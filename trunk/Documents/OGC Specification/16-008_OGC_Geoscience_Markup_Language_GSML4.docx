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4A82434" w14:textId="380F5FCD" w:rsidR="007F6680" w:rsidRPr="00D12552" w:rsidRDefault="00D63684" w:rsidP="00F60CB2">
      <w:pPr>
        <w:rPr>
          <w:lang w:val="en-CA"/>
        </w:rPr>
      </w:pPr>
      <w:ins w:id="3" w:author="Ollie Raymond" w:date="2016-02-09T13:34:00Z">
        <w:del w:id="4" w:author="Eric Boisvert" w:date="2016-04-02T11:19:00Z">
          <w:r w:rsidDel="003F157A">
            <w:rPr>
              <w:lang w:val="en-CA"/>
            </w:rPr>
            <w:br w:type="page"/>
          </w:r>
        </w:del>
      </w:ins>
    </w:p>
    <w:p w14:paraId="6D7995B6" w14:textId="35A385E8" w:rsid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5" w:author="Eric Boisvert" w:date="2016-01-04T09:41:00Z"/>
          <w:sz w:val="16"/>
          <w:szCs w:val="16"/>
          <w:lang w:val="en-CA"/>
        </w:rPr>
        <w:pPrChange w:id="6" w:author="Eric Boisvert" w:date="2016-04-02T11:19:00Z">
          <w:pPr>
            <w:spacing w:after="0"/>
          </w:pPr>
        </w:pPrChange>
      </w:pPr>
      <w:del w:id="7" w:author="Ollie Raymond" w:date="2016-02-09T13:33:00Z">
        <w:r w:rsidRPr="00D12552" w:rsidDel="00D63684">
          <w:rPr>
            <w:lang w:val="en-CA"/>
          </w:rPr>
          <w:br w:type="page"/>
        </w:r>
      </w:del>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8" w:author="Ollie Raymond" w:date="2016-02-03T09:44:00Z"/>
          <w:lang w:val="en-CA"/>
        </w:rPr>
      </w:pPr>
      <w:r w:rsidRPr="00D12552">
        <w:rPr>
          <w:lang w:val="en-CA"/>
        </w:rPr>
        <w:t>Contents</w:t>
      </w:r>
    </w:p>
    <w:p w14:paraId="5E8037A3" w14:textId="77777777" w:rsidR="008765D9" w:rsidRPr="008765D9" w:rsidRDefault="008765D9">
      <w:pPr>
        <w:rPr>
          <w:lang w:val="en-CA"/>
        </w:rPr>
        <w:pPrChange w:id="9" w:author="Ollie Raymond" w:date="2016-02-03T09:44:00Z">
          <w:pPr>
            <w:pStyle w:val="TOCHeading"/>
          </w:pPr>
        </w:pPrChange>
      </w:pPr>
    </w:p>
    <w:p w14:paraId="5CD74C32" w14:textId="77777777" w:rsidR="003842F3" w:rsidRPr="007D0BE0" w:rsidRDefault="00F27D5A">
      <w:pPr>
        <w:pStyle w:val="TOC1"/>
        <w:tabs>
          <w:tab w:val="left" w:pos="480"/>
          <w:tab w:val="right" w:leader="dot" w:pos="8630"/>
        </w:tabs>
        <w:rPr>
          <w:ins w:id="10"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1" w:author="Eric Boisvert" w:date="2016-03-28T16:06:00Z">
        <w:r w:rsidR="003842F3" w:rsidRPr="00B274BB">
          <w:rPr>
            <w:rStyle w:val="Hyperlink"/>
            <w:noProof/>
          </w:rPr>
          <w:fldChar w:fldCharType="begin"/>
        </w:r>
        <w:r w:rsidR="003842F3" w:rsidRPr="00B274BB">
          <w:rPr>
            <w:rStyle w:val="Hyperlink"/>
            <w:noProof/>
          </w:rPr>
          <w:instrText xml:space="preserve"> </w:instrText>
        </w:r>
        <w:r w:rsidR="003842F3">
          <w:rPr>
            <w:noProof/>
          </w:rPr>
          <w:instrText>HYPERLINK \l "_Toc446944538"</w:instrText>
        </w:r>
        <w:r w:rsidR="003842F3" w:rsidRPr="00B274BB">
          <w:rPr>
            <w:rStyle w:val="Hyperlink"/>
            <w:noProof/>
          </w:rPr>
          <w:instrText xml:space="preserve"> </w:instrText>
        </w:r>
        <w:r w:rsidR="003842F3" w:rsidRPr="00B274BB">
          <w:rPr>
            <w:rStyle w:val="Hyperlink"/>
            <w:noProof/>
          </w:rPr>
          <w:fldChar w:fldCharType="separate"/>
        </w:r>
        <w:r w:rsidR="003842F3" w:rsidRPr="00B274BB">
          <w:rPr>
            <w:rStyle w:val="Hyperlink"/>
            <w:noProof/>
            <w:lang w:val="en-CA"/>
          </w:rPr>
          <w:t>1.</w:t>
        </w:r>
        <w:r w:rsidR="003842F3" w:rsidRPr="007D0BE0">
          <w:rPr>
            <w:rFonts w:ascii="Calibri" w:eastAsia="MS Mincho" w:hAnsi="Calibri"/>
            <w:noProof/>
            <w:sz w:val="22"/>
            <w:szCs w:val="22"/>
            <w:lang w:val="en-CA" w:eastAsia="en-CA"/>
          </w:rPr>
          <w:tab/>
        </w:r>
        <w:r w:rsidR="003842F3" w:rsidRPr="00B274BB">
          <w:rPr>
            <w:rStyle w:val="Hyperlink"/>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2" w:author="Boisvert, Eric" w:date="2016-04-01T07:54:00Z">
        <w:r w:rsidR="00E21DD0">
          <w:rPr>
            <w:noProof/>
            <w:webHidden/>
          </w:rPr>
          <w:t>10</w:t>
        </w:r>
      </w:ins>
      <w:ins w:id="13" w:author="Eric Boisvert" w:date="2016-03-28T16:06:00Z">
        <w:r w:rsidR="003842F3">
          <w:rPr>
            <w:noProof/>
            <w:webHidden/>
          </w:rPr>
          <w:fldChar w:fldCharType="end"/>
        </w:r>
        <w:r w:rsidR="003842F3" w:rsidRPr="00B274BB">
          <w:rPr>
            <w:rStyle w:val="Hyperlink"/>
            <w:noProof/>
          </w:rPr>
          <w:fldChar w:fldCharType="end"/>
        </w:r>
      </w:ins>
    </w:p>
    <w:p w14:paraId="4A92F919" w14:textId="77777777" w:rsidR="003842F3" w:rsidRPr="007D0BE0" w:rsidRDefault="003842F3">
      <w:pPr>
        <w:pStyle w:val="TOC1"/>
        <w:tabs>
          <w:tab w:val="left" w:pos="480"/>
          <w:tab w:val="right" w:leader="dot" w:pos="8630"/>
        </w:tabs>
        <w:rPr>
          <w:ins w:id="14" w:author="Eric Boisvert" w:date="2016-03-28T16:06:00Z"/>
          <w:rFonts w:ascii="Calibri" w:eastAsia="MS Mincho" w:hAnsi="Calibri"/>
          <w:noProof/>
          <w:sz w:val="22"/>
          <w:szCs w:val="22"/>
          <w:lang w:val="en-CA" w:eastAsia="en-CA"/>
        </w:rPr>
      </w:pPr>
      <w:ins w:id="1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"_Toc446944539"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2.</w:t>
        </w:r>
        <w:r w:rsidRPr="007D0BE0">
          <w:rPr>
            <w:rFonts w:ascii="Calibri" w:eastAsia="MS Mincho" w:hAnsi="Calibri"/>
            <w:noProof/>
            <w:sz w:val="22"/>
            <w:szCs w:val="22"/>
            <w:lang w:val="en-CA" w:eastAsia="en-CA"/>
          </w:rPr>
          <w:tab/>
        </w:r>
        <w:r w:rsidRPr="00B274BB">
          <w:rPr>
            <w:rStyle w:val="Hyperlink"/>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6" w:author="Boisvert, Eric" w:date="2016-04-01T07:54:00Z">
        <w:r w:rsidR="00E21DD0">
          <w:rPr>
            <w:noProof/>
            <w:webHidden/>
          </w:rPr>
          <w:t>10</w:t>
        </w:r>
      </w:ins>
      <w:ins w:id="17" w:author="Eric Boisvert" w:date="2016-03-28T16:06:00Z">
        <w:r>
          <w:rPr>
            <w:noProof/>
            <w:webHidden/>
          </w:rPr>
          <w:fldChar w:fldCharType="end"/>
        </w:r>
        <w:r w:rsidRPr="00B274BB">
          <w:rPr>
            <w:rStyle w:val="Hyperlink"/>
            <w:noProof/>
          </w:rPr>
          <w:fldChar w:fldCharType="end"/>
        </w:r>
      </w:ins>
    </w:p>
    <w:p w14:paraId="036B133F" w14:textId="77777777" w:rsidR="003842F3" w:rsidRPr="007D0BE0" w:rsidRDefault="003842F3">
      <w:pPr>
        <w:pStyle w:val="TOC1"/>
        <w:tabs>
          <w:tab w:val="left" w:pos="480"/>
          <w:tab w:val="right" w:leader="dot" w:pos="8630"/>
        </w:tabs>
        <w:rPr>
          <w:ins w:id="18" w:author="Eric Boisvert" w:date="2016-03-28T16:06:00Z"/>
          <w:rFonts w:ascii="Calibri" w:eastAsia="MS Mincho" w:hAnsi="Calibri"/>
          <w:noProof/>
          <w:sz w:val="22"/>
          <w:szCs w:val="22"/>
          <w:lang w:val="en-CA" w:eastAsia="en-CA"/>
        </w:rPr>
      </w:pPr>
      <w:ins w:id="1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3.</w:t>
        </w:r>
        <w:r w:rsidRPr="007D0BE0">
          <w:rPr>
            <w:rFonts w:ascii="Calibri" w:eastAsia="MS Mincho" w:hAnsi="Calibri"/>
            <w:noProof/>
            <w:sz w:val="22"/>
            <w:szCs w:val="22"/>
            <w:lang w:val="en-CA" w:eastAsia="en-CA"/>
          </w:rPr>
          <w:tab/>
        </w:r>
        <w:r w:rsidRPr="00B274BB">
          <w:rPr>
            <w:rStyle w:val="Hyperlink"/>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20" w:author="Boisvert, Eric" w:date="2016-04-01T07:54:00Z">
        <w:r w:rsidR="00E21DD0">
          <w:rPr>
            <w:noProof/>
            <w:webHidden/>
          </w:rPr>
          <w:t>11</w:t>
        </w:r>
      </w:ins>
      <w:ins w:id="21" w:author="Eric Boisvert" w:date="2016-03-28T16:06:00Z">
        <w:r>
          <w:rPr>
            <w:noProof/>
            <w:webHidden/>
          </w:rPr>
          <w:fldChar w:fldCharType="end"/>
        </w:r>
        <w:r w:rsidRPr="00B274BB">
          <w:rPr>
            <w:rStyle w:val="Hyperlink"/>
            <w:noProof/>
          </w:rPr>
          <w:fldChar w:fldCharType="end"/>
        </w:r>
      </w:ins>
    </w:p>
    <w:p w14:paraId="3DCDFF39" w14:textId="77777777" w:rsidR="003842F3" w:rsidRPr="007D0BE0" w:rsidRDefault="003842F3">
      <w:pPr>
        <w:pStyle w:val="TOC1"/>
        <w:tabs>
          <w:tab w:val="left" w:pos="480"/>
          <w:tab w:val="right" w:leader="dot" w:pos="8630"/>
        </w:tabs>
        <w:rPr>
          <w:ins w:id="22" w:author="Eric Boisvert" w:date="2016-03-28T16:06:00Z"/>
          <w:rFonts w:ascii="Calibri" w:eastAsia="MS Mincho" w:hAnsi="Calibri"/>
          <w:noProof/>
          <w:sz w:val="22"/>
          <w:szCs w:val="22"/>
          <w:lang w:val="en-CA" w:eastAsia="en-CA"/>
        </w:rPr>
      </w:pPr>
      <w:ins w:id="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w:t>
        </w:r>
        <w:r w:rsidRPr="007D0BE0">
          <w:rPr>
            <w:rFonts w:ascii="Calibri" w:eastAsia="MS Mincho" w:hAnsi="Calibri"/>
            <w:noProof/>
            <w:sz w:val="22"/>
            <w:szCs w:val="22"/>
            <w:lang w:val="en-CA" w:eastAsia="en-CA"/>
          </w:rPr>
          <w:tab/>
        </w:r>
        <w:r w:rsidRPr="00B274BB">
          <w:rPr>
            <w:rStyle w:val="Hyperlink"/>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24" w:author="Boisvert, Eric" w:date="2016-04-01T07:54:00Z">
        <w:r w:rsidR="00E21DD0">
          <w:rPr>
            <w:noProof/>
            <w:webHidden/>
          </w:rPr>
          <w:t>12</w:t>
        </w:r>
      </w:ins>
      <w:ins w:id="25" w:author="Eric Boisvert" w:date="2016-03-28T16:06:00Z">
        <w:r>
          <w:rPr>
            <w:noProof/>
            <w:webHidden/>
          </w:rPr>
          <w:fldChar w:fldCharType="end"/>
        </w:r>
        <w:r w:rsidRPr="00B274BB">
          <w:rPr>
            <w:rStyle w:val="Hyperlink"/>
            <w:noProof/>
          </w:rPr>
          <w:fldChar w:fldCharType="end"/>
        </w:r>
      </w:ins>
    </w:p>
    <w:p w14:paraId="22C51569" w14:textId="77777777" w:rsidR="003842F3" w:rsidRPr="007D0BE0" w:rsidRDefault="003842F3">
      <w:pPr>
        <w:pStyle w:val="TOC2"/>
        <w:tabs>
          <w:tab w:val="left" w:pos="880"/>
          <w:tab w:val="right" w:leader="dot" w:pos="8630"/>
        </w:tabs>
        <w:rPr>
          <w:ins w:id="26" w:author="Eric Boisvert" w:date="2016-03-28T16:06:00Z"/>
          <w:rFonts w:ascii="Calibri" w:eastAsia="MS Mincho" w:hAnsi="Calibri"/>
          <w:noProof/>
          <w:sz w:val="22"/>
          <w:szCs w:val="22"/>
          <w:lang w:val="en-CA" w:eastAsia="en-CA"/>
        </w:rPr>
      </w:pPr>
      <w:ins w:id="2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"_Toc446944542"</w:instrText>
        </w:r>
        <w:r w:rsidRPr="00B274BB">
          <w:rPr>
            <w:rStyle w:val="Hyperlink"/>
            <w:noProof/>
          </w:rPr>
          <w:instrText xml:space="preserve"> </w:instrText>
        </w:r>
        <w:r w:rsidRPr="00B274BB">
          <w:rPr>
            <w:rStyle w:val="Hyperlink"/>
            <w:noProof/>
          </w:rPr>
          <w:fldChar w:fldCharType="separate"/>
        </w:r>
        <w:r w:rsidRPr="00B274BB">
          <w:rPr>
            <w:rStyle w:val="Hyperlink"/>
            <w:noProof/>
          </w:rPr>
          <w:t>4.1</w:t>
        </w:r>
        <w:r w:rsidRPr="007D0BE0">
          <w:rPr>
            <w:rFonts w:ascii="Calibri" w:eastAsia="MS Mincho" w:hAnsi="Calibri"/>
            <w:noProof/>
            <w:sz w:val="22"/>
            <w:szCs w:val="22"/>
            <w:lang w:val="en-CA" w:eastAsia="en-CA"/>
          </w:rPr>
          <w:tab/>
        </w:r>
        <w:r w:rsidRPr="00B274BB">
          <w:rPr>
            <w:rStyle w:val="Hyperlink"/>
            <w:noProof/>
            <w:lang w:val="en-CA"/>
          </w:rPr>
          <w:t xml:space="preserve">classifier </w:t>
        </w:r>
        <w:r w:rsidRPr="00B274B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28" w:author="Boisvert, Eric" w:date="2016-04-01T07:54:00Z">
        <w:r w:rsidR="00E21DD0">
          <w:rPr>
            <w:noProof/>
            <w:webHidden/>
          </w:rPr>
          <w:t>12</w:t>
        </w:r>
      </w:ins>
      <w:ins w:id="29" w:author="Eric Boisvert" w:date="2016-03-28T16:06:00Z">
        <w:r>
          <w:rPr>
            <w:noProof/>
            <w:webHidden/>
          </w:rPr>
          <w:fldChar w:fldCharType="end"/>
        </w:r>
        <w:r w:rsidRPr="00B274BB">
          <w:rPr>
            <w:rStyle w:val="Hyperlink"/>
            <w:noProof/>
          </w:rPr>
          <w:fldChar w:fldCharType="end"/>
        </w:r>
      </w:ins>
    </w:p>
    <w:p w14:paraId="7DD31F9A" w14:textId="77777777" w:rsidR="003842F3" w:rsidRPr="007D0BE0" w:rsidRDefault="003842F3">
      <w:pPr>
        <w:pStyle w:val="TOC2"/>
        <w:tabs>
          <w:tab w:val="left" w:pos="880"/>
          <w:tab w:val="right" w:leader="dot" w:pos="8630"/>
        </w:tabs>
        <w:rPr>
          <w:ins w:id="30" w:author="Eric Boisvert" w:date="2016-03-28T16:06:00Z"/>
          <w:rFonts w:ascii="Calibri" w:eastAsia="MS Mincho" w:hAnsi="Calibri"/>
          <w:noProof/>
          <w:sz w:val="22"/>
          <w:szCs w:val="22"/>
          <w:lang w:val="en-CA" w:eastAsia="en-CA"/>
        </w:rPr>
      </w:pPr>
      <w:ins w:id="3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4.2</w:t>
        </w:r>
        <w:r w:rsidRPr="007D0BE0">
          <w:rPr>
            <w:rFonts w:ascii="Calibri" w:eastAsia="MS Mincho" w:hAnsi="Calibri"/>
            <w:noProof/>
            <w:sz w:val="22"/>
            <w:szCs w:val="22"/>
            <w:lang w:val="en-CA" w:eastAsia="en-CA"/>
          </w:rPr>
          <w:tab/>
        </w:r>
        <w:r w:rsidRPr="00B274BB">
          <w:rPr>
            <w:rStyle w:val="Hyperlink"/>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32" w:author="Boisvert, Eric" w:date="2016-04-01T07:54:00Z">
        <w:r w:rsidR="00E21DD0">
          <w:rPr>
            <w:noProof/>
            <w:webHidden/>
          </w:rPr>
          <w:t>12</w:t>
        </w:r>
      </w:ins>
      <w:ins w:id="33" w:author="Eric Boisvert" w:date="2016-03-28T16:06:00Z">
        <w:r>
          <w:rPr>
            <w:noProof/>
            <w:webHidden/>
          </w:rPr>
          <w:fldChar w:fldCharType="end"/>
        </w:r>
        <w:r w:rsidRPr="00B274BB">
          <w:rPr>
            <w:rStyle w:val="Hyperlink"/>
            <w:noProof/>
          </w:rPr>
          <w:fldChar w:fldCharType="end"/>
        </w:r>
      </w:ins>
    </w:p>
    <w:p w14:paraId="27705B92" w14:textId="77777777" w:rsidR="003842F3" w:rsidRPr="007D0BE0" w:rsidRDefault="003842F3">
      <w:pPr>
        <w:pStyle w:val="TOC2"/>
        <w:tabs>
          <w:tab w:val="left" w:pos="880"/>
          <w:tab w:val="right" w:leader="dot" w:pos="8630"/>
        </w:tabs>
        <w:rPr>
          <w:ins w:id="34" w:author="Eric Boisvert" w:date="2016-03-28T16:06:00Z"/>
          <w:rFonts w:ascii="Calibri" w:eastAsia="MS Mincho" w:hAnsi="Calibri"/>
          <w:noProof/>
          <w:sz w:val="22"/>
          <w:szCs w:val="22"/>
          <w:lang w:val="en-CA" w:eastAsia="en-CA"/>
        </w:rPr>
      </w:pPr>
      <w:ins w:id="3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4.3</w:t>
        </w:r>
        <w:r w:rsidRPr="007D0BE0">
          <w:rPr>
            <w:rFonts w:ascii="Calibri" w:eastAsia="MS Mincho" w:hAnsi="Calibri"/>
            <w:noProof/>
            <w:sz w:val="22"/>
            <w:szCs w:val="22"/>
            <w:lang w:val="en-CA" w:eastAsia="en-CA"/>
          </w:rPr>
          <w:tab/>
        </w:r>
        <w:r w:rsidRPr="00B274BB">
          <w:rPr>
            <w:rStyle w:val="Hyperlink"/>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36" w:author="Boisvert, Eric" w:date="2016-04-01T07:54:00Z">
        <w:r w:rsidR="00E21DD0">
          <w:rPr>
            <w:noProof/>
            <w:webHidden/>
          </w:rPr>
          <w:t>13</w:t>
        </w:r>
      </w:ins>
      <w:ins w:id="37" w:author="Eric Boisvert" w:date="2016-03-28T16:06:00Z">
        <w:r>
          <w:rPr>
            <w:noProof/>
            <w:webHidden/>
          </w:rPr>
          <w:fldChar w:fldCharType="end"/>
        </w:r>
        <w:r w:rsidRPr="00B274BB">
          <w:rPr>
            <w:rStyle w:val="Hyperlink"/>
            <w:noProof/>
          </w:rPr>
          <w:fldChar w:fldCharType="end"/>
        </w:r>
      </w:ins>
    </w:p>
    <w:p w14:paraId="1C75B700" w14:textId="77777777" w:rsidR="003842F3" w:rsidRPr="007D0BE0" w:rsidRDefault="003842F3">
      <w:pPr>
        <w:pStyle w:val="TOC2"/>
        <w:tabs>
          <w:tab w:val="left" w:pos="880"/>
          <w:tab w:val="right" w:leader="dot" w:pos="8630"/>
        </w:tabs>
        <w:rPr>
          <w:ins w:id="38" w:author="Eric Boisvert" w:date="2016-03-28T16:06:00Z"/>
          <w:rFonts w:ascii="Calibri" w:eastAsia="MS Mincho" w:hAnsi="Calibri"/>
          <w:noProof/>
          <w:sz w:val="22"/>
          <w:szCs w:val="22"/>
          <w:lang w:val="en-CA" w:eastAsia="en-CA"/>
        </w:rPr>
      </w:pPr>
      <w:ins w:id="3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4.4</w:t>
        </w:r>
        <w:r w:rsidRPr="007D0BE0">
          <w:rPr>
            <w:rFonts w:ascii="Calibri" w:eastAsia="MS Mincho" w:hAnsi="Calibri"/>
            <w:noProof/>
            <w:sz w:val="22"/>
            <w:szCs w:val="22"/>
            <w:lang w:val="en-CA" w:eastAsia="en-CA"/>
          </w:rPr>
          <w:tab/>
        </w:r>
        <w:r w:rsidRPr="00B274BB">
          <w:rPr>
            <w:rStyle w:val="Hyperlink"/>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40" w:author="Boisvert, Eric" w:date="2016-04-01T07:54:00Z">
        <w:r w:rsidR="00E21DD0">
          <w:rPr>
            <w:noProof/>
            <w:webHidden/>
          </w:rPr>
          <w:t>13</w:t>
        </w:r>
      </w:ins>
      <w:ins w:id="41" w:author="Eric Boisvert" w:date="2016-03-28T16:06:00Z">
        <w:r>
          <w:rPr>
            <w:noProof/>
            <w:webHidden/>
          </w:rPr>
          <w:fldChar w:fldCharType="end"/>
        </w:r>
        <w:r w:rsidRPr="00B274BB">
          <w:rPr>
            <w:rStyle w:val="Hyperlink"/>
            <w:noProof/>
          </w:rPr>
          <w:fldChar w:fldCharType="end"/>
        </w:r>
      </w:ins>
    </w:p>
    <w:p w14:paraId="6AFA2EFF" w14:textId="77777777" w:rsidR="003842F3" w:rsidRPr="007D0BE0" w:rsidRDefault="003842F3">
      <w:pPr>
        <w:pStyle w:val="TOC2"/>
        <w:tabs>
          <w:tab w:val="left" w:pos="880"/>
          <w:tab w:val="right" w:leader="dot" w:pos="8630"/>
        </w:tabs>
        <w:rPr>
          <w:ins w:id="42" w:author="Eric Boisvert" w:date="2016-03-28T16:06:00Z"/>
          <w:rFonts w:ascii="Calibri" w:eastAsia="MS Mincho" w:hAnsi="Calibri"/>
          <w:noProof/>
          <w:sz w:val="22"/>
          <w:szCs w:val="22"/>
          <w:lang w:val="en-CA" w:eastAsia="en-CA"/>
        </w:rPr>
      </w:pPr>
      <w:ins w:id="4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4.5</w:t>
        </w:r>
        <w:r w:rsidRPr="007D0BE0">
          <w:rPr>
            <w:rFonts w:ascii="Calibri" w:eastAsia="MS Mincho" w:hAnsi="Calibri"/>
            <w:noProof/>
            <w:sz w:val="22"/>
            <w:szCs w:val="22"/>
            <w:lang w:val="en-CA" w:eastAsia="en-CA"/>
          </w:rPr>
          <w:tab/>
        </w:r>
        <w:r w:rsidRPr="00B274BB">
          <w:rPr>
            <w:rStyle w:val="Hyperlink"/>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44" w:author="Boisvert, Eric" w:date="2016-04-01T07:54:00Z">
        <w:r w:rsidR="00E21DD0">
          <w:rPr>
            <w:noProof/>
            <w:webHidden/>
          </w:rPr>
          <w:t>13</w:t>
        </w:r>
      </w:ins>
      <w:ins w:id="45" w:author="Eric Boisvert" w:date="2016-03-28T16:06:00Z">
        <w:r>
          <w:rPr>
            <w:noProof/>
            <w:webHidden/>
          </w:rPr>
          <w:fldChar w:fldCharType="end"/>
        </w:r>
        <w:r w:rsidRPr="00B274BB">
          <w:rPr>
            <w:rStyle w:val="Hyperlink"/>
            <w:noProof/>
          </w:rPr>
          <w:fldChar w:fldCharType="end"/>
        </w:r>
      </w:ins>
    </w:p>
    <w:p w14:paraId="1AE9EF17" w14:textId="77777777" w:rsidR="003842F3" w:rsidRPr="007D0BE0" w:rsidRDefault="003842F3">
      <w:pPr>
        <w:pStyle w:val="TOC2"/>
        <w:tabs>
          <w:tab w:val="left" w:pos="880"/>
          <w:tab w:val="right" w:leader="dot" w:pos="8630"/>
        </w:tabs>
        <w:rPr>
          <w:ins w:id="46" w:author="Eric Boisvert" w:date="2016-03-28T16:06:00Z"/>
          <w:rFonts w:ascii="Calibri" w:eastAsia="MS Mincho" w:hAnsi="Calibri"/>
          <w:noProof/>
          <w:sz w:val="22"/>
          <w:szCs w:val="22"/>
          <w:lang w:val="en-CA" w:eastAsia="en-CA"/>
        </w:rPr>
      </w:pPr>
      <w:ins w:id="4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4.6</w:t>
        </w:r>
        <w:r w:rsidRPr="007D0BE0">
          <w:rPr>
            <w:rFonts w:ascii="Calibri" w:eastAsia="MS Mincho" w:hAnsi="Calibri"/>
            <w:noProof/>
            <w:sz w:val="22"/>
            <w:szCs w:val="22"/>
            <w:lang w:val="en-CA" w:eastAsia="en-CA"/>
          </w:rPr>
          <w:tab/>
        </w:r>
        <w:r w:rsidRPr="00B274BB">
          <w:rPr>
            <w:rStyle w:val="Hyperlink"/>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48" w:author="Boisvert, Eric" w:date="2016-04-01T07:54:00Z">
        <w:r w:rsidR="00E21DD0">
          <w:rPr>
            <w:noProof/>
            <w:webHidden/>
          </w:rPr>
          <w:t>13</w:t>
        </w:r>
      </w:ins>
      <w:ins w:id="49" w:author="Eric Boisvert" w:date="2016-03-28T16:06:00Z">
        <w:r>
          <w:rPr>
            <w:noProof/>
            <w:webHidden/>
          </w:rPr>
          <w:fldChar w:fldCharType="end"/>
        </w:r>
        <w:r w:rsidRPr="00B274BB">
          <w:rPr>
            <w:rStyle w:val="Hyperlink"/>
            <w:noProof/>
          </w:rPr>
          <w:fldChar w:fldCharType="end"/>
        </w:r>
      </w:ins>
    </w:p>
    <w:p w14:paraId="1B8601FA" w14:textId="77777777" w:rsidR="003842F3" w:rsidRPr="007D0BE0" w:rsidRDefault="003842F3">
      <w:pPr>
        <w:pStyle w:val="TOC2"/>
        <w:tabs>
          <w:tab w:val="left" w:pos="880"/>
          <w:tab w:val="right" w:leader="dot" w:pos="8630"/>
        </w:tabs>
        <w:rPr>
          <w:ins w:id="50" w:author="Eric Boisvert" w:date="2016-03-28T16:06:00Z"/>
          <w:rFonts w:ascii="Calibri" w:eastAsia="MS Mincho" w:hAnsi="Calibri"/>
          <w:noProof/>
          <w:sz w:val="22"/>
          <w:szCs w:val="22"/>
          <w:lang w:val="en-CA" w:eastAsia="en-CA"/>
        </w:rPr>
      </w:pPr>
      <w:ins w:id="5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"_Toc446944549"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4.7</w:t>
        </w:r>
        <w:r w:rsidRPr="007D0BE0">
          <w:rPr>
            <w:rFonts w:ascii="Calibri" w:eastAsia="MS Mincho" w:hAnsi="Calibri"/>
            <w:noProof/>
            <w:sz w:val="22"/>
            <w:szCs w:val="22"/>
            <w:lang w:val="en-CA" w:eastAsia="en-CA"/>
          </w:rPr>
          <w:tab/>
        </w:r>
        <w:r w:rsidRPr="00B274BB">
          <w:rPr>
            <w:rStyle w:val="Hyperlink"/>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52" w:author="Boisvert, Eric" w:date="2016-04-01T07:54:00Z">
        <w:r w:rsidR="00E21DD0">
          <w:rPr>
            <w:noProof/>
            <w:webHidden/>
          </w:rPr>
          <w:t>13</w:t>
        </w:r>
      </w:ins>
      <w:ins w:id="53" w:author="Eric Boisvert" w:date="2016-03-28T16:06:00Z">
        <w:r>
          <w:rPr>
            <w:noProof/>
            <w:webHidden/>
          </w:rPr>
          <w:fldChar w:fldCharType="end"/>
        </w:r>
        <w:r w:rsidRPr="00B274BB">
          <w:rPr>
            <w:rStyle w:val="Hyperlink"/>
            <w:noProof/>
          </w:rPr>
          <w:fldChar w:fldCharType="end"/>
        </w:r>
      </w:ins>
    </w:p>
    <w:p w14:paraId="7F068545" w14:textId="77777777" w:rsidR="003842F3" w:rsidRPr="007D0BE0" w:rsidRDefault="003842F3">
      <w:pPr>
        <w:pStyle w:val="TOC2"/>
        <w:tabs>
          <w:tab w:val="left" w:pos="880"/>
          <w:tab w:val="right" w:leader="dot" w:pos="8630"/>
        </w:tabs>
        <w:rPr>
          <w:ins w:id="54" w:author="Eric Boisvert" w:date="2016-03-28T16:06:00Z"/>
          <w:rFonts w:ascii="Calibri" w:eastAsia="MS Mincho" w:hAnsi="Calibri"/>
          <w:noProof/>
          <w:sz w:val="22"/>
          <w:szCs w:val="22"/>
          <w:lang w:val="en-CA" w:eastAsia="en-CA"/>
        </w:rPr>
      </w:pPr>
      <w:ins w:id="5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4.8</w:t>
        </w:r>
        <w:r w:rsidRPr="007D0BE0">
          <w:rPr>
            <w:rFonts w:ascii="Calibri" w:eastAsia="MS Mincho" w:hAnsi="Calibri"/>
            <w:noProof/>
            <w:sz w:val="22"/>
            <w:szCs w:val="22"/>
            <w:lang w:val="en-CA" w:eastAsia="en-CA"/>
          </w:rPr>
          <w:tab/>
        </w:r>
        <w:r w:rsidRPr="00B274BB">
          <w:rPr>
            <w:rStyle w:val="Hyperlink"/>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56" w:author="Boisvert, Eric" w:date="2016-04-01T07:54:00Z">
        <w:r w:rsidR="00E21DD0">
          <w:rPr>
            <w:noProof/>
            <w:webHidden/>
          </w:rPr>
          <w:t>13</w:t>
        </w:r>
      </w:ins>
      <w:ins w:id="57" w:author="Eric Boisvert" w:date="2016-03-28T16:06:00Z">
        <w:r>
          <w:rPr>
            <w:noProof/>
            <w:webHidden/>
          </w:rPr>
          <w:fldChar w:fldCharType="end"/>
        </w:r>
        <w:r w:rsidRPr="00B274BB">
          <w:rPr>
            <w:rStyle w:val="Hyperlink"/>
            <w:noProof/>
          </w:rPr>
          <w:fldChar w:fldCharType="end"/>
        </w:r>
      </w:ins>
    </w:p>
    <w:p w14:paraId="3833A3C6" w14:textId="77777777" w:rsidR="003842F3" w:rsidRPr="007D0BE0" w:rsidRDefault="003842F3">
      <w:pPr>
        <w:pStyle w:val="TOC2"/>
        <w:tabs>
          <w:tab w:val="left" w:pos="880"/>
          <w:tab w:val="right" w:leader="dot" w:pos="8630"/>
        </w:tabs>
        <w:rPr>
          <w:ins w:id="58" w:author="Eric Boisvert" w:date="2016-03-28T16:06:00Z"/>
          <w:rFonts w:ascii="Calibri" w:eastAsia="MS Mincho" w:hAnsi="Calibri"/>
          <w:noProof/>
          <w:sz w:val="22"/>
          <w:szCs w:val="22"/>
          <w:lang w:val="en-CA" w:eastAsia="en-CA"/>
        </w:rPr>
      </w:pPr>
      <w:ins w:id="5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4.9</w:t>
        </w:r>
        <w:r w:rsidRPr="007D0BE0">
          <w:rPr>
            <w:rFonts w:ascii="Calibri" w:eastAsia="MS Mincho" w:hAnsi="Calibri"/>
            <w:noProof/>
            <w:sz w:val="22"/>
            <w:szCs w:val="22"/>
            <w:lang w:val="en-CA" w:eastAsia="en-CA"/>
          </w:rPr>
          <w:tab/>
        </w:r>
        <w:r w:rsidRPr="00B274BB">
          <w:rPr>
            <w:rStyle w:val="Hyperlink"/>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60" w:author="Boisvert, Eric" w:date="2016-04-01T07:54:00Z">
        <w:r w:rsidR="00E21DD0">
          <w:rPr>
            <w:noProof/>
            <w:webHidden/>
          </w:rPr>
          <w:t>13</w:t>
        </w:r>
      </w:ins>
      <w:ins w:id="61" w:author="Eric Boisvert" w:date="2016-03-28T16:06:00Z">
        <w:r>
          <w:rPr>
            <w:noProof/>
            <w:webHidden/>
          </w:rPr>
          <w:fldChar w:fldCharType="end"/>
        </w:r>
        <w:r w:rsidRPr="00B274BB">
          <w:rPr>
            <w:rStyle w:val="Hyperlink"/>
            <w:noProof/>
          </w:rPr>
          <w:fldChar w:fldCharType="end"/>
        </w:r>
      </w:ins>
    </w:p>
    <w:p w14:paraId="301EB893" w14:textId="77777777" w:rsidR="003842F3" w:rsidRPr="007D0BE0" w:rsidRDefault="003842F3">
      <w:pPr>
        <w:pStyle w:val="TOC2"/>
        <w:tabs>
          <w:tab w:val="left" w:pos="1100"/>
          <w:tab w:val="right" w:leader="dot" w:pos="8630"/>
        </w:tabs>
        <w:rPr>
          <w:ins w:id="62" w:author="Eric Boisvert" w:date="2016-03-28T16:06:00Z"/>
          <w:rFonts w:ascii="Calibri" w:eastAsia="MS Mincho" w:hAnsi="Calibri"/>
          <w:noProof/>
          <w:sz w:val="22"/>
          <w:szCs w:val="22"/>
          <w:lang w:val="en-CA" w:eastAsia="en-CA"/>
        </w:rPr>
      </w:pPr>
      <w:ins w:id="6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4.10</w:t>
        </w:r>
        <w:r w:rsidRPr="007D0BE0">
          <w:rPr>
            <w:rFonts w:ascii="Calibri" w:eastAsia="MS Mincho" w:hAnsi="Calibri"/>
            <w:noProof/>
            <w:sz w:val="22"/>
            <w:szCs w:val="22"/>
            <w:lang w:val="en-CA" w:eastAsia="en-CA"/>
          </w:rPr>
          <w:tab/>
        </w:r>
        <w:r w:rsidRPr="00B274BB">
          <w:rPr>
            <w:rStyle w:val="Hyperlink"/>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64" w:author="Boisvert, Eric" w:date="2016-04-01T07:54:00Z">
        <w:r w:rsidR="00E21DD0">
          <w:rPr>
            <w:noProof/>
            <w:webHidden/>
          </w:rPr>
          <w:t>14</w:t>
        </w:r>
      </w:ins>
      <w:ins w:id="65" w:author="Eric Boisvert" w:date="2016-03-28T16:06:00Z">
        <w:r>
          <w:rPr>
            <w:noProof/>
            <w:webHidden/>
          </w:rPr>
          <w:fldChar w:fldCharType="end"/>
        </w:r>
        <w:r w:rsidRPr="00B274BB">
          <w:rPr>
            <w:rStyle w:val="Hyperlink"/>
            <w:noProof/>
          </w:rPr>
          <w:fldChar w:fldCharType="end"/>
        </w:r>
      </w:ins>
    </w:p>
    <w:p w14:paraId="259BAA7C" w14:textId="77777777" w:rsidR="003842F3" w:rsidRPr="007D0BE0" w:rsidRDefault="003842F3">
      <w:pPr>
        <w:pStyle w:val="TOC2"/>
        <w:tabs>
          <w:tab w:val="left" w:pos="1100"/>
          <w:tab w:val="right" w:leader="dot" w:pos="8630"/>
        </w:tabs>
        <w:rPr>
          <w:ins w:id="66" w:author="Eric Boisvert" w:date="2016-03-28T16:06:00Z"/>
          <w:rFonts w:ascii="Calibri" w:eastAsia="MS Mincho" w:hAnsi="Calibri"/>
          <w:noProof/>
          <w:sz w:val="22"/>
          <w:szCs w:val="22"/>
          <w:lang w:val="en-CA" w:eastAsia="en-CA"/>
        </w:rPr>
      </w:pPr>
      <w:ins w:id="6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4.11</w:t>
        </w:r>
        <w:r w:rsidRPr="007D0BE0">
          <w:rPr>
            <w:rFonts w:ascii="Calibri" w:eastAsia="MS Mincho" w:hAnsi="Calibri"/>
            <w:noProof/>
            <w:sz w:val="22"/>
            <w:szCs w:val="22"/>
            <w:lang w:val="en-CA" w:eastAsia="en-CA"/>
          </w:rPr>
          <w:tab/>
        </w:r>
        <w:r w:rsidRPr="00B274BB">
          <w:rPr>
            <w:rStyle w:val="Hyperlink"/>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68" w:author="Boisvert, Eric" w:date="2016-04-01T07:54:00Z">
        <w:r w:rsidR="00E21DD0">
          <w:rPr>
            <w:noProof/>
            <w:webHidden/>
          </w:rPr>
          <w:t>14</w:t>
        </w:r>
      </w:ins>
      <w:ins w:id="69" w:author="Eric Boisvert" w:date="2016-03-28T16:06:00Z">
        <w:r>
          <w:rPr>
            <w:noProof/>
            <w:webHidden/>
          </w:rPr>
          <w:fldChar w:fldCharType="end"/>
        </w:r>
        <w:r w:rsidRPr="00B274BB">
          <w:rPr>
            <w:rStyle w:val="Hyperlink"/>
            <w:noProof/>
          </w:rPr>
          <w:fldChar w:fldCharType="end"/>
        </w:r>
      </w:ins>
    </w:p>
    <w:p w14:paraId="5FE80AAC" w14:textId="77777777" w:rsidR="003842F3" w:rsidRPr="007D0BE0" w:rsidRDefault="003842F3">
      <w:pPr>
        <w:pStyle w:val="TOC2"/>
        <w:tabs>
          <w:tab w:val="left" w:pos="1100"/>
          <w:tab w:val="right" w:leader="dot" w:pos="8630"/>
        </w:tabs>
        <w:rPr>
          <w:ins w:id="70" w:author="Eric Boisvert" w:date="2016-03-28T16:06:00Z"/>
          <w:rFonts w:ascii="Calibri" w:eastAsia="MS Mincho" w:hAnsi="Calibri"/>
          <w:noProof/>
          <w:sz w:val="22"/>
          <w:szCs w:val="22"/>
          <w:lang w:val="en-CA" w:eastAsia="en-CA"/>
        </w:rPr>
      </w:pPr>
      <w:ins w:id="7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4.12</w:t>
        </w:r>
        <w:r w:rsidRPr="007D0BE0">
          <w:rPr>
            <w:rFonts w:ascii="Calibri" w:eastAsia="MS Mincho" w:hAnsi="Calibri"/>
            <w:noProof/>
            <w:sz w:val="22"/>
            <w:szCs w:val="22"/>
            <w:lang w:val="en-CA" w:eastAsia="en-CA"/>
          </w:rPr>
          <w:tab/>
        </w:r>
        <w:r w:rsidRPr="00B274BB">
          <w:rPr>
            <w:rStyle w:val="Hyperlink"/>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72" w:author="Boisvert, Eric" w:date="2016-04-01T07:54:00Z">
        <w:r w:rsidR="00E21DD0">
          <w:rPr>
            <w:noProof/>
            <w:webHidden/>
          </w:rPr>
          <w:t>14</w:t>
        </w:r>
      </w:ins>
      <w:ins w:id="73" w:author="Eric Boisvert" w:date="2016-03-28T16:06:00Z">
        <w:r>
          <w:rPr>
            <w:noProof/>
            <w:webHidden/>
          </w:rPr>
          <w:fldChar w:fldCharType="end"/>
        </w:r>
        <w:r w:rsidRPr="00B274BB">
          <w:rPr>
            <w:rStyle w:val="Hyperlink"/>
            <w:noProof/>
          </w:rPr>
          <w:fldChar w:fldCharType="end"/>
        </w:r>
      </w:ins>
    </w:p>
    <w:p w14:paraId="63EE4817" w14:textId="77777777" w:rsidR="003842F3" w:rsidRPr="007D0BE0" w:rsidRDefault="003842F3">
      <w:pPr>
        <w:pStyle w:val="TOC2"/>
        <w:tabs>
          <w:tab w:val="left" w:pos="1100"/>
          <w:tab w:val="right" w:leader="dot" w:pos="8630"/>
        </w:tabs>
        <w:rPr>
          <w:ins w:id="74" w:author="Eric Boisvert" w:date="2016-03-28T16:06:00Z"/>
          <w:rFonts w:ascii="Calibri" w:eastAsia="MS Mincho" w:hAnsi="Calibri"/>
          <w:noProof/>
          <w:sz w:val="22"/>
          <w:szCs w:val="22"/>
          <w:lang w:val="en-CA" w:eastAsia="en-CA"/>
        </w:rPr>
      </w:pPr>
      <w:ins w:id="7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4.13</w:t>
        </w:r>
        <w:r w:rsidRPr="007D0BE0">
          <w:rPr>
            <w:rFonts w:ascii="Calibri" w:eastAsia="MS Mincho" w:hAnsi="Calibri"/>
            <w:noProof/>
            <w:sz w:val="22"/>
            <w:szCs w:val="22"/>
            <w:lang w:val="en-CA" w:eastAsia="en-CA"/>
          </w:rPr>
          <w:tab/>
        </w:r>
        <w:r w:rsidRPr="00B274BB">
          <w:rPr>
            <w:rStyle w:val="Hyperlink"/>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76" w:author="Boisvert, Eric" w:date="2016-04-01T07:54:00Z">
        <w:r w:rsidR="00E21DD0">
          <w:rPr>
            <w:noProof/>
            <w:webHidden/>
          </w:rPr>
          <w:t>14</w:t>
        </w:r>
      </w:ins>
      <w:ins w:id="77" w:author="Eric Boisvert" w:date="2016-03-28T16:06:00Z">
        <w:r>
          <w:rPr>
            <w:noProof/>
            <w:webHidden/>
          </w:rPr>
          <w:fldChar w:fldCharType="end"/>
        </w:r>
        <w:r w:rsidRPr="00B274BB">
          <w:rPr>
            <w:rStyle w:val="Hyperlink"/>
            <w:noProof/>
          </w:rPr>
          <w:fldChar w:fldCharType="end"/>
        </w:r>
      </w:ins>
    </w:p>
    <w:p w14:paraId="475091DE" w14:textId="77777777" w:rsidR="003842F3" w:rsidRPr="007D0BE0" w:rsidRDefault="003842F3">
      <w:pPr>
        <w:pStyle w:val="TOC2"/>
        <w:tabs>
          <w:tab w:val="left" w:pos="1100"/>
          <w:tab w:val="right" w:leader="dot" w:pos="8630"/>
        </w:tabs>
        <w:rPr>
          <w:ins w:id="78" w:author="Eric Boisvert" w:date="2016-03-28T16:06:00Z"/>
          <w:rFonts w:ascii="Calibri" w:eastAsia="MS Mincho" w:hAnsi="Calibri"/>
          <w:noProof/>
          <w:sz w:val="22"/>
          <w:szCs w:val="22"/>
          <w:lang w:val="en-CA" w:eastAsia="en-CA"/>
        </w:rPr>
      </w:pPr>
      <w:ins w:id="7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4.14</w:t>
        </w:r>
        <w:r w:rsidRPr="007D0BE0">
          <w:rPr>
            <w:rFonts w:ascii="Calibri" w:eastAsia="MS Mincho" w:hAnsi="Calibri"/>
            <w:noProof/>
            <w:sz w:val="22"/>
            <w:szCs w:val="22"/>
            <w:lang w:val="en-CA" w:eastAsia="en-CA"/>
          </w:rPr>
          <w:tab/>
        </w:r>
        <w:r w:rsidRPr="00B274BB">
          <w:rPr>
            <w:rStyle w:val="Hyperlink"/>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80" w:author="Boisvert, Eric" w:date="2016-04-01T07:54:00Z">
        <w:r w:rsidR="00E21DD0">
          <w:rPr>
            <w:noProof/>
            <w:webHidden/>
          </w:rPr>
          <w:t>14</w:t>
        </w:r>
      </w:ins>
      <w:ins w:id="81" w:author="Eric Boisvert" w:date="2016-03-28T16:06:00Z">
        <w:r>
          <w:rPr>
            <w:noProof/>
            <w:webHidden/>
          </w:rPr>
          <w:fldChar w:fldCharType="end"/>
        </w:r>
        <w:r w:rsidRPr="00B274BB">
          <w:rPr>
            <w:rStyle w:val="Hyperlink"/>
            <w:noProof/>
          </w:rPr>
          <w:fldChar w:fldCharType="end"/>
        </w:r>
      </w:ins>
    </w:p>
    <w:p w14:paraId="78F8C09F" w14:textId="77777777" w:rsidR="003842F3" w:rsidRPr="007D0BE0" w:rsidRDefault="003842F3">
      <w:pPr>
        <w:pStyle w:val="TOC2"/>
        <w:tabs>
          <w:tab w:val="left" w:pos="1100"/>
          <w:tab w:val="right" w:leader="dot" w:pos="8630"/>
        </w:tabs>
        <w:rPr>
          <w:ins w:id="82" w:author="Eric Boisvert" w:date="2016-03-28T16:06:00Z"/>
          <w:rFonts w:ascii="Calibri" w:eastAsia="MS Mincho" w:hAnsi="Calibri"/>
          <w:noProof/>
          <w:sz w:val="22"/>
          <w:szCs w:val="22"/>
          <w:lang w:val="en-CA" w:eastAsia="en-CA"/>
        </w:rPr>
      </w:pPr>
      <w:ins w:id="8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4.15</w:t>
        </w:r>
        <w:r w:rsidRPr="007D0BE0">
          <w:rPr>
            <w:rFonts w:ascii="Calibri" w:eastAsia="MS Mincho" w:hAnsi="Calibri"/>
            <w:noProof/>
            <w:sz w:val="22"/>
            <w:szCs w:val="22"/>
            <w:lang w:val="en-CA" w:eastAsia="en-CA"/>
          </w:rPr>
          <w:tab/>
        </w:r>
        <w:r w:rsidRPr="00B274BB">
          <w:rPr>
            <w:rStyle w:val="Hyperlink"/>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84" w:author="Boisvert, Eric" w:date="2016-04-01T07:54:00Z">
        <w:r w:rsidR="00E21DD0">
          <w:rPr>
            <w:noProof/>
            <w:webHidden/>
          </w:rPr>
          <w:t>14</w:t>
        </w:r>
      </w:ins>
      <w:ins w:id="85" w:author="Eric Boisvert" w:date="2016-03-28T16:06:00Z">
        <w:r>
          <w:rPr>
            <w:noProof/>
            <w:webHidden/>
          </w:rPr>
          <w:fldChar w:fldCharType="end"/>
        </w:r>
        <w:r w:rsidRPr="00B274BB">
          <w:rPr>
            <w:rStyle w:val="Hyperlink"/>
            <w:noProof/>
          </w:rPr>
          <w:fldChar w:fldCharType="end"/>
        </w:r>
      </w:ins>
    </w:p>
    <w:p w14:paraId="7A027ED5" w14:textId="77777777" w:rsidR="003842F3" w:rsidRPr="007D0BE0" w:rsidRDefault="003842F3">
      <w:pPr>
        <w:pStyle w:val="TOC1"/>
        <w:tabs>
          <w:tab w:val="left" w:pos="480"/>
          <w:tab w:val="right" w:leader="dot" w:pos="8630"/>
        </w:tabs>
        <w:rPr>
          <w:ins w:id="86" w:author="Eric Boisvert" w:date="2016-03-28T16:06:00Z"/>
          <w:rFonts w:ascii="Calibri" w:eastAsia="MS Mincho" w:hAnsi="Calibri"/>
          <w:noProof/>
          <w:sz w:val="22"/>
          <w:szCs w:val="22"/>
          <w:lang w:val="en-CA" w:eastAsia="en-CA"/>
        </w:rPr>
      </w:pPr>
      <w:ins w:id="8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"_Toc446944558"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5.</w:t>
        </w:r>
        <w:r w:rsidRPr="007D0BE0">
          <w:rPr>
            <w:rFonts w:ascii="Calibri" w:eastAsia="MS Mincho" w:hAnsi="Calibri"/>
            <w:noProof/>
            <w:sz w:val="22"/>
            <w:szCs w:val="22"/>
            <w:lang w:val="en-CA" w:eastAsia="en-CA"/>
          </w:rPr>
          <w:tab/>
        </w:r>
        <w:r w:rsidRPr="00B274BB">
          <w:rPr>
            <w:rStyle w:val="Hyperlink"/>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88" w:author="Boisvert, Eric" w:date="2016-04-01T07:54:00Z">
        <w:r w:rsidR="00E21DD0">
          <w:rPr>
            <w:noProof/>
            <w:webHidden/>
          </w:rPr>
          <w:t>15</w:t>
        </w:r>
      </w:ins>
      <w:ins w:id="89" w:author="Eric Boisvert" w:date="2016-03-28T16:06:00Z">
        <w:r>
          <w:rPr>
            <w:noProof/>
            <w:webHidden/>
          </w:rPr>
          <w:fldChar w:fldCharType="end"/>
        </w:r>
        <w:r w:rsidRPr="00B274BB">
          <w:rPr>
            <w:rStyle w:val="Hyperlink"/>
            <w:noProof/>
          </w:rPr>
          <w:fldChar w:fldCharType="end"/>
        </w:r>
      </w:ins>
    </w:p>
    <w:p w14:paraId="4CC8A0F2" w14:textId="77777777" w:rsidR="003842F3" w:rsidRPr="007D0BE0" w:rsidRDefault="003842F3">
      <w:pPr>
        <w:pStyle w:val="TOC2"/>
        <w:tabs>
          <w:tab w:val="left" w:pos="880"/>
          <w:tab w:val="right" w:leader="dot" w:pos="8630"/>
        </w:tabs>
        <w:rPr>
          <w:ins w:id="90" w:author="Eric Boisvert" w:date="2016-03-28T16:06:00Z"/>
          <w:rFonts w:ascii="Calibri" w:eastAsia="MS Mincho" w:hAnsi="Calibri"/>
          <w:noProof/>
          <w:sz w:val="22"/>
          <w:szCs w:val="22"/>
          <w:lang w:val="en-CA" w:eastAsia="en-CA"/>
        </w:rPr>
      </w:pPr>
      <w:ins w:id="91"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"_Toc446944559"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5.1</w:t>
        </w:r>
        <w:r w:rsidRPr="007D0BE0">
          <w:rPr>
            <w:rFonts w:ascii="Calibri" w:eastAsia="MS Mincho" w:hAnsi="Calibri"/>
            <w:noProof/>
            <w:sz w:val="22"/>
            <w:szCs w:val="22"/>
            <w:lang w:val="en-CA" w:eastAsia="en-CA"/>
          </w:rPr>
          <w:tab/>
        </w:r>
        <w:r w:rsidRPr="00B274BB">
          <w:rPr>
            <w:rStyle w:val="Hyperlink"/>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92" w:author="Boisvert, Eric" w:date="2016-04-01T07:54:00Z">
        <w:r w:rsidR="00E21DD0">
          <w:rPr>
            <w:noProof/>
            <w:webHidden/>
          </w:rPr>
          <w:t>16</w:t>
        </w:r>
      </w:ins>
      <w:ins w:id="93" w:author="Eric Boisvert" w:date="2016-03-28T16:06:00Z">
        <w:r>
          <w:rPr>
            <w:noProof/>
            <w:webHidden/>
          </w:rPr>
          <w:fldChar w:fldCharType="end"/>
        </w:r>
        <w:r w:rsidRPr="00B274BB">
          <w:rPr>
            <w:rStyle w:val="Hyperlink"/>
            <w:noProof/>
          </w:rPr>
          <w:fldChar w:fldCharType="end"/>
        </w:r>
      </w:ins>
    </w:p>
    <w:p w14:paraId="47D34F96" w14:textId="77777777" w:rsidR="003842F3" w:rsidRPr="007D0BE0" w:rsidRDefault="003842F3">
      <w:pPr>
        <w:pStyle w:val="TOC2"/>
        <w:tabs>
          <w:tab w:val="left" w:pos="880"/>
          <w:tab w:val="right" w:leader="dot" w:pos="8630"/>
        </w:tabs>
        <w:rPr>
          <w:ins w:id="94" w:author="Eric Boisvert" w:date="2016-03-28T16:06:00Z"/>
          <w:rFonts w:ascii="Calibri" w:eastAsia="MS Mincho" w:hAnsi="Calibri"/>
          <w:noProof/>
          <w:sz w:val="22"/>
          <w:szCs w:val="22"/>
          <w:lang w:val="en-CA" w:eastAsia="en-CA"/>
        </w:rPr>
      </w:pPr>
      <w:ins w:id="9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5.2</w:t>
        </w:r>
        <w:r w:rsidRPr="007D0BE0">
          <w:rPr>
            <w:rFonts w:ascii="Calibri" w:eastAsia="MS Mincho" w:hAnsi="Calibri"/>
            <w:noProof/>
            <w:sz w:val="22"/>
            <w:szCs w:val="22"/>
            <w:lang w:val="en-CA" w:eastAsia="en-CA"/>
          </w:rPr>
          <w:tab/>
        </w:r>
        <w:r w:rsidRPr="00B274BB">
          <w:rPr>
            <w:rStyle w:val="Hyperlink"/>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96" w:author="Boisvert, Eric" w:date="2016-04-01T07:54:00Z">
        <w:r w:rsidR="00E21DD0">
          <w:rPr>
            <w:noProof/>
            <w:webHidden/>
          </w:rPr>
          <w:t>17</w:t>
        </w:r>
      </w:ins>
      <w:ins w:id="97" w:author="Eric Boisvert" w:date="2016-03-28T16:06:00Z">
        <w:r>
          <w:rPr>
            <w:noProof/>
            <w:webHidden/>
          </w:rPr>
          <w:fldChar w:fldCharType="end"/>
        </w:r>
        <w:r w:rsidRPr="00B274BB">
          <w:rPr>
            <w:rStyle w:val="Hyperlink"/>
            <w:noProof/>
          </w:rPr>
          <w:fldChar w:fldCharType="end"/>
        </w:r>
      </w:ins>
    </w:p>
    <w:p w14:paraId="10A10802" w14:textId="77777777" w:rsidR="003842F3" w:rsidRPr="007D0BE0" w:rsidRDefault="003842F3">
      <w:pPr>
        <w:pStyle w:val="TOC3"/>
        <w:tabs>
          <w:tab w:val="left" w:pos="1320"/>
          <w:tab w:val="right" w:leader="dot" w:pos="8630"/>
        </w:tabs>
        <w:rPr>
          <w:ins w:id="98" w:author="Eric Boisvert" w:date="2016-03-28T16:06:00Z"/>
          <w:rFonts w:ascii="Calibri" w:eastAsia="MS Mincho" w:hAnsi="Calibri"/>
          <w:noProof/>
          <w:sz w:val="22"/>
          <w:szCs w:val="22"/>
          <w:lang w:val="en-CA" w:eastAsia="en-CA"/>
        </w:rPr>
      </w:pPr>
      <w:ins w:id="9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5.2.1</w:t>
        </w:r>
        <w:r w:rsidRPr="007D0BE0">
          <w:rPr>
            <w:rFonts w:ascii="Calibri" w:eastAsia="MS Mincho" w:hAnsi="Calibri"/>
            <w:noProof/>
            <w:sz w:val="22"/>
            <w:szCs w:val="22"/>
            <w:lang w:val="en-CA" w:eastAsia="en-CA"/>
          </w:rPr>
          <w:tab/>
        </w:r>
        <w:r w:rsidRPr="00B274BB">
          <w:rPr>
            <w:rStyle w:val="Hyperlink"/>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100" w:author="Boisvert, Eric" w:date="2016-04-01T07:54:00Z">
        <w:r w:rsidR="00E21DD0">
          <w:rPr>
            <w:noProof/>
            <w:webHidden/>
          </w:rPr>
          <w:t>19</w:t>
        </w:r>
      </w:ins>
      <w:ins w:id="101" w:author="Eric Boisvert" w:date="2016-03-28T16:06:00Z">
        <w:r>
          <w:rPr>
            <w:noProof/>
            <w:webHidden/>
          </w:rPr>
          <w:fldChar w:fldCharType="end"/>
        </w:r>
        <w:r w:rsidRPr="00B274BB">
          <w:rPr>
            <w:rStyle w:val="Hyperlink"/>
            <w:noProof/>
          </w:rPr>
          <w:fldChar w:fldCharType="end"/>
        </w:r>
      </w:ins>
    </w:p>
    <w:p w14:paraId="0CBCF864" w14:textId="77777777" w:rsidR="003842F3" w:rsidRPr="007D0BE0" w:rsidRDefault="003842F3">
      <w:pPr>
        <w:pStyle w:val="TOC1"/>
        <w:tabs>
          <w:tab w:val="left" w:pos="480"/>
          <w:tab w:val="right" w:leader="dot" w:pos="8630"/>
        </w:tabs>
        <w:rPr>
          <w:ins w:id="102" w:author="Eric Boisvert" w:date="2016-03-28T16:06:00Z"/>
          <w:rFonts w:ascii="Calibri" w:eastAsia="MS Mincho" w:hAnsi="Calibri"/>
          <w:noProof/>
          <w:sz w:val="22"/>
          <w:szCs w:val="22"/>
          <w:lang w:val="en-CA" w:eastAsia="en-CA"/>
        </w:rPr>
      </w:pPr>
      <w:ins w:id="10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w:t>
        </w:r>
        <w:r w:rsidRPr="007D0BE0">
          <w:rPr>
            <w:rFonts w:ascii="Calibri" w:eastAsia="MS Mincho" w:hAnsi="Calibri"/>
            <w:noProof/>
            <w:sz w:val="22"/>
            <w:szCs w:val="22"/>
            <w:lang w:val="en-CA" w:eastAsia="en-CA"/>
          </w:rPr>
          <w:tab/>
        </w:r>
        <w:r w:rsidRPr="00B274BB">
          <w:rPr>
            <w:rStyle w:val="Hyperlink"/>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104" w:author="Boisvert, Eric" w:date="2016-04-01T07:54:00Z">
        <w:r w:rsidR="00E21DD0">
          <w:rPr>
            <w:noProof/>
            <w:webHidden/>
          </w:rPr>
          <w:t>22</w:t>
        </w:r>
      </w:ins>
      <w:ins w:id="105" w:author="Eric Boisvert" w:date="2016-03-28T16:06:00Z">
        <w:r>
          <w:rPr>
            <w:noProof/>
            <w:webHidden/>
          </w:rPr>
          <w:fldChar w:fldCharType="end"/>
        </w:r>
        <w:r w:rsidRPr="00B274BB">
          <w:rPr>
            <w:rStyle w:val="Hyperlink"/>
            <w:noProof/>
          </w:rPr>
          <w:fldChar w:fldCharType="end"/>
        </w:r>
      </w:ins>
    </w:p>
    <w:p w14:paraId="4891C8A1" w14:textId="77777777" w:rsidR="003842F3" w:rsidRPr="007D0BE0" w:rsidRDefault="003842F3">
      <w:pPr>
        <w:pStyle w:val="TOC2"/>
        <w:tabs>
          <w:tab w:val="left" w:pos="880"/>
          <w:tab w:val="right" w:leader="dot" w:pos="8630"/>
        </w:tabs>
        <w:rPr>
          <w:ins w:id="106" w:author="Eric Boisvert" w:date="2016-03-28T16:06:00Z"/>
          <w:rFonts w:ascii="Calibri" w:eastAsia="MS Mincho" w:hAnsi="Calibri"/>
          <w:noProof/>
          <w:sz w:val="22"/>
          <w:szCs w:val="22"/>
          <w:lang w:val="en-CA" w:eastAsia="en-CA"/>
        </w:rPr>
      </w:pPr>
      <w:ins w:id="10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6.1</w:t>
        </w:r>
        <w:r w:rsidRPr="007D0BE0">
          <w:rPr>
            <w:rFonts w:ascii="Calibri" w:eastAsia="MS Mincho" w:hAnsi="Calibri"/>
            <w:noProof/>
            <w:sz w:val="22"/>
            <w:szCs w:val="22"/>
            <w:lang w:val="en-CA" w:eastAsia="en-CA"/>
          </w:rPr>
          <w:tab/>
        </w:r>
        <w:r w:rsidRPr="00B274BB">
          <w:rPr>
            <w:rStyle w:val="Hyperlink"/>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108" w:author="Boisvert, Eric" w:date="2016-04-01T07:54:00Z">
        <w:r w:rsidR="00E21DD0">
          <w:rPr>
            <w:noProof/>
            <w:webHidden/>
          </w:rPr>
          <w:t>22</w:t>
        </w:r>
      </w:ins>
      <w:ins w:id="109" w:author="Eric Boisvert" w:date="2016-03-28T16:06:00Z">
        <w:r>
          <w:rPr>
            <w:noProof/>
            <w:webHidden/>
          </w:rPr>
          <w:fldChar w:fldCharType="end"/>
        </w:r>
        <w:r w:rsidRPr="00B274BB">
          <w:rPr>
            <w:rStyle w:val="Hyperlink"/>
            <w:noProof/>
          </w:rPr>
          <w:fldChar w:fldCharType="end"/>
        </w:r>
      </w:ins>
    </w:p>
    <w:p w14:paraId="1BCA9A16" w14:textId="77777777" w:rsidR="003842F3" w:rsidRPr="007D0BE0" w:rsidRDefault="003842F3">
      <w:pPr>
        <w:pStyle w:val="TOC2"/>
        <w:tabs>
          <w:tab w:val="left" w:pos="880"/>
          <w:tab w:val="right" w:leader="dot" w:pos="8630"/>
        </w:tabs>
        <w:rPr>
          <w:ins w:id="110" w:author="Eric Boisvert" w:date="2016-03-28T16:06:00Z"/>
          <w:rFonts w:ascii="Calibri" w:eastAsia="MS Mincho" w:hAnsi="Calibri"/>
          <w:noProof/>
          <w:sz w:val="22"/>
          <w:szCs w:val="22"/>
          <w:lang w:val="en-CA" w:eastAsia="en-CA"/>
        </w:rPr>
      </w:pPr>
      <w:ins w:id="11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6.2</w:t>
        </w:r>
        <w:r w:rsidRPr="007D0BE0">
          <w:rPr>
            <w:rFonts w:ascii="Calibri" w:eastAsia="MS Mincho" w:hAnsi="Calibri"/>
            <w:noProof/>
            <w:sz w:val="22"/>
            <w:szCs w:val="22"/>
            <w:lang w:val="en-CA" w:eastAsia="en-CA"/>
          </w:rPr>
          <w:tab/>
        </w:r>
        <w:r w:rsidRPr="00B274BB">
          <w:rPr>
            <w:rStyle w:val="Hyperlink"/>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112" w:author="Boisvert, Eric" w:date="2016-04-01T07:54:00Z">
        <w:r w:rsidR="00E21DD0">
          <w:rPr>
            <w:noProof/>
            <w:webHidden/>
          </w:rPr>
          <w:t>23</w:t>
        </w:r>
      </w:ins>
      <w:ins w:id="113" w:author="Eric Boisvert" w:date="2016-03-28T16:06:00Z">
        <w:r>
          <w:rPr>
            <w:noProof/>
            <w:webHidden/>
          </w:rPr>
          <w:fldChar w:fldCharType="end"/>
        </w:r>
        <w:r w:rsidRPr="00B274BB">
          <w:rPr>
            <w:rStyle w:val="Hyperlink"/>
            <w:noProof/>
          </w:rPr>
          <w:fldChar w:fldCharType="end"/>
        </w:r>
      </w:ins>
    </w:p>
    <w:p w14:paraId="4686106A" w14:textId="77777777" w:rsidR="003842F3" w:rsidRPr="007D0BE0" w:rsidRDefault="003842F3">
      <w:pPr>
        <w:pStyle w:val="TOC2"/>
        <w:tabs>
          <w:tab w:val="left" w:pos="880"/>
          <w:tab w:val="right" w:leader="dot" w:pos="8630"/>
        </w:tabs>
        <w:rPr>
          <w:ins w:id="114" w:author="Eric Boisvert" w:date="2016-03-28T16:06:00Z"/>
          <w:rFonts w:ascii="Calibri" w:eastAsia="MS Mincho" w:hAnsi="Calibri"/>
          <w:noProof/>
          <w:sz w:val="22"/>
          <w:szCs w:val="22"/>
          <w:lang w:val="en-CA" w:eastAsia="en-CA"/>
        </w:rPr>
      </w:pPr>
      <w:ins w:id="11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6.3</w:t>
        </w:r>
        <w:r w:rsidRPr="007D0BE0">
          <w:rPr>
            <w:rFonts w:ascii="Calibri" w:eastAsia="MS Mincho" w:hAnsi="Calibri"/>
            <w:noProof/>
            <w:sz w:val="22"/>
            <w:szCs w:val="22"/>
            <w:lang w:val="en-CA" w:eastAsia="en-CA"/>
          </w:rPr>
          <w:tab/>
        </w:r>
        <w:r w:rsidRPr="00B274BB">
          <w:rPr>
            <w:rStyle w:val="Hyperlink"/>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116" w:author="Boisvert, Eric" w:date="2016-04-01T07:54:00Z">
        <w:r w:rsidR="00E21DD0">
          <w:rPr>
            <w:noProof/>
            <w:webHidden/>
          </w:rPr>
          <w:t>23</w:t>
        </w:r>
      </w:ins>
      <w:ins w:id="117" w:author="Eric Boisvert" w:date="2016-03-28T16:06:00Z">
        <w:r>
          <w:rPr>
            <w:noProof/>
            <w:webHidden/>
          </w:rPr>
          <w:fldChar w:fldCharType="end"/>
        </w:r>
        <w:r w:rsidRPr="00B274BB">
          <w:rPr>
            <w:rStyle w:val="Hyperlink"/>
            <w:noProof/>
          </w:rPr>
          <w:fldChar w:fldCharType="end"/>
        </w:r>
      </w:ins>
    </w:p>
    <w:p w14:paraId="203084DB" w14:textId="77777777" w:rsidR="003842F3" w:rsidRPr="007D0BE0" w:rsidRDefault="003842F3">
      <w:pPr>
        <w:pStyle w:val="TOC2"/>
        <w:tabs>
          <w:tab w:val="left" w:pos="880"/>
          <w:tab w:val="right" w:leader="dot" w:pos="8630"/>
        </w:tabs>
        <w:rPr>
          <w:ins w:id="118" w:author="Eric Boisvert" w:date="2016-03-28T16:06:00Z"/>
          <w:rFonts w:ascii="Calibri" w:eastAsia="MS Mincho" w:hAnsi="Calibri"/>
          <w:noProof/>
          <w:sz w:val="22"/>
          <w:szCs w:val="22"/>
          <w:lang w:val="en-CA" w:eastAsia="en-CA"/>
        </w:rPr>
      </w:pPr>
      <w:ins w:id="11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6.4</w:t>
        </w:r>
        <w:r w:rsidRPr="007D0BE0">
          <w:rPr>
            <w:rFonts w:ascii="Calibri" w:eastAsia="MS Mincho" w:hAnsi="Calibri"/>
            <w:noProof/>
            <w:sz w:val="22"/>
            <w:szCs w:val="22"/>
            <w:lang w:val="en-CA" w:eastAsia="en-CA"/>
          </w:rPr>
          <w:tab/>
        </w:r>
        <w:r w:rsidRPr="00B274BB">
          <w:rPr>
            <w:rStyle w:val="Hyperlink"/>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120" w:author="Boisvert, Eric" w:date="2016-04-01T07:54:00Z">
        <w:r w:rsidR="00E21DD0">
          <w:rPr>
            <w:noProof/>
            <w:webHidden/>
          </w:rPr>
          <w:t>24</w:t>
        </w:r>
      </w:ins>
      <w:ins w:id="121" w:author="Eric Boisvert" w:date="2016-03-28T16:06:00Z">
        <w:r>
          <w:rPr>
            <w:noProof/>
            <w:webHidden/>
          </w:rPr>
          <w:fldChar w:fldCharType="end"/>
        </w:r>
        <w:r w:rsidRPr="00B274BB">
          <w:rPr>
            <w:rStyle w:val="Hyperlink"/>
            <w:noProof/>
          </w:rPr>
          <w:fldChar w:fldCharType="end"/>
        </w:r>
      </w:ins>
    </w:p>
    <w:p w14:paraId="006590F1" w14:textId="77777777" w:rsidR="003842F3" w:rsidRPr="007D0BE0" w:rsidRDefault="003842F3">
      <w:pPr>
        <w:pStyle w:val="TOC2"/>
        <w:tabs>
          <w:tab w:val="left" w:pos="880"/>
          <w:tab w:val="right" w:leader="dot" w:pos="8630"/>
        </w:tabs>
        <w:rPr>
          <w:ins w:id="122" w:author="Eric Boisvert" w:date="2016-03-28T16:06:00Z"/>
          <w:rFonts w:ascii="Calibri" w:eastAsia="MS Mincho" w:hAnsi="Calibri"/>
          <w:noProof/>
          <w:sz w:val="22"/>
          <w:szCs w:val="22"/>
          <w:lang w:val="en-CA" w:eastAsia="en-CA"/>
        </w:rPr>
      </w:pPr>
      <w:ins w:id="1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"_Toc446944567"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6.5</w:t>
        </w:r>
        <w:r w:rsidRPr="007D0BE0">
          <w:rPr>
            <w:rFonts w:ascii="Calibri" w:eastAsia="MS Mincho" w:hAnsi="Calibri"/>
            <w:noProof/>
            <w:sz w:val="22"/>
            <w:szCs w:val="22"/>
            <w:lang w:val="en-CA" w:eastAsia="en-CA"/>
          </w:rPr>
          <w:tab/>
        </w:r>
        <w:r w:rsidRPr="00B274BB">
          <w:rPr>
            <w:rStyle w:val="Hyperlink"/>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124" w:author="Boisvert, Eric" w:date="2016-04-01T07:54:00Z">
        <w:r w:rsidR="00E21DD0">
          <w:rPr>
            <w:noProof/>
            <w:webHidden/>
          </w:rPr>
          <w:t>24</w:t>
        </w:r>
      </w:ins>
      <w:ins w:id="125" w:author="Eric Boisvert" w:date="2016-03-28T16:06:00Z">
        <w:r>
          <w:rPr>
            <w:noProof/>
            <w:webHidden/>
          </w:rPr>
          <w:fldChar w:fldCharType="end"/>
        </w:r>
        <w:r w:rsidRPr="00B274BB">
          <w:rPr>
            <w:rStyle w:val="Hyperlink"/>
            <w:noProof/>
          </w:rPr>
          <w:fldChar w:fldCharType="end"/>
        </w:r>
      </w:ins>
    </w:p>
    <w:p w14:paraId="537616B0" w14:textId="77777777" w:rsidR="003842F3" w:rsidRPr="007D0BE0" w:rsidRDefault="003842F3">
      <w:pPr>
        <w:pStyle w:val="TOC1"/>
        <w:tabs>
          <w:tab w:val="left" w:pos="480"/>
          <w:tab w:val="right" w:leader="dot" w:pos="8630"/>
        </w:tabs>
        <w:rPr>
          <w:ins w:id="126" w:author="Eric Boisvert" w:date="2016-03-28T16:06:00Z"/>
          <w:rFonts w:ascii="Calibri" w:eastAsia="MS Mincho" w:hAnsi="Calibri"/>
          <w:noProof/>
          <w:sz w:val="22"/>
          <w:szCs w:val="22"/>
          <w:lang w:val="en-CA" w:eastAsia="en-CA"/>
        </w:rPr>
      </w:pPr>
      <w:ins w:id="12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w:t>
        </w:r>
        <w:r w:rsidRPr="007D0BE0">
          <w:rPr>
            <w:rFonts w:ascii="Calibri" w:eastAsia="MS Mincho" w:hAnsi="Calibri"/>
            <w:noProof/>
            <w:sz w:val="22"/>
            <w:szCs w:val="22"/>
            <w:lang w:val="en-CA" w:eastAsia="en-CA"/>
          </w:rPr>
          <w:tab/>
        </w:r>
        <w:r w:rsidRPr="00B274BB">
          <w:rPr>
            <w:rStyle w:val="Hyperlink"/>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128" w:author="Boisvert, Eric" w:date="2016-04-01T07:54:00Z">
        <w:r w:rsidR="00E21DD0">
          <w:rPr>
            <w:noProof/>
            <w:webHidden/>
          </w:rPr>
          <w:t>25</w:t>
        </w:r>
      </w:ins>
      <w:ins w:id="129" w:author="Eric Boisvert" w:date="2016-03-28T16:06:00Z">
        <w:r>
          <w:rPr>
            <w:noProof/>
            <w:webHidden/>
          </w:rPr>
          <w:fldChar w:fldCharType="end"/>
        </w:r>
        <w:r w:rsidRPr="00B274BB">
          <w:rPr>
            <w:rStyle w:val="Hyperlink"/>
            <w:noProof/>
          </w:rPr>
          <w:fldChar w:fldCharType="end"/>
        </w:r>
      </w:ins>
    </w:p>
    <w:p w14:paraId="74512D0F" w14:textId="77777777" w:rsidR="003842F3" w:rsidRPr="007D0BE0" w:rsidRDefault="003842F3">
      <w:pPr>
        <w:pStyle w:val="TOC3"/>
        <w:tabs>
          <w:tab w:val="left" w:pos="1320"/>
          <w:tab w:val="right" w:leader="dot" w:pos="8630"/>
        </w:tabs>
        <w:rPr>
          <w:ins w:id="130" w:author="Eric Boisvert" w:date="2016-03-28T16:06:00Z"/>
          <w:rFonts w:ascii="Calibri" w:eastAsia="MS Mincho" w:hAnsi="Calibri"/>
          <w:noProof/>
          <w:sz w:val="22"/>
          <w:szCs w:val="22"/>
          <w:lang w:val="en-CA" w:eastAsia="en-CA"/>
        </w:rPr>
      </w:pPr>
      <w:ins w:id="13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7.1.1</w:t>
        </w:r>
        <w:r w:rsidRPr="007D0BE0">
          <w:rPr>
            <w:rFonts w:ascii="Calibri" w:eastAsia="MS Mincho" w:hAnsi="Calibri"/>
            <w:noProof/>
            <w:sz w:val="22"/>
            <w:szCs w:val="22"/>
            <w:lang w:val="en-CA" w:eastAsia="en-CA"/>
          </w:rPr>
          <w:tab/>
        </w:r>
        <w:r w:rsidRPr="00B274BB">
          <w:rPr>
            <w:rStyle w:val="Hyperlink"/>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132" w:author="Boisvert, Eric" w:date="2016-04-01T07:54:00Z">
        <w:r w:rsidR="00E21DD0">
          <w:rPr>
            <w:noProof/>
            <w:webHidden/>
          </w:rPr>
          <w:t>26</w:t>
        </w:r>
      </w:ins>
      <w:ins w:id="133" w:author="Eric Boisvert" w:date="2016-03-28T16:06:00Z">
        <w:r>
          <w:rPr>
            <w:noProof/>
            <w:webHidden/>
          </w:rPr>
          <w:fldChar w:fldCharType="end"/>
        </w:r>
        <w:r w:rsidRPr="00B274BB">
          <w:rPr>
            <w:rStyle w:val="Hyperlink"/>
            <w:noProof/>
          </w:rPr>
          <w:fldChar w:fldCharType="end"/>
        </w:r>
      </w:ins>
    </w:p>
    <w:p w14:paraId="693A9FD8" w14:textId="77777777" w:rsidR="003842F3" w:rsidRPr="007D0BE0" w:rsidRDefault="003842F3">
      <w:pPr>
        <w:pStyle w:val="TOC3"/>
        <w:tabs>
          <w:tab w:val="left" w:pos="1320"/>
          <w:tab w:val="right" w:leader="dot" w:pos="8630"/>
        </w:tabs>
        <w:rPr>
          <w:ins w:id="134" w:author="Eric Boisvert" w:date="2016-03-28T16:06:00Z"/>
          <w:rFonts w:ascii="Calibri" w:eastAsia="MS Mincho" w:hAnsi="Calibri"/>
          <w:noProof/>
          <w:sz w:val="22"/>
          <w:szCs w:val="22"/>
          <w:lang w:val="en-CA" w:eastAsia="en-CA"/>
        </w:rPr>
      </w:pPr>
      <w:ins w:id="13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7.1.2</w:t>
        </w:r>
        <w:r w:rsidRPr="007D0BE0">
          <w:rPr>
            <w:rFonts w:ascii="Calibri" w:eastAsia="MS Mincho" w:hAnsi="Calibri"/>
            <w:noProof/>
            <w:sz w:val="22"/>
            <w:szCs w:val="22"/>
            <w:lang w:val="en-CA" w:eastAsia="en-CA"/>
          </w:rPr>
          <w:tab/>
        </w:r>
        <w:r w:rsidRPr="00B274BB">
          <w:rPr>
            <w:rStyle w:val="Hyperlink"/>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136" w:author="Boisvert, Eric" w:date="2016-04-01T07:54:00Z">
        <w:r w:rsidR="00E21DD0">
          <w:rPr>
            <w:noProof/>
            <w:webHidden/>
          </w:rPr>
          <w:t>26</w:t>
        </w:r>
      </w:ins>
      <w:ins w:id="137" w:author="Eric Boisvert" w:date="2016-03-28T16:06:00Z">
        <w:r>
          <w:rPr>
            <w:noProof/>
            <w:webHidden/>
          </w:rPr>
          <w:fldChar w:fldCharType="end"/>
        </w:r>
        <w:r w:rsidRPr="00B274BB">
          <w:rPr>
            <w:rStyle w:val="Hyperlink"/>
            <w:noProof/>
          </w:rPr>
          <w:fldChar w:fldCharType="end"/>
        </w:r>
      </w:ins>
    </w:p>
    <w:p w14:paraId="09130401" w14:textId="77777777" w:rsidR="003842F3" w:rsidRPr="007D0BE0" w:rsidRDefault="003842F3">
      <w:pPr>
        <w:pStyle w:val="TOC2"/>
        <w:tabs>
          <w:tab w:val="left" w:pos="880"/>
          <w:tab w:val="right" w:leader="dot" w:pos="8630"/>
        </w:tabs>
        <w:rPr>
          <w:ins w:id="138" w:author="Eric Boisvert" w:date="2016-03-28T16:06:00Z"/>
          <w:rFonts w:ascii="Calibri" w:eastAsia="MS Mincho" w:hAnsi="Calibri"/>
          <w:noProof/>
          <w:sz w:val="22"/>
          <w:szCs w:val="22"/>
          <w:lang w:val="en-CA" w:eastAsia="en-CA"/>
        </w:rPr>
      </w:pPr>
      <w:ins w:id="13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7.2</w:t>
        </w:r>
        <w:r w:rsidRPr="007D0BE0">
          <w:rPr>
            <w:rFonts w:ascii="Calibri" w:eastAsia="MS Mincho" w:hAnsi="Calibri"/>
            <w:noProof/>
            <w:sz w:val="22"/>
            <w:szCs w:val="22"/>
            <w:lang w:val="en-CA" w:eastAsia="en-CA"/>
          </w:rPr>
          <w:tab/>
        </w:r>
        <w:r w:rsidRPr="00B274B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140" w:author="Boisvert, Eric" w:date="2016-04-01T07:54:00Z">
        <w:r w:rsidR="00E21DD0">
          <w:rPr>
            <w:noProof/>
            <w:webHidden/>
          </w:rPr>
          <w:t>27</w:t>
        </w:r>
      </w:ins>
      <w:ins w:id="141" w:author="Eric Boisvert" w:date="2016-03-28T16:06:00Z">
        <w:r>
          <w:rPr>
            <w:noProof/>
            <w:webHidden/>
          </w:rPr>
          <w:fldChar w:fldCharType="end"/>
        </w:r>
        <w:r w:rsidRPr="00B274BB">
          <w:rPr>
            <w:rStyle w:val="Hyperlink"/>
            <w:noProof/>
          </w:rPr>
          <w:fldChar w:fldCharType="end"/>
        </w:r>
      </w:ins>
    </w:p>
    <w:p w14:paraId="398D485F" w14:textId="77777777" w:rsidR="003842F3" w:rsidRPr="007D0BE0" w:rsidRDefault="003842F3">
      <w:pPr>
        <w:pStyle w:val="TOC3"/>
        <w:tabs>
          <w:tab w:val="left" w:pos="1320"/>
          <w:tab w:val="right" w:leader="dot" w:pos="8630"/>
        </w:tabs>
        <w:rPr>
          <w:ins w:id="142" w:author="Eric Boisvert" w:date="2016-03-28T16:06:00Z"/>
          <w:rFonts w:ascii="Calibri" w:eastAsia="MS Mincho" w:hAnsi="Calibri"/>
          <w:noProof/>
          <w:sz w:val="22"/>
          <w:szCs w:val="22"/>
          <w:lang w:val="en-CA" w:eastAsia="en-CA"/>
        </w:rPr>
      </w:pPr>
      <w:ins w:id="14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7.2.1</w:t>
        </w:r>
        <w:r w:rsidRPr="007D0BE0">
          <w:rPr>
            <w:rFonts w:ascii="Calibri" w:eastAsia="MS Mincho" w:hAnsi="Calibri"/>
            <w:noProof/>
            <w:sz w:val="22"/>
            <w:szCs w:val="22"/>
            <w:lang w:val="en-CA" w:eastAsia="en-CA"/>
          </w:rPr>
          <w:tab/>
        </w:r>
        <w:r w:rsidRPr="00B274BB">
          <w:rPr>
            <w:rStyle w:val="Hyperlink"/>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144" w:author="Boisvert, Eric" w:date="2016-04-01T07:54:00Z">
        <w:r w:rsidR="00E21DD0">
          <w:rPr>
            <w:noProof/>
            <w:webHidden/>
          </w:rPr>
          <w:t>27</w:t>
        </w:r>
      </w:ins>
      <w:ins w:id="145" w:author="Eric Boisvert" w:date="2016-03-28T16:06:00Z">
        <w:r>
          <w:rPr>
            <w:noProof/>
            <w:webHidden/>
          </w:rPr>
          <w:fldChar w:fldCharType="end"/>
        </w:r>
        <w:r w:rsidRPr="00B274BB">
          <w:rPr>
            <w:rStyle w:val="Hyperlink"/>
            <w:noProof/>
          </w:rPr>
          <w:fldChar w:fldCharType="end"/>
        </w:r>
      </w:ins>
    </w:p>
    <w:p w14:paraId="7C1E2C37" w14:textId="77777777" w:rsidR="003842F3" w:rsidRPr="007D0BE0" w:rsidRDefault="003842F3">
      <w:pPr>
        <w:pStyle w:val="TOC3"/>
        <w:tabs>
          <w:tab w:val="left" w:pos="1320"/>
          <w:tab w:val="right" w:leader="dot" w:pos="8630"/>
        </w:tabs>
        <w:rPr>
          <w:ins w:id="146" w:author="Eric Boisvert" w:date="2016-03-28T16:06:00Z"/>
          <w:rFonts w:ascii="Calibri" w:eastAsia="MS Mincho" w:hAnsi="Calibri"/>
          <w:noProof/>
          <w:sz w:val="22"/>
          <w:szCs w:val="22"/>
          <w:lang w:val="en-CA" w:eastAsia="en-CA"/>
        </w:rPr>
      </w:pPr>
      <w:ins w:id="14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7.2.2</w:t>
        </w:r>
        <w:r w:rsidRPr="007D0BE0">
          <w:rPr>
            <w:rFonts w:ascii="Calibri" w:eastAsia="MS Mincho" w:hAnsi="Calibri"/>
            <w:noProof/>
            <w:sz w:val="22"/>
            <w:szCs w:val="22"/>
            <w:lang w:val="en-CA" w:eastAsia="en-CA"/>
          </w:rPr>
          <w:tab/>
        </w:r>
        <w:r w:rsidRPr="00B274BB">
          <w:rPr>
            <w:rStyle w:val="Hyperlink"/>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148" w:author="Boisvert, Eric" w:date="2016-04-01T07:54:00Z">
        <w:r w:rsidR="00E21DD0">
          <w:rPr>
            <w:noProof/>
            <w:webHidden/>
          </w:rPr>
          <w:t>27</w:t>
        </w:r>
      </w:ins>
      <w:ins w:id="149" w:author="Eric Boisvert" w:date="2016-03-28T16:06:00Z">
        <w:r>
          <w:rPr>
            <w:noProof/>
            <w:webHidden/>
          </w:rPr>
          <w:fldChar w:fldCharType="end"/>
        </w:r>
        <w:r w:rsidRPr="00B274BB">
          <w:rPr>
            <w:rStyle w:val="Hyperlink"/>
            <w:noProof/>
          </w:rPr>
          <w:fldChar w:fldCharType="end"/>
        </w:r>
      </w:ins>
    </w:p>
    <w:p w14:paraId="2C9333AA" w14:textId="77777777" w:rsidR="003842F3" w:rsidRPr="007D0BE0" w:rsidRDefault="003842F3">
      <w:pPr>
        <w:pStyle w:val="TOC3"/>
        <w:tabs>
          <w:tab w:val="left" w:pos="1320"/>
          <w:tab w:val="right" w:leader="dot" w:pos="8630"/>
        </w:tabs>
        <w:rPr>
          <w:ins w:id="150" w:author="Eric Boisvert" w:date="2016-03-28T16:06:00Z"/>
          <w:rFonts w:ascii="Calibri" w:eastAsia="MS Mincho" w:hAnsi="Calibri"/>
          <w:noProof/>
          <w:sz w:val="22"/>
          <w:szCs w:val="22"/>
          <w:lang w:val="en-CA" w:eastAsia="en-CA"/>
        </w:rPr>
      </w:pPr>
      <w:ins w:id="15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7.2.3</w:t>
        </w:r>
        <w:r w:rsidRPr="007D0BE0">
          <w:rPr>
            <w:rFonts w:ascii="Calibri" w:eastAsia="MS Mincho" w:hAnsi="Calibri"/>
            <w:noProof/>
            <w:sz w:val="22"/>
            <w:szCs w:val="22"/>
            <w:lang w:val="en-CA" w:eastAsia="en-CA"/>
          </w:rPr>
          <w:tab/>
        </w:r>
        <w:r w:rsidRPr="00B274BB">
          <w:rPr>
            <w:rStyle w:val="Hyperlink"/>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152" w:author="Boisvert, Eric" w:date="2016-04-01T07:54:00Z">
        <w:r w:rsidR="00E21DD0">
          <w:rPr>
            <w:noProof/>
            <w:webHidden/>
          </w:rPr>
          <w:t>27</w:t>
        </w:r>
      </w:ins>
      <w:ins w:id="153" w:author="Eric Boisvert" w:date="2016-03-28T16:06:00Z">
        <w:r>
          <w:rPr>
            <w:noProof/>
            <w:webHidden/>
          </w:rPr>
          <w:fldChar w:fldCharType="end"/>
        </w:r>
        <w:r w:rsidRPr="00B274BB">
          <w:rPr>
            <w:rStyle w:val="Hyperlink"/>
            <w:noProof/>
          </w:rPr>
          <w:fldChar w:fldCharType="end"/>
        </w:r>
      </w:ins>
    </w:p>
    <w:p w14:paraId="2631DA00" w14:textId="77777777" w:rsidR="003842F3" w:rsidRPr="007D0BE0" w:rsidRDefault="003842F3">
      <w:pPr>
        <w:pStyle w:val="TOC3"/>
        <w:tabs>
          <w:tab w:val="left" w:pos="1320"/>
          <w:tab w:val="right" w:leader="dot" w:pos="8630"/>
        </w:tabs>
        <w:rPr>
          <w:ins w:id="154" w:author="Eric Boisvert" w:date="2016-03-28T16:06:00Z"/>
          <w:rFonts w:ascii="Calibri" w:eastAsia="MS Mincho" w:hAnsi="Calibri"/>
          <w:noProof/>
          <w:sz w:val="22"/>
          <w:szCs w:val="22"/>
          <w:lang w:val="en-CA" w:eastAsia="en-CA"/>
        </w:rPr>
      </w:pPr>
      <w:ins w:id="15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"_Toc446944579"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7.2.4</w:t>
        </w:r>
        <w:r w:rsidRPr="007D0BE0">
          <w:rPr>
            <w:rFonts w:ascii="Calibri" w:eastAsia="MS Mincho" w:hAnsi="Calibri"/>
            <w:noProof/>
            <w:sz w:val="22"/>
            <w:szCs w:val="22"/>
            <w:lang w:val="en-CA" w:eastAsia="en-CA"/>
          </w:rPr>
          <w:tab/>
        </w:r>
        <w:r w:rsidRPr="00B274BB">
          <w:rPr>
            <w:rStyle w:val="Hyperlink"/>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156" w:author="Boisvert, Eric" w:date="2016-04-01T07:54:00Z">
        <w:r w:rsidR="00E21DD0">
          <w:rPr>
            <w:noProof/>
            <w:webHidden/>
          </w:rPr>
          <w:t>28</w:t>
        </w:r>
      </w:ins>
      <w:ins w:id="157" w:author="Eric Boisvert" w:date="2016-03-28T16:06:00Z">
        <w:r>
          <w:rPr>
            <w:noProof/>
            <w:webHidden/>
          </w:rPr>
          <w:fldChar w:fldCharType="end"/>
        </w:r>
        <w:r w:rsidRPr="00B274BB">
          <w:rPr>
            <w:rStyle w:val="Hyperlink"/>
            <w:noProof/>
          </w:rPr>
          <w:fldChar w:fldCharType="end"/>
        </w:r>
      </w:ins>
    </w:p>
    <w:p w14:paraId="6184F249" w14:textId="77777777" w:rsidR="003842F3" w:rsidRPr="007D0BE0" w:rsidRDefault="003842F3">
      <w:pPr>
        <w:pStyle w:val="TOC3"/>
        <w:tabs>
          <w:tab w:val="left" w:pos="1320"/>
          <w:tab w:val="right" w:leader="dot" w:pos="8630"/>
        </w:tabs>
        <w:rPr>
          <w:ins w:id="158" w:author="Eric Boisvert" w:date="2016-03-28T16:06:00Z"/>
          <w:rFonts w:ascii="Calibri" w:eastAsia="MS Mincho" w:hAnsi="Calibri"/>
          <w:noProof/>
          <w:sz w:val="22"/>
          <w:szCs w:val="22"/>
          <w:lang w:val="en-CA" w:eastAsia="en-CA"/>
        </w:rPr>
      </w:pPr>
      <w:ins w:id="15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7.2.5</w:t>
        </w:r>
        <w:r w:rsidRPr="007D0BE0">
          <w:rPr>
            <w:rFonts w:ascii="Calibri" w:eastAsia="MS Mincho" w:hAnsi="Calibri"/>
            <w:noProof/>
            <w:sz w:val="22"/>
            <w:szCs w:val="22"/>
            <w:lang w:val="en-CA" w:eastAsia="en-CA"/>
          </w:rPr>
          <w:tab/>
        </w:r>
        <w:r w:rsidRPr="00B274BB">
          <w:rPr>
            <w:rStyle w:val="Hyperlink"/>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160" w:author="Boisvert, Eric" w:date="2016-04-01T07:54:00Z">
        <w:r w:rsidR="00E21DD0">
          <w:rPr>
            <w:noProof/>
            <w:webHidden/>
          </w:rPr>
          <w:t>28</w:t>
        </w:r>
      </w:ins>
      <w:ins w:id="161" w:author="Eric Boisvert" w:date="2016-03-28T16:06:00Z">
        <w:r>
          <w:rPr>
            <w:noProof/>
            <w:webHidden/>
          </w:rPr>
          <w:fldChar w:fldCharType="end"/>
        </w:r>
        <w:r w:rsidRPr="00B274BB">
          <w:rPr>
            <w:rStyle w:val="Hyperlink"/>
            <w:noProof/>
          </w:rPr>
          <w:fldChar w:fldCharType="end"/>
        </w:r>
      </w:ins>
    </w:p>
    <w:p w14:paraId="444FD4E1" w14:textId="77777777" w:rsidR="003842F3" w:rsidRPr="007D0BE0" w:rsidRDefault="003842F3">
      <w:pPr>
        <w:pStyle w:val="TOC3"/>
        <w:tabs>
          <w:tab w:val="left" w:pos="1320"/>
          <w:tab w:val="right" w:leader="dot" w:pos="8630"/>
        </w:tabs>
        <w:rPr>
          <w:ins w:id="162" w:author="Eric Boisvert" w:date="2016-03-28T16:06:00Z"/>
          <w:rFonts w:ascii="Calibri" w:eastAsia="MS Mincho" w:hAnsi="Calibri"/>
          <w:noProof/>
          <w:sz w:val="22"/>
          <w:szCs w:val="22"/>
          <w:lang w:val="en-CA" w:eastAsia="en-CA"/>
        </w:rPr>
      </w:pPr>
      <w:ins w:id="16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7.2.6</w:t>
        </w:r>
        <w:r w:rsidRPr="007D0BE0">
          <w:rPr>
            <w:rFonts w:ascii="Calibri" w:eastAsia="MS Mincho" w:hAnsi="Calibri"/>
            <w:noProof/>
            <w:sz w:val="22"/>
            <w:szCs w:val="22"/>
            <w:lang w:val="en-CA" w:eastAsia="en-CA"/>
          </w:rPr>
          <w:tab/>
        </w:r>
        <w:r w:rsidRPr="00B274BB">
          <w:rPr>
            <w:rStyle w:val="Hyperlink"/>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164" w:author="Boisvert, Eric" w:date="2016-04-01T07:54:00Z">
        <w:r w:rsidR="00E21DD0">
          <w:rPr>
            <w:noProof/>
            <w:webHidden/>
          </w:rPr>
          <w:t>28</w:t>
        </w:r>
      </w:ins>
      <w:ins w:id="165" w:author="Eric Boisvert" w:date="2016-03-28T16:06:00Z">
        <w:r>
          <w:rPr>
            <w:noProof/>
            <w:webHidden/>
          </w:rPr>
          <w:fldChar w:fldCharType="end"/>
        </w:r>
        <w:r w:rsidRPr="00B274BB">
          <w:rPr>
            <w:rStyle w:val="Hyperlink"/>
            <w:noProof/>
          </w:rPr>
          <w:fldChar w:fldCharType="end"/>
        </w:r>
      </w:ins>
    </w:p>
    <w:p w14:paraId="45A686F7" w14:textId="77777777" w:rsidR="003842F3" w:rsidRPr="007D0BE0" w:rsidRDefault="003842F3">
      <w:pPr>
        <w:pStyle w:val="TOC3"/>
        <w:tabs>
          <w:tab w:val="left" w:pos="1320"/>
          <w:tab w:val="right" w:leader="dot" w:pos="8630"/>
        </w:tabs>
        <w:rPr>
          <w:ins w:id="166" w:author="Eric Boisvert" w:date="2016-03-28T16:06:00Z"/>
          <w:rFonts w:ascii="Calibri" w:eastAsia="MS Mincho" w:hAnsi="Calibri"/>
          <w:noProof/>
          <w:sz w:val="22"/>
          <w:szCs w:val="22"/>
          <w:lang w:val="en-CA" w:eastAsia="en-CA"/>
        </w:rPr>
      </w:pPr>
      <w:ins w:id="16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7.2.7</w:t>
        </w:r>
        <w:r w:rsidRPr="007D0BE0">
          <w:rPr>
            <w:rFonts w:ascii="Calibri" w:eastAsia="MS Mincho" w:hAnsi="Calibri"/>
            <w:noProof/>
            <w:sz w:val="22"/>
            <w:szCs w:val="22"/>
            <w:lang w:val="en-CA" w:eastAsia="en-CA"/>
          </w:rPr>
          <w:tab/>
        </w:r>
        <w:r w:rsidRPr="00B274BB">
          <w:rPr>
            <w:rStyle w:val="Hyperlink"/>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168" w:author="Boisvert, Eric" w:date="2016-04-01T07:54:00Z">
        <w:r w:rsidR="00E21DD0">
          <w:rPr>
            <w:noProof/>
            <w:webHidden/>
          </w:rPr>
          <w:t>28</w:t>
        </w:r>
      </w:ins>
      <w:ins w:id="169" w:author="Eric Boisvert" w:date="2016-03-28T16:06:00Z">
        <w:r>
          <w:rPr>
            <w:noProof/>
            <w:webHidden/>
          </w:rPr>
          <w:fldChar w:fldCharType="end"/>
        </w:r>
        <w:r w:rsidRPr="00B274BB">
          <w:rPr>
            <w:rStyle w:val="Hyperlink"/>
            <w:noProof/>
          </w:rPr>
          <w:fldChar w:fldCharType="end"/>
        </w:r>
      </w:ins>
    </w:p>
    <w:p w14:paraId="209499A9" w14:textId="77777777" w:rsidR="003842F3" w:rsidRPr="007D0BE0" w:rsidRDefault="003842F3">
      <w:pPr>
        <w:pStyle w:val="TOC3"/>
        <w:tabs>
          <w:tab w:val="left" w:pos="1320"/>
          <w:tab w:val="right" w:leader="dot" w:pos="8630"/>
        </w:tabs>
        <w:rPr>
          <w:ins w:id="170" w:author="Eric Boisvert" w:date="2016-03-28T16:06:00Z"/>
          <w:rFonts w:ascii="Calibri" w:eastAsia="MS Mincho" w:hAnsi="Calibri"/>
          <w:noProof/>
          <w:sz w:val="22"/>
          <w:szCs w:val="22"/>
          <w:lang w:val="en-CA" w:eastAsia="en-CA"/>
        </w:rPr>
      </w:pPr>
      <w:ins w:id="17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7.2.8</w:t>
        </w:r>
        <w:r w:rsidRPr="007D0BE0">
          <w:rPr>
            <w:rFonts w:ascii="Calibri" w:eastAsia="MS Mincho" w:hAnsi="Calibri"/>
            <w:noProof/>
            <w:sz w:val="22"/>
            <w:szCs w:val="22"/>
            <w:lang w:val="en-CA" w:eastAsia="en-CA"/>
          </w:rPr>
          <w:tab/>
        </w:r>
        <w:r w:rsidRPr="00B274BB">
          <w:rPr>
            <w:rStyle w:val="Hyperlink"/>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172" w:author="Boisvert, Eric" w:date="2016-04-01T07:54:00Z">
        <w:r w:rsidR="00E21DD0">
          <w:rPr>
            <w:noProof/>
            <w:webHidden/>
          </w:rPr>
          <w:t>29</w:t>
        </w:r>
      </w:ins>
      <w:ins w:id="173" w:author="Eric Boisvert" w:date="2016-03-28T16:06:00Z">
        <w:r>
          <w:rPr>
            <w:noProof/>
            <w:webHidden/>
          </w:rPr>
          <w:fldChar w:fldCharType="end"/>
        </w:r>
        <w:r w:rsidRPr="00B274BB">
          <w:rPr>
            <w:rStyle w:val="Hyperlink"/>
            <w:noProof/>
          </w:rPr>
          <w:fldChar w:fldCharType="end"/>
        </w:r>
      </w:ins>
    </w:p>
    <w:p w14:paraId="7FD79965" w14:textId="77777777" w:rsidR="003842F3" w:rsidRPr="007D0BE0" w:rsidRDefault="003842F3">
      <w:pPr>
        <w:pStyle w:val="TOC2"/>
        <w:tabs>
          <w:tab w:val="left" w:pos="880"/>
          <w:tab w:val="right" w:leader="dot" w:pos="8630"/>
        </w:tabs>
        <w:rPr>
          <w:ins w:id="174" w:author="Eric Boisvert" w:date="2016-03-28T16:06:00Z"/>
          <w:rFonts w:ascii="Calibri" w:eastAsia="MS Mincho" w:hAnsi="Calibri"/>
          <w:noProof/>
          <w:sz w:val="22"/>
          <w:szCs w:val="22"/>
          <w:lang w:val="en-CA" w:eastAsia="en-CA"/>
        </w:rPr>
      </w:pPr>
      <w:ins w:id="17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7.3</w:t>
        </w:r>
        <w:r w:rsidRPr="007D0BE0">
          <w:rPr>
            <w:rFonts w:ascii="Calibri" w:eastAsia="MS Mincho" w:hAnsi="Calibri"/>
            <w:noProof/>
            <w:sz w:val="22"/>
            <w:szCs w:val="22"/>
            <w:lang w:val="en-CA" w:eastAsia="en-CA"/>
          </w:rPr>
          <w:tab/>
        </w:r>
        <w:r w:rsidRPr="00B274B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176" w:author="Boisvert, Eric" w:date="2016-04-01T07:54:00Z">
        <w:r w:rsidR="00E21DD0">
          <w:rPr>
            <w:noProof/>
            <w:webHidden/>
          </w:rPr>
          <w:t>29</w:t>
        </w:r>
      </w:ins>
      <w:ins w:id="177" w:author="Eric Boisvert" w:date="2016-03-28T16:06:00Z">
        <w:r>
          <w:rPr>
            <w:noProof/>
            <w:webHidden/>
          </w:rPr>
          <w:fldChar w:fldCharType="end"/>
        </w:r>
        <w:r w:rsidRPr="00B274BB">
          <w:rPr>
            <w:rStyle w:val="Hyperlink"/>
            <w:noProof/>
          </w:rPr>
          <w:fldChar w:fldCharType="end"/>
        </w:r>
      </w:ins>
    </w:p>
    <w:p w14:paraId="0D24AFF4" w14:textId="77777777" w:rsidR="003842F3" w:rsidRPr="007D0BE0" w:rsidRDefault="003842F3">
      <w:pPr>
        <w:pStyle w:val="TOC3"/>
        <w:tabs>
          <w:tab w:val="left" w:pos="1320"/>
          <w:tab w:val="right" w:leader="dot" w:pos="8630"/>
        </w:tabs>
        <w:rPr>
          <w:ins w:id="178" w:author="Eric Boisvert" w:date="2016-03-28T16:06:00Z"/>
          <w:rFonts w:ascii="Calibri" w:eastAsia="MS Mincho" w:hAnsi="Calibri"/>
          <w:noProof/>
          <w:sz w:val="22"/>
          <w:szCs w:val="22"/>
          <w:lang w:val="en-CA" w:eastAsia="en-CA"/>
        </w:rPr>
      </w:pPr>
      <w:ins w:id="17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7.3.1</w:t>
        </w:r>
        <w:r w:rsidRPr="007D0BE0">
          <w:rPr>
            <w:rFonts w:ascii="Calibri" w:eastAsia="MS Mincho" w:hAnsi="Calibri"/>
            <w:noProof/>
            <w:sz w:val="22"/>
            <w:szCs w:val="22"/>
            <w:lang w:val="en-CA" w:eastAsia="en-CA"/>
          </w:rPr>
          <w:tab/>
        </w:r>
        <w:r w:rsidRPr="00B274BB">
          <w:rPr>
            <w:rStyle w:val="Hyperlink"/>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180" w:author="Boisvert, Eric" w:date="2016-04-01T07:54:00Z">
        <w:r w:rsidR="00E21DD0">
          <w:rPr>
            <w:noProof/>
            <w:webHidden/>
          </w:rPr>
          <w:t>31</w:t>
        </w:r>
      </w:ins>
      <w:ins w:id="181" w:author="Eric Boisvert" w:date="2016-03-28T16:06:00Z">
        <w:r>
          <w:rPr>
            <w:noProof/>
            <w:webHidden/>
          </w:rPr>
          <w:fldChar w:fldCharType="end"/>
        </w:r>
        <w:r w:rsidRPr="00B274BB">
          <w:rPr>
            <w:rStyle w:val="Hyperlink"/>
            <w:noProof/>
          </w:rPr>
          <w:fldChar w:fldCharType="end"/>
        </w:r>
      </w:ins>
    </w:p>
    <w:p w14:paraId="537EEBA5" w14:textId="77777777" w:rsidR="003842F3" w:rsidRPr="007D0BE0" w:rsidRDefault="003842F3">
      <w:pPr>
        <w:pStyle w:val="TOC3"/>
        <w:tabs>
          <w:tab w:val="left" w:pos="1320"/>
          <w:tab w:val="right" w:leader="dot" w:pos="8630"/>
        </w:tabs>
        <w:rPr>
          <w:ins w:id="182" w:author="Eric Boisvert" w:date="2016-03-28T16:06:00Z"/>
          <w:rFonts w:ascii="Calibri" w:eastAsia="MS Mincho" w:hAnsi="Calibri"/>
          <w:noProof/>
          <w:sz w:val="22"/>
          <w:szCs w:val="22"/>
          <w:lang w:val="en-CA" w:eastAsia="en-CA"/>
        </w:rPr>
      </w:pPr>
      <w:ins w:id="18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7.3.2</w:t>
        </w:r>
        <w:r w:rsidRPr="007D0BE0">
          <w:rPr>
            <w:rFonts w:ascii="Calibri" w:eastAsia="MS Mincho" w:hAnsi="Calibri"/>
            <w:noProof/>
            <w:sz w:val="22"/>
            <w:szCs w:val="22"/>
            <w:lang w:val="en-CA" w:eastAsia="en-CA"/>
          </w:rPr>
          <w:tab/>
        </w:r>
        <w:r w:rsidRPr="00B274BB">
          <w:rPr>
            <w:rStyle w:val="Hyperlink"/>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184" w:author="Boisvert, Eric" w:date="2016-04-01T07:54:00Z">
        <w:r w:rsidR="00E21DD0">
          <w:rPr>
            <w:noProof/>
            <w:webHidden/>
          </w:rPr>
          <w:t>33</w:t>
        </w:r>
      </w:ins>
      <w:ins w:id="185" w:author="Eric Boisvert" w:date="2016-03-28T16:06:00Z">
        <w:r>
          <w:rPr>
            <w:noProof/>
            <w:webHidden/>
          </w:rPr>
          <w:fldChar w:fldCharType="end"/>
        </w:r>
        <w:r w:rsidRPr="00B274BB">
          <w:rPr>
            <w:rStyle w:val="Hyperlink"/>
            <w:noProof/>
          </w:rPr>
          <w:fldChar w:fldCharType="end"/>
        </w:r>
      </w:ins>
    </w:p>
    <w:p w14:paraId="47230823" w14:textId="77777777" w:rsidR="003842F3" w:rsidRPr="007D0BE0" w:rsidRDefault="003842F3">
      <w:pPr>
        <w:pStyle w:val="TOC3"/>
        <w:tabs>
          <w:tab w:val="left" w:pos="1320"/>
          <w:tab w:val="right" w:leader="dot" w:pos="8630"/>
        </w:tabs>
        <w:rPr>
          <w:ins w:id="186" w:author="Eric Boisvert" w:date="2016-03-28T16:06:00Z"/>
          <w:rFonts w:ascii="Calibri" w:eastAsia="MS Mincho" w:hAnsi="Calibri"/>
          <w:noProof/>
          <w:sz w:val="22"/>
          <w:szCs w:val="22"/>
          <w:lang w:val="en-CA" w:eastAsia="en-CA"/>
        </w:rPr>
      </w:pPr>
      <w:ins w:id="18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7.3.3</w:t>
        </w:r>
        <w:r w:rsidRPr="007D0BE0">
          <w:rPr>
            <w:rFonts w:ascii="Calibri" w:eastAsia="MS Mincho" w:hAnsi="Calibri"/>
            <w:noProof/>
            <w:sz w:val="22"/>
            <w:szCs w:val="22"/>
            <w:lang w:val="en-CA" w:eastAsia="en-CA"/>
          </w:rPr>
          <w:tab/>
        </w:r>
        <w:r w:rsidRPr="00B274BB">
          <w:rPr>
            <w:rStyle w:val="Hyperlink"/>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188" w:author="Boisvert, Eric" w:date="2016-04-01T07:54:00Z">
        <w:r w:rsidR="00E21DD0">
          <w:rPr>
            <w:noProof/>
            <w:webHidden/>
          </w:rPr>
          <w:t>39</w:t>
        </w:r>
      </w:ins>
      <w:ins w:id="189" w:author="Eric Boisvert" w:date="2016-03-28T16:06:00Z">
        <w:r>
          <w:rPr>
            <w:noProof/>
            <w:webHidden/>
          </w:rPr>
          <w:fldChar w:fldCharType="end"/>
        </w:r>
        <w:r w:rsidRPr="00B274BB">
          <w:rPr>
            <w:rStyle w:val="Hyperlink"/>
            <w:noProof/>
          </w:rPr>
          <w:fldChar w:fldCharType="end"/>
        </w:r>
      </w:ins>
    </w:p>
    <w:p w14:paraId="25FBEF79" w14:textId="77777777" w:rsidR="003842F3" w:rsidRPr="007D0BE0" w:rsidRDefault="003842F3">
      <w:pPr>
        <w:pStyle w:val="TOC3"/>
        <w:tabs>
          <w:tab w:val="left" w:pos="1320"/>
          <w:tab w:val="right" w:leader="dot" w:pos="8630"/>
        </w:tabs>
        <w:rPr>
          <w:ins w:id="190" w:author="Eric Boisvert" w:date="2016-03-28T16:06:00Z"/>
          <w:rFonts w:ascii="Calibri" w:eastAsia="MS Mincho" w:hAnsi="Calibri"/>
          <w:noProof/>
          <w:sz w:val="22"/>
          <w:szCs w:val="22"/>
          <w:lang w:val="en-CA" w:eastAsia="en-CA"/>
        </w:rPr>
      </w:pPr>
      <w:ins w:id="191"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"_Toc446944588"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7.3.4</w:t>
        </w:r>
        <w:r w:rsidRPr="007D0BE0">
          <w:rPr>
            <w:rFonts w:ascii="Calibri" w:eastAsia="MS Mincho" w:hAnsi="Calibri"/>
            <w:noProof/>
            <w:sz w:val="22"/>
            <w:szCs w:val="22"/>
            <w:lang w:val="en-CA" w:eastAsia="en-CA"/>
          </w:rPr>
          <w:tab/>
        </w:r>
        <w:r w:rsidRPr="00B274BB">
          <w:rPr>
            <w:rStyle w:val="Hyperlink"/>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192" w:author="Boisvert, Eric" w:date="2016-04-01T07:54:00Z">
        <w:r w:rsidR="00E21DD0">
          <w:rPr>
            <w:noProof/>
            <w:webHidden/>
          </w:rPr>
          <w:t>44</w:t>
        </w:r>
      </w:ins>
      <w:ins w:id="193" w:author="Eric Boisvert" w:date="2016-03-28T16:06:00Z">
        <w:r>
          <w:rPr>
            <w:noProof/>
            <w:webHidden/>
          </w:rPr>
          <w:fldChar w:fldCharType="end"/>
        </w:r>
        <w:r w:rsidRPr="00B274BB">
          <w:rPr>
            <w:rStyle w:val="Hyperlink"/>
            <w:noProof/>
          </w:rPr>
          <w:fldChar w:fldCharType="end"/>
        </w:r>
      </w:ins>
    </w:p>
    <w:p w14:paraId="4D1EB6BE" w14:textId="77777777" w:rsidR="003842F3" w:rsidRPr="007D0BE0" w:rsidRDefault="003842F3">
      <w:pPr>
        <w:pStyle w:val="TOC3"/>
        <w:tabs>
          <w:tab w:val="left" w:pos="1320"/>
          <w:tab w:val="right" w:leader="dot" w:pos="8630"/>
        </w:tabs>
        <w:rPr>
          <w:ins w:id="194" w:author="Eric Boisvert" w:date="2016-03-28T16:06:00Z"/>
          <w:rFonts w:ascii="Calibri" w:eastAsia="MS Mincho" w:hAnsi="Calibri"/>
          <w:noProof/>
          <w:sz w:val="22"/>
          <w:szCs w:val="22"/>
          <w:lang w:val="en-CA" w:eastAsia="en-CA"/>
        </w:rPr>
      </w:pPr>
      <w:ins w:id="19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"_Toc446944589"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7.3.5</w:t>
        </w:r>
        <w:r w:rsidRPr="007D0BE0">
          <w:rPr>
            <w:rFonts w:ascii="Calibri" w:eastAsia="MS Mincho" w:hAnsi="Calibri"/>
            <w:noProof/>
            <w:sz w:val="22"/>
            <w:szCs w:val="22"/>
            <w:lang w:val="en-CA" w:eastAsia="en-CA"/>
          </w:rPr>
          <w:tab/>
        </w:r>
        <w:r w:rsidRPr="00B274BB">
          <w:rPr>
            <w:rStyle w:val="Hyperlink"/>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196" w:author="Boisvert, Eric" w:date="2016-04-01T07:54:00Z">
        <w:r w:rsidR="00E21DD0">
          <w:rPr>
            <w:noProof/>
            <w:webHidden/>
          </w:rPr>
          <w:t>47</w:t>
        </w:r>
      </w:ins>
      <w:ins w:id="197" w:author="Eric Boisvert" w:date="2016-03-28T16:06:00Z">
        <w:r>
          <w:rPr>
            <w:noProof/>
            <w:webHidden/>
          </w:rPr>
          <w:fldChar w:fldCharType="end"/>
        </w:r>
        <w:r w:rsidRPr="00B274BB">
          <w:rPr>
            <w:rStyle w:val="Hyperlink"/>
            <w:noProof/>
          </w:rPr>
          <w:fldChar w:fldCharType="end"/>
        </w:r>
      </w:ins>
    </w:p>
    <w:p w14:paraId="2E55834C" w14:textId="77777777" w:rsidR="003842F3" w:rsidRPr="007D0BE0" w:rsidRDefault="003842F3">
      <w:pPr>
        <w:pStyle w:val="TOC3"/>
        <w:tabs>
          <w:tab w:val="left" w:pos="1320"/>
          <w:tab w:val="right" w:leader="dot" w:pos="8630"/>
        </w:tabs>
        <w:rPr>
          <w:ins w:id="198" w:author="Eric Boisvert" w:date="2016-03-28T16:06:00Z"/>
          <w:rFonts w:ascii="Calibri" w:eastAsia="MS Mincho" w:hAnsi="Calibri"/>
          <w:noProof/>
          <w:sz w:val="22"/>
          <w:szCs w:val="22"/>
          <w:lang w:val="en-CA" w:eastAsia="en-CA"/>
        </w:rPr>
      </w:pPr>
      <w:ins w:id="19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7.3.6</w:t>
        </w:r>
        <w:r w:rsidRPr="007D0BE0">
          <w:rPr>
            <w:rFonts w:ascii="Calibri" w:eastAsia="MS Mincho" w:hAnsi="Calibri"/>
            <w:noProof/>
            <w:sz w:val="22"/>
            <w:szCs w:val="22"/>
            <w:lang w:val="en-CA" w:eastAsia="en-CA"/>
          </w:rPr>
          <w:tab/>
        </w:r>
        <w:r w:rsidRPr="00B274BB">
          <w:rPr>
            <w:rStyle w:val="Hyperlink"/>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200" w:author="Boisvert, Eric" w:date="2016-04-01T07:54:00Z">
        <w:r w:rsidR="00E21DD0">
          <w:rPr>
            <w:noProof/>
            <w:webHidden/>
          </w:rPr>
          <w:t>50</w:t>
        </w:r>
      </w:ins>
      <w:ins w:id="201" w:author="Eric Boisvert" w:date="2016-03-28T16:06:00Z">
        <w:r>
          <w:rPr>
            <w:noProof/>
            <w:webHidden/>
          </w:rPr>
          <w:fldChar w:fldCharType="end"/>
        </w:r>
        <w:r w:rsidRPr="00B274BB">
          <w:rPr>
            <w:rStyle w:val="Hyperlink"/>
            <w:noProof/>
          </w:rPr>
          <w:fldChar w:fldCharType="end"/>
        </w:r>
      </w:ins>
    </w:p>
    <w:p w14:paraId="219AC025" w14:textId="77777777" w:rsidR="003842F3" w:rsidRPr="007D0BE0" w:rsidRDefault="003842F3">
      <w:pPr>
        <w:pStyle w:val="TOC3"/>
        <w:tabs>
          <w:tab w:val="left" w:pos="1320"/>
          <w:tab w:val="right" w:leader="dot" w:pos="8630"/>
        </w:tabs>
        <w:rPr>
          <w:ins w:id="202" w:author="Eric Boisvert" w:date="2016-03-28T16:06:00Z"/>
          <w:rFonts w:ascii="Calibri" w:eastAsia="MS Mincho" w:hAnsi="Calibri"/>
          <w:noProof/>
          <w:sz w:val="22"/>
          <w:szCs w:val="22"/>
          <w:lang w:val="en-CA" w:eastAsia="en-CA"/>
        </w:rPr>
      </w:pPr>
      <w:ins w:id="20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7.3.7</w:t>
        </w:r>
        <w:r w:rsidRPr="007D0BE0">
          <w:rPr>
            <w:rFonts w:ascii="Calibri" w:eastAsia="MS Mincho" w:hAnsi="Calibri"/>
            <w:noProof/>
            <w:sz w:val="22"/>
            <w:szCs w:val="22"/>
            <w:lang w:val="en-CA" w:eastAsia="en-CA"/>
          </w:rPr>
          <w:tab/>
        </w:r>
        <w:r w:rsidRPr="00B274BB">
          <w:rPr>
            <w:rStyle w:val="Hyperlink"/>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204" w:author="Boisvert, Eric" w:date="2016-04-01T07:54:00Z">
        <w:r w:rsidR="00E21DD0">
          <w:rPr>
            <w:noProof/>
            <w:webHidden/>
          </w:rPr>
          <w:t>55</w:t>
        </w:r>
      </w:ins>
      <w:ins w:id="205" w:author="Eric Boisvert" w:date="2016-03-28T16:06:00Z">
        <w:r>
          <w:rPr>
            <w:noProof/>
            <w:webHidden/>
          </w:rPr>
          <w:fldChar w:fldCharType="end"/>
        </w:r>
        <w:r w:rsidRPr="00B274BB">
          <w:rPr>
            <w:rStyle w:val="Hyperlink"/>
            <w:noProof/>
          </w:rPr>
          <w:fldChar w:fldCharType="end"/>
        </w:r>
      </w:ins>
    </w:p>
    <w:p w14:paraId="48CA147F" w14:textId="77777777" w:rsidR="003842F3" w:rsidRPr="007D0BE0" w:rsidRDefault="003842F3">
      <w:pPr>
        <w:pStyle w:val="TOC3"/>
        <w:tabs>
          <w:tab w:val="left" w:pos="1320"/>
          <w:tab w:val="right" w:leader="dot" w:pos="8630"/>
        </w:tabs>
        <w:rPr>
          <w:ins w:id="206" w:author="Eric Boisvert" w:date="2016-03-28T16:06:00Z"/>
          <w:rFonts w:ascii="Calibri" w:eastAsia="MS Mincho" w:hAnsi="Calibri"/>
          <w:noProof/>
          <w:sz w:val="22"/>
          <w:szCs w:val="22"/>
          <w:lang w:val="en-CA" w:eastAsia="en-CA"/>
        </w:rPr>
      </w:pPr>
      <w:ins w:id="20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7.3.8</w:t>
        </w:r>
        <w:r w:rsidRPr="007D0BE0">
          <w:rPr>
            <w:rFonts w:ascii="Calibri" w:eastAsia="MS Mincho" w:hAnsi="Calibri"/>
            <w:noProof/>
            <w:sz w:val="22"/>
            <w:szCs w:val="22"/>
            <w:lang w:val="en-CA" w:eastAsia="en-CA"/>
          </w:rPr>
          <w:tab/>
        </w:r>
        <w:r w:rsidRPr="00B274BB">
          <w:rPr>
            <w:rStyle w:val="Hyperlink"/>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208" w:author="Boisvert, Eric" w:date="2016-04-01T07:54:00Z">
        <w:r w:rsidR="00E21DD0">
          <w:rPr>
            <w:noProof/>
            <w:webHidden/>
          </w:rPr>
          <w:t>61</w:t>
        </w:r>
      </w:ins>
      <w:ins w:id="209" w:author="Eric Boisvert" w:date="2016-03-28T16:06:00Z">
        <w:r>
          <w:rPr>
            <w:noProof/>
            <w:webHidden/>
          </w:rPr>
          <w:fldChar w:fldCharType="end"/>
        </w:r>
        <w:r w:rsidRPr="00B274BB">
          <w:rPr>
            <w:rStyle w:val="Hyperlink"/>
            <w:noProof/>
          </w:rPr>
          <w:fldChar w:fldCharType="end"/>
        </w:r>
      </w:ins>
    </w:p>
    <w:p w14:paraId="0B8129CD" w14:textId="77777777" w:rsidR="003842F3" w:rsidRPr="007D0BE0" w:rsidRDefault="003842F3">
      <w:pPr>
        <w:pStyle w:val="TOC2"/>
        <w:tabs>
          <w:tab w:val="left" w:pos="880"/>
          <w:tab w:val="right" w:leader="dot" w:pos="8630"/>
        </w:tabs>
        <w:rPr>
          <w:ins w:id="210" w:author="Eric Boisvert" w:date="2016-03-28T16:06:00Z"/>
          <w:rFonts w:ascii="Calibri" w:eastAsia="MS Mincho" w:hAnsi="Calibri"/>
          <w:noProof/>
          <w:sz w:val="22"/>
          <w:szCs w:val="22"/>
          <w:lang w:val="en-CA" w:eastAsia="en-CA"/>
        </w:rPr>
      </w:pPr>
      <w:ins w:id="21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7.4</w:t>
        </w:r>
        <w:r w:rsidRPr="007D0BE0">
          <w:rPr>
            <w:rFonts w:ascii="Calibri" w:eastAsia="MS Mincho" w:hAnsi="Calibri"/>
            <w:noProof/>
            <w:sz w:val="22"/>
            <w:szCs w:val="22"/>
            <w:lang w:val="en-CA" w:eastAsia="en-CA"/>
          </w:rPr>
          <w:tab/>
        </w:r>
        <w:r w:rsidRPr="00B274B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212" w:author="Boisvert, Eric" w:date="2016-04-01T07:54:00Z">
        <w:r w:rsidR="00E21DD0">
          <w:rPr>
            <w:noProof/>
            <w:webHidden/>
          </w:rPr>
          <w:t>66</w:t>
        </w:r>
      </w:ins>
      <w:ins w:id="213" w:author="Eric Boisvert" w:date="2016-03-28T16:06:00Z">
        <w:r>
          <w:rPr>
            <w:noProof/>
            <w:webHidden/>
          </w:rPr>
          <w:fldChar w:fldCharType="end"/>
        </w:r>
        <w:r w:rsidRPr="00B274BB">
          <w:rPr>
            <w:rStyle w:val="Hyperlink"/>
            <w:noProof/>
          </w:rPr>
          <w:fldChar w:fldCharType="end"/>
        </w:r>
      </w:ins>
    </w:p>
    <w:p w14:paraId="752D52E5" w14:textId="77777777" w:rsidR="003842F3" w:rsidRPr="007D0BE0" w:rsidRDefault="003842F3">
      <w:pPr>
        <w:pStyle w:val="TOC3"/>
        <w:tabs>
          <w:tab w:val="left" w:pos="1320"/>
          <w:tab w:val="right" w:leader="dot" w:pos="8630"/>
        </w:tabs>
        <w:rPr>
          <w:ins w:id="214" w:author="Eric Boisvert" w:date="2016-03-28T16:06:00Z"/>
          <w:rFonts w:ascii="Calibri" w:eastAsia="MS Mincho" w:hAnsi="Calibri"/>
          <w:noProof/>
          <w:sz w:val="22"/>
          <w:szCs w:val="22"/>
          <w:lang w:val="en-CA" w:eastAsia="en-CA"/>
        </w:rPr>
      </w:pPr>
      <w:ins w:id="215"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7.4.1</w:t>
        </w:r>
        <w:r w:rsidRPr="007D0BE0">
          <w:rPr>
            <w:rFonts w:ascii="Calibri" w:eastAsia="MS Mincho" w:hAnsi="Calibri"/>
            <w:noProof/>
            <w:sz w:val="22"/>
            <w:szCs w:val="22"/>
            <w:lang w:val="en-CA" w:eastAsia="en-CA"/>
          </w:rPr>
          <w:tab/>
        </w:r>
        <w:r w:rsidRPr="00B274BB">
          <w:rPr>
            <w:rStyle w:val="Hyperlink"/>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216" w:author="Boisvert, Eric" w:date="2016-04-01T07:54:00Z">
        <w:r w:rsidR="00E21DD0">
          <w:rPr>
            <w:noProof/>
            <w:webHidden/>
          </w:rPr>
          <w:t>67</w:t>
        </w:r>
      </w:ins>
      <w:ins w:id="217" w:author="Eric Boisvert" w:date="2016-03-28T16:06:00Z">
        <w:r>
          <w:rPr>
            <w:noProof/>
            <w:webHidden/>
          </w:rPr>
          <w:fldChar w:fldCharType="end"/>
        </w:r>
        <w:r w:rsidRPr="00B274BB">
          <w:rPr>
            <w:rStyle w:val="Hyperlink"/>
            <w:noProof/>
          </w:rPr>
          <w:fldChar w:fldCharType="end"/>
        </w:r>
      </w:ins>
    </w:p>
    <w:p w14:paraId="66D20896" w14:textId="77777777" w:rsidR="003842F3" w:rsidRPr="007D0BE0" w:rsidRDefault="003842F3">
      <w:pPr>
        <w:pStyle w:val="TOC3"/>
        <w:tabs>
          <w:tab w:val="left" w:pos="1320"/>
          <w:tab w:val="right" w:leader="dot" w:pos="8630"/>
        </w:tabs>
        <w:rPr>
          <w:ins w:id="218" w:author="Eric Boisvert" w:date="2016-03-28T16:06:00Z"/>
          <w:rFonts w:ascii="Calibri" w:eastAsia="MS Mincho" w:hAnsi="Calibri"/>
          <w:noProof/>
          <w:sz w:val="22"/>
          <w:szCs w:val="22"/>
          <w:lang w:val="en-CA" w:eastAsia="en-CA"/>
        </w:rPr>
      </w:pPr>
      <w:ins w:id="219"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"_Toc446944595"</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7.4.2</w:t>
        </w:r>
        <w:r w:rsidRPr="007D0BE0">
          <w:rPr>
            <w:rFonts w:ascii="Calibri" w:eastAsia="MS Mincho" w:hAnsi="Calibri"/>
            <w:noProof/>
            <w:sz w:val="22"/>
            <w:szCs w:val="22"/>
            <w:lang w:val="en-CA" w:eastAsia="en-CA"/>
          </w:rPr>
          <w:tab/>
        </w:r>
        <w:r w:rsidRPr="00B274BB">
          <w:rPr>
            <w:rStyle w:val="Hyperlink"/>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220" w:author="Boisvert, Eric" w:date="2016-04-01T07:54:00Z">
        <w:r w:rsidR="00E21DD0">
          <w:rPr>
            <w:noProof/>
            <w:webHidden/>
          </w:rPr>
          <w:t>78</w:t>
        </w:r>
      </w:ins>
      <w:ins w:id="221" w:author="Eric Boisvert" w:date="2016-03-28T16:06:00Z">
        <w:r>
          <w:rPr>
            <w:noProof/>
            <w:webHidden/>
          </w:rPr>
          <w:fldChar w:fldCharType="end"/>
        </w:r>
        <w:r w:rsidRPr="00B274BB">
          <w:rPr>
            <w:rStyle w:val="Hyperlink"/>
            <w:noProof/>
          </w:rPr>
          <w:fldChar w:fldCharType="end"/>
        </w:r>
      </w:ins>
    </w:p>
    <w:p w14:paraId="22A043D3" w14:textId="77777777" w:rsidR="003842F3" w:rsidRPr="007D0BE0" w:rsidRDefault="003842F3">
      <w:pPr>
        <w:pStyle w:val="TOC3"/>
        <w:tabs>
          <w:tab w:val="left" w:pos="1320"/>
          <w:tab w:val="right" w:leader="dot" w:pos="8630"/>
        </w:tabs>
        <w:rPr>
          <w:ins w:id="222" w:author="Eric Boisvert" w:date="2016-03-28T16:06:00Z"/>
          <w:rFonts w:ascii="Calibri" w:eastAsia="MS Mincho" w:hAnsi="Calibri"/>
          <w:noProof/>
          <w:sz w:val="22"/>
          <w:szCs w:val="22"/>
          <w:lang w:val="en-CA" w:eastAsia="en-CA"/>
        </w:rPr>
      </w:pPr>
      <w:ins w:id="223"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7.4.3</w:t>
        </w:r>
        <w:r w:rsidRPr="007D0BE0">
          <w:rPr>
            <w:rFonts w:ascii="Calibri" w:eastAsia="MS Mincho" w:hAnsi="Calibri"/>
            <w:noProof/>
            <w:sz w:val="22"/>
            <w:szCs w:val="22"/>
            <w:lang w:val="en-CA" w:eastAsia="en-CA"/>
          </w:rPr>
          <w:tab/>
        </w:r>
        <w:r w:rsidRPr="00B274BB">
          <w:rPr>
            <w:rStyle w:val="Hyperlink"/>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224" w:author="Boisvert, Eric" w:date="2016-04-01T07:54:00Z">
        <w:r w:rsidR="00E21DD0">
          <w:rPr>
            <w:noProof/>
            <w:webHidden/>
          </w:rPr>
          <w:t>81</w:t>
        </w:r>
      </w:ins>
      <w:ins w:id="225" w:author="Eric Boisvert" w:date="2016-03-28T16:06:00Z">
        <w:r>
          <w:rPr>
            <w:noProof/>
            <w:webHidden/>
          </w:rPr>
          <w:fldChar w:fldCharType="end"/>
        </w:r>
        <w:r w:rsidRPr="00B274BB">
          <w:rPr>
            <w:rStyle w:val="Hyperlink"/>
            <w:noProof/>
          </w:rPr>
          <w:fldChar w:fldCharType="end"/>
        </w:r>
      </w:ins>
    </w:p>
    <w:p w14:paraId="7956CD9D" w14:textId="77777777" w:rsidR="003842F3" w:rsidRPr="007D0BE0" w:rsidRDefault="003842F3">
      <w:pPr>
        <w:pStyle w:val="TOC3"/>
        <w:tabs>
          <w:tab w:val="left" w:pos="1320"/>
          <w:tab w:val="right" w:leader="dot" w:pos="8630"/>
        </w:tabs>
        <w:rPr>
          <w:ins w:id="226" w:author="Eric Boisvert" w:date="2016-03-28T16:06:00Z"/>
          <w:rFonts w:ascii="Calibri" w:eastAsia="MS Mincho" w:hAnsi="Calibri"/>
          <w:noProof/>
          <w:sz w:val="22"/>
          <w:szCs w:val="22"/>
          <w:lang w:val="en-CA" w:eastAsia="en-CA"/>
        </w:rPr>
      </w:pPr>
      <w:ins w:id="227"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"_Toc446944597"</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7.4.4</w:t>
        </w:r>
        <w:r w:rsidRPr="007D0BE0">
          <w:rPr>
            <w:rFonts w:ascii="Calibri" w:eastAsia="MS Mincho" w:hAnsi="Calibri"/>
            <w:noProof/>
            <w:sz w:val="22"/>
            <w:szCs w:val="22"/>
            <w:lang w:val="en-CA" w:eastAsia="en-CA"/>
          </w:rPr>
          <w:tab/>
        </w:r>
        <w:r w:rsidRPr="00B274BB">
          <w:rPr>
            <w:rStyle w:val="Hyperlink"/>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228" w:author="Boisvert, Eric" w:date="2016-04-01T07:54:00Z">
        <w:r w:rsidR="00E21DD0">
          <w:rPr>
            <w:noProof/>
            <w:webHidden/>
          </w:rPr>
          <w:t>88</w:t>
        </w:r>
      </w:ins>
      <w:ins w:id="229" w:author="Eric Boisvert" w:date="2016-03-28T16:06:00Z">
        <w:r>
          <w:rPr>
            <w:noProof/>
            <w:webHidden/>
          </w:rPr>
          <w:fldChar w:fldCharType="end"/>
        </w:r>
        <w:r w:rsidRPr="00B274BB">
          <w:rPr>
            <w:rStyle w:val="Hyperlink"/>
            <w:noProof/>
          </w:rPr>
          <w:fldChar w:fldCharType="end"/>
        </w:r>
      </w:ins>
    </w:p>
    <w:p w14:paraId="121B09AE" w14:textId="77777777" w:rsidR="003842F3" w:rsidRPr="007D0BE0" w:rsidRDefault="003842F3">
      <w:pPr>
        <w:pStyle w:val="TOC3"/>
        <w:tabs>
          <w:tab w:val="left" w:pos="1320"/>
          <w:tab w:val="right" w:leader="dot" w:pos="8630"/>
        </w:tabs>
        <w:rPr>
          <w:ins w:id="230" w:author="Eric Boisvert" w:date="2016-03-28T16:06:00Z"/>
          <w:rFonts w:ascii="Calibri" w:eastAsia="MS Mincho" w:hAnsi="Calibri"/>
          <w:noProof/>
          <w:sz w:val="22"/>
          <w:szCs w:val="22"/>
          <w:lang w:val="en-CA" w:eastAsia="en-CA"/>
        </w:rPr>
      </w:pPr>
      <w:ins w:id="23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7.4.5</w:t>
        </w:r>
        <w:r w:rsidRPr="007D0BE0">
          <w:rPr>
            <w:rFonts w:ascii="Calibri" w:eastAsia="MS Mincho" w:hAnsi="Calibri"/>
            <w:noProof/>
            <w:sz w:val="22"/>
            <w:szCs w:val="22"/>
            <w:lang w:val="en-CA" w:eastAsia="en-CA"/>
          </w:rPr>
          <w:tab/>
        </w:r>
        <w:r w:rsidRPr="00B274BB">
          <w:rPr>
            <w:rStyle w:val="Hyperlink"/>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232" w:author="Boisvert, Eric" w:date="2016-04-01T07:54:00Z">
        <w:r w:rsidR="00E21DD0">
          <w:rPr>
            <w:noProof/>
            <w:webHidden/>
          </w:rPr>
          <w:t>90</w:t>
        </w:r>
      </w:ins>
      <w:ins w:id="233" w:author="Eric Boisvert" w:date="2016-03-28T16:06:00Z">
        <w:del w:id="234" w:author="Boisvert, Eric" w:date="2016-04-01T07:54:00Z">
          <w:r w:rsidDel="00E21DD0">
            <w:rPr>
              <w:noProof/>
              <w:webHidden/>
            </w:rPr>
            <w:delText>91</w:delText>
          </w:r>
        </w:del>
        <w:r>
          <w:rPr>
            <w:noProof/>
            <w:webHidden/>
          </w:rPr>
          <w:fldChar w:fldCharType="end"/>
        </w:r>
        <w:r w:rsidRPr="00B274BB">
          <w:rPr>
            <w:rStyle w:val="Hyperlink"/>
            <w:noProof/>
          </w:rPr>
          <w:fldChar w:fldCharType="end"/>
        </w:r>
      </w:ins>
    </w:p>
    <w:p w14:paraId="324F259D" w14:textId="77777777" w:rsidR="003842F3" w:rsidRPr="007D0BE0" w:rsidRDefault="003842F3">
      <w:pPr>
        <w:pStyle w:val="TOC3"/>
        <w:tabs>
          <w:tab w:val="left" w:pos="1320"/>
          <w:tab w:val="right" w:leader="dot" w:pos="8630"/>
        </w:tabs>
        <w:rPr>
          <w:ins w:id="235" w:author="Eric Boisvert" w:date="2016-03-28T16:06:00Z"/>
          <w:rFonts w:ascii="Calibri" w:eastAsia="MS Mincho" w:hAnsi="Calibri"/>
          <w:noProof/>
          <w:sz w:val="22"/>
          <w:szCs w:val="22"/>
          <w:lang w:val="en-CA" w:eastAsia="en-CA"/>
        </w:rPr>
      </w:pPr>
      <w:ins w:id="23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"_Toc446944599"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7.4.6</w:t>
        </w:r>
        <w:r w:rsidRPr="007D0BE0">
          <w:rPr>
            <w:rFonts w:ascii="Calibri" w:eastAsia="MS Mincho" w:hAnsi="Calibri"/>
            <w:noProof/>
            <w:sz w:val="22"/>
            <w:szCs w:val="22"/>
            <w:lang w:val="en-CA" w:eastAsia="en-CA"/>
          </w:rPr>
          <w:tab/>
        </w:r>
        <w:r w:rsidRPr="00B274BB">
          <w:rPr>
            <w:rStyle w:val="Hyperlink"/>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237" w:author="Boisvert, Eric" w:date="2016-04-01T07:54:00Z">
        <w:r w:rsidR="00E21DD0">
          <w:rPr>
            <w:noProof/>
            <w:webHidden/>
          </w:rPr>
          <w:t>93</w:t>
        </w:r>
      </w:ins>
      <w:ins w:id="238" w:author="Eric Boisvert" w:date="2016-03-28T16:06:00Z">
        <w:del w:id="239" w:author="Boisvert, Eric" w:date="2016-04-01T07:54:00Z">
          <w:r w:rsidDel="00E21DD0">
            <w:rPr>
              <w:noProof/>
              <w:webHidden/>
            </w:rPr>
            <w:delText>94</w:delText>
          </w:r>
        </w:del>
        <w:r>
          <w:rPr>
            <w:noProof/>
            <w:webHidden/>
          </w:rPr>
          <w:fldChar w:fldCharType="end"/>
        </w:r>
        <w:r w:rsidRPr="00B274BB">
          <w:rPr>
            <w:rStyle w:val="Hyperlink"/>
            <w:noProof/>
          </w:rPr>
          <w:fldChar w:fldCharType="end"/>
        </w:r>
      </w:ins>
    </w:p>
    <w:p w14:paraId="2162C3DD" w14:textId="77777777" w:rsidR="003842F3" w:rsidRPr="007D0BE0" w:rsidRDefault="003842F3">
      <w:pPr>
        <w:pStyle w:val="TOC3"/>
        <w:tabs>
          <w:tab w:val="left" w:pos="1320"/>
          <w:tab w:val="right" w:leader="dot" w:pos="8630"/>
        </w:tabs>
        <w:rPr>
          <w:ins w:id="240" w:author="Eric Boisvert" w:date="2016-03-28T16:06:00Z"/>
          <w:rFonts w:ascii="Calibri" w:eastAsia="MS Mincho" w:hAnsi="Calibri"/>
          <w:noProof/>
          <w:sz w:val="22"/>
          <w:szCs w:val="22"/>
          <w:lang w:val="en-CA" w:eastAsia="en-CA"/>
        </w:rPr>
      </w:pPr>
      <w:ins w:id="24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7.4.7</w:t>
        </w:r>
        <w:r w:rsidRPr="007D0BE0">
          <w:rPr>
            <w:rFonts w:ascii="Calibri" w:eastAsia="MS Mincho" w:hAnsi="Calibri"/>
            <w:noProof/>
            <w:sz w:val="22"/>
            <w:szCs w:val="22"/>
            <w:lang w:val="en-CA" w:eastAsia="en-CA"/>
          </w:rPr>
          <w:tab/>
        </w:r>
        <w:r w:rsidRPr="00B274BB">
          <w:rPr>
            <w:rStyle w:val="Hyperlink"/>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242" w:author="Boisvert, Eric" w:date="2016-04-01T07:54:00Z">
        <w:r w:rsidR="00E21DD0">
          <w:rPr>
            <w:noProof/>
            <w:webHidden/>
          </w:rPr>
          <w:t>99</w:t>
        </w:r>
      </w:ins>
      <w:ins w:id="243" w:author="Eric Boisvert" w:date="2016-03-28T16:06:00Z">
        <w:del w:id="244" w:author="Boisvert, Eric" w:date="2016-04-01T07:54:00Z">
          <w:r w:rsidDel="00E21DD0">
            <w:rPr>
              <w:noProof/>
              <w:webHidden/>
            </w:rPr>
            <w:delText>100</w:delText>
          </w:r>
        </w:del>
        <w:r>
          <w:rPr>
            <w:noProof/>
            <w:webHidden/>
          </w:rPr>
          <w:fldChar w:fldCharType="end"/>
        </w:r>
        <w:r w:rsidRPr="00B274BB">
          <w:rPr>
            <w:rStyle w:val="Hyperlink"/>
            <w:noProof/>
          </w:rPr>
          <w:fldChar w:fldCharType="end"/>
        </w:r>
      </w:ins>
    </w:p>
    <w:p w14:paraId="6500C83B" w14:textId="77777777" w:rsidR="003842F3" w:rsidRPr="007D0BE0" w:rsidRDefault="003842F3">
      <w:pPr>
        <w:pStyle w:val="TOC3"/>
        <w:tabs>
          <w:tab w:val="left" w:pos="1320"/>
          <w:tab w:val="right" w:leader="dot" w:pos="8630"/>
        </w:tabs>
        <w:rPr>
          <w:ins w:id="245" w:author="Eric Boisvert" w:date="2016-03-28T16:06:00Z"/>
          <w:rFonts w:ascii="Calibri" w:eastAsia="MS Mincho" w:hAnsi="Calibri"/>
          <w:noProof/>
          <w:sz w:val="22"/>
          <w:szCs w:val="22"/>
          <w:lang w:val="en-CA" w:eastAsia="en-CA"/>
        </w:rPr>
      </w:pPr>
      <w:ins w:id="24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7.4.8</w:t>
        </w:r>
        <w:r w:rsidRPr="007D0BE0">
          <w:rPr>
            <w:rFonts w:ascii="Calibri" w:eastAsia="MS Mincho" w:hAnsi="Calibri"/>
            <w:noProof/>
            <w:sz w:val="22"/>
            <w:szCs w:val="22"/>
            <w:lang w:val="en-CA" w:eastAsia="en-CA"/>
          </w:rPr>
          <w:tab/>
        </w:r>
        <w:r w:rsidRPr="00B274BB">
          <w:rPr>
            <w:rStyle w:val="Hyperlink"/>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247" w:author="Boisvert, Eric" w:date="2016-04-01T07:54:00Z">
        <w:r w:rsidR="00E21DD0">
          <w:rPr>
            <w:noProof/>
            <w:webHidden/>
          </w:rPr>
          <w:t>101</w:t>
        </w:r>
      </w:ins>
      <w:ins w:id="248" w:author="Eric Boisvert" w:date="2016-03-28T16:06:00Z">
        <w:del w:id="249" w:author="Boisvert, Eric" w:date="2016-04-01T07:54:00Z">
          <w:r w:rsidDel="00E21DD0">
            <w:rPr>
              <w:noProof/>
              <w:webHidden/>
            </w:rPr>
            <w:delText>103</w:delText>
          </w:r>
        </w:del>
        <w:r>
          <w:rPr>
            <w:noProof/>
            <w:webHidden/>
          </w:rPr>
          <w:fldChar w:fldCharType="end"/>
        </w:r>
        <w:r w:rsidRPr="00B274BB">
          <w:rPr>
            <w:rStyle w:val="Hyperlink"/>
            <w:noProof/>
          </w:rPr>
          <w:fldChar w:fldCharType="end"/>
        </w:r>
      </w:ins>
    </w:p>
    <w:p w14:paraId="6A0E5C31" w14:textId="77777777" w:rsidR="003842F3" w:rsidRPr="007D0BE0" w:rsidRDefault="003842F3">
      <w:pPr>
        <w:pStyle w:val="TOC2"/>
        <w:tabs>
          <w:tab w:val="left" w:pos="880"/>
          <w:tab w:val="right" w:leader="dot" w:pos="8630"/>
        </w:tabs>
        <w:rPr>
          <w:ins w:id="250" w:author="Eric Boisvert" w:date="2016-03-28T16:06:00Z"/>
          <w:rFonts w:ascii="Calibri" w:eastAsia="MS Mincho" w:hAnsi="Calibri"/>
          <w:noProof/>
          <w:sz w:val="22"/>
          <w:szCs w:val="22"/>
          <w:lang w:val="en-CA" w:eastAsia="en-CA"/>
        </w:rPr>
      </w:pPr>
      <w:ins w:id="25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7.5</w:t>
        </w:r>
        <w:r w:rsidRPr="007D0BE0">
          <w:rPr>
            <w:rFonts w:ascii="Calibri" w:eastAsia="MS Mincho" w:hAnsi="Calibri"/>
            <w:noProof/>
            <w:sz w:val="22"/>
            <w:szCs w:val="22"/>
            <w:lang w:val="en-CA" w:eastAsia="en-CA"/>
          </w:rPr>
          <w:tab/>
        </w:r>
        <w:r w:rsidRPr="00B274B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252" w:author="Boisvert, Eric" w:date="2016-04-01T07:54:00Z">
        <w:r w:rsidR="00E21DD0">
          <w:rPr>
            <w:noProof/>
            <w:webHidden/>
          </w:rPr>
          <w:t>104</w:t>
        </w:r>
      </w:ins>
      <w:ins w:id="253" w:author="Eric Boisvert" w:date="2016-03-28T16:06:00Z">
        <w:del w:id="254" w:author="Boisvert, Eric" w:date="2016-04-01T07:54:00Z">
          <w:r w:rsidDel="00E21DD0">
            <w:rPr>
              <w:noProof/>
              <w:webHidden/>
            </w:rPr>
            <w:delText>106</w:delText>
          </w:r>
        </w:del>
        <w:r>
          <w:rPr>
            <w:noProof/>
            <w:webHidden/>
          </w:rPr>
          <w:fldChar w:fldCharType="end"/>
        </w:r>
        <w:r w:rsidRPr="00B274BB">
          <w:rPr>
            <w:rStyle w:val="Hyperlink"/>
            <w:noProof/>
          </w:rPr>
          <w:fldChar w:fldCharType="end"/>
        </w:r>
      </w:ins>
    </w:p>
    <w:p w14:paraId="43F3BF0F" w14:textId="77777777" w:rsidR="003842F3" w:rsidRPr="007D0BE0" w:rsidRDefault="003842F3">
      <w:pPr>
        <w:pStyle w:val="TOC3"/>
        <w:tabs>
          <w:tab w:val="left" w:pos="1320"/>
          <w:tab w:val="right" w:leader="dot" w:pos="8630"/>
        </w:tabs>
        <w:rPr>
          <w:ins w:id="255" w:author="Eric Boisvert" w:date="2016-03-28T16:06:00Z"/>
          <w:rFonts w:ascii="Calibri" w:eastAsia="MS Mincho" w:hAnsi="Calibri"/>
          <w:noProof/>
          <w:sz w:val="22"/>
          <w:szCs w:val="22"/>
          <w:lang w:val="en-CA" w:eastAsia="en-CA"/>
        </w:rPr>
      </w:pPr>
      <w:ins w:id="25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7.5.1</w:t>
        </w:r>
        <w:r w:rsidRPr="007D0BE0">
          <w:rPr>
            <w:rFonts w:ascii="Calibri" w:eastAsia="MS Mincho" w:hAnsi="Calibri"/>
            <w:noProof/>
            <w:sz w:val="22"/>
            <w:szCs w:val="22"/>
            <w:lang w:val="en-CA" w:eastAsia="en-CA"/>
          </w:rPr>
          <w:tab/>
        </w:r>
        <w:r w:rsidRPr="00B274BB">
          <w:rPr>
            <w:rStyle w:val="Hyperlink"/>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257" w:author="Boisvert, Eric" w:date="2016-04-01T07:54:00Z">
        <w:r w:rsidR="00E21DD0">
          <w:rPr>
            <w:noProof/>
            <w:webHidden/>
          </w:rPr>
          <w:t>105</w:t>
        </w:r>
      </w:ins>
      <w:ins w:id="258" w:author="Eric Boisvert" w:date="2016-03-28T16:06:00Z">
        <w:del w:id="259" w:author="Boisvert, Eric" w:date="2016-04-01T07:54:00Z">
          <w:r w:rsidDel="00E21DD0">
            <w:rPr>
              <w:noProof/>
              <w:webHidden/>
            </w:rPr>
            <w:delText>107</w:delText>
          </w:r>
        </w:del>
        <w:r>
          <w:rPr>
            <w:noProof/>
            <w:webHidden/>
          </w:rPr>
          <w:fldChar w:fldCharType="end"/>
        </w:r>
        <w:r w:rsidRPr="00B274BB">
          <w:rPr>
            <w:rStyle w:val="Hyperlink"/>
            <w:noProof/>
          </w:rPr>
          <w:fldChar w:fldCharType="end"/>
        </w:r>
      </w:ins>
    </w:p>
    <w:p w14:paraId="78F57491" w14:textId="77777777" w:rsidR="003842F3" w:rsidRPr="007D0BE0" w:rsidRDefault="003842F3">
      <w:pPr>
        <w:pStyle w:val="TOC3"/>
        <w:tabs>
          <w:tab w:val="left" w:pos="132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7.5.2</w:t>
        </w:r>
        <w:r w:rsidRPr="007D0BE0">
          <w:rPr>
            <w:rFonts w:ascii="Calibri" w:eastAsia="MS Mincho" w:hAnsi="Calibri"/>
            <w:noProof/>
            <w:sz w:val="22"/>
            <w:szCs w:val="22"/>
            <w:lang w:val="en-CA" w:eastAsia="en-CA"/>
          </w:rPr>
          <w:tab/>
        </w:r>
        <w:r w:rsidRPr="00B274BB">
          <w:rPr>
            <w:rStyle w:val="Hyperlink"/>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262" w:author="Boisvert, Eric" w:date="2016-04-01T07:54:00Z">
        <w:r w:rsidR="00E21DD0">
          <w:rPr>
            <w:noProof/>
            <w:webHidden/>
          </w:rPr>
          <w:t>109</w:t>
        </w:r>
      </w:ins>
      <w:ins w:id="263" w:author="Eric Boisvert" w:date="2016-03-28T16:06:00Z">
        <w:del w:id="264" w:author="Boisvert, Eric" w:date="2016-04-01T07:54:00Z">
          <w:r w:rsidDel="00E21DD0">
            <w:rPr>
              <w:noProof/>
              <w:webHidden/>
            </w:rPr>
            <w:delText>111</w:delText>
          </w:r>
        </w:del>
        <w:r>
          <w:rPr>
            <w:noProof/>
            <w:webHidden/>
          </w:rPr>
          <w:fldChar w:fldCharType="end"/>
        </w:r>
        <w:r w:rsidRPr="00B274BB">
          <w:rPr>
            <w:rStyle w:val="Hyperlink"/>
            <w:noProof/>
          </w:rPr>
          <w:fldChar w:fldCharType="end"/>
        </w:r>
      </w:ins>
    </w:p>
    <w:p w14:paraId="7B85E1DF" w14:textId="77777777" w:rsidR="003842F3" w:rsidRPr="007D0BE0" w:rsidRDefault="003842F3">
      <w:pPr>
        <w:pStyle w:val="TOC3"/>
        <w:tabs>
          <w:tab w:val="left" w:pos="1320"/>
          <w:tab w:val="right" w:leader="dot" w:pos="8630"/>
        </w:tabs>
        <w:rPr>
          <w:ins w:id="265" w:author="Eric Boisvert" w:date="2016-03-28T16:06:00Z"/>
          <w:rFonts w:ascii="Calibri" w:eastAsia="MS Mincho" w:hAnsi="Calibri"/>
          <w:noProof/>
          <w:sz w:val="22"/>
          <w:szCs w:val="22"/>
          <w:lang w:val="en-CA" w:eastAsia="en-CA"/>
        </w:rPr>
      </w:pPr>
      <w:ins w:id="26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"_Toc446944605"</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7.5.3</w:t>
        </w:r>
        <w:r w:rsidRPr="007D0BE0">
          <w:rPr>
            <w:rFonts w:ascii="Calibri" w:eastAsia="MS Mincho" w:hAnsi="Calibri"/>
            <w:noProof/>
            <w:sz w:val="22"/>
            <w:szCs w:val="22"/>
            <w:lang w:val="en-CA" w:eastAsia="en-CA"/>
          </w:rPr>
          <w:tab/>
        </w:r>
        <w:r w:rsidRPr="00B274BB">
          <w:rPr>
            <w:rStyle w:val="Hyperlink"/>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267" w:author="Boisvert, Eric" w:date="2016-04-01T07:54:00Z">
        <w:r w:rsidR="00E21DD0">
          <w:rPr>
            <w:noProof/>
            <w:webHidden/>
          </w:rPr>
          <w:t>127</w:t>
        </w:r>
      </w:ins>
      <w:ins w:id="268" w:author="Eric Boisvert" w:date="2016-03-28T16:06:00Z">
        <w:del w:id="269" w:author="Boisvert, Eric" w:date="2016-04-01T07:54:00Z">
          <w:r w:rsidDel="00E21DD0">
            <w:rPr>
              <w:noProof/>
              <w:webHidden/>
            </w:rPr>
            <w:delText>129</w:delText>
          </w:r>
        </w:del>
        <w:r>
          <w:rPr>
            <w:noProof/>
            <w:webHidden/>
          </w:rPr>
          <w:fldChar w:fldCharType="end"/>
        </w:r>
        <w:r w:rsidRPr="00B274BB">
          <w:rPr>
            <w:rStyle w:val="Hyperlink"/>
            <w:noProof/>
          </w:rPr>
          <w:fldChar w:fldCharType="end"/>
        </w:r>
      </w:ins>
    </w:p>
    <w:p w14:paraId="5A372A50" w14:textId="77777777" w:rsidR="003842F3" w:rsidRPr="007D0BE0" w:rsidRDefault="003842F3">
      <w:pPr>
        <w:pStyle w:val="TOC3"/>
        <w:tabs>
          <w:tab w:val="left" w:pos="1320"/>
          <w:tab w:val="right" w:leader="dot" w:pos="8630"/>
        </w:tabs>
        <w:rPr>
          <w:ins w:id="270" w:author="Eric Boisvert" w:date="2016-03-28T16:06:00Z"/>
          <w:rFonts w:ascii="Calibri" w:eastAsia="MS Mincho" w:hAnsi="Calibri"/>
          <w:noProof/>
          <w:sz w:val="22"/>
          <w:szCs w:val="22"/>
          <w:lang w:val="en-CA" w:eastAsia="en-CA"/>
        </w:rPr>
      </w:pPr>
      <w:ins w:id="27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7.5.4</w:t>
        </w:r>
        <w:r w:rsidRPr="007D0BE0">
          <w:rPr>
            <w:rFonts w:ascii="Calibri" w:eastAsia="MS Mincho" w:hAnsi="Calibri"/>
            <w:noProof/>
            <w:sz w:val="22"/>
            <w:szCs w:val="22"/>
            <w:lang w:val="en-CA" w:eastAsia="en-CA"/>
          </w:rPr>
          <w:tab/>
        </w:r>
        <w:r w:rsidRPr="00B274BB">
          <w:rPr>
            <w:rStyle w:val="Hyperlink"/>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272" w:author="Boisvert, Eric" w:date="2016-04-01T07:54:00Z">
        <w:r w:rsidR="00E21DD0">
          <w:rPr>
            <w:noProof/>
            <w:webHidden/>
          </w:rPr>
          <w:t>129</w:t>
        </w:r>
      </w:ins>
      <w:ins w:id="273" w:author="Eric Boisvert" w:date="2016-03-28T16:06:00Z">
        <w:del w:id="274" w:author="Boisvert, Eric" w:date="2016-04-01T07:54:00Z">
          <w:r w:rsidDel="00E21DD0">
            <w:rPr>
              <w:noProof/>
              <w:webHidden/>
            </w:rPr>
            <w:delText>131</w:delText>
          </w:r>
        </w:del>
        <w:r>
          <w:rPr>
            <w:noProof/>
            <w:webHidden/>
          </w:rPr>
          <w:fldChar w:fldCharType="end"/>
        </w:r>
        <w:r w:rsidRPr="00B274BB">
          <w:rPr>
            <w:rStyle w:val="Hyperlink"/>
            <w:noProof/>
          </w:rPr>
          <w:fldChar w:fldCharType="end"/>
        </w:r>
      </w:ins>
    </w:p>
    <w:p w14:paraId="115F141C" w14:textId="77777777" w:rsidR="003842F3" w:rsidRPr="007D0BE0" w:rsidRDefault="003842F3">
      <w:pPr>
        <w:pStyle w:val="TOC3"/>
        <w:tabs>
          <w:tab w:val="left" w:pos="1320"/>
          <w:tab w:val="right" w:leader="dot" w:pos="8630"/>
        </w:tabs>
        <w:rPr>
          <w:ins w:id="275" w:author="Eric Boisvert" w:date="2016-03-28T16:06:00Z"/>
          <w:rFonts w:ascii="Calibri" w:eastAsia="MS Mincho" w:hAnsi="Calibri"/>
          <w:noProof/>
          <w:sz w:val="22"/>
          <w:szCs w:val="22"/>
          <w:lang w:val="en-CA" w:eastAsia="en-CA"/>
        </w:rPr>
      </w:pPr>
      <w:ins w:id="27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"_Toc446944607"</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7.5.5</w:t>
        </w:r>
        <w:r w:rsidRPr="007D0BE0">
          <w:rPr>
            <w:rFonts w:ascii="Calibri" w:eastAsia="MS Mincho" w:hAnsi="Calibri"/>
            <w:noProof/>
            <w:sz w:val="22"/>
            <w:szCs w:val="22"/>
            <w:lang w:val="en-CA" w:eastAsia="en-CA"/>
          </w:rPr>
          <w:tab/>
        </w:r>
        <w:r w:rsidRPr="00B274BB">
          <w:rPr>
            <w:rStyle w:val="Hyperlink"/>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277" w:author="Boisvert, Eric" w:date="2016-04-01T07:54:00Z">
        <w:r w:rsidR="00E21DD0">
          <w:rPr>
            <w:noProof/>
            <w:webHidden/>
          </w:rPr>
          <w:t>144</w:t>
        </w:r>
      </w:ins>
      <w:ins w:id="278" w:author="Eric Boisvert" w:date="2016-03-28T16:06:00Z">
        <w:del w:id="279" w:author="Boisvert, Eric" w:date="2016-04-01T07:54:00Z">
          <w:r w:rsidDel="00E21DD0">
            <w:rPr>
              <w:noProof/>
              <w:webHidden/>
            </w:rPr>
            <w:delText>146</w:delText>
          </w:r>
        </w:del>
        <w:r>
          <w:rPr>
            <w:noProof/>
            <w:webHidden/>
          </w:rPr>
          <w:fldChar w:fldCharType="end"/>
        </w:r>
        <w:r w:rsidRPr="00B274BB">
          <w:rPr>
            <w:rStyle w:val="Hyperlink"/>
            <w:noProof/>
          </w:rPr>
          <w:fldChar w:fldCharType="end"/>
        </w:r>
      </w:ins>
    </w:p>
    <w:p w14:paraId="07932FDF" w14:textId="77777777" w:rsidR="003842F3" w:rsidRPr="007D0BE0" w:rsidRDefault="003842F3">
      <w:pPr>
        <w:pStyle w:val="TOC3"/>
        <w:tabs>
          <w:tab w:val="left" w:pos="1320"/>
          <w:tab w:val="right" w:leader="dot" w:pos="8630"/>
        </w:tabs>
        <w:rPr>
          <w:ins w:id="280" w:author="Eric Boisvert" w:date="2016-03-28T16:06:00Z"/>
          <w:rFonts w:ascii="Calibri" w:eastAsia="MS Mincho" w:hAnsi="Calibri"/>
          <w:noProof/>
          <w:sz w:val="22"/>
          <w:szCs w:val="22"/>
          <w:lang w:val="en-CA" w:eastAsia="en-CA"/>
        </w:rPr>
      </w:pPr>
      <w:ins w:id="2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"_Toc446944608"</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7.5.6</w:t>
        </w:r>
        <w:r w:rsidRPr="007D0BE0">
          <w:rPr>
            <w:rFonts w:ascii="Calibri" w:eastAsia="MS Mincho" w:hAnsi="Calibri"/>
            <w:noProof/>
            <w:sz w:val="22"/>
            <w:szCs w:val="22"/>
            <w:lang w:val="en-CA" w:eastAsia="en-CA"/>
          </w:rPr>
          <w:tab/>
        </w:r>
        <w:r w:rsidRPr="00B274BB">
          <w:rPr>
            <w:rStyle w:val="Hyperlink"/>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282" w:author="Boisvert, Eric" w:date="2016-04-01T07:54:00Z">
        <w:r w:rsidR="00E21DD0">
          <w:rPr>
            <w:noProof/>
            <w:webHidden/>
          </w:rPr>
          <w:t>147</w:t>
        </w:r>
      </w:ins>
      <w:ins w:id="283" w:author="Eric Boisvert" w:date="2016-03-28T16:06:00Z">
        <w:del w:id="284" w:author="Boisvert, Eric" w:date="2016-04-01T07:54:00Z">
          <w:r w:rsidDel="00E21DD0">
            <w:rPr>
              <w:noProof/>
              <w:webHidden/>
            </w:rPr>
            <w:delText>149</w:delText>
          </w:r>
        </w:del>
        <w:r>
          <w:rPr>
            <w:noProof/>
            <w:webHidden/>
          </w:rPr>
          <w:fldChar w:fldCharType="end"/>
        </w:r>
        <w:r w:rsidRPr="00B274BB">
          <w:rPr>
            <w:rStyle w:val="Hyperlink"/>
            <w:noProof/>
          </w:rPr>
          <w:fldChar w:fldCharType="end"/>
        </w:r>
      </w:ins>
    </w:p>
    <w:p w14:paraId="34A02C3E" w14:textId="77777777" w:rsidR="003842F3" w:rsidRPr="007D0BE0" w:rsidRDefault="003842F3">
      <w:pPr>
        <w:pStyle w:val="TOC2"/>
        <w:tabs>
          <w:tab w:val="left" w:pos="880"/>
          <w:tab w:val="right" w:leader="dot" w:pos="8630"/>
        </w:tabs>
        <w:rPr>
          <w:ins w:id="285" w:author="Eric Boisvert" w:date="2016-03-28T16:06:00Z"/>
          <w:rFonts w:ascii="Calibri" w:eastAsia="MS Mincho" w:hAnsi="Calibri"/>
          <w:noProof/>
          <w:sz w:val="22"/>
          <w:szCs w:val="22"/>
          <w:lang w:val="en-CA" w:eastAsia="en-CA"/>
        </w:rPr>
      </w:pPr>
      <w:ins w:id="28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"_Toc446944609"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7.6</w:t>
        </w:r>
        <w:r w:rsidRPr="007D0BE0">
          <w:rPr>
            <w:rFonts w:ascii="Calibri" w:eastAsia="MS Mincho" w:hAnsi="Calibri"/>
            <w:noProof/>
            <w:sz w:val="22"/>
            <w:szCs w:val="22"/>
            <w:lang w:val="en-CA" w:eastAsia="en-CA"/>
          </w:rPr>
          <w:tab/>
        </w:r>
        <w:r w:rsidRPr="00B274B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287" w:author="Boisvert, Eric" w:date="2016-04-01T07:54:00Z">
        <w:r w:rsidR="00E21DD0">
          <w:rPr>
            <w:noProof/>
            <w:webHidden/>
          </w:rPr>
          <w:t>149</w:t>
        </w:r>
      </w:ins>
      <w:ins w:id="288" w:author="Eric Boisvert" w:date="2016-03-28T16:06:00Z">
        <w:del w:id="289" w:author="Boisvert, Eric" w:date="2016-04-01T07:54:00Z">
          <w:r w:rsidDel="00E21DD0">
            <w:rPr>
              <w:noProof/>
              <w:webHidden/>
            </w:rPr>
            <w:delText>150</w:delText>
          </w:r>
        </w:del>
        <w:r>
          <w:rPr>
            <w:noProof/>
            <w:webHidden/>
          </w:rPr>
          <w:fldChar w:fldCharType="end"/>
        </w:r>
        <w:r w:rsidRPr="00B274BB">
          <w:rPr>
            <w:rStyle w:val="Hyperlink"/>
            <w:noProof/>
          </w:rPr>
          <w:fldChar w:fldCharType="end"/>
        </w:r>
      </w:ins>
    </w:p>
    <w:p w14:paraId="7FCE2322" w14:textId="77777777" w:rsidR="003842F3" w:rsidRPr="007D0BE0" w:rsidRDefault="003842F3">
      <w:pPr>
        <w:pStyle w:val="TOC3"/>
        <w:tabs>
          <w:tab w:val="left" w:pos="1320"/>
          <w:tab w:val="right" w:leader="dot" w:pos="8630"/>
        </w:tabs>
        <w:rPr>
          <w:ins w:id="290" w:author="Eric Boisvert" w:date="2016-03-28T16:06:00Z"/>
          <w:rFonts w:ascii="Calibri" w:eastAsia="MS Mincho" w:hAnsi="Calibri"/>
          <w:noProof/>
          <w:sz w:val="22"/>
          <w:szCs w:val="22"/>
          <w:lang w:val="en-CA" w:eastAsia="en-CA"/>
        </w:rPr>
      </w:pPr>
      <w:ins w:id="29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"_Toc446944610"</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7.6.1</w:t>
        </w:r>
        <w:r w:rsidRPr="007D0BE0">
          <w:rPr>
            <w:rFonts w:ascii="Calibri" w:eastAsia="MS Mincho" w:hAnsi="Calibri"/>
            <w:noProof/>
            <w:sz w:val="22"/>
            <w:szCs w:val="22"/>
            <w:lang w:val="en-CA" w:eastAsia="en-CA"/>
          </w:rPr>
          <w:tab/>
        </w:r>
        <w:r w:rsidRPr="00B274BB">
          <w:rPr>
            <w:rStyle w:val="Hyperlink"/>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292" w:author="Boisvert, Eric" w:date="2016-04-01T07:54:00Z">
        <w:r w:rsidR="00E21DD0">
          <w:rPr>
            <w:noProof/>
            <w:webHidden/>
          </w:rPr>
          <w:t>150</w:t>
        </w:r>
      </w:ins>
      <w:ins w:id="293" w:author="Eric Boisvert" w:date="2016-03-28T16:06:00Z">
        <w:del w:id="294" w:author="Boisvert, Eric" w:date="2016-04-01T07:54:00Z">
          <w:r w:rsidDel="00E21DD0">
            <w:rPr>
              <w:noProof/>
              <w:webHidden/>
            </w:rPr>
            <w:delText>152</w:delText>
          </w:r>
        </w:del>
        <w:r>
          <w:rPr>
            <w:noProof/>
            <w:webHidden/>
          </w:rPr>
          <w:fldChar w:fldCharType="end"/>
        </w:r>
        <w:r w:rsidRPr="00B274BB">
          <w:rPr>
            <w:rStyle w:val="Hyperlink"/>
            <w:noProof/>
          </w:rPr>
          <w:fldChar w:fldCharType="end"/>
        </w:r>
      </w:ins>
    </w:p>
    <w:p w14:paraId="2226BCAD" w14:textId="77777777" w:rsidR="003842F3" w:rsidRPr="007D0BE0" w:rsidRDefault="003842F3">
      <w:pPr>
        <w:pStyle w:val="TOC3"/>
        <w:tabs>
          <w:tab w:val="left" w:pos="1320"/>
          <w:tab w:val="right" w:leader="dot" w:pos="8630"/>
        </w:tabs>
        <w:rPr>
          <w:ins w:id="295" w:author="Eric Boisvert" w:date="2016-03-28T16:06:00Z"/>
          <w:rFonts w:ascii="Calibri" w:eastAsia="MS Mincho" w:hAnsi="Calibri"/>
          <w:noProof/>
          <w:sz w:val="22"/>
          <w:szCs w:val="22"/>
          <w:lang w:val="en-CA" w:eastAsia="en-CA"/>
        </w:rPr>
      </w:pPr>
      <w:ins w:id="29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"_Toc446944611"</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7.6.2</w:t>
        </w:r>
        <w:r w:rsidRPr="007D0BE0">
          <w:rPr>
            <w:rFonts w:ascii="Calibri" w:eastAsia="MS Mincho" w:hAnsi="Calibri"/>
            <w:noProof/>
            <w:sz w:val="22"/>
            <w:szCs w:val="22"/>
            <w:lang w:val="en-CA" w:eastAsia="en-CA"/>
          </w:rPr>
          <w:tab/>
        </w:r>
        <w:r w:rsidRPr="00B274BB">
          <w:rPr>
            <w:rStyle w:val="Hyperlink"/>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297" w:author="Boisvert, Eric" w:date="2016-04-01T07:54:00Z">
        <w:r w:rsidR="00E21DD0">
          <w:rPr>
            <w:noProof/>
            <w:webHidden/>
          </w:rPr>
          <w:t>154</w:t>
        </w:r>
      </w:ins>
      <w:ins w:id="298" w:author="Eric Boisvert" w:date="2016-03-28T16:06:00Z">
        <w:del w:id="299" w:author="Boisvert, Eric" w:date="2016-04-01T07:54:00Z">
          <w:r w:rsidDel="00E21DD0">
            <w:rPr>
              <w:noProof/>
              <w:webHidden/>
            </w:rPr>
            <w:delText>156</w:delText>
          </w:r>
        </w:del>
        <w:r>
          <w:rPr>
            <w:noProof/>
            <w:webHidden/>
          </w:rPr>
          <w:fldChar w:fldCharType="end"/>
        </w:r>
        <w:r w:rsidRPr="00B274BB">
          <w:rPr>
            <w:rStyle w:val="Hyperlink"/>
            <w:noProof/>
          </w:rPr>
          <w:fldChar w:fldCharType="end"/>
        </w:r>
      </w:ins>
    </w:p>
    <w:p w14:paraId="4320ECEC" w14:textId="77777777" w:rsidR="003842F3" w:rsidRPr="007D0BE0" w:rsidRDefault="003842F3">
      <w:pPr>
        <w:pStyle w:val="TOC3"/>
        <w:tabs>
          <w:tab w:val="left" w:pos="1320"/>
          <w:tab w:val="right" w:leader="dot" w:pos="8630"/>
        </w:tabs>
        <w:rPr>
          <w:ins w:id="300" w:author="Eric Boisvert" w:date="2016-03-28T16:06:00Z"/>
          <w:rFonts w:ascii="Calibri" w:eastAsia="MS Mincho" w:hAnsi="Calibri"/>
          <w:noProof/>
          <w:sz w:val="22"/>
          <w:szCs w:val="22"/>
          <w:lang w:val="en-CA" w:eastAsia="en-CA"/>
        </w:rPr>
      </w:pPr>
      <w:ins w:id="30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"_Toc446944612"</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7.6.3</w:t>
        </w:r>
        <w:r w:rsidRPr="007D0BE0">
          <w:rPr>
            <w:rFonts w:ascii="Calibri" w:eastAsia="MS Mincho" w:hAnsi="Calibri"/>
            <w:noProof/>
            <w:sz w:val="22"/>
            <w:szCs w:val="22"/>
            <w:lang w:val="en-CA" w:eastAsia="en-CA"/>
          </w:rPr>
          <w:tab/>
        </w:r>
        <w:r w:rsidRPr="00B274BB">
          <w:rPr>
            <w:rStyle w:val="Hyperlink"/>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302" w:author="Boisvert, Eric" w:date="2016-04-01T07:54:00Z">
        <w:r w:rsidR="00E21DD0">
          <w:rPr>
            <w:noProof/>
            <w:webHidden/>
          </w:rPr>
          <w:t>158</w:t>
        </w:r>
      </w:ins>
      <w:ins w:id="303" w:author="Eric Boisvert" w:date="2016-03-28T16:06:00Z">
        <w:del w:id="304" w:author="Boisvert, Eric" w:date="2016-04-01T07:54:00Z">
          <w:r w:rsidDel="00E21DD0">
            <w:rPr>
              <w:noProof/>
              <w:webHidden/>
            </w:rPr>
            <w:delText>160</w:delText>
          </w:r>
        </w:del>
        <w:r>
          <w:rPr>
            <w:noProof/>
            <w:webHidden/>
          </w:rPr>
          <w:fldChar w:fldCharType="end"/>
        </w:r>
        <w:r w:rsidRPr="00B274BB">
          <w:rPr>
            <w:rStyle w:val="Hyperlink"/>
            <w:noProof/>
          </w:rPr>
          <w:fldChar w:fldCharType="end"/>
        </w:r>
      </w:ins>
    </w:p>
    <w:p w14:paraId="612DFCCA" w14:textId="77777777" w:rsidR="003842F3" w:rsidRPr="007D0BE0" w:rsidRDefault="003842F3">
      <w:pPr>
        <w:pStyle w:val="TOC3"/>
        <w:tabs>
          <w:tab w:val="left" w:pos="1320"/>
          <w:tab w:val="right" w:leader="dot" w:pos="8630"/>
        </w:tabs>
        <w:rPr>
          <w:ins w:id="305" w:author="Eric Boisvert" w:date="2016-03-28T16:06:00Z"/>
          <w:rFonts w:ascii="Calibri" w:eastAsia="MS Mincho" w:hAnsi="Calibri"/>
          <w:noProof/>
          <w:sz w:val="22"/>
          <w:szCs w:val="22"/>
          <w:lang w:val="en-CA" w:eastAsia="en-CA"/>
        </w:rPr>
      </w:pPr>
      <w:ins w:id="306"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"_Toc446944613"</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7.6.4</w:t>
        </w:r>
        <w:r w:rsidRPr="007D0BE0">
          <w:rPr>
            <w:rFonts w:ascii="Calibri" w:eastAsia="MS Mincho" w:hAnsi="Calibri"/>
            <w:noProof/>
            <w:sz w:val="22"/>
            <w:szCs w:val="22"/>
            <w:lang w:val="en-CA" w:eastAsia="en-CA"/>
          </w:rPr>
          <w:tab/>
        </w:r>
        <w:r w:rsidRPr="00B274BB">
          <w:rPr>
            <w:rStyle w:val="Hyperlink"/>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307" w:author="Boisvert, Eric" w:date="2016-04-01T07:54:00Z">
        <w:r w:rsidR="00E21DD0">
          <w:rPr>
            <w:noProof/>
            <w:webHidden/>
          </w:rPr>
          <w:t>164</w:t>
        </w:r>
      </w:ins>
      <w:ins w:id="308" w:author="Eric Boisvert" w:date="2016-03-28T16:06:00Z">
        <w:del w:id="309" w:author="Boisvert, Eric" w:date="2016-04-01T07:54:00Z">
          <w:r w:rsidDel="00E21DD0">
            <w:rPr>
              <w:noProof/>
              <w:webHidden/>
            </w:rPr>
            <w:delText>166</w:delText>
          </w:r>
        </w:del>
        <w:r>
          <w:rPr>
            <w:noProof/>
            <w:webHidden/>
          </w:rPr>
          <w:fldChar w:fldCharType="end"/>
        </w:r>
        <w:r w:rsidRPr="00B274BB">
          <w:rPr>
            <w:rStyle w:val="Hyperlink"/>
            <w:noProof/>
          </w:rPr>
          <w:fldChar w:fldCharType="end"/>
        </w:r>
      </w:ins>
    </w:p>
    <w:p w14:paraId="3C47B02B" w14:textId="77777777" w:rsidR="003842F3" w:rsidRPr="007D0BE0" w:rsidRDefault="003842F3">
      <w:pPr>
        <w:pStyle w:val="TOC2"/>
        <w:tabs>
          <w:tab w:val="left" w:pos="880"/>
          <w:tab w:val="right" w:leader="dot" w:pos="8630"/>
        </w:tabs>
        <w:rPr>
          <w:ins w:id="310" w:author="Eric Boisvert" w:date="2016-03-28T16:06:00Z"/>
          <w:rFonts w:ascii="Calibri" w:eastAsia="MS Mincho" w:hAnsi="Calibri"/>
          <w:noProof/>
          <w:sz w:val="22"/>
          <w:szCs w:val="22"/>
          <w:lang w:val="en-CA" w:eastAsia="en-CA"/>
        </w:rPr>
      </w:pPr>
      <w:ins w:id="31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7.7</w:t>
        </w:r>
        <w:r w:rsidRPr="007D0BE0">
          <w:rPr>
            <w:rFonts w:ascii="Calibri" w:eastAsia="MS Mincho" w:hAnsi="Calibri"/>
            <w:noProof/>
            <w:sz w:val="22"/>
            <w:szCs w:val="22"/>
            <w:lang w:val="en-CA" w:eastAsia="en-CA"/>
          </w:rPr>
          <w:tab/>
        </w:r>
        <w:r w:rsidRPr="00B274B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312" w:author="Boisvert, Eric" w:date="2016-04-01T07:54:00Z">
        <w:r w:rsidR="00E21DD0">
          <w:rPr>
            <w:noProof/>
            <w:webHidden/>
          </w:rPr>
          <w:t>166</w:t>
        </w:r>
      </w:ins>
      <w:ins w:id="313" w:author="Eric Boisvert" w:date="2016-03-28T16:06:00Z">
        <w:del w:id="314" w:author="Boisvert, Eric" w:date="2016-04-01T07:54:00Z">
          <w:r w:rsidDel="00E21DD0">
            <w:rPr>
              <w:noProof/>
              <w:webHidden/>
            </w:rPr>
            <w:delText>168</w:delText>
          </w:r>
        </w:del>
        <w:r>
          <w:rPr>
            <w:noProof/>
            <w:webHidden/>
          </w:rPr>
          <w:fldChar w:fldCharType="end"/>
        </w:r>
        <w:r w:rsidRPr="00B274BB">
          <w:rPr>
            <w:rStyle w:val="Hyperlink"/>
            <w:noProof/>
          </w:rPr>
          <w:fldChar w:fldCharType="end"/>
        </w:r>
      </w:ins>
    </w:p>
    <w:p w14:paraId="253E32D8" w14:textId="77777777" w:rsidR="003842F3" w:rsidRPr="007D0BE0" w:rsidRDefault="003842F3">
      <w:pPr>
        <w:pStyle w:val="TOC3"/>
        <w:tabs>
          <w:tab w:val="left" w:pos="1320"/>
          <w:tab w:val="right" w:leader="dot" w:pos="8630"/>
        </w:tabs>
        <w:rPr>
          <w:ins w:id="315" w:author="Eric Boisvert" w:date="2016-03-28T16:06:00Z"/>
          <w:rFonts w:ascii="Calibri" w:eastAsia="MS Mincho" w:hAnsi="Calibri"/>
          <w:noProof/>
          <w:sz w:val="22"/>
          <w:szCs w:val="22"/>
          <w:lang w:val="en-CA" w:eastAsia="en-CA"/>
        </w:rPr>
      </w:pPr>
      <w:ins w:id="31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7.7.1</w:t>
        </w:r>
        <w:r w:rsidRPr="007D0BE0">
          <w:rPr>
            <w:rFonts w:ascii="Calibri" w:eastAsia="MS Mincho" w:hAnsi="Calibri"/>
            <w:noProof/>
            <w:sz w:val="22"/>
            <w:szCs w:val="22"/>
            <w:lang w:val="en-CA" w:eastAsia="en-CA"/>
          </w:rPr>
          <w:tab/>
        </w:r>
        <w:r w:rsidRPr="00B274BB">
          <w:rPr>
            <w:rStyle w:val="Hyperlink"/>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317" w:author="Boisvert, Eric" w:date="2016-04-01T07:54:00Z">
        <w:r w:rsidR="00E21DD0">
          <w:rPr>
            <w:noProof/>
            <w:webHidden/>
          </w:rPr>
          <w:t>167</w:t>
        </w:r>
      </w:ins>
      <w:ins w:id="318" w:author="Eric Boisvert" w:date="2016-03-28T16:06:00Z">
        <w:del w:id="319" w:author="Boisvert, Eric" w:date="2016-04-01T07:54:00Z">
          <w:r w:rsidDel="00E21DD0">
            <w:rPr>
              <w:noProof/>
              <w:webHidden/>
            </w:rPr>
            <w:delText>169</w:delText>
          </w:r>
        </w:del>
        <w:r>
          <w:rPr>
            <w:noProof/>
            <w:webHidden/>
          </w:rPr>
          <w:fldChar w:fldCharType="end"/>
        </w:r>
        <w:r w:rsidRPr="00B274BB">
          <w:rPr>
            <w:rStyle w:val="Hyperlink"/>
            <w:noProof/>
          </w:rPr>
          <w:fldChar w:fldCharType="end"/>
        </w:r>
      </w:ins>
    </w:p>
    <w:p w14:paraId="5E315E69" w14:textId="77777777" w:rsidR="003842F3" w:rsidRPr="007D0BE0" w:rsidRDefault="003842F3">
      <w:pPr>
        <w:pStyle w:val="TOC3"/>
        <w:tabs>
          <w:tab w:val="left" w:pos="132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7.7.2</w:t>
        </w:r>
        <w:r w:rsidRPr="007D0BE0">
          <w:rPr>
            <w:rFonts w:ascii="Calibri" w:eastAsia="MS Mincho" w:hAnsi="Calibri"/>
            <w:noProof/>
            <w:sz w:val="22"/>
            <w:szCs w:val="22"/>
            <w:lang w:val="en-CA" w:eastAsia="en-CA"/>
          </w:rPr>
          <w:tab/>
        </w:r>
        <w:r w:rsidRPr="00B274BB">
          <w:rPr>
            <w:rStyle w:val="Hyperlink"/>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322" w:author="Boisvert, Eric" w:date="2016-04-01T07:54:00Z">
        <w:r w:rsidR="00E21DD0">
          <w:rPr>
            <w:noProof/>
            <w:webHidden/>
          </w:rPr>
          <w:t>181</w:t>
        </w:r>
      </w:ins>
      <w:ins w:id="323" w:author="Eric Boisvert" w:date="2016-03-28T16:06:00Z">
        <w:del w:id="324" w:author="Boisvert, Eric" w:date="2016-04-01T07:54:00Z">
          <w:r w:rsidDel="00E21DD0">
            <w:rPr>
              <w:noProof/>
              <w:webHidden/>
            </w:rPr>
            <w:delText>183</w:delText>
          </w:r>
        </w:del>
        <w:r>
          <w:rPr>
            <w:noProof/>
            <w:webHidden/>
          </w:rPr>
          <w:fldChar w:fldCharType="end"/>
        </w:r>
        <w:r w:rsidRPr="00B274BB">
          <w:rPr>
            <w:rStyle w:val="Hyperlink"/>
            <w:noProof/>
          </w:rPr>
          <w:fldChar w:fldCharType="end"/>
        </w:r>
      </w:ins>
    </w:p>
    <w:p w14:paraId="26FFC919" w14:textId="77777777" w:rsidR="003842F3" w:rsidRPr="007D0BE0" w:rsidRDefault="003842F3">
      <w:pPr>
        <w:pStyle w:val="TOC2"/>
        <w:tabs>
          <w:tab w:val="left" w:pos="880"/>
          <w:tab w:val="right" w:leader="dot" w:pos="8630"/>
        </w:tabs>
        <w:rPr>
          <w:ins w:id="325" w:author="Eric Boisvert" w:date="2016-03-28T16:06:00Z"/>
          <w:rFonts w:ascii="Calibri" w:eastAsia="MS Mincho" w:hAnsi="Calibri"/>
          <w:noProof/>
          <w:sz w:val="22"/>
          <w:szCs w:val="22"/>
          <w:lang w:val="en-CA" w:eastAsia="en-CA"/>
        </w:rPr>
      </w:pPr>
      <w:ins w:id="32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7.8</w:t>
        </w:r>
        <w:r w:rsidRPr="007D0BE0">
          <w:rPr>
            <w:rFonts w:ascii="Calibri" w:eastAsia="MS Mincho" w:hAnsi="Calibri"/>
            <w:noProof/>
            <w:sz w:val="22"/>
            <w:szCs w:val="22"/>
            <w:lang w:val="en-CA" w:eastAsia="en-CA"/>
          </w:rPr>
          <w:tab/>
        </w:r>
        <w:r w:rsidRPr="00B274B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327" w:author="Boisvert, Eric" w:date="2016-04-01T07:54:00Z">
        <w:r w:rsidR="00E21DD0">
          <w:rPr>
            <w:noProof/>
            <w:webHidden/>
          </w:rPr>
          <w:t>183</w:t>
        </w:r>
      </w:ins>
      <w:ins w:id="328" w:author="Eric Boisvert" w:date="2016-03-28T16:06:00Z">
        <w:del w:id="329" w:author="Boisvert, Eric" w:date="2016-04-01T07:54:00Z">
          <w:r w:rsidDel="00E21DD0">
            <w:rPr>
              <w:noProof/>
              <w:webHidden/>
            </w:rPr>
            <w:delText>185</w:delText>
          </w:r>
        </w:del>
        <w:r>
          <w:rPr>
            <w:noProof/>
            <w:webHidden/>
          </w:rPr>
          <w:fldChar w:fldCharType="end"/>
        </w:r>
        <w:r w:rsidRPr="00B274BB">
          <w:rPr>
            <w:rStyle w:val="Hyperlink"/>
            <w:noProof/>
          </w:rPr>
          <w:fldChar w:fldCharType="end"/>
        </w:r>
      </w:ins>
    </w:p>
    <w:p w14:paraId="3DD28D96" w14:textId="77777777" w:rsidR="003842F3" w:rsidRPr="007D0BE0" w:rsidRDefault="003842F3">
      <w:pPr>
        <w:pStyle w:val="TOC3"/>
        <w:tabs>
          <w:tab w:val="left" w:pos="1320"/>
          <w:tab w:val="right" w:leader="dot" w:pos="8630"/>
        </w:tabs>
        <w:rPr>
          <w:ins w:id="330" w:author="Eric Boisvert" w:date="2016-03-28T16:06:00Z"/>
          <w:rFonts w:ascii="Calibri" w:eastAsia="MS Mincho" w:hAnsi="Calibri"/>
          <w:noProof/>
          <w:sz w:val="22"/>
          <w:szCs w:val="22"/>
          <w:lang w:val="en-CA" w:eastAsia="en-CA"/>
        </w:rPr>
      </w:pPr>
      <w:ins w:id="33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7.8.1</w:t>
        </w:r>
        <w:r w:rsidRPr="007D0BE0">
          <w:rPr>
            <w:rFonts w:ascii="Calibri" w:eastAsia="MS Mincho" w:hAnsi="Calibri"/>
            <w:noProof/>
            <w:sz w:val="22"/>
            <w:szCs w:val="22"/>
            <w:lang w:val="en-CA" w:eastAsia="en-CA"/>
          </w:rPr>
          <w:tab/>
        </w:r>
        <w:r w:rsidRPr="00B274BB">
          <w:rPr>
            <w:rStyle w:val="Hyperlink"/>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332" w:author="Boisvert, Eric" w:date="2016-04-01T07:54:00Z">
        <w:r w:rsidR="00E21DD0">
          <w:rPr>
            <w:noProof/>
            <w:webHidden/>
          </w:rPr>
          <w:t>184</w:t>
        </w:r>
      </w:ins>
      <w:ins w:id="333" w:author="Eric Boisvert" w:date="2016-03-28T16:06:00Z">
        <w:del w:id="334" w:author="Boisvert, Eric" w:date="2016-04-01T07:54:00Z">
          <w:r w:rsidDel="00E21DD0">
            <w:rPr>
              <w:noProof/>
              <w:webHidden/>
            </w:rPr>
            <w:delText>186</w:delText>
          </w:r>
        </w:del>
        <w:r>
          <w:rPr>
            <w:noProof/>
            <w:webHidden/>
          </w:rPr>
          <w:fldChar w:fldCharType="end"/>
        </w:r>
        <w:r w:rsidRPr="00B274BB">
          <w:rPr>
            <w:rStyle w:val="Hyperlink"/>
            <w:noProof/>
          </w:rPr>
          <w:fldChar w:fldCharType="end"/>
        </w:r>
      </w:ins>
    </w:p>
    <w:p w14:paraId="518E9499" w14:textId="77777777" w:rsidR="003842F3" w:rsidRPr="007D0BE0" w:rsidRDefault="003842F3">
      <w:pPr>
        <w:pStyle w:val="TOC3"/>
        <w:tabs>
          <w:tab w:val="left" w:pos="1320"/>
          <w:tab w:val="right" w:leader="dot" w:pos="8630"/>
        </w:tabs>
        <w:rPr>
          <w:ins w:id="335" w:author="Eric Boisvert" w:date="2016-03-28T16:06:00Z"/>
          <w:rFonts w:ascii="Calibri" w:eastAsia="MS Mincho" w:hAnsi="Calibri"/>
          <w:noProof/>
          <w:sz w:val="22"/>
          <w:szCs w:val="22"/>
          <w:lang w:val="en-CA" w:eastAsia="en-CA"/>
        </w:rPr>
      </w:pPr>
      <w:ins w:id="33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"_Toc446944619"</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7.8.2</w:t>
        </w:r>
        <w:r w:rsidRPr="007D0BE0">
          <w:rPr>
            <w:rFonts w:ascii="Calibri" w:eastAsia="MS Mincho" w:hAnsi="Calibri"/>
            <w:noProof/>
            <w:sz w:val="22"/>
            <w:szCs w:val="22"/>
            <w:lang w:val="en-CA" w:eastAsia="en-CA"/>
          </w:rPr>
          <w:tab/>
        </w:r>
        <w:r w:rsidRPr="00B274BB">
          <w:rPr>
            <w:rStyle w:val="Hyperlink"/>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337" w:author="Boisvert, Eric" w:date="2016-04-01T07:54:00Z">
        <w:r w:rsidR="00E21DD0">
          <w:rPr>
            <w:noProof/>
            <w:webHidden/>
          </w:rPr>
          <w:t>192</w:t>
        </w:r>
      </w:ins>
      <w:ins w:id="338" w:author="Eric Boisvert" w:date="2016-03-28T16:06:00Z">
        <w:del w:id="339" w:author="Boisvert, Eric" w:date="2016-04-01T07:54:00Z">
          <w:r w:rsidDel="00E21DD0">
            <w:rPr>
              <w:noProof/>
              <w:webHidden/>
            </w:rPr>
            <w:delText>194</w:delText>
          </w:r>
        </w:del>
        <w:r>
          <w:rPr>
            <w:noProof/>
            <w:webHidden/>
          </w:rPr>
          <w:fldChar w:fldCharType="end"/>
        </w:r>
        <w:r w:rsidRPr="00B274BB">
          <w:rPr>
            <w:rStyle w:val="Hyperlink"/>
            <w:noProof/>
          </w:rPr>
          <w:fldChar w:fldCharType="end"/>
        </w:r>
      </w:ins>
    </w:p>
    <w:p w14:paraId="65E79B01" w14:textId="77777777" w:rsidR="003842F3" w:rsidRPr="007D0BE0" w:rsidRDefault="003842F3">
      <w:pPr>
        <w:pStyle w:val="TOC3"/>
        <w:tabs>
          <w:tab w:val="left" w:pos="1320"/>
          <w:tab w:val="right" w:leader="dot" w:pos="8630"/>
        </w:tabs>
        <w:rPr>
          <w:ins w:id="340" w:author="Eric Boisvert" w:date="2016-03-28T16:06:00Z"/>
          <w:rFonts w:ascii="Calibri" w:eastAsia="MS Mincho" w:hAnsi="Calibri"/>
          <w:noProof/>
          <w:sz w:val="22"/>
          <w:szCs w:val="22"/>
          <w:lang w:val="en-CA" w:eastAsia="en-CA"/>
        </w:rPr>
      </w:pPr>
      <w:ins w:id="34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7.8.3</w:t>
        </w:r>
        <w:r w:rsidRPr="007D0BE0">
          <w:rPr>
            <w:rFonts w:ascii="Calibri" w:eastAsia="MS Mincho" w:hAnsi="Calibri"/>
            <w:noProof/>
            <w:sz w:val="22"/>
            <w:szCs w:val="22"/>
            <w:lang w:val="en-CA" w:eastAsia="en-CA"/>
          </w:rPr>
          <w:tab/>
        </w:r>
        <w:r w:rsidRPr="00B274BB">
          <w:rPr>
            <w:rStyle w:val="Hyperlink"/>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342" w:author="Boisvert, Eric" w:date="2016-04-01T07:54:00Z">
        <w:r w:rsidR="00E21DD0">
          <w:rPr>
            <w:noProof/>
            <w:webHidden/>
          </w:rPr>
          <w:t>195</w:t>
        </w:r>
      </w:ins>
      <w:ins w:id="343" w:author="Eric Boisvert" w:date="2016-03-28T16:06:00Z">
        <w:del w:id="344" w:author="Boisvert, Eric" w:date="2016-04-01T07:54:00Z">
          <w:r w:rsidDel="00E21DD0">
            <w:rPr>
              <w:noProof/>
              <w:webHidden/>
            </w:rPr>
            <w:delText>197</w:delText>
          </w:r>
        </w:del>
        <w:r>
          <w:rPr>
            <w:noProof/>
            <w:webHidden/>
          </w:rPr>
          <w:fldChar w:fldCharType="end"/>
        </w:r>
        <w:r w:rsidRPr="00B274BB">
          <w:rPr>
            <w:rStyle w:val="Hyperlink"/>
            <w:noProof/>
          </w:rPr>
          <w:fldChar w:fldCharType="end"/>
        </w:r>
      </w:ins>
    </w:p>
    <w:p w14:paraId="01326503" w14:textId="77777777" w:rsidR="003842F3" w:rsidRPr="007D0BE0" w:rsidRDefault="003842F3">
      <w:pPr>
        <w:pStyle w:val="TOC3"/>
        <w:tabs>
          <w:tab w:val="left" w:pos="1320"/>
          <w:tab w:val="right" w:leader="dot" w:pos="8630"/>
        </w:tabs>
        <w:rPr>
          <w:ins w:id="345" w:author="Eric Boisvert" w:date="2016-03-28T16:06:00Z"/>
          <w:rFonts w:ascii="Calibri" w:eastAsia="MS Mincho" w:hAnsi="Calibri"/>
          <w:noProof/>
          <w:sz w:val="22"/>
          <w:szCs w:val="22"/>
          <w:lang w:val="en-CA" w:eastAsia="en-CA"/>
        </w:rPr>
      </w:pPr>
      <w:ins w:id="34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7.8.4</w:t>
        </w:r>
        <w:r w:rsidRPr="007D0BE0">
          <w:rPr>
            <w:rFonts w:ascii="Calibri" w:eastAsia="MS Mincho" w:hAnsi="Calibri"/>
            <w:noProof/>
            <w:sz w:val="22"/>
            <w:szCs w:val="22"/>
            <w:lang w:val="en-CA" w:eastAsia="en-CA"/>
          </w:rPr>
          <w:tab/>
        </w:r>
        <w:r w:rsidRPr="00B274B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347" w:author="Boisvert, Eric" w:date="2016-04-01T07:54:00Z">
        <w:r w:rsidR="00E21DD0">
          <w:rPr>
            <w:noProof/>
            <w:webHidden/>
          </w:rPr>
          <w:t>200</w:t>
        </w:r>
      </w:ins>
      <w:ins w:id="348" w:author="Eric Boisvert" w:date="2016-03-28T16:06:00Z">
        <w:del w:id="349" w:author="Boisvert, Eric" w:date="2016-04-01T07:54:00Z">
          <w:r w:rsidDel="00E21DD0">
            <w:rPr>
              <w:noProof/>
              <w:webHidden/>
            </w:rPr>
            <w:delText>202</w:delText>
          </w:r>
        </w:del>
        <w:r>
          <w:rPr>
            <w:noProof/>
            <w:webHidden/>
          </w:rPr>
          <w:fldChar w:fldCharType="end"/>
        </w:r>
        <w:r w:rsidRPr="00B274BB">
          <w:rPr>
            <w:rStyle w:val="Hyperlink"/>
            <w:noProof/>
          </w:rPr>
          <w:fldChar w:fldCharType="end"/>
        </w:r>
      </w:ins>
    </w:p>
    <w:p w14:paraId="0559C9EF" w14:textId="77777777" w:rsidR="003842F3" w:rsidRPr="007D0BE0" w:rsidRDefault="003842F3">
      <w:pPr>
        <w:pStyle w:val="TOC3"/>
        <w:tabs>
          <w:tab w:val="left" w:pos="1320"/>
          <w:tab w:val="right" w:leader="dot" w:pos="8630"/>
        </w:tabs>
        <w:rPr>
          <w:ins w:id="350" w:author="Eric Boisvert" w:date="2016-03-28T16:06:00Z"/>
          <w:rFonts w:ascii="Calibri" w:eastAsia="MS Mincho" w:hAnsi="Calibri"/>
          <w:noProof/>
          <w:sz w:val="22"/>
          <w:szCs w:val="22"/>
          <w:lang w:val="en-CA" w:eastAsia="en-CA"/>
        </w:rPr>
      </w:pPr>
      <w:ins w:id="35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"_Toc446944622"</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7.8.5</w:t>
        </w:r>
        <w:r w:rsidRPr="007D0BE0">
          <w:rPr>
            <w:rFonts w:ascii="Calibri" w:eastAsia="MS Mincho" w:hAnsi="Calibri"/>
            <w:noProof/>
            <w:sz w:val="22"/>
            <w:szCs w:val="22"/>
            <w:lang w:val="en-CA" w:eastAsia="en-CA"/>
          </w:rPr>
          <w:tab/>
        </w:r>
        <w:r w:rsidRPr="00B274B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352" w:author="Boisvert, Eric" w:date="2016-04-01T07:54:00Z">
        <w:r w:rsidR="00E21DD0">
          <w:rPr>
            <w:noProof/>
            <w:webHidden/>
          </w:rPr>
          <w:t>201</w:t>
        </w:r>
      </w:ins>
      <w:ins w:id="353" w:author="Eric Boisvert" w:date="2016-03-28T16:06:00Z">
        <w:del w:id="354" w:author="Boisvert, Eric" w:date="2016-04-01T07:54:00Z">
          <w:r w:rsidDel="00E21DD0">
            <w:rPr>
              <w:noProof/>
              <w:webHidden/>
            </w:rPr>
            <w:delText>203</w:delText>
          </w:r>
        </w:del>
        <w:r>
          <w:rPr>
            <w:noProof/>
            <w:webHidden/>
          </w:rPr>
          <w:fldChar w:fldCharType="end"/>
        </w:r>
        <w:r w:rsidRPr="00B274BB">
          <w:rPr>
            <w:rStyle w:val="Hyperlink"/>
            <w:noProof/>
          </w:rPr>
          <w:fldChar w:fldCharType="end"/>
        </w:r>
      </w:ins>
    </w:p>
    <w:p w14:paraId="60A47EE2" w14:textId="77777777" w:rsidR="003842F3" w:rsidRPr="007D0BE0" w:rsidRDefault="003842F3">
      <w:pPr>
        <w:pStyle w:val="TOC1"/>
        <w:tabs>
          <w:tab w:val="left" w:pos="480"/>
          <w:tab w:val="right" w:leader="dot" w:pos="8630"/>
        </w:tabs>
        <w:rPr>
          <w:ins w:id="355" w:author="Eric Boisvert" w:date="2016-03-28T16:06:00Z"/>
          <w:rFonts w:ascii="Calibri" w:eastAsia="MS Mincho" w:hAnsi="Calibri"/>
          <w:noProof/>
          <w:sz w:val="22"/>
          <w:szCs w:val="22"/>
          <w:lang w:val="en-CA" w:eastAsia="en-CA"/>
        </w:rPr>
      </w:pPr>
      <w:ins w:id="35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w:t>
        </w:r>
        <w:r w:rsidRPr="007D0BE0">
          <w:rPr>
            <w:rFonts w:ascii="Calibri" w:eastAsia="MS Mincho" w:hAnsi="Calibri"/>
            <w:noProof/>
            <w:sz w:val="22"/>
            <w:szCs w:val="22"/>
            <w:lang w:val="en-CA" w:eastAsia="en-CA"/>
          </w:rPr>
          <w:tab/>
        </w:r>
        <w:r w:rsidRPr="00B274BB">
          <w:rPr>
            <w:rStyle w:val="Hyperlink"/>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357" w:author="Boisvert, Eric" w:date="2016-04-01T07:54:00Z">
        <w:r w:rsidR="00E21DD0">
          <w:rPr>
            <w:noProof/>
            <w:webHidden/>
          </w:rPr>
          <w:t>202</w:t>
        </w:r>
      </w:ins>
      <w:ins w:id="358" w:author="Eric Boisvert" w:date="2016-03-28T16:06:00Z">
        <w:del w:id="359" w:author="Boisvert, Eric" w:date="2016-04-01T07:54:00Z">
          <w:r w:rsidDel="00E21DD0">
            <w:rPr>
              <w:noProof/>
              <w:webHidden/>
            </w:rPr>
            <w:delText>204</w:delText>
          </w:r>
        </w:del>
        <w:r>
          <w:rPr>
            <w:noProof/>
            <w:webHidden/>
          </w:rPr>
          <w:fldChar w:fldCharType="end"/>
        </w:r>
        <w:r w:rsidRPr="00B274BB">
          <w:rPr>
            <w:rStyle w:val="Hyperlink"/>
            <w:noProof/>
          </w:rPr>
          <w:fldChar w:fldCharType="end"/>
        </w:r>
      </w:ins>
    </w:p>
    <w:p w14:paraId="21A49E1F" w14:textId="77777777" w:rsidR="003842F3" w:rsidRPr="007D0BE0" w:rsidRDefault="003842F3">
      <w:pPr>
        <w:pStyle w:val="TOC2"/>
        <w:tabs>
          <w:tab w:val="left" w:pos="880"/>
          <w:tab w:val="right" w:leader="dot" w:pos="8630"/>
        </w:tabs>
        <w:rPr>
          <w:ins w:id="360" w:author="Eric Boisvert" w:date="2016-03-28T16:06:00Z"/>
          <w:rFonts w:ascii="Calibri" w:eastAsia="MS Mincho" w:hAnsi="Calibri"/>
          <w:noProof/>
          <w:sz w:val="22"/>
          <w:szCs w:val="22"/>
          <w:lang w:val="en-CA" w:eastAsia="en-CA"/>
        </w:rPr>
      </w:pPr>
      <w:ins w:id="36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"_Toc446944624"</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8.1</w:t>
        </w:r>
        <w:r w:rsidRPr="007D0BE0">
          <w:rPr>
            <w:rFonts w:ascii="Calibri" w:eastAsia="MS Mincho" w:hAnsi="Calibri"/>
            <w:noProof/>
            <w:sz w:val="22"/>
            <w:szCs w:val="22"/>
            <w:lang w:val="en-CA" w:eastAsia="en-CA"/>
          </w:rPr>
          <w:tab/>
        </w:r>
        <w:r w:rsidRPr="00B274BB">
          <w:rPr>
            <w:rStyle w:val="Hyperlink"/>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362" w:author="Boisvert, Eric" w:date="2016-04-01T07:54:00Z">
        <w:r w:rsidR="00E21DD0">
          <w:rPr>
            <w:noProof/>
            <w:webHidden/>
          </w:rPr>
          <w:t>202</w:t>
        </w:r>
      </w:ins>
      <w:ins w:id="363" w:author="Eric Boisvert" w:date="2016-03-28T16:06:00Z">
        <w:del w:id="364" w:author="Boisvert, Eric" w:date="2016-04-01T07:54:00Z">
          <w:r w:rsidDel="00E21DD0">
            <w:rPr>
              <w:noProof/>
              <w:webHidden/>
            </w:rPr>
            <w:delText>204</w:delText>
          </w:r>
        </w:del>
        <w:r>
          <w:rPr>
            <w:noProof/>
            <w:webHidden/>
          </w:rPr>
          <w:fldChar w:fldCharType="end"/>
        </w:r>
        <w:r w:rsidRPr="00B274BB">
          <w:rPr>
            <w:rStyle w:val="Hyperlink"/>
            <w:noProof/>
          </w:rPr>
          <w:fldChar w:fldCharType="end"/>
        </w:r>
      </w:ins>
    </w:p>
    <w:p w14:paraId="4352C2B5" w14:textId="77777777" w:rsidR="003842F3" w:rsidRPr="007D0BE0" w:rsidRDefault="003842F3">
      <w:pPr>
        <w:pStyle w:val="TOC2"/>
        <w:tabs>
          <w:tab w:val="left" w:pos="880"/>
          <w:tab w:val="right" w:leader="dot" w:pos="8630"/>
        </w:tabs>
        <w:rPr>
          <w:ins w:id="365" w:author="Eric Boisvert" w:date="2016-03-28T16:06:00Z"/>
          <w:rFonts w:ascii="Calibri" w:eastAsia="MS Mincho" w:hAnsi="Calibri"/>
          <w:noProof/>
          <w:sz w:val="22"/>
          <w:szCs w:val="22"/>
          <w:lang w:val="en-CA" w:eastAsia="en-CA"/>
        </w:rPr>
      </w:pPr>
      <w:ins w:id="36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8.2</w:t>
        </w:r>
        <w:r w:rsidRPr="007D0BE0">
          <w:rPr>
            <w:rFonts w:ascii="Calibri" w:eastAsia="MS Mincho" w:hAnsi="Calibri"/>
            <w:noProof/>
            <w:sz w:val="22"/>
            <w:szCs w:val="22"/>
            <w:lang w:val="en-CA" w:eastAsia="en-CA"/>
          </w:rPr>
          <w:tab/>
        </w:r>
        <w:r w:rsidRPr="00B274B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367" w:author="Boisvert, Eric" w:date="2016-04-01T07:54:00Z">
        <w:r w:rsidR="00E21DD0">
          <w:rPr>
            <w:noProof/>
            <w:webHidden/>
          </w:rPr>
          <w:t>203</w:t>
        </w:r>
      </w:ins>
      <w:ins w:id="368" w:author="Eric Boisvert" w:date="2016-03-28T16:06:00Z">
        <w:del w:id="369" w:author="Boisvert, Eric" w:date="2016-04-01T07:54:00Z">
          <w:r w:rsidDel="00E21DD0">
            <w:rPr>
              <w:noProof/>
              <w:webHidden/>
            </w:rPr>
            <w:delText>205</w:delText>
          </w:r>
        </w:del>
        <w:r>
          <w:rPr>
            <w:noProof/>
            <w:webHidden/>
          </w:rPr>
          <w:fldChar w:fldCharType="end"/>
        </w:r>
        <w:r w:rsidRPr="00B274BB">
          <w:rPr>
            <w:rStyle w:val="Hyperlink"/>
            <w:noProof/>
          </w:rPr>
          <w:fldChar w:fldCharType="end"/>
        </w:r>
      </w:ins>
    </w:p>
    <w:p w14:paraId="5904837A" w14:textId="77777777" w:rsidR="003842F3" w:rsidRPr="007D0BE0" w:rsidRDefault="003842F3">
      <w:pPr>
        <w:pStyle w:val="TOC3"/>
        <w:tabs>
          <w:tab w:val="left" w:pos="1320"/>
          <w:tab w:val="right" w:leader="dot" w:pos="8630"/>
        </w:tabs>
        <w:rPr>
          <w:ins w:id="370" w:author="Eric Boisvert" w:date="2016-03-28T16:06:00Z"/>
          <w:rFonts w:ascii="Calibri" w:eastAsia="MS Mincho" w:hAnsi="Calibri"/>
          <w:noProof/>
          <w:sz w:val="22"/>
          <w:szCs w:val="22"/>
          <w:lang w:val="en-CA" w:eastAsia="en-CA"/>
        </w:rPr>
      </w:pPr>
      <w:ins w:id="37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"_Toc446944626"</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8.2.1</w:t>
        </w:r>
        <w:r w:rsidRPr="007D0BE0">
          <w:rPr>
            <w:rFonts w:ascii="Calibri" w:eastAsia="MS Mincho" w:hAnsi="Calibri"/>
            <w:noProof/>
            <w:sz w:val="22"/>
            <w:szCs w:val="22"/>
            <w:lang w:val="en-CA" w:eastAsia="en-CA"/>
          </w:rPr>
          <w:tab/>
        </w:r>
        <w:r w:rsidRPr="00B274BB">
          <w:rPr>
            <w:rStyle w:val="Hyperlink"/>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372" w:author="Boisvert, Eric" w:date="2016-04-01T07:54:00Z">
        <w:r w:rsidR="00E21DD0">
          <w:rPr>
            <w:noProof/>
            <w:webHidden/>
          </w:rPr>
          <w:t>203</w:t>
        </w:r>
      </w:ins>
      <w:ins w:id="373" w:author="Eric Boisvert" w:date="2016-03-28T16:06:00Z">
        <w:del w:id="374" w:author="Boisvert, Eric" w:date="2016-04-01T07:54:00Z">
          <w:r w:rsidDel="00E21DD0">
            <w:rPr>
              <w:noProof/>
              <w:webHidden/>
            </w:rPr>
            <w:delText>205</w:delText>
          </w:r>
        </w:del>
        <w:r>
          <w:rPr>
            <w:noProof/>
            <w:webHidden/>
          </w:rPr>
          <w:fldChar w:fldCharType="end"/>
        </w:r>
        <w:r w:rsidRPr="00B274BB">
          <w:rPr>
            <w:rStyle w:val="Hyperlink"/>
            <w:noProof/>
          </w:rPr>
          <w:fldChar w:fldCharType="end"/>
        </w:r>
      </w:ins>
    </w:p>
    <w:p w14:paraId="1D34C47A" w14:textId="77777777" w:rsidR="003842F3" w:rsidRPr="007D0BE0" w:rsidRDefault="003842F3">
      <w:pPr>
        <w:pStyle w:val="TOC3"/>
        <w:tabs>
          <w:tab w:val="left" w:pos="1320"/>
          <w:tab w:val="right" w:leader="dot" w:pos="8630"/>
        </w:tabs>
        <w:rPr>
          <w:ins w:id="375" w:author="Eric Boisvert" w:date="2016-03-28T16:06:00Z"/>
          <w:rFonts w:ascii="Calibri" w:eastAsia="MS Mincho" w:hAnsi="Calibri"/>
          <w:noProof/>
          <w:sz w:val="22"/>
          <w:szCs w:val="22"/>
          <w:lang w:val="en-CA" w:eastAsia="en-CA"/>
        </w:rPr>
      </w:pPr>
      <w:ins w:id="37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8.2.2</w:t>
        </w:r>
        <w:r w:rsidRPr="007D0BE0">
          <w:rPr>
            <w:rFonts w:ascii="Calibri" w:eastAsia="MS Mincho" w:hAnsi="Calibri"/>
            <w:noProof/>
            <w:sz w:val="22"/>
            <w:szCs w:val="22"/>
            <w:lang w:val="en-CA" w:eastAsia="en-CA"/>
          </w:rPr>
          <w:tab/>
        </w:r>
        <w:r w:rsidRPr="00B274BB">
          <w:rPr>
            <w:rStyle w:val="Hyperlink"/>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377" w:author="Boisvert, Eric" w:date="2016-04-01T07:54:00Z">
        <w:r w:rsidR="00E21DD0">
          <w:rPr>
            <w:noProof/>
            <w:webHidden/>
          </w:rPr>
          <w:t>204</w:t>
        </w:r>
      </w:ins>
      <w:ins w:id="378" w:author="Eric Boisvert" w:date="2016-03-28T16:06:00Z">
        <w:del w:id="379" w:author="Boisvert, Eric" w:date="2016-04-01T07:54:00Z">
          <w:r w:rsidDel="00E21DD0">
            <w:rPr>
              <w:noProof/>
              <w:webHidden/>
            </w:rPr>
            <w:delText>206</w:delText>
          </w:r>
        </w:del>
        <w:r>
          <w:rPr>
            <w:noProof/>
            <w:webHidden/>
          </w:rPr>
          <w:fldChar w:fldCharType="end"/>
        </w:r>
        <w:r w:rsidRPr="00B274BB">
          <w:rPr>
            <w:rStyle w:val="Hyperlink"/>
            <w:noProof/>
          </w:rPr>
          <w:fldChar w:fldCharType="end"/>
        </w:r>
      </w:ins>
    </w:p>
    <w:p w14:paraId="0C62380B" w14:textId="77777777" w:rsidR="003842F3" w:rsidRPr="007D0BE0" w:rsidRDefault="003842F3">
      <w:pPr>
        <w:pStyle w:val="TOC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8.2.3</w:t>
        </w:r>
        <w:r w:rsidRPr="007D0BE0">
          <w:rPr>
            <w:rFonts w:ascii="Calibri" w:eastAsia="MS Mincho" w:hAnsi="Calibri"/>
            <w:noProof/>
            <w:sz w:val="22"/>
            <w:szCs w:val="22"/>
            <w:lang w:val="en-CA" w:eastAsia="en-CA"/>
          </w:rPr>
          <w:tab/>
        </w:r>
        <w:r w:rsidRPr="00B274BB">
          <w:rPr>
            <w:rStyle w:val="Hyperlink"/>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382" w:author="Boisvert, Eric" w:date="2016-04-01T07:54:00Z">
        <w:r w:rsidR="00E21DD0">
          <w:rPr>
            <w:noProof/>
            <w:webHidden/>
          </w:rPr>
          <w:t>206</w:t>
        </w:r>
      </w:ins>
      <w:ins w:id="383" w:author="Eric Boisvert" w:date="2016-03-28T16:06:00Z">
        <w:del w:id="384" w:author="Boisvert, Eric" w:date="2016-04-01T07:54:00Z">
          <w:r w:rsidDel="00E21DD0">
            <w:rPr>
              <w:noProof/>
              <w:webHidden/>
            </w:rPr>
            <w:delText>208</w:delText>
          </w:r>
        </w:del>
        <w:r>
          <w:rPr>
            <w:noProof/>
            <w:webHidden/>
          </w:rPr>
          <w:fldChar w:fldCharType="end"/>
        </w:r>
        <w:r w:rsidRPr="00B274BB">
          <w:rPr>
            <w:rStyle w:val="Hyperlink"/>
            <w:noProof/>
          </w:rPr>
          <w:fldChar w:fldCharType="end"/>
        </w:r>
      </w:ins>
    </w:p>
    <w:p w14:paraId="2F0CA88F" w14:textId="77777777" w:rsidR="003842F3" w:rsidRPr="007D0BE0" w:rsidRDefault="003842F3">
      <w:pPr>
        <w:pStyle w:val="TOC3"/>
        <w:tabs>
          <w:tab w:val="left" w:pos="1320"/>
          <w:tab w:val="right" w:leader="dot" w:pos="8630"/>
        </w:tabs>
        <w:rPr>
          <w:ins w:id="385" w:author="Eric Boisvert" w:date="2016-03-28T16:06:00Z"/>
          <w:rFonts w:ascii="Calibri" w:eastAsia="MS Mincho" w:hAnsi="Calibri"/>
          <w:noProof/>
          <w:sz w:val="22"/>
          <w:szCs w:val="22"/>
          <w:lang w:val="en-CA" w:eastAsia="en-CA"/>
        </w:rPr>
      </w:pPr>
      <w:ins w:id="38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"_Toc446944629"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8.2.4</w:t>
        </w:r>
        <w:r w:rsidRPr="007D0BE0">
          <w:rPr>
            <w:rFonts w:ascii="Calibri" w:eastAsia="MS Mincho" w:hAnsi="Calibri"/>
            <w:noProof/>
            <w:sz w:val="22"/>
            <w:szCs w:val="22"/>
            <w:lang w:val="en-CA" w:eastAsia="en-CA"/>
          </w:rPr>
          <w:tab/>
        </w:r>
        <w:r w:rsidRPr="00B274BB">
          <w:rPr>
            <w:rStyle w:val="Hyperlink"/>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387" w:author="Boisvert, Eric" w:date="2016-04-01T07:54:00Z">
        <w:r w:rsidR="00E21DD0">
          <w:rPr>
            <w:noProof/>
            <w:webHidden/>
          </w:rPr>
          <w:t>206</w:t>
        </w:r>
      </w:ins>
      <w:ins w:id="388" w:author="Eric Boisvert" w:date="2016-03-28T16:06:00Z">
        <w:del w:id="389" w:author="Boisvert, Eric" w:date="2016-04-01T07:54:00Z">
          <w:r w:rsidDel="00E21DD0">
            <w:rPr>
              <w:noProof/>
              <w:webHidden/>
            </w:rPr>
            <w:delText>208</w:delText>
          </w:r>
        </w:del>
        <w:r>
          <w:rPr>
            <w:noProof/>
            <w:webHidden/>
          </w:rPr>
          <w:fldChar w:fldCharType="end"/>
        </w:r>
        <w:r w:rsidRPr="00B274BB">
          <w:rPr>
            <w:rStyle w:val="Hyperlink"/>
            <w:noProof/>
          </w:rPr>
          <w:fldChar w:fldCharType="end"/>
        </w:r>
      </w:ins>
    </w:p>
    <w:p w14:paraId="13AB3006" w14:textId="77777777" w:rsidR="003842F3" w:rsidRPr="007D0BE0" w:rsidRDefault="003842F3">
      <w:pPr>
        <w:pStyle w:val="TOC3"/>
        <w:tabs>
          <w:tab w:val="left" w:pos="1320"/>
          <w:tab w:val="right" w:leader="dot" w:pos="8630"/>
        </w:tabs>
        <w:rPr>
          <w:ins w:id="390" w:author="Eric Boisvert" w:date="2016-03-28T16:06:00Z"/>
          <w:rFonts w:ascii="Calibri" w:eastAsia="MS Mincho" w:hAnsi="Calibri"/>
          <w:noProof/>
          <w:sz w:val="22"/>
          <w:szCs w:val="22"/>
          <w:lang w:val="en-CA" w:eastAsia="en-CA"/>
        </w:rPr>
      </w:pPr>
      <w:ins w:id="39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8.2.5</w:t>
        </w:r>
        <w:r w:rsidRPr="007D0BE0">
          <w:rPr>
            <w:rFonts w:ascii="Calibri" w:eastAsia="MS Mincho" w:hAnsi="Calibri"/>
            <w:noProof/>
            <w:sz w:val="22"/>
            <w:szCs w:val="22"/>
            <w:lang w:val="en-CA" w:eastAsia="en-CA"/>
          </w:rPr>
          <w:tab/>
        </w:r>
        <w:r w:rsidRPr="00B274BB">
          <w:rPr>
            <w:rStyle w:val="Hyperlink"/>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392" w:author="Boisvert, Eric" w:date="2016-04-01T07:54:00Z">
        <w:r w:rsidR="00E21DD0">
          <w:rPr>
            <w:noProof/>
            <w:webHidden/>
          </w:rPr>
          <w:t>207</w:t>
        </w:r>
      </w:ins>
      <w:ins w:id="393" w:author="Eric Boisvert" w:date="2016-03-28T16:06:00Z">
        <w:del w:id="394" w:author="Boisvert, Eric" w:date="2016-04-01T07:54:00Z">
          <w:r w:rsidDel="00E21DD0">
            <w:rPr>
              <w:noProof/>
              <w:webHidden/>
            </w:rPr>
            <w:delText>209</w:delText>
          </w:r>
        </w:del>
        <w:r>
          <w:rPr>
            <w:noProof/>
            <w:webHidden/>
          </w:rPr>
          <w:fldChar w:fldCharType="end"/>
        </w:r>
        <w:r w:rsidRPr="00B274BB">
          <w:rPr>
            <w:rStyle w:val="Hyperlink"/>
            <w:noProof/>
          </w:rPr>
          <w:fldChar w:fldCharType="end"/>
        </w:r>
      </w:ins>
    </w:p>
    <w:p w14:paraId="295E00E4" w14:textId="77777777" w:rsidR="003842F3" w:rsidRPr="007D0BE0" w:rsidRDefault="003842F3">
      <w:pPr>
        <w:pStyle w:val="TOC3"/>
        <w:tabs>
          <w:tab w:val="left" w:pos="1320"/>
          <w:tab w:val="right" w:leader="dot" w:pos="8630"/>
        </w:tabs>
        <w:rPr>
          <w:ins w:id="395" w:author="Eric Boisvert" w:date="2016-03-28T16:06:00Z"/>
          <w:rFonts w:ascii="Calibri" w:eastAsia="MS Mincho" w:hAnsi="Calibri"/>
          <w:noProof/>
          <w:sz w:val="22"/>
          <w:szCs w:val="22"/>
          <w:lang w:val="en-CA" w:eastAsia="en-CA"/>
        </w:rPr>
      </w:pPr>
      <w:ins w:id="39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bidi="x-none"/>
          </w:rPr>
          <w:t>8.2.6</w:t>
        </w:r>
        <w:r w:rsidRPr="007D0BE0">
          <w:rPr>
            <w:rFonts w:ascii="Calibri" w:eastAsia="MS Mincho" w:hAnsi="Calibri"/>
            <w:noProof/>
            <w:sz w:val="22"/>
            <w:szCs w:val="22"/>
            <w:lang w:val="en-CA" w:eastAsia="en-CA"/>
          </w:rPr>
          <w:tab/>
        </w:r>
        <w:r w:rsidRPr="00B274BB">
          <w:rPr>
            <w:rStyle w:val="Hyperlink"/>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397" w:author="Boisvert, Eric" w:date="2016-04-01T07:54:00Z">
        <w:r w:rsidR="00E21DD0">
          <w:rPr>
            <w:noProof/>
            <w:webHidden/>
          </w:rPr>
          <w:t>207</w:t>
        </w:r>
      </w:ins>
      <w:ins w:id="398" w:author="Eric Boisvert" w:date="2016-03-28T16:06:00Z">
        <w:del w:id="399" w:author="Boisvert, Eric" w:date="2016-04-01T07:54:00Z">
          <w:r w:rsidDel="00E21DD0">
            <w:rPr>
              <w:noProof/>
              <w:webHidden/>
            </w:rPr>
            <w:delText>209</w:delText>
          </w:r>
        </w:del>
        <w:r>
          <w:rPr>
            <w:noProof/>
            <w:webHidden/>
          </w:rPr>
          <w:fldChar w:fldCharType="end"/>
        </w:r>
        <w:r w:rsidRPr="00B274BB">
          <w:rPr>
            <w:rStyle w:val="Hyperlink"/>
            <w:noProof/>
          </w:rPr>
          <w:fldChar w:fldCharType="end"/>
        </w:r>
      </w:ins>
    </w:p>
    <w:p w14:paraId="1654F2D6" w14:textId="77777777" w:rsidR="003842F3" w:rsidRPr="007D0BE0" w:rsidRDefault="003842F3">
      <w:pPr>
        <w:pStyle w:val="TOC3"/>
        <w:tabs>
          <w:tab w:val="left" w:pos="1320"/>
          <w:tab w:val="right" w:leader="dot" w:pos="8630"/>
        </w:tabs>
        <w:rPr>
          <w:ins w:id="400" w:author="Eric Boisvert" w:date="2016-03-28T16:06:00Z"/>
          <w:rFonts w:ascii="Calibri" w:eastAsia="MS Mincho" w:hAnsi="Calibri"/>
          <w:noProof/>
          <w:sz w:val="22"/>
          <w:szCs w:val="22"/>
          <w:lang w:val="en-CA" w:eastAsia="en-CA"/>
        </w:rPr>
      </w:pPr>
      <w:ins w:id="40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"_Toc446944632"</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8.2.7</w:t>
        </w:r>
        <w:r w:rsidRPr="007D0BE0">
          <w:rPr>
            <w:rFonts w:ascii="Calibri" w:eastAsia="MS Mincho" w:hAnsi="Calibri"/>
            <w:noProof/>
            <w:sz w:val="22"/>
            <w:szCs w:val="22"/>
            <w:lang w:val="en-CA" w:eastAsia="en-CA"/>
          </w:rPr>
          <w:tab/>
        </w:r>
        <w:r w:rsidRPr="00B274BB">
          <w:rPr>
            <w:rStyle w:val="Hyperlink"/>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402" w:author="Boisvert, Eric" w:date="2016-04-01T07:54:00Z">
        <w:r w:rsidR="00E21DD0">
          <w:rPr>
            <w:noProof/>
            <w:webHidden/>
          </w:rPr>
          <w:t>208</w:t>
        </w:r>
      </w:ins>
      <w:ins w:id="403" w:author="Eric Boisvert" w:date="2016-03-28T16:06:00Z">
        <w:del w:id="404" w:author="Boisvert, Eric" w:date="2016-04-01T07:54:00Z">
          <w:r w:rsidDel="00E21DD0">
            <w:rPr>
              <w:noProof/>
              <w:webHidden/>
            </w:rPr>
            <w:delText>210</w:delText>
          </w:r>
        </w:del>
        <w:r>
          <w:rPr>
            <w:noProof/>
            <w:webHidden/>
          </w:rPr>
          <w:fldChar w:fldCharType="end"/>
        </w:r>
        <w:r w:rsidRPr="00B274BB">
          <w:rPr>
            <w:rStyle w:val="Hyperlink"/>
            <w:noProof/>
          </w:rPr>
          <w:fldChar w:fldCharType="end"/>
        </w:r>
      </w:ins>
    </w:p>
    <w:p w14:paraId="53F4C492" w14:textId="77777777" w:rsidR="003842F3" w:rsidRPr="007D0BE0" w:rsidRDefault="003842F3">
      <w:pPr>
        <w:pStyle w:val="TOC2"/>
        <w:tabs>
          <w:tab w:val="left" w:pos="880"/>
          <w:tab w:val="right" w:leader="dot" w:pos="8630"/>
        </w:tabs>
        <w:rPr>
          <w:ins w:id="405" w:author="Eric Boisvert" w:date="2016-03-28T16:06:00Z"/>
          <w:rFonts w:ascii="Calibri" w:eastAsia="MS Mincho" w:hAnsi="Calibri"/>
          <w:noProof/>
          <w:sz w:val="22"/>
          <w:szCs w:val="22"/>
          <w:lang w:val="en-CA" w:eastAsia="en-CA"/>
        </w:rPr>
      </w:pPr>
      <w:ins w:id="40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"_Toc446944633"</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8.3</w:t>
        </w:r>
        <w:r w:rsidRPr="007D0BE0">
          <w:rPr>
            <w:rFonts w:ascii="Calibri" w:eastAsia="MS Mincho" w:hAnsi="Calibri"/>
            <w:noProof/>
            <w:sz w:val="22"/>
            <w:szCs w:val="22"/>
            <w:lang w:val="en-CA" w:eastAsia="en-CA"/>
          </w:rPr>
          <w:tab/>
        </w:r>
        <w:r w:rsidRPr="00B274B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407" w:author="Boisvert, Eric" w:date="2016-04-01T07:54:00Z">
        <w:r w:rsidR="00E21DD0">
          <w:rPr>
            <w:noProof/>
            <w:webHidden/>
          </w:rPr>
          <w:t>208</w:t>
        </w:r>
      </w:ins>
      <w:ins w:id="408" w:author="Eric Boisvert" w:date="2016-03-28T16:06:00Z">
        <w:del w:id="409" w:author="Boisvert, Eric" w:date="2016-04-01T07:54:00Z">
          <w:r w:rsidDel="00E21DD0">
            <w:rPr>
              <w:noProof/>
              <w:webHidden/>
            </w:rPr>
            <w:delText>210</w:delText>
          </w:r>
        </w:del>
        <w:r>
          <w:rPr>
            <w:noProof/>
            <w:webHidden/>
          </w:rPr>
          <w:fldChar w:fldCharType="end"/>
        </w:r>
        <w:r w:rsidRPr="00B274BB">
          <w:rPr>
            <w:rStyle w:val="Hyperlink"/>
            <w:noProof/>
          </w:rPr>
          <w:fldChar w:fldCharType="end"/>
        </w:r>
      </w:ins>
    </w:p>
    <w:p w14:paraId="70260428" w14:textId="77777777" w:rsidR="003842F3" w:rsidRPr="007D0BE0" w:rsidRDefault="003842F3">
      <w:pPr>
        <w:pStyle w:val="TOC2"/>
        <w:tabs>
          <w:tab w:val="left" w:pos="880"/>
          <w:tab w:val="right" w:leader="dot" w:pos="8630"/>
        </w:tabs>
        <w:rPr>
          <w:ins w:id="410" w:author="Eric Boisvert" w:date="2016-03-28T16:06:00Z"/>
          <w:rFonts w:ascii="Calibri" w:eastAsia="MS Mincho" w:hAnsi="Calibri"/>
          <w:noProof/>
          <w:sz w:val="22"/>
          <w:szCs w:val="22"/>
          <w:lang w:val="en-CA" w:eastAsia="en-CA"/>
        </w:rPr>
      </w:pPr>
      <w:ins w:id="41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"_Toc446944634"</w:instrText>
        </w:r>
        <w:r w:rsidRPr="00B274BB">
          <w:rPr>
            <w:rStyle w:val="Hyperlink"/>
            <w:noProof/>
          </w:rPr>
          <w:instrText xml:space="preserve"> </w:instrText>
        </w:r>
        <w:r w:rsidRPr="00B274BB">
          <w:rPr>
            <w:rStyle w:val="Hyperlink"/>
            <w:noProof/>
          </w:rPr>
          <w:fldChar w:fldCharType="separate"/>
        </w:r>
        <w:r w:rsidRPr="00B274BB">
          <w:rPr>
            <w:rStyle w:val="Hyperlink"/>
            <w:noProof/>
          </w:rPr>
          <w:t>8.4</w:t>
        </w:r>
        <w:r w:rsidRPr="007D0BE0">
          <w:rPr>
            <w:rFonts w:ascii="Calibri" w:eastAsia="MS Mincho" w:hAnsi="Calibri"/>
            <w:noProof/>
            <w:sz w:val="22"/>
            <w:szCs w:val="22"/>
            <w:lang w:val="en-CA" w:eastAsia="en-CA"/>
          </w:rPr>
          <w:tab/>
        </w:r>
        <w:r w:rsidRPr="00B274BB">
          <w:rPr>
            <w:rStyle w:val="Hyperlink"/>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412" w:author="Boisvert, Eric" w:date="2016-04-01T07:54:00Z">
        <w:r w:rsidR="00E21DD0">
          <w:rPr>
            <w:noProof/>
            <w:webHidden/>
          </w:rPr>
          <w:t>210</w:t>
        </w:r>
      </w:ins>
      <w:ins w:id="413" w:author="Eric Boisvert" w:date="2016-03-28T16:06:00Z">
        <w:del w:id="414" w:author="Boisvert, Eric" w:date="2016-04-01T07:54:00Z">
          <w:r w:rsidDel="00E21DD0">
            <w:rPr>
              <w:noProof/>
              <w:webHidden/>
            </w:rPr>
            <w:delText>212</w:delText>
          </w:r>
        </w:del>
        <w:r>
          <w:rPr>
            <w:noProof/>
            <w:webHidden/>
          </w:rPr>
          <w:fldChar w:fldCharType="end"/>
        </w:r>
        <w:r w:rsidRPr="00B274BB">
          <w:rPr>
            <w:rStyle w:val="Hyperlink"/>
            <w:noProof/>
          </w:rPr>
          <w:fldChar w:fldCharType="end"/>
        </w:r>
      </w:ins>
    </w:p>
    <w:p w14:paraId="7D7A5AAE" w14:textId="77777777" w:rsidR="003842F3" w:rsidRPr="007D0BE0" w:rsidRDefault="003842F3">
      <w:pPr>
        <w:pStyle w:val="TOC2"/>
        <w:tabs>
          <w:tab w:val="left" w:pos="880"/>
          <w:tab w:val="right" w:leader="dot" w:pos="8630"/>
        </w:tabs>
        <w:rPr>
          <w:ins w:id="415" w:author="Eric Boisvert" w:date="2016-03-28T16:06:00Z"/>
          <w:rFonts w:ascii="Calibri" w:eastAsia="MS Mincho" w:hAnsi="Calibri"/>
          <w:noProof/>
          <w:sz w:val="22"/>
          <w:szCs w:val="22"/>
          <w:lang w:val="en-CA" w:eastAsia="en-CA"/>
        </w:rPr>
      </w:pPr>
      <w:ins w:id="41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"_Toc446944635"</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8.5</w:t>
        </w:r>
        <w:r w:rsidRPr="007D0BE0">
          <w:rPr>
            <w:rFonts w:ascii="Calibri" w:eastAsia="MS Mincho" w:hAnsi="Calibri"/>
            <w:noProof/>
            <w:sz w:val="22"/>
            <w:szCs w:val="22"/>
            <w:lang w:val="en-CA" w:eastAsia="en-CA"/>
          </w:rPr>
          <w:tab/>
        </w:r>
        <w:r w:rsidRPr="00B274B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417" w:author="Boisvert, Eric" w:date="2016-04-01T07:54:00Z">
        <w:r w:rsidR="00E21DD0">
          <w:rPr>
            <w:noProof/>
            <w:webHidden/>
          </w:rPr>
          <w:t>211</w:t>
        </w:r>
      </w:ins>
      <w:ins w:id="418" w:author="Eric Boisvert" w:date="2016-03-28T16:06:00Z">
        <w:del w:id="419" w:author="Boisvert, Eric" w:date="2016-04-01T07:54:00Z">
          <w:r w:rsidDel="00E21DD0">
            <w:rPr>
              <w:noProof/>
              <w:webHidden/>
            </w:rPr>
            <w:delText>213</w:delText>
          </w:r>
        </w:del>
        <w:r>
          <w:rPr>
            <w:noProof/>
            <w:webHidden/>
          </w:rPr>
          <w:fldChar w:fldCharType="end"/>
        </w:r>
        <w:r w:rsidRPr="00B274BB">
          <w:rPr>
            <w:rStyle w:val="Hyperlink"/>
            <w:noProof/>
          </w:rPr>
          <w:fldChar w:fldCharType="end"/>
        </w:r>
      </w:ins>
    </w:p>
    <w:p w14:paraId="59F5B1A2" w14:textId="77777777" w:rsidR="003842F3" w:rsidRPr="007D0BE0" w:rsidRDefault="003842F3">
      <w:pPr>
        <w:pStyle w:val="TOC3"/>
        <w:tabs>
          <w:tab w:val="left" w:pos="1320"/>
          <w:tab w:val="right" w:leader="dot" w:pos="8630"/>
        </w:tabs>
        <w:rPr>
          <w:ins w:id="420" w:author="Eric Boisvert" w:date="2016-03-28T16:06:00Z"/>
          <w:rFonts w:ascii="Calibri" w:eastAsia="MS Mincho" w:hAnsi="Calibri"/>
          <w:noProof/>
          <w:sz w:val="22"/>
          <w:szCs w:val="22"/>
          <w:lang w:val="en-CA" w:eastAsia="en-CA"/>
        </w:rPr>
      </w:pPr>
      <w:ins w:id="42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"_Toc446944636"</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8.5.1</w:t>
        </w:r>
        <w:r w:rsidRPr="007D0BE0">
          <w:rPr>
            <w:rFonts w:ascii="Calibri" w:eastAsia="MS Mincho" w:hAnsi="Calibri"/>
            <w:noProof/>
            <w:sz w:val="22"/>
            <w:szCs w:val="22"/>
            <w:lang w:val="en-CA" w:eastAsia="en-CA"/>
          </w:rPr>
          <w:tab/>
        </w:r>
        <w:r w:rsidRPr="00B274BB">
          <w:rPr>
            <w:rStyle w:val="Hyperlink"/>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422" w:author="Boisvert, Eric" w:date="2016-04-01T07:54:00Z">
        <w:r w:rsidR="00E21DD0">
          <w:rPr>
            <w:noProof/>
            <w:webHidden/>
          </w:rPr>
          <w:t>212</w:t>
        </w:r>
      </w:ins>
      <w:ins w:id="423" w:author="Eric Boisvert" w:date="2016-03-28T16:06:00Z">
        <w:del w:id="424" w:author="Boisvert, Eric" w:date="2016-04-01T07:54:00Z">
          <w:r w:rsidDel="00E21DD0">
            <w:rPr>
              <w:noProof/>
              <w:webHidden/>
            </w:rPr>
            <w:delText>214</w:delText>
          </w:r>
        </w:del>
        <w:r>
          <w:rPr>
            <w:noProof/>
            <w:webHidden/>
          </w:rPr>
          <w:fldChar w:fldCharType="end"/>
        </w:r>
        <w:r w:rsidRPr="00B274BB">
          <w:rPr>
            <w:rStyle w:val="Hyperlink"/>
            <w:noProof/>
          </w:rPr>
          <w:fldChar w:fldCharType="end"/>
        </w:r>
      </w:ins>
    </w:p>
    <w:p w14:paraId="41AC6766" w14:textId="77777777" w:rsidR="003842F3" w:rsidRPr="007D0BE0" w:rsidRDefault="003842F3">
      <w:pPr>
        <w:pStyle w:val="TOC2"/>
        <w:tabs>
          <w:tab w:val="left" w:pos="880"/>
          <w:tab w:val="right" w:leader="dot" w:pos="8630"/>
        </w:tabs>
        <w:rPr>
          <w:ins w:id="425" w:author="Eric Boisvert" w:date="2016-03-28T16:06:00Z"/>
          <w:rFonts w:ascii="Calibri" w:eastAsia="MS Mincho" w:hAnsi="Calibri"/>
          <w:noProof/>
          <w:sz w:val="22"/>
          <w:szCs w:val="22"/>
          <w:lang w:val="en-CA" w:eastAsia="en-CA"/>
        </w:rPr>
      </w:pPr>
      <w:ins w:id="42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8.6</w:t>
        </w:r>
        <w:r w:rsidRPr="007D0BE0">
          <w:rPr>
            <w:rFonts w:ascii="Calibri" w:eastAsia="MS Mincho" w:hAnsi="Calibri"/>
            <w:noProof/>
            <w:sz w:val="22"/>
            <w:szCs w:val="22"/>
            <w:lang w:val="en-CA" w:eastAsia="en-CA"/>
          </w:rPr>
          <w:tab/>
        </w:r>
        <w:r w:rsidRPr="00B274B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427" w:author="Boisvert, Eric" w:date="2016-04-01T07:54:00Z">
        <w:r w:rsidR="00E21DD0">
          <w:rPr>
            <w:noProof/>
            <w:webHidden/>
          </w:rPr>
          <w:t>212</w:t>
        </w:r>
      </w:ins>
      <w:ins w:id="428" w:author="Eric Boisvert" w:date="2016-03-28T16:06:00Z">
        <w:del w:id="429" w:author="Boisvert, Eric" w:date="2016-04-01T07:54:00Z">
          <w:r w:rsidDel="00E21DD0">
            <w:rPr>
              <w:noProof/>
              <w:webHidden/>
            </w:rPr>
            <w:delText>214</w:delText>
          </w:r>
        </w:del>
        <w:r>
          <w:rPr>
            <w:noProof/>
            <w:webHidden/>
          </w:rPr>
          <w:fldChar w:fldCharType="end"/>
        </w:r>
        <w:r w:rsidRPr="00B274BB">
          <w:rPr>
            <w:rStyle w:val="Hyperlink"/>
            <w:noProof/>
          </w:rPr>
          <w:fldChar w:fldCharType="end"/>
        </w:r>
      </w:ins>
    </w:p>
    <w:p w14:paraId="0E077BD7" w14:textId="77777777" w:rsidR="003842F3" w:rsidRPr="007D0BE0" w:rsidRDefault="003842F3">
      <w:pPr>
        <w:pStyle w:val="TOC2"/>
        <w:tabs>
          <w:tab w:val="left" w:pos="880"/>
          <w:tab w:val="right" w:leader="dot" w:pos="8630"/>
        </w:tabs>
        <w:rPr>
          <w:ins w:id="430" w:author="Eric Boisvert" w:date="2016-03-28T16:06:00Z"/>
          <w:rFonts w:ascii="Calibri" w:eastAsia="MS Mincho" w:hAnsi="Calibri"/>
          <w:noProof/>
          <w:sz w:val="22"/>
          <w:szCs w:val="22"/>
          <w:lang w:val="en-CA" w:eastAsia="en-CA"/>
        </w:rPr>
      </w:pPr>
      <w:ins w:id="431" w:author="Eric Boisvert" w:date="2016-03-28T16:06:00Z">
        <w:r w:rsidRPr="00B274BB">
          <w:rPr>
            <w:rStyle w:val="Hyperlink"/>
            <w:noProof/>
          </w:rPr>
          <w:lastRenderedPageBreak/>
          <w:fldChar w:fldCharType="begin"/>
        </w:r>
        <w:r w:rsidRPr="00B274BB">
          <w:rPr>
            <w:rStyle w:val="Hyperlink"/>
            <w:noProof/>
          </w:rPr>
          <w:instrText xml:space="preserve"> </w:instrText>
        </w:r>
        <w:r>
          <w:rPr>
            <w:noProof/>
          </w:rPr>
          <w:instrText>HYPERLINK \l "_Toc446944638"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8.7</w:t>
        </w:r>
        <w:r w:rsidRPr="007D0BE0">
          <w:rPr>
            <w:rFonts w:ascii="Calibri" w:eastAsia="MS Mincho" w:hAnsi="Calibri"/>
            <w:noProof/>
            <w:sz w:val="22"/>
            <w:szCs w:val="22"/>
            <w:lang w:val="en-CA" w:eastAsia="en-CA"/>
          </w:rPr>
          <w:tab/>
        </w:r>
        <w:r w:rsidRPr="00B274B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432" w:author="Boisvert, Eric" w:date="2016-04-01T07:54:00Z">
        <w:r w:rsidR="00E21DD0">
          <w:rPr>
            <w:noProof/>
            <w:webHidden/>
          </w:rPr>
          <w:t>213</w:t>
        </w:r>
      </w:ins>
      <w:ins w:id="433" w:author="Eric Boisvert" w:date="2016-03-28T16:06:00Z">
        <w:del w:id="434" w:author="Boisvert, Eric" w:date="2016-04-01T07:54:00Z">
          <w:r w:rsidDel="00E21DD0">
            <w:rPr>
              <w:noProof/>
              <w:webHidden/>
            </w:rPr>
            <w:delText>215</w:delText>
          </w:r>
        </w:del>
        <w:r>
          <w:rPr>
            <w:noProof/>
            <w:webHidden/>
          </w:rPr>
          <w:fldChar w:fldCharType="end"/>
        </w:r>
        <w:r w:rsidRPr="00B274BB">
          <w:rPr>
            <w:rStyle w:val="Hyperlink"/>
            <w:noProof/>
          </w:rPr>
          <w:fldChar w:fldCharType="end"/>
        </w:r>
      </w:ins>
    </w:p>
    <w:p w14:paraId="50269B08" w14:textId="77777777" w:rsidR="003842F3" w:rsidRPr="007D0BE0" w:rsidRDefault="003842F3">
      <w:pPr>
        <w:pStyle w:val="TOC2"/>
        <w:tabs>
          <w:tab w:val="left" w:pos="880"/>
          <w:tab w:val="right" w:leader="dot" w:pos="8630"/>
        </w:tabs>
        <w:rPr>
          <w:ins w:id="435" w:author="Eric Boisvert" w:date="2016-03-28T16:06:00Z"/>
          <w:rFonts w:ascii="Calibri" w:eastAsia="MS Mincho" w:hAnsi="Calibri"/>
          <w:noProof/>
          <w:sz w:val="22"/>
          <w:szCs w:val="22"/>
          <w:lang w:val="en-CA" w:eastAsia="en-CA"/>
        </w:rPr>
      </w:pPr>
      <w:ins w:id="43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"_Toc446944639"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8.8</w:t>
        </w:r>
        <w:r w:rsidRPr="007D0BE0">
          <w:rPr>
            <w:rFonts w:ascii="Calibri" w:eastAsia="MS Mincho" w:hAnsi="Calibri"/>
            <w:noProof/>
            <w:sz w:val="22"/>
            <w:szCs w:val="22"/>
            <w:lang w:val="en-CA" w:eastAsia="en-CA"/>
          </w:rPr>
          <w:tab/>
        </w:r>
        <w:r w:rsidRPr="00B274B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437" w:author="Boisvert, Eric" w:date="2016-04-01T07:54:00Z">
        <w:r w:rsidR="00E21DD0">
          <w:rPr>
            <w:noProof/>
            <w:webHidden/>
          </w:rPr>
          <w:t>213</w:t>
        </w:r>
      </w:ins>
      <w:ins w:id="438" w:author="Eric Boisvert" w:date="2016-03-28T16:06:00Z">
        <w:del w:id="439" w:author="Boisvert, Eric" w:date="2016-04-01T07:54:00Z">
          <w:r w:rsidDel="00E21DD0">
            <w:rPr>
              <w:noProof/>
              <w:webHidden/>
            </w:rPr>
            <w:delText>215</w:delText>
          </w:r>
        </w:del>
        <w:r>
          <w:rPr>
            <w:noProof/>
            <w:webHidden/>
          </w:rPr>
          <w:fldChar w:fldCharType="end"/>
        </w:r>
        <w:r w:rsidRPr="00B274BB">
          <w:rPr>
            <w:rStyle w:val="Hyperlink"/>
            <w:noProof/>
          </w:rPr>
          <w:fldChar w:fldCharType="end"/>
        </w:r>
      </w:ins>
    </w:p>
    <w:p w14:paraId="74165706" w14:textId="77777777" w:rsidR="003842F3" w:rsidRPr="007D0BE0" w:rsidRDefault="003842F3">
      <w:pPr>
        <w:pStyle w:val="TOC2"/>
        <w:tabs>
          <w:tab w:val="left" w:pos="880"/>
          <w:tab w:val="right" w:leader="dot" w:pos="8630"/>
        </w:tabs>
        <w:rPr>
          <w:ins w:id="440" w:author="Eric Boisvert" w:date="2016-03-28T16:06:00Z"/>
          <w:rFonts w:ascii="Calibri" w:eastAsia="MS Mincho" w:hAnsi="Calibri"/>
          <w:noProof/>
          <w:sz w:val="22"/>
          <w:szCs w:val="22"/>
          <w:lang w:val="en-CA" w:eastAsia="en-CA"/>
        </w:rPr>
      </w:pPr>
      <w:ins w:id="44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"_Toc446944640"</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8.9</w:t>
        </w:r>
        <w:r w:rsidRPr="007D0BE0">
          <w:rPr>
            <w:rFonts w:ascii="Calibri" w:eastAsia="MS Mincho" w:hAnsi="Calibri"/>
            <w:noProof/>
            <w:sz w:val="22"/>
            <w:szCs w:val="22"/>
            <w:lang w:val="en-CA" w:eastAsia="en-CA"/>
          </w:rPr>
          <w:tab/>
        </w:r>
        <w:r w:rsidRPr="00B274B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442" w:author="Boisvert, Eric" w:date="2016-04-01T07:54:00Z">
        <w:r w:rsidR="00E21DD0">
          <w:rPr>
            <w:noProof/>
            <w:webHidden/>
          </w:rPr>
          <w:t>214</w:t>
        </w:r>
      </w:ins>
      <w:ins w:id="443" w:author="Eric Boisvert" w:date="2016-03-28T16:06:00Z">
        <w:del w:id="444" w:author="Boisvert, Eric" w:date="2016-04-01T07:54:00Z">
          <w:r w:rsidDel="00E21DD0">
            <w:rPr>
              <w:noProof/>
              <w:webHidden/>
            </w:rPr>
            <w:delText>216</w:delText>
          </w:r>
        </w:del>
        <w:r>
          <w:rPr>
            <w:noProof/>
            <w:webHidden/>
          </w:rPr>
          <w:fldChar w:fldCharType="end"/>
        </w:r>
        <w:r w:rsidRPr="00B274BB">
          <w:rPr>
            <w:rStyle w:val="Hyperlink"/>
            <w:noProof/>
          </w:rPr>
          <w:fldChar w:fldCharType="end"/>
        </w:r>
      </w:ins>
    </w:p>
    <w:p w14:paraId="18156835" w14:textId="77777777" w:rsidR="003842F3" w:rsidRPr="007D0BE0" w:rsidRDefault="003842F3">
      <w:pPr>
        <w:pStyle w:val="TOC1"/>
        <w:tabs>
          <w:tab w:val="left" w:pos="480"/>
          <w:tab w:val="right" w:leader="dot" w:pos="8630"/>
        </w:tabs>
        <w:rPr>
          <w:ins w:id="445" w:author="Eric Boisvert" w:date="2016-03-28T16:06:00Z"/>
          <w:rFonts w:ascii="Calibri" w:eastAsia="MS Mincho" w:hAnsi="Calibri"/>
          <w:noProof/>
          <w:sz w:val="22"/>
          <w:szCs w:val="22"/>
          <w:lang w:val="en-CA" w:eastAsia="en-CA"/>
        </w:rPr>
      </w:pPr>
      <w:ins w:id="44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"_Toc446944641"</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9.</w:t>
        </w:r>
        <w:r w:rsidRPr="007D0BE0">
          <w:rPr>
            <w:rFonts w:ascii="Calibri" w:eastAsia="MS Mincho" w:hAnsi="Calibri"/>
            <w:noProof/>
            <w:sz w:val="22"/>
            <w:szCs w:val="22"/>
            <w:lang w:val="en-CA" w:eastAsia="en-CA"/>
          </w:rPr>
          <w:tab/>
        </w:r>
        <w:r w:rsidRPr="00B274BB">
          <w:rPr>
            <w:rStyle w:val="Hyperlink"/>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447" w:author="Boisvert, Eric" w:date="2016-04-01T07:54:00Z">
        <w:r w:rsidR="00E21DD0">
          <w:rPr>
            <w:b/>
            <w:bCs/>
            <w:noProof/>
            <w:webHidden/>
            <w:lang w:val="fr-FR"/>
          </w:rPr>
          <w:t>Erreur ! Signet non défini.</w:t>
        </w:r>
      </w:ins>
      <w:ins w:id="448" w:author="Eric Boisvert" w:date="2016-03-28T16:06:00Z">
        <w:del w:id="449" w:author="Boisvert, Eric" w:date="2016-04-01T07:54:00Z">
          <w:r w:rsidDel="00E21DD0">
            <w:rPr>
              <w:noProof/>
              <w:webHidden/>
            </w:rPr>
            <w:delText>217</w:delText>
          </w:r>
        </w:del>
        <w:r>
          <w:rPr>
            <w:noProof/>
            <w:webHidden/>
          </w:rPr>
          <w:fldChar w:fldCharType="end"/>
        </w:r>
        <w:r w:rsidRPr="00B274BB">
          <w:rPr>
            <w:rStyle w:val="Hyperlink"/>
            <w:noProof/>
          </w:rPr>
          <w:fldChar w:fldCharType="end"/>
        </w:r>
      </w:ins>
    </w:p>
    <w:p w14:paraId="084B89CE" w14:textId="77777777" w:rsidR="003842F3" w:rsidRPr="007D0BE0" w:rsidRDefault="003842F3">
      <w:pPr>
        <w:pStyle w:val="TOC2"/>
        <w:tabs>
          <w:tab w:val="left" w:pos="880"/>
          <w:tab w:val="right" w:leader="dot" w:pos="8630"/>
        </w:tabs>
        <w:rPr>
          <w:ins w:id="450" w:author="Eric Boisvert" w:date="2016-03-28T16:06:00Z"/>
          <w:rFonts w:ascii="Calibri" w:eastAsia="MS Mincho" w:hAnsi="Calibri"/>
          <w:noProof/>
          <w:sz w:val="22"/>
          <w:szCs w:val="22"/>
          <w:lang w:val="en-CA" w:eastAsia="en-CA"/>
        </w:rPr>
      </w:pPr>
      <w:ins w:id="45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"_Toc446944642"</w:instrText>
        </w:r>
        <w:r w:rsidRPr="00B274BB">
          <w:rPr>
            <w:rStyle w:val="Hyperlink"/>
            <w:noProof/>
          </w:rPr>
          <w:instrText xml:space="preserve"> </w:instrText>
        </w:r>
        <w:r w:rsidRPr="00B274BB">
          <w:rPr>
            <w:rStyle w:val="Hyperlink"/>
            <w:noProof/>
          </w:rPr>
          <w:fldChar w:fldCharType="separate"/>
        </w:r>
        <w:r w:rsidRPr="00B274BB">
          <w:rPr>
            <w:rStyle w:val="Hyperlink"/>
            <w:noProof/>
          </w:rPr>
          <w:t>9.1</w:t>
        </w:r>
        <w:r w:rsidRPr="007D0BE0">
          <w:rPr>
            <w:rFonts w:ascii="Calibri" w:eastAsia="MS Mincho" w:hAnsi="Calibri"/>
            <w:noProof/>
            <w:sz w:val="22"/>
            <w:szCs w:val="22"/>
            <w:lang w:val="en-CA" w:eastAsia="en-CA"/>
          </w:rPr>
          <w:tab/>
        </w:r>
        <w:r w:rsidRPr="00B274BB">
          <w:rPr>
            <w:rStyle w:val="Hyperlink"/>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452" w:author="Boisvert, Eric" w:date="2016-04-01T07:54:00Z">
        <w:r w:rsidR="00E21DD0">
          <w:rPr>
            <w:b/>
            <w:bCs/>
            <w:noProof/>
            <w:webHidden/>
            <w:lang w:val="fr-FR"/>
          </w:rPr>
          <w:t>Erreur ! Signet non défini.</w:t>
        </w:r>
      </w:ins>
      <w:ins w:id="453" w:author="Eric Boisvert" w:date="2016-03-28T16:06:00Z">
        <w:del w:id="454" w:author="Boisvert, Eric" w:date="2016-04-01T07:54:00Z">
          <w:r w:rsidDel="00E21DD0">
            <w:rPr>
              <w:noProof/>
              <w:webHidden/>
            </w:rPr>
            <w:delText>217</w:delText>
          </w:r>
        </w:del>
        <w:r>
          <w:rPr>
            <w:noProof/>
            <w:webHidden/>
          </w:rPr>
          <w:fldChar w:fldCharType="end"/>
        </w:r>
        <w:r w:rsidRPr="00B274BB">
          <w:rPr>
            <w:rStyle w:val="Hyperlink"/>
            <w:noProof/>
          </w:rPr>
          <w:fldChar w:fldCharType="end"/>
        </w:r>
      </w:ins>
    </w:p>
    <w:p w14:paraId="54F2616D" w14:textId="77777777" w:rsidR="003842F3" w:rsidRPr="007D0BE0" w:rsidRDefault="003842F3">
      <w:pPr>
        <w:pStyle w:val="TOC3"/>
        <w:tabs>
          <w:tab w:val="left" w:pos="1320"/>
          <w:tab w:val="right" w:leader="dot" w:pos="8630"/>
        </w:tabs>
        <w:rPr>
          <w:ins w:id="455" w:author="Eric Boisvert" w:date="2016-03-28T16:06:00Z"/>
          <w:rFonts w:ascii="Calibri" w:eastAsia="MS Mincho" w:hAnsi="Calibri"/>
          <w:noProof/>
          <w:sz w:val="22"/>
          <w:szCs w:val="22"/>
          <w:lang w:val="en-CA" w:eastAsia="en-CA"/>
        </w:rPr>
      </w:pPr>
      <w:ins w:id="45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"_Toc446944643"</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9.1.1</w:t>
        </w:r>
        <w:r w:rsidRPr="007D0BE0">
          <w:rPr>
            <w:rFonts w:ascii="Calibri" w:eastAsia="MS Mincho" w:hAnsi="Calibri"/>
            <w:noProof/>
            <w:sz w:val="22"/>
            <w:szCs w:val="22"/>
            <w:lang w:val="en-CA" w:eastAsia="en-CA"/>
          </w:rPr>
          <w:tab/>
        </w:r>
        <w:r w:rsidRPr="00B274BB">
          <w:rPr>
            <w:rStyle w:val="Hyperlink"/>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457" w:author="Boisvert, Eric" w:date="2016-04-01T07:54:00Z">
        <w:r w:rsidR="00E21DD0">
          <w:rPr>
            <w:b/>
            <w:bCs/>
            <w:noProof/>
            <w:webHidden/>
            <w:lang w:val="fr-FR"/>
          </w:rPr>
          <w:t>Erreur ! Signet non défini.</w:t>
        </w:r>
      </w:ins>
      <w:ins w:id="458" w:author="Eric Boisvert" w:date="2016-03-28T16:06:00Z">
        <w:del w:id="459" w:author="Boisvert, Eric" w:date="2016-04-01T07:54:00Z">
          <w:r w:rsidDel="00E21DD0">
            <w:rPr>
              <w:noProof/>
              <w:webHidden/>
            </w:rPr>
            <w:delText>217</w:delText>
          </w:r>
        </w:del>
        <w:r>
          <w:rPr>
            <w:noProof/>
            <w:webHidden/>
          </w:rPr>
          <w:fldChar w:fldCharType="end"/>
        </w:r>
        <w:r w:rsidRPr="00B274BB">
          <w:rPr>
            <w:rStyle w:val="Hyperlink"/>
            <w:noProof/>
          </w:rPr>
          <w:fldChar w:fldCharType="end"/>
        </w:r>
      </w:ins>
    </w:p>
    <w:p w14:paraId="71907846" w14:textId="77777777" w:rsidR="003842F3" w:rsidRPr="007D0BE0" w:rsidRDefault="003842F3">
      <w:pPr>
        <w:pStyle w:val="TOC3"/>
        <w:tabs>
          <w:tab w:val="left" w:pos="1320"/>
          <w:tab w:val="right" w:leader="dot" w:pos="8630"/>
        </w:tabs>
        <w:rPr>
          <w:ins w:id="460" w:author="Eric Boisvert" w:date="2016-03-28T16:06:00Z"/>
          <w:rFonts w:ascii="Calibri" w:eastAsia="MS Mincho" w:hAnsi="Calibri"/>
          <w:noProof/>
          <w:sz w:val="22"/>
          <w:szCs w:val="22"/>
          <w:lang w:val="en-CA" w:eastAsia="en-CA"/>
        </w:rPr>
      </w:pPr>
      <w:ins w:id="46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"_Toc446944644"</w:instrText>
        </w:r>
        <w:r w:rsidRPr="00B274BB">
          <w:rPr>
            <w:rStyle w:val="Hyperlink"/>
            <w:noProof/>
          </w:rPr>
          <w:instrText xml:space="preserve"> </w:instrText>
        </w:r>
        <w:r w:rsidRPr="00B274BB">
          <w:rPr>
            <w:rStyle w:val="Hyperlink"/>
            <w:noProof/>
          </w:rPr>
          <w:fldChar w:fldCharType="separate"/>
        </w:r>
        <w:r w:rsidRPr="00B274BB">
          <w:rPr>
            <w:rStyle w:val="Hyperlink"/>
            <w:noProof/>
            <w:lang w:bidi="x-none"/>
          </w:rPr>
          <w:t>9.1.2</w:t>
        </w:r>
        <w:r w:rsidRPr="007D0BE0">
          <w:rPr>
            <w:rFonts w:ascii="Calibri" w:eastAsia="MS Mincho" w:hAnsi="Calibri"/>
            <w:noProof/>
            <w:sz w:val="22"/>
            <w:szCs w:val="22"/>
            <w:lang w:val="en-CA" w:eastAsia="en-CA"/>
          </w:rPr>
          <w:tab/>
        </w:r>
        <w:r w:rsidRPr="00B274BB">
          <w:rPr>
            <w:rStyle w:val="Hyperlink"/>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462" w:author="Boisvert, Eric" w:date="2016-04-01T07:54:00Z">
        <w:r w:rsidR="00E21DD0">
          <w:rPr>
            <w:b/>
            <w:bCs/>
            <w:noProof/>
            <w:webHidden/>
            <w:lang w:val="fr-FR"/>
          </w:rPr>
          <w:t>Erreur ! Signet non défini.</w:t>
        </w:r>
      </w:ins>
      <w:ins w:id="463" w:author="Eric Boisvert" w:date="2016-03-28T16:06:00Z">
        <w:del w:id="464" w:author="Boisvert, Eric" w:date="2016-04-01T07:54:00Z">
          <w:r w:rsidDel="00E21DD0">
            <w:rPr>
              <w:noProof/>
              <w:webHidden/>
            </w:rPr>
            <w:delText>218</w:delText>
          </w:r>
        </w:del>
        <w:r>
          <w:rPr>
            <w:noProof/>
            <w:webHidden/>
          </w:rPr>
          <w:fldChar w:fldCharType="end"/>
        </w:r>
        <w:r w:rsidRPr="00B274BB">
          <w:rPr>
            <w:rStyle w:val="Hyperlink"/>
            <w:noProof/>
          </w:rPr>
          <w:fldChar w:fldCharType="end"/>
        </w:r>
      </w:ins>
    </w:p>
    <w:p w14:paraId="4E6301ED" w14:textId="77777777" w:rsidR="003842F3" w:rsidRPr="007D0BE0" w:rsidRDefault="003842F3">
      <w:pPr>
        <w:pStyle w:val="TOC2"/>
        <w:tabs>
          <w:tab w:val="left" w:pos="880"/>
          <w:tab w:val="right" w:leader="dot" w:pos="8630"/>
        </w:tabs>
        <w:rPr>
          <w:ins w:id="465" w:author="Eric Boisvert" w:date="2016-03-28T16:06:00Z"/>
          <w:rFonts w:ascii="Calibri" w:eastAsia="MS Mincho" w:hAnsi="Calibri"/>
          <w:noProof/>
          <w:sz w:val="22"/>
          <w:szCs w:val="22"/>
          <w:lang w:val="en-CA" w:eastAsia="en-CA"/>
        </w:rPr>
      </w:pPr>
      <w:ins w:id="46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"_Toc446944645"</w:instrText>
        </w:r>
        <w:r w:rsidRPr="00B274BB">
          <w:rPr>
            <w:rStyle w:val="Hyperlink"/>
            <w:noProof/>
          </w:rPr>
          <w:instrText xml:space="preserve"> </w:instrText>
        </w:r>
        <w:r w:rsidRPr="00B274BB">
          <w:rPr>
            <w:rStyle w:val="Hyperlink"/>
            <w:noProof/>
          </w:rPr>
          <w:fldChar w:fldCharType="separate"/>
        </w:r>
        <w:r w:rsidRPr="00B274BB">
          <w:rPr>
            <w:rStyle w:val="Hyperlink"/>
            <w:noProof/>
          </w:rPr>
          <w:t>9.2</w:t>
        </w:r>
        <w:r w:rsidRPr="007D0BE0">
          <w:rPr>
            <w:rFonts w:ascii="Calibri" w:eastAsia="MS Mincho" w:hAnsi="Calibri"/>
            <w:noProof/>
            <w:sz w:val="22"/>
            <w:szCs w:val="22"/>
            <w:lang w:val="en-CA" w:eastAsia="en-CA"/>
          </w:rPr>
          <w:tab/>
        </w:r>
        <w:r w:rsidRPr="00B274BB">
          <w:rPr>
            <w:rStyle w:val="Hyperlink"/>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467" w:author="Boisvert, Eric" w:date="2016-04-01T07:54:00Z">
        <w:r w:rsidR="00E21DD0">
          <w:rPr>
            <w:b/>
            <w:bCs/>
            <w:noProof/>
            <w:webHidden/>
            <w:lang w:val="fr-FR"/>
          </w:rPr>
          <w:t>Erreur ! Signet non défini.</w:t>
        </w:r>
      </w:ins>
      <w:ins w:id="468" w:author="Eric Boisvert" w:date="2016-03-28T16:06:00Z">
        <w:del w:id="469" w:author="Boisvert, Eric" w:date="2016-04-01T07:54:00Z">
          <w:r w:rsidDel="00E21DD0">
            <w:rPr>
              <w:noProof/>
              <w:webHidden/>
            </w:rPr>
            <w:delText>219</w:delText>
          </w:r>
        </w:del>
        <w:r>
          <w:rPr>
            <w:noProof/>
            <w:webHidden/>
          </w:rPr>
          <w:fldChar w:fldCharType="end"/>
        </w:r>
        <w:r w:rsidRPr="00B274BB">
          <w:rPr>
            <w:rStyle w:val="Hyperlink"/>
            <w:noProof/>
          </w:rPr>
          <w:fldChar w:fldCharType="end"/>
        </w:r>
      </w:ins>
    </w:p>
    <w:p w14:paraId="474DBB89" w14:textId="77777777" w:rsidR="003842F3" w:rsidRPr="007D0BE0" w:rsidRDefault="003842F3">
      <w:pPr>
        <w:pStyle w:val="TOC2"/>
        <w:tabs>
          <w:tab w:val="left" w:pos="880"/>
          <w:tab w:val="right" w:leader="dot" w:pos="8630"/>
        </w:tabs>
        <w:rPr>
          <w:ins w:id="470" w:author="Eric Boisvert" w:date="2016-03-28T16:06:00Z"/>
          <w:rFonts w:ascii="Calibri" w:eastAsia="MS Mincho" w:hAnsi="Calibri"/>
          <w:noProof/>
          <w:sz w:val="22"/>
          <w:szCs w:val="22"/>
          <w:lang w:val="en-CA" w:eastAsia="en-CA"/>
        </w:rPr>
      </w:pPr>
      <w:ins w:id="47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"_Toc446944646"</w:instrText>
        </w:r>
        <w:r w:rsidRPr="00B274BB">
          <w:rPr>
            <w:rStyle w:val="Hyperlink"/>
            <w:noProof/>
          </w:rPr>
          <w:instrText xml:space="preserve"> </w:instrText>
        </w:r>
        <w:r w:rsidRPr="00B274BB">
          <w:rPr>
            <w:rStyle w:val="Hyperlink"/>
            <w:noProof/>
          </w:rPr>
          <w:fldChar w:fldCharType="separate"/>
        </w:r>
        <w:r w:rsidRPr="00B274BB">
          <w:rPr>
            <w:rStyle w:val="Hyperlink"/>
            <w:noProof/>
          </w:rPr>
          <w:t>9.3</w:t>
        </w:r>
        <w:r w:rsidRPr="007D0BE0">
          <w:rPr>
            <w:rFonts w:ascii="Calibri" w:eastAsia="MS Mincho" w:hAnsi="Calibri"/>
            <w:noProof/>
            <w:sz w:val="22"/>
            <w:szCs w:val="22"/>
            <w:lang w:val="en-CA" w:eastAsia="en-CA"/>
          </w:rPr>
          <w:tab/>
        </w:r>
        <w:r w:rsidRPr="00B274BB">
          <w:rPr>
            <w:rStyle w:val="Hyperlink"/>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472" w:author="Boisvert, Eric" w:date="2016-04-01T07:54:00Z">
        <w:r w:rsidR="00E21DD0">
          <w:rPr>
            <w:b/>
            <w:bCs/>
            <w:noProof/>
            <w:webHidden/>
            <w:lang w:val="fr-FR"/>
          </w:rPr>
          <w:t>Erreur ! Signet non défini.</w:t>
        </w:r>
      </w:ins>
      <w:ins w:id="473" w:author="Eric Boisvert" w:date="2016-03-28T16:06:00Z">
        <w:del w:id="474" w:author="Boisvert, Eric" w:date="2016-04-01T07:54:00Z">
          <w:r w:rsidDel="00E21DD0">
            <w:rPr>
              <w:noProof/>
              <w:webHidden/>
            </w:rPr>
            <w:delText>221</w:delText>
          </w:r>
        </w:del>
        <w:r>
          <w:rPr>
            <w:noProof/>
            <w:webHidden/>
          </w:rPr>
          <w:fldChar w:fldCharType="end"/>
        </w:r>
        <w:r w:rsidRPr="00B274BB">
          <w:rPr>
            <w:rStyle w:val="Hyperlink"/>
            <w:noProof/>
          </w:rPr>
          <w:fldChar w:fldCharType="end"/>
        </w:r>
      </w:ins>
    </w:p>
    <w:p w14:paraId="0C2059D4" w14:textId="77777777" w:rsidR="003842F3" w:rsidRPr="007D0BE0" w:rsidRDefault="003842F3">
      <w:pPr>
        <w:pStyle w:val="TOC1"/>
        <w:tabs>
          <w:tab w:val="left" w:pos="660"/>
          <w:tab w:val="right" w:leader="dot" w:pos="8630"/>
        </w:tabs>
        <w:rPr>
          <w:ins w:id="475" w:author="Eric Boisvert" w:date="2016-03-28T16:06:00Z"/>
          <w:rFonts w:ascii="Calibri" w:eastAsia="MS Mincho" w:hAnsi="Calibri"/>
          <w:noProof/>
          <w:sz w:val="22"/>
          <w:szCs w:val="22"/>
          <w:lang w:val="en-CA" w:eastAsia="en-CA"/>
        </w:rPr>
      </w:pPr>
      <w:ins w:id="47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"_Toc446944647"</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10.</w:t>
        </w:r>
        <w:r w:rsidRPr="007D0BE0">
          <w:rPr>
            <w:rFonts w:ascii="Calibri" w:eastAsia="MS Mincho" w:hAnsi="Calibri"/>
            <w:noProof/>
            <w:sz w:val="22"/>
            <w:szCs w:val="22"/>
            <w:lang w:val="en-CA" w:eastAsia="en-CA"/>
          </w:rPr>
          <w:tab/>
        </w:r>
        <w:r w:rsidRPr="00B274BB">
          <w:rPr>
            <w:rStyle w:val="Hyperlink"/>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477" w:author="Boisvert, Eric" w:date="2016-04-01T07:54:00Z">
        <w:r w:rsidR="00E21DD0">
          <w:rPr>
            <w:noProof/>
            <w:webHidden/>
          </w:rPr>
          <w:t>215</w:t>
        </w:r>
      </w:ins>
      <w:ins w:id="478" w:author="Eric Boisvert" w:date="2016-03-28T16:06:00Z">
        <w:del w:id="479" w:author="Boisvert, Eric" w:date="2016-04-01T07:54:00Z">
          <w:r w:rsidDel="00E21DD0">
            <w:rPr>
              <w:noProof/>
              <w:webHidden/>
            </w:rPr>
            <w:delText>223</w:delText>
          </w:r>
        </w:del>
        <w:r>
          <w:rPr>
            <w:noProof/>
            <w:webHidden/>
          </w:rPr>
          <w:fldChar w:fldCharType="end"/>
        </w:r>
        <w:r w:rsidRPr="00B274BB">
          <w:rPr>
            <w:rStyle w:val="Hyperlink"/>
            <w:noProof/>
          </w:rPr>
          <w:fldChar w:fldCharType="end"/>
        </w:r>
      </w:ins>
    </w:p>
    <w:p w14:paraId="5022D270" w14:textId="77777777" w:rsidR="003842F3" w:rsidRPr="007D0BE0" w:rsidRDefault="003842F3">
      <w:pPr>
        <w:pStyle w:val="TOC1"/>
        <w:tabs>
          <w:tab w:val="left" w:pos="660"/>
          <w:tab w:val="right" w:leader="dot" w:pos="8630"/>
        </w:tabs>
        <w:rPr>
          <w:ins w:id="480" w:author="Eric Boisvert" w:date="2016-03-28T16:06:00Z"/>
          <w:rFonts w:ascii="Calibri" w:eastAsia="MS Mincho" w:hAnsi="Calibri"/>
          <w:noProof/>
          <w:sz w:val="22"/>
          <w:szCs w:val="22"/>
          <w:lang w:val="en-CA" w:eastAsia="en-CA"/>
        </w:rPr>
      </w:pPr>
      <w:ins w:id="481"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"_Toc446944648"</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11.</w:t>
        </w:r>
        <w:r w:rsidRPr="007D0BE0">
          <w:rPr>
            <w:rFonts w:ascii="Calibri" w:eastAsia="MS Mincho" w:hAnsi="Calibri"/>
            <w:noProof/>
            <w:sz w:val="22"/>
            <w:szCs w:val="22"/>
            <w:lang w:val="en-CA" w:eastAsia="en-CA"/>
          </w:rPr>
          <w:tab/>
        </w:r>
        <w:r w:rsidRPr="00B274BB">
          <w:rPr>
            <w:rStyle w:val="Hyperlink"/>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482" w:author="Boisvert, Eric" w:date="2016-04-01T07:54:00Z">
        <w:r w:rsidR="00E21DD0">
          <w:rPr>
            <w:noProof/>
            <w:webHidden/>
          </w:rPr>
          <w:t>215</w:t>
        </w:r>
      </w:ins>
      <w:ins w:id="483" w:author="Eric Boisvert" w:date="2016-03-28T16:06:00Z">
        <w:del w:id="484" w:author="Boisvert, Eric" w:date="2016-04-01T07:54:00Z">
          <w:r w:rsidDel="00E21DD0">
            <w:rPr>
              <w:noProof/>
              <w:webHidden/>
            </w:rPr>
            <w:delText>224</w:delText>
          </w:r>
        </w:del>
        <w:r>
          <w:rPr>
            <w:noProof/>
            <w:webHidden/>
          </w:rPr>
          <w:fldChar w:fldCharType="end"/>
        </w:r>
        <w:r w:rsidRPr="00B274BB">
          <w:rPr>
            <w:rStyle w:val="Hyperlink"/>
            <w:noProof/>
          </w:rPr>
          <w:fldChar w:fldCharType="end"/>
        </w:r>
      </w:ins>
    </w:p>
    <w:p w14:paraId="62EFE3E8" w14:textId="77777777" w:rsidR="003842F3" w:rsidRPr="007D0BE0" w:rsidRDefault="003842F3">
      <w:pPr>
        <w:pStyle w:val="TOC2"/>
        <w:tabs>
          <w:tab w:val="left" w:pos="880"/>
          <w:tab w:val="right" w:leader="dot" w:pos="8630"/>
        </w:tabs>
        <w:rPr>
          <w:ins w:id="485" w:author="Eric Boisvert" w:date="2016-03-28T16:06:00Z"/>
          <w:rFonts w:ascii="Calibri" w:eastAsia="MS Mincho" w:hAnsi="Calibri"/>
          <w:noProof/>
          <w:sz w:val="22"/>
          <w:szCs w:val="22"/>
          <w:lang w:val="en-CA" w:eastAsia="en-CA"/>
        </w:rPr>
      </w:pPr>
      <w:ins w:id="486" w:author="Eric Boisvert" w:date="2016-03-28T16:06:00Z">
        <w:r w:rsidRPr="00B274BB">
          <w:rPr>
            <w:rStyle w:val="Hyperlink"/>
            <w:noProof/>
          </w:rPr>
          <w:fldChar w:fldCharType="begin"/>
        </w:r>
        <w:r w:rsidRPr="00B274BB">
          <w:rPr>
            <w:rStyle w:val="Hyperlink"/>
            <w:noProof/>
          </w:rPr>
          <w:instrText xml:space="preserve"> </w:instrText>
        </w:r>
        <w:r>
          <w:rPr>
            <w:noProof/>
          </w:rPr>
          <w:instrText>HYPERLINK \l "_Toc446944649"</w:instrText>
        </w:r>
        <w:r w:rsidRPr="00B274BB">
          <w:rPr>
            <w:rStyle w:val="Hyperlink"/>
            <w:noProof/>
          </w:rPr>
          <w:instrText xml:space="preserve"> </w:instrText>
        </w:r>
        <w:r w:rsidRPr="00B274BB">
          <w:rPr>
            <w:rStyle w:val="Hyperlink"/>
            <w:noProof/>
          </w:rPr>
          <w:fldChar w:fldCharType="separate"/>
        </w:r>
        <w:r w:rsidRPr="00B274BB">
          <w:rPr>
            <w:rStyle w:val="Hyperlink"/>
            <w:noProof/>
            <w:lang w:val="en-CA"/>
          </w:rPr>
          <w:t>A.1</w:t>
        </w:r>
        <w:r w:rsidRPr="007D0BE0">
          <w:rPr>
            <w:rFonts w:ascii="Calibri" w:eastAsia="MS Mincho" w:hAnsi="Calibri"/>
            <w:noProof/>
            <w:sz w:val="22"/>
            <w:szCs w:val="22"/>
            <w:lang w:val="en-CA" w:eastAsia="en-CA"/>
          </w:rPr>
          <w:tab/>
        </w:r>
        <w:r w:rsidRPr="00B274B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487" w:author="Boisvert, Eric" w:date="2016-04-01T07:54:00Z">
        <w:r w:rsidR="00E21DD0">
          <w:rPr>
            <w:b/>
            <w:bCs/>
            <w:noProof/>
            <w:webHidden/>
            <w:lang w:val="fr-FR"/>
          </w:rPr>
          <w:t>Erreur ! Signet non défini.</w:t>
        </w:r>
      </w:ins>
      <w:ins w:id="488" w:author="Eric Boisvert" w:date="2016-03-28T16:06:00Z">
        <w:del w:id="489" w:author="Boisvert, Eric" w:date="2016-04-01T07:54:00Z">
          <w:r w:rsidDel="00E21DD0">
            <w:rPr>
              <w:noProof/>
              <w:webHidden/>
            </w:rPr>
            <w:delText>225</w:delText>
          </w:r>
        </w:del>
        <w:r>
          <w:rPr>
            <w:noProof/>
            <w:webHidden/>
          </w:rPr>
          <w:fldChar w:fldCharType="end"/>
        </w:r>
        <w:r w:rsidRPr="00B274BB">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0" w:author="Eric Boisvert" w:date="2015-12-25T17:41:00Z"/>
          <w:lang w:val="en-CA"/>
        </w:rPr>
      </w:pPr>
      <w:ins w:id="491" w:author="Eric Boisvert" w:date="2015-12-25T17:30:00Z">
        <w:r>
          <w:rPr>
            <w:lang w:val="en-CA"/>
          </w:rPr>
          <w:t xml:space="preserve">GeoSciML (Geoscience Markup Language or Geoscience ModeL) is a model of geological features </w:t>
        </w:r>
      </w:ins>
      <w:ins w:id="492" w:author="Eric Boisvert" w:date="2015-12-25T17:38:00Z">
        <w:r>
          <w:rPr>
            <w:lang w:val="en-CA"/>
          </w:rPr>
          <w:t xml:space="preserve">commonly </w:t>
        </w:r>
      </w:ins>
      <w:ins w:id="493" w:author="Eric Boisvert" w:date="2015-12-25T17:43:00Z">
        <w:del w:id="494" w:author="Ollie Raymond" w:date="2016-02-03T09:47:00Z">
          <w:r w:rsidR="008B4BF7" w:rsidDel="008765D9">
            <w:rPr>
              <w:lang w:val="en-CA"/>
            </w:rPr>
            <w:delText>depicted</w:delText>
          </w:r>
        </w:del>
      </w:ins>
      <w:ins w:id="495" w:author="Eric Boisvert" w:date="2015-12-25T17:38:00Z">
        <w:del w:id="496" w:author="Ollie Raymond" w:date="2016-02-03T09:47:00Z">
          <w:r w:rsidDel="008765D9">
            <w:rPr>
              <w:lang w:val="en-CA"/>
            </w:rPr>
            <w:delText xml:space="preserve"> on</w:delText>
          </w:r>
        </w:del>
      </w:ins>
      <w:ins w:id="497" w:author="Ollie Raymond" w:date="2016-02-03T09:47:00Z">
        <w:r w:rsidR="008765D9">
          <w:rPr>
            <w:lang w:val="en-CA"/>
          </w:rPr>
          <w:t>described and portrayed in</w:t>
        </w:r>
      </w:ins>
      <w:ins w:id="498" w:author="Eric Boisvert" w:date="2015-12-25T17:38:00Z">
        <w:r>
          <w:rPr>
            <w:lang w:val="en-CA"/>
          </w:rPr>
          <w:t xml:space="preserve"> </w:t>
        </w:r>
        <w:r w:rsidR="008B4BF7">
          <w:rPr>
            <w:lang w:val="en-CA"/>
          </w:rPr>
          <w:t>geological maps, cross sections</w:t>
        </w:r>
      </w:ins>
      <w:ins w:id="499" w:author="Eric Boisvert" w:date="2015-12-25T17:44:00Z">
        <w:r w:rsidR="008B4BF7">
          <w:rPr>
            <w:lang w:val="en-CA"/>
          </w:rPr>
          <w:t xml:space="preserve">, </w:t>
        </w:r>
      </w:ins>
      <w:ins w:id="500" w:author="Eric Boisvert" w:date="2015-12-25T17:38:00Z">
        <w:r w:rsidR="008B4BF7">
          <w:rPr>
            <w:lang w:val="en-CA"/>
          </w:rPr>
          <w:t>geological reports</w:t>
        </w:r>
      </w:ins>
      <w:ins w:id="501" w:author="Eric Boisvert" w:date="2015-12-25T17:44:00Z">
        <w:r w:rsidR="008B4BF7">
          <w:rPr>
            <w:lang w:val="en-CA"/>
          </w:rPr>
          <w:t xml:space="preserve"> and databases.</w:t>
        </w:r>
      </w:ins>
      <w:ins w:id="502" w:author="Eric Boisvert" w:date="2015-12-25T17:38:00Z">
        <w:r>
          <w:rPr>
            <w:lang w:val="en-CA"/>
          </w:rPr>
          <w:t xml:space="preserve">  The model </w:t>
        </w:r>
      </w:ins>
      <w:ins w:id="503" w:author="Eric Boisvert" w:date="2015-12-25T17:39:00Z">
        <w:r>
          <w:rPr>
            <w:lang w:val="en-CA"/>
          </w:rPr>
          <w:t xml:space="preserve">was </w:t>
        </w:r>
        <w:r w:rsidRPr="00F25F3B">
          <w:rPr>
            <w:lang w:val="en-CA"/>
          </w:rPr>
          <w:t>developed by the</w:t>
        </w:r>
      </w:ins>
      <w:ins w:id="504" w:author="Ollie Raymond" w:date="2016-02-03T09:47:00Z">
        <w:r w:rsidR="008765D9">
          <w:rPr>
            <w:lang w:val="en-CA"/>
          </w:rPr>
          <w:t xml:space="preserve"> IUGS</w:t>
        </w:r>
      </w:ins>
      <w:ins w:id="505"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6" w:author="Eric Boisvert" w:date="2015-12-25T17:41:00Z">
        <w:r w:rsidR="008B4BF7">
          <w:rPr>
            <w:lang w:val="en-CA"/>
          </w:rPr>
          <w:t>.</w:t>
        </w:r>
      </w:ins>
      <w:ins w:id="507" w:author="Eric Boisvert" w:date="2015-12-25T17:39:00Z">
        <w:r w:rsidRPr="00F25F3B">
          <w:rPr>
            <w:lang w:val="en-CA"/>
          </w:rPr>
          <w:t xml:space="preserve"> </w:t>
        </w:r>
      </w:ins>
      <w:ins w:id="508" w:author="Eric Boisvert" w:date="2015-12-25T17:41:00Z">
        <w:r w:rsidR="008B4BF7">
          <w:rPr>
            <w:lang w:val="en-CA"/>
          </w:rPr>
          <w:t xml:space="preserve"> </w:t>
        </w:r>
      </w:ins>
      <w:r w:rsidR="001133B5" w:rsidRPr="00D12552">
        <w:rPr>
          <w:lang w:val="en-CA"/>
        </w:rPr>
        <w:t xml:space="preserve">This specification describes a </w:t>
      </w:r>
      <w:ins w:id="509" w:author="Eric Boisvert" w:date="2015-10-27T17:08:00Z">
        <w:r w:rsidR="00773E1B">
          <w:rPr>
            <w:lang w:val="en-CA"/>
          </w:rPr>
          <w:t>logical</w:t>
        </w:r>
      </w:ins>
      <w:ins w:id="510" w:author="Eric Boisvert" w:date="2015-12-25T17:26:00Z">
        <w:r w:rsidR="009E76CF">
          <w:rPr>
            <w:lang w:val="en-CA"/>
          </w:rPr>
          <w:t xml:space="preserve"> </w:t>
        </w:r>
      </w:ins>
      <w:r w:rsidR="001133B5" w:rsidRPr="00D12552">
        <w:rPr>
          <w:lang w:val="en-CA"/>
        </w:rPr>
        <w:t>model</w:t>
      </w:r>
      <w:ins w:id="511" w:author="Eric Boisvert" w:date="2015-10-28T08:33:00Z">
        <w:r w:rsidR="000E58BB">
          <w:rPr>
            <w:lang w:val="en-CA"/>
          </w:rPr>
          <w:t xml:space="preserve"> </w:t>
        </w:r>
      </w:ins>
      <w:r w:rsidR="001133B5" w:rsidRPr="00D12552">
        <w:rPr>
          <w:lang w:val="en-CA"/>
        </w:rPr>
        <w:t>and GML/XML encoding rules for the exchange of geological map data</w:t>
      </w:r>
      <w:ins w:id="512" w:author="Eric Boisvert" w:date="2015-12-25T16:36:00Z">
        <w:r w:rsidR="00C822F3">
          <w:rPr>
            <w:lang w:val="en-CA"/>
          </w:rPr>
          <w:t xml:space="preserve">, </w:t>
        </w:r>
      </w:ins>
      <w:ins w:id="513" w:author="Eric Boisvert" w:date="2015-12-25T16:41:00Z">
        <w:r w:rsidR="00C822F3">
          <w:rPr>
            <w:lang w:val="en-CA"/>
          </w:rPr>
          <w:t xml:space="preserve">geological time scales, </w:t>
        </w:r>
      </w:ins>
      <w:ins w:id="514" w:author="Eric Boisvert" w:date="2015-12-25T16:36:00Z">
        <w:r w:rsidR="00C822F3">
          <w:rPr>
            <w:lang w:val="en-CA"/>
          </w:rPr>
          <w:t>borehole</w:t>
        </w:r>
      </w:ins>
      <w:ins w:id="515" w:author="Ollie Raymond" w:date="2016-02-03T09:48:00Z">
        <w:r w:rsidR="00301315">
          <w:rPr>
            <w:lang w:val="en-CA"/>
          </w:rPr>
          <w:t>s,</w:t>
        </w:r>
      </w:ins>
      <w:ins w:id="516" w:author="Eric Boisvert" w:date="2015-12-25T16:41:00Z">
        <w:r w:rsidR="00C822F3">
          <w:rPr>
            <w:lang w:val="en-CA"/>
          </w:rPr>
          <w:t xml:space="preserve"> </w:t>
        </w:r>
        <w:del w:id="517" w:author="Ollie Raymond" w:date="2016-02-03T09:48:00Z">
          <w:r w:rsidR="00C822F3" w:rsidDel="00301315">
            <w:rPr>
              <w:lang w:val="en-CA"/>
            </w:rPr>
            <w:delText xml:space="preserve">data </w:delText>
          </w:r>
        </w:del>
      </w:ins>
      <w:ins w:id="518" w:author="Eric Boisvert" w:date="2015-12-25T16:36:00Z">
        <w:r w:rsidR="00C822F3">
          <w:rPr>
            <w:lang w:val="en-CA"/>
          </w:rPr>
          <w:t xml:space="preserve">and </w:t>
        </w:r>
      </w:ins>
      <w:ins w:id="519" w:author="Ollie Raymond" w:date="2016-02-03T09:49:00Z">
        <w:r w:rsidR="00301315">
          <w:rPr>
            <w:lang w:val="en-CA"/>
          </w:rPr>
          <w:t xml:space="preserve">metadata for </w:t>
        </w:r>
      </w:ins>
      <w:ins w:id="520" w:author="Eric Boisvert" w:date="2015-12-25T16:37:00Z">
        <w:r w:rsidR="00C822F3">
          <w:rPr>
            <w:lang w:val="en-CA"/>
          </w:rPr>
          <w:t>laboratory analys</w:t>
        </w:r>
      </w:ins>
      <w:ins w:id="521" w:author="Ollie Raymond" w:date="2016-02-03T09:49:00Z">
        <w:r w:rsidR="00301315">
          <w:rPr>
            <w:lang w:val="en-CA"/>
          </w:rPr>
          <w:t>e</w:t>
        </w:r>
      </w:ins>
      <w:ins w:id="522" w:author="Eric Boisvert" w:date="2015-12-25T16:37:00Z">
        <w:del w:id="523" w:author="Ollie Raymond" w:date="2016-02-03T09:49:00Z">
          <w:r w:rsidR="00C822F3" w:rsidDel="00301315">
            <w:rPr>
              <w:lang w:val="en-CA"/>
            </w:rPr>
            <w:delText>i</w:delText>
          </w:r>
        </w:del>
        <w:r w:rsidR="00C822F3">
          <w:rPr>
            <w:lang w:val="en-CA"/>
          </w:rPr>
          <w:t>s</w:t>
        </w:r>
      </w:ins>
      <w:r w:rsidR="001133B5" w:rsidRPr="00D12552">
        <w:rPr>
          <w:lang w:val="en-CA"/>
        </w:rPr>
        <w:t>.</w:t>
      </w:r>
      <w:ins w:id="524" w:author="Eric Boisvert" w:date="2015-12-25T16:37:00Z">
        <w:r w:rsidR="00C822F3">
          <w:rPr>
            <w:lang w:val="en-CA"/>
          </w:rPr>
          <w:t xml:space="preserve">  It provides</w:t>
        </w:r>
      </w:ins>
      <w:ins w:id="525" w:author="Eric Boisvert" w:date="2015-12-25T16:39:00Z">
        <w:r w:rsidR="00C822F3">
          <w:rPr>
            <w:lang w:val="en-CA"/>
          </w:rPr>
          <w:t xml:space="preserve"> a portrayal model, used for</w:t>
        </w:r>
        <w:r w:rsidR="009E76CF">
          <w:rPr>
            <w:lang w:val="en-CA"/>
          </w:rPr>
          <w:t xml:space="preserve"> simple map based application</w:t>
        </w:r>
      </w:ins>
      <w:ins w:id="526" w:author="Ollie Raymond" w:date="2016-02-03T09:53:00Z">
        <w:r w:rsidR="00384CB6">
          <w:rPr>
            <w:lang w:val="en-CA"/>
          </w:rPr>
          <w:t>s</w:t>
        </w:r>
      </w:ins>
      <w:ins w:id="527" w:author="Ollie Raymond" w:date="2016-02-03T09:54:00Z">
        <w:r w:rsidR="00384CB6">
          <w:rPr>
            <w:lang w:val="en-CA"/>
          </w:rPr>
          <w:t>;</w:t>
        </w:r>
      </w:ins>
      <w:ins w:id="528" w:author="Eric Boisvert" w:date="2015-12-25T16:39:00Z">
        <w:del w:id="529"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0" w:author="Eric Boisvert" w:date="2015-12-25T16:40:00Z">
        <w:r w:rsidR="00C822F3">
          <w:rPr>
            <w:lang w:val="en-CA"/>
          </w:rPr>
          <w:t>basic</w:t>
        </w:r>
      </w:ins>
      <w:ins w:id="531" w:author="Eric Boisvert" w:date="2015-12-25T16:39:00Z">
        <w:r w:rsidR="00C822F3">
          <w:rPr>
            <w:lang w:val="en-CA"/>
          </w:rPr>
          <w:t xml:space="preserve"> </w:t>
        </w:r>
      </w:ins>
      <w:ins w:id="532" w:author="Eric Boisvert" w:date="2015-12-25T16:40:00Z">
        <w:r w:rsidR="00C822F3">
          <w:rPr>
            <w:lang w:val="en-CA"/>
          </w:rPr>
          <w:t>data exchange</w:t>
        </w:r>
      </w:ins>
      <w:ins w:id="533" w:author="Ollie Raymond" w:date="2016-02-03T09:54:00Z">
        <w:r w:rsidR="00384CB6">
          <w:rPr>
            <w:lang w:val="en-CA"/>
          </w:rPr>
          <w:t>;</w:t>
        </w:r>
      </w:ins>
      <w:ins w:id="534" w:author="Eric Boisvert" w:date="2015-12-25T16:40:00Z">
        <w:r w:rsidR="00C822F3">
          <w:rPr>
            <w:lang w:val="en-CA"/>
          </w:rPr>
          <w:t xml:space="preserve"> and and extended model to address </w:t>
        </w:r>
        <w:del w:id="535" w:author="Ollie Raymond" w:date="2016-02-03T09:54:00Z">
          <w:r w:rsidR="00C822F3" w:rsidDel="00384CB6">
            <w:rPr>
              <w:lang w:val="en-CA"/>
            </w:rPr>
            <w:delText xml:space="preserve">more complex </w:delText>
          </w:r>
        </w:del>
        <w:r w:rsidR="00C822F3">
          <w:rPr>
            <w:lang w:val="en-CA"/>
          </w:rPr>
          <w:t>scenarios</w:t>
        </w:r>
      </w:ins>
      <w:ins w:id="536" w:author="Ollie Raymond" w:date="2016-02-03T09:54:00Z">
        <w:r w:rsidR="00384CB6">
          <w:rPr>
            <w:lang w:val="en-CA"/>
          </w:rPr>
          <w:t xml:space="preserve"> of more complex geological data</w:t>
        </w:r>
      </w:ins>
      <w:ins w:id="537"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8" w:author="Eric Boisvert" w:date="2015-12-25T17:26:00Z"/>
          <w:lang w:val="en-CA"/>
        </w:rPr>
      </w:pPr>
      <w:ins w:id="539" w:author="Eric Boisvert" w:date="2015-12-25T17:26:00Z">
        <w:r>
          <w:rPr>
            <w:lang w:val="en-CA"/>
          </w:rPr>
          <w:t>The speci</w:t>
        </w:r>
        <w:r w:rsidR="008B4BF7">
          <w:rPr>
            <w:lang w:val="en-CA"/>
          </w:rPr>
          <w:t>fication also provides patterns</w:t>
        </w:r>
      </w:ins>
      <w:ins w:id="540" w:author="Eric Boisvert" w:date="2015-12-25T17:43:00Z">
        <w:r w:rsidR="008B4BF7">
          <w:rPr>
            <w:lang w:val="en-CA"/>
          </w:rPr>
          <w:t xml:space="preserve">, </w:t>
        </w:r>
      </w:ins>
      <w:ins w:id="541" w:author="Eric Boisvert" w:date="2015-12-25T17:28:00Z">
        <w:r>
          <w:rPr>
            <w:lang w:val="en-CA"/>
          </w:rPr>
          <w:t>profiles</w:t>
        </w:r>
      </w:ins>
      <w:ins w:id="542" w:author="Ollie Raymond" w:date="2016-02-03T09:55:00Z">
        <w:r w:rsidR="00384CB6">
          <w:rPr>
            <w:lang w:val="en-CA"/>
          </w:rPr>
          <w:t xml:space="preserve"> (</w:t>
        </w:r>
      </w:ins>
      <w:ins w:id="543" w:author="Eric Boisvert" w:date="2015-12-25T17:41:00Z">
        <w:del w:id="544" w:author="Ollie Raymond" w:date="2016-02-03T09:55:00Z">
          <w:r w:rsidR="008B4BF7" w:rsidDel="00384CB6">
            <w:rPr>
              <w:lang w:val="en-CA"/>
            </w:rPr>
            <w:delText xml:space="preserve">, </w:delText>
          </w:r>
        </w:del>
        <w:r w:rsidR="008B4BF7">
          <w:rPr>
            <w:lang w:val="en-CA"/>
          </w:rPr>
          <w:t>most notably of Observations and Measurements</w:t>
        </w:r>
      </w:ins>
      <w:ins w:id="545" w:author="Ollie Raymond" w:date="2016-02-03T09:55:00Z">
        <w:r w:rsidR="00384CB6">
          <w:rPr>
            <w:lang w:val="en-CA"/>
          </w:rPr>
          <w:t xml:space="preserve"> -</w:t>
        </w:r>
      </w:ins>
      <w:ins w:id="546" w:author="Eric Boisvert" w:date="2015-12-25T17:41:00Z">
        <w:r w:rsidR="008B4BF7">
          <w:rPr>
            <w:lang w:val="en-CA"/>
          </w:rPr>
          <w:t xml:space="preserve"> </w:t>
        </w:r>
        <w:del w:id="547" w:author="Ollie Raymond" w:date="2016-02-03T09:55:00Z">
          <w:r w:rsidR="008B4BF7" w:rsidDel="00384CB6">
            <w:rPr>
              <w:lang w:val="en-CA"/>
            </w:rPr>
            <w:delText>(</w:delText>
          </w:r>
        </w:del>
        <w:r w:rsidR="008B4BF7">
          <w:rPr>
            <w:lang w:val="en-CA"/>
          </w:rPr>
          <w:t>ISO19156)</w:t>
        </w:r>
      </w:ins>
      <w:ins w:id="548"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0"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2"/>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1" w:author="Ollie Raymond" w:date="2016-02-03T09:57:00Z">
        <w:r w:rsidRPr="00D12552" w:rsidDel="002A2EF0">
          <w:rPr>
            <w:lang w:val="en-CA"/>
          </w:rPr>
          <w:delText xml:space="preserve">present </w:delText>
        </w:r>
      </w:del>
      <w:ins w:id="552" w:author="Ollie Raymond" w:date="2016-02-03T09:57:00Z">
        <w:r w:rsidR="002A2EF0">
          <w:rPr>
            <w:lang w:val="en-CA"/>
          </w:rPr>
          <w:t>described and portrayed</w:t>
        </w:r>
        <w:r w:rsidR="002A2EF0" w:rsidRPr="00D12552">
          <w:rPr>
            <w:lang w:val="en-CA"/>
          </w:rPr>
          <w:t xml:space="preserve"> </w:t>
        </w:r>
      </w:ins>
      <w:del w:id="553" w:author="Ollie Raymond" w:date="2016-02-03T09:57:00Z">
        <w:r w:rsidRPr="00D12552" w:rsidDel="002A2EF0">
          <w:rPr>
            <w:lang w:val="en-CA"/>
          </w:rPr>
          <w:delText xml:space="preserve">on </w:delText>
        </w:r>
      </w:del>
      <w:ins w:id="554"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5" w:name="_Toc165888229"/>
      <w:commentRangeStart w:id="556"/>
      <w:r w:rsidRPr="00D12552">
        <w:rPr>
          <w:lang w:val="en-CA"/>
        </w:rPr>
        <w:t>Submitting organizations</w:t>
      </w:r>
      <w:bookmarkEnd w:id="555"/>
      <w:commentRangeEnd w:id="556"/>
      <w:r w:rsidR="00AD3B07" w:rsidRPr="00D12552">
        <w:rPr>
          <w:rStyle w:val="CommentReference"/>
          <w:b w:val="0"/>
          <w:lang w:val="en-CA"/>
        </w:rPr>
        <w:commentReference w:id="55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8"/>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B61014"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B61014"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8"/>
            <w:r>
              <w:rPr>
                <w:rStyle w:val="CommentReference"/>
              </w:rPr>
              <w:commentReference w:id="558"/>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9" w:name="_Toc446944538"/>
      <w:r w:rsidRPr="00D12552">
        <w:rPr>
          <w:lang w:val="en-CA"/>
        </w:rPr>
        <w:t>Scope</w:t>
      </w:r>
      <w:bookmarkEnd w:id="559"/>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0" w:author="Ollie Raymond" w:date="2016-02-03T10:07:00Z">
        <w:r w:rsidR="00227147">
          <w:rPr>
            <w:lang w:val="en-CA"/>
          </w:rPr>
          <w:t>s</w:t>
        </w:r>
      </w:ins>
      <w:r w:rsidRPr="00761F44">
        <w:rPr>
          <w:lang w:val="en-CA"/>
        </w:rPr>
        <w:t>, geological units</w:t>
      </w:r>
      <w:ins w:id="561" w:author="Ollie Raymond" w:date="2016-02-03T10:06:00Z">
        <w:r w:rsidR="00227147">
          <w:rPr>
            <w:lang w:val="en-CA"/>
          </w:rPr>
          <w:t xml:space="preserve"> and stratigraphy</w:t>
        </w:r>
      </w:ins>
      <w:r w:rsidRPr="00761F44">
        <w:rPr>
          <w:lang w:val="en-CA"/>
        </w:rPr>
        <w:t xml:space="preserve">, </w:t>
      </w:r>
      <w:ins w:id="562" w:author="Ollie Raymond" w:date="2016-02-03T10:06:00Z">
        <w:r w:rsidR="00227147">
          <w:rPr>
            <w:lang w:val="en-CA"/>
          </w:rPr>
          <w:t>geological time</w:t>
        </w:r>
        <w:proofErr w:type="gramStart"/>
        <w:r w:rsidR="00227147">
          <w:rPr>
            <w:lang w:val="en-CA"/>
          </w:rPr>
          <w:t xml:space="preserve">, </w:t>
        </w:r>
      </w:ins>
      <w:proofErr w:type="gramEnd"/>
      <w:del w:id="563" w:author="Ollie Raymond" w:date="2016-02-03T10:06:00Z">
        <w:r w:rsidR="002404CF" w:rsidRPr="00761F44" w:rsidDel="00227147">
          <w:rPr>
            <w:lang w:val="en-CA"/>
          </w:rPr>
          <w:delText>geochronology</w:delText>
        </w:r>
      </w:del>
      <w:r w:rsidR="005424AC">
        <w:rPr>
          <w:lang w:val="en-CA"/>
        </w:rPr>
        <w:t xml:space="preserve">, </w:t>
      </w:r>
      <w:del w:id="56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5" w:author="Ollie Raymond" w:date="2016-02-03T10:07:00Z">
        <w:r w:rsidR="00227147">
          <w:rPr>
            <w:lang w:val="en-CA"/>
          </w:rPr>
          <w:t>, geochemistry</w:t>
        </w:r>
      </w:ins>
      <w:del w:id="566"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7" w:author="Eric Boisvert" w:date="2015-12-25T17:45:00Z">
        <w:r w:rsidR="003C0FEA">
          <w:rPr>
            <w:lang w:val="en-CA"/>
          </w:rPr>
          <w:t>s</w:t>
        </w:r>
      </w:ins>
      <w:r w:rsidR="002404CF" w:rsidRPr="00761F44">
        <w:rPr>
          <w:lang w:val="en-CA"/>
        </w:rPr>
        <w:t xml:space="preserve"> and geologic</w:t>
      </w:r>
      <w:ins w:id="568" w:author="Ollie Raymond" w:date="2016-02-03T10:08:00Z">
        <w:r w:rsidR="00227147">
          <w:rPr>
            <w:lang w:val="en-CA"/>
          </w:rPr>
          <w:t>al</w:t>
        </w:r>
      </w:ins>
      <w:r w:rsidR="002404CF" w:rsidRPr="00761F44">
        <w:rPr>
          <w:lang w:val="en-CA"/>
        </w:rPr>
        <w:t xml:space="preserve"> specimen</w:t>
      </w:r>
      <w:ins w:id="569" w:author="Eric Boisvert" w:date="2015-12-25T17:45:00Z">
        <w:r w:rsidR="003C0FEA">
          <w:rPr>
            <w:lang w:val="en-CA"/>
          </w:rPr>
          <w:t>s</w:t>
        </w:r>
      </w:ins>
      <w:r w:rsidR="002404CF" w:rsidRPr="00761F44">
        <w:rPr>
          <w:lang w:val="en-CA"/>
        </w:rPr>
        <w:t xml:space="preserve">.  The </w:t>
      </w:r>
      <w:del w:id="570" w:author="Eric Boisvert" w:date="2016-01-04T09:06:00Z">
        <w:r w:rsidR="002404CF" w:rsidRPr="00761F44" w:rsidDel="00122E1A">
          <w:rPr>
            <w:lang w:val="en-CA"/>
          </w:rPr>
          <w:delText>mode</w:delText>
        </w:r>
      </w:del>
      <w:ins w:id="571" w:author="Eric Boisvert" w:date="2016-01-04T09:06:00Z">
        <w:r w:rsidR="00122E1A">
          <w:rPr>
            <w:lang w:val="en-CA"/>
          </w:rPr>
          <w:t>specification</w:t>
        </w:r>
      </w:ins>
      <w:del w:id="57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3" w:author="Ollie Raymond" w:date="2016-02-03T10:09:00Z">
        <w:r w:rsidR="002404CF" w:rsidRPr="00761F44" w:rsidDel="00047986">
          <w:rPr>
            <w:lang w:val="en-CA"/>
          </w:rPr>
          <w:delText xml:space="preserve">map </w:delText>
        </w:r>
      </w:del>
      <w:r w:rsidR="002404CF" w:rsidRPr="00761F44">
        <w:rPr>
          <w:lang w:val="en-CA"/>
        </w:rPr>
        <w:t>portrayal</w:t>
      </w:r>
      <w:ins w:id="574"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5"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6"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7" w:name="_Toc446944539"/>
      <w:r w:rsidRPr="00D12552">
        <w:rPr>
          <w:lang w:val="en-CA"/>
        </w:rPr>
        <w:lastRenderedPageBreak/>
        <w:t>Conformance</w:t>
      </w:r>
      <w:bookmarkEnd w:id="577"/>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8" w:author="Eric Boisvert" w:date="2015-12-25T17:48:00Z">
        <w:r w:rsidR="00A17543" w:rsidRPr="00D12552" w:rsidDel="003C0FEA">
          <w:rPr>
            <w:color w:val="FF0000"/>
            <w:lang w:val="en-CA"/>
          </w:rPr>
          <w:delText>following ISO 19136 (2007) specification</w:delText>
        </w:r>
      </w:del>
      <w:del w:id="579" w:author="Eric Boisvert" w:date="2015-10-28T18:27:00Z">
        <w:r w:rsidR="005424AC" w:rsidDel="00AE3B9C">
          <w:rPr>
            <w:color w:val="FF0000"/>
            <w:lang w:val="en-CA"/>
          </w:rPr>
          <w:delText xml:space="preserve">, with some exceptions, </w:delText>
        </w:r>
      </w:del>
      <w:del w:id="580" w:author="Eric Boisvert" w:date="2015-10-27T17:05:00Z">
        <w:r w:rsidR="00A17543" w:rsidRPr="00D12552" w:rsidDel="00773E1B">
          <w:rPr>
            <w:color w:val="FF0000"/>
            <w:lang w:val="en-CA"/>
          </w:rPr>
          <w:delText xml:space="preserve"> </w:delText>
        </w:r>
      </w:del>
      <w:del w:id="581" w:author="Eric Boisvert" w:date="2015-12-25T17:48:00Z">
        <w:r w:rsidR="00A17543" w:rsidRPr="00D12552" w:rsidDel="003C0FEA">
          <w:rPr>
            <w:color w:val="FF0000"/>
            <w:lang w:val="en-CA"/>
          </w:rPr>
          <w:delText>for GML applications</w:delText>
        </w:r>
      </w:del>
      <w:ins w:id="582" w:author="Eric Boisvert" w:date="2015-12-25T17:48:00Z">
        <w:r w:rsidR="003C0FEA">
          <w:rPr>
            <w:color w:val="FF0000"/>
            <w:lang w:val="en-CA"/>
          </w:rPr>
          <w:t xml:space="preserve"> </w:t>
        </w:r>
      </w:ins>
      <w:ins w:id="583" w:author="Ollie Raymond" w:date="2016-02-03T10:12:00Z">
        <w:r w:rsidR="00C6419D">
          <w:rPr>
            <w:color w:val="FF0000"/>
            <w:lang w:val="en-CA"/>
          </w:rPr>
          <w:t xml:space="preserve">which </w:t>
        </w:r>
      </w:ins>
      <w:ins w:id="584" w:author="Eric Boisvert" w:date="2015-12-25T17:48:00Z">
        <w:r w:rsidR="003C0FEA">
          <w:rPr>
            <w:color w:val="FF0000"/>
            <w:lang w:val="en-CA"/>
          </w:rPr>
          <w:t>conform to OGC GML 3.3 encoding rules</w:t>
        </w:r>
      </w:ins>
      <w:ins w:id="585" w:author="Eric Boisvert" w:date="2015-12-25T17:49:00Z">
        <w:r w:rsidR="003C0FEA">
          <w:rPr>
            <w:color w:val="FF0000"/>
            <w:lang w:val="en-CA"/>
          </w:rPr>
          <w:t xml:space="preserve">, </w:t>
        </w:r>
      </w:ins>
      <w:ins w:id="586" w:author="Eric Boisvert" w:date="2015-12-25T17:48:00Z">
        <w:r w:rsidR="003C0FEA">
          <w:rPr>
            <w:color w:val="FF0000"/>
            <w:lang w:val="en-CA"/>
          </w:rPr>
          <w:t xml:space="preserve">itself, an </w:t>
        </w:r>
      </w:ins>
      <w:ins w:id="587" w:author="Eric Boisvert" w:date="2015-12-25T17:49:00Z">
        <w:r w:rsidR="00122E1A">
          <w:rPr>
            <w:color w:val="FF0000"/>
            <w:lang w:val="en-CA"/>
          </w:rPr>
          <w:t xml:space="preserve">iteration </w:t>
        </w:r>
      </w:ins>
      <w:ins w:id="588" w:author="Eric Boisvert" w:date="2016-01-04T09:07:00Z">
        <w:r w:rsidR="00122E1A">
          <w:rPr>
            <w:color w:val="FF0000"/>
            <w:lang w:val="en-CA"/>
          </w:rPr>
          <w:t>over</w:t>
        </w:r>
      </w:ins>
      <w:ins w:id="589" w:author="Eric Boisvert" w:date="2015-12-25T17:49:00Z">
        <w:r w:rsidR="003C0FEA">
          <w:rPr>
            <w:color w:val="FF0000"/>
            <w:lang w:val="en-CA"/>
          </w:rPr>
          <w:t xml:space="preserve"> ISO 19136 (2007).</w:t>
        </w:r>
      </w:ins>
      <w:del w:id="590" w:author="Eric Boisvert" w:date="2015-12-25T17:48:00Z">
        <w:r w:rsidR="009A7B37" w:rsidRPr="00D12552" w:rsidDel="003C0FEA">
          <w:rPr>
            <w:lang w:val="en-CA"/>
          </w:rPr>
          <w:delText xml:space="preserve">. </w:delText>
        </w:r>
      </w:del>
      <w:ins w:id="591"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592"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593"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4"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5" w:author="Eric Boisvert" w:date="2015-10-28T18:28:00Z"/>
          <w:color w:val="000000"/>
          <w:lang w:val="en-CA"/>
        </w:rPr>
      </w:pPr>
      <w:del w:id="596"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7"/>
        <w:r w:rsidRPr="00D12552" w:rsidDel="00AE3B9C">
          <w:rPr>
            <w:color w:val="000000"/>
            <w:lang w:val="en-CA"/>
          </w:rPr>
          <w:delText>interface standard,</w:delText>
        </w:r>
      </w:del>
      <w:commentRangeEnd w:id="597"/>
      <w:r w:rsidR="00483791">
        <w:rPr>
          <w:rStyle w:val="CommentReference"/>
        </w:rPr>
        <w:commentReference w:id="597"/>
      </w:r>
      <w:del w:id="598"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599" w:author="Eric Boisvert" w:date="2016-03-06T13:55:00Z"/>
          <w:lang w:val="en-CA"/>
        </w:rPr>
      </w:pPr>
      <w:del w:id="600" w:author="Eric Boisvert" w:date="2016-03-06T13:55:00Z">
        <w:r w:rsidRPr="00D12552" w:rsidDel="00483791">
          <w:rPr>
            <w:lang w:val="en-CA"/>
          </w:rPr>
          <w:delText xml:space="preserve">Any one of the conformance levels specified in </w:delText>
        </w:r>
        <w:commentRangeStart w:id="601"/>
        <w:r w:rsidRPr="00D12552" w:rsidDel="00483791">
          <w:rPr>
            <w:lang w:val="en-CA"/>
          </w:rPr>
          <w:delText xml:space="preserve">Annex </w:delText>
        </w:r>
      </w:del>
      <w:del w:id="602" w:author="Eric Boisvert" w:date="2016-03-06T13:53:00Z">
        <w:r w:rsidRPr="00D12552" w:rsidDel="00483791">
          <w:rPr>
            <w:lang w:val="en-CA"/>
          </w:rPr>
          <w:delText>B</w:delText>
        </w:r>
      </w:del>
      <w:del w:id="603" w:author="Eric Boisvert" w:date="2016-03-06T13:55:00Z">
        <w:r w:rsidRPr="00D12552" w:rsidDel="00483791">
          <w:rPr>
            <w:lang w:val="en-CA"/>
          </w:rPr>
          <w:delText xml:space="preserve"> </w:delText>
        </w:r>
        <w:commentRangeEnd w:id="601"/>
        <w:r w:rsidR="0057403B" w:rsidDel="00483791">
          <w:rPr>
            <w:rStyle w:val="CommentReference"/>
            <w:lang w:val="en-US"/>
          </w:rPr>
          <w:commentReference w:id="601"/>
        </w:r>
        <w:r w:rsidRPr="00D12552" w:rsidDel="00483791">
          <w:rPr>
            <w:lang w:val="en-CA"/>
          </w:rPr>
          <w:delText>(normative).</w:delText>
        </w:r>
      </w:del>
    </w:p>
    <w:p w14:paraId="137C54AC" w14:textId="14AB7ACE" w:rsidR="009A7B37" w:rsidRPr="00D12552" w:rsidDel="00483791" w:rsidRDefault="009A7B37">
      <w:pPr>
        <w:pStyle w:val="List1OGCletters"/>
        <w:rPr>
          <w:del w:id="604" w:author="Eric Boisvert" w:date="2016-03-06T13:55:00Z"/>
          <w:lang w:val="en-CA"/>
        </w:rPr>
      </w:pPr>
      <w:del w:id="605" w:author="Eric Boisvert" w:date="2016-03-06T13:55:00Z">
        <w:r w:rsidRPr="00D12552" w:rsidDel="00483791">
          <w:rPr>
            <w:lang w:val="en-CA"/>
          </w:rPr>
          <w:delText xml:space="preserve">Any one of the Distributed Computing Platform profiles specified in </w:delText>
        </w:r>
        <w:commentRangeStart w:id="606"/>
        <w:r w:rsidRPr="00D12552" w:rsidDel="00483791">
          <w:rPr>
            <w:lang w:val="en-CA"/>
          </w:rPr>
          <w:delText xml:space="preserve">Annexes TBD through TBD </w:delText>
        </w:r>
        <w:commentRangeEnd w:id="606"/>
        <w:r w:rsidR="0057403B" w:rsidDel="00483791">
          <w:rPr>
            <w:rStyle w:val="CommentReference"/>
            <w:lang w:val="en-US"/>
          </w:rPr>
          <w:commentReference w:id="606"/>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607" w:name="_Toc446944540"/>
      <w:r w:rsidRPr="00D12552">
        <w:rPr>
          <w:lang w:val="en-CA"/>
        </w:rPr>
        <w:t>References</w:t>
      </w:r>
      <w:bookmarkEnd w:id="60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60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09" w:author="Ollie Raymond" w:date="2016-02-08T14:12:00Z"/>
          <w:lang w:val="en-CA"/>
        </w:rPr>
      </w:pPr>
      <w:ins w:id="610"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11" w:author="Ollie Raymond" w:date="2016-02-08T14:12:00Z">
        <w:r>
          <w:rPr>
            <w:lang w:val="en-CA"/>
          </w:rPr>
          <w:t xml:space="preserve">ISO 19108:2006 </w:t>
        </w:r>
      </w:ins>
      <w:ins w:id="612" w:author="Ollie Raymond" w:date="2016-02-08T14:14:00Z">
        <w:r>
          <w:rPr>
            <w:lang w:val="en-CA"/>
          </w:rPr>
          <w:t xml:space="preserve">- </w:t>
        </w:r>
      </w:ins>
      <w:ins w:id="61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614" w:author="Eric Boisvert" w:date="2016-02-27T12:01:00Z"/>
          <w:lang w:val="en-CA"/>
        </w:rPr>
      </w:pPr>
      <w:del w:id="615"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6"/>
        <w:r w:rsidRPr="00BD7B2A" w:rsidDel="004725FE">
          <w:rPr>
            <w:lang w:val="en-CA"/>
          </w:rPr>
          <w:delText>ISO 19123:2005</w:delText>
        </w:r>
        <w:commentRangeEnd w:id="616"/>
        <w:r w:rsidR="0057403B" w:rsidDel="004725FE">
          <w:rPr>
            <w:rStyle w:val="CommentReference"/>
          </w:rPr>
          <w:commentReference w:id="616"/>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17" w:author="Ollie Raymond" w:date="2016-02-08T14:08:00Z">
        <w:r w:rsidR="007F26AE">
          <w:rPr>
            <w:lang w:val="en-CA"/>
          </w:rPr>
          <w:t>2.0.1</w:t>
        </w:r>
      </w:ins>
      <w:del w:id="618" w:author="Ollie Raymond" w:date="2016-02-08T14:08:00Z">
        <w:r w:rsidRPr="00BD7B2A" w:rsidDel="007F26AE">
          <w:rPr>
            <w:lang w:val="en-CA"/>
          </w:rPr>
          <w:delText>1.8</w:delText>
        </w:r>
      </w:del>
      <w:r w:rsidRPr="00BD7B2A">
        <w:rPr>
          <w:lang w:val="en-CA"/>
        </w:rPr>
        <w:t xml:space="preserve">, </w:t>
      </w:r>
      <w:del w:id="619" w:author="Ollie Raymond" w:date="2016-02-08T14:08:00Z">
        <w:r w:rsidRPr="00BD7B2A" w:rsidDel="007F26AE">
          <w:rPr>
            <w:lang w:val="en-CA"/>
          </w:rPr>
          <w:delText>July 2009</w:delText>
        </w:r>
      </w:del>
      <w:ins w:id="620"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621"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622" w:author="Eric Boisvert" w:date="2016-03-28T16:54:00Z"/>
          <w:lang w:val="en-CA"/>
        </w:rPr>
      </w:pPr>
      <w:ins w:id="623"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ListParagraph"/>
        <w:numPr>
          <w:ilvl w:val="0"/>
          <w:numId w:val="13"/>
        </w:numPr>
        <w:spacing w:after="0" w:line="276" w:lineRule="auto"/>
        <w:rPr>
          <w:lang w:val="en-CA"/>
        </w:rPr>
      </w:pPr>
      <w:ins w:id="624" w:author="Eric Boisvert" w:date="2016-03-28T16:54:00Z">
        <w:r>
          <w:rPr>
            <w:lang w:val="en-CA"/>
          </w:rPr>
          <w:t xml:space="preserve">North American Data Model </w:t>
        </w:r>
      </w:ins>
      <w:ins w:id="625"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626" w:name="_Toc446944541"/>
      <w:r w:rsidRPr="00D12552">
        <w:rPr>
          <w:lang w:val="en-CA"/>
        </w:rPr>
        <w:t>Terms and Definitions</w:t>
      </w:r>
      <w:bookmarkEnd w:id="626"/>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27" w:author="Eric Boisvert" w:date="2016-01-23T12:53:00Z">
            <w:rPr>
              <w:lang w:val="en-CA"/>
            </w:rPr>
          </w:rPrChange>
        </w:rPr>
      </w:pPr>
      <w:bookmarkStart w:id="628" w:name="_Toc446944542"/>
      <w:bookmarkStart w:id="629" w:name="_Toc428885175"/>
      <w:bookmarkStart w:id="630" w:name="Glossary_Feature"/>
      <w:proofErr w:type="gramStart"/>
      <w:r>
        <w:rPr>
          <w:lang w:val="en-CA"/>
        </w:rPr>
        <w:t>classifier</w:t>
      </w:r>
      <w:proofErr w:type="gramEnd"/>
      <w:r w:rsidRPr="00D27E3C">
        <w:rPr>
          <w:lang w:val="en-CA"/>
        </w:rPr>
        <w:br/>
      </w:r>
      <w:r w:rsidRPr="00D27E3C">
        <w:rPr>
          <w:b w:val="0"/>
          <w:rPrChange w:id="631" w:author="Eric Boisvert" w:date="2016-01-23T12:53:00Z">
            <w:rPr/>
          </w:rPrChange>
        </w:rPr>
        <w:t xml:space="preserve">A classifier is an abstract UML metaclass which describes (classifies) </w:t>
      </w:r>
      <w:ins w:id="632" w:author="Ollie Raymond" w:date="2016-02-08T14:16:00Z">
        <w:r w:rsidR="007F26AE">
          <w:rPr>
            <w:b w:val="0"/>
          </w:rPr>
          <w:t xml:space="preserve">a </w:t>
        </w:r>
      </w:ins>
      <w:r w:rsidRPr="00D27E3C">
        <w:rPr>
          <w:b w:val="0"/>
          <w:rPrChange w:id="633" w:author="Eric Boisvert" w:date="2016-01-23T12:53:00Z">
            <w:rPr/>
          </w:rPrChange>
        </w:rPr>
        <w:t xml:space="preserve">set of instances having common features (not to </w:t>
      </w:r>
      <w:ins w:id="634" w:author="Ollie Raymond" w:date="2016-02-08T14:16:00Z">
        <w:r w:rsidR="007F26AE">
          <w:rPr>
            <w:b w:val="0"/>
          </w:rPr>
          <w:t xml:space="preserve">be </w:t>
        </w:r>
      </w:ins>
      <w:r w:rsidRPr="00D27E3C">
        <w:rPr>
          <w:b w:val="0"/>
          <w:rPrChange w:id="635" w:author="Eric Boisvert" w:date="2016-01-23T12:53:00Z">
            <w:rPr/>
          </w:rPrChange>
        </w:rPr>
        <w:t>confuse</w:t>
      </w:r>
      <w:ins w:id="636" w:author="Ollie Raymond" w:date="2016-02-08T14:16:00Z">
        <w:r w:rsidR="007F26AE">
          <w:rPr>
            <w:b w:val="0"/>
          </w:rPr>
          <w:t>d</w:t>
        </w:r>
      </w:ins>
      <w:r w:rsidRPr="00D27E3C">
        <w:rPr>
          <w:b w:val="0"/>
          <w:rPrChange w:id="637" w:author="Eric Boisvert" w:date="2016-01-23T12:53:00Z">
            <w:rPr/>
          </w:rPrChange>
        </w:rPr>
        <w:t xml:space="preserve"> with </w:t>
      </w:r>
      <w:ins w:id="638" w:author="Ollie Raymond" w:date="2016-02-08T14:16:00Z">
        <w:r w:rsidR="007F26AE">
          <w:rPr>
            <w:b w:val="0"/>
          </w:rPr>
          <w:t>the “</w:t>
        </w:r>
      </w:ins>
      <w:r w:rsidRPr="00D27E3C">
        <w:rPr>
          <w:b w:val="0"/>
          <w:rPrChange w:id="639" w:author="Eric Boisvert" w:date="2016-01-23T12:53:00Z">
            <w:rPr/>
          </w:rPrChange>
        </w:rPr>
        <w:t>Feature</w:t>
      </w:r>
      <w:ins w:id="640" w:author="Ollie Raymond" w:date="2016-02-08T14:16:00Z">
        <w:r w:rsidR="007F26AE">
          <w:rPr>
            <w:b w:val="0"/>
          </w:rPr>
          <w:t>”</w:t>
        </w:r>
      </w:ins>
      <w:r w:rsidRPr="00D27E3C">
        <w:rPr>
          <w:b w:val="0"/>
          <w:rPrChange w:id="641" w:author="Eric Boisvert" w:date="2016-01-23T12:53:00Z">
            <w:rPr/>
          </w:rPrChange>
        </w:rPr>
        <w:t xml:space="preserve"> stereotype from </w:t>
      </w:r>
      <w:ins w:id="642" w:author="Ollie Raymond" w:date="2016-02-08T14:16:00Z">
        <w:r w:rsidR="007F26AE">
          <w:rPr>
            <w:b w:val="0"/>
          </w:rPr>
          <w:t xml:space="preserve">the </w:t>
        </w:r>
      </w:ins>
      <w:r w:rsidRPr="00D27E3C">
        <w:rPr>
          <w:b w:val="0"/>
          <w:rPrChange w:id="643"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28"/>
    </w:p>
    <w:p w14:paraId="22C03DF2" w14:textId="7F807941" w:rsidR="00FA3D28" w:rsidRPr="00D12552" w:rsidDel="004725FE" w:rsidRDefault="00FA3D28" w:rsidP="00FA3D28">
      <w:pPr>
        <w:pStyle w:val="Heading2"/>
        <w:rPr>
          <w:del w:id="644" w:author="Eric Boisvert" w:date="2016-02-27T12:01:00Z"/>
          <w:lang w:val="en-CA"/>
        </w:rPr>
      </w:pPr>
      <w:bookmarkStart w:id="645" w:name="_Toc445034156"/>
      <w:bookmarkStart w:id="646" w:name="_Toc446944543"/>
      <w:commentRangeStart w:id="647"/>
      <w:del w:id="648" w:author="Eric Boisvert" w:date="2016-02-27T12:01:00Z">
        <w:r w:rsidRPr="00D12552" w:rsidDel="004725FE">
          <w:rPr>
            <w:lang w:val="en-CA"/>
          </w:rPr>
          <w:delText>coverage</w:delText>
        </w:r>
        <w:bookmarkEnd w:id="629"/>
        <w:bookmarkEnd w:id="645"/>
        <w:bookmarkEnd w:id="646"/>
      </w:del>
    </w:p>
    <w:p w14:paraId="44153C30" w14:textId="6EBBB865" w:rsidR="00FA3D28" w:rsidRPr="00D12552" w:rsidDel="004725FE" w:rsidRDefault="00FA3D28" w:rsidP="00FA3D28">
      <w:pPr>
        <w:rPr>
          <w:del w:id="649" w:author="Eric Boisvert" w:date="2016-02-27T12:01:00Z"/>
          <w:bCs/>
          <w:lang w:val="en-CA"/>
        </w:rPr>
      </w:pPr>
      <w:del w:id="650"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1" w:author="Eric Boisvert" w:date="2016-02-27T12:01:00Z"/>
          <w:bCs/>
          <w:lang w:val="en-CA"/>
        </w:rPr>
      </w:pPr>
      <w:del w:id="652" w:author="Eric Boisvert" w:date="2016-02-27T12:01:00Z">
        <w:r w:rsidRPr="00D12552" w:rsidDel="004725FE">
          <w:rPr>
            <w:bCs/>
            <w:lang w:val="en-CA"/>
          </w:rPr>
          <w:delText>[ISO 19123:2005, definition 4.17]</w:delText>
        </w:r>
        <w:commentRangeEnd w:id="647"/>
        <w:r w:rsidR="0057403B" w:rsidDel="004725FE">
          <w:rPr>
            <w:rStyle w:val="CommentReference"/>
          </w:rPr>
          <w:commentReference w:id="647"/>
        </w:r>
      </w:del>
    </w:p>
    <w:p w14:paraId="51FC44D3" w14:textId="77777777" w:rsidR="00FA3D28" w:rsidRPr="00D12552" w:rsidRDefault="00FA3D28" w:rsidP="00FA3D28">
      <w:pPr>
        <w:pStyle w:val="Heading2"/>
        <w:rPr>
          <w:lang w:val="en-CA"/>
        </w:rPr>
      </w:pPr>
      <w:bookmarkStart w:id="653" w:name="_Toc428885176"/>
      <w:bookmarkStart w:id="654" w:name="_Toc446944544"/>
      <w:proofErr w:type="gramStart"/>
      <w:r w:rsidRPr="00D12552">
        <w:rPr>
          <w:lang w:val="en-CA"/>
        </w:rPr>
        <w:t>domain</w:t>
      </w:r>
      <w:proofErr w:type="gramEnd"/>
      <w:r w:rsidRPr="00D12552">
        <w:rPr>
          <w:lang w:val="en-CA"/>
        </w:rPr>
        <w:t xml:space="preserve"> feature</w:t>
      </w:r>
      <w:bookmarkEnd w:id="653"/>
      <w:bookmarkEnd w:id="654"/>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55" w:name="_Toc428885177"/>
      <w:bookmarkStart w:id="656" w:name="_Toc446944545"/>
      <w:proofErr w:type="gramStart"/>
      <w:r w:rsidRPr="00D12552">
        <w:rPr>
          <w:lang w:val="en-CA"/>
        </w:rPr>
        <w:t>element</w:t>
      </w:r>
      <w:proofErr w:type="gramEnd"/>
      <w:r w:rsidRPr="00D12552">
        <w:rPr>
          <w:lang w:val="en-CA"/>
        </w:rPr>
        <w:t xml:space="preserve"> &lt;XML&gt;</w:t>
      </w:r>
      <w:bookmarkEnd w:id="655"/>
      <w:bookmarkEnd w:id="656"/>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57" w:name="_Toc428885178"/>
      <w:bookmarkStart w:id="658" w:name="_Toc446944546"/>
      <w:proofErr w:type="gramStart"/>
      <w:r w:rsidRPr="00D12552">
        <w:rPr>
          <w:lang w:val="en-CA"/>
        </w:rPr>
        <w:t>feature</w:t>
      </w:r>
      <w:bookmarkEnd w:id="657"/>
      <w:bookmarkEnd w:id="658"/>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59" w:author="Eric Boisvert" w:date="2015-10-28T11:59:00Z">
          <w:pPr/>
        </w:pPrChange>
      </w:pPr>
      <w:bookmarkStart w:id="660" w:name="_Toc428885179"/>
      <w:bookmarkStart w:id="661" w:name="_Toc446944547"/>
      <w:r w:rsidRPr="00670D2F">
        <w:rPr>
          <w:lang w:val="en-CA"/>
          <w:rPrChange w:id="662" w:author="Ollie Raymond" w:date="2016-02-08T14:20:00Z">
            <w:rPr>
              <w:highlight w:val="yellow"/>
              <w:lang w:val="en-CA"/>
            </w:rPr>
          </w:rPrChange>
        </w:rPr>
        <w:t>GML application schema</w:t>
      </w:r>
      <w:bookmarkEnd w:id="660"/>
      <w:bookmarkEnd w:id="661"/>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3" w:author="Eric Boisvert" w:date="2015-12-25T17:50:00Z">
        <w:r w:rsidRPr="00D12552" w:rsidDel="00370D0D">
          <w:rPr>
            <w:lang w:val="en-CA"/>
          </w:rPr>
          <w:delText>ISO 19136:2007.</w:delText>
        </w:r>
      </w:del>
      <w:ins w:id="664"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65" w:name="_Toc428885180"/>
      <w:bookmarkStart w:id="666" w:name="_Toc446944548"/>
      <w:r w:rsidRPr="00D12552">
        <w:rPr>
          <w:lang w:val="en-CA"/>
        </w:rPr>
        <w:t>GML document</w:t>
      </w:r>
      <w:bookmarkEnd w:id="665"/>
      <w:bookmarkEnd w:id="666"/>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67" w:name="_Toc428885181"/>
      <w:bookmarkStart w:id="668" w:name="_Toc446944549"/>
      <w:r w:rsidRPr="00D12552">
        <w:rPr>
          <w:lang w:val="en-CA"/>
        </w:rPr>
        <w:t>GML schema</w:t>
      </w:r>
      <w:bookmarkEnd w:id="667"/>
      <w:bookmarkEnd w:id="668"/>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69" w:author="Eric Boisvert" w:date="2015-10-28T12:00:00Z">
        <w:r w:rsidRPr="00D12552" w:rsidDel="005A74B6">
          <w:rPr>
            <w:lang w:val="en-CA"/>
          </w:rPr>
          <w:delText>http://www.opengis.net/gml/3.2</w:delText>
        </w:r>
      </w:del>
      <w:del w:id="670" w:author="Ollie Raymond" w:date="2016-02-08T14:22:00Z">
        <w:r w:rsidRPr="00D12552" w:rsidDel="00670D2F">
          <w:rPr>
            <w:lang w:val="en-CA"/>
          </w:rPr>
          <w:delText>‖</w:delText>
        </w:r>
      </w:del>
      <w:r w:rsidRPr="00D12552">
        <w:rPr>
          <w:lang w:val="en-CA"/>
        </w:rPr>
        <w:t xml:space="preserve"> as specified in </w:t>
      </w:r>
      <w:del w:id="671" w:author="Eric Boisvert" w:date="2015-12-25T17:50:00Z">
        <w:r w:rsidRPr="00D12552" w:rsidDel="00370D0D">
          <w:rPr>
            <w:lang w:val="en-CA"/>
          </w:rPr>
          <w:delText>ISO 19136:2007.</w:delText>
        </w:r>
      </w:del>
      <w:ins w:id="672"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73" w:name="_Toc428885182"/>
      <w:bookmarkStart w:id="674" w:name="_Toc446944550"/>
      <w:proofErr w:type="gramStart"/>
      <w:r w:rsidRPr="00D12552">
        <w:rPr>
          <w:lang w:val="en-CA"/>
        </w:rPr>
        <w:t>measurement</w:t>
      </w:r>
      <w:bookmarkEnd w:id="673"/>
      <w:bookmarkEnd w:id="67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75" w:name="_Toc428885183"/>
      <w:bookmarkStart w:id="676" w:name="_Toc446944551"/>
      <w:proofErr w:type="gramStart"/>
      <w:r w:rsidRPr="00D12552">
        <w:rPr>
          <w:lang w:val="en-CA"/>
        </w:rPr>
        <w:t>observation</w:t>
      </w:r>
      <w:bookmarkEnd w:id="675"/>
      <w:bookmarkEnd w:id="67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77" w:name="_Toc428885184"/>
      <w:bookmarkStart w:id="678" w:name="_Toc446944552"/>
      <w:proofErr w:type="gramStart"/>
      <w:r w:rsidRPr="00D12552">
        <w:rPr>
          <w:lang w:val="en-CA"/>
        </w:rPr>
        <w:t>observation</w:t>
      </w:r>
      <w:proofErr w:type="gramEnd"/>
      <w:r w:rsidRPr="00D12552">
        <w:rPr>
          <w:lang w:val="en-CA"/>
        </w:rPr>
        <w:t xml:space="preserve"> procedure</w:t>
      </w:r>
      <w:bookmarkEnd w:id="677"/>
      <w:bookmarkEnd w:id="678"/>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79" w:name="_Toc428885185"/>
      <w:bookmarkStart w:id="680" w:name="_Toc446944553"/>
      <w:proofErr w:type="gramStart"/>
      <w:r w:rsidRPr="00D12552">
        <w:rPr>
          <w:lang w:val="en-CA"/>
        </w:rPr>
        <w:t>observation</w:t>
      </w:r>
      <w:proofErr w:type="gramEnd"/>
      <w:r w:rsidRPr="00D12552">
        <w:rPr>
          <w:lang w:val="en-CA"/>
        </w:rPr>
        <w:t xml:space="preserve"> result</w:t>
      </w:r>
      <w:bookmarkEnd w:id="679"/>
      <w:bookmarkEnd w:id="68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81" w:name="_Toc428885186"/>
      <w:bookmarkStart w:id="682" w:name="_Toc446944554"/>
      <w:proofErr w:type="gramStart"/>
      <w:r w:rsidRPr="00D12552">
        <w:rPr>
          <w:lang w:val="en-CA"/>
        </w:rPr>
        <w:t>property</w:t>
      </w:r>
      <w:proofErr w:type="gramEnd"/>
      <w:r w:rsidRPr="00D12552">
        <w:rPr>
          <w:lang w:val="en-CA"/>
        </w:rPr>
        <w:t xml:space="preserve"> &lt;General Feature Model&gt;</w:t>
      </w:r>
      <w:bookmarkEnd w:id="681"/>
      <w:bookmarkEnd w:id="682"/>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83" w:name="_Toc428885187"/>
      <w:bookmarkStart w:id="684" w:name="_Toc446944555"/>
      <w:proofErr w:type="gramStart"/>
      <w:r w:rsidRPr="00D12552">
        <w:rPr>
          <w:lang w:val="en-CA"/>
        </w:rPr>
        <w:lastRenderedPageBreak/>
        <w:t>sampled</w:t>
      </w:r>
      <w:proofErr w:type="gramEnd"/>
      <w:r w:rsidRPr="00D12552">
        <w:rPr>
          <w:lang w:val="en-CA"/>
        </w:rPr>
        <w:t xml:space="preserve"> feature</w:t>
      </w:r>
      <w:bookmarkEnd w:id="683"/>
      <w:bookmarkEnd w:id="684"/>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85" w:author="Ollie Raymond" w:date="2016-02-08T14:23:00Z">
        <w:r w:rsidRPr="00D12552" w:rsidDel="00670D2F">
          <w:rPr>
            <w:lang w:val="en-CA"/>
          </w:rPr>
          <w:delText>groundwater body</w:delText>
        </w:r>
      </w:del>
      <w:ins w:id="686" w:author="Ollie Raymond" w:date="2016-02-08T14:23:00Z">
        <w:r w:rsidR="00670D2F">
          <w:rPr>
            <w:lang w:val="en-CA"/>
          </w:rPr>
          <w:t>geological unit</w:t>
        </w:r>
      </w:ins>
      <w:ins w:id="687" w:author="Ollie Raymond" w:date="2016-02-08T14:25:00Z">
        <w:r w:rsidR="00670D2F">
          <w:rPr>
            <w:lang w:val="en-CA"/>
          </w:rPr>
          <w:t xml:space="preserve"> or</w:t>
        </w:r>
      </w:ins>
      <w:del w:id="688" w:author="Ollie Raymond" w:date="2016-02-08T14:25:00Z">
        <w:r w:rsidRPr="00D12552" w:rsidDel="00670D2F">
          <w:rPr>
            <w:lang w:val="en-CA"/>
          </w:rPr>
          <w:delText>,</w:delText>
        </w:r>
      </w:del>
      <w:ins w:id="689" w:author="Ollie Raymond" w:date="2016-02-08T14:23:00Z">
        <w:r w:rsidR="00670D2F">
          <w:rPr>
            <w:lang w:val="en-CA"/>
          </w:rPr>
          <w:t xml:space="preserve"> </w:t>
        </w:r>
      </w:ins>
      <w:ins w:id="690" w:author="Ollie Raymond" w:date="2016-02-08T14:24:00Z">
        <w:r w:rsidR="00670D2F">
          <w:rPr>
            <w:lang w:val="en-CA"/>
          </w:rPr>
          <w:t xml:space="preserve">structure </w:t>
        </w:r>
      </w:ins>
      <w:del w:id="691"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92" w:name="_Toc428885188"/>
      <w:bookmarkStart w:id="693" w:name="_Toc446944556"/>
      <w:proofErr w:type="gramStart"/>
      <w:r w:rsidRPr="00D12552">
        <w:rPr>
          <w:lang w:val="en-CA"/>
        </w:rPr>
        <w:t>sampling</w:t>
      </w:r>
      <w:proofErr w:type="gramEnd"/>
      <w:r w:rsidRPr="00D12552">
        <w:rPr>
          <w:lang w:val="en-CA"/>
        </w:rPr>
        <w:t xml:space="preserve"> feature</w:t>
      </w:r>
      <w:bookmarkEnd w:id="692"/>
      <w:bookmarkEnd w:id="693"/>
    </w:p>
    <w:p w14:paraId="4E5AFEE3" w14:textId="2AA73DA6" w:rsidR="00FA3D28" w:rsidRPr="00D12552" w:rsidRDefault="00FA3D28" w:rsidP="00FA3D28">
      <w:pPr>
        <w:rPr>
          <w:lang w:val="en-CA"/>
        </w:rPr>
      </w:pPr>
      <w:r w:rsidRPr="00D12552">
        <w:rPr>
          <w:lang w:val="en-CA"/>
        </w:rPr>
        <w:t>Feature, such as a station,</w:t>
      </w:r>
      <w:ins w:id="694" w:author="Ollie Raymond" w:date="2016-02-08T14:25:00Z">
        <w:r w:rsidR="00670D2F">
          <w:rPr>
            <w:lang w:val="en-CA"/>
          </w:rPr>
          <w:t xml:space="preserve"> borehole,</w:t>
        </w:r>
      </w:ins>
      <w:r w:rsidRPr="00D12552">
        <w:rPr>
          <w:lang w:val="en-CA"/>
        </w:rPr>
        <w:t xml:space="preserve"> </w:t>
      </w:r>
      <w:del w:id="695"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96" w:name="_Toc428885189"/>
      <w:bookmarkStart w:id="697" w:name="_Toc446944557"/>
      <w:proofErr w:type="gramStart"/>
      <w:r w:rsidRPr="00D12552">
        <w:rPr>
          <w:lang w:val="en-CA"/>
        </w:rPr>
        <w:t>schema</w:t>
      </w:r>
      <w:proofErr w:type="gramEnd"/>
      <w:r w:rsidRPr="00D12552">
        <w:rPr>
          <w:lang w:val="en-CA"/>
        </w:rPr>
        <w:t xml:space="preserve"> &lt;XML Schema&gt;</w:t>
      </w:r>
      <w:bookmarkEnd w:id="696"/>
      <w:bookmarkEnd w:id="69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98" w:name="_Toc446944558"/>
      <w:bookmarkEnd w:id="630"/>
      <w:del w:id="699" w:author="Eric Boisvert" w:date="2015-10-27T17:08:00Z">
        <w:r w:rsidDel="00773E1B">
          <w:rPr>
            <w:lang w:val="en-CA"/>
          </w:rPr>
          <w:delText xml:space="preserve">Conceptual </w:delText>
        </w:r>
      </w:del>
      <w:ins w:id="700" w:author="Eric Boisvert" w:date="2015-10-27T17:08:00Z">
        <w:r w:rsidR="00773E1B">
          <w:rPr>
            <w:lang w:val="en-CA"/>
          </w:rPr>
          <w:t xml:space="preserve">Logical </w:t>
        </w:r>
      </w:ins>
      <w:r>
        <w:rPr>
          <w:lang w:val="en-CA"/>
        </w:rPr>
        <w:t>Model</w:t>
      </w:r>
      <w:bookmarkEnd w:id="698"/>
    </w:p>
    <w:p w14:paraId="4CC8104C" w14:textId="77777777" w:rsidR="008D755A" w:rsidRDefault="000F075C" w:rsidP="000D2F14">
      <w:pPr>
        <w:rPr>
          <w:ins w:id="701" w:author="Boisvert, Eric" w:date="2016-04-01T13:12:00Z"/>
          <w:lang w:val="en-CA"/>
        </w:rPr>
      </w:pPr>
      <w:ins w:id="702" w:author="Ollie Raymond" w:date="2016-02-03T09:32:00Z">
        <w:r>
          <w:rPr>
            <w:lang w:val="en-CA"/>
          </w:rPr>
          <w:t xml:space="preserve">The </w:t>
        </w:r>
      </w:ins>
      <w:ins w:id="703" w:author="Eric Boisvert" w:date="2015-10-30T04:04:00Z">
        <w:r w:rsidR="0068258B">
          <w:rPr>
            <w:lang w:val="en-CA"/>
          </w:rPr>
          <w:t xml:space="preserve">GeoSciML 4.0 </w:t>
        </w:r>
      </w:ins>
      <w:ins w:id="704" w:author="Ollie Raymond" w:date="2016-02-03T09:32:00Z">
        <w:r>
          <w:rPr>
            <w:lang w:val="en-CA"/>
          </w:rPr>
          <w:t>l</w:t>
        </w:r>
      </w:ins>
      <w:ins w:id="705" w:author="Eric Boisvert" w:date="2015-10-30T04:04:00Z">
        <w:del w:id="706" w:author="Ollie Raymond" w:date="2016-02-03T09:32:00Z">
          <w:r w:rsidR="0068258B" w:rsidDel="000F075C">
            <w:rPr>
              <w:lang w:val="en-CA"/>
            </w:rPr>
            <w:delText>L</w:delText>
          </w:r>
        </w:del>
        <w:r w:rsidR="0068258B">
          <w:rPr>
            <w:lang w:val="en-CA"/>
          </w:rPr>
          <w:t xml:space="preserve">ogical model is an interpretation and repackaging of </w:t>
        </w:r>
      </w:ins>
      <w:ins w:id="707" w:author="Eric Boisvert" w:date="2015-10-30T04:07:00Z">
        <w:r w:rsidR="0068258B">
          <w:rPr>
            <w:lang w:val="en-CA"/>
          </w:rPr>
          <w:t xml:space="preserve">version 3.2 of </w:t>
        </w:r>
      </w:ins>
      <w:ins w:id="708" w:author="Eric Boisvert" w:date="2015-10-30T04:04:00Z">
        <w:r w:rsidR="0068258B">
          <w:rPr>
            <w:lang w:val="en-CA"/>
          </w:rPr>
          <w:t xml:space="preserve">the conceptual model published by </w:t>
        </w:r>
        <w:del w:id="709" w:author="Ollie Raymond" w:date="2016-02-03T09:33:00Z">
          <w:r w:rsidR="0068258B" w:rsidDel="000F075C">
            <w:rPr>
              <w:lang w:val="en-CA"/>
            </w:rPr>
            <w:delText>IUSG</w:delText>
          </w:r>
        </w:del>
      </w:ins>
      <w:ins w:id="710" w:author="Ollie Raymond" w:date="2016-02-03T09:33:00Z">
        <w:r>
          <w:rPr>
            <w:lang w:val="en-CA"/>
          </w:rPr>
          <w:t>IUGS</w:t>
        </w:r>
      </w:ins>
      <w:ins w:id="711" w:author="Eric Boisvert" w:date="2015-10-30T04:04:00Z">
        <w:r w:rsidR="0068258B">
          <w:rPr>
            <w:lang w:val="en-CA"/>
          </w:rPr>
          <w:t xml:space="preserve"> (</w:t>
        </w:r>
      </w:ins>
      <w:ins w:id="712"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713" w:author="Ollie Raymond" w:date="2016-02-08T10:41:00Z">
        <w:r w:rsidR="00B14110" w:rsidRPr="00B14110">
          <w:rPr>
            <w:lang w:val="en-CA"/>
          </w:rPr>
          <w:t>geosciml/3.2/documentation/html/</w:t>
        </w:r>
      </w:ins>
      <w:ins w:id="714" w:author="Eric Boisvert" w:date="2015-10-30T04:08:00Z">
        <w:r w:rsidR="0068258B">
          <w:rPr>
            <w:lang w:val="en-CA"/>
          </w:rPr>
          <w:t xml:space="preserve">). </w:t>
        </w:r>
      </w:ins>
      <w:ins w:id="715" w:author="Boisvert, Eric" w:date="2016-04-01T12:30:00Z">
        <w:r w:rsidR="0044487B">
          <w:rPr>
            <w:lang w:val="en-CA"/>
          </w:rPr>
          <w:t xml:space="preserve"> Version 3.2 </w:t>
        </w:r>
      </w:ins>
      <w:ins w:id="716" w:author="Boisvert, Eric" w:date="2016-04-01T12:31:00Z">
        <w:r w:rsidR="0044487B">
          <w:rPr>
            <w:lang w:val="en-CA"/>
          </w:rPr>
          <w:t>is technically a logical model</w:t>
        </w:r>
      </w:ins>
      <w:ins w:id="717" w:author="Boisvert, Eric" w:date="2016-04-01T12:34:00Z">
        <w:r w:rsidR="0044487B">
          <w:rPr>
            <w:lang w:val="en-CA"/>
          </w:rPr>
          <w:t>.  T</w:t>
        </w:r>
      </w:ins>
      <w:ins w:id="718" w:author="Boisvert, Eric" w:date="2016-04-01T12:31:00Z">
        <w:r w:rsidR="0044487B">
          <w:rPr>
            <w:lang w:val="en-CA"/>
          </w:rPr>
          <w:t xml:space="preserve">here </w:t>
        </w:r>
        <w:proofErr w:type="gramStart"/>
        <w:r w:rsidR="0044487B">
          <w:rPr>
            <w:lang w:val="en-CA"/>
          </w:rPr>
          <w:t xml:space="preserve">are no formal </w:t>
        </w:r>
      </w:ins>
      <w:ins w:id="719" w:author="Boisvert, Eric" w:date="2016-04-01T12:32:00Z">
        <w:r w:rsidR="0044487B">
          <w:rPr>
            <w:lang w:val="en-CA"/>
          </w:rPr>
          <w:t>conceptual</w:t>
        </w:r>
      </w:ins>
      <w:ins w:id="720" w:author="Boisvert, Eric" w:date="2016-04-01T12:31:00Z">
        <w:r w:rsidR="0044487B">
          <w:rPr>
            <w:lang w:val="en-CA"/>
          </w:rPr>
          <w:t xml:space="preserve"> </w:t>
        </w:r>
      </w:ins>
      <w:ins w:id="721" w:author="Boisvert, Eric" w:date="2016-04-01T12:32:00Z">
        <w:r w:rsidR="0044487B">
          <w:rPr>
            <w:lang w:val="en-CA"/>
          </w:rPr>
          <w:t>representation</w:t>
        </w:r>
        <w:proofErr w:type="gramEnd"/>
        <w:r w:rsidR="0044487B">
          <w:rPr>
            <w:lang w:val="en-CA"/>
          </w:rPr>
          <w:t xml:space="preserve"> of 3.2.  The SWG considers that GeoSciML 4.0 </w:t>
        </w:r>
      </w:ins>
      <w:ins w:id="722" w:author="Boisvert, Eric" w:date="2016-04-01T12:34:00Z">
        <w:r w:rsidR="0044487B">
          <w:rPr>
            <w:lang w:val="en-CA"/>
          </w:rPr>
          <w:t>is based on the same conceptual model that underpins version 3.2</w:t>
        </w:r>
      </w:ins>
      <w:ins w:id="723" w:author="Boisvert, Eric" w:date="2016-04-01T12:31:00Z">
        <w:r w:rsidR="0044487B">
          <w:rPr>
            <w:lang w:val="en-CA"/>
          </w:rPr>
          <w:t xml:space="preserve">.  </w:t>
        </w:r>
      </w:ins>
      <w:ins w:id="724" w:author="Eric Boisvert" w:date="2015-10-30T04:08:00Z">
        <w:del w:id="725" w:author="Boisvert, Eric" w:date="2016-04-01T12:30:00Z">
          <w:r w:rsidR="0068258B" w:rsidDel="0044487B">
            <w:rPr>
              <w:lang w:val="en-CA"/>
            </w:rPr>
            <w:delText xml:space="preserve"> </w:delText>
          </w:r>
        </w:del>
        <w:del w:id="726"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EB7E1F">
      <w:pPr>
        <w:keepNext/>
        <w:rPr>
          <w:ins w:id="727" w:author="Boisvert, Eric" w:date="2016-04-01T13:15:00Z"/>
        </w:rPr>
        <w:pPrChange w:id="728" w:author="Boisvert, Eric" w:date="2016-04-01T13:15:00Z">
          <w:pPr/>
        </w:pPrChange>
      </w:pPr>
      <w:ins w:id="729" w:author="Boisvert, Eric" w:date="2016-04-01T13:14:00Z">
        <w:r>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pt;height:192.25pt">
              <v:imagedata r:id="rId15" o:title=""/>
            </v:shape>
          </w:pict>
        </w:r>
      </w:ins>
    </w:p>
    <w:p w14:paraId="779CD4EE" w14:textId="1B6BE1D7" w:rsidR="008D755A" w:rsidRDefault="008D755A">
      <w:pPr>
        <w:pStyle w:val="Caption"/>
        <w:rPr>
          <w:ins w:id="730" w:author="Boisvert, Eric" w:date="2016-04-01T13:12:00Z"/>
          <w:lang w:val="en-CA"/>
        </w:rPr>
        <w:pPrChange w:id="731" w:author="Boisvert, Eric" w:date="2016-04-01T13:15:00Z">
          <w:pPr/>
        </w:pPrChange>
      </w:pPr>
      <w:ins w:id="732" w:author="Boisvert, Eric" w:date="2016-04-01T13:15:00Z">
        <w:r>
          <w:t xml:space="preserve">Figure </w:t>
        </w:r>
        <w:r>
          <w:fldChar w:fldCharType="begin"/>
        </w:r>
        <w:r>
          <w:instrText xml:space="preserve"> SEQ Figure \* ARABIC </w:instrText>
        </w:r>
      </w:ins>
      <w:r>
        <w:fldChar w:fldCharType="separate"/>
      </w:r>
      <w:ins w:id="733" w:author="Boisvert, Eric" w:date="2016-04-01T13:15:00Z">
        <w:r>
          <w:rPr>
            <w:noProof/>
          </w:rPr>
          <w:t>1</w:t>
        </w:r>
        <w:r>
          <w:fldChar w:fldCharType="end"/>
        </w:r>
        <w:r>
          <w:t xml:space="preserve"> : Model lineage. </w:t>
        </w:r>
        <w:proofErr w:type="gramStart"/>
        <w:r>
          <w:t>Both Portrayal</w:t>
        </w:r>
        <w:proofErr w:type="gramEnd"/>
        <w:r>
          <w:t>, version 3.2 and version 4.0 are based on the same conceptual model.</w:t>
        </w:r>
      </w:ins>
    </w:p>
    <w:p w14:paraId="78DE2759" w14:textId="3226050F" w:rsidR="0068258B" w:rsidRDefault="0044487B" w:rsidP="000D2F14">
      <w:pPr>
        <w:rPr>
          <w:ins w:id="734" w:author="Boisvert, Eric" w:date="2016-04-01T12:55:00Z"/>
          <w:lang w:val="en-CA"/>
        </w:rPr>
      </w:pPr>
      <w:ins w:id="735" w:author="Boisvert, Eric" w:date="2016-04-01T12:33:00Z">
        <w:r>
          <w:rPr>
            <w:lang w:val="en-CA"/>
          </w:rPr>
          <w:t xml:space="preserve">Version 3.2 </w:t>
        </w:r>
      </w:ins>
      <w:ins w:id="736" w:author="Eric Boisvert" w:date="2015-10-30T04:08:00Z">
        <w:r w:rsidR="007D2867">
          <w:rPr>
            <w:lang w:val="en-CA"/>
          </w:rPr>
          <w:t>is organised into 13 thematic packages</w:t>
        </w:r>
      </w:ins>
      <w:ins w:id="737" w:author="Eric Boisvert" w:date="2015-10-30T04:16:00Z">
        <w:r w:rsidR="007D2867">
          <w:rPr>
            <w:lang w:val="en-CA"/>
          </w:rPr>
          <w:t xml:space="preserve"> while </w:t>
        </w:r>
        <w:del w:id="738" w:author="Boisvert, Eric" w:date="2016-04-01T12:33:00Z">
          <w:r w:rsidR="007D2867" w:rsidDel="0044487B">
            <w:rPr>
              <w:lang w:val="en-CA"/>
            </w:rPr>
            <w:delText>the</w:delText>
          </w:r>
        </w:del>
      </w:ins>
      <w:ins w:id="739" w:author="Boisvert, Eric" w:date="2016-04-01T12:33:00Z">
        <w:r>
          <w:rPr>
            <w:lang w:val="en-CA"/>
          </w:rPr>
          <w:t>this</w:t>
        </w:r>
      </w:ins>
      <w:ins w:id="740" w:author="Eric Boisvert" w:date="2015-10-30T04:16:00Z">
        <w:r w:rsidR="007D2867">
          <w:rPr>
            <w:lang w:val="en-CA"/>
          </w:rPr>
          <w:t xml:space="preserve"> </w:t>
        </w:r>
        <w:del w:id="741" w:author="Boisvert, Eric" w:date="2016-04-01T12:33:00Z">
          <w:r w:rsidR="007D2867" w:rsidDel="0044487B">
            <w:rPr>
              <w:lang w:val="en-CA"/>
            </w:rPr>
            <w:delText>logical model</w:delText>
          </w:r>
        </w:del>
      </w:ins>
      <w:ins w:id="742" w:author="Boisvert, Eric" w:date="2016-04-01T12:33:00Z">
        <w:r>
          <w:rPr>
            <w:lang w:val="en-CA"/>
          </w:rPr>
          <w:t>version</w:t>
        </w:r>
      </w:ins>
      <w:ins w:id="743"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744" w:author="Eric Boisvert" w:date="2015-10-30T04:04:00Z"/>
          <w:lang w:val="en-CA"/>
        </w:rPr>
      </w:pPr>
    </w:p>
    <w:p w14:paraId="6974D630" w14:textId="6E5685DF" w:rsidR="007C5519" w:rsidRDefault="000D2F14" w:rsidP="000D2F14">
      <w:pPr>
        <w:rPr>
          <w:ins w:id="745" w:author="Boisvert, Eric" w:date="2016-03-29T07:58:00Z"/>
          <w:lang w:val="en-CA"/>
        </w:rPr>
      </w:pPr>
      <w:r>
        <w:rPr>
          <w:lang w:val="en-CA"/>
        </w:rPr>
        <w:t>GeoSciML</w:t>
      </w:r>
      <w:ins w:id="746" w:author="Boisvert, Eric" w:date="2016-04-01T12:31:00Z">
        <w:r w:rsidR="0044487B">
          <w:rPr>
            <w:lang w:val="en-CA"/>
          </w:rPr>
          <w:t xml:space="preserve"> 4.0</w:t>
        </w:r>
      </w:ins>
      <w:r>
        <w:rPr>
          <w:lang w:val="en-CA"/>
        </w:rPr>
        <w:t xml:space="preserve"> is organised into 6 application</w:t>
      </w:r>
      <w:del w:id="747" w:author="Boisvert, Eric" w:date="2016-03-29T07:58:00Z">
        <w:r w:rsidDel="007C5519">
          <w:rPr>
            <w:lang w:val="en-CA"/>
          </w:rPr>
          <w:delText xml:space="preserve"> </w:delText>
        </w:r>
      </w:del>
      <w:r>
        <w:rPr>
          <w:lang w:val="en-CA"/>
        </w:rPr>
        <w:t xml:space="preserve">packages </w:t>
      </w:r>
      <w:ins w:id="748"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749" w:author="Boisvert, Eric" w:date="2016-04-01T07:54:00Z">
        <w:r w:rsidR="00E21DD0" w:rsidRPr="00690C3D">
          <w:t xml:space="preserve">Figure </w:t>
        </w:r>
        <w:r w:rsidR="00E21DD0">
          <w:rPr>
            <w:noProof/>
          </w:rPr>
          <w:t>1</w:t>
        </w:r>
      </w:ins>
      <w:ins w:id="750"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w:t>
      </w:r>
      <w:proofErr w:type="gramStart"/>
      <w:r>
        <w:rPr>
          <w:lang w:val="en-CA"/>
        </w:rPr>
        <w:t>Portrayal :</w:t>
      </w:r>
      <w:proofErr w:type="gramEnd"/>
      <w:r>
        <w:rPr>
          <w:lang w:val="en-CA"/>
        </w:rPr>
        <w:t xml:space="preserve"> a simplified </w:t>
      </w:r>
      <w:del w:id="751" w:author="Boisvert, Eric" w:date="2016-04-01T12:35:00Z">
        <w:r w:rsidDel="0044487B">
          <w:rPr>
            <w:lang w:val="en-CA"/>
          </w:rPr>
          <w:delText xml:space="preserve">version </w:delText>
        </w:r>
      </w:del>
      <w:ins w:id="752" w:author="Boisvert, Eric" w:date="2016-04-01T12:35:00Z">
        <w:r w:rsidR="0044487B">
          <w:rPr>
            <w:lang w:val="en-CA"/>
          </w:rPr>
          <w:t xml:space="preserve">alternate implementation of the conceptual model </w:t>
        </w:r>
      </w:ins>
      <w:r>
        <w:rPr>
          <w:lang w:val="en-CA"/>
        </w:rPr>
        <w:t>for layer based application</w:t>
      </w:r>
      <w:ins w:id="753" w:author="Boisvert, Eric" w:date="2016-03-29T07:59:00Z">
        <w:r w:rsidR="007C5519">
          <w:rPr>
            <w:lang w:val="en-CA"/>
          </w:rPr>
          <w:t>.</w:t>
        </w:r>
      </w:ins>
    </w:p>
    <w:p w14:paraId="4F59F348" w14:textId="6D9B98FE" w:rsidR="000D2F14" w:rsidRDefault="000D2F14" w:rsidP="000D2F14">
      <w:pPr>
        <w:pStyle w:val="ListParagraph"/>
        <w:numPr>
          <w:ilvl w:val="0"/>
          <w:numId w:val="14"/>
        </w:numPr>
        <w:rPr>
          <w:lang w:val="en-CA"/>
        </w:rPr>
      </w:pPr>
      <w:r>
        <w:rPr>
          <w:lang w:val="en-CA"/>
        </w:rPr>
        <w:t xml:space="preserve">GeoSciML </w:t>
      </w:r>
      <w:proofErr w:type="gramStart"/>
      <w:r>
        <w:rPr>
          <w:lang w:val="en-CA"/>
        </w:rPr>
        <w:t>Basic :</w:t>
      </w:r>
      <w:proofErr w:type="gramEnd"/>
      <w:r>
        <w:rPr>
          <w:lang w:val="en-CA"/>
        </w:rPr>
        <w:t xml:space="preserve"> a set of core features, aligned to </w:t>
      </w:r>
      <w:ins w:id="754" w:author="Ollie Raymond" w:date="2016-02-08T10:43:00Z">
        <w:r w:rsidR="00B14110">
          <w:rPr>
            <w:lang w:val="en-CA"/>
          </w:rPr>
          <w:t xml:space="preserve">the </w:t>
        </w:r>
      </w:ins>
      <w:r>
        <w:rPr>
          <w:lang w:val="en-CA"/>
        </w:rPr>
        <w:t xml:space="preserve">INSPIRE </w:t>
      </w:r>
      <w:ins w:id="755" w:author="Ollie Raymond" w:date="2016-02-08T10:47:00Z">
        <w:r w:rsidR="00B14110">
          <w:rPr>
            <w:lang w:val="en-CA"/>
          </w:rPr>
          <w:t>Data Specification on Geology</w:t>
        </w:r>
      </w:ins>
      <w:ins w:id="756" w:author="Boisvert, Eric" w:date="2016-03-29T07:59:00Z">
        <w:r w:rsidR="007C5519">
          <w:rPr>
            <w:lang w:val="en-CA"/>
          </w:rPr>
          <w:t>.</w:t>
        </w:r>
      </w:ins>
      <w:del w:id="757"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758" w:author="Steve Richard" w:date="2015-10-12T18:11:00Z">
        <w:r w:rsidDel="00A00D3D">
          <w:rPr>
            <w:lang w:val="en-CA"/>
          </w:rPr>
          <w:delText xml:space="preserve">provided </w:delText>
        </w:r>
      </w:del>
      <w:ins w:id="759" w:author="Steve Richard" w:date="2015-10-12T18:11:00Z">
        <w:r w:rsidR="00A00D3D">
          <w:rPr>
            <w:lang w:val="en-CA"/>
          </w:rPr>
          <w:t xml:space="preserve">providing </w:t>
        </w:r>
      </w:ins>
      <w:r>
        <w:rPr>
          <w:lang w:val="en-CA"/>
        </w:rPr>
        <w:t>detailed description of basic features</w:t>
      </w:r>
      <w:ins w:id="760" w:author="Ollie Raymond" w:date="2016-02-08T10:47:00Z">
        <w:r w:rsidR="00B14110">
          <w:rPr>
            <w:lang w:val="en-CA"/>
          </w:rPr>
          <w:t xml:space="preserve"> which </w:t>
        </w:r>
      </w:ins>
      <w:ins w:id="761" w:author="Steve Richard" w:date="2015-10-12T18:11:00Z">
        <w:del w:id="762" w:author="Ollie Raymond" w:date="2016-02-08T10:47:00Z">
          <w:r w:rsidR="00A00D3D" w:rsidDel="00B14110">
            <w:rPr>
              <w:lang w:val="en-CA"/>
            </w:rPr>
            <w:delText>. A</w:delText>
          </w:r>
        </w:del>
      </w:ins>
      <w:ins w:id="763" w:author="Ollie Raymond" w:date="2016-02-08T10:47:00Z">
        <w:r w:rsidR="00B14110">
          <w:rPr>
            <w:lang w:val="en-CA"/>
          </w:rPr>
          <w:t>a</w:t>
        </w:r>
      </w:ins>
      <w:ins w:id="764"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765" w:author="Steve Richard" w:date="2015-10-12T18:11:00Z">
        <w:r w:rsidDel="009367D1">
          <w:rPr>
            <w:lang w:val="en-CA"/>
          </w:rPr>
          <w:delText xml:space="preserve">of </w:delText>
        </w:r>
        <w:r w:rsidDel="00A00D3D">
          <w:rPr>
            <w:lang w:val="en-CA"/>
          </w:rPr>
          <w:delText>geochronoloy</w:delText>
        </w:r>
      </w:del>
      <w:ins w:id="766" w:author="Steve Richard" w:date="2015-10-12T18:11:00Z">
        <w:r w:rsidR="009367D1">
          <w:rPr>
            <w:lang w:val="en-CA"/>
          </w:rPr>
          <w:t>for the representation of geologic time using procedures adopted by the International Stratigraphic Commis</w:t>
        </w:r>
        <w:del w:id="76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68" w:author="Steve Richard" w:date="2015-10-12T18:12:00Z">
        <w:r w:rsidR="009367D1">
          <w:rPr>
            <w:lang w:val="en-CA"/>
          </w:rPr>
          <w:t>s</w:t>
        </w:r>
      </w:ins>
      <w:r>
        <w:rPr>
          <w:lang w:val="en-CA"/>
        </w:rPr>
        <w:t xml:space="preserve"> </w:t>
      </w:r>
      <w:ins w:id="769" w:author="Steve Richard" w:date="2015-10-12T18:14:00Z">
        <w:r w:rsidR="009367D1">
          <w:rPr>
            <w:lang w:val="en-CA"/>
          </w:rPr>
          <w:t>and their properties as sampling features.</w:t>
        </w:r>
      </w:ins>
      <w:del w:id="770"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71" w:author="Steve Richard" w:date="2015-10-12T18:14:00Z">
        <w:r w:rsidDel="009367D1">
          <w:rPr>
            <w:lang w:val="en-CA"/>
          </w:rPr>
          <w:delText xml:space="preserve">laboratories </w:delText>
        </w:r>
      </w:del>
      <w:ins w:id="772" w:author="Steve Richard" w:date="2015-10-12T18:14:00Z">
        <w:r w:rsidR="009367D1">
          <w:rPr>
            <w:lang w:val="en-CA"/>
          </w:rPr>
          <w:t xml:space="preserve">laboratory </w:t>
        </w:r>
      </w:ins>
      <w:del w:id="773" w:author="Steve Richard" w:date="2015-10-12T18:15:00Z">
        <w:r w:rsidDel="009367D1">
          <w:rPr>
            <w:lang w:val="en-CA"/>
          </w:rPr>
          <w:delText>assays</w:delText>
        </w:r>
      </w:del>
      <w:ins w:id="774" w:author="Steve Richard" w:date="2015-10-12T18:15:00Z">
        <w:r w:rsidR="009367D1">
          <w:rPr>
            <w:lang w:val="en-CA"/>
          </w:rPr>
          <w:t xml:space="preserve">analytical </w:t>
        </w:r>
      </w:ins>
      <w:ins w:id="775" w:author="Ollie Raymond" w:date="2016-02-08T10:48:00Z">
        <w:r w:rsidR="00B14110">
          <w:rPr>
            <w:lang w:val="en-CA"/>
          </w:rPr>
          <w:t>meta</w:t>
        </w:r>
      </w:ins>
      <w:ins w:id="776" w:author="Steve Richard" w:date="2015-10-12T18:15:00Z">
        <w:r w:rsidR="009367D1">
          <w:rPr>
            <w:lang w:val="en-CA"/>
          </w:rPr>
          <w:t xml:space="preserve">data, </w:t>
        </w:r>
      </w:ins>
      <w:ins w:id="777" w:author="Ollie Raymond" w:date="2016-02-08T10:48:00Z">
        <w:r w:rsidR="00B14110">
          <w:rPr>
            <w:lang w:val="en-CA"/>
          </w:rPr>
          <w:t xml:space="preserve">geological </w:t>
        </w:r>
      </w:ins>
      <w:ins w:id="778" w:author="Ollie Raymond" w:date="2016-02-08T14:27:00Z">
        <w:r w:rsidR="004D2ACB">
          <w:rPr>
            <w:lang w:val="en-CA"/>
          </w:rPr>
          <w:t xml:space="preserve">sampling and </w:t>
        </w:r>
      </w:ins>
      <w:ins w:id="779" w:author="Steve Richard" w:date="2015-10-12T18:15:00Z">
        <w:r w:rsidR="009367D1">
          <w:rPr>
            <w:lang w:val="en-CA"/>
          </w:rPr>
          <w:t>specimens</w:t>
        </w:r>
      </w:ins>
      <w:ins w:id="780" w:author="Ollie Raymond" w:date="2016-02-08T10:48:00Z">
        <w:r w:rsidR="00B14110">
          <w:rPr>
            <w:lang w:val="en-CA"/>
          </w:rPr>
          <w:t>,</w:t>
        </w:r>
      </w:ins>
      <w:ins w:id="781"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EB7E1F" w:rsidP="007D2867">
      <w:pPr>
        <w:keepNext/>
        <w:rPr>
          <w:ins w:id="782" w:author="Eric Boisvert" w:date="2015-10-30T04:23:00Z"/>
        </w:rPr>
      </w:pPr>
      <w:ins w:id="783" w:author="Eric Boisvert" w:date="2015-10-30T04:22:00Z">
        <w:r>
          <w:rPr>
            <w:noProof/>
            <w:lang w:val="en-CA" w:eastAsia="en-CA"/>
          </w:rPr>
          <w:lastRenderedPageBreak/>
          <w:pict w14:anchorId="2A6F7E80">
            <v:shape id="_x0000_i1026" type="#_x0000_t75" style="width:408.25pt;height:355.1pt;visibility:visible;mso-wrap-style:square">
              <v:imagedata r:id="rId16" o:title=""/>
            </v:shape>
          </w:pict>
        </w:r>
      </w:ins>
    </w:p>
    <w:p w14:paraId="1D4B869E" w14:textId="444C27F7" w:rsidR="007D2867" w:rsidRPr="00690C3D" w:rsidRDefault="007D2867" w:rsidP="00690C3D">
      <w:pPr>
        <w:pStyle w:val="Caption"/>
        <w:jc w:val="center"/>
        <w:rPr>
          <w:ins w:id="784" w:author="Eric Boisvert" w:date="2015-10-30T04:23:00Z"/>
          <w:color w:val="auto"/>
        </w:rPr>
      </w:pPr>
      <w:bookmarkStart w:id="785" w:name="_Ref447001591"/>
      <w:ins w:id="78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87" w:author="Boisvert, Eric" w:date="2016-04-01T13:15:00Z">
        <w:r w:rsidR="008D755A">
          <w:rPr>
            <w:noProof/>
            <w:color w:val="auto"/>
          </w:rPr>
          <w:t>2</w:t>
        </w:r>
      </w:ins>
      <w:ins w:id="788" w:author="Eric Boisvert" w:date="2015-10-30T04:23:00Z">
        <w:r w:rsidRPr="00690C3D">
          <w:rPr>
            <w:color w:val="auto"/>
          </w:rPr>
          <w:fldChar w:fldCharType="end"/>
        </w:r>
      </w:ins>
      <w:bookmarkEnd w:id="785"/>
      <w:r w:rsidR="00690C3D">
        <w:rPr>
          <w:color w:val="auto"/>
        </w:rPr>
        <w:t xml:space="preserve"> -</w:t>
      </w:r>
      <w:ins w:id="789" w:author="Eric Boisvert" w:date="2015-10-30T04:23:00Z">
        <w:r w:rsidRPr="00690C3D">
          <w:rPr>
            <w:color w:val="auto"/>
          </w:rPr>
          <w:t xml:space="preserve"> GeoSciML 4.0 </w:t>
        </w:r>
        <w:del w:id="790" w:author="Ollie Raymond" w:date="2016-02-08T10:49:00Z">
          <w:r w:rsidRPr="00690C3D" w:rsidDel="00A41BE8">
            <w:rPr>
              <w:color w:val="auto"/>
            </w:rPr>
            <w:delText xml:space="preserve"> </w:delText>
          </w:r>
        </w:del>
        <w:r w:rsidRPr="00690C3D">
          <w:rPr>
            <w:color w:val="auto"/>
          </w:rPr>
          <w:t>packages</w:t>
        </w:r>
      </w:ins>
      <w:ins w:id="791" w:author="Boisvert, Eric" w:date="2016-03-29T08:31:00Z">
        <w:r w:rsidR="00BF2A41">
          <w:rPr>
            <w:color w:val="auto"/>
          </w:rPr>
          <w:t>.</w:t>
        </w:r>
      </w:ins>
    </w:p>
    <w:p w14:paraId="3D799ABA" w14:textId="177F5C82" w:rsidR="000D2F14" w:rsidRDefault="007D2867" w:rsidP="000D2F14">
      <w:pPr>
        <w:keepNext/>
      </w:pPr>
      <w:ins w:id="792"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93" w:author="Eric Boisvert" w:date="2015-10-27T16:54:00Z">
        <w:r w:rsidR="005424AC">
          <w:rPr>
            <w:lang w:val="en-CA"/>
          </w:rPr>
          <w:t>t least one</w:t>
        </w:r>
      </w:ins>
      <w:r>
        <w:rPr>
          <w:lang w:val="en-CA"/>
        </w:rPr>
        <w:t xml:space="preserve"> requirements class (to conform to </w:t>
      </w:r>
      <w:ins w:id="794"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95" w:name="_Toc446944559"/>
      <w:r>
        <w:rPr>
          <w:lang w:val="en-CA"/>
        </w:rPr>
        <w:t xml:space="preserve">GeoSciML </w:t>
      </w:r>
      <w:r w:rsidR="000D2F14">
        <w:rPr>
          <w:lang w:val="en-CA"/>
        </w:rPr>
        <w:t>Portrayal</w:t>
      </w:r>
      <w:bookmarkEnd w:id="795"/>
    </w:p>
    <w:p w14:paraId="56C550D5" w14:textId="77777777" w:rsidR="00865F5F" w:rsidRDefault="00865F5F" w:rsidP="009459BF">
      <w:pPr>
        <w:rPr>
          <w:ins w:id="796"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97" w:author="Steve Richard" w:date="2015-10-12T18:16:00Z">
        <w:r w:rsidR="009367D1">
          <w:rPr>
            <w:lang w:val="en-CA"/>
          </w:rPr>
          <w:t>, particularly ad</w:t>
        </w:r>
      </w:ins>
      <w:ins w:id="798" w:author="Eric Boisvert" w:date="2015-10-27T16:54:00Z">
        <w:r w:rsidR="005424AC">
          <w:rPr>
            <w:lang w:val="en-CA"/>
          </w:rPr>
          <w:t>a</w:t>
        </w:r>
      </w:ins>
      <w:ins w:id="799" w:author="Steve Richard" w:date="2015-10-12T18:16:00Z">
        <w:del w:id="800" w:author="Eric Boisvert" w:date="2015-10-27T16:54:00Z">
          <w:r w:rsidR="009367D1" w:rsidDel="005424AC">
            <w:rPr>
              <w:lang w:val="en-CA"/>
            </w:rPr>
            <w:delText>o</w:delText>
          </w:r>
        </w:del>
        <w:r w:rsidR="009367D1">
          <w:rPr>
            <w:lang w:val="en-CA"/>
          </w:rPr>
          <w:t xml:space="preserve">pted </w:t>
        </w:r>
        <w:del w:id="801" w:author="Eric Boisvert" w:date="2015-10-27T16:54:00Z">
          <w:r w:rsidR="009367D1" w:rsidDel="005424AC">
            <w:rPr>
              <w:lang w:val="en-CA"/>
            </w:rPr>
            <w:delText>for</w:delText>
          </w:r>
        </w:del>
      </w:ins>
      <w:ins w:id="802" w:author="Eric Boisvert" w:date="2015-10-27T16:54:00Z">
        <w:r w:rsidR="005424AC">
          <w:rPr>
            <w:lang w:val="en-CA"/>
          </w:rPr>
          <w:t>to</w:t>
        </w:r>
      </w:ins>
      <w:ins w:id="803" w:author="Steve Richard" w:date="2015-10-12T18:16:00Z">
        <w:r w:rsidR="009367D1">
          <w:rPr>
            <w:lang w:val="en-CA"/>
          </w:rPr>
          <w:t xml:space="preserve"> geographic visualization</w:t>
        </w:r>
      </w:ins>
      <w:ins w:id="804" w:author="Steve Richard" w:date="2015-10-12T18:17:00Z">
        <w:r w:rsidR="009367D1">
          <w:rPr>
            <w:lang w:val="en-CA"/>
          </w:rPr>
          <w:t xml:space="preserve"> with key reporting properties</w:t>
        </w:r>
      </w:ins>
      <w:r>
        <w:rPr>
          <w:lang w:val="en-CA"/>
        </w:rPr>
        <w:t xml:space="preserve">.  The use case </w:t>
      </w:r>
      <w:del w:id="805" w:author="Steve Richard" w:date="2015-10-12T18:17:00Z">
        <w:r w:rsidDel="009367D1">
          <w:rPr>
            <w:lang w:val="en-CA"/>
          </w:rPr>
          <w:delText xml:space="preserve">sought </w:delText>
        </w:r>
      </w:del>
      <w:ins w:id="806" w:author="Steve Richard" w:date="2015-10-12T18:17:00Z">
        <w:r w:rsidR="009367D1">
          <w:rPr>
            <w:lang w:val="en-CA"/>
          </w:rPr>
          <w:t xml:space="preserve">target </w:t>
        </w:r>
      </w:ins>
      <w:r>
        <w:rPr>
          <w:lang w:val="en-CA"/>
        </w:rPr>
        <w:t>for portrayal is</w:t>
      </w:r>
      <w:ins w:id="807" w:author="Steve Richard" w:date="2015-10-12T18:17:00Z">
        <w:r w:rsidR="009367D1">
          <w:rPr>
            <w:lang w:val="en-CA"/>
          </w:rPr>
          <w:t xml:space="preserve"> a</w:t>
        </w:r>
      </w:ins>
      <w:r>
        <w:rPr>
          <w:lang w:val="en-CA"/>
        </w:rPr>
        <w:t xml:space="preserve"> simple </w:t>
      </w:r>
      <w:del w:id="808" w:author="Steve Richard" w:date="2015-10-12T18:17:00Z">
        <w:r w:rsidDel="009367D1">
          <w:rPr>
            <w:lang w:val="en-CA"/>
          </w:rPr>
          <w:delText xml:space="preserve">layer </w:delText>
        </w:r>
      </w:del>
      <w:ins w:id="809"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810" w:author="Eric Boisvert" w:date="2016-01-06T09:42:00Z">
        <w:r w:rsidR="00865F5F">
          <w:rPr>
            <w:lang w:val="en-CA"/>
          </w:rPr>
          <w:t xml:space="preserve">to </w:t>
        </w:r>
      </w:ins>
      <w:r>
        <w:rPr>
          <w:lang w:val="en-CA"/>
        </w:rPr>
        <w:t xml:space="preserve">display a map layer and perform simple </w:t>
      </w:r>
      <w:ins w:id="811" w:author="Eric Boisvert" w:date="2015-10-27T16:55:00Z">
        <w:r w:rsidR="005424AC">
          <w:rPr>
            <w:lang w:val="en-CA"/>
          </w:rPr>
          <w:t>identify</w:t>
        </w:r>
      </w:ins>
      <w:del w:id="812" w:author="Eric Boisvert" w:date="2015-10-27T16:55:00Z">
        <w:r w:rsidDel="005424AC">
          <w:rPr>
            <w:lang w:val="en-CA"/>
          </w:rPr>
          <w:delText>“</w:delText>
        </w:r>
      </w:del>
      <w:del w:id="813" w:author="Eric Boisvert" w:date="2015-10-27T16:54:00Z">
        <w:r w:rsidDel="005424AC">
          <w:rPr>
            <w:lang w:val="en-CA"/>
          </w:rPr>
          <w:delText>identify”</w:delText>
        </w:r>
      </w:del>
      <w:r>
        <w:rPr>
          <w:lang w:val="en-CA"/>
        </w:rPr>
        <w:t xml:space="preserve"> operations.  The classes are model</w:t>
      </w:r>
      <w:ins w:id="814" w:author="Eric Boisvert" w:date="2016-01-06T09:42:00Z">
        <w:r w:rsidR="00865F5F">
          <w:rPr>
            <w:lang w:val="en-CA"/>
          </w:rPr>
          <w:t>led</w:t>
        </w:r>
      </w:ins>
      <w:r>
        <w:rPr>
          <w:lang w:val="en-CA"/>
        </w:rPr>
        <w:t xml:space="preserve"> to be easily implementable in </w:t>
      </w:r>
      <w:r>
        <w:rPr>
          <w:lang w:val="en-CA"/>
        </w:rPr>
        <w:lastRenderedPageBreak/>
        <w:t>any GIS or web mapping application</w:t>
      </w:r>
      <w:del w:id="815" w:author="Ollie Raymond" w:date="2016-02-08T14:31:00Z">
        <w:r w:rsidDel="00201C6A">
          <w:rPr>
            <w:lang w:val="en-CA"/>
          </w:rPr>
          <w:delText>s</w:delText>
        </w:r>
      </w:del>
      <w:r>
        <w:rPr>
          <w:lang w:val="en-CA"/>
        </w:rPr>
        <w:t xml:space="preserve">.  One </w:t>
      </w:r>
      <w:del w:id="816" w:author="Eric Boisvert" w:date="2016-03-28T12:33:00Z">
        <w:r w:rsidDel="00A173A4">
          <w:rPr>
            <w:lang w:val="en-CA"/>
          </w:rPr>
          <w:delText>class</w:delText>
        </w:r>
        <w:r w:rsidR="00276AD3" w:rsidDel="00A173A4">
          <w:rPr>
            <w:lang w:val="en-CA"/>
          </w:rPr>
          <w:delText xml:space="preserve"> </w:delText>
        </w:r>
      </w:del>
      <w:ins w:id="817"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818" w:author="Ollie Raymond" w:date="2016-02-08T14:32:00Z">
        <w:r w:rsidR="00201C6A">
          <w:rPr>
            <w:lang w:val="en-CA"/>
          </w:rPr>
          <w:t xml:space="preserve">denormalised </w:t>
        </w:r>
      </w:ins>
      <w:r>
        <w:rPr>
          <w:lang w:val="en-CA"/>
        </w:rPr>
        <w:t>RDBMS tables</w:t>
      </w:r>
      <w:ins w:id="819" w:author="Ollie Raymond" w:date="2016-02-08T14:32:00Z">
        <w:r w:rsidR="00201C6A">
          <w:rPr>
            <w:lang w:val="en-CA"/>
          </w:rPr>
          <w:t>.</w:t>
        </w:r>
      </w:ins>
      <w:ins w:id="820" w:author="Eric Boisvert" w:date="2016-01-06T09:43:00Z">
        <w:r w:rsidR="00865F5F">
          <w:rPr>
            <w:lang w:val="en-CA"/>
          </w:rPr>
          <w:t xml:space="preserve"> </w:t>
        </w:r>
      </w:ins>
      <w:ins w:id="821" w:author="Ollie Raymond" w:date="2016-02-08T14:32:00Z">
        <w:r w:rsidR="00201C6A">
          <w:rPr>
            <w:lang w:val="en-CA"/>
          </w:rPr>
          <w:t xml:space="preserve"> </w:t>
        </w:r>
      </w:ins>
      <w:ins w:id="822" w:author="Eric Boisvert" w:date="2016-01-06T09:44:00Z">
        <w:r w:rsidR="00865F5F">
          <w:rPr>
            <w:lang w:val="en-CA"/>
          </w:rPr>
          <w:t>The XML implementation (</w:t>
        </w:r>
      </w:ins>
      <w:ins w:id="823"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824" w:author="Boisvert, Eric" w:date="2016-04-01T07:54:00Z">
        <w:r w:rsidR="00E21DD0">
          <w:rPr>
            <w:lang w:val="en-CA"/>
          </w:rPr>
          <w:t>8.4</w:t>
        </w:r>
      </w:ins>
      <w:ins w:id="825" w:author="Eric Boisvert" w:date="2016-01-06T09:45:00Z">
        <w:r w:rsidR="00865F5F">
          <w:rPr>
            <w:lang w:val="en-CA"/>
          </w:rPr>
          <w:fldChar w:fldCharType="end"/>
        </w:r>
      </w:ins>
      <w:ins w:id="826" w:author="Eric Boisvert" w:date="2016-01-06T09:44:00Z">
        <w:r w:rsidR="00865F5F">
          <w:rPr>
            <w:lang w:val="en-CA"/>
          </w:rPr>
          <w:t>) is conforma</w:t>
        </w:r>
      </w:ins>
      <w:ins w:id="827" w:author="Eric Boisvert" w:date="2016-01-06T09:45:00Z">
        <w:r w:rsidR="00926101">
          <w:rPr>
            <w:lang w:val="en-CA"/>
          </w:rPr>
          <w:t>n</w:t>
        </w:r>
      </w:ins>
      <w:ins w:id="828" w:author="Eric Boisvert" w:date="2016-01-06T09:44:00Z">
        <w:r w:rsidR="00865F5F">
          <w:rPr>
            <w:lang w:val="en-CA"/>
          </w:rPr>
          <w:t>t with</w:t>
        </w:r>
      </w:ins>
      <w:ins w:id="829" w:author="Eric Boisvert" w:date="2016-01-06T09:43:00Z">
        <w:r w:rsidR="00865F5F">
          <w:rPr>
            <w:lang w:val="en-CA"/>
          </w:rPr>
          <w:t xml:space="preserve"> GML Simple Feature</w:t>
        </w:r>
      </w:ins>
      <w:ins w:id="830" w:author="Eric Boisvert" w:date="2016-01-06T09:45:00Z">
        <w:r w:rsidR="00926101">
          <w:rPr>
            <w:lang w:val="en-CA"/>
          </w:rPr>
          <w:t xml:space="preserve"> (</w:t>
        </w:r>
      </w:ins>
      <w:ins w:id="831"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832" w:author="Steve Richard" w:date="2015-10-12T18:19:00Z">
        <w:del w:id="833" w:author="Eric Boisvert" w:date="2016-01-06T09:46:00Z">
          <w:r w:rsidDel="00926101">
            <w:rPr>
              <w:lang w:val="en-CA"/>
            </w:rPr>
            <w:delText>The p</w:delText>
          </w:r>
        </w:del>
      </w:ins>
      <w:del w:id="834" w:author="Eric Boisvert" w:date="2016-01-06T09:46:00Z">
        <w:r w:rsidR="00DE0FD0" w:rsidDel="00926101">
          <w:rPr>
            <w:lang w:val="en-CA"/>
          </w:rPr>
          <w:delText>Portrayal data model provides several “pointers”,</w:delText>
        </w:r>
      </w:del>
      <w:ins w:id="835" w:author="Eric Boisvert" w:date="2016-01-06T09:46:00Z">
        <w:del w:id="836" w:author="Ollie Raymond" w:date="2016-02-08T14:34:00Z">
          <w:r w:rsidR="00926101" w:rsidDel="00201C6A">
            <w:rPr>
              <w:lang w:val="en-CA"/>
            </w:rPr>
            <w:delText>Several</w:delText>
          </w:r>
        </w:del>
      </w:ins>
      <w:ins w:id="837" w:author="Ollie Raymond" w:date="2016-02-08T14:34:00Z">
        <w:r w:rsidR="00201C6A">
          <w:rPr>
            <w:lang w:val="en-CA"/>
          </w:rPr>
          <w:t>Some</w:t>
        </w:r>
      </w:ins>
      <w:ins w:id="838" w:author="Eric Boisvert" w:date="2016-01-06T09:46:00Z">
        <w:r w:rsidR="00926101">
          <w:rPr>
            <w:lang w:val="en-CA"/>
          </w:rPr>
          <w:t xml:space="preserve"> fields are external references,</w:t>
        </w:r>
      </w:ins>
      <w:r w:rsidR="00DE0FD0">
        <w:rPr>
          <w:lang w:val="en-CA"/>
        </w:rPr>
        <w:t xml:space="preserve"> in the form of HTTP URI, to </w:t>
      </w:r>
      <w:ins w:id="839" w:author="Ollie Raymond" w:date="2016-02-08T14:35:00Z">
        <w:r w:rsidR="00201C6A">
          <w:rPr>
            <w:lang w:val="en-CA"/>
          </w:rPr>
          <w:t xml:space="preserve">provide </w:t>
        </w:r>
      </w:ins>
      <w:ins w:id="840" w:author="Ollie Raymond" w:date="2016-02-08T14:36:00Z">
        <w:r w:rsidR="00201C6A">
          <w:rPr>
            <w:lang w:val="en-CA"/>
          </w:rPr>
          <w:t>hyper</w:t>
        </w:r>
      </w:ins>
      <w:ins w:id="841" w:author="Ollie Raymond" w:date="2016-02-08T14:35:00Z">
        <w:r w:rsidR="00201C6A">
          <w:rPr>
            <w:lang w:val="en-CA"/>
          </w:rPr>
          <w:t xml:space="preserve">links for </w:t>
        </w:r>
      </w:ins>
      <w:del w:id="842" w:author="Ollie Raymond" w:date="2016-02-08T14:35:00Z">
        <w:r w:rsidR="00DE0FD0" w:rsidDel="00201C6A">
          <w:rPr>
            <w:lang w:val="en-CA"/>
          </w:rPr>
          <w:delText xml:space="preserve">form a sort of “switchboard” where application operating on </w:delText>
        </w:r>
      </w:del>
      <w:ins w:id="843" w:author="Eric Boisvert" w:date="2015-10-28T18:33:00Z">
        <w:del w:id="844" w:author="Ollie Raymond" w:date="2016-02-08T14:35:00Z">
          <w:r w:rsidR="00AE3B9C" w:rsidDel="00201C6A">
            <w:rPr>
              <w:lang w:val="en-CA"/>
            </w:rPr>
            <w:delText xml:space="preserve">instances of the </w:delText>
          </w:r>
        </w:del>
      </w:ins>
      <w:del w:id="845" w:author="Ollie Raymond" w:date="2016-02-08T14:35:00Z">
        <w:r w:rsidR="00DE0FD0" w:rsidDel="00201C6A">
          <w:rPr>
            <w:lang w:val="en-CA"/>
          </w:rPr>
          <w:delText xml:space="preserve">portrayal model can </w:delText>
        </w:r>
      </w:del>
      <w:ins w:id="846" w:author="Eric Boisvert" w:date="2016-01-06T09:48:00Z">
        <w:del w:id="847" w:author="Ollie Raymond" w:date="2016-02-08T14:35:00Z">
          <w:r w:rsidR="00926101" w:rsidDel="00201C6A">
            <w:rPr>
              <w:lang w:val="en-CA"/>
            </w:rPr>
            <w:delText>could</w:delText>
          </w:r>
        </w:del>
      </w:ins>
      <w:ins w:id="848" w:author="Ollie Raymond" w:date="2016-02-08T14:35:00Z">
        <w:r w:rsidR="00201C6A">
          <w:rPr>
            <w:lang w:val="en-CA"/>
          </w:rPr>
          <w:t>applications to</w:t>
        </w:r>
      </w:ins>
      <w:ins w:id="849" w:author="Eric Boisvert" w:date="2016-01-06T09:48:00Z">
        <w:r w:rsidR="00926101">
          <w:rPr>
            <w:lang w:val="en-CA"/>
          </w:rPr>
          <w:t xml:space="preserve"> </w:t>
        </w:r>
      </w:ins>
      <w:del w:id="850" w:author="Eric Boisvert" w:date="2015-10-28T18:33:00Z">
        <w:r w:rsidR="00DE0FD0" w:rsidDel="00AE3B9C">
          <w:rPr>
            <w:lang w:val="en-CA"/>
          </w:rPr>
          <w:delText xml:space="preserve">extract </w:delText>
        </w:r>
      </w:del>
      <w:ins w:id="851" w:author="Eric Boisvert" w:date="2015-10-28T18:33:00Z">
        <w:r w:rsidR="00AE3B9C">
          <w:rPr>
            <w:lang w:val="en-CA"/>
          </w:rPr>
          <w:t xml:space="preserve">access </w:t>
        </w:r>
      </w:ins>
      <w:ins w:id="852"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853" w:author="Boisvert, Eric" w:date="2016-03-29T08:00:00Z">
        <w:r w:rsidR="007C5519" w:rsidRPr="007A7721">
          <w:rPr>
            <w:rPrChange w:id="854" w:author="Boisvert, Eric" w:date="2016-03-29T08:06:00Z">
              <w:rPr>
                <w:b/>
                <w:bCs/>
              </w:rPr>
            </w:rPrChange>
          </w:rPr>
          <w:fldChar w:fldCharType="begin"/>
        </w:r>
        <w:r w:rsidR="007C5519" w:rsidRPr="007A7721">
          <w:rPr>
            <w:rPrChange w:id="855" w:author="Boisvert, Eric" w:date="2016-03-29T08:06:00Z">
              <w:rPr>
                <w:lang w:val="en-CA"/>
              </w:rPr>
            </w:rPrChange>
          </w:rPr>
          <w:instrText xml:space="preserve"> REF _Ref447001728 \h </w:instrText>
        </w:r>
      </w:ins>
      <w:r w:rsidR="007A7721" w:rsidRPr="007A7721">
        <w:rPr>
          <w:rPrChange w:id="856" w:author="Boisvert, Eric" w:date="2016-03-29T08:06:00Z">
            <w:rPr>
              <w:b/>
              <w:bCs/>
            </w:rPr>
          </w:rPrChange>
        </w:rPr>
        <w:instrText xml:space="preserve"> \* MERGEFORMAT </w:instrText>
      </w:r>
      <w:r w:rsidR="007C5519" w:rsidRPr="007A7721">
        <w:rPr>
          <w:rPrChange w:id="857" w:author="Boisvert, Eric" w:date="2016-03-29T08:06:00Z">
            <w:rPr/>
          </w:rPrChange>
        </w:rPr>
      </w:r>
      <w:r w:rsidR="007C5519" w:rsidRPr="007A7721">
        <w:rPr>
          <w:rPrChange w:id="858" w:author="Boisvert, Eric" w:date="2016-03-29T08:06:00Z">
            <w:rPr>
              <w:b/>
              <w:bCs/>
            </w:rPr>
          </w:rPrChange>
        </w:rPr>
        <w:fldChar w:fldCharType="separate"/>
      </w:r>
      <w:ins w:id="859" w:author="Boisvert, Eric" w:date="2016-04-01T07:54:00Z">
        <w:r w:rsidR="00E21DD0" w:rsidRPr="00E21DD0">
          <w:rPr>
            <w:rPrChange w:id="860" w:author="Boisvert, Eric" w:date="2016-04-01T07:54:00Z">
              <w:rPr>
                <w:b/>
                <w:bCs/>
              </w:rPr>
            </w:rPrChange>
          </w:rPr>
          <w:t>Figure 2</w:t>
        </w:r>
      </w:ins>
      <w:ins w:id="861" w:author="Boisvert, Eric" w:date="2016-03-29T08:00:00Z">
        <w:r w:rsidR="007C5519" w:rsidRPr="007A7721">
          <w:rPr>
            <w:rPrChange w:id="862"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863" w:author="Eric Boisvert" w:date="2016-01-06T09:58:00Z"/>
          <w:noProof/>
          <w:lang w:val="en-CA" w:eastAsia="en-CA"/>
        </w:rPr>
      </w:pPr>
    </w:p>
    <w:p w14:paraId="3B9A29C6" w14:textId="23294079" w:rsidR="00094557" w:rsidRDefault="00EB7E1F" w:rsidP="00094557">
      <w:pPr>
        <w:keepNext/>
        <w:rPr>
          <w:ins w:id="864" w:author="Eric Boisvert" w:date="2016-01-06T09:59:00Z"/>
        </w:rPr>
      </w:pPr>
      <w:ins w:id="865" w:author="Ollie Raymond" w:date="2016-02-08T14:56:00Z">
        <w:r>
          <w:rPr>
            <w:noProof/>
            <w:lang w:val="en-AU" w:eastAsia="en-AU"/>
          </w:rPr>
          <w:pict w14:anchorId="655AFA22">
            <v:shape id="_x0000_i1027" type="#_x0000_t75" style="width:437.6pt;height:317.35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866" w:author="Ollie Raymond" w:date="2016-02-08T15:18:00Z">
            <w:rPr/>
          </w:rPrChange>
        </w:rPr>
        <w:pPrChange w:id="867" w:author="Eric Boisvert" w:date="2016-01-06T09:59:00Z">
          <w:pPr>
            <w:keepNext/>
          </w:pPr>
        </w:pPrChange>
      </w:pPr>
      <w:bookmarkStart w:id="868" w:name="_Ref447001728"/>
      <w:ins w:id="869" w:author="Eric Boisvert" w:date="2016-01-06T09:59:00Z">
        <w:r w:rsidRPr="009F4AF5">
          <w:rPr>
            <w:color w:val="000000"/>
            <w:rPrChange w:id="870" w:author="Ollie Raymond" w:date="2016-02-08T15:18:00Z">
              <w:rPr/>
            </w:rPrChange>
          </w:rPr>
          <w:t xml:space="preserve">Figure </w:t>
        </w:r>
        <w:r w:rsidRPr="009F4AF5">
          <w:rPr>
            <w:color w:val="000000"/>
            <w:rPrChange w:id="871" w:author="Ollie Raymond" w:date="2016-02-08T15:18:00Z">
              <w:rPr/>
            </w:rPrChange>
          </w:rPr>
          <w:fldChar w:fldCharType="begin"/>
        </w:r>
        <w:r w:rsidRPr="009F4AF5">
          <w:rPr>
            <w:color w:val="000000"/>
            <w:rPrChange w:id="872" w:author="Ollie Raymond" w:date="2016-02-08T15:18:00Z">
              <w:rPr/>
            </w:rPrChange>
          </w:rPr>
          <w:instrText xml:space="preserve"> SEQ Figure \* ARABIC </w:instrText>
        </w:r>
      </w:ins>
      <w:r w:rsidRPr="009F4AF5">
        <w:rPr>
          <w:color w:val="000000"/>
          <w:rPrChange w:id="873" w:author="Ollie Raymond" w:date="2016-02-08T15:18:00Z">
            <w:rPr/>
          </w:rPrChange>
        </w:rPr>
        <w:fldChar w:fldCharType="separate"/>
      </w:r>
      <w:ins w:id="874" w:author="Boisvert, Eric" w:date="2016-04-01T13:15:00Z">
        <w:r w:rsidR="008D755A">
          <w:rPr>
            <w:noProof/>
            <w:color w:val="000000"/>
          </w:rPr>
          <w:t>3</w:t>
        </w:r>
      </w:ins>
      <w:ins w:id="875" w:author="Eric Boisvert" w:date="2016-01-06T09:59:00Z">
        <w:r w:rsidRPr="009F4AF5">
          <w:rPr>
            <w:color w:val="000000"/>
            <w:rPrChange w:id="876" w:author="Ollie Raymond" w:date="2016-02-08T15:18:00Z">
              <w:rPr/>
            </w:rPrChange>
          </w:rPr>
          <w:fldChar w:fldCharType="end"/>
        </w:r>
        <w:bookmarkEnd w:id="868"/>
        <w:r w:rsidRPr="009F4AF5">
          <w:rPr>
            <w:color w:val="000000"/>
            <w:rPrChange w:id="877" w:author="Ollie Raymond" w:date="2016-02-08T15:18:00Z">
              <w:rPr/>
            </w:rPrChange>
          </w:rPr>
          <w:t xml:space="preserve"> </w:t>
        </w:r>
      </w:ins>
      <w:r w:rsidR="00690C3D" w:rsidRPr="009F4AF5">
        <w:rPr>
          <w:color w:val="000000"/>
        </w:rPr>
        <w:t xml:space="preserve">- </w:t>
      </w:r>
      <w:ins w:id="878" w:author="Eric Boisvert" w:date="2016-01-06T09:59:00Z">
        <w:del w:id="879" w:author="Ollie Raymond" w:date="2016-02-08T14:56:00Z">
          <w:r w:rsidRPr="009F4AF5" w:rsidDel="00C17E97">
            <w:rPr>
              <w:color w:val="000000"/>
              <w:rPrChange w:id="880" w:author="Ollie Raymond" w:date="2016-02-08T15:18:00Z">
                <w:rPr/>
              </w:rPrChange>
            </w:rPr>
            <w:delText>L</w:delText>
          </w:r>
        </w:del>
      </w:ins>
      <w:ins w:id="881" w:author="Ollie Raymond" w:date="2016-02-08T14:56:00Z">
        <w:r w:rsidR="00C17E97" w:rsidRPr="009F4AF5">
          <w:rPr>
            <w:color w:val="000000"/>
            <w:rPrChange w:id="882" w:author="Ollie Raymond" w:date="2016-02-08T15:18:00Z">
              <w:rPr/>
            </w:rPrChange>
          </w:rPr>
          <w:t>Example of l</w:t>
        </w:r>
      </w:ins>
      <w:ins w:id="883" w:author="Eric Boisvert" w:date="2016-01-06T09:59:00Z">
        <w:r w:rsidRPr="009F4AF5">
          <w:rPr>
            <w:color w:val="000000"/>
            <w:rPrChange w:id="884" w:author="Ollie Raymond" w:date="2016-02-08T15:18:00Z">
              <w:rPr/>
            </w:rPrChange>
          </w:rPr>
          <w:t xml:space="preserve">inkage between </w:t>
        </w:r>
        <w:del w:id="885" w:author="Ollie Raymond" w:date="2016-02-08T14:56:00Z">
          <w:r w:rsidRPr="009F4AF5" w:rsidDel="00C17E97">
            <w:rPr>
              <w:color w:val="000000"/>
              <w:rPrChange w:id="886" w:author="Ollie Raymond" w:date="2016-02-08T15:18:00Z">
                <w:rPr/>
              </w:rPrChange>
            </w:rPr>
            <w:delText>p</w:delText>
          </w:r>
        </w:del>
      </w:ins>
      <w:ins w:id="887" w:author="Ollie Raymond" w:date="2016-02-08T14:56:00Z">
        <w:r w:rsidR="00C17E97" w:rsidRPr="009F4AF5">
          <w:rPr>
            <w:color w:val="000000"/>
            <w:rPrChange w:id="888" w:author="Ollie Raymond" w:date="2016-02-08T15:18:00Z">
              <w:rPr/>
            </w:rPrChange>
          </w:rPr>
          <w:t>P</w:t>
        </w:r>
      </w:ins>
      <w:ins w:id="889" w:author="Eric Boisvert" w:date="2016-01-06T09:59:00Z">
        <w:r w:rsidRPr="009F4AF5">
          <w:rPr>
            <w:color w:val="000000"/>
            <w:rPrChange w:id="890" w:author="Ollie Raymond" w:date="2016-02-08T15:18:00Z">
              <w:rPr/>
            </w:rPrChange>
          </w:rPr>
          <w:t>ortrayal</w:t>
        </w:r>
      </w:ins>
      <w:ins w:id="891" w:author="Ollie Raymond" w:date="2016-02-08T14:56:00Z">
        <w:r w:rsidR="00C17E97" w:rsidRPr="009F4AF5">
          <w:rPr>
            <w:color w:val="000000"/>
            <w:rPrChange w:id="892" w:author="Ollie Raymond" w:date="2016-02-08T15:18:00Z">
              <w:rPr/>
            </w:rPrChange>
          </w:rPr>
          <w:t xml:space="preserve"> </w:t>
        </w:r>
        <w:del w:id="893" w:author="Eric Boisvert" w:date="2016-03-28T12:33:00Z">
          <w:r w:rsidR="00C17E97" w:rsidRPr="009F4AF5" w:rsidDel="00A173A4">
            <w:rPr>
              <w:color w:val="000000"/>
              <w:rPrChange w:id="894" w:author="Ollie Raymond" w:date="2016-02-08T15:18:00Z">
                <w:rPr/>
              </w:rPrChange>
            </w:rPr>
            <w:delText>classes</w:delText>
          </w:r>
        </w:del>
      </w:ins>
      <w:proofErr w:type="gramStart"/>
      <w:ins w:id="895" w:author="Eric Boisvert" w:date="2016-03-28T12:33:00Z">
        <w:r w:rsidR="00A173A4">
          <w:rPr>
            <w:color w:val="000000"/>
          </w:rPr>
          <w:t>feature</w:t>
        </w:r>
      </w:ins>
      <w:proofErr w:type="gramEnd"/>
      <w:ins w:id="896" w:author="Eric Boisvert" w:date="2016-01-06T09:59:00Z">
        <w:r w:rsidRPr="009F4AF5">
          <w:rPr>
            <w:color w:val="000000"/>
            <w:rPrChange w:id="897" w:author="Ollie Raymond" w:date="2016-02-08T15:18:00Z">
              <w:rPr/>
            </w:rPrChange>
          </w:rPr>
          <w:t xml:space="preserve"> and other GeoSciML packages</w:t>
        </w:r>
      </w:ins>
      <w:ins w:id="898" w:author="Ollie Raymond" w:date="2016-02-08T14:56:00Z">
        <w:r w:rsidR="00C17E97" w:rsidRPr="009F4AF5">
          <w:rPr>
            <w:color w:val="000000"/>
            <w:rPrChange w:id="899" w:author="Ollie Raymond" w:date="2016-02-08T15:18:00Z">
              <w:rPr/>
            </w:rPrChange>
          </w:rPr>
          <w:t xml:space="preserve"> and vocabular</w:t>
        </w:r>
      </w:ins>
      <w:ins w:id="900" w:author="Ollie Raymond" w:date="2016-02-12T09:48:00Z">
        <w:r w:rsidR="00C3605D" w:rsidRPr="009F4AF5">
          <w:rPr>
            <w:color w:val="000000"/>
          </w:rPr>
          <w:t>y term URI’s</w:t>
        </w:r>
      </w:ins>
      <w:ins w:id="901" w:author="Eric Boisvert" w:date="2016-01-06T09:59:00Z">
        <w:r w:rsidRPr="009F4AF5">
          <w:rPr>
            <w:color w:val="000000"/>
            <w:rPrChange w:id="902"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903" w:name="_Ref432754283"/>
      <w:bookmarkStart w:id="904" w:name="_Toc446944560"/>
      <w:r>
        <w:rPr>
          <w:lang w:val="en-CA"/>
        </w:rPr>
        <w:t>GeoSciML Basic and Extension</w:t>
      </w:r>
      <w:bookmarkEnd w:id="903"/>
      <w:bookmarkEnd w:id="904"/>
    </w:p>
    <w:p w14:paraId="159EBC38" w14:textId="77777777" w:rsidR="00681747" w:rsidRDefault="00681747" w:rsidP="00681747">
      <w:pPr>
        <w:rPr>
          <w:lang w:val="en-CA"/>
        </w:rPr>
      </w:pPr>
    </w:p>
    <w:p w14:paraId="639F925B" w14:textId="5623F8F5" w:rsidR="00230CDE" w:rsidRDefault="00681747" w:rsidP="00681747">
      <w:pPr>
        <w:rPr>
          <w:ins w:id="905" w:author="Eric Boisvert" w:date="2016-01-16T17:26:00Z"/>
          <w:lang w:val="en-CA"/>
        </w:rPr>
      </w:pPr>
      <w:r>
        <w:rPr>
          <w:lang w:val="en-CA"/>
        </w:rPr>
        <w:t xml:space="preserve">GeoSciML describes geological features </w:t>
      </w:r>
      <w:del w:id="906" w:author="Eric Boisvert" w:date="2016-01-06T10:02:00Z">
        <w:r w:rsidDel="00D318C0">
          <w:rPr>
            <w:lang w:val="en-CA"/>
          </w:rPr>
          <w:delText>in a</w:delText>
        </w:r>
      </w:del>
      <w:ins w:id="907" w:author="Eric Boisvert" w:date="2016-01-06T10:02:00Z">
        <w:r w:rsidR="00D318C0">
          <w:rPr>
            <w:lang w:val="en-CA"/>
          </w:rPr>
          <w:t>from the</w:t>
        </w:r>
      </w:ins>
      <w:r>
        <w:rPr>
          <w:lang w:val="en-CA"/>
        </w:rPr>
        <w:t xml:space="preserve"> mapping perspective, articulated around the concept of a Map</w:t>
      </w:r>
      <w:ins w:id="908"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909" w:author="Ollie Raymond" w:date="2016-02-08T16:42:00Z">
        <w:r w:rsidDel="00A96A3A">
          <w:rPr>
            <w:lang w:val="en-CA"/>
          </w:rPr>
          <w:delText>al</w:delText>
        </w:r>
      </w:del>
      <w:r>
        <w:rPr>
          <w:lang w:val="en-CA"/>
        </w:rPr>
        <w:t xml:space="preserve">Feature it represents.  All </w:t>
      </w:r>
      <w:ins w:id="910" w:author="Eric Boisvert" w:date="2016-01-06T10:02:00Z">
        <w:r w:rsidR="00D318C0">
          <w:rPr>
            <w:lang w:val="en-CA"/>
          </w:rPr>
          <w:t xml:space="preserve">geologic </w:t>
        </w:r>
      </w:ins>
      <w:r>
        <w:rPr>
          <w:lang w:val="en-CA"/>
        </w:rPr>
        <w:t>concepts that can be represented on a map are subtypes of Geologic</w:t>
      </w:r>
      <w:del w:id="911" w:author="Ollie Raymond" w:date="2016-02-08T16:42:00Z">
        <w:r w:rsidDel="00A96A3A">
          <w:rPr>
            <w:lang w:val="en-CA"/>
          </w:rPr>
          <w:delText>al</w:delText>
        </w:r>
      </w:del>
      <w:r>
        <w:rPr>
          <w:lang w:val="en-CA"/>
        </w:rPr>
        <w:t>Feature</w:t>
      </w:r>
      <w:del w:id="912" w:author="Eric Boisvert" w:date="2016-01-06T10:02:00Z">
        <w:r w:rsidDel="00D318C0">
          <w:rPr>
            <w:lang w:val="en-CA"/>
          </w:rPr>
          <w:delText>s</w:delText>
        </w:r>
      </w:del>
      <w:del w:id="913" w:author="Eric Boisvert" w:date="2016-01-16T17:26:00Z">
        <w:r w:rsidDel="00230CDE">
          <w:rPr>
            <w:lang w:val="en-CA"/>
          </w:rPr>
          <w:delText xml:space="preserve">.   </w:delText>
        </w:r>
      </w:del>
      <w:ins w:id="914" w:author="Eric Boisvert" w:date="2016-01-16T17:26:00Z">
        <w:r w:rsidR="00230CDE">
          <w:rPr>
            <w:lang w:val="en-CA"/>
          </w:rPr>
          <w:t xml:space="preserve">.  </w:t>
        </w:r>
      </w:ins>
    </w:p>
    <w:p w14:paraId="56FEBB16" w14:textId="009B2E8A" w:rsidR="00230CDE" w:rsidRDefault="005F5C63">
      <w:pPr>
        <w:keepNext/>
        <w:rPr>
          <w:ins w:id="915" w:author="Eric Boisvert" w:date="2016-01-16T17:26:00Z"/>
        </w:rPr>
        <w:pPrChange w:id="916" w:author="Eric Boisvert" w:date="2016-01-16T17:26:00Z">
          <w:pPr/>
        </w:pPrChange>
      </w:pPr>
      <w:ins w:id="917" w:author="Ollie Raymond" w:date="2016-02-08T15:54:00Z">
        <w:r w:rsidRPr="005F5C63">
          <w:rPr>
            <w:noProof/>
            <w:lang w:val="en-AU" w:eastAsia="en-AU"/>
          </w:rPr>
          <w:t xml:space="preserve"> </w:t>
        </w:r>
        <w:r w:rsidR="00EB7E1F">
          <w:rPr>
            <w:noProof/>
            <w:lang w:val="en-AU" w:eastAsia="en-AU"/>
          </w:rPr>
          <w:pict w14:anchorId="11187061">
            <v:shape id="_x0000_i1028" type="#_x0000_t75" style="width:467.65pt;height:275.4pt;visibility:visible;mso-wrap-style:square">
              <v:imagedata r:id="rId18" o:title=""/>
            </v:shape>
          </w:pict>
        </w:r>
      </w:ins>
    </w:p>
    <w:p w14:paraId="5BB3A466" w14:textId="38A5FBFB" w:rsidR="00230CDE" w:rsidRPr="009F4AF5" w:rsidRDefault="00230CDE">
      <w:pPr>
        <w:pStyle w:val="Caption"/>
        <w:jc w:val="center"/>
        <w:rPr>
          <w:ins w:id="918" w:author="Eric Boisvert" w:date="2016-01-16T17:26:00Z"/>
          <w:color w:val="000000"/>
          <w:lang w:val="en-CA"/>
          <w:rPrChange w:id="919" w:author="Ollie Raymond" w:date="2016-02-08T15:54:00Z">
            <w:rPr>
              <w:ins w:id="920" w:author="Eric Boisvert" w:date="2016-01-16T17:26:00Z"/>
              <w:lang w:val="en-CA"/>
            </w:rPr>
          </w:rPrChange>
        </w:rPr>
        <w:pPrChange w:id="921" w:author="Eric Boisvert" w:date="2016-01-16T17:26:00Z">
          <w:pPr/>
        </w:pPrChange>
      </w:pPr>
      <w:ins w:id="922" w:author="Eric Boisvert" w:date="2016-01-16T17:26:00Z">
        <w:r w:rsidRPr="009F4AF5">
          <w:rPr>
            <w:color w:val="000000"/>
            <w:rPrChange w:id="923" w:author="Ollie Raymond" w:date="2016-02-08T15:54:00Z">
              <w:rPr/>
            </w:rPrChange>
          </w:rPr>
          <w:t xml:space="preserve">Figure </w:t>
        </w:r>
        <w:r w:rsidRPr="009F4AF5">
          <w:rPr>
            <w:color w:val="000000"/>
            <w:rPrChange w:id="924" w:author="Ollie Raymond" w:date="2016-02-08T15:54:00Z">
              <w:rPr/>
            </w:rPrChange>
          </w:rPr>
          <w:fldChar w:fldCharType="begin"/>
        </w:r>
        <w:r w:rsidRPr="009F4AF5">
          <w:rPr>
            <w:color w:val="000000"/>
            <w:rPrChange w:id="925" w:author="Ollie Raymond" w:date="2016-02-08T15:54:00Z">
              <w:rPr/>
            </w:rPrChange>
          </w:rPr>
          <w:instrText xml:space="preserve"> SEQ Figure \* ARABIC </w:instrText>
        </w:r>
      </w:ins>
      <w:r w:rsidRPr="009F4AF5">
        <w:rPr>
          <w:color w:val="000000"/>
          <w:rPrChange w:id="926" w:author="Ollie Raymond" w:date="2016-02-08T15:54:00Z">
            <w:rPr/>
          </w:rPrChange>
        </w:rPr>
        <w:fldChar w:fldCharType="separate"/>
      </w:r>
      <w:ins w:id="927" w:author="Boisvert, Eric" w:date="2016-04-01T13:15:00Z">
        <w:r w:rsidR="008D755A">
          <w:rPr>
            <w:noProof/>
            <w:color w:val="000000"/>
          </w:rPr>
          <w:t>4</w:t>
        </w:r>
      </w:ins>
      <w:ins w:id="928" w:author="Eric Boisvert" w:date="2016-01-16T17:26:00Z">
        <w:r w:rsidRPr="009F4AF5">
          <w:rPr>
            <w:color w:val="000000"/>
            <w:rPrChange w:id="929" w:author="Ollie Raymond" w:date="2016-02-08T15:54:00Z">
              <w:rPr/>
            </w:rPrChange>
          </w:rPr>
          <w:fldChar w:fldCharType="end"/>
        </w:r>
        <w:r w:rsidRPr="009F4AF5">
          <w:rPr>
            <w:color w:val="000000"/>
            <w:rPrChange w:id="930" w:author="Ollie Raymond" w:date="2016-02-08T15:54:00Z">
              <w:rPr/>
            </w:rPrChange>
          </w:rPr>
          <w:t xml:space="preserve"> </w:t>
        </w:r>
      </w:ins>
      <w:r w:rsidR="00690C3D" w:rsidRPr="009F4AF5">
        <w:rPr>
          <w:color w:val="000000"/>
        </w:rPr>
        <w:t>-</w:t>
      </w:r>
      <w:ins w:id="931" w:author="Eric Boisvert" w:date="2016-01-16T17:26:00Z">
        <w:r w:rsidRPr="009F4AF5">
          <w:rPr>
            <w:color w:val="000000"/>
            <w:rPrChange w:id="932" w:author="Ollie Raymond" w:date="2016-02-08T15:54:00Z">
              <w:rPr/>
            </w:rPrChange>
          </w:rPr>
          <w:t xml:space="preserve"> </w:t>
        </w:r>
      </w:ins>
      <w:ins w:id="933" w:author="Ollie Raymond" w:date="2016-02-09T10:45:00Z">
        <w:r w:rsidR="00690C3D" w:rsidRPr="009F4AF5">
          <w:rPr>
            <w:color w:val="000000"/>
          </w:rPr>
          <w:t>High-level c</w:t>
        </w:r>
      </w:ins>
      <w:ins w:id="934" w:author="Eric Boisvert" w:date="2016-01-16T17:26:00Z">
        <w:del w:id="935" w:author="Ollie Raymond" w:date="2016-02-09T10:45:00Z">
          <w:r w:rsidRPr="009F4AF5" w:rsidDel="00690C3D">
            <w:rPr>
              <w:color w:val="000000"/>
              <w:rPrChange w:id="936" w:author="Ollie Raymond" w:date="2016-02-08T15:54:00Z">
                <w:rPr/>
              </w:rPrChange>
            </w:rPr>
            <w:delText>C</w:delText>
          </w:r>
        </w:del>
        <w:r w:rsidRPr="009F4AF5">
          <w:rPr>
            <w:color w:val="000000"/>
            <w:rPrChange w:id="937" w:author="Ollie Raymond" w:date="2016-02-08T15:54:00Z">
              <w:rPr/>
            </w:rPrChange>
          </w:rPr>
          <w:t>onceptual model</w:t>
        </w:r>
      </w:ins>
      <w:ins w:id="938" w:author="Boisvert, Eric" w:date="2016-03-29T08:31:00Z">
        <w:r w:rsidR="00BF2A41">
          <w:rPr>
            <w:color w:val="000000"/>
          </w:rPr>
          <w:t>.</w:t>
        </w:r>
      </w:ins>
    </w:p>
    <w:p w14:paraId="15B6D491" w14:textId="77777777" w:rsidR="00230CDE" w:rsidRDefault="00230CDE" w:rsidP="00681747">
      <w:pPr>
        <w:rPr>
          <w:ins w:id="939"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940" w:author="Boisvert, Eric" w:date="2016-04-01T07:54:00Z">
        <w:r w:rsidR="00E21DD0" w:rsidRPr="00690C3D">
          <w:t xml:space="preserve">Figure </w:t>
        </w:r>
        <w:r w:rsidR="00E21DD0">
          <w:rPr>
            <w:noProof/>
          </w:rPr>
          <w:t>4</w:t>
        </w:r>
      </w:ins>
      <w:ins w:id="941" w:author="Eric Boisvert" w:date="2016-03-28T16:06:00Z">
        <w:del w:id="942" w:author="Boisvert, Eric" w:date="2016-04-01T07:53:00Z">
          <w:r w:rsidR="003842F3" w:rsidRPr="00690C3D" w:rsidDel="00E21DD0">
            <w:delText xml:space="preserve">Figure </w:delText>
          </w:r>
          <w:r w:rsidR="003842F3" w:rsidDel="00E21DD0">
            <w:rPr>
              <w:noProof/>
            </w:rPr>
            <w:delText>4</w:delText>
          </w:r>
        </w:del>
      </w:ins>
      <w:del w:id="943" w:author="Boisvert, Eric" w:date="2016-04-01T07:53:00Z">
        <w:r w:rsidDel="00E21DD0">
          <w:delText xml:space="preserve">Figure </w:delText>
        </w:r>
        <w:r w:rsidDel="00E21DD0">
          <w:rPr>
            <w:noProof/>
          </w:rPr>
          <w:delText>1</w:delText>
        </w:r>
      </w:del>
      <w:r>
        <w:rPr>
          <w:lang w:val="en-CA"/>
        </w:rPr>
        <w:fldChar w:fldCharType="end"/>
      </w:r>
      <w:ins w:id="944"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45" w:author="Eric Boisvert" w:date="2016-01-06T10:03:00Z">
        <w:r w:rsidDel="00D318C0">
          <w:rPr>
            <w:lang w:val="en-CA"/>
          </w:rPr>
          <w:delText>s</w:delText>
        </w:r>
      </w:del>
      <w:r>
        <w:rPr>
          <w:lang w:val="en-CA"/>
        </w:rPr>
        <w:t xml:space="preserve"> (O&amp;M) subtypes.</w:t>
      </w:r>
    </w:p>
    <w:p w14:paraId="057035A4" w14:textId="5137847E" w:rsidR="00681747" w:rsidRDefault="00EB7E1F" w:rsidP="00681747">
      <w:pPr>
        <w:keepNext/>
      </w:pPr>
      <w:r>
        <w:rPr>
          <w:noProof/>
          <w:lang w:val="en-CA" w:eastAsia="en-CA"/>
        </w:rPr>
        <w:lastRenderedPageBreak/>
        <w:pict w14:anchorId="19DD133B">
          <v:shape id="_x0000_i1029" type="#_x0000_t75" style="width:433.4pt;height:235.55pt;visibility:visible;mso-wrap-style:square">
            <v:imagedata r:id="rId19" o:title=""/>
          </v:shape>
        </w:pict>
      </w:r>
    </w:p>
    <w:p w14:paraId="3CC68821" w14:textId="52C0B070" w:rsidR="00681747" w:rsidRPr="00690C3D" w:rsidRDefault="00681747" w:rsidP="00690C3D">
      <w:pPr>
        <w:pStyle w:val="Caption"/>
        <w:jc w:val="center"/>
        <w:rPr>
          <w:color w:val="auto"/>
          <w:lang w:val="en-CA"/>
        </w:rPr>
      </w:pPr>
      <w:bookmarkStart w:id="94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47" w:author="Boisvert, Eric" w:date="2016-04-01T13:15:00Z">
        <w:r w:rsidR="008D755A">
          <w:rPr>
            <w:noProof/>
            <w:color w:val="auto"/>
          </w:rPr>
          <w:t>5</w:t>
        </w:r>
      </w:ins>
      <w:ins w:id="948" w:author="Eric Boisvert" w:date="2016-03-28T16:06:00Z">
        <w:del w:id="949" w:author="Boisvert, Eric" w:date="2016-03-29T08:51:00Z">
          <w:r w:rsidR="003842F3" w:rsidDel="00CB122C">
            <w:rPr>
              <w:noProof/>
              <w:color w:val="auto"/>
            </w:rPr>
            <w:delText>4</w:delText>
          </w:r>
        </w:del>
      </w:ins>
      <w:del w:id="950" w:author="Boisvert, Eric" w:date="2016-03-29T08:51:00Z">
        <w:r w:rsidR="00090DCF" w:rsidRPr="00690C3D" w:rsidDel="00CB122C">
          <w:rPr>
            <w:noProof/>
            <w:color w:val="auto"/>
          </w:rPr>
          <w:delText>3</w:delText>
        </w:r>
      </w:del>
      <w:r w:rsidR="00673E83" w:rsidRPr="00690C3D">
        <w:rPr>
          <w:noProof/>
          <w:color w:val="auto"/>
        </w:rPr>
        <w:fldChar w:fldCharType="end"/>
      </w:r>
      <w:bookmarkEnd w:id="946"/>
      <w:r w:rsidRPr="00690C3D">
        <w:rPr>
          <w:color w:val="auto"/>
        </w:rPr>
        <w:t xml:space="preserve"> </w:t>
      </w:r>
      <w:r w:rsidR="00690C3D">
        <w:rPr>
          <w:color w:val="auto"/>
        </w:rPr>
        <w:t xml:space="preserve">- </w:t>
      </w:r>
      <w:r w:rsidRPr="00690C3D">
        <w:rPr>
          <w:color w:val="auto"/>
        </w:rPr>
        <w:t>Core feature model for GeoSciML</w:t>
      </w:r>
      <w:ins w:id="951"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952" w:author="Eric Boisvert" w:date="2015-10-27T17:03:00Z">
        <w:r w:rsidDel="00B33100">
          <w:rPr>
            <w:lang w:val="en-CA"/>
          </w:rPr>
          <w:delText xml:space="preserve">Relation </w:delText>
        </w:r>
      </w:del>
      <w:ins w:id="953"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54"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955" w:author="Eric Boisvert" w:date="2016-01-09T01:16:00Z"/>
          <w:lang w:val="en-CA"/>
        </w:rPr>
        <w:pPrChange w:id="956" w:author="Eric Boisvert" w:date="2016-01-09T01:16:00Z">
          <w:pPr/>
        </w:pPrChange>
      </w:pPr>
      <w:bookmarkStart w:id="957" w:name="_Ref440065627"/>
      <w:bookmarkStart w:id="958" w:name="_Toc446944561"/>
      <w:ins w:id="959" w:author="Eric Boisvert" w:date="2016-01-09T01:15:00Z">
        <w:r>
          <w:rPr>
            <w:lang w:val="en-CA"/>
          </w:rPr>
          <w:t>AbstractDescription classes</w:t>
        </w:r>
      </w:ins>
      <w:bookmarkEnd w:id="957"/>
      <w:bookmarkEnd w:id="958"/>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60"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EB7E1F">
      <w:pPr>
        <w:keepNext/>
        <w:jc w:val="center"/>
        <w:pPrChange w:id="961" w:author="Ollie Raymond" w:date="2016-02-12T09:54:00Z">
          <w:pPr>
            <w:keepNext/>
          </w:pPr>
        </w:pPrChange>
      </w:pPr>
      <w:r>
        <w:rPr>
          <w:noProof/>
          <w:lang w:val="en-CA" w:eastAsia="en-CA"/>
        </w:rPr>
        <w:lastRenderedPageBreak/>
        <w:pict w14:anchorId="4781C8BC">
          <v:shape id="_x0000_i1030" type="#_x0000_t75" style="width:234.15pt;height:345.3pt;visibility:visible;mso-wrap-style:square">
            <v:imagedata r:id="rId20"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62" w:author="Boisvert, Eric" w:date="2016-04-01T13:15:00Z">
        <w:r w:rsidR="008D755A">
          <w:rPr>
            <w:noProof/>
            <w:color w:val="auto"/>
          </w:rPr>
          <w:t>6</w:t>
        </w:r>
      </w:ins>
      <w:ins w:id="963" w:author="Eric Boisvert" w:date="2016-03-28T16:06:00Z">
        <w:del w:id="964" w:author="Boisvert, Eric" w:date="2016-03-29T08:51:00Z">
          <w:r w:rsidR="003842F3" w:rsidDel="00CB122C">
            <w:rPr>
              <w:noProof/>
              <w:color w:val="auto"/>
            </w:rPr>
            <w:delText>5</w:delText>
          </w:r>
        </w:del>
      </w:ins>
      <w:del w:id="965"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966"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967"/>
      <w:r w:rsidR="00861954">
        <w:rPr>
          <w:lang w:val="en-CA"/>
        </w:rPr>
        <w:t xml:space="preserve">need to be added to a leaf class.  Properties added </w:t>
      </w:r>
      <w:del w:id="968" w:author="Eric Boisvert" w:date="2016-02-27T12:04:00Z">
        <w:r w:rsidR="00861954" w:rsidDel="004725FE">
          <w:rPr>
            <w:lang w:val="en-CA"/>
          </w:rPr>
          <w:delText>to a</w:delText>
        </w:r>
      </w:del>
      <w:ins w:id="969"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67"/>
      <w:r w:rsidR="00690C3D">
        <w:rPr>
          <w:rStyle w:val="CommentReference"/>
        </w:rPr>
        <w:commentReference w:id="967"/>
      </w:r>
      <w:r w:rsidR="00DA2FDF">
        <w:rPr>
          <w:lang w:val="en-CA"/>
        </w:rPr>
        <w:t>G</w:t>
      </w:r>
      <w:r w:rsidR="00861954">
        <w:t>eoSciML uses a</w:t>
      </w:r>
      <w:ins w:id="970" w:author="Boisvert, Eric" w:date="2015-10-16T08:01:00Z">
        <w:r w:rsidR="000077DC">
          <w:t>n</w:t>
        </w:r>
      </w:ins>
      <w:r w:rsidR="00861954">
        <w:t xml:space="preserve"> </w:t>
      </w:r>
      <w:ins w:id="971" w:author="Boisvert, Eric" w:date="2015-10-16T08:01:00Z">
        <w:r w:rsidR="000077DC">
          <w:t xml:space="preserve">extension </w:t>
        </w:r>
      </w:ins>
      <w:r w:rsidR="00861954">
        <w:t xml:space="preserve">pattern </w:t>
      </w:r>
      <w:del w:id="972" w:author="Boisvert, Eric" w:date="2015-10-16T08:01:00Z">
        <w:r w:rsidR="00861954" w:rsidDel="000077DC">
          <w:delText xml:space="preserve">extension </w:delText>
        </w:r>
      </w:del>
      <w:r w:rsidR="00861954">
        <w:t xml:space="preserve">by </w:t>
      </w:r>
      <w:ins w:id="973" w:author="Eric Boisvert" w:date="2016-01-09T01:16:00Z">
        <w:r w:rsidR="00895888">
          <w:t xml:space="preserve">abstract </w:t>
        </w:r>
      </w:ins>
      <w:r w:rsidR="00861954">
        <w:t>property blocks</w:t>
      </w:r>
      <w:r w:rsidR="00690C3D">
        <w:t xml:space="preserve"> or ‘</w:t>
      </w:r>
      <w:ins w:id="974" w:author="Eric Boisvert" w:date="2016-01-09T01:16:00Z">
        <w:r w:rsidR="00895888">
          <w:t>AbstractDescription</w:t>
        </w:r>
      </w:ins>
      <w:r w:rsidR="00690C3D">
        <w:t>’</w:t>
      </w:r>
      <w:ins w:id="975" w:author="Eric Boisvert" w:date="2016-01-09T01:16:00Z">
        <w:r w:rsidR="00895888">
          <w:t xml:space="preserve"> classes</w:t>
        </w:r>
      </w:ins>
      <w:r w:rsidR="00690C3D">
        <w:t xml:space="preserve"> (Fig. 6</w:t>
      </w:r>
      <w:ins w:id="976" w:author="Eric Boisvert" w:date="2016-01-09T01:16:00Z">
        <w:r w:rsidR="00895888">
          <w:t>)</w:t>
        </w:r>
      </w:ins>
      <w:r w:rsidR="00861954">
        <w:t xml:space="preserve">.  Blocks of properties are organized in their own </w:t>
      </w:r>
      <w:del w:id="977" w:author="Eric Boisvert" w:date="2016-03-28T12:35:00Z">
        <w:r w:rsidR="00861954" w:rsidDel="00A173A4">
          <w:delText xml:space="preserve">type </w:delText>
        </w:r>
      </w:del>
      <w:ins w:id="978" w:author="Eric Boisvert" w:date="2016-03-28T12:35:00Z">
        <w:r w:rsidR="00A173A4">
          <w:t xml:space="preserve">Datatype </w:t>
        </w:r>
      </w:ins>
      <w:ins w:id="979" w:author="Ollie Raymond" w:date="2016-02-09T10:57:00Z">
        <w:del w:id="980" w:author="Eric Boisvert" w:date="2016-03-28T12:35:00Z">
          <w:r w:rsidR="00A75711" w:rsidDel="00A173A4">
            <w:delText xml:space="preserve">class </w:delText>
          </w:r>
        </w:del>
      </w:ins>
      <w:del w:id="981" w:author="Eric Boisvert" w:date="2016-03-28T12:35:00Z">
        <w:r w:rsidR="00861954" w:rsidDel="00A173A4">
          <w:delText>and associated to the</w:delText>
        </w:r>
      </w:del>
      <w:ins w:id="982" w:author="Eric Boisvert" w:date="2016-03-28T12:35:00Z">
        <w:r w:rsidR="00A173A4">
          <w:t xml:space="preserve"> subtyping</w:t>
        </w:r>
      </w:ins>
      <w:r w:rsidR="00861954">
        <w:t xml:space="preserve"> </w:t>
      </w:r>
      <w:ins w:id="983" w:author="Ollie Raymond" w:date="2016-02-09T11:06:00Z">
        <w:r w:rsidR="00EF48A6">
          <w:t>AbstractDescription</w:t>
        </w:r>
        <w:del w:id="984" w:author="Eric Boisvert" w:date="2016-03-28T12:35:00Z">
          <w:r w:rsidR="00EF48A6" w:rsidDel="00A173A4">
            <w:delText xml:space="preserve"> </w:delText>
          </w:r>
        </w:del>
      </w:ins>
      <w:del w:id="985" w:author="Eric Boisvert" w:date="2016-03-28T12:35:00Z">
        <w:r w:rsidR="00861954" w:rsidDel="00A173A4">
          <w:delText>class</w:delText>
        </w:r>
      </w:del>
      <w:r w:rsidR="00690C3D">
        <w:t>.</w:t>
      </w:r>
    </w:p>
    <w:p w14:paraId="2A48355A" w14:textId="1A619957" w:rsidR="00DA2FDF" w:rsidRDefault="00EB7E1F" w:rsidP="00DA2FDF">
      <w:pPr>
        <w:keepNext/>
      </w:pPr>
      <w:r>
        <w:rPr>
          <w:noProof/>
          <w:lang w:val="en-CA" w:eastAsia="en-CA"/>
        </w:rPr>
        <w:lastRenderedPageBreak/>
        <w:pict w14:anchorId="6E99B92B">
          <v:shape id="_x0000_i1031" type="#_x0000_t75" style="width:432.7pt;height:216.7pt;visibility:visible;mso-wrap-style:square">
            <v:imagedata r:id="rId21" o:title=""/>
          </v:shape>
        </w:pict>
      </w:r>
    </w:p>
    <w:p w14:paraId="2F3374EB" w14:textId="665ED463" w:rsidR="00861954" w:rsidRPr="00EF48A6" w:rsidRDefault="00DA2FDF">
      <w:pPr>
        <w:pStyle w:val="Caption"/>
        <w:jc w:val="center"/>
        <w:rPr>
          <w:color w:val="auto"/>
          <w:rPrChange w:id="986" w:author="Ollie Raymond" w:date="2016-02-09T11:07:00Z">
            <w:rPr/>
          </w:rPrChange>
        </w:rPr>
        <w:pPrChange w:id="987" w:author="Ollie Raymond" w:date="2016-02-09T11:07:00Z">
          <w:pPr>
            <w:pStyle w:val="Caption"/>
          </w:pPr>
        </w:pPrChange>
      </w:pPr>
      <w:r w:rsidRPr="00EF48A6">
        <w:rPr>
          <w:color w:val="auto"/>
          <w:rPrChange w:id="988" w:author="Ollie Raymond" w:date="2016-02-09T11:07:00Z">
            <w:rPr/>
          </w:rPrChange>
        </w:rPr>
        <w:t xml:space="preserve">Figure </w:t>
      </w:r>
      <w:r w:rsidR="00673E83" w:rsidRPr="00EF48A6">
        <w:rPr>
          <w:color w:val="auto"/>
          <w:rPrChange w:id="989" w:author="Ollie Raymond" w:date="2016-02-09T11:07:00Z">
            <w:rPr/>
          </w:rPrChange>
        </w:rPr>
        <w:fldChar w:fldCharType="begin"/>
      </w:r>
      <w:r w:rsidR="00673E83" w:rsidRPr="00EF48A6">
        <w:rPr>
          <w:color w:val="auto"/>
          <w:rPrChange w:id="990" w:author="Ollie Raymond" w:date="2016-02-09T11:07:00Z">
            <w:rPr/>
          </w:rPrChange>
        </w:rPr>
        <w:instrText xml:space="preserve"> SEQ Figure \* ARABIC </w:instrText>
      </w:r>
      <w:r w:rsidR="00673E83" w:rsidRPr="00EF48A6">
        <w:rPr>
          <w:color w:val="auto"/>
          <w:rPrChange w:id="991" w:author="Ollie Raymond" w:date="2016-02-09T11:07:00Z">
            <w:rPr>
              <w:noProof/>
            </w:rPr>
          </w:rPrChange>
        </w:rPr>
        <w:fldChar w:fldCharType="separate"/>
      </w:r>
      <w:ins w:id="992" w:author="Boisvert, Eric" w:date="2016-04-01T13:15:00Z">
        <w:r w:rsidR="008D755A">
          <w:rPr>
            <w:noProof/>
            <w:color w:val="auto"/>
          </w:rPr>
          <w:t>7</w:t>
        </w:r>
      </w:ins>
      <w:ins w:id="993" w:author="Eric Boisvert" w:date="2016-03-28T16:06:00Z">
        <w:del w:id="994" w:author="Boisvert, Eric" w:date="2016-03-29T08:51:00Z">
          <w:r w:rsidR="003842F3" w:rsidDel="00CB122C">
            <w:rPr>
              <w:noProof/>
              <w:color w:val="auto"/>
            </w:rPr>
            <w:delText>6</w:delText>
          </w:r>
        </w:del>
      </w:ins>
      <w:del w:id="995" w:author="Boisvert, Eric" w:date="2016-03-29T08:51:00Z">
        <w:r w:rsidR="00090DCF" w:rsidRPr="00EF48A6" w:rsidDel="00CB122C">
          <w:rPr>
            <w:noProof/>
            <w:color w:val="auto"/>
            <w:rPrChange w:id="996" w:author="Ollie Raymond" w:date="2016-02-09T11:07:00Z">
              <w:rPr>
                <w:noProof/>
              </w:rPr>
            </w:rPrChange>
          </w:rPr>
          <w:delText>5</w:delText>
        </w:r>
      </w:del>
      <w:r w:rsidR="00673E83" w:rsidRPr="00EF48A6">
        <w:rPr>
          <w:noProof/>
          <w:color w:val="auto"/>
          <w:rPrChange w:id="997" w:author="Ollie Raymond" w:date="2016-02-09T11:07:00Z">
            <w:rPr>
              <w:noProof/>
            </w:rPr>
          </w:rPrChange>
        </w:rPr>
        <w:fldChar w:fldCharType="end"/>
      </w:r>
      <w:r w:rsidRPr="00EF48A6">
        <w:rPr>
          <w:color w:val="auto"/>
          <w:rPrChange w:id="998" w:author="Ollie Raymond" w:date="2016-02-09T11:07:00Z">
            <w:rPr/>
          </w:rPrChange>
        </w:rPr>
        <w:t xml:space="preserve"> </w:t>
      </w:r>
      <w:ins w:id="999" w:author="Ollie Raymond" w:date="2016-02-09T11:07:00Z">
        <w:r w:rsidR="00EF48A6">
          <w:rPr>
            <w:color w:val="auto"/>
          </w:rPr>
          <w:t>-</w:t>
        </w:r>
      </w:ins>
      <w:del w:id="1000" w:author="Ollie Raymond" w:date="2016-02-09T11:07:00Z">
        <w:r w:rsidRPr="00EF48A6" w:rsidDel="00EF48A6">
          <w:rPr>
            <w:color w:val="auto"/>
            <w:rPrChange w:id="1001" w:author="Ollie Raymond" w:date="2016-02-09T11:07:00Z">
              <w:rPr/>
            </w:rPrChange>
          </w:rPr>
          <w:delText>:</w:delText>
        </w:r>
      </w:del>
      <w:r w:rsidRPr="00EF48A6">
        <w:rPr>
          <w:color w:val="auto"/>
          <w:rPrChange w:id="1002" w:author="Ollie Raymond" w:date="2016-02-09T11:07:00Z">
            <w:rPr/>
          </w:rPrChange>
        </w:rPr>
        <w:t xml:space="preserve"> Extension pattern using a property block (</w:t>
      </w:r>
      <w:ins w:id="1003" w:author="Eric Boisvert" w:date="2016-01-09T01:17:00Z">
        <w:r w:rsidR="00895888" w:rsidRPr="00EF48A6">
          <w:rPr>
            <w:color w:val="auto"/>
            <w:rPrChange w:id="1004" w:author="Ollie Raymond" w:date="2016-02-09T11:07:00Z">
              <w:rPr/>
            </w:rPrChange>
          </w:rPr>
          <w:t>Abstract</w:t>
        </w:r>
      </w:ins>
      <w:r w:rsidRPr="00EF48A6">
        <w:rPr>
          <w:color w:val="auto"/>
          <w:rPrChange w:id="1005" w:author="Ollie Raymond" w:date="2016-02-09T11:07:00Z">
            <w:rPr/>
          </w:rPrChange>
        </w:rPr>
        <w:t>Description class)</w:t>
      </w:r>
      <w:ins w:id="1006"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007" w:author="Ollie Raymond" w:date="2016-02-09T11:07:00Z">
        <w:r>
          <w:t>It d</w:t>
        </w:r>
      </w:ins>
      <w:del w:id="1008"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1009" w:author="Ollie Raymond" w:date="2016-02-09T11:08:00Z">
        <w:r w:rsidR="00EF48A6">
          <w:t xml:space="preserve">and used </w:t>
        </w:r>
      </w:ins>
      <w:r>
        <w:t xml:space="preserve">by </w:t>
      </w:r>
      <w:proofErr w:type="gramStart"/>
      <w:r>
        <w:t>a</w:t>
      </w:r>
      <w:proofErr w:type="gramEnd"/>
      <w:r>
        <w:t xml:space="preserve"> </w:t>
      </w:r>
      <w:ins w:id="1010" w:author="Ollie Raymond" w:date="2016-02-09T11:08:00Z">
        <w:r w:rsidR="00EF48A6">
          <w:t xml:space="preserve">other user </w:t>
        </w:r>
      </w:ins>
      <w:r>
        <w:t>communit</w:t>
      </w:r>
      <w:del w:id="1011" w:author="Ollie Raymond" w:date="2016-02-09T11:08:00Z">
        <w:r w:rsidDel="00EF48A6">
          <w:delText>y</w:delText>
        </w:r>
      </w:del>
      <w:ins w:id="1012" w:author="Ollie Raymond" w:date="2016-02-09T11:08:00Z">
        <w:r w:rsidR="00EF48A6">
          <w:t>ies</w:t>
        </w:r>
      </w:ins>
      <w:r>
        <w:t xml:space="preserve"> </w:t>
      </w:r>
      <w:del w:id="1013" w:author="Ollie Raymond" w:date="2016-02-09T11:08:00Z">
        <w:r w:rsidDel="00EF48A6">
          <w:delText>and use by another one</w:delText>
        </w:r>
        <w:r w:rsidR="00595C96" w:rsidDel="00EF48A6">
          <w:delText xml:space="preserve"> </w:delText>
        </w:r>
      </w:del>
      <w:r w:rsidR="00595C96">
        <w:t>(</w:t>
      </w:r>
      <w:del w:id="1014" w:author="Ollie Raymond" w:date="2016-02-09T11:08:00Z">
        <w:r w:rsidR="00595C96" w:rsidDel="00EF48A6">
          <w:delText>for example</w:delText>
        </w:r>
      </w:del>
      <w:ins w:id="1015" w:author="Ollie Raymond" w:date="2016-02-09T11:08:00Z">
        <w:r w:rsidR="00EF48A6">
          <w:t>e.g.</w:t>
        </w:r>
      </w:ins>
      <w:r w:rsidR="00595C96">
        <w:t xml:space="preserve">, properties added by </w:t>
      </w:r>
      <w:ins w:id="1016" w:author="Ollie Raymond" w:date="2016-02-09T11:08:00Z">
        <w:r w:rsidR="00EF48A6">
          <w:t xml:space="preserve">a </w:t>
        </w:r>
      </w:ins>
      <w:r w:rsidR="00595C96">
        <w:t>geophysic</w:t>
      </w:r>
      <w:ins w:id="1017" w:author="Ollie Raymond" w:date="2016-02-09T11:08:00Z">
        <w:r w:rsidR="00EF48A6">
          <w:t>al</w:t>
        </w:r>
      </w:ins>
      <w:r w:rsidR="00595C96">
        <w:t xml:space="preserve"> application could be reused by groundwater applications)</w:t>
      </w:r>
      <w:ins w:id="1018" w:author="Boisvert, Eric" w:date="2016-03-29T08:06:00Z">
        <w:r w:rsidR="007A7721">
          <w:t>.</w:t>
        </w:r>
      </w:ins>
    </w:p>
    <w:p w14:paraId="12F91C24" w14:textId="39D15120" w:rsidR="00DA2FDF" w:rsidRDefault="000077DC" w:rsidP="00DA2FDF">
      <w:pPr>
        <w:rPr>
          <w:ins w:id="1019" w:author="Boisvert, Eric" w:date="2015-10-16T08:08:00Z"/>
        </w:rPr>
      </w:pPr>
      <w:ins w:id="1020" w:author="Boisvert, Eric" w:date="2015-10-16T08:00:00Z">
        <w:r>
          <w:t xml:space="preserve">GeoSciML Basic contains </w:t>
        </w:r>
      </w:ins>
      <w:ins w:id="1021" w:author="Ollie Raymond" w:date="2016-02-09T11:09:00Z">
        <w:r w:rsidR="00EF48A6">
          <w:t>nine</w:t>
        </w:r>
      </w:ins>
      <w:ins w:id="1022" w:author="Boisvert, Eric" w:date="2015-10-16T08:19:00Z">
        <w:del w:id="1023" w:author="Ollie Raymond" w:date="2016-02-09T11:09:00Z">
          <w:r w:rsidDel="00EF48A6">
            <w:delText>9</w:delText>
          </w:r>
        </w:del>
      </w:ins>
      <w:ins w:id="1024" w:author="Boisvert, Eric" w:date="2015-10-16T08:00:00Z">
        <w:r>
          <w:t xml:space="preserve"> </w:t>
        </w:r>
      </w:ins>
      <w:ins w:id="1025" w:author="Boisvert, Eric" w:date="2015-10-16T08:06:00Z">
        <w:r>
          <w:t>stu</w:t>
        </w:r>
      </w:ins>
      <w:ins w:id="1026" w:author="Boisvert, Eric" w:date="2015-10-16T08:07:00Z">
        <w:r>
          <w:t>b</w:t>
        </w:r>
      </w:ins>
      <w:ins w:id="1027" w:author="Boisvert, Eric" w:date="2015-10-16T08:06:00Z">
        <w:r>
          <w:t xml:space="preserve"> </w:t>
        </w:r>
      </w:ins>
      <w:ins w:id="1028" w:author="Boisvert, Eric" w:date="2015-10-16T08:07:00Z">
        <w:del w:id="1029" w:author="Ollie Raymond" w:date="2016-02-09T11:09:00Z">
          <w:r w:rsidDel="00EF48A6">
            <w:delText>a</w:delText>
          </w:r>
        </w:del>
      </w:ins>
      <w:ins w:id="1030" w:author="Ollie Raymond" w:date="2016-02-09T11:09:00Z">
        <w:r w:rsidR="00EF48A6">
          <w:t>A</w:t>
        </w:r>
      </w:ins>
      <w:ins w:id="1031" w:author="Boisvert, Eric" w:date="2015-10-16T08:07:00Z">
        <w:r>
          <w:t>bstract</w:t>
        </w:r>
      </w:ins>
      <w:ins w:id="1032" w:author="Ollie Raymond" w:date="2016-02-09T11:09:00Z">
        <w:r w:rsidR="00EF48A6">
          <w:t>Description</w:t>
        </w:r>
      </w:ins>
      <w:ins w:id="1033" w:author="Boisvert, Eric" w:date="2015-10-16T08:07:00Z">
        <w:r>
          <w:t xml:space="preserve"> </w:t>
        </w:r>
      </w:ins>
      <w:ins w:id="1034" w:author="Boisvert, Eric" w:date="2015-10-16T08:06:00Z">
        <w:r>
          <w:t>classes</w:t>
        </w:r>
      </w:ins>
      <w:ins w:id="1035" w:author="Boisvert, Eric" w:date="2015-10-16T08:19:00Z">
        <w:r>
          <w:t xml:space="preserve"> </w:t>
        </w:r>
      </w:ins>
      <w:del w:id="1036" w:author="Eric Boisvert" w:date="2016-01-09T01:17:00Z">
        <w:r w:rsidR="00595C96" w:rsidDel="00895888">
          <w:delText>concretised</w:delText>
        </w:r>
      </w:del>
      <w:ins w:id="1037" w:author="Boisvert, Eric" w:date="2015-10-16T08:19:00Z">
        <w:del w:id="1038" w:author="Eric Boisvert" w:date="2016-01-09T01:17:00Z">
          <w:r w:rsidDel="00895888">
            <w:delText xml:space="preserve"> </w:delText>
          </w:r>
        </w:del>
      </w:ins>
      <w:ins w:id="1039" w:author="Eric Boisvert" w:date="2016-01-09T01:17:00Z">
        <w:r w:rsidR="00895888">
          <w:t xml:space="preserve">materialised </w:t>
        </w:r>
      </w:ins>
      <w:ins w:id="1040" w:author="Boisvert, Eric" w:date="2015-10-16T08:19:00Z">
        <w:r>
          <w:t xml:space="preserve">in GeoSciML </w:t>
        </w:r>
      </w:ins>
      <w:ins w:id="1041" w:author="Ollie Raymond" w:date="2016-02-09T11:09:00Z">
        <w:r w:rsidR="00EF48A6">
          <w:t>E</w:t>
        </w:r>
      </w:ins>
      <w:ins w:id="1042" w:author="Boisvert, Eric" w:date="2015-10-16T08:19:00Z">
        <w:del w:id="1043" w:author="Ollie Raymond" w:date="2016-02-09T11:09:00Z">
          <w:r w:rsidDel="00EF48A6">
            <w:delText>e</w:delText>
          </w:r>
        </w:del>
        <w:r>
          <w:t>xtension</w:t>
        </w:r>
      </w:ins>
      <w:ins w:id="1044" w:author="Boisvert, Eric" w:date="2015-10-16T08:20:00Z">
        <w:r>
          <w:t xml:space="preserve"> (</w:t>
        </w:r>
        <w:r>
          <w:fldChar w:fldCharType="begin"/>
        </w:r>
        <w:r>
          <w:instrText xml:space="preserve"> REF _Ref432746974 \h </w:instrText>
        </w:r>
      </w:ins>
      <w:r>
        <w:fldChar w:fldCharType="separate"/>
      </w:r>
      <w:ins w:id="1045" w:author="Boisvert, Eric" w:date="2016-04-01T07:54:00Z">
        <w:r w:rsidR="00E21DD0" w:rsidRPr="00E21DD0">
          <w:t xml:space="preserve">Table </w:t>
        </w:r>
        <w:r w:rsidR="00E21DD0">
          <w:rPr>
            <w:noProof/>
          </w:rPr>
          <w:t>1</w:t>
        </w:r>
      </w:ins>
      <w:ins w:id="1046" w:author="Eric Boisvert" w:date="2016-03-28T16:06:00Z">
        <w:del w:id="1047" w:author="Boisvert, Eric" w:date="2016-04-01T07:53:00Z">
          <w:r w:rsidR="003842F3" w:rsidRPr="003842F3" w:rsidDel="00E21DD0">
            <w:delText xml:space="preserve">Table </w:delText>
          </w:r>
          <w:r w:rsidR="003842F3" w:rsidDel="00E21DD0">
            <w:rPr>
              <w:noProof/>
            </w:rPr>
            <w:delText>1</w:delText>
          </w:r>
        </w:del>
      </w:ins>
      <w:ins w:id="1048" w:author="Boisvert, Eric" w:date="2015-10-16T08:20:00Z">
        <w:r>
          <w:fldChar w:fldCharType="end"/>
        </w:r>
        <w:r>
          <w:t>)</w:t>
        </w:r>
      </w:ins>
      <w:ins w:id="1049" w:author="Boisvert, Eric" w:date="2015-10-16T08:19:00Z">
        <w:r>
          <w:t>.</w:t>
        </w:r>
      </w:ins>
    </w:p>
    <w:p w14:paraId="434C3884" w14:textId="546E7A46" w:rsidR="000077DC" w:rsidRPr="00EF48A6" w:rsidRDefault="000077DC" w:rsidP="004D3EF3">
      <w:pPr>
        <w:pStyle w:val="Caption"/>
        <w:keepNext/>
        <w:rPr>
          <w:ins w:id="1050" w:author="Boisvert, Eric" w:date="2015-10-16T08:20:00Z"/>
          <w:color w:val="auto"/>
          <w:rPrChange w:id="1051" w:author="Ollie Raymond" w:date="2016-02-09T11:09:00Z">
            <w:rPr>
              <w:ins w:id="1052" w:author="Boisvert, Eric" w:date="2015-10-16T08:20:00Z"/>
            </w:rPr>
          </w:rPrChange>
        </w:rPr>
      </w:pPr>
      <w:bookmarkStart w:id="1053" w:name="_Ref432746974"/>
      <w:ins w:id="1054" w:author="Boisvert, Eric" w:date="2015-10-16T08:20:00Z">
        <w:r w:rsidRPr="00EF48A6">
          <w:rPr>
            <w:color w:val="auto"/>
            <w:rPrChange w:id="1055" w:author="Ollie Raymond" w:date="2016-02-09T11:09:00Z">
              <w:rPr/>
            </w:rPrChange>
          </w:rPr>
          <w:t xml:space="preserve">Table </w:t>
        </w:r>
      </w:ins>
      <w:ins w:id="1056"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57" w:author="Boisvert, Eric" w:date="2016-04-01T07:54:00Z">
        <w:r w:rsidR="00E21DD0">
          <w:rPr>
            <w:noProof/>
            <w:color w:val="auto"/>
          </w:rPr>
          <w:t>1</w:t>
        </w:r>
      </w:ins>
      <w:ins w:id="1058" w:author="Eric Boisvert" w:date="2016-02-14T13:33:00Z">
        <w:r w:rsidR="00415E41">
          <w:rPr>
            <w:color w:val="auto"/>
          </w:rPr>
          <w:fldChar w:fldCharType="end"/>
        </w:r>
      </w:ins>
      <w:ins w:id="1059" w:author="Boisvert, Eric" w:date="2015-10-16T08:20:00Z">
        <w:del w:id="1060" w:author="Eric Boisvert" w:date="2016-01-24T14:33:00Z">
          <w:r w:rsidRPr="00EF48A6" w:rsidDel="007F17CE">
            <w:rPr>
              <w:color w:val="auto"/>
              <w:rPrChange w:id="1061" w:author="Ollie Raymond" w:date="2016-02-09T11:09:00Z">
                <w:rPr/>
              </w:rPrChange>
            </w:rPr>
            <w:fldChar w:fldCharType="begin"/>
          </w:r>
          <w:r w:rsidRPr="00EF48A6" w:rsidDel="007F17CE">
            <w:rPr>
              <w:color w:val="auto"/>
              <w:rPrChange w:id="1062" w:author="Ollie Raymond" w:date="2016-02-09T11:09:00Z">
                <w:rPr/>
              </w:rPrChange>
            </w:rPr>
            <w:delInstrText xml:space="preserve"> SEQ Table \* ARABIC </w:delInstrText>
          </w:r>
        </w:del>
      </w:ins>
      <w:del w:id="1063" w:author="Eric Boisvert" w:date="2016-01-24T14:33:00Z">
        <w:r w:rsidRPr="00EF48A6" w:rsidDel="007F17CE">
          <w:rPr>
            <w:color w:val="auto"/>
            <w:rPrChange w:id="1064" w:author="Ollie Raymond" w:date="2016-02-09T11:09:00Z">
              <w:rPr/>
            </w:rPrChange>
          </w:rPr>
          <w:fldChar w:fldCharType="separate"/>
        </w:r>
        <w:r w:rsidR="00292781" w:rsidRPr="00EF48A6" w:rsidDel="007F17CE">
          <w:rPr>
            <w:noProof/>
            <w:color w:val="auto"/>
            <w:rPrChange w:id="1065" w:author="Ollie Raymond" w:date="2016-02-09T11:09:00Z">
              <w:rPr>
                <w:noProof/>
              </w:rPr>
            </w:rPrChange>
          </w:rPr>
          <w:delText>1</w:delText>
        </w:r>
      </w:del>
      <w:ins w:id="1066" w:author="Boisvert, Eric" w:date="2015-10-16T08:20:00Z">
        <w:del w:id="1067" w:author="Eric Boisvert" w:date="2016-01-24T14:33:00Z">
          <w:r w:rsidRPr="00EF48A6" w:rsidDel="007F17CE">
            <w:rPr>
              <w:color w:val="auto"/>
              <w:rPrChange w:id="1068" w:author="Ollie Raymond" w:date="2016-02-09T11:09:00Z">
                <w:rPr/>
              </w:rPrChange>
            </w:rPr>
            <w:fldChar w:fldCharType="end"/>
          </w:r>
        </w:del>
        <w:bookmarkEnd w:id="1053"/>
        <w:r w:rsidRPr="00EF48A6">
          <w:rPr>
            <w:color w:val="auto"/>
            <w:rPrChange w:id="1069" w:author="Ollie Raymond" w:date="2016-02-09T11:09:00Z">
              <w:rPr/>
            </w:rPrChange>
          </w:rPr>
          <w:t xml:space="preserve"> </w:t>
        </w:r>
      </w:ins>
      <w:ins w:id="1070" w:author="Ollie Raymond" w:date="2016-02-09T11:09:00Z">
        <w:r w:rsidR="00EF48A6">
          <w:rPr>
            <w:color w:val="auto"/>
          </w:rPr>
          <w:t xml:space="preserve">- </w:t>
        </w:r>
      </w:ins>
      <w:ins w:id="1071" w:author="Boisvert, Eric" w:date="2015-10-16T08:20:00Z">
        <w:r w:rsidRPr="00EF48A6">
          <w:rPr>
            <w:color w:val="auto"/>
            <w:rPrChange w:id="1072" w:author="Ollie Raymond" w:date="2016-02-09T11:09:00Z">
              <w:rPr/>
            </w:rPrChange>
          </w:rPr>
          <w:t xml:space="preserve">GeoSciML </w:t>
        </w:r>
        <w:del w:id="1073" w:author="Ollie Raymond" w:date="2016-02-09T11:09:00Z">
          <w:r w:rsidRPr="00EF48A6" w:rsidDel="00EF48A6">
            <w:rPr>
              <w:color w:val="auto"/>
              <w:rPrChange w:id="1074" w:author="Ollie Raymond" w:date="2016-02-09T11:09:00Z">
                <w:rPr/>
              </w:rPrChange>
            </w:rPr>
            <w:delText>b</w:delText>
          </w:r>
        </w:del>
      </w:ins>
      <w:ins w:id="1075" w:author="Ollie Raymond" w:date="2016-02-09T11:09:00Z">
        <w:r w:rsidR="00EF48A6">
          <w:rPr>
            <w:color w:val="auto"/>
          </w:rPr>
          <w:t>B</w:t>
        </w:r>
      </w:ins>
      <w:ins w:id="1076" w:author="Boisvert, Eric" w:date="2015-10-16T08:20:00Z">
        <w:r w:rsidRPr="00EF48A6">
          <w:rPr>
            <w:color w:val="auto"/>
            <w:rPrChange w:id="1077" w:author="Ollie Raymond" w:date="2016-02-09T11:09:00Z">
              <w:rPr/>
            </w:rPrChange>
          </w:rPr>
          <w:t xml:space="preserve">asic stub </w:t>
        </w:r>
      </w:ins>
      <w:ins w:id="1078" w:author="Ollie Raymond" w:date="2016-02-09T11:09:00Z">
        <w:r w:rsidR="00EF48A6">
          <w:rPr>
            <w:color w:val="auto"/>
          </w:rPr>
          <w:t xml:space="preserve">AbstractDescription </w:t>
        </w:r>
      </w:ins>
      <w:ins w:id="1079" w:author="Boisvert, Eric" w:date="2015-10-16T08:20:00Z">
        <w:r w:rsidRPr="00EF48A6">
          <w:rPr>
            <w:color w:val="auto"/>
            <w:rPrChange w:id="1080" w:author="Ollie Raymond" w:date="2016-02-09T11:09:00Z">
              <w:rPr/>
            </w:rPrChange>
          </w:rPr>
          <w:t>classes</w:t>
        </w:r>
      </w:ins>
      <w:ins w:id="1081"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8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83" w:author="Boisvert, Eric" w:date="2015-10-16T08:08:00Z"/>
                <w:rFonts w:ascii="Calibri" w:hAnsi="Calibri"/>
                <w:b/>
                <w:bCs/>
                <w:color w:val="000000"/>
                <w:sz w:val="20"/>
                <w:szCs w:val="20"/>
              </w:rPr>
            </w:pPr>
            <w:ins w:id="108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85" w:author="Boisvert, Eric" w:date="2015-10-16T08:08:00Z"/>
                <w:rFonts w:ascii="Calibri" w:hAnsi="Calibri"/>
                <w:b/>
                <w:bCs/>
                <w:color w:val="000000"/>
                <w:sz w:val="20"/>
                <w:szCs w:val="20"/>
              </w:rPr>
            </w:pPr>
            <w:ins w:id="108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8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88" w:author="Boisvert, Eric" w:date="2015-10-16T08:08:00Z"/>
                <w:rFonts w:ascii="Calibri" w:hAnsi="Calibri"/>
                <w:b/>
                <w:bCs/>
                <w:color w:val="000000"/>
                <w:sz w:val="20"/>
                <w:szCs w:val="20"/>
              </w:rPr>
            </w:pPr>
            <w:ins w:id="108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090" w:author="Boisvert, Eric" w:date="2015-10-16T08:08:00Z"/>
                <w:rFonts w:ascii="Calibri" w:hAnsi="Calibri"/>
                <w:color w:val="000000"/>
                <w:sz w:val="20"/>
                <w:szCs w:val="20"/>
              </w:rPr>
            </w:pPr>
            <w:ins w:id="1091" w:author="Boisvert, Eric" w:date="2015-10-16T08:10:00Z">
              <w:r w:rsidRPr="00D970E9">
                <w:rPr>
                  <w:rFonts w:ascii="Calibri" w:hAnsi="Calibri"/>
                  <w:color w:val="000000"/>
                  <w:sz w:val="20"/>
                  <w:szCs w:val="20"/>
                </w:rPr>
                <w:t>Association class p</w:t>
              </w:r>
            </w:ins>
            <w:ins w:id="1092" w:author="Boisvert, Eric" w:date="2015-10-16T08:09:00Z">
              <w:r w:rsidRPr="000A793F">
                <w:rPr>
                  <w:rFonts w:ascii="Calibri" w:hAnsi="Calibri"/>
                  <w:color w:val="000000"/>
                  <w:sz w:val="20"/>
                  <w:szCs w:val="20"/>
                </w:rPr>
                <w:t xml:space="preserve">laceholder to </w:t>
              </w:r>
              <w:del w:id="1093" w:author="Ollie Raymond" w:date="2016-02-09T11:11:00Z">
                <w:r w:rsidRPr="000A793F" w:rsidDel="00EF48A6">
                  <w:rPr>
                    <w:rFonts w:ascii="Calibri" w:hAnsi="Calibri"/>
                    <w:color w:val="000000"/>
                    <w:sz w:val="20"/>
                    <w:szCs w:val="20"/>
                  </w:rPr>
                  <w:delText>implement</w:delText>
                </w:r>
              </w:del>
            </w:ins>
            <w:ins w:id="1094" w:author="Ollie Raymond" w:date="2016-02-09T11:11:00Z">
              <w:r w:rsidR="00EF48A6">
                <w:rPr>
                  <w:rFonts w:ascii="Calibri" w:hAnsi="Calibri"/>
                  <w:color w:val="000000"/>
                  <w:sz w:val="20"/>
                  <w:szCs w:val="20"/>
                </w:rPr>
                <w:t>describe</w:t>
              </w:r>
            </w:ins>
            <w:ins w:id="1095" w:author="Boisvert, Eric" w:date="2015-10-16T08:09:00Z">
              <w:r w:rsidRPr="000A793F">
                <w:rPr>
                  <w:rFonts w:ascii="Calibri" w:hAnsi="Calibri"/>
                  <w:color w:val="000000"/>
                  <w:sz w:val="20"/>
                  <w:szCs w:val="20"/>
                </w:rPr>
                <w:t xml:space="preserve"> relation</w:t>
              </w:r>
            </w:ins>
            <w:ins w:id="1096" w:author="Ollie Raymond" w:date="2016-02-09T11:11:00Z">
              <w:r w:rsidR="00EF48A6">
                <w:rPr>
                  <w:rFonts w:ascii="Calibri" w:hAnsi="Calibri"/>
                  <w:color w:val="000000"/>
                  <w:sz w:val="20"/>
                  <w:szCs w:val="20"/>
                </w:rPr>
                <w:t>s</w:t>
              </w:r>
            </w:ins>
            <w:ins w:id="1097" w:author="Boisvert, Eric" w:date="2015-10-16T08:09:00Z">
              <w:r w:rsidRPr="000A793F">
                <w:rPr>
                  <w:rFonts w:ascii="Calibri" w:hAnsi="Calibri"/>
                  <w:color w:val="000000"/>
                  <w:sz w:val="20"/>
                  <w:szCs w:val="20"/>
                </w:rPr>
                <w:t xml:space="preserve"> between geologic features</w:t>
              </w:r>
            </w:ins>
            <w:ins w:id="1098" w:author="Boisvert, Eric" w:date="2016-03-29T08:06:00Z">
              <w:r w:rsidR="007A7721">
                <w:rPr>
                  <w:rFonts w:ascii="Calibri" w:hAnsi="Calibri"/>
                  <w:color w:val="000000"/>
                  <w:sz w:val="20"/>
                  <w:szCs w:val="20"/>
                </w:rPr>
                <w:t>.</w:t>
              </w:r>
            </w:ins>
          </w:p>
        </w:tc>
      </w:tr>
      <w:tr w:rsidR="000077DC" w:rsidRPr="00761F44" w14:paraId="66F7ECD6" w14:textId="77777777" w:rsidTr="00D970E9">
        <w:trPr>
          <w:ins w:id="1099" w:author="Boisvert, Eric" w:date="2015-10-16T08:08:00Z"/>
        </w:trPr>
        <w:tc>
          <w:tcPr>
            <w:tcW w:w="4361" w:type="dxa"/>
            <w:shd w:val="clear" w:color="auto" w:fill="auto"/>
          </w:tcPr>
          <w:p w14:paraId="58414791" w14:textId="3AD58F04" w:rsidR="000077DC" w:rsidRPr="000A793F" w:rsidRDefault="000077DC" w:rsidP="00DA2FDF">
            <w:pPr>
              <w:rPr>
                <w:ins w:id="1100" w:author="Boisvert, Eric" w:date="2015-10-16T08:08:00Z"/>
                <w:rFonts w:ascii="Calibri" w:hAnsi="Calibri"/>
                <w:b/>
                <w:bCs/>
                <w:color w:val="000000"/>
                <w:sz w:val="20"/>
                <w:szCs w:val="20"/>
              </w:rPr>
            </w:pPr>
            <w:ins w:id="1101"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102" w:author="Boisvert, Eric" w:date="2015-10-16T08:08:00Z"/>
                <w:rFonts w:ascii="Calibri" w:hAnsi="Calibri"/>
                <w:color w:val="000000"/>
                <w:sz w:val="20"/>
                <w:szCs w:val="20"/>
              </w:rPr>
            </w:pPr>
            <w:ins w:id="1103" w:author="Boisvert, Eric" w:date="2015-10-16T08:14:00Z">
              <w:r w:rsidRPr="00D970E9">
                <w:rPr>
                  <w:rFonts w:ascii="Calibri" w:hAnsi="Calibri"/>
                  <w:color w:val="000000"/>
                  <w:sz w:val="20"/>
                  <w:szCs w:val="20"/>
                </w:rPr>
                <w:t>Detailed</w:t>
              </w:r>
            </w:ins>
            <w:ins w:id="1104" w:author="Boisvert, Eric" w:date="2015-10-16T08:11:00Z">
              <w:r w:rsidRPr="00D970E9">
                <w:rPr>
                  <w:rFonts w:ascii="Calibri" w:hAnsi="Calibri"/>
                  <w:color w:val="000000"/>
                  <w:sz w:val="20"/>
                  <w:szCs w:val="20"/>
                </w:rPr>
                <w:t xml:space="preserve"> earth material description </w:t>
              </w:r>
            </w:ins>
            <w:ins w:id="1105" w:author="Boisvert, Eric" w:date="2015-10-16T08:14:00Z">
              <w:r w:rsidRPr="00D970E9">
                <w:rPr>
                  <w:rFonts w:ascii="Calibri" w:hAnsi="Calibri"/>
                  <w:color w:val="000000"/>
                  <w:sz w:val="20"/>
                  <w:szCs w:val="20"/>
                </w:rPr>
                <w:t xml:space="preserve">placeholder </w:t>
              </w:r>
            </w:ins>
            <w:ins w:id="1106" w:author="Boisvert, Eric" w:date="2015-10-16T08:11:00Z">
              <w:r w:rsidRPr="00D970E9">
                <w:rPr>
                  <w:rFonts w:ascii="Calibri" w:hAnsi="Calibri"/>
                  <w:color w:val="000000"/>
                  <w:sz w:val="20"/>
                  <w:szCs w:val="20"/>
                </w:rPr>
                <w:t>for GeologicUnit and EarthM</w:t>
              </w:r>
            </w:ins>
            <w:ins w:id="1107" w:author="Boisvert, Eric" w:date="2015-10-16T08:12:00Z">
              <w:r w:rsidRPr="00D970E9">
                <w:rPr>
                  <w:rFonts w:ascii="Calibri" w:hAnsi="Calibri"/>
                  <w:color w:val="000000"/>
                  <w:sz w:val="20"/>
                  <w:szCs w:val="20"/>
                </w:rPr>
                <w:t>aterial</w:t>
              </w:r>
            </w:ins>
            <w:ins w:id="1108" w:author="Boisvert, Eric" w:date="2016-03-29T08:07:00Z">
              <w:r w:rsidR="007A7721">
                <w:rPr>
                  <w:rFonts w:ascii="Calibri" w:hAnsi="Calibri"/>
                  <w:color w:val="000000"/>
                  <w:sz w:val="20"/>
                  <w:szCs w:val="20"/>
                </w:rPr>
                <w:t>.</w:t>
              </w:r>
            </w:ins>
          </w:p>
        </w:tc>
      </w:tr>
      <w:tr w:rsidR="000A793F" w:rsidRPr="00761F44" w14:paraId="757DC1D2" w14:textId="77777777" w:rsidTr="00D970E9">
        <w:trPr>
          <w:ins w:id="1109"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110" w:author="Boisvert, Eric" w:date="2015-10-16T08:08:00Z"/>
                <w:rFonts w:ascii="Calibri" w:hAnsi="Calibri"/>
                <w:b/>
                <w:bCs/>
                <w:color w:val="000000"/>
                <w:sz w:val="20"/>
                <w:szCs w:val="20"/>
              </w:rPr>
            </w:pPr>
            <w:ins w:id="1111"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112" w:author="Boisvert, Eric" w:date="2015-10-16T08:08:00Z"/>
                <w:rFonts w:ascii="Calibri" w:hAnsi="Calibri"/>
                <w:color w:val="000000"/>
                <w:sz w:val="20"/>
                <w:szCs w:val="20"/>
              </w:rPr>
            </w:pPr>
            <w:ins w:id="1113" w:author="Boisvert, Eric" w:date="2015-10-16T08:14:00Z">
              <w:r w:rsidRPr="00D970E9">
                <w:rPr>
                  <w:rFonts w:ascii="Calibri" w:hAnsi="Calibri"/>
                  <w:color w:val="000000"/>
                  <w:sz w:val="20"/>
                  <w:szCs w:val="20"/>
                </w:rPr>
                <w:t>Detailed</w:t>
              </w:r>
            </w:ins>
            <w:ins w:id="1114" w:author="Boisvert, Eric" w:date="2015-10-16T08:12:00Z">
              <w:r w:rsidRPr="00D970E9">
                <w:rPr>
                  <w:rFonts w:ascii="Calibri" w:hAnsi="Calibri"/>
                  <w:color w:val="000000"/>
                  <w:sz w:val="20"/>
                  <w:szCs w:val="20"/>
                </w:rPr>
                <w:t xml:space="preserve"> </w:t>
              </w:r>
              <w:del w:id="1115"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116" w:author="Boisvert, Eric" w:date="2015-10-16T08:14:00Z">
              <w:r w:rsidRPr="00D970E9">
                <w:rPr>
                  <w:rFonts w:ascii="Calibri" w:hAnsi="Calibri"/>
                  <w:color w:val="000000"/>
                  <w:sz w:val="20"/>
                  <w:szCs w:val="20"/>
                </w:rPr>
                <w:t xml:space="preserve"> placeholder</w:t>
              </w:r>
            </w:ins>
            <w:ins w:id="1117" w:author="Boisvert, Eric" w:date="2015-10-16T08:12:00Z">
              <w:r w:rsidRPr="00D970E9">
                <w:rPr>
                  <w:rFonts w:ascii="Calibri" w:hAnsi="Calibri"/>
                  <w:color w:val="000000"/>
                  <w:sz w:val="20"/>
                  <w:szCs w:val="20"/>
                </w:rPr>
                <w:t xml:space="preserve"> for GeologicUnit</w:t>
              </w:r>
            </w:ins>
            <w:ins w:id="1118" w:author="Boisvert, Eric" w:date="2016-03-29T08:07:00Z">
              <w:r w:rsidR="007A7721">
                <w:rPr>
                  <w:rFonts w:ascii="Calibri" w:hAnsi="Calibri"/>
                  <w:color w:val="000000"/>
                  <w:sz w:val="20"/>
                  <w:szCs w:val="20"/>
                </w:rPr>
                <w:t>.</w:t>
              </w:r>
            </w:ins>
          </w:p>
        </w:tc>
      </w:tr>
      <w:tr w:rsidR="000A793F" w:rsidRPr="00761F44" w14:paraId="16BE6587" w14:textId="77777777" w:rsidTr="00D970E9">
        <w:trPr>
          <w:ins w:id="1119" w:author="Boisvert, Eric" w:date="2015-10-16T08:13:00Z"/>
        </w:trPr>
        <w:tc>
          <w:tcPr>
            <w:tcW w:w="4361" w:type="dxa"/>
            <w:shd w:val="clear" w:color="auto" w:fill="auto"/>
          </w:tcPr>
          <w:p w14:paraId="744760CE" w14:textId="2D65AB9E" w:rsidR="000077DC" w:rsidRPr="00D970E9" w:rsidRDefault="000077DC" w:rsidP="00DA2FDF">
            <w:pPr>
              <w:rPr>
                <w:ins w:id="1120" w:author="Boisvert, Eric" w:date="2015-10-16T08:13:00Z"/>
                <w:rFonts w:ascii="Calibri" w:hAnsi="Calibri"/>
                <w:b/>
                <w:bCs/>
                <w:color w:val="000000"/>
                <w:sz w:val="20"/>
                <w:szCs w:val="20"/>
              </w:rPr>
            </w:pPr>
            <w:ins w:id="1121"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122" w:author="Boisvert, Eric" w:date="2015-10-16T08:13:00Z"/>
                <w:rFonts w:ascii="Calibri" w:hAnsi="Calibri"/>
                <w:color w:val="000000"/>
                <w:sz w:val="20"/>
                <w:szCs w:val="20"/>
              </w:rPr>
            </w:pPr>
            <w:ins w:id="1123" w:author="Boisvert, Eric" w:date="2015-10-16T08:14:00Z">
              <w:r w:rsidRPr="00D970E9">
                <w:rPr>
                  <w:rFonts w:ascii="Calibri" w:hAnsi="Calibri"/>
                  <w:color w:val="000000"/>
                  <w:sz w:val="20"/>
                  <w:szCs w:val="20"/>
                </w:rPr>
                <w:t xml:space="preserve">Detailed </w:t>
              </w:r>
              <w:del w:id="1124"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proofErr w:type="gramStart"/>
              <w:r w:rsidRPr="00D970E9">
                <w:rPr>
                  <w:rFonts w:ascii="Calibri" w:hAnsi="Calibri"/>
                  <w:color w:val="000000"/>
                  <w:sz w:val="20"/>
                  <w:szCs w:val="20"/>
                </w:rPr>
                <w:t>GeologicEvent</w:t>
              </w:r>
            </w:ins>
            <w:ins w:id="1125" w:author="Boisvert, Eric" w:date="2015-10-16T08:13:00Z">
              <w:r w:rsidRPr="00D970E9">
                <w:rPr>
                  <w:rFonts w:ascii="Calibri" w:hAnsi="Calibri"/>
                  <w:color w:val="000000"/>
                  <w:sz w:val="20"/>
                  <w:szCs w:val="20"/>
                </w:rPr>
                <w:t xml:space="preserve"> </w:t>
              </w:r>
            </w:ins>
            <w:ins w:id="1126" w:author="Boisvert, Eric" w:date="2016-03-29T08:07:00Z">
              <w:r w:rsidR="007A7721">
                <w:rPr>
                  <w:rFonts w:ascii="Calibri" w:hAnsi="Calibri"/>
                  <w:color w:val="000000"/>
                  <w:sz w:val="20"/>
                  <w:szCs w:val="20"/>
                </w:rPr>
                <w:t>.</w:t>
              </w:r>
            </w:ins>
            <w:proofErr w:type="gramEnd"/>
          </w:p>
        </w:tc>
      </w:tr>
      <w:tr w:rsidR="000A793F" w:rsidRPr="00761F44" w14:paraId="378955BD" w14:textId="77777777" w:rsidTr="00D970E9">
        <w:trPr>
          <w:ins w:id="1127"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128" w:author="Boisvert, Eric" w:date="2015-10-16T08:13:00Z"/>
                <w:rFonts w:ascii="Calibri" w:hAnsi="Calibri"/>
                <w:b/>
                <w:bCs/>
                <w:color w:val="000000"/>
                <w:sz w:val="20"/>
                <w:szCs w:val="20"/>
              </w:rPr>
            </w:pPr>
            <w:ins w:id="1129"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130" w:author="Boisvert, Eric" w:date="2015-10-16T08:13:00Z"/>
                <w:rFonts w:ascii="Calibri" w:hAnsi="Calibri"/>
                <w:color w:val="000000"/>
                <w:sz w:val="20"/>
                <w:szCs w:val="20"/>
              </w:rPr>
            </w:pPr>
            <w:ins w:id="1131" w:author="Boisvert, Eric" w:date="2015-10-16T08:16:00Z">
              <w:r w:rsidRPr="00D970E9">
                <w:rPr>
                  <w:rFonts w:ascii="Calibri" w:hAnsi="Calibri"/>
                  <w:color w:val="000000"/>
                  <w:sz w:val="20"/>
                  <w:szCs w:val="20"/>
                </w:rPr>
                <w:t xml:space="preserve">Detailed </w:t>
              </w:r>
              <w:del w:id="1132"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133" w:author="Boisvert, Eric" w:date="2016-03-29T08:07:00Z">
              <w:r w:rsidR="007A7721">
                <w:rPr>
                  <w:rFonts w:ascii="Calibri" w:hAnsi="Calibri"/>
                  <w:color w:val="000000"/>
                  <w:sz w:val="20"/>
                  <w:szCs w:val="20"/>
                </w:rPr>
                <w:t>.</w:t>
              </w:r>
            </w:ins>
          </w:p>
        </w:tc>
      </w:tr>
      <w:tr w:rsidR="000A793F" w:rsidRPr="00761F44" w14:paraId="4F774382" w14:textId="77777777" w:rsidTr="00D970E9">
        <w:trPr>
          <w:ins w:id="1134" w:author="Boisvert, Eric" w:date="2015-10-16T08:13:00Z"/>
        </w:trPr>
        <w:tc>
          <w:tcPr>
            <w:tcW w:w="4361" w:type="dxa"/>
            <w:shd w:val="clear" w:color="auto" w:fill="auto"/>
          </w:tcPr>
          <w:p w14:paraId="2AAB0063" w14:textId="611519DF" w:rsidR="000077DC" w:rsidRPr="00D970E9" w:rsidRDefault="000077DC" w:rsidP="00DA2FDF">
            <w:pPr>
              <w:rPr>
                <w:ins w:id="1135" w:author="Boisvert, Eric" w:date="2015-10-16T08:13:00Z"/>
                <w:rFonts w:ascii="Calibri" w:hAnsi="Calibri"/>
                <w:b/>
                <w:bCs/>
                <w:color w:val="000000"/>
                <w:sz w:val="20"/>
                <w:szCs w:val="20"/>
              </w:rPr>
            </w:pPr>
            <w:ins w:id="1136"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137" w:author="Boisvert, Eric" w:date="2015-10-16T08:13:00Z"/>
                <w:rFonts w:ascii="Calibri" w:hAnsi="Calibri"/>
                <w:color w:val="000000"/>
                <w:sz w:val="20"/>
                <w:szCs w:val="20"/>
              </w:rPr>
            </w:pPr>
            <w:ins w:id="1138" w:author="Boisvert, Eric" w:date="2015-10-16T08:16:00Z">
              <w:r w:rsidRPr="00D970E9">
                <w:rPr>
                  <w:rFonts w:ascii="Calibri" w:hAnsi="Calibri"/>
                  <w:color w:val="000000"/>
                  <w:sz w:val="20"/>
                  <w:szCs w:val="20"/>
                </w:rPr>
                <w:t xml:space="preserve">Detailed </w:t>
              </w:r>
              <w:del w:id="1139"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140" w:author="Boisvert, Eric" w:date="2015-10-16T08:17:00Z">
              <w:r w:rsidRPr="00D970E9">
                <w:rPr>
                  <w:rFonts w:ascii="Calibri" w:hAnsi="Calibri"/>
                  <w:color w:val="000000"/>
                  <w:sz w:val="20"/>
                  <w:szCs w:val="20"/>
                </w:rPr>
                <w:lastRenderedPageBreak/>
                <w:t>Foliation</w:t>
              </w:r>
            </w:ins>
            <w:ins w:id="1141" w:author="Boisvert, Eric" w:date="2016-03-29T08:07:00Z">
              <w:r w:rsidR="007A7721">
                <w:rPr>
                  <w:rFonts w:ascii="Calibri" w:hAnsi="Calibri"/>
                  <w:color w:val="000000"/>
                  <w:sz w:val="20"/>
                  <w:szCs w:val="20"/>
                </w:rPr>
                <w:t>.</w:t>
              </w:r>
            </w:ins>
          </w:p>
        </w:tc>
      </w:tr>
      <w:tr w:rsidR="000A793F" w:rsidRPr="00761F44" w14:paraId="501E34DA" w14:textId="77777777" w:rsidTr="00D970E9">
        <w:trPr>
          <w:ins w:id="1142"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143" w:author="Boisvert, Eric" w:date="2015-10-16T08:16:00Z"/>
                <w:rFonts w:ascii="Calibri" w:hAnsi="Calibri"/>
                <w:b/>
                <w:bCs/>
                <w:color w:val="000000"/>
                <w:sz w:val="20"/>
                <w:szCs w:val="20"/>
              </w:rPr>
            </w:pPr>
            <w:ins w:id="1144"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145" w:author="Boisvert, Eric" w:date="2015-10-16T08:16:00Z"/>
                <w:rFonts w:ascii="Calibri" w:hAnsi="Calibri"/>
                <w:color w:val="000000"/>
                <w:sz w:val="20"/>
                <w:szCs w:val="20"/>
              </w:rPr>
            </w:pPr>
            <w:ins w:id="1146" w:author="Boisvert, Eric" w:date="2015-10-16T08:17:00Z">
              <w:r w:rsidRPr="00D970E9">
                <w:rPr>
                  <w:rFonts w:ascii="Calibri" w:hAnsi="Calibri"/>
                  <w:color w:val="000000"/>
                  <w:sz w:val="20"/>
                  <w:szCs w:val="20"/>
                </w:rPr>
                <w:t xml:space="preserve">Detailed </w:t>
              </w:r>
              <w:del w:id="1147"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148" w:author="Boisvert, Eric" w:date="2016-03-29T08:07:00Z">
              <w:r w:rsidR="007A7721">
                <w:rPr>
                  <w:rFonts w:ascii="Calibri" w:hAnsi="Calibri"/>
                  <w:color w:val="000000"/>
                  <w:sz w:val="20"/>
                  <w:szCs w:val="20"/>
                </w:rPr>
                <w:t>.</w:t>
              </w:r>
            </w:ins>
          </w:p>
        </w:tc>
      </w:tr>
      <w:tr w:rsidR="000A793F" w:rsidRPr="00761F44" w14:paraId="74931749" w14:textId="77777777" w:rsidTr="00D970E9">
        <w:trPr>
          <w:ins w:id="1149" w:author="Boisvert, Eric" w:date="2015-10-16T08:16:00Z"/>
        </w:trPr>
        <w:tc>
          <w:tcPr>
            <w:tcW w:w="4361" w:type="dxa"/>
            <w:shd w:val="clear" w:color="auto" w:fill="auto"/>
          </w:tcPr>
          <w:p w14:paraId="31DE7313" w14:textId="534D15EA" w:rsidR="000077DC" w:rsidRPr="00D970E9" w:rsidRDefault="000077DC" w:rsidP="00DA2FDF">
            <w:pPr>
              <w:rPr>
                <w:ins w:id="1150" w:author="Boisvert, Eric" w:date="2015-10-16T08:16:00Z"/>
                <w:rFonts w:ascii="Calibri" w:hAnsi="Calibri"/>
                <w:b/>
                <w:bCs/>
                <w:color w:val="000000"/>
                <w:sz w:val="20"/>
                <w:szCs w:val="20"/>
              </w:rPr>
            </w:pPr>
            <w:ins w:id="1151"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152" w:author="Boisvert, Eric" w:date="2015-10-16T08:16:00Z"/>
                <w:rFonts w:ascii="Calibri" w:hAnsi="Calibri"/>
                <w:color w:val="000000"/>
                <w:sz w:val="20"/>
                <w:szCs w:val="20"/>
              </w:rPr>
            </w:pPr>
            <w:ins w:id="1153" w:author="Boisvert, Eric" w:date="2015-10-16T08:17:00Z">
              <w:r w:rsidRPr="00D970E9">
                <w:rPr>
                  <w:rFonts w:ascii="Calibri" w:hAnsi="Calibri"/>
                  <w:color w:val="000000"/>
                  <w:sz w:val="20"/>
                  <w:szCs w:val="20"/>
                </w:rPr>
                <w:t xml:space="preserve">Detailed </w:t>
              </w:r>
              <w:del w:id="1154"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155" w:author="Boisvert, Eric" w:date="2016-03-29T08:07:00Z">
              <w:r w:rsidR="007A7721">
                <w:rPr>
                  <w:rFonts w:ascii="Calibri" w:hAnsi="Calibri"/>
                  <w:color w:val="000000"/>
                  <w:sz w:val="20"/>
                  <w:szCs w:val="20"/>
                </w:rPr>
                <w:t>.</w:t>
              </w:r>
            </w:ins>
          </w:p>
        </w:tc>
      </w:tr>
      <w:tr w:rsidR="000A793F" w:rsidRPr="00761F44" w14:paraId="700AD3CC" w14:textId="77777777" w:rsidTr="00D970E9">
        <w:trPr>
          <w:ins w:id="1156"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157" w:author="Boisvert, Eric" w:date="2015-10-16T08:16:00Z"/>
                <w:rFonts w:ascii="Calibri" w:hAnsi="Calibri"/>
                <w:b/>
                <w:bCs/>
                <w:color w:val="000000"/>
                <w:sz w:val="20"/>
                <w:szCs w:val="20"/>
              </w:rPr>
            </w:pPr>
            <w:ins w:id="1158" w:author="Boisvert, Eric" w:date="2015-10-16T08:17:00Z">
              <w:r w:rsidRPr="00D970E9">
                <w:rPr>
                  <w:rFonts w:ascii="Calibri" w:hAnsi="Calibri"/>
                  <w:b/>
                  <w:bCs/>
                  <w:color w:val="000000"/>
                  <w:sz w:val="20"/>
                  <w:szCs w:val="20"/>
                </w:rPr>
                <w:t>Geomorphologic</w:t>
              </w:r>
            </w:ins>
            <w:ins w:id="1159"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160" w:author="Boisvert, Eric" w:date="2015-10-16T08:16:00Z"/>
                <w:rFonts w:ascii="Calibri" w:hAnsi="Calibri"/>
                <w:color w:val="000000"/>
                <w:sz w:val="20"/>
                <w:szCs w:val="20"/>
              </w:rPr>
            </w:pPr>
            <w:ins w:id="1161" w:author="Boisvert, Eric" w:date="2015-10-16T08:18:00Z">
              <w:r w:rsidRPr="00D970E9">
                <w:rPr>
                  <w:rFonts w:ascii="Calibri" w:hAnsi="Calibri"/>
                  <w:color w:val="000000"/>
                  <w:sz w:val="20"/>
                  <w:szCs w:val="20"/>
                </w:rPr>
                <w:t xml:space="preserve">Detailed </w:t>
              </w:r>
              <w:del w:id="1162"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163"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164"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65"/>
      <w:ins w:id="1166" w:author="Ollie Raymond" w:date="2016-02-09T11:11:00Z">
        <w:del w:id="1167" w:author="Eric Boisvert" w:date="2016-02-27T12:05:00Z">
          <w:r w:rsidRPr="009F4AF5" w:rsidDel="004725FE">
            <w:rPr>
              <w:color w:val="BFBFBF"/>
              <w:rPrChange w:id="1168" w:author="Ollie Raymond" w:date="2016-02-09T11:14:00Z">
                <w:rPr/>
              </w:rPrChange>
            </w:rPr>
            <w:delText>s</w:delText>
          </w:r>
        </w:del>
      </w:ins>
      <w:commentRangeEnd w:id="1165"/>
      <w:del w:id="1169" w:author="Eric Boisvert" w:date="2016-02-27T12:05:00Z">
        <w:r w:rsidRPr="009F4AF5" w:rsidDel="004725FE">
          <w:rPr>
            <w:rStyle w:val="CommentReference"/>
            <w:color w:val="BFBFBF"/>
            <w:rPrChange w:id="1170" w:author="Ollie Raymond" w:date="2016-02-09T11:14:00Z">
              <w:rPr>
                <w:rStyle w:val="CommentReference"/>
              </w:rPr>
            </w:rPrChange>
          </w:rPr>
          <w:commentReference w:id="1165"/>
        </w:r>
      </w:del>
      <w:ins w:id="1171" w:author="Eric Boisvert" w:date="2016-01-09T14:42:00Z">
        <w:del w:id="1172" w:author="Ollie Raymond" w:date="2016-02-09T11:14:00Z">
          <w:r w:rsidR="000466A0" w:rsidDel="00EF48A6">
            <w:delText>Because of the restriction</w:delText>
          </w:r>
        </w:del>
      </w:ins>
      <w:ins w:id="1173" w:author="Eric Boisvert" w:date="2016-01-09T14:43:00Z">
        <w:del w:id="1174" w:author="Ollie Raymond" w:date="2016-02-09T11:14:00Z">
          <w:r w:rsidR="000466A0" w:rsidDel="00EF48A6">
            <w:delText>s</w:delText>
          </w:r>
        </w:del>
      </w:ins>
      <w:ins w:id="1175" w:author="Eric Boisvert" w:date="2016-01-09T14:42:00Z">
        <w:del w:id="1176" w:author="Ollie Raymond" w:date="2016-02-09T11:14:00Z">
          <w:r w:rsidR="000466A0" w:rsidDel="00EF48A6">
            <w:delText xml:space="preserve"> of UML and XSD,</w:delText>
          </w:r>
        </w:del>
      </w:ins>
      <w:ins w:id="1177" w:author="Eric Boisvert" w:date="2016-01-09T14:43:00Z">
        <w:del w:id="1178" w:author="Ollie Raymond" w:date="2016-02-09T11:14:00Z">
          <w:r w:rsidR="000466A0" w:rsidDel="00EF48A6">
            <w:delText xml:space="preserve"> it is felt that this pattern is the only usable extension pattern available.  It should be noted that </w:delText>
          </w:r>
        </w:del>
      </w:ins>
      <w:ins w:id="1179" w:author="Ollie Raymond" w:date="2016-02-09T11:14:00Z">
        <w:r>
          <w:t>T</w:t>
        </w:r>
      </w:ins>
      <w:ins w:id="1180" w:author="Eric Boisvert" w:date="2016-01-09T14:43:00Z">
        <w:del w:id="1181" w:author="Ollie Raymond" w:date="2016-02-09T11:14:00Z">
          <w:r w:rsidR="000466A0" w:rsidDel="00EF48A6">
            <w:delText>t</w:delText>
          </w:r>
        </w:del>
        <w:r w:rsidR="000466A0">
          <w:t xml:space="preserve">his </w:t>
        </w:r>
      </w:ins>
      <w:ins w:id="1182" w:author="Ollie Raymond" w:date="2016-02-09T11:14:00Z">
        <w:r>
          <w:t xml:space="preserve">modelling </w:t>
        </w:r>
      </w:ins>
      <w:ins w:id="1183" w:author="Eric Boisvert" w:date="2016-01-09T14:43:00Z">
        <w:r w:rsidR="000466A0">
          <w:t xml:space="preserve">pattern </w:t>
        </w:r>
        <w:commentRangeStart w:id="1184"/>
        <w:r w:rsidR="000466A0">
          <w:t xml:space="preserve">is </w:t>
        </w:r>
      </w:ins>
      <w:ins w:id="1185" w:author="Ollie Raymond" w:date="2016-02-09T11:15:00Z">
        <w:r w:rsidR="000B617A">
          <w:t>als</w:t>
        </w:r>
      </w:ins>
      <w:ins w:id="1186" w:author="Ollie Raymond" w:date="2016-02-09T11:16:00Z">
        <w:r w:rsidR="00DD3C2B">
          <w:t>o</w:t>
        </w:r>
      </w:ins>
      <w:ins w:id="1187" w:author="Ollie Raymond" w:date="2016-02-09T11:15:00Z">
        <w:r w:rsidR="000B617A">
          <w:t xml:space="preserve"> </w:t>
        </w:r>
      </w:ins>
      <w:ins w:id="1188" w:author="Eric Boisvert" w:date="2016-01-09T14:43:00Z">
        <w:r w:rsidR="000466A0">
          <w:t xml:space="preserve">used by other </w:t>
        </w:r>
      </w:ins>
      <w:ins w:id="1189" w:author="Ollie Raymond" w:date="2016-02-09T11:14:00Z">
        <w:r>
          <w:t>standards</w:t>
        </w:r>
      </w:ins>
      <w:ins w:id="1190" w:author="Ollie Raymond" w:date="2016-02-09T11:13:00Z">
        <w:r>
          <w:t xml:space="preserve"> </w:t>
        </w:r>
      </w:ins>
      <w:ins w:id="1191" w:author="Eric Boisvert" w:date="2016-01-09T14:43:00Z">
        <w:r w:rsidR="000466A0">
          <w:t>communities</w:t>
        </w:r>
      </w:ins>
      <w:ins w:id="1192" w:author="Ollie Raymond" w:date="2016-02-09T11:13:00Z">
        <w:r>
          <w:t xml:space="preserve"> (eg, ISO 19115-3</w:t>
        </w:r>
      </w:ins>
      <w:ins w:id="1193" w:author="Ollie Raymond" w:date="2016-02-09T11:14:00Z">
        <w:r w:rsidR="000B617A">
          <w:t>)</w:t>
        </w:r>
      </w:ins>
      <w:ins w:id="1194" w:author="Eric Boisvert" w:date="2016-01-09T14:43:00Z">
        <w:r w:rsidR="000466A0">
          <w:t>.</w:t>
        </w:r>
      </w:ins>
      <w:ins w:id="1195" w:author="Eric Boisvert" w:date="2016-01-09T14:42:00Z">
        <w:r w:rsidR="000466A0">
          <w:t xml:space="preserve"> </w:t>
        </w:r>
      </w:ins>
      <w:commentRangeEnd w:id="1184"/>
      <w:ins w:id="1196" w:author="Eric Boisvert" w:date="2016-01-09T14:44:00Z">
        <w:r w:rsidR="000466A0">
          <w:rPr>
            <w:rStyle w:val="CommentReference"/>
          </w:rPr>
          <w:commentReference w:id="1184"/>
        </w:r>
      </w:ins>
    </w:p>
    <w:p w14:paraId="79B93D23" w14:textId="77777777" w:rsidR="009459BF" w:rsidRPr="009459BF" w:rsidRDefault="009A7B37" w:rsidP="009459BF">
      <w:pPr>
        <w:pStyle w:val="Heading1"/>
        <w:rPr>
          <w:lang w:val="en-CA"/>
        </w:rPr>
      </w:pPr>
      <w:bookmarkStart w:id="1197" w:name="_Toc446944562"/>
      <w:r w:rsidRPr="00D12552">
        <w:rPr>
          <w:lang w:val="en-CA"/>
        </w:rPr>
        <w:t>Conventions</w:t>
      </w:r>
      <w:bookmarkEnd w:id="1197"/>
    </w:p>
    <w:p w14:paraId="526B5110" w14:textId="63D4D11C" w:rsidR="00695378" w:rsidRPr="00D12552" w:rsidRDefault="00695378" w:rsidP="00695378">
      <w:pPr>
        <w:pStyle w:val="Heading2"/>
        <w:rPr>
          <w:lang w:val="en-CA"/>
        </w:rPr>
      </w:pPr>
      <w:bookmarkStart w:id="1198" w:name="_Ref439663710"/>
      <w:bookmarkStart w:id="1199" w:name="_Toc446944563"/>
      <w:r w:rsidRPr="00D12552">
        <w:rPr>
          <w:lang w:val="en-CA"/>
        </w:rPr>
        <w:t>Requirement class</w:t>
      </w:r>
      <w:del w:id="1200" w:author="Ollie Raymond" w:date="2016-02-03T09:30:00Z">
        <w:r w:rsidRPr="00D12552" w:rsidDel="000F075C">
          <w:rPr>
            <w:lang w:val="en-CA"/>
          </w:rPr>
          <w:delText>e</w:delText>
        </w:r>
      </w:del>
      <w:bookmarkEnd w:id="1198"/>
      <w:bookmarkEnd w:id="119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201" w:name="_Toc377112004"/>
      <w:bookmarkStart w:id="1202" w:name="_Toc428885193"/>
      <w:bookmarkStart w:id="1203" w:name="_Ref439663763"/>
      <w:bookmarkStart w:id="1204" w:name="_Toc446944564"/>
      <w:r w:rsidRPr="00D12552">
        <w:rPr>
          <w:lang w:val="en-CA"/>
        </w:rPr>
        <w:t>Requirement</w:t>
      </w:r>
      <w:bookmarkEnd w:id="1201"/>
      <w:bookmarkEnd w:id="1202"/>
      <w:bookmarkEnd w:id="1203"/>
      <w:bookmarkEnd w:id="120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205" w:name="_Toc356480502"/>
      <w:bookmarkStart w:id="1206" w:name="_Toc377112005"/>
      <w:bookmarkStart w:id="1207" w:name="_Toc428885194"/>
      <w:bookmarkStart w:id="1208" w:name="_Toc446944565"/>
      <w:bookmarkStart w:id="1209" w:name="_Toc356480505"/>
      <w:r w:rsidRPr="00D12552">
        <w:rPr>
          <w:lang w:val="en-CA"/>
        </w:rPr>
        <w:t>Conformance class</w:t>
      </w:r>
      <w:bookmarkEnd w:id="1205"/>
      <w:bookmarkEnd w:id="1206"/>
      <w:bookmarkEnd w:id="1207"/>
      <w:bookmarkEnd w:id="120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210"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21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212" w:author="Ollie Raymond" w:date="2016-02-09T13:27:00Z">
        <w:del w:id="1213"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214"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215"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216" w:author="Ollie Raymond" w:date="2016-02-09T13:28:00Z">
        <w:r w:rsidR="00DF5C09" w:rsidRPr="00DF5C09">
          <w:rPr>
            <w:rFonts w:ascii="Courier New" w:hAnsi="Courier New" w:cs="Courier New"/>
            <w:color w:val="000000"/>
            <w:sz w:val="16"/>
            <w:szCs w:val="16"/>
            <w:lang w:val="en-CA"/>
          </w:rPr>
          <w:t>Test requirement: /req/gsml4xsd/unit-of-measure</w:t>
        </w:r>
      </w:ins>
      <w:del w:id="1217"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218"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219"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220"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221"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222" w:author="Ollie Raymond" w:date="2016-02-09T13:29:00Z">
        <w:r w:rsidR="00DF5C09" w:rsidRPr="00DF5C09">
          <w:rPr>
            <w:rFonts w:ascii="Courier New" w:hAnsi="Courier New" w:cs="Courier New"/>
            <w:color w:val="000000"/>
            <w:sz w:val="16"/>
            <w:szCs w:val="16"/>
            <w:lang w:val="en-CA"/>
          </w:rPr>
          <w:t>Quantity must have a UOM</w:t>
        </w:r>
      </w:ins>
      <w:del w:id="1223"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224" w:author="Ollie Raymond" w:date="2016-02-09T13:27:00Z"/>
          <w:rFonts w:ascii="Courier New" w:hAnsi="Courier New" w:cs="Courier New"/>
          <w:color w:val="0000FF"/>
          <w:sz w:val="16"/>
          <w:szCs w:val="16"/>
          <w:lang w:val="en-CA"/>
        </w:rPr>
      </w:pPr>
      <w:del w:id="1225"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211"/>
      <w:r w:rsidR="00A17543" w:rsidRPr="00D12552">
        <w:rPr>
          <w:rStyle w:val="CommentReference"/>
          <w:lang w:val="en-CA"/>
        </w:rPr>
        <w:commentReference w:id="1211"/>
      </w:r>
    </w:p>
    <w:p w14:paraId="535C50C0" w14:textId="63484900" w:rsidR="00DF5C09" w:rsidRPr="00D12552" w:rsidRDefault="00DF5C09" w:rsidP="00695378">
      <w:pPr>
        <w:rPr>
          <w:lang w:val="en-CA"/>
        </w:rPr>
      </w:pPr>
      <w:ins w:id="1226"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227" w:name="_Toc377112006"/>
      <w:bookmarkStart w:id="1228" w:name="_Toc428885195"/>
      <w:bookmarkStart w:id="1229" w:name="_Toc446944566"/>
      <w:r w:rsidRPr="00D12552">
        <w:rPr>
          <w:lang w:val="en-CA"/>
        </w:rPr>
        <w:t>Identifiers</w:t>
      </w:r>
      <w:bookmarkEnd w:id="1209"/>
      <w:bookmarkEnd w:id="1227"/>
      <w:bookmarkEnd w:id="1228"/>
      <w:bookmarkEnd w:id="122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230" w:author="Eric Boisvert" w:date="2016-01-23T11:38:00Z"/>
          <w:lang w:val="en-CA"/>
        </w:rPr>
        <w:pPrChange w:id="1231" w:author="Eric Boisvert" w:date="2016-01-23T11:38:00Z">
          <w:pPr/>
        </w:pPrChange>
      </w:pPr>
      <w:bookmarkStart w:id="1232" w:name="_Toc446944567"/>
      <w:ins w:id="1233" w:author="Eric Boisvert" w:date="2016-01-24T11:23:00Z">
        <w:r>
          <w:rPr>
            <w:lang w:val="en-CA"/>
          </w:rPr>
          <w:t>Classifiers</w:t>
        </w:r>
      </w:ins>
      <w:bookmarkEnd w:id="1232"/>
    </w:p>
    <w:p w14:paraId="31BFEA3F" w14:textId="334B3770" w:rsidR="005F3FAD" w:rsidDel="00D63684" w:rsidRDefault="005F3FAD" w:rsidP="00695378">
      <w:pPr>
        <w:rPr>
          <w:ins w:id="1234" w:author="Eric Boisvert" w:date="2016-01-23T11:38:00Z"/>
          <w:del w:id="1235" w:author="Ollie Raymond" w:date="2016-02-09T13:32:00Z"/>
          <w:lang w:val="en-CA"/>
        </w:rPr>
      </w:pPr>
    </w:p>
    <w:p w14:paraId="285DCE72" w14:textId="5FBA2932" w:rsidR="00004359" w:rsidRDefault="005F3FAD" w:rsidP="00695378">
      <w:pPr>
        <w:rPr>
          <w:ins w:id="1236" w:author="Eric Boisvert" w:date="2016-01-23T11:47:00Z"/>
          <w:lang w:val="en-CA"/>
        </w:rPr>
      </w:pPr>
      <w:ins w:id="1237" w:author="Eric Boisvert" w:date="2016-01-23T11:38:00Z">
        <w:r>
          <w:rPr>
            <w:lang w:val="en-CA"/>
          </w:rPr>
          <w:t xml:space="preserve">In the text, </w:t>
        </w:r>
      </w:ins>
      <w:ins w:id="1238" w:author="Eric Boisvert" w:date="2016-01-23T11:46:00Z">
        <w:r>
          <w:rPr>
            <w:lang w:val="en-CA"/>
          </w:rPr>
          <w:t>classifiers</w:t>
        </w:r>
      </w:ins>
      <w:ins w:id="1239" w:author="Eric Boisvert" w:date="2016-01-23T11:38:00Z">
        <w:r>
          <w:rPr>
            <w:lang w:val="en-CA"/>
          </w:rPr>
          <w:t xml:space="preserve"> of the logical model or XSD often need to be refe</w:t>
        </w:r>
      </w:ins>
      <w:ins w:id="1240" w:author="Eric Boisvert" w:date="2016-01-23T11:39:00Z">
        <w:r w:rsidR="00004359">
          <w:rPr>
            <w:lang w:val="en-CA"/>
          </w:rPr>
          <w:t>rred</w:t>
        </w:r>
      </w:ins>
      <w:ins w:id="1241" w:author="Ollie Raymond" w:date="2016-02-12T10:05:00Z">
        <w:r w:rsidR="00C5081E">
          <w:rPr>
            <w:lang w:val="en-CA"/>
          </w:rPr>
          <w:t xml:space="preserve"> to</w:t>
        </w:r>
      </w:ins>
      <w:ins w:id="1242" w:author="Eric Boisvert" w:date="2016-01-23T11:39:00Z">
        <w:r>
          <w:rPr>
            <w:lang w:val="en-CA"/>
          </w:rPr>
          <w:t xml:space="preserve">.  Classes and packages are simply referred </w:t>
        </w:r>
        <w:del w:id="1243" w:author="Ollie Raymond" w:date="2016-02-12T10:05:00Z">
          <w:r w:rsidDel="00C5081E">
            <w:rPr>
              <w:lang w:val="en-CA"/>
            </w:rPr>
            <w:delText>using</w:delText>
          </w:r>
        </w:del>
      </w:ins>
      <w:ins w:id="1244" w:author="Ollie Raymond" w:date="2016-02-12T10:05:00Z">
        <w:r w:rsidR="00C5081E">
          <w:rPr>
            <w:lang w:val="en-CA"/>
          </w:rPr>
          <w:t>by</w:t>
        </w:r>
      </w:ins>
      <w:ins w:id="1245" w:author="Eric Boisvert" w:date="2016-01-23T11:39:00Z">
        <w:r>
          <w:rPr>
            <w:lang w:val="en-CA"/>
          </w:rPr>
          <w:t xml:space="preserve"> their name formed </w:t>
        </w:r>
      </w:ins>
      <w:ins w:id="1246" w:author="Eric Boisvert" w:date="2016-01-24T11:25:00Z">
        <w:r w:rsidR="009F09E7">
          <w:rPr>
            <w:lang w:val="en-CA"/>
          </w:rPr>
          <w:t>using</w:t>
        </w:r>
      </w:ins>
      <w:ins w:id="1247" w:author="Eric Boisvert" w:date="2016-01-23T11:39:00Z">
        <w:r>
          <w:rPr>
            <w:lang w:val="en-CA"/>
          </w:rPr>
          <w:t xml:space="preserve"> </w:t>
        </w:r>
      </w:ins>
      <w:ins w:id="1248"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249" w:author="Eric Boisvert" w:date="2016-01-23T11:55:00Z"/>
          <w:lang w:val="en-CA"/>
        </w:rPr>
      </w:pPr>
      <w:ins w:id="1250" w:author="Eric Boisvert" w:date="2016-01-23T11:48:00Z">
        <w:r>
          <w:rPr>
            <w:lang w:val="en-CA"/>
          </w:rPr>
          <w:t>OCL syntax will be used to identify logical model classifier from the UML model ()</w:t>
        </w:r>
      </w:ins>
    </w:p>
    <w:p w14:paraId="61B412C3" w14:textId="59F936CA" w:rsidR="00004359" w:rsidRDefault="00906350" w:rsidP="00695378">
      <w:pPr>
        <w:rPr>
          <w:ins w:id="1251" w:author="Eric Boisvert" w:date="2016-01-23T12:04:00Z"/>
          <w:lang w:val="en-CA"/>
        </w:rPr>
      </w:pPr>
      <w:proofErr w:type="gramStart"/>
      <w:ins w:id="1252" w:author="Eric Boisvert" w:date="2016-01-23T12:12:00Z">
        <w:r>
          <w:rPr>
            <w:lang w:val="en-CA"/>
          </w:rPr>
          <w:t>Package:</w:t>
        </w:r>
        <w:proofErr w:type="gramEnd"/>
        <w:r>
          <w:rPr>
            <w:lang w:val="en-CA"/>
          </w:rPr>
          <w:t>:{</w:t>
        </w:r>
      </w:ins>
      <w:ins w:id="1253" w:author="Eric Boisvert" w:date="2016-01-23T12:13:00Z">
        <w:r>
          <w:rPr>
            <w:lang w:val="en-CA"/>
          </w:rPr>
          <w:t>…}</w:t>
        </w:r>
      </w:ins>
      <w:ins w:id="1254" w:author="Eric Boisvert" w:date="2016-01-23T11:55:00Z">
        <w:r w:rsidR="00004359">
          <w:rPr>
            <w:lang w:val="en-CA"/>
          </w:rPr>
          <w:t>Package::Classifier</w:t>
        </w:r>
      </w:ins>
      <w:ins w:id="1255" w:author="Eric Boisvert" w:date="2016-01-23T12:12:00Z">
        <w:r>
          <w:rPr>
            <w:lang w:val="en-CA"/>
          </w:rPr>
          <w:t>::Property:Type</w:t>
        </w:r>
      </w:ins>
      <w:ins w:id="1256" w:author="Eric Boisvert" w:date="2016-01-23T11:55:00Z">
        <w:r w:rsidR="00004359">
          <w:rPr>
            <w:lang w:val="en-CA"/>
          </w:rPr>
          <w:t xml:space="preserve"> </w:t>
        </w:r>
      </w:ins>
    </w:p>
    <w:p w14:paraId="5717F95D" w14:textId="2ADE33C6" w:rsidR="00906350" w:rsidRDefault="00906350" w:rsidP="00695378">
      <w:pPr>
        <w:rPr>
          <w:ins w:id="1257" w:author="Eric Boisvert" w:date="2016-01-23T12:23:00Z"/>
          <w:lang w:val="en-CA"/>
        </w:rPr>
      </w:pPr>
      <w:ins w:id="1258" w:author="Eric Boisvert" w:date="2016-01-23T12:16:00Z">
        <w:r>
          <w:rPr>
            <w:lang w:val="en-CA"/>
          </w:rPr>
          <w:lastRenderedPageBreak/>
          <w:t>Package names are not formal</w:t>
        </w:r>
      </w:ins>
      <w:ins w:id="1259" w:author="Eric Boisvert" w:date="2016-01-23T12:23:00Z">
        <w:r w:rsidR="00B40027">
          <w:rPr>
            <w:lang w:val="en-CA"/>
          </w:rPr>
          <w:t xml:space="preserve"> </w:t>
        </w:r>
      </w:ins>
      <w:ins w:id="1260" w:author="Eric Boisvert" w:date="2016-01-24T12:38:00Z">
        <w:r w:rsidR="00D87A01">
          <w:rPr>
            <w:lang w:val="en-CA"/>
          </w:rPr>
          <w:t xml:space="preserve">in UML </w:t>
        </w:r>
      </w:ins>
      <w:ins w:id="1261" w:author="Eric Boisvert" w:date="2016-01-23T12:23:00Z">
        <w:r w:rsidR="00B40027">
          <w:rPr>
            <w:lang w:val="en-CA"/>
          </w:rPr>
          <w:t>and can change from one implementation to another.  The reference model used by GeoSciML, and most OGC SWGs</w:t>
        </w:r>
      </w:ins>
      <w:ins w:id="1262" w:author="Eric Boisvert" w:date="2016-01-23T12:46:00Z">
        <w:r w:rsidR="007D01E7">
          <w:rPr>
            <w:lang w:val="en-CA"/>
          </w:rPr>
          <w:t xml:space="preserve">, </w:t>
        </w:r>
      </w:ins>
      <w:ins w:id="1263" w:author="Eric Boisvert" w:date="2016-01-23T12:23:00Z">
        <w:r w:rsidR="00B40027">
          <w:rPr>
            <w:lang w:val="en-CA"/>
          </w:rPr>
          <w:t xml:space="preserve">is HollowWorld.  </w:t>
        </w:r>
      </w:ins>
      <w:ins w:id="1264" w:author="Ollie Raymond" w:date="2016-02-12T10:06:00Z">
        <w:r w:rsidR="00C5081E">
          <w:rPr>
            <w:lang w:val="en-CA"/>
          </w:rPr>
          <w:t>For example, a</w:t>
        </w:r>
      </w:ins>
      <w:ins w:id="1265" w:author="Eric Boisvert" w:date="2016-01-23T12:23:00Z">
        <w:del w:id="1266" w:author="Ollie Raymond" w:date="2016-02-12T10:06:00Z">
          <w:r w:rsidR="00B40027" w:rsidDel="00C5081E">
            <w:rPr>
              <w:lang w:val="en-CA"/>
            </w:rPr>
            <w:delText>A</w:delText>
          </w:r>
        </w:del>
        <w:r w:rsidR="00B40027">
          <w:rPr>
            <w:lang w:val="en-CA"/>
          </w:rPr>
          <w:t xml:space="preserve"> complete path </w:t>
        </w:r>
      </w:ins>
      <w:ins w:id="1267" w:author="Ollie Raymond" w:date="2016-02-12T10:06:00Z">
        <w:r w:rsidR="00C5081E">
          <w:rPr>
            <w:lang w:val="en-CA"/>
          </w:rPr>
          <w:t xml:space="preserve">for </w:t>
        </w:r>
      </w:ins>
      <w:ins w:id="1268" w:author="Eric Boisvert" w:date="2016-01-23T12:23:00Z">
        <w:r w:rsidR="00B40027">
          <w:rPr>
            <w:lang w:val="en-CA"/>
          </w:rPr>
          <w:t>a SF_Sampling</w:t>
        </w:r>
      </w:ins>
      <w:ins w:id="1269" w:author="Eric Boisvert" w:date="2016-01-23T12:26:00Z">
        <w:r w:rsidR="00B40027">
          <w:rPr>
            <w:lang w:val="en-CA"/>
          </w:rPr>
          <w:t>Point</w:t>
        </w:r>
      </w:ins>
      <w:ins w:id="1270" w:author="Eric Boisvert" w:date="2016-01-23T12:23:00Z">
        <w:r w:rsidR="00D87A01">
          <w:rPr>
            <w:lang w:val="en-CA"/>
          </w:rPr>
          <w:t xml:space="preserve"> in HollowWorld (from</w:t>
        </w:r>
        <w:r w:rsidR="00B40027">
          <w:rPr>
            <w:lang w:val="en-CA"/>
          </w:rPr>
          <w:t xml:space="preserve"> </w:t>
        </w:r>
      </w:ins>
      <w:ins w:id="1271" w:author="Eric Boisvert" w:date="2016-01-24T12:38:00Z">
        <w:r w:rsidR="00D87A01">
          <w:rPr>
            <w:lang w:val="en-CA"/>
          </w:rPr>
          <w:t>HollowWorld root</w:t>
        </w:r>
      </w:ins>
      <w:ins w:id="1272" w:author="Eric Boisvert" w:date="2016-01-23T12:23:00Z">
        <w:r w:rsidR="00B40027">
          <w:rPr>
            <w:lang w:val="en-CA"/>
          </w:rPr>
          <w:t xml:space="preserve">) </w:t>
        </w:r>
      </w:ins>
      <w:ins w:id="1273" w:author="Eric Boisvert" w:date="2016-01-24T12:39:00Z">
        <w:r w:rsidR="00D87A01">
          <w:rPr>
            <w:lang w:val="en-CA"/>
          </w:rPr>
          <w:t>is</w:t>
        </w:r>
      </w:ins>
    </w:p>
    <w:p w14:paraId="6FC32B19" w14:textId="5013EFE1" w:rsidR="00B40027" w:rsidRPr="0058466D" w:rsidRDefault="00B40027" w:rsidP="00695378">
      <w:pPr>
        <w:rPr>
          <w:ins w:id="1274" w:author="Eric Boisvert" w:date="2016-01-23T12:28:00Z"/>
          <w:rFonts w:ascii="Courier New" w:hAnsi="Courier New" w:cs="Courier New"/>
          <w:sz w:val="20"/>
          <w:szCs w:val="20"/>
          <w:lang w:val="en-CA"/>
          <w:rPrChange w:id="1275" w:author="Eric Boisvert" w:date="2016-01-23T12:29:00Z">
            <w:rPr>
              <w:ins w:id="1276" w:author="Eric Boisvert" w:date="2016-01-23T12:28:00Z"/>
              <w:lang w:val="en-CA"/>
            </w:rPr>
          </w:rPrChange>
        </w:rPr>
      </w:pPr>
      <w:ins w:id="1277" w:author="Eric Boisvert" w:date="2016-01-23T12:25:00Z">
        <w:r w:rsidRPr="0058466D">
          <w:rPr>
            <w:rFonts w:ascii="Courier New" w:hAnsi="Courier New" w:cs="Courier New"/>
            <w:sz w:val="20"/>
            <w:szCs w:val="20"/>
            <w:lang w:val="en-CA"/>
            <w:rPrChange w:id="1278" w:author="Eric Boisvert" w:date="2016-01-23T12:29:00Z">
              <w:rPr>
                <w:lang w:val="en-CA"/>
              </w:rPr>
            </w:rPrChange>
          </w:rPr>
          <w:t>ISO TC211</w:t>
        </w:r>
      </w:ins>
      <w:ins w:id="1279" w:author="Eric Boisvert" w:date="2016-01-23T12:26:00Z">
        <w:r w:rsidRPr="0058466D">
          <w:rPr>
            <w:rFonts w:ascii="Courier New" w:hAnsi="Courier New" w:cs="Courier New"/>
            <w:sz w:val="20"/>
            <w:szCs w:val="20"/>
            <w:lang w:val="en-CA"/>
            <w:rPrChange w:id="1280" w:author="Eric Boisvert" w:date="2016-01-23T12:29:00Z">
              <w:rPr>
                <w:lang w:val="en-CA"/>
              </w:rPr>
            </w:rPrChange>
          </w:rPr>
          <w:t>::</w:t>
        </w:r>
      </w:ins>
      <w:ins w:id="1281" w:author="Eric Boisvert" w:date="2016-01-23T12:25:00Z">
        <w:r w:rsidRPr="0058466D">
          <w:rPr>
            <w:rFonts w:ascii="Courier New" w:hAnsi="Courier New" w:cs="Courier New"/>
            <w:sz w:val="20"/>
            <w:szCs w:val="20"/>
            <w:lang w:val="en-CA"/>
            <w:rPrChange w:id="1282" w:author="Eric Boisvert" w:date="2016-01-23T12:29:00Z">
              <w:rPr>
                <w:lang w:val="en-CA"/>
              </w:rPr>
            </w:rPrChange>
          </w:rPr>
          <w:t>ISO 19156 All</w:t>
        </w:r>
      </w:ins>
      <w:ins w:id="1283" w:author="Eric Boisvert" w:date="2016-01-23T12:26:00Z">
        <w:r w:rsidRPr="0058466D">
          <w:rPr>
            <w:rFonts w:ascii="Courier New" w:hAnsi="Courier New" w:cs="Courier New"/>
            <w:sz w:val="20"/>
            <w:szCs w:val="20"/>
            <w:lang w:val="en-CA"/>
            <w:rPrChange w:id="1284" w:author="Eric Boisvert" w:date="2016-01-23T12:29:00Z">
              <w:rPr>
                <w:lang w:val="en-CA"/>
              </w:rPr>
            </w:rPrChange>
          </w:rPr>
          <w:t>::</w:t>
        </w:r>
      </w:ins>
      <w:ins w:id="1285" w:author="Eric Boisvert" w:date="2016-01-23T12:25:00Z">
        <w:r w:rsidRPr="0058466D">
          <w:rPr>
            <w:rFonts w:ascii="Courier New" w:hAnsi="Courier New" w:cs="Courier New"/>
            <w:sz w:val="20"/>
            <w:szCs w:val="20"/>
            <w:lang w:val="en-CA"/>
            <w:rPrChange w:id="1286" w:author="Eric Boisvert" w:date="2016-01-23T12:29:00Z">
              <w:rPr>
                <w:lang w:val="en-CA"/>
              </w:rPr>
            </w:rPrChange>
          </w:rPr>
          <w:t>ISO 19156:2011 Observations and Measurements</w:t>
        </w:r>
      </w:ins>
      <w:ins w:id="1287" w:author="Eric Boisvert" w:date="2016-01-23T12:26:00Z">
        <w:r w:rsidRPr="0058466D">
          <w:rPr>
            <w:rFonts w:ascii="Courier New" w:hAnsi="Courier New" w:cs="Courier New"/>
            <w:sz w:val="20"/>
            <w:szCs w:val="20"/>
            <w:lang w:val="en-CA"/>
            <w:rPrChange w:id="1288" w:author="Eric Boisvert" w:date="2016-01-23T12:29:00Z">
              <w:rPr>
                <w:lang w:val="en-CA"/>
              </w:rPr>
            </w:rPrChange>
          </w:rPr>
          <w:t>::</w:t>
        </w:r>
      </w:ins>
      <w:ins w:id="1289" w:author="Eric Boisvert" w:date="2016-01-23T12:25:00Z">
        <w:r w:rsidRPr="0058466D">
          <w:rPr>
            <w:rFonts w:ascii="Courier New" w:hAnsi="Courier New" w:cs="Courier New"/>
            <w:sz w:val="20"/>
            <w:szCs w:val="20"/>
            <w:lang w:val="en-CA"/>
            <w:rPrChange w:id="1290" w:author="Eric Boisvert" w:date="2016-01-23T12:29:00Z">
              <w:rPr>
                <w:lang w:val="en-CA"/>
              </w:rPr>
            </w:rPrChange>
          </w:rPr>
          <w:t>Sampling Features</w:t>
        </w:r>
      </w:ins>
      <w:ins w:id="1291" w:author="Eric Boisvert" w:date="2016-01-23T12:26:00Z">
        <w:r w:rsidRPr="0058466D">
          <w:rPr>
            <w:rFonts w:ascii="Courier New" w:hAnsi="Courier New" w:cs="Courier New"/>
            <w:sz w:val="20"/>
            <w:szCs w:val="20"/>
            <w:lang w:val="en-CA"/>
            <w:rPrChange w:id="1292" w:author="Eric Boisvert" w:date="2016-01-23T12:29:00Z">
              <w:rPr>
                <w:lang w:val="en-CA"/>
              </w:rPr>
            </w:rPrChange>
          </w:rPr>
          <w:t>:</w:t>
        </w:r>
        <w:proofErr w:type="gramStart"/>
        <w:r w:rsidRPr="0058466D">
          <w:rPr>
            <w:rFonts w:ascii="Courier New" w:hAnsi="Courier New" w:cs="Courier New"/>
            <w:sz w:val="20"/>
            <w:szCs w:val="20"/>
            <w:lang w:val="en-CA"/>
            <w:rPrChange w:id="1293" w:author="Eric Boisvert" w:date="2016-01-23T12:29:00Z">
              <w:rPr>
                <w:lang w:val="en-CA"/>
              </w:rPr>
            </w:rPrChange>
          </w:rPr>
          <w:t>:</w:t>
        </w:r>
      </w:ins>
      <w:ins w:id="1294" w:author="Eric Boisvert" w:date="2016-01-23T12:25:00Z">
        <w:r w:rsidRPr="0058466D">
          <w:rPr>
            <w:rFonts w:ascii="Courier New" w:hAnsi="Courier New" w:cs="Courier New"/>
            <w:sz w:val="20"/>
            <w:szCs w:val="20"/>
            <w:lang w:val="en-CA"/>
            <w:rPrChange w:id="1295" w:author="Eric Boisvert" w:date="2016-01-23T12:29:00Z">
              <w:rPr>
                <w:lang w:val="en-CA"/>
              </w:rPr>
            </w:rPrChange>
          </w:rPr>
          <w:t>samplingPoint</w:t>
        </w:r>
      </w:ins>
      <w:proofErr w:type="gramEnd"/>
      <w:ins w:id="1296" w:author="Eric Boisvert" w:date="2016-01-23T12:26:00Z">
        <w:r w:rsidRPr="0058466D">
          <w:rPr>
            <w:rFonts w:ascii="Courier New" w:hAnsi="Courier New" w:cs="Courier New"/>
            <w:sz w:val="20"/>
            <w:szCs w:val="20"/>
            <w:lang w:val="en-CA"/>
            <w:rPrChange w:id="1297" w:author="Eric Boisvert" w:date="2016-01-23T12:29:00Z">
              <w:rPr>
                <w:lang w:val="en-CA"/>
              </w:rPr>
            </w:rPrChange>
          </w:rPr>
          <w:t>::</w:t>
        </w:r>
      </w:ins>
      <w:ins w:id="1298" w:author="Eric Boisvert" w:date="2016-01-23T12:25:00Z">
        <w:r w:rsidRPr="0058466D">
          <w:rPr>
            <w:rFonts w:ascii="Courier New" w:hAnsi="Courier New" w:cs="Courier New"/>
            <w:sz w:val="20"/>
            <w:szCs w:val="20"/>
            <w:lang w:val="en-CA"/>
            <w:rPrChange w:id="1299" w:author="Eric Boisvert" w:date="2016-01-23T12:29:00Z">
              <w:rPr>
                <w:lang w:val="en-CA"/>
              </w:rPr>
            </w:rPrChange>
          </w:rPr>
          <w:t>SF_SamplingPoint</w:t>
        </w:r>
      </w:ins>
    </w:p>
    <w:p w14:paraId="085DB1BD" w14:textId="3530548A" w:rsidR="00D87A01" w:rsidRDefault="0058466D" w:rsidP="00695378">
      <w:pPr>
        <w:rPr>
          <w:ins w:id="1300" w:author="Eric Boisvert" w:date="2016-01-23T11:47:00Z"/>
          <w:lang w:val="en-CA"/>
        </w:rPr>
      </w:pPr>
      <w:ins w:id="1301" w:author="Eric Boisvert" w:date="2016-01-23T12:28:00Z">
        <w:r>
          <w:rPr>
            <w:lang w:val="en-CA"/>
          </w:rPr>
          <w:t xml:space="preserve">For </w:t>
        </w:r>
      </w:ins>
      <w:ins w:id="1302" w:author="Ollie Raymond" w:date="2016-02-12T10:07:00Z">
        <w:r w:rsidR="00C5081E">
          <w:rPr>
            <w:lang w:val="en-CA"/>
          </w:rPr>
          <w:t xml:space="preserve">the </w:t>
        </w:r>
      </w:ins>
      <w:ins w:id="1303" w:author="Eric Boisvert" w:date="2016-01-23T12:28:00Z">
        <w:r>
          <w:rPr>
            <w:lang w:val="en-CA"/>
          </w:rPr>
          <w:t>sake of read</w:t>
        </w:r>
      </w:ins>
      <w:ins w:id="1304" w:author="Eric Boisvert" w:date="2016-01-23T12:29:00Z">
        <w:r>
          <w:rPr>
            <w:lang w:val="en-CA"/>
          </w:rPr>
          <w:t>a</w:t>
        </w:r>
      </w:ins>
      <w:ins w:id="1305" w:author="Eric Boisvert" w:date="2016-01-23T12:42:00Z">
        <w:r w:rsidR="007D01E7">
          <w:rPr>
            <w:lang w:val="en-CA"/>
          </w:rPr>
          <w:t>bi</w:t>
        </w:r>
      </w:ins>
      <w:ins w:id="1306" w:author="Eric Boisvert" w:date="2016-01-23T12:28:00Z">
        <w:r>
          <w:rPr>
            <w:lang w:val="en-CA"/>
          </w:rPr>
          <w:t xml:space="preserve">lity, this </w:t>
        </w:r>
      </w:ins>
      <w:ins w:id="1307" w:author="Eric Boisvert" w:date="2016-01-23T12:30:00Z">
        <w:r>
          <w:rPr>
            <w:lang w:val="en-CA"/>
          </w:rPr>
          <w:t>document</w:t>
        </w:r>
      </w:ins>
      <w:ins w:id="1308" w:author="Eric Boisvert" w:date="2016-01-23T12:28:00Z">
        <w:r>
          <w:rPr>
            <w:lang w:val="en-CA"/>
          </w:rPr>
          <w:t xml:space="preserve"> will use shortcuts</w:t>
        </w:r>
      </w:ins>
      <w:ins w:id="1309" w:author="Eric Boisvert" w:date="2016-01-23T12:29:00Z">
        <w:r>
          <w:rPr>
            <w:lang w:val="en-CA"/>
          </w:rPr>
          <w:t xml:space="preserve"> to identify packages.</w:t>
        </w:r>
      </w:ins>
      <w:ins w:id="1310" w:author="Eric Boisvert" w:date="2016-01-23T12:30:00Z">
        <w:r w:rsidR="007D01E7">
          <w:rPr>
            <w:lang w:val="en-CA"/>
          </w:rPr>
          <w:t xml:space="preserve">  For example </w:t>
        </w:r>
      </w:ins>
      <w:ins w:id="1311" w:author="Eric Boisvert" w:date="2016-01-23T12:42:00Z">
        <w:r w:rsidR="007D01E7">
          <w:rPr>
            <w:lang w:val="en-CA"/>
          </w:rPr>
          <w:t>OM</w:t>
        </w:r>
      </w:ins>
      <w:ins w:id="1312" w:author="Eric Boisvert" w:date="2016-01-23T12:30:00Z">
        <w:r w:rsidR="007D01E7">
          <w:rPr>
            <w:lang w:val="en-CA"/>
          </w:rPr>
          <w:t>::SF_SamplingPoint</w:t>
        </w:r>
      </w:ins>
      <w:ins w:id="1313" w:author="Eric Boisvert" w:date="2016-01-24T12:40:00Z">
        <w:r w:rsidR="00D87A01">
          <w:rPr>
            <w:lang w:val="en-CA"/>
          </w:rPr>
          <w:t xml:space="preserve">, </w:t>
        </w:r>
      </w:ins>
      <w:ins w:id="1314" w:author="Eric Boisvert" w:date="2016-01-23T12:30:00Z">
        <w:r w:rsidR="007D01E7">
          <w:rPr>
            <w:lang w:val="en-CA"/>
          </w:rPr>
          <w:t xml:space="preserve">OM </w:t>
        </w:r>
      </w:ins>
      <w:ins w:id="1315" w:author="Eric Boisvert" w:date="2016-01-24T12:40:00Z">
        <w:r w:rsidR="00D87A01">
          <w:rPr>
            <w:lang w:val="en-CA"/>
          </w:rPr>
          <w:t xml:space="preserve">acts </w:t>
        </w:r>
      </w:ins>
      <w:ins w:id="1316" w:author="Eric Boisvert" w:date="2016-01-23T12:47:00Z">
        <w:r w:rsidR="007D01E7">
          <w:rPr>
            <w:lang w:val="en-CA"/>
          </w:rPr>
          <w:t>a</w:t>
        </w:r>
      </w:ins>
      <w:ins w:id="1317" w:author="Eric Boisvert" w:date="2016-01-23T12:30:00Z">
        <w:r w:rsidR="007D01E7">
          <w:rPr>
            <w:lang w:val="en-CA"/>
          </w:rPr>
          <w:t xml:space="preserve">s a </w:t>
        </w:r>
      </w:ins>
      <w:ins w:id="1318" w:author="Eric Boisvert" w:date="2016-01-23T12:42:00Z">
        <w:r w:rsidR="007D01E7">
          <w:rPr>
            <w:lang w:val="en-CA"/>
          </w:rPr>
          <w:t xml:space="preserve">shortcut for </w:t>
        </w:r>
      </w:ins>
      <w:ins w:id="131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320" w:author="Ollie Raymond" w:date="2016-02-12T10:07:00Z">
        <w:r w:rsidR="00C5081E">
          <w:rPr>
            <w:lang w:val="en-CA"/>
          </w:rPr>
          <w:t xml:space="preserve">the need to </w:t>
        </w:r>
      </w:ins>
      <w:ins w:id="1321" w:author="Eric Boisvert" w:date="2016-01-23T12:43:00Z">
        <w:r w:rsidR="007D01E7">
          <w:rPr>
            <w:lang w:val="en-CA"/>
          </w:rPr>
          <w:t>creat</w:t>
        </w:r>
        <w:del w:id="1322" w:author="Ollie Raymond" w:date="2016-02-12T10:07:00Z">
          <w:r w:rsidR="007D01E7" w:rsidDel="00C5081E">
            <w:rPr>
              <w:lang w:val="en-CA"/>
            </w:rPr>
            <w:delText>ion</w:delText>
          </w:r>
        </w:del>
      </w:ins>
      <w:ins w:id="1323" w:author="Ollie Raymond" w:date="2016-02-12T10:07:00Z">
        <w:r w:rsidR="00C5081E">
          <w:rPr>
            <w:lang w:val="en-CA"/>
          </w:rPr>
          <w:t>e</w:t>
        </w:r>
      </w:ins>
      <w:ins w:id="1324" w:author="Eric Boisvert" w:date="2016-01-23T12:43:00Z">
        <w:del w:id="1325" w:author="Ollie Raymond" w:date="2016-02-12T10:07:00Z">
          <w:r w:rsidR="007D01E7" w:rsidDel="00C5081E">
            <w:rPr>
              <w:lang w:val="en-CA"/>
            </w:rPr>
            <w:delText xml:space="preserve"> of</w:delText>
          </w:r>
        </w:del>
        <w:r w:rsidR="007D01E7">
          <w:rPr>
            <w:lang w:val="en-CA"/>
          </w:rPr>
          <w:t xml:space="preserve"> </w:t>
        </w:r>
      </w:ins>
      <w:ins w:id="1326" w:author="Ollie Raymond" w:date="2016-02-12T10:07:00Z">
        <w:r w:rsidR="00C5081E">
          <w:rPr>
            <w:lang w:val="en-CA"/>
          </w:rPr>
          <w:t xml:space="preserve">a </w:t>
        </w:r>
      </w:ins>
      <w:ins w:id="1327" w:author="Eric Boisvert" w:date="2016-01-23T12:43:00Z">
        <w:r w:rsidR="007D01E7">
          <w:rPr>
            <w:lang w:val="en-CA"/>
          </w:rPr>
          <w:t>shortcut for al</w:t>
        </w:r>
        <w:r w:rsidR="00D27E3C">
          <w:rPr>
            <w:lang w:val="en-CA"/>
          </w:rPr>
          <w:t>l those sub packages.</w:t>
        </w:r>
      </w:ins>
      <w:ins w:id="1328"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329" w:author="Eric Boisvert" w:date="2016-01-23T11:49:00Z"/>
          <w:lang w:val="en-CA"/>
        </w:rPr>
      </w:pPr>
      <w:ins w:id="1330" w:author="Eric Boisvert" w:date="2016-01-23T11:48:00Z">
        <w:r>
          <w:rPr>
            <w:lang w:val="en-CA"/>
          </w:rPr>
          <w:t xml:space="preserve">W3C XPath will be </w:t>
        </w:r>
      </w:ins>
      <w:ins w:id="1331" w:author="Eric Boisvert" w:date="2016-03-28T12:39:00Z">
        <w:r w:rsidR="00A173A4">
          <w:rPr>
            <w:lang w:val="en-CA"/>
          </w:rPr>
          <w:t>used</w:t>
        </w:r>
      </w:ins>
      <w:ins w:id="1332" w:author="Eric Boisvert" w:date="2016-01-24T12:41:00Z">
        <w:r w:rsidR="00A173A4">
          <w:rPr>
            <w:lang w:val="en-CA"/>
          </w:rPr>
          <w:t xml:space="preserve"> </w:t>
        </w:r>
      </w:ins>
      <w:ins w:id="1333" w:author="Eric Boisvert" w:date="2016-03-28T12:39:00Z">
        <w:r w:rsidR="00A173A4">
          <w:rPr>
            <w:lang w:val="en-CA"/>
          </w:rPr>
          <w:t>in</w:t>
        </w:r>
      </w:ins>
      <w:ins w:id="1334" w:author="Eric Boisvert" w:date="2016-01-24T12:41:00Z">
        <w:r>
          <w:rPr>
            <w:lang w:val="en-CA"/>
          </w:rPr>
          <w:t xml:space="preserve"> </w:t>
        </w:r>
      </w:ins>
      <w:ins w:id="1335" w:author="Eric Boisvert" w:date="2016-01-23T11:48:00Z">
        <w:r w:rsidR="00C9582A">
          <w:rPr>
            <w:lang w:val="en-CA"/>
          </w:rPr>
          <w:t>XML instances</w:t>
        </w:r>
      </w:ins>
      <w:ins w:id="1336" w:author="Eric Boisvert" w:date="2016-01-24T12:58:00Z">
        <w:r w:rsidR="00C9582A">
          <w:rPr>
            <w:lang w:val="en-CA"/>
          </w:rPr>
          <w:t xml:space="preserve">, since requirement targets are instances (XSD itself is a conformance </w:t>
        </w:r>
      </w:ins>
      <w:ins w:id="1337" w:author="Eric Boisvert" w:date="2016-01-24T12:59:00Z">
        <w:r w:rsidR="00C9582A">
          <w:rPr>
            <w:lang w:val="en-CA"/>
          </w:rPr>
          <w:t>artefact).</w:t>
        </w:r>
      </w:ins>
      <w:ins w:id="1338" w:author="Eric Boisvert" w:date="2016-01-24T13:00:00Z">
        <w:r w:rsidR="00C9582A">
          <w:rPr>
            <w:lang w:val="en-CA"/>
          </w:rPr>
          <w:t xml:space="preserve">  XML entities will be identified using their full qualified name (namespace, </w:t>
        </w:r>
      </w:ins>
      <w:ins w:id="1339"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340" w:author="Eric Boisvert" w:date="2016-01-23T11:53:00Z"/>
        </w:rPr>
        <w:pPrChange w:id="1341" w:author="Eric Boisvert" w:date="2016-01-24T13:08:00Z">
          <w:pPr/>
        </w:pPrChange>
      </w:pPr>
      <w:ins w:id="1342" w:author="Eric Boisvert" w:date="2016-01-23T11:50:00Z">
        <w:r w:rsidRPr="00C9582A">
          <w:rPr>
            <w:rStyle w:val="xmlChar"/>
            <w:rPrChange w:id="1343" w:author="Eric Boisvert" w:date="2016-01-24T13:06:00Z">
              <w:rPr/>
            </w:rPrChange>
          </w:rPr>
          <w:t>gsml</w:t>
        </w:r>
      </w:ins>
      <w:ins w:id="1344" w:author="Eric Boisvert" w:date="2016-01-24T13:01:00Z">
        <w:r w:rsidRPr="00C9582A">
          <w:rPr>
            <w:rStyle w:val="xmlChar"/>
            <w:rPrChange w:id="1345" w:author="Eric Boisvert" w:date="2016-01-24T13:06:00Z">
              <w:rPr/>
            </w:rPrChange>
          </w:rPr>
          <w:t>b</w:t>
        </w:r>
      </w:ins>
      <w:ins w:id="1346" w:author="Eric Boisvert" w:date="2016-01-23T11:50:00Z">
        <w:r w:rsidRPr="00C9582A">
          <w:rPr>
            <w:rStyle w:val="xmlChar"/>
            <w:rPrChange w:id="1347" w:author="Eric Boisvert" w:date="2016-01-24T13:06:00Z">
              <w:rPr/>
            </w:rPrChange>
          </w:rPr>
          <w:t xml:space="preserve">:GeologicUnit </w:t>
        </w:r>
        <w:r w:rsidRPr="00C9582A">
          <w:t>refers to</w:t>
        </w:r>
      </w:ins>
      <w:ins w:id="1348" w:author="Eric Boisvert" w:date="2016-01-24T12:59:00Z">
        <w:r w:rsidRPr="00C9582A">
          <w:t xml:space="preserve"> an instance of Geo</w:t>
        </w:r>
        <w:del w:id="1349" w:author="Ollie Raymond" w:date="2016-02-12T10:08:00Z">
          <w:r w:rsidRPr="00C9582A" w:rsidDel="00C5081E">
            <w:delText>SciML</w:delText>
          </w:r>
        </w:del>
      </w:ins>
      <w:ins w:id="1350" w:author="Ollie Raymond" w:date="2016-02-12T10:08:00Z">
        <w:r w:rsidR="00C5081E">
          <w:t>logic</w:t>
        </w:r>
      </w:ins>
      <w:ins w:id="1351" w:author="Eric Boisvert" w:date="2016-01-24T12:59:00Z">
        <w:r w:rsidRPr="00C9582A">
          <w:t>Unit</w:t>
        </w:r>
      </w:ins>
      <w:ins w:id="1352" w:author="Eric Boisvert" w:date="2016-01-24T13:01:00Z">
        <w:r w:rsidRPr="00C9582A">
          <w:t xml:space="preserve">, from namespace </w:t>
        </w:r>
      </w:ins>
      <w:ins w:id="1353" w:author="Eric Boisvert" w:date="2016-01-24T13:02:00Z">
        <w:r w:rsidRPr="00C9582A">
          <w:rPr>
            <w:rStyle w:val="xmlChar"/>
            <w:rPrChange w:id="1354" w:author="Eric Boisvert" w:date="2016-01-24T13:06:00Z">
              <w:rPr/>
            </w:rPrChange>
          </w:rPr>
          <w:t>xmlns:gsmlb=</w:t>
        </w:r>
      </w:ins>
      <w:ins w:id="1355" w:author="Ollie Raymond" w:date="2016-02-12T10:08:00Z">
        <w:r w:rsidR="00C5081E">
          <w:rPr>
            <w:rStyle w:val="xmlChar"/>
          </w:rPr>
          <w:t>"</w:t>
        </w:r>
      </w:ins>
      <w:ins w:id="1356" w:author="Eric Boisvert" w:date="2016-01-24T13:02:00Z">
        <w:del w:id="1357" w:author="Ollie Raymond" w:date="2016-02-12T10:08:00Z">
          <w:r w:rsidRPr="00C9582A" w:rsidDel="00C5081E">
            <w:rPr>
              <w:rStyle w:val="xmlChar"/>
              <w:rPrChange w:id="1358" w:author="Eric Boisvert" w:date="2016-01-24T13:06:00Z">
                <w:rPr/>
              </w:rPrChange>
            </w:rPr>
            <w:delText>”</w:delText>
          </w:r>
        </w:del>
        <w:r w:rsidRPr="00C9582A">
          <w:rPr>
            <w:rStyle w:val="xmlChar"/>
            <w:rPrChange w:id="1359" w:author="Eric Boisvert" w:date="2016-01-24T13:06:00Z">
              <w:rPr/>
            </w:rPrChange>
          </w:rPr>
          <w:t>http://xmlns.geosciml.org/GeoSciML-Basic/4.0</w:t>
        </w:r>
        <w:del w:id="1360" w:author="Ollie Raymond" w:date="2016-02-12T10:08:00Z">
          <w:r w:rsidRPr="00C9582A" w:rsidDel="00C5081E">
            <w:rPr>
              <w:rStyle w:val="xmlChar"/>
              <w:rPrChange w:id="1361" w:author="Eric Boisvert" w:date="2016-01-24T13:06:00Z">
                <w:rPr/>
              </w:rPrChange>
            </w:rPr>
            <w:delText>”</w:delText>
          </w:r>
        </w:del>
      </w:ins>
      <w:ins w:id="1362" w:author="Ollie Raymond" w:date="2016-02-12T10:08:00Z">
        <w:r w:rsidR="00C5081E">
          <w:rPr>
            <w:rStyle w:val="xmlChar"/>
          </w:rPr>
          <w:t>"</w:t>
        </w:r>
      </w:ins>
    </w:p>
    <w:p w14:paraId="6CE7B955" w14:textId="65106FEF" w:rsidR="00004359" w:rsidRDefault="00C9582A">
      <w:pPr>
        <w:numPr>
          <w:ilvl w:val="0"/>
          <w:numId w:val="38"/>
        </w:numPr>
        <w:rPr>
          <w:ins w:id="1363" w:author="Eric Boisvert" w:date="2016-01-23T11:52:00Z"/>
          <w:lang w:val="en-CA"/>
        </w:rPr>
        <w:pPrChange w:id="1364" w:author="Eric Boisvert" w:date="2016-01-24T13:08:00Z">
          <w:pPr/>
        </w:pPrChange>
      </w:pPr>
      <w:ins w:id="1365" w:author="Eric Boisvert" w:date="2016-01-24T13:07:00Z">
        <w:r w:rsidRPr="00C9582A">
          <w:rPr>
            <w:rStyle w:val="xmlChar"/>
            <w:rPrChange w:id="1366" w:author="Eric Boisvert" w:date="2016-01-24T13:07:00Z">
              <w:rPr>
                <w:lang w:val="en-CA"/>
              </w:rPr>
            </w:rPrChange>
          </w:rPr>
          <w:t>g</w:t>
        </w:r>
      </w:ins>
      <w:ins w:id="1367" w:author="Eric Boisvert" w:date="2016-01-23T11:52:00Z">
        <w:r w:rsidR="00004359" w:rsidRPr="00C9582A">
          <w:rPr>
            <w:rStyle w:val="xmlChar"/>
            <w:rPrChange w:id="1368" w:author="Eric Boisvert" w:date="2016-01-24T13:07:00Z">
              <w:rPr>
                <w:lang w:val="en-CA"/>
              </w:rPr>
            </w:rPrChange>
          </w:rPr>
          <w:t>sml:GeologicUnit/gml:name</w:t>
        </w:r>
        <w:r w:rsidR="00004359">
          <w:rPr>
            <w:lang w:val="en-CA"/>
          </w:rPr>
          <w:t xml:space="preserve"> </w:t>
        </w:r>
      </w:ins>
      <w:ins w:id="1369" w:author="Eric Boisvert" w:date="2016-01-24T13:07:00Z">
        <w:r>
          <w:rPr>
            <w:lang w:val="en-CA"/>
          </w:rPr>
          <w:t>refers to</w:t>
        </w:r>
      </w:ins>
      <w:ins w:id="1370" w:author="Eric Boisvert" w:date="2016-01-23T11:52:00Z">
        <w:r w:rsidR="00004359">
          <w:rPr>
            <w:lang w:val="en-CA"/>
          </w:rPr>
          <w:t xml:space="preserve"> the </w:t>
        </w:r>
      </w:ins>
      <w:ins w:id="1371" w:author="Eric Boisvert" w:date="2016-01-24T13:07:00Z">
        <w:r w:rsidRPr="00C9582A">
          <w:rPr>
            <w:b/>
            <w:lang w:val="en-CA"/>
            <w:rPrChange w:id="1372" w:author="Eric Boisvert" w:date="2016-01-24T13:07:00Z">
              <w:rPr>
                <w:lang w:val="en-CA"/>
              </w:rPr>
            </w:rPrChange>
          </w:rPr>
          <w:t>n</w:t>
        </w:r>
      </w:ins>
      <w:ins w:id="1373" w:author="Eric Boisvert" w:date="2016-01-23T11:52:00Z">
        <w:r w:rsidR="00004359" w:rsidRPr="00C9582A">
          <w:rPr>
            <w:b/>
            <w:lang w:val="en-CA"/>
            <w:rPrChange w:id="1374" w:author="Eric Boisvert" w:date="2016-01-24T13:07:00Z">
              <w:rPr>
                <w:lang w:val="en-CA"/>
              </w:rPr>
            </w:rPrChange>
          </w:rPr>
          <w:t>ame</w:t>
        </w:r>
        <w:r w:rsidR="00004359">
          <w:rPr>
            <w:lang w:val="en-CA"/>
          </w:rPr>
          <w:t xml:space="preserve"> property</w:t>
        </w:r>
      </w:ins>
      <w:ins w:id="1375" w:author="Eric Boisvert" w:date="2016-01-23T11:53:00Z">
        <w:r w:rsidR="00004359">
          <w:rPr>
            <w:lang w:val="en-CA"/>
          </w:rPr>
          <w:t xml:space="preserve"> of GeologicUnit</w:t>
        </w:r>
      </w:ins>
    </w:p>
    <w:p w14:paraId="4BC79CCE" w14:textId="7737BBA9" w:rsidR="00004359" w:rsidRDefault="00C9582A">
      <w:pPr>
        <w:numPr>
          <w:ilvl w:val="0"/>
          <w:numId w:val="38"/>
        </w:numPr>
        <w:rPr>
          <w:ins w:id="1376" w:author="Eric Boisvert" w:date="2016-01-23T11:53:00Z"/>
          <w:lang w:val="en-CA"/>
        </w:rPr>
        <w:pPrChange w:id="1377" w:author="Eric Boisvert" w:date="2016-01-24T13:08:00Z">
          <w:pPr/>
        </w:pPrChange>
      </w:pPr>
      <w:ins w:id="1378" w:author="Eric Boisvert" w:date="2016-01-24T13:07:00Z">
        <w:r w:rsidRPr="00C9582A">
          <w:rPr>
            <w:rStyle w:val="xmlChar"/>
            <w:rPrChange w:id="1379" w:author="Eric Boisvert" w:date="2016-01-24T13:07:00Z">
              <w:rPr>
                <w:lang w:val="en-CA"/>
              </w:rPr>
            </w:rPrChange>
          </w:rPr>
          <w:t>g</w:t>
        </w:r>
      </w:ins>
      <w:ins w:id="1380" w:author="Eric Boisvert" w:date="2016-01-23T11:52:00Z">
        <w:r w:rsidR="00004359" w:rsidRPr="00C9582A">
          <w:rPr>
            <w:rStyle w:val="xmlChar"/>
            <w:rPrChange w:id="1381" w:author="Eric Boisvert" w:date="2016-01-24T13:07:00Z">
              <w:rPr>
                <w:lang w:val="en-CA"/>
              </w:rPr>
            </w:rPrChange>
          </w:rPr>
          <w:t>sml:GeologicUnit/gml:name/@codeName</w:t>
        </w:r>
        <w:r w:rsidR="00004359">
          <w:rPr>
            <w:lang w:val="en-CA"/>
          </w:rPr>
          <w:t xml:space="preserve"> </w:t>
        </w:r>
      </w:ins>
      <w:ins w:id="1382" w:author="Eric Boisvert" w:date="2016-01-24T13:07:00Z">
        <w:r>
          <w:rPr>
            <w:lang w:val="en-CA"/>
          </w:rPr>
          <w:t xml:space="preserve">refers to the </w:t>
        </w:r>
      </w:ins>
      <w:ins w:id="1383"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384" w:author="Boisvert, Eric" w:date="2016-04-01T10:09:00Z">
        <w:r>
          <w:rPr>
            <w:lang w:val="en-CA"/>
          </w:rPr>
          <w:br w:type="page"/>
        </w:r>
      </w:ins>
    </w:p>
    <w:p w14:paraId="65E1EDE5" w14:textId="77777777" w:rsidR="009A7B37" w:rsidRPr="00D12552" w:rsidRDefault="00A6445A">
      <w:pPr>
        <w:pStyle w:val="Heading1"/>
        <w:rPr>
          <w:lang w:val="en-CA"/>
        </w:rPr>
      </w:pPr>
      <w:bookmarkStart w:id="1385" w:name="_Toc446944571"/>
      <w:r>
        <w:rPr>
          <w:lang w:val="en-CA"/>
        </w:rPr>
        <w:t>Logical Model</w:t>
      </w:r>
      <w:bookmarkEnd w:id="1385"/>
    </w:p>
    <w:p w14:paraId="277058B6" w14:textId="5B0192F2" w:rsidR="009A7B37" w:rsidRDefault="00A17543" w:rsidP="004A5507">
      <w:pPr>
        <w:rPr>
          <w:ins w:id="1386"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87"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88"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389" w:author="Ollie Raymond" w:date="2016-02-12T10:10:00Z">
        <w:r w:rsidR="00753A5A" w:rsidRPr="00D12552" w:rsidDel="00C5081E">
          <w:rPr>
            <w:lang w:val="en-CA"/>
          </w:rPr>
          <w:delText xml:space="preserve">won’t </w:delText>
        </w:r>
      </w:del>
      <w:ins w:id="1390"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9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392" w:author="Eric Boisvert" w:date="2016-01-04T11:42:00Z">
        <w:r w:rsidR="00D404D2">
          <w:rPr>
            <w:lang w:val="en-CA"/>
          </w:rPr>
          <w:t>s</w:t>
        </w:r>
      </w:ins>
      <w:r w:rsidR="00753A5A" w:rsidRPr="00D12552">
        <w:rPr>
          <w:lang w:val="en-CA"/>
        </w:rPr>
        <w:t xml:space="preserve"> </w:t>
      </w:r>
      <w:proofErr w:type="gramEnd"/>
      <w:del w:id="139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94" w:author="Eric Boisvert" w:date="2015-10-29T04:35:00Z"/>
          <w:lang w:val="en-CA"/>
        </w:rPr>
      </w:pPr>
      <w:ins w:id="1395" w:author="Ollie Raymond" w:date="2016-02-12T10:10:00Z">
        <w:r>
          <w:rPr>
            <w:lang w:val="en-CA"/>
          </w:rPr>
          <w:t>The logical model contain</w:t>
        </w:r>
      </w:ins>
      <w:ins w:id="1396" w:author="Ollie Raymond" w:date="2016-02-12T10:11:00Z">
        <w:r>
          <w:rPr>
            <w:lang w:val="en-CA"/>
          </w:rPr>
          <w:t>s almost no</w:t>
        </w:r>
      </w:ins>
      <w:ins w:id="1397" w:author="Ollie Raymond" w:date="2016-02-12T10:10:00Z">
        <w:r>
          <w:rPr>
            <w:lang w:val="en-CA"/>
          </w:rPr>
          <w:t xml:space="preserve"> semantic</w:t>
        </w:r>
      </w:ins>
      <w:ins w:id="1398" w:author="Ollie Raymond" w:date="2016-02-12T10:11:00Z">
        <w:r>
          <w:rPr>
            <w:lang w:val="en-CA"/>
          </w:rPr>
          <w:t xml:space="preserve"> </w:t>
        </w:r>
      </w:ins>
      <w:ins w:id="1399" w:author="Ollie Raymond" w:date="2016-02-12T10:10:00Z">
        <w:r>
          <w:rPr>
            <w:lang w:val="en-CA"/>
          </w:rPr>
          <w:t>requirements</w:t>
        </w:r>
      </w:ins>
      <w:ins w:id="1400" w:author="Ollie Raymond" w:date="2016-02-12T10:11:00Z">
        <w:r>
          <w:rPr>
            <w:lang w:val="en-CA"/>
          </w:rPr>
          <w:t xml:space="preserve"> (ie, vocabularies</w:t>
        </w:r>
      </w:ins>
      <w:ins w:id="1401" w:author="Ollie Raymond" w:date="2016-02-12T11:22:00Z">
        <w:r w:rsidR="003D39A1">
          <w:rPr>
            <w:lang w:val="en-CA"/>
          </w:rPr>
          <w:t>, enumerations</w:t>
        </w:r>
      </w:ins>
      <w:ins w:id="1402" w:author="Ollie Raymond" w:date="2016-02-12T10:11:00Z">
        <w:r>
          <w:rPr>
            <w:lang w:val="en-CA"/>
          </w:rPr>
          <w:t>).</w:t>
        </w:r>
      </w:ins>
      <w:ins w:id="1403" w:author="Ollie Raymond" w:date="2016-02-12T11:22:00Z">
        <w:r w:rsidR="003D39A1">
          <w:rPr>
            <w:lang w:val="en-CA"/>
          </w:rPr>
          <w:t xml:space="preserve">  It is expected that user</w:t>
        </w:r>
      </w:ins>
      <w:ins w:id="1404" w:author="Ollie Raymond" w:date="2016-02-12T11:24:00Z">
        <w:r w:rsidR="003D39A1">
          <w:rPr>
            <w:lang w:val="en-CA"/>
          </w:rPr>
          <w:t xml:space="preserve">s </w:t>
        </w:r>
      </w:ins>
      <w:ins w:id="1405" w:author="Ollie Raymond" w:date="2016-02-12T11:22:00Z">
        <w:r w:rsidR="003D39A1">
          <w:rPr>
            <w:lang w:val="en-CA"/>
          </w:rPr>
          <w:t xml:space="preserve">will </w:t>
        </w:r>
      </w:ins>
      <w:ins w:id="1406" w:author="Ollie Raymond" w:date="2016-02-12T11:24:00Z">
        <w:r w:rsidR="003D39A1">
          <w:rPr>
            <w:lang w:val="en-CA"/>
          </w:rPr>
          <w:t>employ</w:t>
        </w:r>
      </w:ins>
      <w:ins w:id="1407" w:author="Ollie Raymond" w:date="2016-02-12T11:22:00Z">
        <w:r w:rsidR="003D39A1">
          <w:rPr>
            <w:lang w:val="en-CA"/>
          </w:rPr>
          <w:t xml:space="preserve"> controlled vocabularies of terms</w:t>
        </w:r>
      </w:ins>
      <w:ins w:id="1408" w:author="Ollie Raymond" w:date="2016-02-12T11:23:00Z">
        <w:r w:rsidR="003D39A1">
          <w:rPr>
            <w:lang w:val="en-CA"/>
          </w:rPr>
          <w:t xml:space="preserve"> </w:t>
        </w:r>
      </w:ins>
      <w:ins w:id="1409" w:author="Ollie Raymond" w:date="2016-02-12T11:24:00Z">
        <w:r w:rsidR="003D39A1">
          <w:rPr>
            <w:lang w:val="en-CA"/>
          </w:rPr>
          <w:t xml:space="preserve">which are developed </w:t>
        </w:r>
        <w:del w:id="1410" w:author="Eric Boisvert" w:date="2016-03-28T12:38:00Z">
          <w:r w:rsidR="003D39A1" w:rsidDel="00A173A4">
            <w:rPr>
              <w:lang w:val="en-CA"/>
            </w:rPr>
            <w:delText>and governed outside of the GeoSciML model</w:delText>
          </w:r>
        </w:del>
      </w:ins>
      <w:ins w:id="1411" w:author="Eric Boisvert" w:date="2016-03-28T12:38:00Z">
        <w:r w:rsidR="00A173A4">
          <w:rPr>
            <w:lang w:val="en-CA"/>
          </w:rPr>
          <w:t>by user communities</w:t>
        </w:r>
      </w:ins>
      <w:ins w:id="1412" w:author="Ollie Raymond" w:date="2016-02-12T11:23:00Z">
        <w:r w:rsidR="003D39A1">
          <w:rPr>
            <w:lang w:val="en-CA"/>
          </w:rPr>
          <w:t>.</w:t>
        </w:r>
      </w:ins>
      <w:ins w:id="1413" w:author="Ollie Raymond" w:date="2016-02-12T11:34:00Z">
        <w:r w:rsidR="00B2217A">
          <w:rPr>
            <w:lang w:val="en-CA"/>
          </w:rPr>
          <w:t xml:space="preserve">  The model provides mechanisms for delivering </w:t>
        </w:r>
      </w:ins>
      <w:ins w:id="1414" w:author="Ollie Raymond" w:date="2016-02-12T11:35:00Z">
        <w:r w:rsidR="00B2217A">
          <w:rPr>
            <w:lang w:val="en-CA"/>
          </w:rPr>
          <w:t>concepts from c</w:t>
        </w:r>
      </w:ins>
      <w:ins w:id="1415" w:author="Ollie Raymond" w:date="2016-02-12T11:34:00Z">
        <w:r w:rsidR="00B2217A">
          <w:rPr>
            <w:lang w:val="en-CA"/>
          </w:rPr>
          <w:t>ontrolled voca</w:t>
        </w:r>
      </w:ins>
      <w:ins w:id="1416" w:author="Ollie Raymond" w:date="2016-02-12T11:35:00Z">
        <w:r w:rsidR="00B2217A">
          <w:rPr>
            <w:lang w:val="en-CA"/>
          </w:rPr>
          <w:t>bularies via</w:t>
        </w:r>
      </w:ins>
      <w:ins w:id="1417" w:author="Ollie Raymond" w:date="2016-02-12T11:36:00Z">
        <w:r w:rsidR="00B2217A">
          <w:rPr>
            <w:lang w:val="en-CA"/>
          </w:rPr>
          <w:t xml:space="preserve"> URI’s and</w:t>
        </w:r>
      </w:ins>
      <w:ins w:id="1418"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419" w:author="Ollie Raymond" w:date="2016-02-12T11:34:00Z"/>
          <w:color w:val="000000"/>
          <w:lang w:val="en-CA"/>
          <w:rPrChange w:id="1420" w:author="Ollie Raymond" w:date="2016-02-12T12:48:00Z">
            <w:rPr>
              <w:del w:id="1421" w:author="Ollie Raymond" w:date="2016-02-12T11:34:00Z"/>
              <w:lang w:val="en-CA"/>
            </w:rPr>
          </w:rPrChange>
        </w:rPr>
      </w:pPr>
      <w:ins w:id="1422" w:author="Eric Boisvert" w:date="2015-10-29T04:35:00Z">
        <w:del w:id="1423" w:author="Ollie Raymond" w:date="2016-02-12T11:34:00Z">
          <w:r w:rsidRPr="009F4AF5" w:rsidDel="00B2217A">
            <w:rPr>
              <w:color w:val="000000"/>
              <w:highlight w:val="yellow"/>
              <w:lang w:val="en-CA"/>
              <w:rPrChange w:id="1424"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425" w:author="Ollie Raymond" w:date="2016-02-12T12:48:00Z">
            <w:rPr>
              <w:color w:val="FF0000"/>
              <w:lang w:val="en-CA"/>
            </w:rPr>
          </w:rPrChange>
        </w:rPr>
      </w:pPr>
      <w:r w:rsidRPr="009F4AF5">
        <w:rPr>
          <w:color w:val="000000"/>
          <w:lang w:val="en-CA"/>
          <w:rPrChange w:id="1426" w:author="Ollie Raymond" w:date="2016-02-12T12:48:00Z">
            <w:rPr>
              <w:color w:val="FF0000"/>
              <w:lang w:val="en-CA"/>
            </w:rPr>
          </w:rPrChange>
        </w:rPr>
        <w:t xml:space="preserve">The UML model provides name, structure and cardinality for </w:t>
      </w:r>
      <w:del w:id="1427" w:author="Ollie Raymond" w:date="2016-02-12T11:37:00Z">
        <w:r w:rsidRPr="009F4AF5" w:rsidDel="00B2217A">
          <w:rPr>
            <w:color w:val="000000"/>
            <w:lang w:val="en-CA"/>
            <w:rPrChange w:id="1428" w:author="Ollie Raymond" w:date="2016-02-12T12:48:00Z">
              <w:rPr>
                <w:color w:val="FF0000"/>
                <w:lang w:val="en-CA"/>
              </w:rPr>
            </w:rPrChange>
          </w:rPr>
          <w:delText xml:space="preserve">the </w:delText>
        </w:r>
      </w:del>
      <w:r w:rsidRPr="009F4AF5">
        <w:rPr>
          <w:color w:val="000000"/>
          <w:lang w:val="en-CA"/>
          <w:rPrChange w:id="1429" w:author="Ollie Raymond" w:date="2016-02-12T12:48:00Z">
            <w:rPr>
              <w:color w:val="FF0000"/>
              <w:lang w:val="en-CA"/>
            </w:rPr>
          </w:rPrChange>
        </w:rPr>
        <w:t>data element</w:t>
      </w:r>
      <w:ins w:id="1430" w:author="Ollie Raymond" w:date="2016-02-12T11:37:00Z">
        <w:r w:rsidR="00B2217A" w:rsidRPr="009F4AF5">
          <w:rPr>
            <w:color w:val="000000"/>
            <w:lang w:val="en-CA"/>
            <w:rPrChange w:id="1431" w:author="Ollie Raymond" w:date="2016-02-12T12:48:00Z">
              <w:rPr>
                <w:color w:val="FF0000"/>
                <w:lang w:val="en-CA"/>
              </w:rPr>
            </w:rPrChange>
          </w:rPr>
          <w:t>s</w:t>
        </w:r>
      </w:ins>
      <w:r w:rsidRPr="009F4AF5">
        <w:rPr>
          <w:color w:val="000000"/>
          <w:lang w:val="en-CA"/>
          <w:rPrChange w:id="1432"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433" w:author="Ollie Raymond" w:date="2016-02-12T11:37:00Z">
        <w:r w:rsidRPr="009F4AF5" w:rsidDel="00B2217A">
          <w:rPr>
            <w:color w:val="000000"/>
            <w:lang w:val="en-CA"/>
            <w:rPrChange w:id="1434" w:author="Ollie Raymond" w:date="2016-02-12T12:48:00Z">
              <w:rPr>
                <w:color w:val="FF0000"/>
                <w:lang w:val="en-CA"/>
              </w:rPr>
            </w:rPrChange>
          </w:rPr>
          <w:delText>s</w:delText>
        </w:r>
      </w:del>
      <w:r w:rsidRPr="009F4AF5">
        <w:rPr>
          <w:color w:val="000000"/>
          <w:lang w:val="en-CA"/>
          <w:rPrChange w:id="1435" w:author="Ollie Raymond" w:date="2016-02-12T12:48:00Z">
            <w:rPr>
              <w:color w:val="FF0000"/>
              <w:lang w:val="en-CA"/>
            </w:rPr>
          </w:rPrChange>
        </w:rPr>
        <w:t xml:space="preserve"> for mapping UML to RDBMS.  Although it is assumed that UML is technologically neutral, in reality</w:t>
      </w:r>
      <w:del w:id="1436" w:author="Ollie Raymond" w:date="2016-02-12T11:37:00Z">
        <w:r w:rsidRPr="009F4AF5" w:rsidDel="00B2217A">
          <w:rPr>
            <w:color w:val="000000"/>
            <w:lang w:val="en-CA"/>
            <w:rPrChange w:id="1437" w:author="Ollie Raymond" w:date="2016-02-12T12:48:00Z">
              <w:rPr>
                <w:color w:val="FF0000"/>
                <w:lang w:val="en-CA"/>
              </w:rPr>
            </w:rPrChange>
          </w:rPr>
          <w:delText>,</w:delText>
        </w:r>
      </w:del>
      <w:r w:rsidRPr="009F4AF5">
        <w:rPr>
          <w:color w:val="000000"/>
          <w:lang w:val="en-CA"/>
          <w:rPrChange w:id="1438" w:author="Ollie Raymond" w:date="2016-02-12T12:48:00Z">
            <w:rPr>
              <w:color w:val="FF0000"/>
              <w:lang w:val="en-CA"/>
            </w:rPr>
          </w:rPrChange>
        </w:rPr>
        <w:t xml:space="preserve"> UML models always end up addressing some of the physical model details.  The current </w:t>
      </w:r>
      <w:ins w:id="1439" w:author="Ollie Raymond" w:date="2016-02-12T11:38:00Z">
        <w:r w:rsidR="00B2217A" w:rsidRPr="009F4AF5">
          <w:rPr>
            <w:color w:val="000000"/>
            <w:lang w:val="en-CA"/>
            <w:rPrChange w:id="1440" w:author="Ollie Raymond" w:date="2016-02-12T12:48:00Z">
              <w:rPr>
                <w:color w:val="FF0000"/>
                <w:lang w:val="en-CA"/>
              </w:rPr>
            </w:rPrChange>
          </w:rPr>
          <w:t xml:space="preserve">GeoSciML </w:t>
        </w:r>
      </w:ins>
      <w:r w:rsidRPr="009F4AF5">
        <w:rPr>
          <w:color w:val="000000"/>
          <w:lang w:val="en-CA"/>
          <w:rPrChange w:id="1441" w:author="Ollie Raymond" w:date="2016-02-12T12:48:00Z">
            <w:rPr>
              <w:color w:val="FF0000"/>
              <w:lang w:val="en-CA"/>
            </w:rPr>
          </w:rPrChange>
        </w:rPr>
        <w:t>UML model has been designed as a GML application</w:t>
      </w:r>
      <w:ins w:id="1442" w:author="Eric Boisvert" w:date="2016-01-04T11:43:00Z">
        <w:r w:rsidR="00D404D2" w:rsidRPr="009F4AF5">
          <w:rPr>
            <w:color w:val="000000"/>
            <w:lang w:val="en-CA"/>
            <w:rPrChange w:id="1443" w:author="Ollie Raymond" w:date="2016-02-12T12:48:00Z">
              <w:rPr>
                <w:color w:val="FF0000"/>
                <w:lang w:val="en-CA"/>
              </w:rPr>
            </w:rPrChange>
          </w:rPr>
          <w:t xml:space="preserve"> according to ISO 19109</w:t>
        </w:r>
      </w:ins>
      <w:r w:rsidRPr="009F4AF5">
        <w:rPr>
          <w:color w:val="000000"/>
          <w:lang w:val="en-CA"/>
          <w:rPrChange w:id="1444" w:author="Ollie Raymond" w:date="2016-02-12T12:48:00Z">
            <w:rPr>
              <w:color w:val="FF0000"/>
              <w:lang w:val="en-CA"/>
            </w:rPr>
          </w:rPrChange>
        </w:rPr>
        <w:t xml:space="preserve"> and borrows some of artefacts of GML</w:t>
      </w:r>
      <w:ins w:id="1445" w:author="Eric Boisvert" w:date="2016-01-04T11:43:00Z">
        <w:r w:rsidR="00D404D2" w:rsidRPr="009F4AF5">
          <w:rPr>
            <w:color w:val="000000"/>
            <w:lang w:val="en-CA"/>
            <w:rPrChange w:id="1446" w:author="Ollie Raymond" w:date="2016-02-12T12:48:00Z">
              <w:rPr>
                <w:color w:val="FF0000"/>
                <w:lang w:val="en-CA"/>
              </w:rPr>
            </w:rPrChange>
          </w:rPr>
          <w:t>.</w:t>
        </w:r>
      </w:ins>
      <w:r w:rsidRPr="009F4AF5">
        <w:rPr>
          <w:color w:val="000000"/>
          <w:lang w:val="en-CA"/>
          <w:rPrChange w:id="1447" w:author="Ollie Raymond" w:date="2016-02-12T12:48:00Z">
            <w:rPr>
              <w:color w:val="FF0000"/>
              <w:lang w:val="en-CA"/>
            </w:rPr>
          </w:rPrChange>
        </w:rPr>
        <w:t xml:space="preserve"> </w:t>
      </w:r>
      <w:del w:id="1448" w:author="Eric Boisvert" w:date="2016-01-04T11:43:00Z">
        <w:r w:rsidRPr="009F4AF5" w:rsidDel="00D404D2">
          <w:rPr>
            <w:color w:val="000000"/>
            <w:lang w:val="en-CA"/>
            <w:rPrChange w:id="1449" w:author="Ollie Raymond" w:date="2016-02-12T12:48:00Z">
              <w:rPr>
                <w:color w:val="FF0000"/>
                <w:lang w:val="en-CA"/>
              </w:rPr>
            </w:rPrChange>
          </w:rPr>
          <w:delText xml:space="preserve">and </w:delText>
        </w:r>
      </w:del>
      <w:ins w:id="1450" w:author="Eric Boisvert" w:date="2016-01-04T11:44:00Z">
        <w:r w:rsidR="00D404D2" w:rsidRPr="009F4AF5">
          <w:rPr>
            <w:color w:val="000000"/>
            <w:lang w:val="en-CA"/>
            <w:rPrChange w:id="1451" w:author="Ollie Raymond" w:date="2016-02-12T12:48:00Z">
              <w:rPr>
                <w:color w:val="FF0000"/>
                <w:lang w:val="en-CA"/>
              </w:rPr>
            </w:rPrChange>
          </w:rPr>
          <w:t>S</w:t>
        </w:r>
      </w:ins>
      <w:del w:id="1452" w:author="Eric Boisvert" w:date="2016-01-04T11:44:00Z">
        <w:r w:rsidRPr="009F4AF5" w:rsidDel="00D404D2">
          <w:rPr>
            <w:color w:val="000000"/>
            <w:lang w:val="en-CA"/>
            <w:rPrChange w:id="1453" w:author="Ollie Raymond" w:date="2016-02-12T12:48:00Z">
              <w:rPr>
                <w:color w:val="FF0000"/>
                <w:lang w:val="en-CA"/>
              </w:rPr>
            </w:rPrChange>
          </w:rPr>
          <w:delText>s</w:delText>
        </w:r>
      </w:del>
      <w:r w:rsidRPr="009F4AF5">
        <w:rPr>
          <w:color w:val="000000"/>
          <w:lang w:val="en-CA"/>
          <w:rPrChange w:id="1454" w:author="Ollie Raymond" w:date="2016-02-12T12:48:00Z">
            <w:rPr>
              <w:color w:val="FF0000"/>
              <w:lang w:val="en-CA"/>
            </w:rPr>
          </w:rPrChange>
        </w:rPr>
        <w:t>everal design decisions were guided by limitations of UML (eg. single inheritance) and XSD (package dependencies artefacts)</w:t>
      </w:r>
      <w:ins w:id="1455" w:author="Eric Boisvert" w:date="2016-01-04T11:44:00Z">
        <w:r w:rsidR="00D404D2" w:rsidRPr="009F4AF5">
          <w:rPr>
            <w:color w:val="000000"/>
            <w:lang w:val="en-CA"/>
            <w:rPrChange w:id="1456" w:author="Ollie Raymond" w:date="2016-02-12T12:48:00Z">
              <w:rPr>
                <w:color w:val="FF0000"/>
                <w:lang w:val="en-CA"/>
              </w:rPr>
            </w:rPrChange>
          </w:rPr>
          <w:t xml:space="preserve"> and some constrain</w:t>
        </w:r>
      </w:ins>
      <w:ins w:id="1457" w:author="Ollie Raymond" w:date="2016-02-12T11:38:00Z">
        <w:r w:rsidR="00B2217A" w:rsidRPr="009F4AF5">
          <w:rPr>
            <w:color w:val="000000"/>
            <w:lang w:val="en-CA"/>
            <w:rPrChange w:id="1458" w:author="Ollie Raymond" w:date="2016-02-12T12:48:00Z">
              <w:rPr>
                <w:color w:val="FF0000"/>
                <w:lang w:val="en-CA"/>
              </w:rPr>
            </w:rPrChange>
          </w:rPr>
          <w:t>t</w:t>
        </w:r>
      </w:ins>
      <w:ins w:id="1459" w:author="Eric Boisvert" w:date="2016-01-04T11:44:00Z">
        <w:r w:rsidR="00D404D2" w:rsidRPr="009F4AF5">
          <w:rPr>
            <w:color w:val="000000"/>
            <w:lang w:val="en-CA"/>
            <w:rPrChange w:id="1460" w:author="Ollie Raymond" w:date="2016-02-12T12:48:00Z">
              <w:rPr>
                <w:color w:val="FF0000"/>
                <w:lang w:val="en-CA"/>
              </w:rPr>
            </w:rPrChange>
          </w:rPr>
          <w:t xml:space="preserve">s of GML delivery </w:t>
        </w:r>
        <w:del w:id="1461" w:author="Ollie Raymond" w:date="2016-02-12T11:38:00Z">
          <w:r w:rsidR="00D404D2" w:rsidRPr="009F4AF5" w:rsidDel="00B2217A">
            <w:rPr>
              <w:color w:val="000000"/>
              <w:lang w:val="en-CA"/>
              <w:rPrChange w:id="1462" w:author="Ollie Raymond" w:date="2016-02-12T12:48:00Z">
                <w:rPr>
                  <w:color w:val="FF0000"/>
                  <w:lang w:val="en-CA"/>
                </w:rPr>
              </w:rPrChange>
            </w:rPr>
            <w:delText>over</w:delText>
          </w:r>
        </w:del>
      </w:ins>
      <w:ins w:id="1463" w:author="Ollie Raymond" w:date="2016-02-12T11:38:00Z">
        <w:r w:rsidR="00B2217A" w:rsidRPr="009F4AF5">
          <w:rPr>
            <w:color w:val="000000"/>
            <w:lang w:val="en-CA"/>
            <w:rPrChange w:id="1464" w:author="Ollie Raymond" w:date="2016-02-12T12:48:00Z">
              <w:rPr>
                <w:color w:val="FF0000"/>
                <w:lang w:val="en-CA"/>
              </w:rPr>
            </w:rPrChange>
          </w:rPr>
          <w:t>using</w:t>
        </w:r>
      </w:ins>
      <w:ins w:id="1465" w:author="Eric Boisvert" w:date="2016-01-04T11:44:00Z">
        <w:r w:rsidR="00D404D2" w:rsidRPr="009F4AF5">
          <w:rPr>
            <w:color w:val="000000"/>
            <w:lang w:val="en-CA"/>
            <w:rPrChange w:id="1466" w:author="Ollie Raymond" w:date="2016-02-12T12:48:00Z">
              <w:rPr>
                <w:color w:val="FF0000"/>
                <w:lang w:val="en-CA"/>
              </w:rPr>
            </w:rPrChange>
          </w:rPr>
          <w:t xml:space="preserve"> </w:t>
        </w:r>
      </w:ins>
      <w:ins w:id="1467" w:author="Eric Boisvert" w:date="2016-03-28T12:40:00Z">
        <w:r w:rsidR="00A173A4">
          <w:rPr>
            <w:color w:val="000000"/>
            <w:lang w:val="en-CA"/>
          </w:rPr>
          <w:t xml:space="preserve">ISO19142 </w:t>
        </w:r>
      </w:ins>
      <w:ins w:id="1468" w:author="Eric Boisvert" w:date="2016-01-04T11:44:00Z">
        <w:r w:rsidR="00D404D2" w:rsidRPr="009F4AF5">
          <w:rPr>
            <w:color w:val="000000"/>
            <w:lang w:val="en-CA"/>
            <w:rPrChange w:id="1469" w:author="Ollie Raymond" w:date="2016-02-12T12:48:00Z">
              <w:rPr>
                <w:color w:val="FF0000"/>
                <w:lang w:val="en-CA"/>
              </w:rPr>
            </w:rPrChange>
          </w:rPr>
          <w:t>WFS (for instance, some XSD encoding</w:t>
        </w:r>
      </w:ins>
      <w:ins w:id="1470" w:author="Ollie Raymond" w:date="2016-02-12T11:38:00Z">
        <w:r w:rsidR="00B2217A" w:rsidRPr="009F4AF5">
          <w:rPr>
            <w:color w:val="000000"/>
            <w:lang w:val="en-CA"/>
            <w:rPrChange w:id="1471" w:author="Ollie Raymond" w:date="2016-02-12T12:48:00Z">
              <w:rPr>
                <w:color w:val="FF0000"/>
                <w:lang w:val="en-CA"/>
              </w:rPr>
            </w:rPrChange>
          </w:rPr>
          <w:t>s</w:t>
        </w:r>
      </w:ins>
      <w:ins w:id="1472" w:author="Eric Boisvert" w:date="2016-01-04T11:44:00Z">
        <w:r w:rsidR="00D404D2" w:rsidRPr="009F4AF5">
          <w:rPr>
            <w:color w:val="000000"/>
            <w:lang w:val="en-CA"/>
            <w:rPrChange w:id="1473" w:author="Ollie Raymond" w:date="2016-02-12T12:48:00Z">
              <w:rPr>
                <w:color w:val="FF0000"/>
                <w:lang w:val="en-CA"/>
              </w:rPr>
            </w:rPrChange>
          </w:rPr>
          <w:t xml:space="preserve"> are not queryable easily with </w:t>
        </w:r>
      </w:ins>
      <w:ins w:id="1474" w:author="Eric Boisvert" w:date="2016-03-28T12:40:00Z">
        <w:r w:rsidR="00A173A4">
          <w:rPr>
            <w:color w:val="000000"/>
            <w:lang w:val="en-CA"/>
          </w:rPr>
          <w:t xml:space="preserve">ISO19143 </w:t>
        </w:r>
      </w:ins>
      <w:ins w:id="1475" w:author="Eric Boisvert" w:date="2016-01-04T11:44:00Z">
        <w:r w:rsidR="00D404D2" w:rsidRPr="009F4AF5">
          <w:rPr>
            <w:color w:val="000000"/>
            <w:lang w:val="en-CA"/>
            <w:rPrChange w:id="1476" w:author="Ollie Raymond" w:date="2016-02-12T12:48:00Z">
              <w:rPr>
                <w:color w:val="FF0000"/>
                <w:lang w:val="en-CA"/>
              </w:rPr>
            </w:rPrChange>
          </w:rPr>
          <w:t>FES)</w:t>
        </w:r>
      </w:ins>
      <w:r w:rsidRPr="009F4AF5">
        <w:rPr>
          <w:color w:val="000000"/>
          <w:lang w:val="en-CA"/>
          <w:rPrChange w:id="1477" w:author="Ollie Raymond" w:date="2016-02-12T12:48:00Z">
            <w:rPr>
              <w:color w:val="FF0000"/>
              <w:lang w:val="en-CA"/>
            </w:rPr>
          </w:rPrChange>
        </w:rPr>
        <w:t>.  But the UML model is detailed enough to constrain the main elements of any encoding; the name</w:t>
      </w:r>
      <w:ins w:id="1478" w:author="Ollie Raymond" w:date="2016-02-12T11:39:00Z">
        <w:r w:rsidR="00B2217A" w:rsidRPr="009F4AF5">
          <w:rPr>
            <w:color w:val="000000"/>
            <w:lang w:val="en-CA"/>
            <w:rPrChange w:id="1479" w:author="Ollie Raymond" w:date="2016-02-12T12:48:00Z">
              <w:rPr>
                <w:color w:val="FF0000"/>
                <w:lang w:val="en-CA"/>
              </w:rPr>
            </w:rPrChange>
          </w:rPr>
          <w:t>s</w:t>
        </w:r>
      </w:ins>
      <w:r w:rsidRPr="009F4AF5">
        <w:rPr>
          <w:color w:val="000000"/>
          <w:lang w:val="en-CA"/>
          <w:rPrChange w:id="1480" w:author="Ollie Raymond" w:date="2016-02-12T12:48:00Z">
            <w:rPr>
              <w:color w:val="FF0000"/>
              <w:lang w:val="en-CA"/>
            </w:rPr>
          </w:rPrChange>
        </w:rPr>
        <w:t xml:space="preserve"> of </w:t>
      </w:r>
      <w:del w:id="1481" w:author="Ollie Raymond" w:date="2016-02-12T11:39:00Z">
        <w:r w:rsidRPr="009F4AF5" w:rsidDel="00B2217A">
          <w:rPr>
            <w:color w:val="000000"/>
            <w:lang w:val="en-CA"/>
            <w:rPrChange w:id="1482" w:author="Ollie Raymond" w:date="2016-02-12T12:48:00Z">
              <w:rPr>
                <w:color w:val="FF0000"/>
                <w:lang w:val="en-CA"/>
              </w:rPr>
            </w:rPrChange>
          </w:rPr>
          <w:delText xml:space="preserve">the </w:delText>
        </w:r>
      </w:del>
      <w:r w:rsidRPr="009F4AF5">
        <w:rPr>
          <w:color w:val="000000"/>
          <w:lang w:val="en-CA"/>
          <w:rPrChange w:id="1483" w:author="Ollie Raymond" w:date="2016-02-12T12:48:00Z">
            <w:rPr>
              <w:color w:val="FF0000"/>
              <w:lang w:val="en-CA"/>
            </w:rPr>
          </w:rPrChange>
        </w:rPr>
        <w:t xml:space="preserve">entities and the cardinality of </w:t>
      </w:r>
      <w:del w:id="1484" w:author="Ollie Raymond" w:date="2016-02-12T11:39:00Z">
        <w:r w:rsidRPr="009F4AF5" w:rsidDel="00B2217A">
          <w:rPr>
            <w:color w:val="000000"/>
            <w:lang w:val="en-CA"/>
            <w:rPrChange w:id="1485" w:author="Ollie Raymond" w:date="2016-02-12T12:48:00Z">
              <w:rPr>
                <w:color w:val="FF0000"/>
                <w:lang w:val="en-CA"/>
              </w:rPr>
            </w:rPrChange>
          </w:rPr>
          <w:delText xml:space="preserve">the </w:delText>
        </w:r>
      </w:del>
      <w:r w:rsidRPr="009F4AF5">
        <w:rPr>
          <w:color w:val="000000"/>
          <w:lang w:val="en-CA"/>
          <w:rPrChange w:id="1486"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87" w:author="Ollie Raymond" w:date="2016-02-12T11:39:00Z">
        <w:r w:rsidR="00B2217A" w:rsidRPr="009F4AF5">
          <w:rPr>
            <w:color w:val="000000"/>
            <w:lang w:val="en-CA"/>
            <w:rPrChange w:id="1488" w:author="Ollie Raymond" w:date="2016-02-12T12:48:00Z">
              <w:rPr>
                <w:color w:val="FF0000"/>
                <w:lang w:val="en-CA"/>
              </w:rPr>
            </w:rPrChange>
          </w:rPr>
          <w:t>,</w:t>
        </w:r>
      </w:ins>
      <w:r w:rsidRPr="009F4AF5">
        <w:rPr>
          <w:color w:val="000000"/>
          <w:lang w:val="en-CA"/>
          <w:rPrChange w:id="1489"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90" w:author="Ollie Raymond" w:date="2016-02-12T12:48:00Z">
            <w:rPr>
              <w:color w:val="FF0000"/>
              <w:lang w:val="en-CA"/>
            </w:rPr>
          </w:rPrChange>
        </w:rPr>
      </w:pPr>
      <w:r w:rsidRPr="009F4AF5">
        <w:rPr>
          <w:color w:val="000000"/>
          <w:lang w:val="en-CA"/>
          <w:rPrChange w:id="1491"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492" w:name="_Toc446944572"/>
      <w:r>
        <w:rPr>
          <w:lang w:val="en-CA"/>
        </w:rPr>
        <w:t>Property cardinality</w:t>
      </w:r>
      <w:bookmarkEnd w:id="1492"/>
    </w:p>
    <w:p w14:paraId="68C34312" w14:textId="75259CE8" w:rsidR="00A6445A" w:rsidRDefault="009C3567" w:rsidP="004A5507">
      <w:pPr>
        <w:rPr>
          <w:lang w:val="en-CA"/>
        </w:rPr>
      </w:pPr>
      <w:r>
        <w:rPr>
          <w:lang w:val="en-CA"/>
        </w:rPr>
        <w:t xml:space="preserve">All properties that could be made optional are optional in GeoSciML 4.0.  This is a </w:t>
      </w:r>
      <w:del w:id="1493" w:author="Ollie Raymond" w:date="2016-02-12T11:40:00Z">
        <w:r w:rsidDel="00B2217A">
          <w:rPr>
            <w:lang w:val="en-CA"/>
          </w:rPr>
          <w:delText xml:space="preserve">complete </w:delText>
        </w:r>
      </w:del>
      <w:r>
        <w:rPr>
          <w:lang w:val="en-CA"/>
        </w:rPr>
        <w:t xml:space="preserve">reversal of </w:t>
      </w:r>
      <w:ins w:id="1494" w:author="Ollie Raymond" w:date="2016-02-12T11:40:00Z">
        <w:r w:rsidR="00B2217A">
          <w:rPr>
            <w:lang w:val="en-CA"/>
          </w:rPr>
          <w:t xml:space="preserve">the pattern used in GeoSciML </w:t>
        </w:r>
      </w:ins>
      <w:ins w:id="1495" w:author="Eric Boisvert" w:date="2016-01-04T11:40:00Z">
        <w:r w:rsidR="00D404D2">
          <w:rPr>
            <w:lang w:val="en-CA"/>
          </w:rPr>
          <w:t xml:space="preserve">version </w:t>
        </w:r>
      </w:ins>
      <w:r>
        <w:rPr>
          <w:lang w:val="en-CA"/>
        </w:rPr>
        <w:t xml:space="preserve">3.2 where all properties were </w:t>
      </w:r>
      <w:r>
        <w:rPr>
          <w:lang w:val="en-CA"/>
        </w:rPr>
        <w:lastRenderedPageBreak/>
        <w:t xml:space="preserve">made mandatory, forcing the data provider to document why the property was missing using </w:t>
      </w:r>
      <w:del w:id="1496" w:author="Eric Boisvert" w:date="2016-01-04T11:47:00Z">
        <w:r w:rsidDel="00D404D2">
          <w:rPr>
            <w:lang w:val="en-CA"/>
          </w:rPr>
          <w:delText>“nillables”</w:delText>
        </w:r>
      </w:del>
      <w:ins w:id="1497" w:author="Eric Boisvert" w:date="2016-01-04T11:49:00Z">
        <w:r w:rsidR="00D404D2">
          <w:rPr>
            <w:lang w:val="en-CA"/>
          </w:rPr>
          <w:t>nillable properties</w:t>
        </w:r>
      </w:ins>
      <w:r>
        <w:rPr>
          <w:lang w:val="en-CA"/>
        </w:rPr>
        <w:t xml:space="preserve">.  This design attracted a lot of criticism (not </w:t>
      </w:r>
      <w:del w:id="1498" w:author="Eric Boisvert" w:date="2016-01-04T11:50:00Z">
        <w:r w:rsidDel="00D404D2">
          <w:rPr>
            <w:lang w:val="en-CA"/>
          </w:rPr>
          <w:delText xml:space="preserve">necessary </w:delText>
        </w:r>
      </w:del>
      <w:ins w:id="1499" w:author="Eric Boisvert" w:date="2016-01-04T11:50:00Z">
        <w:r w:rsidR="00D404D2">
          <w:rPr>
            <w:lang w:val="en-CA"/>
          </w:rPr>
          <w:t xml:space="preserve">only </w:t>
        </w:r>
      </w:ins>
      <w:r>
        <w:rPr>
          <w:lang w:val="en-CA"/>
        </w:rPr>
        <w:t xml:space="preserve">for GeoSciML but </w:t>
      </w:r>
      <w:ins w:id="1500"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501" w:author="Eric Boisvert" w:date="2015-10-27T17:06:00Z">
        <w:r w:rsidDel="00773E1B">
          <w:rPr>
            <w:lang w:val="en-CA"/>
          </w:rPr>
          <w:delText xml:space="preserve">the </w:delText>
        </w:r>
      </w:del>
      <w:ins w:id="1502" w:author="Eric Boisvert" w:date="2015-10-27T17:06:00Z">
        <w:r w:rsidR="00773E1B">
          <w:rPr>
            <w:lang w:val="en-CA"/>
          </w:rPr>
          <w:t xml:space="preserve"> </w:t>
        </w:r>
      </w:ins>
      <w:r>
        <w:rPr>
          <w:lang w:val="en-CA"/>
        </w:rPr>
        <w:t xml:space="preserve">filling the instance with nil properties </w:t>
      </w:r>
      <w:del w:id="1503" w:author="Eric Boisvert" w:date="2015-10-27T17:06:00Z">
        <w:r w:rsidDel="00773E1B">
          <w:rPr>
            <w:lang w:val="en-CA"/>
          </w:rPr>
          <w:delText xml:space="preserve">as </w:delText>
        </w:r>
      </w:del>
      <w:ins w:id="1504" w:author="Eric Boisvert" w:date="2015-10-27T17:06:00Z">
        <w:r w:rsidR="00773E1B">
          <w:rPr>
            <w:lang w:val="en-CA"/>
          </w:rPr>
          <w:t xml:space="preserve">is </w:t>
        </w:r>
      </w:ins>
      <w:r>
        <w:rPr>
          <w:lang w:val="en-CA"/>
        </w:rPr>
        <w:t>“unnecessa</w:t>
      </w:r>
      <w:ins w:id="1505" w:author="Eric Boisvert" w:date="2015-10-27T17:06:00Z">
        <w:r w:rsidR="00773E1B">
          <w:rPr>
            <w:lang w:val="en-CA"/>
          </w:rPr>
          <w:t>re</w:t>
        </w:r>
      </w:ins>
      <w:del w:id="1506" w:author="Eric Boisvert" w:date="2015-10-27T17:06:00Z">
        <w:r w:rsidDel="00773E1B">
          <w:rPr>
            <w:lang w:val="en-CA"/>
          </w:rPr>
          <w:delText>r</w:delText>
        </w:r>
      </w:del>
      <w:ins w:id="1507" w:author="Eric Boisvert" w:date="2015-10-27T17:06:00Z">
        <w:r w:rsidR="00773E1B">
          <w:rPr>
            <w:lang w:val="en-CA"/>
          </w:rPr>
          <w:t>l</w:t>
        </w:r>
      </w:ins>
      <w:r>
        <w:rPr>
          <w:lang w:val="en-CA"/>
        </w:rPr>
        <w:t xml:space="preserve">y verbose” and a waste of bandwidth.  </w:t>
      </w:r>
      <w:ins w:id="1508" w:author="Eric Boisvert" w:date="2016-01-04T11:51:00Z">
        <w:r w:rsidR="00EC644A">
          <w:rPr>
            <w:lang w:val="en-CA"/>
          </w:rPr>
          <w:t xml:space="preserve">It has been argued that nillable properties are just </w:t>
        </w:r>
        <w:del w:id="1509" w:author="Boisvert, Eric" w:date="2016-04-01T10:11:00Z">
          <w:r w:rsidR="00EC644A" w:rsidDel="00524C50">
            <w:rPr>
              <w:lang w:val="en-CA"/>
            </w:rPr>
            <w:delText xml:space="preserve">a </w:delText>
          </w:r>
        </w:del>
        <w:r w:rsidR="00EC644A">
          <w:rPr>
            <w:lang w:val="en-CA"/>
          </w:rPr>
          <w:t>verbose absent value</w:t>
        </w:r>
      </w:ins>
      <w:ins w:id="1510" w:author="Boisvert, Eric" w:date="2016-04-01T10:11:00Z">
        <w:r w:rsidR="00524C50">
          <w:rPr>
            <w:lang w:val="en-CA"/>
          </w:rPr>
          <w:t>s</w:t>
        </w:r>
      </w:ins>
      <w:ins w:id="1511"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512" w:author="Eric Boisvert" w:date="2016-01-04T12:00:00Z"/>
          <w:lang w:val="en-CA"/>
        </w:rPr>
      </w:pPr>
      <w:del w:id="1513" w:author="Eric Boisvert" w:date="2016-01-04T11:51:00Z">
        <w:r w:rsidDel="00EC644A">
          <w:rPr>
            <w:lang w:val="en-CA"/>
          </w:rPr>
          <w:delText>It has been argued that nillable properties are just a verbose absent value, but</w:delText>
        </w:r>
      </w:del>
      <w:r>
        <w:rPr>
          <w:lang w:val="en-CA"/>
        </w:rPr>
        <w:t xml:space="preserve"> </w:t>
      </w:r>
      <w:ins w:id="1514" w:author="Eric Boisvert" w:date="2016-01-04T11:51:00Z">
        <w:r w:rsidR="00EC644A">
          <w:rPr>
            <w:lang w:val="en-CA"/>
          </w:rPr>
          <w:t>N</w:t>
        </w:r>
      </w:ins>
      <w:del w:id="1515" w:author="Eric Boisvert" w:date="2016-01-04T11:51:00Z">
        <w:r w:rsidDel="00EC644A">
          <w:rPr>
            <w:lang w:val="en-CA"/>
          </w:rPr>
          <w:delText>n</w:delText>
        </w:r>
      </w:del>
      <w:r>
        <w:rPr>
          <w:lang w:val="en-CA"/>
        </w:rPr>
        <w:t>illable properties actually carry useful or even required information</w:t>
      </w:r>
      <w:del w:id="1516" w:author="Eric Boisvert" w:date="2016-01-04T11:54:00Z">
        <w:r w:rsidDel="00EC644A">
          <w:rPr>
            <w:lang w:val="en-CA"/>
          </w:rPr>
          <w:delText xml:space="preserve"> – through nilReason attribute in XML- </w:delText>
        </w:r>
      </w:del>
      <w:r>
        <w:rPr>
          <w:lang w:val="en-CA"/>
        </w:rPr>
        <w:t>in certain use cases, such a</w:t>
      </w:r>
      <w:ins w:id="1517" w:author="Eric Boisvert" w:date="2016-01-04T11:41:00Z">
        <w:r w:rsidR="00D404D2">
          <w:rPr>
            <w:lang w:val="en-CA"/>
          </w:rPr>
          <w:t>s</w:t>
        </w:r>
      </w:ins>
      <w:r>
        <w:rPr>
          <w:lang w:val="en-CA"/>
        </w:rPr>
        <w:t xml:space="preserve"> legally bounded data exchange scenarios</w:t>
      </w:r>
      <w:del w:id="1518" w:author="Eric Boisvert" w:date="2016-01-04T11:54:00Z">
        <w:r w:rsidDel="00EC644A">
          <w:rPr>
            <w:lang w:val="en-CA"/>
          </w:rPr>
          <w:delText xml:space="preserve">. </w:delText>
        </w:r>
      </w:del>
      <w:ins w:id="1519" w:author="Eric Boisvert" w:date="2016-01-04T11:54:00Z">
        <w:r w:rsidR="00EC644A">
          <w:rPr>
            <w:lang w:val="en-CA"/>
          </w:rPr>
          <w:t xml:space="preserve">.  </w:t>
        </w:r>
      </w:ins>
      <w:ins w:id="1520" w:author="Eric Boisvert" w:date="2016-01-04T11:56:00Z">
        <w:r w:rsidR="00EC644A">
          <w:rPr>
            <w:lang w:val="en-CA"/>
          </w:rPr>
          <w:t>Some</w:t>
        </w:r>
      </w:ins>
      <w:ins w:id="1521" w:author="Eric Boisvert" w:date="2016-01-04T11:54:00Z">
        <w:r w:rsidR="00EC644A">
          <w:rPr>
            <w:lang w:val="en-CA"/>
          </w:rPr>
          <w:t xml:space="preserve"> communities using GeoSciML </w:t>
        </w:r>
        <w:del w:id="1522" w:author="Ollie Raymond" w:date="2016-02-12T11:41:00Z">
          <w:r w:rsidR="00EC644A" w:rsidDel="00B2217A">
            <w:rPr>
              <w:lang w:val="en-CA"/>
            </w:rPr>
            <w:delText>might</w:delText>
          </w:r>
        </w:del>
      </w:ins>
      <w:ins w:id="1523" w:author="Ollie Raymond" w:date="2016-02-12T11:41:00Z">
        <w:r w:rsidR="00B2217A">
          <w:rPr>
            <w:lang w:val="en-CA"/>
          </w:rPr>
          <w:t>may</w:t>
        </w:r>
      </w:ins>
      <w:ins w:id="1524" w:author="Eric Boisvert" w:date="2016-01-04T11:54:00Z">
        <w:r w:rsidR="00EC644A">
          <w:rPr>
            <w:lang w:val="en-CA"/>
          </w:rPr>
          <w:t xml:space="preserve"> still want to force usage of nilled properties </w:t>
        </w:r>
      </w:ins>
      <w:ins w:id="1525" w:author="Eric Boisvert" w:date="2016-01-04T11:56:00Z">
        <w:r w:rsidR="00EC644A">
          <w:rPr>
            <w:lang w:val="en-CA"/>
          </w:rPr>
          <w:t>and the SWG recognised that different communit</w:t>
        </w:r>
      </w:ins>
      <w:ins w:id="1526" w:author="Eric Boisvert" w:date="2016-01-04T11:57:00Z">
        <w:r w:rsidR="00EC644A">
          <w:rPr>
            <w:lang w:val="en-CA"/>
          </w:rPr>
          <w:t xml:space="preserve">ies might want to enforce different sets of properties.  </w:t>
        </w:r>
      </w:ins>
      <w:ins w:id="1527" w:author="Eric Boisvert" w:date="2016-01-04T11:58:00Z">
        <w:r w:rsidR="00EC644A">
          <w:rPr>
            <w:lang w:val="en-CA"/>
          </w:rPr>
          <w:t>To</w:t>
        </w:r>
      </w:ins>
      <w:ins w:id="1528" w:author="Eric Boisvert" w:date="2016-01-04T11:57:00Z">
        <w:r w:rsidR="00EC644A">
          <w:rPr>
            <w:lang w:val="en-CA"/>
          </w:rPr>
          <w:t xml:space="preserve"> meet this requirements and to offer flexibility to various communities want</w:t>
        </w:r>
      </w:ins>
      <w:ins w:id="1529" w:author="Eric Boisvert" w:date="2016-01-04T11:58:00Z">
        <w:r w:rsidR="00EC644A">
          <w:rPr>
            <w:lang w:val="en-CA"/>
          </w:rPr>
          <w:t>ing</w:t>
        </w:r>
      </w:ins>
      <w:ins w:id="1530" w:author="Eric Boisvert" w:date="2016-01-04T11:57:00Z">
        <w:r w:rsidR="00EC644A">
          <w:rPr>
            <w:lang w:val="en-CA"/>
          </w:rPr>
          <w:t xml:space="preserve"> to use (or extend) GeoSciML, </w:t>
        </w:r>
      </w:ins>
      <w:ins w:id="1531" w:author="Eric Boisvert" w:date="2016-01-04T11:58:00Z">
        <w:r w:rsidR="00EC644A">
          <w:rPr>
            <w:lang w:val="en-CA"/>
          </w:rPr>
          <w:t>properties are optional, but can still be nilled.  A data provider is offered two options when a value is missin</w:t>
        </w:r>
      </w:ins>
      <w:ins w:id="1532" w:author="Eric Boisvert" w:date="2016-01-04T12:00:00Z">
        <w:r w:rsidR="00EC644A">
          <w:rPr>
            <w:lang w:val="en-CA"/>
          </w:rPr>
          <w:t>g:</w:t>
        </w:r>
      </w:ins>
    </w:p>
    <w:p w14:paraId="5C6B93DB" w14:textId="6F5A4FB6" w:rsidR="00EC644A" w:rsidRDefault="00EC644A">
      <w:pPr>
        <w:numPr>
          <w:ilvl w:val="0"/>
          <w:numId w:val="30"/>
        </w:numPr>
        <w:rPr>
          <w:ins w:id="1533" w:author="Eric Boisvert" w:date="2016-01-04T12:00:00Z"/>
          <w:lang w:val="en-CA"/>
        </w:rPr>
        <w:pPrChange w:id="1534" w:author="Eric Boisvert" w:date="2016-01-04T12:00:00Z">
          <w:pPr/>
        </w:pPrChange>
      </w:pPr>
      <w:ins w:id="1535" w:author="Eric Boisvert" w:date="2016-01-04T12:00:00Z">
        <w:r>
          <w:rPr>
            <w:lang w:val="en-CA"/>
          </w:rPr>
          <w:t>Omit the property</w:t>
        </w:r>
      </w:ins>
    </w:p>
    <w:p w14:paraId="7284E536" w14:textId="7CEBEA09" w:rsidR="00EC644A" w:rsidRDefault="00EC644A">
      <w:pPr>
        <w:numPr>
          <w:ilvl w:val="0"/>
          <w:numId w:val="30"/>
        </w:numPr>
        <w:rPr>
          <w:ins w:id="1536" w:author="Eric Boisvert" w:date="2016-01-04T12:00:00Z"/>
          <w:lang w:val="en-CA"/>
        </w:rPr>
        <w:pPrChange w:id="1537" w:author="Eric Boisvert" w:date="2016-01-04T12:00:00Z">
          <w:pPr/>
        </w:pPrChange>
      </w:pPr>
      <w:ins w:id="1538" w:author="Eric Boisvert" w:date="2016-01-04T12:00:00Z">
        <w:del w:id="1539" w:author="Ollie Raymond" w:date="2016-02-12T11:42:00Z">
          <w:r w:rsidDel="00B2217A">
            <w:rPr>
              <w:lang w:val="en-CA"/>
            </w:rPr>
            <w:delText>Emit</w:delText>
          </w:r>
        </w:del>
      </w:ins>
      <w:ins w:id="1540" w:author="Ollie Raymond" w:date="2016-02-12T11:42:00Z">
        <w:r w:rsidR="00B2217A">
          <w:rPr>
            <w:lang w:val="en-CA"/>
          </w:rPr>
          <w:t>Deliver</w:t>
        </w:r>
      </w:ins>
      <w:ins w:id="1541" w:author="Eric Boisvert" w:date="2016-01-04T12:00:00Z">
        <w:r>
          <w:rPr>
            <w:lang w:val="en-CA"/>
          </w:rPr>
          <w:t xml:space="preserve"> a nilled property with </w:t>
        </w:r>
        <w:r w:rsidR="00D3219D">
          <w:rPr>
            <w:lang w:val="en-CA"/>
          </w:rPr>
          <w:t>relevant justification</w:t>
        </w:r>
        <w:del w:id="1542"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543" w:author="Eric Boisvert" w:date="2016-01-04T11:52:00Z"/>
          <w:lang w:val="en-CA"/>
        </w:rPr>
      </w:pPr>
      <w:ins w:id="1544" w:author="Eric Boisvert" w:date="2016-01-04T12:02:00Z">
        <w:del w:id="1545" w:author="Ollie Raymond" w:date="2016-02-12T11:42:00Z">
          <w:r w:rsidDel="00B2217A">
            <w:rPr>
              <w:lang w:val="en-CA"/>
            </w:rPr>
            <w:delText>What</w:delText>
          </w:r>
        </w:del>
      </w:ins>
      <w:ins w:id="1546" w:author="Ollie Raymond" w:date="2016-02-12T11:42:00Z">
        <w:r w:rsidR="00B2217A">
          <w:rPr>
            <w:lang w:val="en-CA"/>
          </w:rPr>
          <w:t>Which</w:t>
        </w:r>
      </w:ins>
      <w:ins w:id="1547" w:author="Eric Boisvert" w:date="2016-01-04T12:02:00Z">
        <w:r>
          <w:rPr>
            <w:lang w:val="en-CA"/>
          </w:rPr>
          <w:t xml:space="preserve"> option is </w:t>
        </w:r>
      </w:ins>
      <w:ins w:id="1548" w:author="Ollie Raymond" w:date="2016-02-12T12:42:00Z">
        <w:r w:rsidR="00704C86">
          <w:rPr>
            <w:lang w:val="en-CA"/>
          </w:rPr>
          <w:t xml:space="preserve">most </w:t>
        </w:r>
      </w:ins>
      <w:ins w:id="1549" w:author="Eric Boisvert" w:date="2016-01-04T12:02:00Z">
        <w:r>
          <w:rPr>
            <w:lang w:val="en-CA"/>
          </w:rPr>
          <w:t>useful for a community is left to that community</w:t>
        </w:r>
      </w:ins>
      <w:ins w:id="1550" w:author="Ollie Raymond" w:date="2016-02-12T11:42:00Z">
        <w:r w:rsidR="00B2217A">
          <w:rPr>
            <w:lang w:val="en-CA"/>
          </w:rPr>
          <w:t xml:space="preserve"> to decide. Their decision</w:t>
        </w:r>
      </w:ins>
      <w:ins w:id="1551" w:author="Eric Boisvert" w:date="2016-01-04T12:02:00Z">
        <w:del w:id="1552" w:author="Ollie Raymond" w:date="2016-02-12T11:42:00Z">
          <w:r w:rsidDel="00B2217A">
            <w:rPr>
              <w:lang w:val="en-CA"/>
            </w:rPr>
            <w:delText xml:space="preserve"> that</w:delText>
          </w:r>
        </w:del>
        <w:r>
          <w:rPr>
            <w:lang w:val="en-CA"/>
          </w:rPr>
          <w:t xml:space="preserve"> can </w:t>
        </w:r>
      </w:ins>
      <w:ins w:id="1553" w:author="Ollie Raymond" w:date="2016-02-12T11:43:00Z">
        <w:r w:rsidR="00B2217A">
          <w:rPr>
            <w:lang w:val="en-CA"/>
          </w:rPr>
          <w:t xml:space="preserve">be </w:t>
        </w:r>
      </w:ins>
      <w:ins w:id="1554" w:author="Eric Boisvert" w:date="2016-01-04T12:02:00Z">
        <w:r>
          <w:rPr>
            <w:lang w:val="en-CA"/>
          </w:rPr>
          <w:t>enforce</w:t>
        </w:r>
      </w:ins>
      <w:ins w:id="1555" w:author="Ollie Raymond" w:date="2016-02-12T11:43:00Z">
        <w:r w:rsidR="00B2217A">
          <w:rPr>
            <w:lang w:val="en-CA"/>
          </w:rPr>
          <w:t>d</w:t>
        </w:r>
      </w:ins>
      <w:ins w:id="1556" w:author="Eric Boisvert" w:date="2016-01-04T12:02:00Z">
        <w:del w:id="1557" w:author="Ollie Raymond" w:date="2016-02-12T11:43:00Z">
          <w:r w:rsidDel="00B2217A">
            <w:rPr>
              <w:lang w:val="en-CA"/>
            </w:rPr>
            <w:delText xml:space="preserve"> the rule</w:delText>
          </w:r>
        </w:del>
      </w:ins>
      <w:ins w:id="1558" w:author="Eric Boisvert" w:date="2016-01-04T12:03:00Z">
        <w:del w:id="1559" w:author="Ollie Raymond" w:date="2016-02-12T11:43:00Z">
          <w:r w:rsidDel="00B2217A">
            <w:rPr>
              <w:lang w:val="en-CA"/>
            </w:rPr>
            <w:delText>s</w:delText>
          </w:r>
        </w:del>
      </w:ins>
      <w:ins w:id="1560" w:author="Eric Boisvert" w:date="2016-01-04T12:02:00Z">
        <w:r>
          <w:rPr>
            <w:lang w:val="en-CA"/>
          </w:rPr>
          <w:t xml:space="preserve"> using Schematron.  </w:t>
        </w:r>
      </w:ins>
      <w:ins w:id="1561" w:author="Eric Boisvert" w:date="2016-01-04T12:03:00Z">
        <w:r>
          <w:rPr>
            <w:lang w:val="en-CA"/>
          </w:rPr>
          <w:t xml:space="preserve">Therefore </w:t>
        </w:r>
        <w:del w:id="1562" w:author="Ollie Raymond" w:date="2016-02-12T11:43:00Z">
          <w:r w:rsidDel="00B2217A">
            <w:rPr>
              <w:lang w:val="en-CA"/>
            </w:rPr>
            <w:delText xml:space="preserve">what </w:delText>
          </w:r>
        </w:del>
        <w:r>
          <w:rPr>
            <w:lang w:val="en-CA"/>
          </w:rPr>
          <w:t xml:space="preserve">we foresee </w:t>
        </w:r>
        <w:del w:id="1563" w:author="Ollie Raymond" w:date="2016-02-12T11:43:00Z">
          <w:r w:rsidDel="00B2217A">
            <w:rPr>
              <w:lang w:val="en-CA"/>
            </w:rPr>
            <w:delText xml:space="preserve">is </w:delText>
          </w:r>
        </w:del>
        <w:r>
          <w:rPr>
            <w:lang w:val="en-CA"/>
          </w:rPr>
          <w:t xml:space="preserve">a) GeoSciML </w:t>
        </w:r>
      </w:ins>
      <w:ins w:id="1564" w:author="Eric Boisvert" w:date="2016-03-06T11:03:00Z">
        <w:r w:rsidR="009F2680">
          <w:rPr>
            <w:lang w:val="en-CA"/>
          </w:rPr>
          <w:t>data model</w:t>
        </w:r>
      </w:ins>
      <w:ins w:id="1565" w:author="Eric Boisvert" w:date="2016-01-04T12:03:00Z">
        <w:r>
          <w:rPr>
            <w:lang w:val="en-CA"/>
          </w:rPr>
          <w:t>, defined by this specification providing naming and structure and b) a series of community</w:t>
        </w:r>
      </w:ins>
      <w:r w:rsidR="00B2217A">
        <w:rPr>
          <w:lang w:val="en-CA"/>
        </w:rPr>
        <w:t>-</w:t>
      </w:r>
      <w:ins w:id="1566" w:author="Eric Boisvert" w:date="2016-01-04T12:03:00Z">
        <w:r>
          <w:rPr>
            <w:lang w:val="en-CA"/>
          </w:rPr>
          <w:t>defined rule</w:t>
        </w:r>
      </w:ins>
      <w:ins w:id="1567" w:author="Ollie Raymond" w:date="2016-02-12T11:44:00Z">
        <w:r w:rsidR="00B2217A">
          <w:rPr>
            <w:lang w:val="en-CA"/>
          </w:rPr>
          <w:t>s</w:t>
        </w:r>
      </w:ins>
      <w:ins w:id="1568" w:author="Eric Boisvert" w:date="2016-01-04T12:03:00Z">
        <w:r>
          <w:rPr>
            <w:lang w:val="en-CA"/>
          </w:rPr>
          <w:t xml:space="preserve"> to enforce </w:t>
        </w:r>
      </w:ins>
      <w:ins w:id="1569" w:author="Ollie Raymond" w:date="2016-02-12T11:45:00Z">
        <w:r w:rsidR="003266F1">
          <w:rPr>
            <w:lang w:val="en-CA"/>
          </w:rPr>
          <w:t xml:space="preserve">the </w:t>
        </w:r>
      </w:ins>
      <w:ins w:id="1570" w:author="Eric Boisvert" w:date="2016-01-04T12:03:00Z">
        <w:r>
          <w:rPr>
            <w:lang w:val="en-CA"/>
          </w:rPr>
          <w:t>presence of certain properties relevant to their use cases.  For XML, this translate</w:t>
        </w:r>
      </w:ins>
      <w:ins w:id="1571" w:author="Eric Boisvert" w:date="2016-01-04T12:07:00Z">
        <w:r>
          <w:rPr>
            <w:lang w:val="en-CA"/>
          </w:rPr>
          <w:t>s</w:t>
        </w:r>
      </w:ins>
      <w:ins w:id="1572" w:author="Eric Boisvert" w:date="2016-01-04T12:03:00Z">
        <w:r>
          <w:rPr>
            <w:lang w:val="en-CA"/>
          </w:rPr>
          <w:t xml:space="preserve"> into a set of common XSD and SCH to </w:t>
        </w:r>
        <w:del w:id="1573" w:author="Ollie Raymond" w:date="2016-02-12T12:45:00Z">
          <w:r w:rsidDel="00704C86">
            <w:rPr>
              <w:lang w:val="en-CA"/>
            </w:rPr>
            <w:delText>anyone claiming</w:delText>
          </w:r>
        </w:del>
      </w:ins>
      <w:ins w:id="1574" w:author="Ollie Raymond" w:date="2016-02-12T12:45:00Z">
        <w:r w:rsidR="00704C86">
          <w:rPr>
            <w:lang w:val="en-CA"/>
          </w:rPr>
          <w:t>govern</w:t>
        </w:r>
      </w:ins>
      <w:ins w:id="1575" w:author="Eric Boisvert" w:date="2016-01-04T12:03:00Z">
        <w:r>
          <w:rPr>
            <w:lang w:val="en-CA"/>
          </w:rPr>
          <w:t xml:space="preserve"> conformance to GeoSciML</w:t>
        </w:r>
      </w:ins>
      <w:ins w:id="1576" w:author="Ollie Raymond" w:date="2016-02-12T12:45:00Z">
        <w:r w:rsidR="00704C86">
          <w:rPr>
            <w:lang w:val="en-CA"/>
          </w:rPr>
          <w:t>,</w:t>
        </w:r>
      </w:ins>
      <w:ins w:id="1577" w:author="Eric Boisvert" w:date="2016-01-04T12:03:00Z">
        <w:r>
          <w:rPr>
            <w:lang w:val="en-CA"/>
          </w:rPr>
          <w:t xml:space="preserve"> and community</w:t>
        </w:r>
      </w:ins>
      <w:ins w:id="1578" w:author="Ollie Raymond" w:date="2016-02-12T12:45:00Z">
        <w:r w:rsidR="00704C86">
          <w:rPr>
            <w:lang w:val="en-CA"/>
          </w:rPr>
          <w:t>-</w:t>
        </w:r>
      </w:ins>
      <w:ins w:id="1579" w:author="Eric Boisvert" w:date="2016-01-04T12:03:00Z">
        <w:del w:id="1580" w:author="Ollie Raymond" w:date="2016-02-12T12:45:00Z">
          <w:r w:rsidDel="00704C86">
            <w:rPr>
              <w:lang w:val="en-CA"/>
            </w:rPr>
            <w:delText xml:space="preserve"> </w:delText>
          </w:r>
        </w:del>
        <w:r>
          <w:rPr>
            <w:lang w:val="en-CA"/>
          </w:rPr>
          <w:t>specific SCH to enforce specific use cases</w:t>
        </w:r>
      </w:ins>
      <w:ins w:id="1581" w:author="Eric Boisvert" w:date="2016-01-04T12:08:00Z">
        <w:r>
          <w:rPr>
            <w:lang w:val="en-CA"/>
          </w:rPr>
          <w:t>, such as INSPIRE</w:t>
        </w:r>
      </w:ins>
      <w:ins w:id="1582" w:author="Eric Boisvert" w:date="2016-01-04T12:03:00Z">
        <w:r>
          <w:rPr>
            <w:lang w:val="en-CA"/>
          </w:rPr>
          <w:t>.</w:t>
        </w:r>
      </w:ins>
    </w:p>
    <w:p w14:paraId="0AA94133" w14:textId="548DEFB9" w:rsidR="00EC644A" w:rsidDel="00EC644A" w:rsidRDefault="00EC644A" w:rsidP="000B4F44">
      <w:pPr>
        <w:rPr>
          <w:del w:id="1583" w:author="Eric Boisvert" w:date="2016-01-04T11:57:00Z"/>
          <w:lang w:val="en-CA"/>
        </w:rPr>
      </w:pPr>
    </w:p>
    <w:p w14:paraId="279757A9" w14:textId="6260115C" w:rsidR="009B64F8" w:rsidDel="009F2680" w:rsidRDefault="009B64F8" w:rsidP="000B4F44">
      <w:pPr>
        <w:pStyle w:val="Heading3"/>
        <w:spacing w:after="240"/>
        <w:rPr>
          <w:del w:id="1584" w:author="Eric Boisvert" w:date="2016-03-06T11:05:00Z"/>
          <w:lang w:val="en-CA"/>
        </w:rPr>
      </w:pPr>
      <w:bookmarkStart w:id="1585" w:name="_Toc445034186"/>
      <w:bookmarkStart w:id="1586" w:name="_Toc446944573"/>
      <w:commentRangeStart w:id="1587"/>
      <w:del w:id="1588" w:author="Eric Boisvert" w:date="2016-03-06T11:05:00Z">
        <w:r w:rsidDel="009F2680">
          <w:rPr>
            <w:lang w:val="en-CA"/>
          </w:rPr>
          <w:delText>Observed absence</w:delText>
        </w:r>
        <w:commentRangeEnd w:id="1587"/>
        <w:r w:rsidR="009D3533" w:rsidRPr="000B4F44" w:rsidDel="009F2680">
          <w:rPr>
            <w:lang w:val="en-CA"/>
          </w:rPr>
          <w:commentReference w:id="1587"/>
        </w:r>
        <w:bookmarkEnd w:id="1585"/>
        <w:bookmarkEnd w:id="1586"/>
      </w:del>
    </w:p>
    <w:p w14:paraId="740AA8D6" w14:textId="4A4021BA" w:rsidR="009B64F8" w:rsidDel="009F2680" w:rsidRDefault="009B64F8" w:rsidP="004A5507">
      <w:pPr>
        <w:rPr>
          <w:del w:id="1589" w:author="Eric Boisvert" w:date="2016-03-06T11:05:00Z"/>
          <w:lang w:val="en-CA"/>
        </w:rPr>
      </w:pPr>
      <w:commentRangeStart w:id="1590"/>
      <w:del w:id="1591" w:author="Eric Boisvert" w:date="2016-03-06T11:05:00Z">
        <w:r w:rsidDel="009F2680">
          <w:rPr>
            <w:lang w:val="en-CA"/>
          </w:rPr>
          <w:delText>There are situation</w:delText>
        </w:r>
      </w:del>
      <w:ins w:id="1592" w:author="Ollie Raymond" w:date="2016-02-12T12:45:00Z">
        <w:del w:id="1593" w:author="Eric Boisvert" w:date="2016-03-06T11:05:00Z">
          <w:r w:rsidR="00704C86" w:rsidDel="009F2680">
            <w:rPr>
              <w:lang w:val="en-CA"/>
            </w:rPr>
            <w:delText>s</w:delText>
          </w:r>
        </w:del>
      </w:ins>
      <w:del w:id="1594"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95" w:author="Ollie Raymond" w:date="2016-02-12T12:46:00Z">
        <w:del w:id="1596" w:author="Eric Boisvert" w:date="2016-03-06T11:05:00Z">
          <w:r w:rsidR="00704C86" w:rsidDel="009F2680">
            <w:rPr>
              <w:lang w:val="en-CA"/>
            </w:rPr>
            <w:delText>For example,c</w:delText>
          </w:r>
        </w:del>
      </w:ins>
      <w:del w:id="1597"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98" w:author="Eric Boisvert" w:date="2016-03-06T11:05:00Z"/>
          <w:i/>
        </w:rPr>
      </w:pPr>
      <w:del w:id="1599"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600"/>
        <w:r w:rsidRPr="00D3219D" w:rsidDel="009F2680">
          <w:rPr>
            <w:b/>
            <w:i/>
            <w:rPrChange w:id="1601" w:author="Eric Boisvert" w:date="2016-01-04T12:08:00Z">
              <w:rPr>
                <w:i/>
              </w:rPr>
            </w:rPrChange>
          </w:rPr>
          <w:delText>absence</w:delText>
        </w:r>
        <w:r w:rsidRPr="009B64F8" w:rsidDel="009F2680">
          <w:rPr>
            <w:i/>
          </w:rPr>
          <w:delText xml:space="preserve"> of fossils</w:delText>
        </w:r>
        <w:commentRangeEnd w:id="1600"/>
        <w:r w:rsidR="009D3533" w:rsidDel="009F2680">
          <w:rPr>
            <w:rStyle w:val="CommentReference"/>
          </w:rPr>
          <w:commentReference w:id="1600"/>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602" w:author="Eric Boisvert" w:date="2016-03-06T11:05:00Z"/>
          <w:i/>
        </w:rPr>
      </w:pPr>
      <w:del w:id="1603"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590"/>
        <w:r w:rsidR="0020685A" w:rsidDel="009F2680">
          <w:rPr>
            <w:rStyle w:val="CommentReference"/>
          </w:rPr>
          <w:commentReference w:id="1590"/>
        </w:r>
      </w:del>
    </w:p>
    <w:p w14:paraId="7A619FAE" w14:textId="1473931C" w:rsidR="009C3567" w:rsidDel="009F2680" w:rsidRDefault="004E5F43" w:rsidP="004A5507">
      <w:pPr>
        <w:rPr>
          <w:del w:id="1604" w:author="Eric Boisvert" w:date="2016-03-06T11:05:00Z"/>
          <w:lang w:val="en-CA"/>
        </w:rPr>
      </w:pPr>
      <w:del w:id="1605" w:author="Eric Boisvert" w:date="2016-03-06T11:05:00Z">
        <w:r w:rsidDel="009F2680">
          <w:rPr>
            <w:lang w:val="en-CA"/>
          </w:rPr>
          <w:lastRenderedPageBreak/>
          <w:delText xml:space="preserve">Another example lies in </w:delText>
        </w:r>
      </w:del>
      <w:ins w:id="1606" w:author="Ollie Raymond" w:date="2016-02-12T12:46:00Z">
        <w:del w:id="1607" w:author="Eric Boisvert" w:date="2016-03-06T11:05:00Z">
          <w:r w:rsidR="00704C86" w:rsidDel="009F2680">
            <w:rPr>
              <w:lang w:val="en-CA"/>
            </w:rPr>
            <w:delText xml:space="preserve">the </w:delText>
          </w:r>
        </w:del>
      </w:ins>
      <w:del w:id="1608"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609" w:author="Ollie Raymond" w:date="2016-02-12T12:46:00Z">
        <w:del w:id="1610" w:author="Eric Boisvert" w:date="2016-03-06T11:05:00Z">
          <w:r w:rsidR="00704C86" w:rsidDel="009F2680">
            <w:rPr>
              <w:lang w:val="en-CA"/>
            </w:rPr>
            <w:delText xml:space="preserve">the </w:delText>
          </w:r>
        </w:del>
      </w:ins>
      <w:del w:id="1611"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612" w:author="Ollie Raymond" w:date="2016-02-12T12:46:00Z">
        <w:del w:id="1613" w:author="Eric Boisvert" w:date="2016-03-06T11:05:00Z">
          <w:r w:rsidR="00704C86" w:rsidDel="009F2680">
            <w:rPr>
              <w:lang w:val="en-CA"/>
            </w:rPr>
            <w:delText>of metamorphism</w:delText>
          </w:r>
        </w:del>
      </w:ins>
      <w:del w:id="1614" w:author="Eric Boisvert" w:date="2016-03-06T11:05:00Z">
        <w:r w:rsidR="009D3533" w:rsidDel="009F2680">
          <w:rPr>
            <w:lang w:val="en-CA"/>
          </w:rPr>
          <w:delText xml:space="preserve"> (eg, kyanite for high pressure and low temperature).  </w:delText>
        </w:r>
        <w:commentRangeStart w:id="1615"/>
        <w:r w:rsidR="009D3533" w:rsidDel="009F2680">
          <w:rPr>
            <w:lang w:val="en-CA"/>
          </w:rPr>
          <w:delText>There is a</w:delText>
        </w:r>
      </w:del>
      <w:del w:id="1616" w:author="Eric Boisvert" w:date="2015-10-28T12:07:00Z">
        <w:r w:rsidR="009D3533" w:rsidDel="005A74B6">
          <w:rPr>
            <w:lang w:val="en-CA"/>
          </w:rPr>
          <w:delText xml:space="preserve">n obvious </w:delText>
        </w:r>
      </w:del>
      <w:del w:id="1617" w:author="Eric Boisvert" w:date="2016-03-06T11:05:00Z">
        <w:r w:rsidR="009D3533" w:rsidDel="009F2680">
          <w:rPr>
            <w:lang w:val="en-CA"/>
          </w:rPr>
          <w:delText>difference between reporting conf</w:delText>
        </w:r>
      </w:del>
      <w:del w:id="1618" w:author="Eric Boisvert" w:date="2015-10-27T17:07:00Z">
        <w:r w:rsidR="009D3533" w:rsidDel="00773E1B">
          <w:rPr>
            <w:lang w:val="en-CA"/>
          </w:rPr>
          <w:delText>o</w:delText>
        </w:r>
      </w:del>
      <w:del w:id="1619" w:author="Eric Boisvert" w:date="2016-03-06T11:05:00Z">
        <w:r w:rsidR="009D3533" w:rsidDel="009F2680">
          <w:rPr>
            <w:lang w:val="en-CA"/>
          </w:rPr>
          <w:delText>rmed absence of kyanite and the presence of kyanite i</w:delText>
        </w:r>
      </w:del>
      <w:del w:id="1620" w:author="Eric Boisvert" w:date="2016-01-04T12:09:00Z">
        <w:r w:rsidR="009D3533" w:rsidDel="00D3219D">
          <w:rPr>
            <w:lang w:val="en-CA"/>
          </w:rPr>
          <w:delText>f</w:delText>
        </w:r>
      </w:del>
      <w:del w:id="1621" w:author="Eric Boisvert" w:date="2016-03-06T11:05:00Z">
        <w:r w:rsidR="009D3533" w:rsidDel="009F2680">
          <w:rPr>
            <w:lang w:val="en-CA"/>
          </w:rPr>
          <w:delText xml:space="preserve"> not known.</w:delText>
        </w:r>
        <w:commentRangeEnd w:id="1615"/>
        <w:r w:rsidR="00864A36" w:rsidDel="009F2680">
          <w:rPr>
            <w:rStyle w:val="CommentReference"/>
          </w:rPr>
          <w:commentReference w:id="1615"/>
        </w:r>
      </w:del>
    </w:p>
    <w:p w14:paraId="0E37D61E" w14:textId="14586D57" w:rsidR="009D3533" w:rsidRDefault="003A580A">
      <w:pPr>
        <w:pStyle w:val="Heading3"/>
        <w:spacing w:after="240"/>
        <w:rPr>
          <w:ins w:id="1622" w:author="Eric Boisvert" w:date="2016-01-24T13:13:00Z"/>
          <w:lang w:val="en-CA"/>
        </w:rPr>
        <w:pPrChange w:id="1623" w:author="Eric Boisvert" w:date="2016-01-24T13:13:00Z">
          <w:pPr/>
        </w:pPrChange>
      </w:pPr>
      <w:bookmarkStart w:id="1624" w:name="_Toc446944574"/>
      <w:ins w:id="1625" w:author="Eric Boisvert" w:date="2016-01-24T13:13:00Z">
        <w:r>
          <w:rPr>
            <w:lang w:val="en-CA"/>
          </w:rPr>
          <w:t>Package shortcut</w:t>
        </w:r>
      </w:ins>
      <w:ins w:id="1626" w:author="Eric Boisvert" w:date="2016-02-27T12:19:00Z">
        <w:r w:rsidR="008B7992">
          <w:rPr>
            <w:lang w:val="en-CA"/>
          </w:rPr>
          <w:t>s</w:t>
        </w:r>
      </w:ins>
      <w:bookmarkEnd w:id="1624"/>
    </w:p>
    <w:p w14:paraId="7F65CCE8" w14:textId="31803EA0" w:rsidR="003A580A" w:rsidRDefault="003A580A" w:rsidP="004A5507">
      <w:pPr>
        <w:rPr>
          <w:ins w:id="1627" w:author="Eric Boisvert" w:date="2016-01-24T13:14:00Z"/>
          <w:lang w:val="en-CA"/>
        </w:rPr>
      </w:pPr>
      <w:ins w:id="1628" w:author="Eric Boisvert" w:date="2016-01-24T13:13:00Z">
        <w:r>
          <w:rPr>
            <w:lang w:val="en-CA"/>
          </w:rPr>
          <w:t>The following shortcut</w:t>
        </w:r>
      </w:ins>
      <w:ins w:id="1629" w:author="Eric Boisvert" w:date="2016-01-24T13:15:00Z">
        <w:r>
          <w:rPr>
            <w:lang w:val="en-CA"/>
          </w:rPr>
          <w:t>s</w:t>
        </w:r>
      </w:ins>
      <w:ins w:id="1630" w:author="Eric Boisvert" w:date="2016-01-24T13:13:00Z">
        <w:r>
          <w:rPr>
            <w:lang w:val="en-CA"/>
          </w:rPr>
          <w:t xml:space="preserve"> are used to </w:t>
        </w:r>
      </w:ins>
      <w:ins w:id="1631" w:author="Eric Boisvert" w:date="2016-01-24T13:14:00Z">
        <w:r>
          <w:rPr>
            <w:lang w:val="en-CA"/>
          </w:rPr>
          <w:t>refer to</w:t>
        </w:r>
      </w:ins>
      <w:ins w:id="1632" w:author="Eric Boisvert" w:date="2016-01-24T13:13:00Z">
        <w:r>
          <w:rPr>
            <w:lang w:val="en-CA"/>
          </w:rPr>
          <w:t xml:space="preserve"> </w:t>
        </w:r>
      </w:ins>
      <w:ins w:id="1633"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634"/>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634"/>
            <w:r w:rsidR="007E67EB">
              <w:rPr>
                <w:rStyle w:val="CommentReference"/>
              </w:rPr>
              <w:commentReference w:id="1634"/>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1635" w:author="Boisvert, Eric" w:date="2016-04-01T14:27:00Z"/>
          <w:lang w:val="en-CA"/>
        </w:rPr>
      </w:pPr>
      <w:bookmarkStart w:id="1636"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636"/>
      <w:ins w:id="1637" w:author="Boisvert, Eric" w:date="2016-04-01T14:37:00Z">
        <w:r w:rsidR="005375F0">
          <w:rPr>
            <w:lang w:val="en-CA"/>
          </w:rPr>
          <w:t xml:space="preserve"> (Normative)</w:t>
        </w:r>
      </w:ins>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Change w:id="1638" w:author="Boisvert, Eric" w:date="2016-04-01T14:36:00Z">
                  <w:rPr>
                    <w:rFonts w:ascii="Calibri" w:eastAsia="MS Mincho" w:hAnsi="Calibri"/>
                    <w:sz w:val="20"/>
                    <w:szCs w:val="20"/>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925A88C"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del w:id="1639" w:author="Boisvert, Eric" w:date="2016-04-01T14:36:00Z">
              <w:r w:rsidRPr="005A0586" w:rsidDel="005375F0">
                <w:rPr>
                  <w:rFonts w:ascii="Calibri" w:eastAsia="MS Mincho" w:hAnsi="Calibri"/>
                  <w:sz w:val="20"/>
                  <w:szCs w:val="20"/>
                  <w:lang w:val="en-CA"/>
                </w:rPr>
                <w:delText>XML instance</w:delText>
              </w:r>
            </w:del>
            <w:ins w:id="1640" w:author="Boisvert, Eric" w:date="2016-04-01T14:36:00Z">
              <w:r w:rsidR="005375F0" w:rsidRPr="005A0586">
                <w:rPr>
                  <w:rFonts w:ascii="Calibri" w:eastAsia="MS Mincho" w:hAnsi="Calibri"/>
                  <w:sz w:val="20"/>
                  <w:szCs w:val="20"/>
                  <w:lang w:val="en-CA"/>
                </w:rPr>
                <w:t>Physical Model</w:t>
              </w:r>
            </w:ins>
          </w:p>
        </w:tc>
      </w:tr>
      <w:tr w:rsidR="00DA41F8" w:rsidRPr="005A0586" w14:paraId="10864A35" w14:textId="77777777" w:rsidTr="00522D6C">
        <w:tc>
          <w:tcPr>
            <w:tcW w:w="1809" w:type="dxa"/>
            <w:tcBorders>
              <w:top w:val="single" w:sz="4" w:space="0" w:color="auto"/>
              <w:left w:val="single" w:sz="12" w:space="0" w:color="auto"/>
              <w:bottom w:val="single" w:sz="4" w:space="0" w:color="auto"/>
              <w:right w:val="single" w:sz="4" w:space="0" w:color="auto"/>
            </w:tcBorders>
          </w:tcPr>
          <w:p w14:paraId="63852DFD"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Change w:id="1641" w:author="Boisvert, Eric" w:date="2016-04-01T14:36:00Z">
                  <w:rPr>
                    <w:rFonts w:ascii="Calibri" w:eastAsia="MS Mincho" w:hAnsi="Calibri"/>
                    <w:sz w:val="20"/>
                    <w:szCs w:val="20"/>
                    <w:lang w:val="en-CA"/>
                  </w:rPr>
                </w:rPrChange>
              </w:rPr>
            </w:pPr>
            <w:r w:rsidRPr="005A0586">
              <w:rPr>
                <w:rFonts w:ascii="Calibri" w:eastAsia="MS Mincho" w:hAnsi="Calibri"/>
                <w:b/>
                <w:sz w:val="20"/>
                <w:szCs w:val="20"/>
                <w:lang w:val="en-CA"/>
                <w:rPrChange w:id="1642" w:author="Boisvert, Eric" w:date="2016-04-01T14:36:00Z">
                  <w:rPr>
                    <w:rFonts w:ascii="Calibri" w:eastAsia="MS Mincho" w:hAnsi="Calibri"/>
                    <w:sz w:val="20"/>
                    <w:szCs w:val="20"/>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7422B5D" w14:textId="6D99BDA0"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Change w:id="1643" w:author="Boisvert, Eric" w:date="2016-04-01T14:36:00Z">
                  <w:rPr>
                    <w:rFonts w:ascii="Calibri" w:eastAsia="MS Mincho" w:hAnsi="Calibri"/>
                    <w:b/>
                    <w:sz w:val="20"/>
                    <w:szCs w:val="20"/>
                    <w:lang w:val="en-CA"/>
                  </w:rPr>
                </w:rPrChange>
              </w:rPr>
            </w:pPr>
            <w:del w:id="1644" w:author="Boisvert, Eric" w:date="2016-04-01T14:36:00Z">
              <w:r w:rsidRPr="005A0586" w:rsidDel="005375F0">
                <w:rPr>
                  <w:rFonts w:ascii="Calibri" w:eastAsia="MS Mincho" w:hAnsi="Calibri"/>
                  <w:sz w:val="20"/>
                  <w:szCs w:val="20"/>
                  <w:lang w:val="en-CA"/>
                  <w:rPrChange w:id="1645" w:author="Boisvert, Eric" w:date="2016-04-01T14:36:00Z">
                    <w:rPr>
                      <w:rFonts w:ascii="Calibri" w:eastAsia="MS Mincho" w:hAnsi="Calibri"/>
                      <w:b/>
                      <w:sz w:val="20"/>
                      <w:szCs w:val="20"/>
                      <w:lang w:val="en-CA"/>
                    </w:rPr>
                  </w:rPrChange>
                </w:rPr>
                <w:delText>Linked Open Data</w:delText>
              </w:r>
            </w:del>
            <w:ins w:id="1646" w:author="Boisvert, Eric" w:date="2016-04-01T14:36:00Z">
              <w:r w:rsidR="005375F0" w:rsidRPr="005A0586">
                <w:rPr>
                  <w:rFonts w:ascii="Calibri" w:eastAsia="MS Mincho" w:hAnsi="Calibri"/>
                  <w:sz w:val="20"/>
                  <w:szCs w:val="20"/>
                  <w:lang w:val="en-CA"/>
                </w:rPr>
                <w:t>http://</w:t>
              </w:r>
            </w:ins>
          </w:p>
        </w:tc>
      </w:tr>
      <w:tr w:rsidR="00DA41F8" w:rsidRPr="005A0586" w14:paraId="2B631467" w14:textId="77777777" w:rsidTr="00522D6C">
        <w:tc>
          <w:tcPr>
            <w:tcW w:w="1809" w:type="dxa"/>
            <w:tcBorders>
              <w:top w:val="single" w:sz="4" w:space="0" w:color="auto"/>
              <w:left w:val="single" w:sz="12" w:space="0" w:color="auto"/>
              <w:bottom w:val="single" w:sz="4" w:space="0" w:color="auto"/>
              <w:right w:val="single" w:sz="4" w:space="0" w:color="auto"/>
            </w:tcBorders>
          </w:tcPr>
          <w:p w14:paraId="0AD9884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Change w:id="1647" w:author="Boisvert, Eric" w:date="2016-04-01T14:36:00Z">
                  <w:rPr>
                    <w:rFonts w:ascii="Calibri" w:eastAsia="MS Mincho" w:hAnsi="Calibri"/>
                    <w:sz w:val="20"/>
                    <w:szCs w:val="20"/>
                    <w:lang w:val="en-CA"/>
                  </w:rPr>
                </w:rPrChange>
              </w:rPr>
            </w:pPr>
            <w:r w:rsidRPr="005A0586">
              <w:rPr>
                <w:rFonts w:ascii="Calibri" w:eastAsia="MS Mincho" w:hAnsi="Calibri"/>
                <w:b/>
                <w:sz w:val="20"/>
                <w:szCs w:val="20"/>
                <w:lang w:val="en-CA"/>
                <w:rPrChange w:id="1648" w:author="Boisvert, Eric" w:date="2016-04-01T14:36:00Z">
                  <w:rPr>
                    <w:rFonts w:ascii="Calibri" w:eastAsia="MS Mincho" w:hAnsi="Calibri"/>
                    <w:sz w:val="20"/>
                    <w:szCs w:val="20"/>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64EE2E3" w14:textId="77777777"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Change w:id="1649" w:author="Boisvert, Eric" w:date="2016-04-01T14:36:00Z">
                  <w:rPr>
                    <w:rFonts w:ascii="Calibri" w:eastAsia="MS Mincho" w:hAnsi="Calibri"/>
                    <w:b/>
                    <w:sz w:val="20"/>
                    <w:szCs w:val="20"/>
                    <w:lang w:val="en-CA"/>
                  </w:rPr>
                </w:rPrChange>
              </w:rPr>
            </w:pPr>
            <w:r w:rsidRPr="005A0586">
              <w:rPr>
                <w:rFonts w:ascii="Calibri" w:eastAsia="MS Mincho" w:hAnsi="Calibri"/>
                <w:sz w:val="20"/>
                <w:szCs w:val="20"/>
                <w:lang w:val="en-CA"/>
                <w:rPrChange w:id="1650" w:author="Boisvert, Eric" w:date="2016-04-01T14:36:00Z">
                  <w:rPr>
                    <w:rFonts w:ascii="Calibri" w:eastAsia="MS Mincho" w:hAnsi="Calibri"/>
                    <w:b/>
                    <w:sz w:val="20"/>
                    <w:szCs w:val="20"/>
                    <w:lang w:val="en-CA"/>
                  </w:rPr>
                </w:rPrChange>
              </w:rPr>
              <w:t>http://www.w3.org/TR/xlink11/</w:t>
            </w:r>
          </w:p>
        </w:tc>
      </w:tr>
      <w:tr w:rsidR="005375F0" w:rsidRPr="005A0586" w14:paraId="44F14D80" w14:textId="77777777" w:rsidTr="00522D6C">
        <w:trPr>
          <w:ins w:id="1651" w:author="Boisvert, Eric" w:date="2016-04-01T14:36:00Z"/>
        </w:trPr>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5A0586" w:rsidRDefault="005375F0" w:rsidP="00522D6C">
            <w:pPr>
              <w:spacing w:before="100" w:beforeAutospacing="1" w:after="100" w:afterAutospacing="1" w:line="230" w:lineRule="atLeast"/>
              <w:jc w:val="both"/>
              <w:rPr>
                <w:ins w:id="1652" w:author="Boisvert, Eric" w:date="2016-04-01T14:36:00Z"/>
                <w:rFonts w:ascii="Calibri" w:eastAsia="MS Mincho" w:hAnsi="Calibri"/>
                <w:b/>
                <w:sz w:val="20"/>
                <w:szCs w:val="20"/>
                <w:lang w:val="en-CA"/>
                <w:rPrChange w:id="1653" w:author="Boisvert, Eric" w:date="2016-04-01T14:36:00Z">
                  <w:rPr>
                    <w:ins w:id="1654" w:author="Boisvert, Eric" w:date="2016-04-01T14:36:00Z"/>
                    <w:rFonts w:ascii="Calibri" w:eastAsia="MS Mincho" w:hAnsi="Calibri"/>
                    <w:sz w:val="20"/>
                    <w:szCs w:val="20"/>
                    <w:lang w:val="en-CA"/>
                  </w:rPr>
                </w:rPrChange>
              </w:rPr>
            </w:pPr>
            <w:ins w:id="1655" w:author="Boisvert, Eric" w:date="2016-04-01T14:37:00Z">
              <w:r w:rsidRPr="005375F0">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F3665EE" w14:textId="77777777" w:rsidR="005375F0" w:rsidRPr="005A0586" w:rsidRDefault="005375F0" w:rsidP="00522D6C">
            <w:pPr>
              <w:spacing w:before="100" w:beforeAutospacing="1" w:after="100" w:afterAutospacing="1" w:line="230" w:lineRule="atLeast"/>
              <w:jc w:val="both"/>
              <w:rPr>
                <w:ins w:id="1656" w:author="Boisvert, Eric" w:date="2016-04-01T14:36:00Z"/>
                <w:rFonts w:ascii="Calibri" w:eastAsia="MS Mincho" w:hAnsi="Calibri"/>
                <w:sz w:val="20"/>
                <w:szCs w:val="20"/>
                <w:lang w:val="en-CA"/>
                <w:rPrChange w:id="1657" w:author="Boisvert, Eric" w:date="2016-04-01T14:36:00Z">
                  <w:rPr>
                    <w:ins w:id="1658" w:author="Boisvert, Eric" w:date="2016-04-01T14:36:00Z"/>
                    <w:rFonts w:ascii="Calibri" w:eastAsia="MS Mincho" w:hAnsi="Calibri"/>
                    <w:b/>
                    <w:sz w:val="20"/>
                    <w:szCs w:val="20"/>
                    <w:lang w:val="en-CA"/>
                  </w:rPr>
                </w:rPrChange>
              </w:rPr>
            </w:pPr>
          </w:p>
        </w:tc>
      </w:tr>
      <w:tr w:rsidR="005375F0" w:rsidRPr="005A0586" w14:paraId="54479F99" w14:textId="77777777" w:rsidTr="00522D6C">
        <w:trPr>
          <w:ins w:id="1659" w:author="Boisvert, Eric" w:date="2016-04-01T14:36:00Z"/>
        </w:trPr>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5A0586" w:rsidRDefault="005375F0" w:rsidP="00522D6C">
            <w:pPr>
              <w:spacing w:before="100" w:beforeAutospacing="1" w:after="100" w:afterAutospacing="1" w:line="230" w:lineRule="atLeast"/>
              <w:jc w:val="both"/>
              <w:rPr>
                <w:ins w:id="1660" w:author="Boisvert, Eric" w:date="2016-04-01T14:36:00Z"/>
                <w:rFonts w:ascii="Calibri" w:eastAsia="MS Mincho" w:hAnsi="Calibri"/>
                <w:b/>
                <w:sz w:val="20"/>
                <w:szCs w:val="20"/>
                <w:lang w:val="en-CA"/>
                <w:rPrChange w:id="1661" w:author="Boisvert, Eric" w:date="2016-04-01T14:36:00Z">
                  <w:rPr>
                    <w:ins w:id="1662" w:author="Boisvert, Eric" w:date="2016-04-01T14:36:00Z"/>
                    <w:rFonts w:ascii="Calibri" w:eastAsia="MS Mincho" w:hAnsi="Calibri"/>
                    <w:sz w:val="20"/>
                    <w:szCs w:val="20"/>
                    <w:lang w:val="en-CA"/>
                  </w:rPr>
                </w:rPrChange>
              </w:rPr>
            </w:pPr>
            <w:ins w:id="1663" w:author="Boisvert, Eric" w:date="2016-04-01T14:37:00Z">
              <w:r w:rsidRPr="005375F0">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3DBDA03" w14:textId="77777777" w:rsidR="005375F0" w:rsidRPr="005A0586" w:rsidRDefault="005375F0" w:rsidP="00522D6C">
            <w:pPr>
              <w:spacing w:before="100" w:beforeAutospacing="1" w:after="100" w:afterAutospacing="1" w:line="230" w:lineRule="atLeast"/>
              <w:jc w:val="both"/>
              <w:rPr>
                <w:ins w:id="1664" w:author="Boisvert, Eric" w:date="2016-04-01T14:36:00Z"/>
                <w:rFonts w:ascii="Calibri" w:eastAsia="MS Mincho" w:hAnsi="Calibri"/>
                <w:sz w:val="20"/>
                <w:szCs w:val="20"/>
                <w:lang w:val="en-CA"/>
                <w:rPrChange w:id="1665" w:author="Boisvert, Eric" w:date="2016-04-01T14:36:00Z">
                  <w:rPr>
                    <w:ins w:id="1666" w:author="Boisvert, Eric" w:date="2016-04-01T14:36:00Z"/>
                    <w:rFonts w:ascii="Calibri" w:eastAsia="MS Mincho" w:hAnsi="Calibri"/>
                    <w:b/>
                    <w:sz w:val="20"/>
                    <w:szCs w:val="20"/>
                    <w:lang w:val="en-CA"/>
                  </w:rPr>
                </w:rPrChange>
              </w:rPr>
            </w:pP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5A0586" w:rsidRDefault="00DA41F8"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/req/gsml4-core/uml-entity-name</w:t>
            </w:r>
            <w:r w:rsidRPr="005A0586" w:rsidDel="00DA41F8">
              <w:rPr>
                <w:rFonts w:ascii="Calibri" w:eastAsia="MS Mincho" w:hAnsi="Calibri"/>
                <w:b/>
                <w:sz w:val="20"/>
                <w:szCs w:val="20"/>
                <w:lang w:val="en-CA"/>
              </w:rPr>
              <w:t xml:space="preserve"> </w:t>
            </w:r>
          </w:p>
          <w:p w14:paraId="262C812A" w14:textId="699DC0A0" w:rsidR="00DA41F8" w:rsidRPr="005A0586" w:rsidRDefault="00DA41F8"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When the target implementation allows it, the exact name of the classifier </w:t>
            </w:r>
            <w:proofErr w:type="gramStart"/>
            <w:r w:rsidRPr="005A0586">
              <w:rPr>
                <w:rFonts w:ascii="Calibri" w:eastAsia="MS Mincho" w:hAnsi="Calibri"/>
                <w:i/>
                <w:sz w:val="20"/>
                <w:szCs w:val="20"/>
                <w:lang w:val="en-CA"/>
              </w:rPr>
              <w:t>entity  shall</w:t>
            </w:r>
            <w:proofErr w:type="gramEnd"/>
            <w:r w:rsidRPr="005A0586">
              <w:rPr>
                <w:rFonts w:ascii="Calibri" w:eastAsia="MS Mincho" w:hAnsi="Calibri"/>
                <w:i/>
                <w:sz w:val="20"/>
                <w:szCs w:val="20"/>
                <w:lang w:val="en-CA"/>
              </w:rPr>
              <w:t xml:space="preserve">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/req/gsml4-core/uml-cardinality</w:t>
            </w:r>
            <w:r w:rsidRPr="005A0586" w:rsidDel="00DA41F8">
              <w:rPr>
                <w:rFonts w:ascii="Calibri" w:eastAsia="MS Mincho" w:hAnsi="Calibri"/>
                <w:b/>
                <w:sz w:val="20"/>
                <w:szCs w:val="20"/>
                <w:lang w:val="en-CA"/>
              </w:rPr>
              <w:t xml:space="preserve"> </w:t>
            </w:r>
          </w:p>
          <w:p w14:paraId="0CA4EBF9" w14:textId="172646DD"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307D7E9A" w14:textId="7386CB5E" w:rsidR="00DA41F8" w:rsidRPr="005A0586" w:rsidRDefault="00DA41F8"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/req/gsml4-core/uml-polymorphism</w:t>
            </w:r>
            <w:r w:rsidRPr="005A0586" w:rsidDel="00DA41F8">
              <w:rPr>
                <w:rFonts w:ascii="Calibri" w:eastAsia="MS Mincho" w:hAnsi="Calibri"/>
                <w:b/>
                <w:sz w:val="20"/>
                <w:szCs w:val="20"/>
                <w:lang w:val="en-CA"/>
              </w:rPr>
              <w:t xml:space="preserve"> </w:t>
            </w:r>
          </w:p>
          <w:p w14:paraId="1ED08679" w14:textId="24C78804" w:rsidR="00DA41F8" w:rsidRPr="005A0586" w:rsidRDefault="00DA41F8"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fr-CA"/>
              </w:rPr>
            </w:pPr>
            <w:r w:rsidRPr="005A0586">
              <w:rPr>
                <w:rFonts w:ascii="Calibri" w:eastAsia="MS Mincho" w:hAnsi="Calibri"/>
                <w:b/>
                <w:sz w:val="20"/>
                <w:szCs w:val="20"/>
                <w:lang w:val="fr-CA"/>
              </w:rPr>
              <w:t>/req/gsml4-core/quantities-uom</w:t>
            </w:r>
          </w:p>
          <w:p w14:paraId="30D0A43A" w14:textId="01E52CC8"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/req/gsml4-core/codelist</w:t>
            </w:r>
          </w:p>
          <w:p w14:paraId="32EFACF0" w14:textId="7414129F"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Classes of stereotype &lt;&lt;CodeList&gt;&gt; SHOULD be specified using the URI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72EB75E"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/req/gsml4-core/codelistURI</w:t>
            </w:r>
          </w:p>
          <w:p w14:paraId="7CF00BF3" w14:textId="71356DBA"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22A3C2C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5A0586" w:rsidRDefault="00DA41F8"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/req/gsml4-core/identifier</w:t>
            </w:r>
          </w:p>
          <w:p w14:paraId="14BD6828" w14:textId="4A2B12E6" w:rsidR="00DA41F8" w:rsidRPr="005A0586" w:rsidRDefault="00DA41F8"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HTTP URI used as identifiers </w:t>
            </w:r>
            <w:proofErr w:type="gramStart"/>
            <w:r w:rsidRPr="005A0586">
              <w:rPr>
                <w:rFonts w:ascii="Calibri" w:eastAsia="MS Mincho" w:hAnsi="Calibri"/>
                <w:sz w:val="20"/>
                <w:szCs w:val="20"/>
                <w:lang w:val="en-CA"/>
              </w:rPr>
              <w:t>SHALL SHOULD</w:t>
            </w:r>
            <w:proofErr w:type="gramEnd"/>
            <w:r w:rsidRPr="005A0586">
              <w:rPr>
                <w:rFonts w:ascii="Calibri" w:eastAsia="MS Mincho" w:hAnsi="Calibri"/>
                <w:sz w:val="20"/>
                <w:szCs w:val="20"/>
                <w:lang w:val="en-CA"/>
              </w:rPr>
              <w:t xml:space="preserve"> be resolvable following Linked Open Data principles.</w:t>
            </w:r>
          </w:p>
        </w:tc>
      </w:tr>
    </w:tbl>
    <w:p w14:paraId="383EBC41" w14:textId="77777777" w:rsidR="00DA41F8" w:rsidRPr="00DA41F8" w:rsidRDefault="00DA41F8">
      <w:pPr>
        <w:rPr>
          <w:color w:val="000000"/>
        </w:rPr>
      </w:pPr>
    </w:p>
    <w:p w14:paraId="0AF76069" w14:textId="63165F1E" w:rsidR="009A7B37" w:rsidRPr="009F4AF5" w:rsidRDefault="00A6445A">
      <w:pPr>
        <w:rPr>
          <w:ins w:id="1667" w:author="Eric Boisvert" w:date="2016-01-04T09:44:00Z"/>
          <w:color w:val="000000"/>
          <w:lang w:val="en-CA"/>
          <w:rPrChange w:id="1668" w:author="Ollie Raymond" w:date="2016-02-12T12:48:00Z">
            <w:rPr>
              <w:ins w:id="1669" w:author="Eric Boisvert" w:date="2016-01-04T09:44:00Z"/>
              <w:color w:val="FF0000"/>
              <w:lang w:val="en-CA"/>
            </w:rPr>
          </w:rPrChange>
        </w:rPr>
      </w:pPr>
      <w:r w:rsidRPr="009F4AF5">
        <w:rPr>
          <w:color w:val="000000"/>
          <w:lang w:val="en-CA"/>
          <w:rPrChange w:id="1670" w:author="Ollie Raymond" w:date="2016-02-12T12:48:00Z">
            <w:rPr>
              <w:color w:val="FF0000"/>
              <w:lang w:val="en-CA"/>
            </w:rPr>
          </w:rPrChange>
        </w:rPr>
        <w:t xml:space="preserve">This section </w:t>
      </w:r>
      <w:r w:rsidR="00BA6B31" w:rsidRPr="009F4AF5">
        <w:rPr>
          <w:color w:val="000000"/>
          <w:lang w:val="en-CA"/>
          <w:rPrChange w:id="1671" w:author="Ollie Raymond" w:date="2016-02-12T12:48:00Z">
            <w:rPr>
              <w:color w:val="FF0000"/>
              <w:lang w:val="en-CA"/>
            </w:rPr>
          </w:rPrChange>
        </w:rPr>
        <w:t xml:space="preserve">presents requirements </w:t>
      </w:r>
      <w:del w:id="1672" w:author="Ollie Raymond" w:date="2016-02-12T12:48:00Z">
        <w:r w:rsidR="00BA6B31" w:rsidRPr="009F4AF5" w:rsidDel="00704C86">
          <w:rPr>
            <w:color w:val="000000"/>
            <w:lang w:val="en-CA"/>
            <w:rPrChange w:id="1673" w:author="Ollie Raymond" w:date="2016-02-12T12:48:00Z">
              <w:rPr>
                <w:color w:val="FF0000"/>
                <w:lang w:val="en-CA"/>
              </w:rPr>
            </w:rPrChange>
          </w:rPr>
          <w:delText xml:space="preserve">that </w:delText>
        </w:r>
      </w:del>
      <w:ins w:id="1674" w:author="Ollie Raymond" w:date="2016-02-12T12:48:00Z">
        <w:r w:rsidR="00704C86" w:rsidRPr="009F4AF5">
          <w:rPr>
            <w:color w:val="000000"/>
            <w:lang w:val="en-CA"/>
            <w:rPrChange w:id="1675" w:author="Ollie Raymond" w:date="2016-02-12T12:48:00Z">
              <w:rPr>
                <w:color w:val="FF0000"/>
                <w:lang w:val="en-CA"/>
              </w:rPr>
            </w:rPrChange>
          </w:rPr>
          <w:t xml:space="preserve">to which </w:t>
        </w:r>
      </w:ins>
      <w:r w:rsidR="00BA6B31" w:rsidRPr="009F4AF5">
        <w:rPr>
          <w:color w:val="000000"/>
          <w:lang w:val="en-CA"/>
          <w:rPrChange w:id="1676" w:author="Ollie Raymond" w:date="2016-02-12T12:48:00Z">
            <w:rPr>
              <w:color w:val="FF0000"/>
              <w:lang w:val="en-CA"/>
            </w:rPr>
          </w:rPrChange>
        </w:rPr>
        <w:t xml:space="preserve">all targets must conform </w:t>
      </w:r>
      <w:del w:id="1677" w:author="Ollie Raymond" w:date="2016-02-12T12:48:00Z">
        <w:r w:rsidR="00BA6B31" w:rsidRPr="009F4AF5" w:rsidDel="00704C86">
          <w:rPr>
            <w:color w:val="000000"/>
            <w:lang w:val="en-CA"/>
            <w:rPrChange w:id="1678" w:author="Ollie Raymond" w:date="2016-02-12T12:48:00Z">
              <w:rPr>
                <w:color w:val="FF0000"/>
                <w:lang w:val="en-CA"/>
              </w:rPr>
            </w:rPrChange>
          </w:rPr>
          <w:delText xml:space="preserve">to </w:delText>
        </w:r>
      </w:del>
      <w:r w:rsidR="006A7DD0" w:rsidRPr="009F4AF5">
        <w:rPr>
          <w:color w:val="000000"/>
          <w:lang w:val="en-CA"/>
          <w:rPrChange w:id="1679" w:author="Ollie Raymond" w:date="2016-02-12T12:48:00Z">
            <w:rPr>
              <w:color w:val="FF0000"/>
              <w:lang w:val="en-CA"/>
            </w:rPr>
          </w:rPrChange>
        </w:rPr>
        <w:t xml:space="preserve">in to order to </w:t>
      </w:r>
      <w:r w:rsidR="00BA6B31" w:rsidRPr="009F4AF5">
        <w:rPr>
          <w:color w:val="000000"/>
          <w:lang w:val="en-CA"/>
          <w:rPrChange w:id="1680" w:author="Ollie Raymond" w:date="2016-02-12T12:48:00Z">
            <w:rPr>
              <w:color w:val="FF0000"/>
              <w:lang w:val="en-CA"/>
            </w:rPr>
          </w:rPrChange>
        </w:rPr>
        <w:t xml:space="preserve">claim compliance </w:t>
      </w:r>
      <w:proofErr w:type="gramStart"/>
      <w:r w:rsidR="00BA6B31" w:rsidRPr="009F4AF5">
        <w:rPr>
          <w:color w:val="000000"/>
          <w:lang w:val="en-CA"/>
          <w:rPrChange w:id="1681" w:author="Ollie Raymond" w:date="2016-02-12T12:48:00Z">
            <w:rPr>
              <w:color w:val="FF0000"/>
              <w:lang w:val="en-CA"/>
            </w:rPr>
          </w:rPrChange>
        </w:rPr>
        <w:t>with</w:t>
      </w:r>
      <w:proofErr w:type="gramEnd"/>
      <w:r w:rsidR="00BA6B31" w:rsidRPr="009F4AF5">
        <w:rPr>
          <w:color w:val="000000"/>
          <w:lang w:val="en-CA"/>
          <w:rPrChange w:id="1682"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683" w:name="_Toc446944576"/>
      <w:commentRangeStart w:id="1684"/>
      <w:r w:rsidRPr="00D12552">
        <w:rPr>
          <w:lang w:val="en-CA"/>
        </w:rPr>
        <w:t>Naming of entities</w:t>
      </w:r>
      <w:commentRangeEnd w:id="1684"/>
      <w:r w:rsidR="00FA21EA">
        <w:rPr>
          <w:rStyle w:val="CommentReference"/>
          <w:rFonts w:cs="Times New Roman"/>
          <w:b w:val="0"/>
          <w:bCs w:val="0"/>
        </w:rPr>
        <w:commentReference w:id="1684"/>
      </w:r>
      <w:bookmarkEnd w:id="168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85"/>
            <w:del w:id="1686" w:author="Eric Boisvert" w:date="2015-10-29T04:08:00Z">
              <w:r w:rsidRPr="00D12552" w:rsidDel="00FA21EA">
                <w:rPr>
                  <w:rStyle w:val="reqtext"/>
                  <w:lang w:val="en-CA"/>
                </w:rPr>
                <w:delText xml:space="preserve">classifier </w:delText>
              </w:r>
            </w:del>
            <w:ins w:id="1687" w:author="Eric Boisvert" w:date="2015-10-29T04:10:00Z">
              <w:r w:rsidR="00FA21EA">
                <w:rPr>
                  <w:rStyle w:val="reqtext"/>
                  <w:lang w:val="en-CA"/>
                </w:rPr>
                <w:t>entity</w:t>
              </w:r>
            </w:ins>
            <w:ins w:id="1688" w:author="Eric Boisvert" w:date="2015-10-29T04:08:00Z">
              <w:r w:rsidR="00FA21EA" w:rsidRPr="00D12552">
                <w:rPr>
                  <w:rStyle w:val="reqtext"/>
                  <w:lang w:val="en-CA"/>
                </w:rPr>
                <w:t xml:space="preserve"> </w:t>
              </w:r>
              <w:commentRangeEnd w:id="1685"/>
              <w:r w:rsidR="00FA21EA">
                <w:rPr>
                  <w:rStyle w:val="CommentReference"/>
                  <w:rFonts w:ascii="Times New Roman" w:eastAsia="Times New Roman" w:hAnsi="Times New Roman"/>
                  <w:lang w:val="en-US" w:eastAsia="en-US"/>
                </w:rPr>
                <w:commentReference w:id="1685"/>
              </w:r>
            </w:ins>
            <w:del w:id="1689" w:author="Eric Boisvert" w:date="2015-10-29T04:07:00Z">
              <w:r w:rsidRPr="00D12552" w:rsidDel="00FA21EA">
                <w:rPr>
                  <w:rStyle w:val="reqtext"/>
                  <w:lang w:val="en-CA"/>
                </w:rPr>
                <w:delText xml:space="preserve">shall </w:delText>
              </w:r>
            </w:del>
            <w:ins w:id="169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91" w:author="Ollie Raymond" w:date="2016-02-12T12:49:00Z">
            <w:rPr>
              <w:color w:val="FF0000"/>
              <w:lang w:val="en-CA"/>
            </w:rPr>
          </w:rPrChange>
        </w:rPr>
      </w:pPr>
    </w:p>
    <w:p w14:paraId="2C0BE7B8" w14:textId="0E76E5F7" w:rsidR="004635D8" w:rsidRPr="009F4AF5" w:rsidRDefault="004635D8" w:rsidP="00DB1F99">
      <w:pPr>
        <w:rPr>
          <w:color w:val="000000"/>
          <w:lang w:val="en-CA"/>
          <w:rPrChange w:id="1692" w:author="Ollie Raymond" w:date="2016-02-12T12:49:00Z">
            <w:rPr>
              <w:color w:val="FF0000"/>
              <w:lang w:val="en-CA"/>
            </w:rPr>
          </w:rPrChange>
        </w:rPr>
      </w:pPr>
      <w:r w:rsidRPr="009F4AF5">
        <w:rPr>
          <w:color w:val="000000"/>
          <w:lang w:val="en-CA"/>
          <w:rPrChange w:id="1693" w:author="Ollie Raymond" w:date="2016-02-12T12:49:00Z">
            <w:rPr>
              <w:color w:val="FF0000"/>
              <w:lang w:val="en-CA"/>
            </w:rPr>
          </w:rPrChange>
        </w:rPr>
        <w:t>If a</w:t>
      </w:r>
      <w:r w:rsidR="00641AE8" w:rsidRPr="009F4AF5">
        <w:rPr>
          <w:color w:val="000000"/>
          <w:lang w:val="en-CA"/>
          <w:rPrChange w:id="1694" w:author="Ollie Raymond" w:date="2016-02-12T12:49:00Z">
            <w:rPr>
              <w:color w:val="FF0000"/>
              <w:lang w:val="en-CA"/>
            </w:rPr>
          </w:rPrChange>
        </w:rPr>
        <w:t xml:space="preserve"> target implementation is capable of encoding </w:t>
      </w:r>
      <w:ins w:id="1695" w:author="Eric Boisvert" w:date="2016-03-06T11:05:00Z">
        <w:r w:rsidR="001E3746">
          <w:rPr>
            <w:color w:val="000000"/>
            <w:lang w:val="en-CA"/>
          </w:rPr>
          <w:t>all th</w:t>
        </w:r>
        <w:r w:rsidR="009F2680">
          <w:rPr>
            <w:color w:val="000000"/>
            <w:lang w:val="en-CA"/>
          </w:rPr>
          <w:t xml:space="preserve">e artefacts (classes and properties) using the same </w:t>
        </w:r>
      </w:ins>
      <w:del w:id="1696" w:author="Eric Boisvert" w:date="2016-03-06T11:06:00Z">
        <w:r w:rsidR="00641AE8" w:rsidRPr="009F4AF5" w:rsidDel="009F2680">
          <w:rPr>
            <w:color w:val="000000"/>
            <w:lang w:val="en-CA"/>
            <w:rPrChange w:id="1697" w:author="Ollie Raymond" w:date="2016-02-12T12:49:00Z">
              <w:rPr>
                <w:color w:val="FF0000"/>
                <w:lang w:val="en-CA"/>
              </w:rPr>
            </w:rPrChange>
          </w:rPr>
          <w:delText xml:space="preserve">all the </w:delText>
        </w:r>
      </w:del>
      <w:r w:rsidR="00641AE8" w:rsidRPr="009F4AF5">
        <w:rPr>
          <w:color w:val="000000"/>
          <w:lang w:val="en-CA"/>
          <w:rPrChange w:id="1698" w:author="Ollie Raymond" w:date="2016-02-12T12:49:00Z">
            <w:rPr>
              <w:color w:val="FF0000"/>
              <w:lang w:val="en-CA"/>
            </w:rPr>
          </w:rPrChange>
        </w:rPr>
        <w:t>names used in UML</w:t>
      </w:r>
      <w:r w:rsidRPr="009F4AF5">
        <w:rPr>
          <w:color w:val="000000"/>
          <w:lang w:val="en-CA"/>
          <w:rPrChange w:id="1699" w:author="Ollie Raymond" w:date="2016-02-12T12:49:00Z">
            <w:rPr>
              <w:color w:val="FF0000"/>
              <w:lang w:val="en-CA"/>
            </w:rPr>
          </w:rPrChange>
        </w:rPr>
        <w:t xml:space="preserve">, </w:t>
      </w:r>
      <w:r w:rsidR="00641AE8" w:rsidRPr="009F4AF5">
        <w:rPr>
          <w:color w:val="000000"/>
          <w:lang w:val="en-CA"/>
          <w:rPrChange w:id="1700" w:author="Ollie Raymond" w:date="2016-02-12T12:49:00Z">
            <w:rPr>
              <w:color w:val="FF0000"/>
              <w:lang w:val="en-CA"/>
            </w:rPr>
          </w:rPrChange>
        </w:rPr>
        <w:t>it shall do so</w:t>
      </w:r>
      <w:r w:rsidRPr="009F4AF5">
        <w:rPr>
          <w:color w:val="000000"/>
          <w:lang w:val="en-CA"/>
          <w:rPrChange w:id="1701" w:author="Ollie Raymond" w:date="2016-02-12T12:49:00Z">
            <w:rPr>
              <w:color w:val="FF0000"/>
              <w:lang w:val="en-CA"/>
            </w:rPr>
          </w:rPrChange>
        </w:rPr>
        <w:t>.  Some target i</w:t>
      </w:r>
      <w:r w:rsidR="00BA6B31" w:rsidRPr="009F4AF5">
        <w:rPr>
          <w:color w:val="000000"/>
          <w:lang w:val="en-CA"/>
          <w:rPrChange w:id="1702" w:author="Ollie Raymond" w:date="2016-02-12T12:49:00Z">
            <w:rPr>
              <w:color w:val="FF0000"/>
              <w:lang w:val="en-CA"/>
            </w:rPr>
          </w:rPrChange>
        </w:rPr>
        <w:t>mplementation</w:t>
      </w:r>
      <w:ins w:id="1703" w:author="Eric Boisvert" w:date="2015-10-29T04:09:00Z">
        <w:r w:rsidR="00FA21EA" w:rsidRPr="009F4AF5">
          <w:rPr>
            <w:color w:val="000000"/>
            <w:lang w:val="en-CA"/>
            <w:rPrChange w:id="1704" w:author="Ollie Raymond" w:date="2016-02-12T12:49:00Z">
              <w:rPr>
                <w:color w:val="FF0000"/>
                <w:lang w:val="en-CA"/>
              </w:rPr>
            </w:rPrChange>
          </w:rPr>
          <w:t>s</w:t>
        </w:r>
      </w:ins>
      <w:r w:rsidR="00BA6B31" w:rsidRPr="009F4AF5">
        <w:rPr>
          <w:color w:val="000000"/>
          <w:lang w:val="en-CA"/>
          <w:rPrChange w:id="1705" w:author="Ollie Raymond" w:date="2016-02-12T12:49:00Z">
            <w:rPr>
              <w:color w:val="FF0000"/>
              <w:lang w:val="en-CA"/>
            </w:rPr>
          </w:rPrChange>
        </w:rPr>
        <w:t xml:space="preserve"> might prevent it; </w:t>
      </w:r>
      <w:r w:rsidRPr="009F4AF5">
        <w:rPr>
          <w:color w:val="000000"/>
          <w:lang w:val="en-CA"/>
          <w:rPrChange w:id="1706" w:author="Ollie Raymond" w:date="2016-02-12T12:49:00Z">
            <w:rPr>
              <w:color w:val="FF0000"/>
              <w:lang w:val="en-CA"/>
            </w:rPr>
          </w:rPrChange>
        </w:rPr>
        <w:t xml:space="preserve">for example, </w:t>
      </w:r>
      <w:del w:id="1707" w:author="Eric Boisvert" w:date="2016-03-06T11:06:00Z">
        <w:r w:rsidRPr="009F4AF5" w:rsidDel="009F2680">
          <w:rPr>
            <w:color w:val="000000"/>
            <w:lang w:val="en-CA"/>
            <w:rPrChange w:id="1708" w:author="Ollie Raymond" w:date="2016-02-12T12:49:00Z">
              <w:rPr>
                <w:color w:val="FF0000"/>
                <w:lang w:val="en-CA"/>
              </w:rPr>
            </w:rPrChange>
          </w:rPr>
          <w:delText xml:space="preserve">DBF </w:delText>
        </w:r>
      </w:del>
      <w:ins w:id="1709" w:author="Eric Boisvert" w:date="2016-03-06T11:06:00Z">
        <w:r w:rsidR="009F2680">
          <w:rPr>
            <w:color w:val="000000"/>
            <w:lang w:val="en-CA"/>
          </w:rPr>
          <w:t>dBase (DBF files)</w:t>
        </w:r>
        <w:r w:rsidR="009F2680" w:rsidRPr="009F4AF5">
          <w:rPr>
            <w:color w:val="000000"/>
            <w:lang w:val="en-CA"/>
            <w:rPrChange w:id="1710" w:author="Ollie Raymond" w:date="2016-02-12T12:49:00Z">
              <w:rPr>
                <w:color w:val="FF0000"/>
                <w:lang w:val="en-CA"/>
              </w:rPr>
            </w:rPrChange>
          </w:rPr>
          <w:t xml:space="preserve"> </w:t>
        </w:r>
      </w:ins>
      <w:r w:rsidRPr="009F4AF5">
        <w:rPr>
          <w:color w:val="000000"/>
          <w:lang w:val="en-CA"/>
          <w:rPrChange w:id="1711" w:author="Ollie Raymond" w:date="2016-02-12T12:49:00Z">
            <w:rPr>
              <w:color w:val="FF0000"/>
              <w:lang w:val="en-CA"/>
            </w:rPr>
          </w:rPrChange>
        </w:rPr>
        <w:t xml:space="preserve">column names </w:t>
      </w:r>
      <w:r w:rsidR="00BA6B31" w:rsidRPr="009F4AF5">
        <w:rPr>
          <w:color w:val="000000"/>
          <w:lang w:val="en-CA"/>
          <w:rPrChange w:id="1712" w:author="Ollie Raymond" w:date="2016-02-12T12:49:00Z">
            <w:rPr>
              <w:color w:val="FF0000"/>
              <w:lang w:val="en-CA"/>
            </w:rPr>
          </w:rPrChange>
        </w:rPr>
        <w:t>are restricted to 10 characters</w:t>
      </w:r>
      <w:r w:rsidRPr="009F4AF5">
        <w:rPr>
          <w:color w:val="000000"/>
          <w:lang w:val="en-CA"/>
          <w:rPrChange w:id="1713"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714" w:author="Ollie Raymond" w:date="2016-02-12T12:49:00Z">
            <w:rPr>
              <w:color w:val="FF0000"/>
              <w:lang w:val="en-CA"/>
            </w:rPr>
          </w:rPrChange>
        </w:rPr>
        <w:t>s</w:t>
      </w:r>
      <w:r w:rsidRPr="009F4AF5">
        <w:rPr>
          <w:color w:val="000000"/>
          <w:lang w:val="en-CA"/>
          <w:rPrChange w:id="1715"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716" w:name="_Toc446944577"/>
      <w:r w:rsidRPr="00D12552">
        <w:rPr>
          <w:lang w:val="en-CA"/>
        </w:rPr>
        <w:t>Cardinality</w:t>
      </w:r>
      <w:bookmarkEnd w:id="17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717" w:author="Eric Boisvert" w:date="2015-10-29T04:28:00Z">
              <w:r>
                <w:rPr>
                  <w:rStyle w:val="reqtext"/>
                  <w:lang w:val="en-CA"/>
                </w:rPr>
                <w:t xml:space="preserve">If the </w:t>
              </w:r>
            </w:ins>
            <w:ins w:id="1718" w:author="Ollie Raymond" w:date="2016-02-12T12:49:00Z">
              <w:r w:rsidR="00704C86">
                <w:rPr>
                  <w:rStyle w:val="reqtext"/>
                  <w:lang w:val="en-CA"/>
                </w:rPr>
                <w:t>t</w:t>
              </w:r>
            </w:ins>
            <w:del w:id="1719"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720" w:author="Eric Boisvert" w:date="2015-10-29T04:28:00Z">
              <w:r>
                <w:rPr>
                  <w:rStyle w:val="reqtext"/>
                  <w:lang w:val="en-CA"/>
                </w:rPr>
                <w:t xml:space="preserve"> allows it, it</w:t>
              </w:r>
            </w:ins>
            <w:r w:rsidR="00641AE8" w:rsidRPr="00D12552">
              <w:rPr>
                <w:rStyle w:val="reqtext"/>
                <w:lang w:val="en-CA"/>
              </w:rPr>
              <w:t xml:space="preserve"> </w:t>
            </w:r>
            <w:del w:id="1721" w:author="Eric Boisvert" w:date="2015-10-29T04:27:00Z">
              <w:r w:rsidR="00641AE8" w:rsidRPr="00D12552" w:rsidDel="001571AE">
                <w:rPr>
                  <w:rStyle w:val="reqtext"/>
                  <w:lang w:val="en-CA"/>
                </w:rPr>
                <w:delText xml:space="preserve">shall </w:delText>
              </w:r>
            </w:del>
            <w:ins w:id="1722" w:author="Eric Boisvert" w:date="2015-10-29T04:27:00Z">
              <w:r w:rsidR="001571AE">
                <w:rPr>
                  <w:rStyle w:val="reqtext"/>
                  <w:lang w:val="en-CA"/>
                </w:rPr>
                <w:t>SHALL</w:t>
              </w:r>
              <w:r w:rsidR="001571AE" w:rsidRPr="00D12552">
                <w:rPr>
                  <w:rStyle w:val="reqtext"/>
                  <w:lang w:val="en-CA"/>
                </w:rPr>
                <w:t xml:space="preserve"> </w:t>
              </w:r>
            </w:ins>
            <w:del w:id="1723" w:author="Eric Boisvert" w:date="2015-10-29T04:26:00Z">
              <w:r w:rsidR="00641AE8" w:rsidRPr="00D12552" w:rsidDel="001571AE">
                <w:rPr>
                  <w:rStyle w:val="reqtext"/>
                  <w:lang w:val="en-CA"/>
                </w:rPr>
                <w:delText xml:space="preserve">constrain </w:delText>
              </w:r>
            </w:del>
            <w:ins w:id="1724"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725" w:author="Eric Boisvert" w:date="2015-10-29T04:26:00Z">
              <w:r w:rsidR="001571AE">
                <w:rPr>
                  <w:rStyle w:val="reqtext"/>
                  <w:lang w:val="en-CA"/>
                </w:rPr>
                <w:t>s</w:t>
              </w:r>
            </w:ins>
            <w:r w:rsidR="00641AE8" w:rsidRPr="00D12552">
              <w:rPr>
                <w:rStyle w:val="reqtext"/>
                <w:lang w:val="en-CA"/>
              </w:rPr>
              <w:t xml:space="preserve"> </w:t>
            </w:r>
            <w:ins w:id="1726" w:author="Eric Boisvert" w:date="2015-10-29T04:26:00Z">
              <w:r w:rsidR="001571AE">
                <w:rPr>
                  <w:rStyle w:val="reqtext"/>
                  <w:lang w:val="en-CA"/>
                </w:rPr>
                <w:t xml:space="preserve">as defined in the </w:t>
              </w:r>
            </w:ins>
            <w:del w:id="1727"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728"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729" w:author="Eric Boisvert" w:date="2015-10-29T04:29:00Z"/>
          <w:color w:val="000000"/>
          <w:lang w:val="en-CA"/>
        </w:rPr>
      </w:pPr>
    </w:p>
    <w:p w14:paraId="7C3E2A57" w14:textId="75195610" w:rsidR="00946727" w:rsidRPr="009F4AF5" w:rsidDel="00FB508F" w:rsidRDefault="00946727" w:rsidP="00FB508F">
      <w:pPr>
        <w:rPr>
          <w:del w:id="1730" w:author="Eric Boisvert" w:date="2016-01-04T12:14:00Z"/>
          <w:color w:val="000000"/>
          <w:lang w:val="en-CA"/>
          <w:rPrChange w:id="1731" w:author="Ollie Raymond" w:date="2016-02-12T12:54:00Z">
            <w:rPr>
              <w:del w:id="1732" w:author="Eric Boisvert" w:date="2016-01-04T12:14:00Z"/>
              <w:color w:val="FF0000"/>
              <w:lang w:val="en-CA"/>
            </w:rPr>
          </w:rPrChange>
        </w:rPr>
      </w:pPr>
      <w:ins w:id="1733" w:author="Eric Boisvert" w:date="2015-10-29T04:29:00Z">
        <w:r w:rsidRPr="009F4AF5">
          <w:rPr>
            <w:color w:val="000000"/>
            <w:lang w:val="en-CA"/>
            <w:rPrChange w:id="1734" w:author="Ollie Raymond" w:date="2016-02-12T12:54:00Z">
              <w:rPr>
                <w:color w:val="FF0000"/>
                <w:lang w:val="en-CA"/>
              </w:rPr>
            </w:rPrChange>
          </w:rPr>
          <w:t>Cardinality shall be the same as defined in UML model.</w:t>
        </w:r>
      </w:ins>
      <w:ins w:id="1735" w:author="Eric Boisvert" w:date="2016-01-04T12:11:00Z">
        <w:r w:rsidR="00ED5267" w:rsidRPr="009F4AF5">
          <w:rPr>
            <w:color w:val="000000"/>
            <w:lang w:val="en-CA"/>
            <w:rPrChange w:id="1736"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737" w:author="Eric Boisvert" w:date="2016-01-04T12:11:00Z">
        <w:r w:rsidR="00ED5267" w:rsidRPr="009F4AF5">
          <w:rPr>
            <w:color w:val="000000"/>
            <w:lang w:val="en-CA"/>
            <w:rPrChange w:id="1738" w:author="Ollie Raymond" w:date="2016-02-12T12:54:00Z">
              <w:rPr>
                <w:color w:val="FF0000"/>
                <w:lang w:val="en-CA"/>
              </w:rPr>
            </w:rPrChange>
          </w:rPr>
          <w:t xml:space="preserve"> the upper bound</w:t>
        </w:r>
      </w:ins>
      <w:r w:rsidR="00B12ECA" w:rsidRPr="009F4AF5">
        <w:rPr>
          <w:color w:val="000000"/>
          <w:lang w:val="en-CA"/>
        </w:rPr>
        <w:t>s of cardinality</w:t>
      </w:r>
      <w:ins w:id="1739" w:author="Eric Boisvert" w:date="2016-01-04T12:11:00Z">
        <w:r w:rsidR="00ED5267" w:rsidRPr="009F4AF5">
          <w:rPr>
            <w:color w:val="000000"/>
            <w:lang w:val="en-CA"/>
            <w:rPrChange w:id="1740" w:author="Ollie Raymond" w:date="2016-02-12T12:54:00Z">
              <w:rPr>
                <w:color w:val="FF0000"/>
                <w:lang w:val="en-CA"/>
              </w:rPr>
            </w:rPrChange>
          </w:rPr>
          <w:t xml:space="preserve">: </w:t>
        </w:r>
      </w:ins>
      <w:ins w:id="1741" w:author="Eric Boisvert" w:date="2016-01-04T12:13:00Z">
        <w:r w:rsidR="00ED5267" w:rsidRPr="009F4AF5">
          <w:rPr>
            <w:color w:val="000000"/>
            <w:lang w:val="en-CA"/>
            <w:rPrChange w:id="1742" w:author="Ollie Raymond" w:date="2016-02-12T12:54:00Z">
              <w:rPr>
                <w:color w:val="FF0000"/>
                <w:lang w:val="en-CA"/>
              </w:rPr>
            </w:rPrChange>
          </w:rPr>
          <w:t>“1”</w:t>
        </w:r>
      </w:ins>
      <w:ins w:id="1743" w:author="Eric Boisvert" w:date="2016-01-04T12:11:00Z">
        <w:r w:rsidR="00ED5267" w:rsidRPr="009F4AF5">
          <w:rPr>
            <w:color w:val="000000"/>
            <w:lang w:val="en-CA"/>
            <w:rPrChange w:id="1744" w:author="Ollie Raymond" w:date="2016-02-12T12:54:00Z">
              <w:rPr>
                <w:color w:val="FF0000"/>
                <w:lang w:val="en-CA"/>
              </w:rPr>
            </w:rPrChange>
          </w:rPr>
          <w:t xml:space="preserve"> or </w:t>
        </w:r>
      </w:ins>
      <w:ins w:id="1745" w:author="Eric Boisvert" w:date="2016-01-04T12:13:00Z">
        <w:r w:rsidR="00ED5267" w:rsidRPr="009F4AF5">
          <w:rPr>
            <w:color w:val="000000"/>
            <w:lang w:val="en-CA"/>
            <w:rPrChange w:id="1746" w:author="Ollie Raymond" w:date="2016-02-12T12:54:00Z">
              <w:rPr>
                <w:color w:val="FF0000"/>
                <w:lang w:val="en-CA"/>
              </w:rPr>
            </w:rPrChange>
          </w:rPr>
          <w:t>“</w:t>
        </w:r>
      </w:ins>
      <w:ins w:id="1747" w:author="Eric Boisvert" w:date="2016-01-04T12:11:00Z">
        <w:r w:rsidR="00ED5267" w:rsidRPr="009F4AF5">
          <w:rPr>
            <w:color w:val="000000"/>
            <w:lang w:val="en-CA"/>
            <w:rPrChange w:id="1748" w:author="Ollie Raymond" w:date="2016-02-12T12:54:00Z">
              <w:rPr>
                <w:color w:val="FF0000"/>
                <w:lang w:val="en-CA"/>
              </w:rPr>
            </w:rPrChange>
          </w:rPr>
          <w:t>many</w:t>
        </w:r>
      </w:ins>
      <w:ins w:id="1749" w:author="Eric Boisvert" w:date="2016-01-04T12:13:00Z">
        <w:r w:rsidR="00ED5267" w:rsidRPr="009F4AF5">
          <w:rPr>
            <w:color w:val="000000"/>
            <w:lang w:val="en-CA"/>
            <w:rPrChange w:id="1750" w:author="Ollie Raymond" w:date="2016-02-12T12:54:00Z">
              <w:rPr>
                <w:color w:val="FF0000"/>
                <w:lang w:val="en-CA"/>
              </w:rPr>
            </w:rPrChange>
          </w:rPr>
          <w:t>”</w:t>
        </w:r>
      </w:ins>
      <w:ins w:id="1751" w:author="Eric Boisvert" w:date="2016-01-04T12:11:00Z">
        <w:r w:rsidR="00ED5267" w:rsidRPr="009F4AF5">
          <w:rPr>
            <w:color w:val="000000"/>
            <w:lang w:val="en-CA"/>
            <w:rPrChange w:id="1752" w:author="Ollie Raymond" w:date="2016-02-12T12:54:00Z">
              <w:rPr>
                <w:color w:val="FF0000"/>
                <w:lang w:val="en-CA"/>
              </w:rPr>
            </w:rPrChange>
          </w:rPr>
          <w:t xml:space="preserve"> in almost all cases.</w:t>
        </w:r>
      </w:ins>
      <w:ins w:id="1753" w:author="Eric Boisvert" w:date="2016-01-04T12:13:00Z">
        <w:r w:rsidR="00ED5267" w:rsidRPr="009F4AF5">
          <w:rPr>
            <w:color w:val="000000"/>
            <w:lang w:val="en-CA"/>
            <w:rPrChange w:id="1754" w:author="Ollie Raymond" w:date="2016-02-12T12:54:00Z">
              <w:rPr>
                <w:color w:val="FF0000"/>
                <w:lang w:val="en-CA"/>
              </w:rPr>
            </w:rPrChange>
          </w:rPr>
          <w:t xml:space="preserve">  </w:t>
        </w:r>
      </w:ins>
      <w:r w:rsidR="00B12ECA" w:rsidRPr="009F4AF5">
        <w:rPr>
          <w:color w:val="000000"/>
          <w:lang w:val="en-CA"/>
        </w:rPr>
        <w:t>I</w:t>
      </w:r>
      <w:ins w:id="1755" w:author="Eric Boisvert" w:date="2016-01-04T12:13:00Z">
        <w:r w:rsidR="00ED5267" w:rsidRPr="009F4AF5">
          <w:rPr>
            <w:color w:val="000000"/>
            <w:lang w:val="en-CA"/>
            <w:rPrChange w:id="1756" w:author="Ollie Raymond" w:date="2016-02-12T12:54:00Z">
              <w:rPr>
                <w:color w:val="FF0000"/>
                <w:lang w:val="en-CA"/>
              </w:rPr>
            </w:rPrChange>
          </w:rPr>
          <w:t>f the UML</w:t>
        </w:r>
      </w:ins>
      <w:r w:rsidR="00B12ECA" w:rsidRPr="009F4AF5">
        <w:rPr>
          <w:color w:val="000000"/>
          <w:lang w:val="en-CA"/>
        </w:rPr>
        <w:t xml:space="preserve"> model</w:t>
      </w:r>
      <w:ins w:id="1757" w:author="Eric Boisvert" w:date="2016-01-04T12:13:00Z">
        <w:r w:rsidR="00ED5267" w:rsidRPr="009F4AF5">
          <w:rPr>
            <w:color w:val="000000"/>
            <w:lang w:val="en-CA"/>
            <w:rPrChange w:id="1758" w:author="Ollie Raymond" w:date="2016-02-12T12:54:00Z">
              <w:rPr>
                <w:color w:val="FF0000"/>
                <w:lang w:val="en-CA"/>
              </w:rPr>
            </w:rPrChange>
          </w:rPr>
          <w:t xml:space="preserve"> limits a property</w:t>
        </w:r>
      </w:ins>
      <w:r w:rsidR="00B12ECA" w:rsidRPr="009F4AF5">
        <w:rPr>
          <w:color w:val="000000"/>
          <w:lang w:val="en-CA"/>
        </w:rPr>
        <w:t>’s maximum cardinality</w:t>
      </w:r>
      <w:ins w:id="1759" w:author="Eric Boisvert" w:date="2016-01-04T12:13:00Z">
        <w:r w:rsidR="00ED5267" w:rsidRPr="009F4AF5">
          <w:rPr>
            <w:color w:val="000000"/>
            <w:lang w:val="en-CA"/>
            <w:rPrChange w:id="1760" w:author="Ollie Raymond" w:date="2016-02-12T12:54:00Z">
              <w:rPr>
                <w:color w:val="FF0000"/>
                <w:lang w:val="en-CA"/>
              </w:rPr>
            </w:rPrChange>
          </w:rPr>
          <w:t xml:space="preserve"> to “1”, the</w:t>
        </w:r>
      </w:ins>
      <w:r w:rsidR="00B12ECA" w:rsidRPr="009F4AF5">
        <w:rPr>
          <w:color w:val="000000"/>
          <w:lang w:val="en-CA"/>
        </w:rPr>
        <w:t>n the</w:t>
      </w:r>
      <w:ins w:id="1761" w:author="Eric Boisvert" w:date="2016-01-04T12:13:00Z">
        <w:r w:rsidR="00ED5267" w:rsidRPr="009F4AF5">
          <w:rPr>
            <w:color w:val="000000"/>
            <w:lang w:val="en-CA"/>
            <w:rPrChange w:id="1762" w:author="Ollie Raymond" w:date="2016-02-12T12:54:00Z">
              <w:rPr>
                <w:color w:val="FF0000"/>
                <w:lang w:val="en-CA"/>
              </w:rPr>
            </w:rPrChange>
          </w:rPr>
          <w:t xml:space="preserve"> target implementation </w:t>
        </w:r>
        <w:del w:id="1763" w:author="Boisvert, Eric" w:date="2016-04-01T10:15:00Z">
          <w:r w:rsidR="00ED5267" w:rsidRPr="009F4AF5" w:rsidDel="00524C50">
            <w:rPr>
              <w:color w:val="000000"/>
              <w:lang w:val="en-CA"/>
              <w:rPrChange w:id="1764" w:author="Ollie Raymond" w:date="2016-02-12T12:54:00Z">
                <w:rPr>
                  <w:color w:val="FF0000"/>
                  <w:lang w:val="en-CA"/>
                </w:rPr>
              </w:rPrChange>
            </w:rPr>
            <w:delText>can</w:delText>
          </w:r>
        </w:del>
      </w:ins>
      <w:del w:id="1765" w:author="Boisvert, Eric" w:date="2016-04-01T10:15:00Z">
        <w:r w:rsidR="00B12ECA" w:rsidRPr="009F4AF5" w:rsidDel="00524C50">
          <w:rPr>
            <w:color w:val="000000"/>
            <w:lang w:val="en-CA"/>
          </w:rPr>
          <w:delText>no</w:delText>
        </w:r>
      </w:del>
      <w:ins w:id="1766" w:author="Eric Boisvert" w:date="2016-01-04T12:13:00Z">
        <w:del w:id="1767" w:author="Boisvert, Eric" w:date="2016-04-01T10:15:00Z">
          <w:r w:rsidR="00ED5267" w:rsidRPr="009F4AF5" w:rsidDel="00524C50">
            <w:rPr>
              <w:color w:val="000000"/>
              <w:lang w:val="en-CA"/>
              <w:rPrChange w:id="1768" w:author="Ollie Raymond" w:date="2016-02-12T12:54:00Z">
                <w:rPr>
                  <w:color w:val="FF0000"/>
                  <w:lang w:val="en-CA"/>
                </w:rPr>
              </w:rPrChange>
            </w:rPr>
            <w:delText>t</w:delText>
          </w:r>
        </w:del>
      </w:ins>
      <w:ins w:id="1769" w:author="Boisvert, Eric" w:date="2016-04-01T10:15:00Z">
        <w:r w:rsidR="00524C50">
          <w:rPr>
            <w:color w:val="000000"/>
            <w:lang w:val="en-CA"/>
          </w:rPr>
          <w:t>can’t</w:t>
        </w:r>
      </w:ins>
      <w:ins w:id="1770" w:author="Eric Boisvert" w:date="2016-01-04T12:13:00Z">
        <w:r w:rsidR="00ED5267" w:rsidRPr="009F4AF5">
          <w:rPr>
            <w:color w:val="000000"/>
            <w:lang w:val="en-CA"/>
            <w:rPrChange w:id="1771" w:author="Ollie Raymond" w:date="2016-02-12T12:54:00Z">
              <w:rPr>
                <w:color w:val="FF0000"/>
                <w:lang w:val="en-CA"/>
              </w:rPr>
            </w:rPrChange>
          </w:rPr>
          <w:t xml:space="preserve"> be “many</w:t>
        </w:r>
      </w:ins>
      <w:ins w:id="1772" w:author="Eric Boisvert" w:date="2016-01-04T12:14:00Z">
        <w:r w:rsidR="00ED5267" w:rsidRPr="009F4AF5">
          <w:rPr>
            <w:color w:val="000000"/>
            <w:lang w:val="en-CA"/>
            <w:rPrChange w:id="1773" w:author="Ollie Raymond" w:date="2016-02-12T12:54:00Z">
              <w:rPr>
                <w:color w:val="FF0000"/>
                <w:lang w:val="en-CA"/>
              </w:rPr>
            </w:rPrChange>
          </w:rPr>
          <w:t>”.</w:t>
        </w:r>
      </w:ins>
    </w:p>
    <w:p w14:paraId="46D9A84E" w14:textId="77777777" w:rsidR="00FB508F" w:rsidRPr="009F4AF5" w:rsidRDefault="00FB508F" w:rsidP="00DB1F99">
      <w:pPr>
        <w:rPr>
          <w:ins w:id="1774" w:author="Ollie Raymond" w:date="2016-02-12T12:54:00Z"/>
          <w:color w:val="000000"/>
          <w:lang w:val="en-CA"/>
        </w:rPr>
      </w:pPr>
    </w:p>
    <w:p w14:paraId="4412BB3D" w14:textId="77777777" w:rsidR="00FB508F" w:rsidRPr="00D12552" w:rsidRDefault="00FB508F" w:rsidP="000B4F44">
      <w:pPr>
        <w:pStyle w:val="Heading3"/>
        <w:spacing w:after="240"/>
        <w:rPr>
          <w:ins w:id="1775" w:author="Ollie Raymond" w:date="2016-02-12T12:54:00Z"/>
          <w:lang w:val="en-CA"/>
        </w:rPr>
      </w:pPr>
      <w:bookmarkStart w:id="1776" w:name="_Toc446944578"/>
      <w:ins w:id="1777" w:author="Ollie Raymond" w:date="2016-02-12T12:54:00Z">
        <w:r>
          <w:rPr>
            <w:lang w:val="en-CA"/>
          </w:rPr>
          <w:lastRenderedPageBreak/>
          <w:t>Abstract classes</w:t>
        </w:r>
        <w:bookmarkEnd w:id="1776"/>
      </w:ins>
    </w:p>
    <w:p w14:paraId="67ABAA99" w14:textId="2DFC6A1F" w:rsidR="000F4D17" w:rsidDel="00FB508F" w:rsidRDefault="00641AE8" w:rsidP="00FB508F">
      <w:pPr>
        <w:rPr>
          <w:ins w:id="1778" w:author="Eric Boisvert" w:date="2015-10-29T04:46:00Z"/>
          <w:del w:id="1779" w:author="Ollie Raymond" w:date="2016-02-12T12:53:00Z"/>
          <w:lang w:val="en-CA"/>
        </w:rPr>
      </w:pPr>
      <w:del w:id="1780" w:author="Eric Boisvert" w:date="2015-10-29T04:46:00Z">
        <w:r w:rsidRPr="00FB508F" w:rsidDel="000F4D17">
          <w:rPr>
            <w:lang w:val="en-CA"/>
          </w:rPr>
          <w:delText>.</w:delText>
        </w:r>
      </w:del>
      <w:del w:id="1781" w:author="Eric Boisvert" w:date="2016-01-04T12:14:00Z">
        <w:r w:rsidRPr="00FB508F" w:rsidDel="00ED5267">
          <w:rPr>
            <w:lang w:val="en-CA"/>
          </w:rPr>
          <w:delText xml:space="preserve"> </w:delText>
        </w:r>
      </w:del>
      <w:ins w:id="1782" w:author="Eric Boisvert" w:date="2015-10-29T04:46:00Z">
        <w:del w:id="178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784" w:author="Eric Boisvert" w:date="2015-10-29T04:46:00Z"/>
          <w:del w:id="178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78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787" w:author="Eric Boisvert" w:date="2015-10-29T04:46:00Z"/>
                <w:rStyle w:val="requri"/>
                <w:lang w:val="en-CA"/>
              </w:rPr>
            </w:pPr>
            <w:ins w:id="178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789" w:author="Eric Boisvert" w:date="2015-10-29T04:46:00Z"/>
                <w:rStyle w:val="reqtext"/>
                <w:lang w:val="en-CA"/>
              </w:rPr>
            </w:pPr>
            <w:ins w:id="1790" w:author="Eric Boisvert" w:date="2015-10-29T04:46:00Z">
              <w:r>
                <w:rPr>
                  <w:rStyle w:val="reqtext"/>
                  <w:lang w:val="en-CA"/>
                </w:rPr>
                <w:t xml:space="preserve">Abstract classes SHALL </w:t>
              </w:r>
            </w:ins>
            <w:ins w:id="1791" w:author="Eric Boisvert" w:date="2016-03-06T11:09:00Z">
              <w:r w:rsidR="009F2680">
                <w:rPr>
                  <w:rStyle w:val="reqtext"/>
                  <w:lang w:val="en-CA"/>
                </w:rPr>
                <w:t>NOT</w:t>
              </w:r>
            </w:ins>
            <w:ins w:id="1792" w:author="Eric Boisvert" w:date="2015-10-29T04:46:00Z">
              <w:r>
                <w:rPr>
                  <w:rStyle w:val="reqtext"/>
                  <w:lang w:val="en-CA"/>
                </w:rPr>
                <w:t xml:space="preserve"> be materialised</w:t>
              </w:r>
            </w:ins>
            <w:ins w:id="1793"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794" w:author="Eric Boisvert" w:date="2016-01-04T12:14:00Z"/>
          <w:color w:val="000000"/>
          <w:lang w:val="en-CA"/>
          <w:rPrChange w:id="1795" w:author="Ollie Raymond" w:date="2016-02-12T12:51:00Z">
            <w:rPr>
              <w:ins w:id="1796" w:author="Eric Boisvert" w:date="2016-01-04T12:14:00Z"/>
              <w:color w:val="FF0000"/>
              <w:lang w:val="en-CA"/>
            </w:rPr>
          </w:rPrChange>
        </w:rPr>
      </w:pPr>
    </w:p>
    <w:p w14:paraId="3177864D" w14:textId="5E5F40E5" w:rsidR="00ED5267" w:rsidRPr="009F4AF5" w:rsidRDefault="00396863" w:rsidP="000F4D17">
      <w:pPr>
        <w:rPr>
          <w:ins w:id="1797" w:author="Ollie Raymond" w:date="2016-02-12T12:54:00Z"/>
          <w:color w:val="000000"/>
          <w:lang w:val="en-CA"/>
        </w:rPr>
      </w:pPr>
      <w:ins w:id="1798" w:author="Eric Boisvert" w:date="2016-01-04T13:05:00Z">
        <w:r w:rsidRPr="009F4AF5">
          <w:rPr>
            <w:color w:val="000000"/>
            <w:lang w:val="en-CA"/>
            <w:rPrChange w:id="1799" w:author="Ollie Raymond" w:date="2016-02-12T12:51:00Z">
              <w:rPr>
                <w:color w:val="FF0000"/>
                <w:lang w:val="en-CA"/>
              </w:rPr>
            </w:rPrChange>
          </w:rPr>
          <w:t>Not all physical implementation</w:t>
        </w:r>
      </w:ins>
      <w:ins w:id="1800" w:author="Ollie Raymond" w:date="2016-02-12T12:50:00Z">
        <w:r w:rsidR="00704C86" w:rsidRPr="009F4AF5">
          <w:rPr>
            <w:color w:val="000000"/>
            <w:lang w:val="en-CA"/>
            <w:rPrChange w:id="1801" w:author="Ollie Raymond" w:date="2016-02-12T12:51:00Z">
              <w:rPr>
                <w:color w:val="FF0000"/>
                <w:lang w:val="en-CA"/>
              </w:rPr>
            </w:rPrChange>
          </w:rPr>
          <w:t>s</w:t>
        </w:r>
      </w:ins>
      <w:ins w:id="1802" w:author="Eric Boisvert" w:date="2016-01-04T13:05:00Z">
        <w:r w:rsidRPr="009F4AF5">
          <w:rPr>
            <w:color w:val="000000"/>
            <w:lang w:val="en-CA"/>
            <w:rPrChange w:id="1803" w:author="Ollie Raymond" w:date="2016-02-12T12:51:00Z">
              <w:rPr>
                <w:color w:val="FF0000"/>
                <w:lang w:val="en-CA"/>
              </w:rPr>
            </w:rPrChange>
          </w:rPr>
          <w:t xml:space="preserve"> support the concept of </w:t>
        </w:r>
      </w:ins>
      <w:ins w:id="1804" w:author="Ollie Raymond" w:date="2016-02-12T12:50:00Z">
        <w:r w:rsidR="00704C86" w:rsidRPr="009F4AF5">
          <w:rPr>
            <w:color w:val="000000"/>
            <w:lang w:val="en-CA"/>
            <w:rPrChange w:id="1805" w:author="Ollie Raymond" w:date="2016-02-12T12:51:00Z">
              <w:rPr>
                <w:color w:val="FF0000"/>
                <w:lang w:val="en-CA"/>
              </w:rPr>
            </w:rPrChange>
          </w:rPr>
          <w:t xml:space="preserve">an </w:t>
        </w:r>
      </w:ins>
      <w:ins w:id="1806" w:author="Eric Boisvert" w:date="2016-01-04T13:06:00Z">
        <w:r w:rsidRPr="009F4AF5">
          <w:rPr>
            <w:color w:val="000000"/>
            <w:lang w:val="en-CA"/>
            <w:rPrChange w:id="1807" w:author="Ollie Raymond" w:date="2016-02-12T12:51:00Z">
              <w:rPr>
                <w:color w:val="FF0000"/>
                <w:lang w:val="en-CA"/>
              </w:rPr>
            </w:rPrChange>
          </w:rPr>
          <w:t>abstract class</w:t>
        </w:r>
      </w:ins>
      <w:ins w:id="1808" w:author="Ollie Raymond" w:date="2016-02-12T12:50:00Z">
        <w:r w:rsidR="00704C86" w:rsidRPr="009F4AF5">
          <w:rPr>
            <w:color w:val="000000"/>
            <w:lang w:val="en-CA"/>
            <w:rPrChange w:id="1809" w:author="Ollie Raymond" w:date="2016-02-12T12:51:00Z">
              <w:rPr>
                <w:color w:val="FF0000"/>
                <w:lang w:val="en-CA"/>
              </w:rPr>
            </w:rPrChange>
          </w:rPr>
          <w:t>,</w:t>
        </w:r>
      </w:ins>
      <w:ins w:id="1810" w:author="Eric Boisvert" w:date="2016-01-04T13:06:00Z">
        <w:r w:rsidRPr="009F4AF5">
          <w:rPr>
            <w:color w:val="000000"/>
            <w:lang w:val="en-CA"/>
            <w:rPrChange w:id="1811" w:author="Ollie Raymond" w:date="2016-02-12T12:51:00Z">
              <w:rPr>
                <w:color w:val="FF0000"/>
                <w:lang w:val="en-CA"/>
              </w:rPr>
            </w:rPrChange>
          </w:rPr>
          <w:t xml:space="preserve"> or even inheritance and polymorphism.  XSD does support that concept</w:t>
        </w:r>
      </w:ins>
      <w:ins w:id="1812" w:author="Eric Boisvert" w:date="2016-01-04T13:08:00Z">
        <w:r w:rsidRPr="009F4AF5">
          <w:rPr>
            <w:color w:val="000000"/>
            <w:lang w:val="en-CA"/>
            <w:rPrChange w:id="1813" w:author="Ollie Raymond" w:date="2016-02-12T12:51:00Z">
              <w:rPr>
                <w:color w:val="FF0000"/>
                <w:lang w:val="en-CA"/>
              </w:rPr>
            </w:rPrChange>
          </w:rPr>
          <w:t xml:space="preserve"> and all its implications</w:t>
        </w:r>
      </w:ins>
      <w:ins w:id="1814" w:author="Eric Boisvert" w:date="2016-01-04T13:06:00Z">
        <w:r w:rsidRPr="009F4AF5">
          <w:rPr>
            <w:color w:val="000000"/>
            <w:lang w:val="en-CA"/>
            <w:rPrChange w:id="1815" w:author="Ollie Raymond" w:date="2016-02-12T12:51:00Z">
              <w:rPr>
                <w:color w:val="FF0000"/>
                <w:lang w:val="en-CA"/>
              </w:rPr>
            </w:rPrChange>
          </w:rPr>
          <w:t>, but JSON does not</w:t>
        </w:r>
      </w:ins>
      <w:ins w:id="1816" w:author="Eric Boisvert" w:date="2016-03-06T11:08:00Z">
        <w:r w:rsidR="009F2680">
          <w:rPr>
            <w:color w:val="000000"/>
            <w:lang w:val="en-CA"/>
          </w:rPr>
          <w:t xml:space="preserve"> – although Javascript somewhat can</w:t>
        </w:r>
      </w:ins>
      <w:ins w:id="1817" w:author="Eric Boisvert" w:date="2016-01-04T13:06:00Z">
        <w:r w:rsidRPr="009F4AF5">
          <w:rPr>
            <w:color w:val="000000"/>
            <w:lang w:val="en-CA"/>
            <w:rPrChange w:id="1818" w:author="Ollie Raymond" w:date="2016-02-12T12:51:00Z">
              <w:rPr>
                <w:color w:val="FF0000"/>
                <w:lang w:val="en-CA"/>
              </w:rPr>
            </w:rPrChange>
          </w:rPr>
          <w:t>.  This requirement specifies that the physical model shall not allow materialisation of a</w:t>
        </w:r>
      </w:ins>
      <w:ins w:id="1819" w:author="Eric Boisvert" w:date="2016-01-04T13:08:00Z">
        <w:r w:rsidRPr="009F4AF5">
          <w:rPr>
            <w:color w:val="000000"/>
            <w:lang w:val="en-CA"/>
            <w:rPrChange w:id="1820" w:author="Ollie Raymond" w:date="2016-02-12T12:51:00Z">
              <w:rPr>
                <w:color w:val="FF0000"/>
                <w:lang w:val="en-CA"/>
              </w:rPr>
            </w:rPrChange>
          </w:rPr>
          <w:t>n</w:t>
        </w:r>
      </w:ins>
      <w:ins w:id="1821" w:author="Eric Boisvert" w:date="2016-01-04T13:06:00Z">
        <w:r w:rsidRPr="009F4AF5">
          <w:rPr>
            <w:color w:val="000000"/>
            <w:lang w:val="en-CA"/>
            <w:rPrChange w:id="1822" w:author="Ollie Raymond" w:date="2016-02-12T12:51:00Z">
              <w:rPr>
                <w:color w:val="FF0000"/>
                <w:lang w:val="en-CA"/>
              </w:rPr>
            </w:rPrChange>
          </w:rPr>
          <w:t xml:space="preserve"> </w:t>
        </w:r>
      </w:ins>
      <w:ins w:id="1823" w:author="Eric Boisvert" w:date="2016-01-04T13:07:00Z">
        <w:r w:rsidRPr="009F4AF5">
          <w:rPr>
            <w:color w:val="000000"/>
            <w:lang w:val="en-CA"/>
            <w:rPrChange w:id="1824" w:author="Ollie Raymond" w:date="2016-02-12T12:51:00Z">
              <w:rPr>
                <w:color w:val="FF0000"/>
                <w:lang w:val="en-CA"/>
              </w:rPr>
            </w:rPrChange>
          </w:rPr>
          <w:t>insta</w:t>
        </w:r>
      </w:ins>
      <w:ins w:id="1825" w:author="Ollie Raymond" w:date="2016-02-12T12:51:00Z">
        <w:r w:rsidR="00704C86" w:rsidRPr="009F4AF5">
          <w:rPr>
            <w:color w:val="000000"/>
            <w:lang w:val="en-CA"/>
            <w:rPrChange w:id="1826" w:author="Ollie Raymond" w:date="2016-02-12T12:51:00Z">
              <w:rPr>
                <w:color w:val="FF0000"/>
                <w:lang w:val="en-CA"/>
              </w:rPr>
            </w:rPrChange>
          </w:rPr>
          <w:t>n</w:t>
        </w:r>
      </w:ins>
      <w:ins w:id="1827" w:author="Eric Boisvert" w:date="2016-01-04T13:07:00Z">
        <w:r w:rsidRPr="009F4AF5">
          <w:rPr>
            <w:color w:val="000000"/>
            <w:lang w:val="en-CA"/>
            <w:rPrChange w:id="1828" w:author="Ollie Raymond" w:date="2016-02-12T12:51:00Z">
              <w:rPr>
                <w:color w:val="FF0000"/>
                <w:lang w:val="en-CA"/>
              </w:rPr>
            </w:rPrChange>
          </w:rPr>
          <w:t xml:space="preserve">ce of a </w:t>
        </w:r>
      </w:ins>
      <w:ins w:id="1829" w:author="Eric Boisvert" w:date="2016-01-04T13:06:00Z">
        <w:r w:rsidRPr="009F4AF5">
          <w:rPr>
            <w:color w:val="000000"/>
            <w:lang w:val="en-CA"/>
            <w:rPrChange w:id="1830" w:author="Ollie Raymond" w:date="2016-02-12T12:51:00Z">
              <w:rPr>
                <w:color w:val="FF0000"/>
                <w:lang w:val="en-CA"/>
              </w:rPr>
            </w:rPrChange>
          </w:rPr>
          <w:t xml:space="preserve">class </w:t>
        </w:r>
      </w:ins>
      <w:ins w:id="1831" w:author="Eric Boisvert" w:date="2016-03-28T12:43:00Z">
        <w:r w:rsidR="001E3746">
          <w:rPr>
            <w:color w:val="000000"/>
            <w:lang w:val="en-CA"/>
          </w:rPr>
          <w:t>stereotyped</w:t>
        </w:r>
      </w:ins>
      <w:ins w:id="1832" w:author="Eric Boisvert" w:date="2016-01-04T13:06:00Z">
        <w:r w:rsidRPr="009F4AF5">
          <w:rPr>
            <w:color w:val="000000"/>
            <w:lang w:val="en-CA"/>
            <w:rPrChange w:id="1833"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834" w:author="Ollie Raymond" w:date="2016-02-12T12:54:00Z"/>
          <w:lang w:val="en-CA"/>
        </w:rPr>
      </w:pPr>
      <w:bookmarkStart w:id="1835" w:name="_Toc446944579"/>
      <w:r>
        <w:rPr>
          <w:lang w:val="en-CA"/>
        </w:rPr>
        <w:t>Polymorphism</w:t>
      </w:r>
      <w:bookmarkEnd w:id="18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83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837" w:author="Eric Boisvert" w:date="2016-01-04T13:09:00Z"/>
                <w:rStyle w:val="requri"/>
                <w:lang w:val="en-CA"/>
              </w:rPr>
            </w:pPr>
            <w:ins w:id="183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839" w:author="Eric Boisvert" w:date="2016-01-04T13:09:00Z"/>
                <w:rStyle w:val="reqtext"/>
                <w:lang w:val="en-CA"/>
              </w:rPr>
            </w:pPr>
            <w:ins w:id="1840" w:author="Eric Boisvert" w:date="2016-01-04T13:24:00Z">
              <w:r>
                <w:rPr>
                  <w:rStyle w:val="reqtext"/>
                  <w:lang w:val="en-CA"/>
                </w:rPr>
                <w:t>Target implementation</w:t>
              </w:r>
            </w:ins>
            <w:ins w:id="1841" w:author="Eric Boisvert" w:date="2016-01-04T13:09:00Z">
              <w:r w:rsidR="00396863">
                <w:rPr>
                  <w:rStyle w:val="reqtext"/>
                  <w:lang w:val="en-CA"/>
                </w:rPr>
                <w:t xml:space="preserve"> </w:t>
              </w:r>
            </w:ins>
            <w:ins w:id="1842" w:author="Eric Boisvert" w:date="2016-01-04T13:24:00Z">
              <w:r>
                <w:rPr>
                  <w:rStyle w:val="reqtext"/>
                  <w:lang w:val="en-CA"/>
                </w:rPr>
                <w:t>SHALL</w:t>
              </w:r>
            </w:ins>
            <w:ins w:id="1843" w:author="Eric Boisvert" w:date="2016-01-04T13:09:00Z">
              <w:r w:rsidR="00396863">
                <w:rPr>
                  <w:rStyle w:val="reqtext"/>
                  <w:lang w:val="en-CA"/>
                </w:rPr>
                <w:t xml:space="preserve"> implements </w:t>
              </w:r>
            </w:ins>
            <w:ins w:id="1844" w:author="Eric Boisvert" w:date="2016-01-04T13:24:00Z">
              <w:r>
                <w:rPr>
                  <w:rStyle w:val="reqtext"/>
                  <w:lang w:val="en-CA"/>
                </w:rPr>
                <w:t>type substitutions</w:t>
              </w:r>
            </w:ins>
            <w:ins w:id="1845" w:author="Eric Boisvert" w:date="2016-01-04T13:09:00Z">
              <w:r w:rsidR="00396863">
                <w:rPr>
                  <w:rStyle w:val="reqtext"/>
                  <w:lang w:val="en-CA"/>
                </w:rPr>
                <w:t xml:space="preserve"> </w:t>
              </w:r>
            </w:ins>
            <w:ins w:id="1846" w:author="Eric Boisvert" w:date="2016-01-04T13:10:00Z">
              <w:r w:rsidR="00396863">
                <w:rPr>
                  <w:rStyle w:val="reqtext"/>
                  <w:lang w:val="en-CA"/>
                </w:rPr>
                <w:t>inferred</w:t>
              </w:r>
            </w:ins>
            <w:ins w:id="1847" w:author="Eric Boisvert" w:date="2016-01-04T13:09:00Z">
              <w:r w:rsidR="00396863">
                <w:rPr>
                  <w:rStyle w:val="reqtext"/>
                  <w:lang w:val="en-CA"/>
                </w:rPr>
                <w:t xml:space="preserve"> </w:t>
              </w:r>
            </w:ins>
            <w:ins w:id="1848" w:author="Eric Boisvert" w:date="2016-01-04T13:10:00Z">
              <w:r w:rsidR="00396863">
                <w:rPr>
                  <w:rStyle w:val="reqtext"/>
                  <w:lang w:val="en-CA"/>
                </w:rPr>
                <w:t>from the UML model</w:t>
              </w:r>
            </w:ins>
            <w:ins w:id="1849"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850" w:author="Eric Boisvert" w:date="2016-01-04T13:09:00Z"/>
          <w:color w:val="000000"/>
          <w:lang w:val="en-CA"/>
        </w:rPr>
      </w:pPr>
    </w:p>
    <w:p w14:paraId="41D6450C" w14:textId="65F098A5" w:rsidR="00396863" w:rsidRPr="009F4AF5" w:rsidRDefault="00396863" w:rsidP="000F4D17">
      <w:pPr>
        <w:rPr>
          <w:ins w:id="1851" w:author="Eric Boisvert" w:date="2016-01-04T13:26:00Z"/>
          <w:color w:val="000000"/>
          <w:lang w:val="en-CA"/>
        </w:rPr>
      </w:pPr>
      <w:ins w:id="1852" w:author="Eric Boisvert" w:date="2016-01-04T13:10:00Z">
        <w:r w:rsidRPr="009F4AF5">
          <w:rPr>
            <w:color w:val="000000"/>
            <w:lang w:val="en-CA"/>
          </w:rPr>
          <w:t xml:space="preserve">The type hierarchy of the UML model implies type substitutions </w:t>
        </w:r>
      </w:ins>
      <w:ins w:id="1853" w:author="Eric Boisvert" w:date="2016-03-28T12:43:00Z">
        <w:r w:rsidR="001E3746">
          <w:rPr>
            <w:color w:val="000000"/>
            <w:lang w:val="en-CA"/>
          </w:rPr>
          <w:t>for</w:t>
        </w:r>
      </w:ins>
      <w:ins w:id="1854"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855" w:author="Eric Boisvert" w:date="2016-01-04T13:17:00Z">
        <w:r w:rsidR="00057138" w:rsidRPr="009F4AF5">
          <w:rPr>
            <w:color w:val="000000"/>
            <w:lang w:val="en-CA"/>
          </w:rPr>
          <w:t xml:space="preserve"> because DisplacementEvent is a sub type of GeologicEvent</w:t>
        </w:r>
      </w:ins>
      <w:ins w:id="1856" w:author="Eric Boisvert" w:date="2016-01-04T13:23:00Z">
        <w:r w:rsidR="000578C2" w:rsidRPr="009F4AF5">
          <w:rPr>
            <w:color w:val="000000"/>
            <w:lang w:val="en-CA"/>
          </w:rPr>
          <w:t xml:space="preserve"> (</w:t>
        </w:r>
      </w:ins>
      <w:ins w:id="1857"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858" w:author="Boisvert, Eric" w:date="2016-04-01T07:54:00Z">
        <w:r w:rsidR="00E21DD0" w:rsidRPr="00E21DD0">
          <w:rPr>
            <w:color w:val="000000"/>
            <w:rPrChange w:id="1859" w:author="Boisvert, Eric" w:date="2016-04-01T07:54:00Z">
              <w:rPr/>
            </w:rPrChange>
          </w:rPr>
          <w:t>Figure</w:t>
        </w:r>
        <w:r w:rsidR="00E21DD0" w:rsidRPr="00E21DD0">
          <w:rPr>
            <w:color w:val="000000"/>
            <w:lang w:val="en-CA"/>
            <w:rPrChange w:id="1860" w:author="Boisvert, Eric" w:date="2016-04-01T07:54:00Z">
              <w:rPr/>
            </w:rPrChange>
          </w:rPr>
          <w:t xml:space="preserve"> 7</w:t>
        </w:r>
      </w:ins>
      <w:ins w:id="1861" w:author="Eric Boisvert" w:date="2016-03-28T16:06:00Z">
        <w:del w:id="1862" w:author="Boisvert, Eric" w:date="2016-04-01T07:53:00Z">
          <w:r w:rsidR="003842F3" w:rsidRPr="003842F3" w:rsidDel="00E21DD0">
            <w:rPr>
              <w:color w:val="000000"/>
              <w:rPrChange w:id="1863" w:author="Eric Boisvert" w:date="2016-03-28T16:06:00Z">
                <w:rPr/>
              </w:rPrChange>
            </w:rPr>
            <w:delText>Figure</w:delText>
          </w:r>
          <w:r w:rsidR="003842F3" w:rsidRPr="003842F3" w:rsidDel="00E21DD0">
            <w:rPr>
              <w:color w:val="000000"/>
              <w:lang w:val="en-CA"/>
              <w:rPrChange w:id="1864" w:author="Eric Boisvert" w:date="2016-03-28T16:06:00Z">
                <w:rPr/>
              </w:rPrChange>
            </w:rPr>
            <w:delText xml:space="preserve"> 7</w:delText>
          </w:r>
        </w:del>
      </w:ins>
      <w:ins w:id="1865" w:author="Eric Boisvert" w:date="2016-01-04T13:24:00Z">
        <w:r w:rsidR="000578C2" w:rsidRPr="009F4AF5">
          <w:rPr>
            <w:color w:val="000000"/>
            <w:lang w:val="en-CA"/>
          </w:rPr>
          <w:fldChar w:fldCharType="end"/>
        </w:r>
      </w:ins>
      <w:ins w:id="1866" w:author="Eric Boisvert" w:date="2016-01-04T13:23:00Z">
        <w:r w:rsidR="000578C2" w:rsidRPr="009F4AF5">
          <w:rPr>
            <w:color w:val="000000"/>
            <w:lang w:val="en-CA"/>
          </w:rPr>
          <w:t>)</w:t>
        </w:r>
      </w:ins>
      <w:ins w:id="1867" w:author="Eric Boisvert" w:date="2016-01-04T13:24:00Z">
        <w:r w:rsidR="000578C2" w:rsidRPr="009F4AF5">
          <w:rPr>
            <w:color w:val="000000"/>
            <w:lang w:val="en-CA"/>
          </w:rPr>
          <w:t xml:space="preserve">. </w:t>
        </w:r>
      </w:ins>
      <w:ins w:id="1868" w:author="Eric Boisvert" w:date="2016-01-04T13:25:00Z">
        <w:r w:rsidR="000578C2" w:rsidRPr="009F4AF5">
          <w:rPr>
            <w:color w:val="000000"/>
            <w:lang w:val="en-CA"/>
          </w:rPr>
          <w:t xml:space="preserve"> A lot of property type</w:t>
        </w:r>
      </w:ins>
      <w:r w:rsidR="00DF50C1" w:rsidRPr="009F4AF5">
        <w:rPr>
          <w:color w:val="000000"/>
          <w:lang w:val="en-CA"/>
        </w:rPr>
        <w:t>s</w:t>
      </w:r>
      <w:ins w:id="1869" w:author="Eric Boisvert" w:date="2016-01-04T13:25:00Z">
        <w:r w:rsidR="000578C2" w:rsidRPr="009F4AF5">
          <w:rPr>
            <w:color w:val="000000"/>
            <w:lang w:val="en-CA"/>
          </w:rPr>
          <w:t xml:space="preserve"> are abstract type</w:t>
        </w:r>
      </w:ins>
      <w:ins w:id="1870" w:author="Eric Boisvert" w:date="2016-03-06T11:11:00Z">
        <w:r w:rsidR="009F2680">
          <w:rPr>
            <w:color w:val="000000"/>
            <w:lang w:val="en-CA"/>
          </w:rPr>
          <w:t>s</w:t>
        </w:r>
      </w:ins>
      <w:ins w:id="1871" w:author="Eric Boisvert" w:date="2016-01-04T13:25:00Z">
        <w:r w:rsidR="000578C2" w:rsidRPr="009F4AF5">
          <w:rPr>
            <w:color w:val="000000"/>
            <w:lang w:val="en-CA"/>
          </w:rPr>
          <w:t xml:space="preserve"> and only a concrete subtype </w:t>
        </w:r>
      </w:ins>
      <w:r w:rsidR="00DF50C1" w:rsidRPr="009F4AF5">
        <w:rPr>
          <w:color w:val="000000"/>
          <w:lang w:val="en-CA"/>
        </w:rPr>
        <w:t>may</w:t>
      </w:r>
      <w:ins w:id="1872" w:author="Eric Boisvert" w:date="2016-01-04T13:25:00Z">
        <w:r w:rsidR="000578C2" w:rsidRPr="009F4AF5">
          <w:rPr>
            <w:color w:val="000000"/>
            <w:lang w:val="en-CA"/>
          </w:rPr>
          <w:t xml:space="preserve"> be materialised (as per </w:t>
        </w:r>
      </w:ins>
      <w:ins w:id="1873" w:author="Eric Boisvert" w:date="2016-01-04T13:26:00Z">
        <w:r w:rsidR="000578C2" w:rsidRPr="009F4AF5">
          <w:rPr>
            <w:rStyle w:val="requri"/>
            <w:color w:val="000000"/>
            <w:lang w:val="en-CA"/>
          </w:rPr>
          <w:t>/req/gsml4-core/uml-abstract</w:t>
        </w:r>
      </w:ins>
      <w:ins w:id="1874" w:author="Eric Boisvert" w:date="2016-01-04T13:25:00Z">
        <w:r w:rsidR="000578C2" w:rsidRPr="009F4AF5">
          <w:rPr>
            <w:color w:val="000000"/>
            <w:lang w:val="en-CA"/>
          </w:rPr>
          <w:t>)</w:t>
        </w:r>
      </w:ins>
      <w:ins w:id="1875"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876" w:name="_Toc446944580"/>
      <w:r w:rsidRPr="00D12552">
        <w:rPr>
          <w:lang w:val="en-CA"/>
        </w:rPr>
        <w:t>Quantities</w:t>
      </w:r>
      <w:bookmarkEnd w:id="187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87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878" w:author="Eric Boisvert" w:date="2015-10-29T03:55:00Z">
              <w:r>
                <w:rPr>
                  <w:rFonts w:cs="Arial"/>
                  <w:sz w:val="18"/>
                  <w:lang w:val="en-CA"/>
                </w:rPr>
                <w:t>from a governed ontology</w:t>
              </w:r>
            </w:ins>
            <w:ins w:id="1879"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880"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881" w:author="Eric Boisvert" w:date="2015-10-29T04:29:00Z">
        <w:r>
          <w:rPr>
            <w:lang w:val="en-CA"/>
          </w:rPr>
          <w:t xml:space="preserve">, for </w:t>
        </w:r>
      </w:ins>
      <w:ins w:id="1882" w:author="Eric Boisvert" w:date="2015-10-29T04:30:00Z">
        <w:r>
          <w:rPr>
            <w:lang w:val="en-CA"/>
          </w:rPr>
          <w:t>example</w:t>
        </w:r>
      </w:ins>
      <w:ins w:id="1883"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884" w:author="Eric Boisvert" w:date="2015-10-29T04:29:00Z">
        <w:r>
          <w:rPr>
            <w:lang w:val="en-CA"/>
          </w:rPr>
          <w:t>UCUM</w:t>
        </w:r>
      </w:ins>
      <w:r w:rsidR="007A4792">
        <w:rPr>
          <w:lang w:val="en-CA"/>
        </w:rPr>
        <w:t>)</w:t>
      </w:r>
      <w:ins w:id="1885" w:author="Eric Boisvert" w:date="2015-10-29T04:29:00Z">
        <w:r>
          <w:rPr>
            <w:lang w:val="en-CA"/>
          </w:rPr>
          <w:t>.</w:t>
        </w:r>
      </w:ins>
      <w:del w:id="1886"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887" w:author="Ollie Raymond" w:date="2016-02-12T17:39:00Z">
          <w:pPr>
            <w:pStyle w:val="Heading3"/>
          </w:pPr>
        </w:pPrChange>
      </w:pPr>
      <w:bookmarkStart w:id="1888" w:name="_Toc446944581"/>
      <w:r w:rsidRPr="00D12552">
        <w:rPr>
          <w:lang w:val="en-CA"/>
        </w:rPr>
        <w:t>Code lists</w:t>
      </w:r>
      <w:bookmarkEnd w:id="188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1889"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890"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2" w:history="1">
        <w:r w:rsidR="00610E7E" w:rsidRPr="00445F04">
          <w:rPr>
            <w:rStyle w:val="Hyperlink"/>
            <w:lang w:val="en-CA"/>
          </w:rPr>
          <w:t>http://www.cgi-iugs.org/tech_collaboration/geoscience_terminology_working_group.html</w:t>
        </w:r>
      </w:hyperlink>
      <w:r w:rsidR="00610E7E">
        <w:rPr>
          <w:lang w:val="en-CA"/>
        </w:rPr>
        <w:t xml:space="preserve"> and </w:t>
      </w:r>
      <w:hyperlink r:id="rId23" w:history="1">
        <w:r w:rsidR="007A4792" w:rsidRPr="00445F04">
          <w:rPr>
            <w:rStyle w:val="Hyperlink"/>
            <w:lang w:val="en-CA"/>
          </w:rPr>
          <w:t>http://resource.geosciml.org</w:t>
        </w:r>
      </w:hyperlink>
      <w:r w:rsidR="007A4792">
        <w:rPr>
          <w:lang w:val="en-CA"/>
        </w:rPr>
        <w:t>)</w:t>
      </w:r>
      <w:ins w:id="1891"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892" w:author="Eric Boisvert" w:date="2016-01-04T13:17:00Z"/>
          <w:del w:id="1893" w:author="Ollie Raymond" w:date="2016-02-12T12:52:00Z"/>
          <w:color w:val="FF0000"/>
          <w:lang w:val="en-CA"/>
        </w:rPr>
      </w:pPr>
    </w:p>
    <w:p w14:paraId="75F96929" w14:textId="46B5D6DC" w:rsidR="00057138" w:rsidDel="00704C86" w:rsidRDefault="00B61014" w:rsidP="000F4D17">
      <w:pPr>
        <w:rPr>
          <w:ins w:id="1894" w:author="Eric Boisvert" w:date="2015-10-29T04:46:00Z"/>
          <w:del w:id="1895" w:author="Ollie Raymond" w:date="2016-02-12T12:52:00Z"/>
          <w:color w:val="FF0000"/>
          <w:lang w:val="en-CA"/>
        </w:rPr>
      </w:pPr>
      <w:ins w:id="1896" w:author="Eric Boisvert" w:date="2016-01-04T13:23:00Z">
        <w:del w:id="1897"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B61014" w:rsidRPr="000150DE" w:rsidRDefault="00B61014">
                      <w:pPr>
                        <w:pStyle w:val="Caption"/>
                        <w:rPr>
                          <w:color w:val="FF0000"/>
                        </w:rPr>
                        <w:pPrChange w:id="1898" w:author="Eric Boisvert" w:date="2016-01-04T13:23:00Z">
                          <w:pPr/>
                        </w:pPrChange>
                      </w:pPr>
                      <w:bookmarkStart w:id="1899" w:name="_Ref439677176"/>
                      <w:ins w:id="1900" w:author="Eric Boisvert" w:date="2016-01-04T13:23:00Z">
                        <w:r>
                          <w:t xml:space="preserve">Figure </w:t>
                        </w:r>
                        <w:r>
                          <w:fldChar w:fldCharType="begin"/>
                        </w:r>
                        <w:r>
                          <w:instrText xml:space="preserve"> SEQ Figure \* ARABIC </w:instrText>
                        </w:r>
                      </w:ins>
                      <w:r>
                        <w:fldChar w:fldCharType="separate"/>
                      </w:r>
                      <w:ins w:id="1901" w:author="Boisvert, Eric" w:date="2016-04-01T13:15:00Z">
                        <w:r>
                          <w:rPr>
                            <w:noProof/>
                          </w:rPr>
                          <w:t>8</w:t>
                        </w:r>
                      </w:ins>
                      <w:ins w:id="1902" w:author="Eric Boisvert" w:date="2016-01-04T13:23:00Z">
                        <w:r>
                          <w:fldChar w:fldCharType="end"/>
                        </w:r>
                        <w:bookmarkEnd w:id="1899"/>
                        <w:r>
                          <w:t xml:space="preserve"> : DisplacementEvent as subtype of GeologicEvent</w:t>
                        </w:r>
                      </w:ins>
                      <w:ins w:id="1903" w:author="Boisvert, Eric" w:date="2016-03-29T08:32:00Z">
                        <w:r>
                          <w:t>.</w:t>
                        </w:r>
                      </w:ins>
                    </w:p>
                  </w:txbxContent>
                </v:textbox>
              </v:shape>
            </w:pict>
          </w:r>
        </w:del>
      </w:ins>
      <w:del w:id="1904" w:author="Ollie Raymond" w:date="2016-02-12T12:52:00Z">
        <w:r>
          <w:rPr>
            <w:color w:val="FF0000"/>
            <w:lang w:val="en-CA"/>
          </w:rPr>
          <w:pict w14:anchorId="7DC4A963">
            <v:shape id="_x0000_i1032"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1905" w:name="_Ref432861735"/>
      <w:bookmarkStart w:id="1906" w:name="_Ref446671865"/>
      <w:bookmarkStart w:id="1907" w:name="_Toc446944582"/>
      <w:commentRangeStart w:id="1908"/>
      <w:r w:rsidRPr="00D12552">
        <w:rPr>
          <w:lang w:val="en-CA"/>
        </w:rPr>
        <w:t>Code lists URI</w:t>
      </w:r>
      <w:bookmarkEnd w:id="1905"/>
      <w:commentRangeEnd w:id="1908"/>
      <w:r w:rsidR="00773E1B">
        <w:rPr>
          <w:rStyle w:val="CommentReference"/>
          <w:rFonts w:cs="Times New Roman"/>
          <w:b w:val="0"/>
          <w:bCs w:val="0"/>
        </w:rPr>
        <w:commentReference w:id="1908"/>
      </w:r>
      <w:bookmarkEnd w:id="1906"/>
      <w:bookmarkEnd w:id="190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909"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910"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911" w:author="Eric Boisvert" w:date="2016-03-06T11:13:00Z">
        <w:r w:rsidRPr="00D12552" w:rsidDel="0098452A">
          <w:rPr>
            <w:lang w:val="en-CA"/>
          </w:rPr>
          <w:delText xml:space="preserve">for </w:delText>
        </w:r>
      </w:del>
      <w:ins w:id="1912" w:author="Eric Boisvert" w:date="2016-03-06T11:13:00Z">
        <w:r w:rsidR="0098452A">
          <w:rPr>
            <w:lang w:val="en-CA"/>
          </w:rPr>
          <w:t>of</w:t>
        </w:r>
        <w:r w:rsidR="0098452A" w:rsidRPr="00D12552">
          <w:rPr>
            <w:lang w:val="en-CA"/>
          </w:rPr>
          <w:t xml:space="preserve"> </w:t>
        </w:r>
      </w:ins>
      <w:r w:rsidRPr="00D12552">
        <w:rPr>
          <w:lang w:val="en-CA"/>
        </w:rPr>
        <w:t>the term</w:t>
      </w:r>
      <w:del w:id="1913" w:author="Eric Boisvert" w:date="2016-03-06T11:13:00Z">
        <w:r w:rsidRPr="00D12552" w:rsidDel="0098452A">
          <w:rPr>
            <w:lang w:val="en-CA"/>
          </w:rPr>
          <w:delText xml:space="preserve"> using HTTP content, MIME-type and language negotiation mechanisms.</w:delText>
        </w:r>
      </w:del>
      <w:ins w:id="1914"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915" w:name="_Toc446944583"/>
      <w:commentRangeStart w:id="1916"/>
      <w:r w:rsidRPr="00D12552">
        <w:rPr>
          <w:lang w:val="en-CA"/>
        </w:rPr>
        <w:t>Identifier</w:t>
      </w:r>
      <w:commentRangeEnd w:id="1916"/>
      <w:r w:rsidR="000F4D17">
        <w:rPr>
          <w:rStyle w:val="CommentReference"/>
          <w:rFonts w:cs="Times New Roman"/>
          <w:b w:val="0"/>
          <w:bCs w:val="0"/>
        </w:rPr>
        <w:commentReference w:id="1916"/>
      </w:r>
      <w:bookmarkEnd w:id="1915"/>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917" w:author="Ollie Raymond" w:date="2016-02-15T09:36:00Z">
              <w:r w:rsidRPr="00D12552" w:rsidDel="004F288E">
                <w:rPr>
                  <w:rStyle w:val="reqtext"/>
                  <w:lang w:val="en-CA"/>
                </w:rPr>
                <w:delText xml:space="preserve">SHALL </w:delText>
              </w:r>
            </w:del>
            <w:ins w:id="1918"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919" w:author="Eric Boisvert" w:date="2016-01-04T13:09:00Z"/>
          <w:color w:val="000000"/>
          <w:lang w:val="en-CA"/>
        </w:rPr>
      </w:pPr>
    </w:p>
    <w:p w14:paraId="720215C8" w14:textId="29DF5BB0" w:rsidR="003D0B50" w:rsidRPr="00D12552" w:rsidDel="00610E7E" w:rsidRDefault="004F288E" w:rsidP="003D0B50">
      <w:pPr>
        <w:rPr>
          <w:del w:id="1920" w:author="Ollie Raymond" w:date="2016-02-12T14:03:00Z"/>
          <w:lang w:val="en-CA"/>
        </w:rPr>
      </w:pPr>
      <w:ins w:id="1921" w:author="Ollie Raymond" w:date="2016-02-15T09:36:00Z">
        <w:r>
          <w:rPr>
            <w:lang w:val="en-CA"/>
          </w:rPr>
          <w:t xml:space="preserve">Wherever possible, </w:t>
        </w:r>
      </w:ins>
      <w:del w:id="1922" w:author="Ollie Raymond" w:date="2016-02-15T09:36:00Z">
        <w:r w:rsidR="003D0B50" w:rsidRPr="00D12552" w:rsidDel="004F288E">
          <w:rPr>
            <w:lang w:val="en-CA"/>
          </w:rPr>
          <w:delText>F</w:delText>
        </w:r>
      </w:del>
      <w:ins w:id="1923" w:author="Ollie Raymond" w:date="2016-02-15T09:36:00Z">
        <w:r>
          <w:rPr>
            <w:lang w:val="en-CA"/>
          </w:rPr>
          <w:t>f</w:t>
        </w:r>
      </w:ins>
      <w:r w:rsidR="003D0B50" w:rsidRPr="00D12552">
        <w:rPr>
          <w:lang w:val="en-CA"/>
        </w:rPr>
        <w:t xml:space="preserve">eatures that use an HTTP URI as their identifier </w:t>
      </w:r>
      <w:del w:id="1924" w:author="Ollie Raymond" w:date="2016-02-15T09:36:00Z">
        <w:r w:rsidR="003D0B50" w:rsidRPr="00D12552" w:rsidDel="004F288E">
          <w:rPr>
            <w:lang w:val="en-CA"/>
          </w:rPr>
          <w:delText xml:space="preserve">SHALL </w:delText>
        </w:r>
      </w:del>
      <w:ins w:id="1925"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926" w:author="Ollie Raymond" w:date="2016-02-12T14:03:00Z">
        <w:r w:rsidR="00050DA2">
          <w:rPr>
            <w:lang w:val="en-CA"/>
          </w:rPr>
          <w:t xml:space="preserve"> </w:t>
        </w:r>
      </w:ins>
    </w:p>
    <w:p w14:paraId="036CBE7B" w14:textId="298E589A" w:rsidR="0048717F" w:rsidRDefault="00B770B7" w:rsidP="00DB1F99">
      <w:pPr>
        <w:rPr>
          <w:ins w:id="1927" w:author="Boisvert, Eric" w:date="2016-04-01T14:33:00Z"/>
          <w:lang w:val="en-CA"/>
        </w:rPr>
      </w:pPr>
      <w:ins w:id="1928" w:author="Ollie Raymond" w:date="2016-02-15T09:42:00Z">
        <w:r>
          <w:rPr>
            <w:lang w:val="en-CA"/>
          </w:rPr>
          <w:lastRenderedPageBreak/>
          <w:t>A resolveable</w:t>
        </w:r>
      </w:ins>
      <w:ins w:id="1929" w:author="Eric Boisvert" w:date="2016-01-04T13:38:00Z">
        <w:del w:id="1930" w:author="Ollie Raymond" w:date="2016-02-15T09:42:00Z">
          <w:r w:rsidR="001A08DE" w:rsidRPr="00610E7E" w:rsidDel="00B770B7">
            <w:rPr>
              <w:lang w:val="en-CA"/>
              <w:rPrChange w:id="1931" w:author="Ollie Raymond" w:date="2016-02-12T14:03:00Z">
                <w:rPr>
                  <w:color w:val="FF0000"/>
                  <w:lang w:val="en-CA"/>
                </w:rPr>
              </w:rPrChange>
            </w:rPr>
            <w:delText>The</w:delText>
          </w:r>
        </w:del>
        <w:r w:rsidR="001A08DE" w:rsidRPr="00610E7E">
          <w:rPr>
            <w:lang w:val="en-CA"/>
            <w:rPrChange w:id="1932" w:author="Ollie Raymond" w:date="2016-02-12T14:03:00Z">
              <w:rPr>
                <w:color w:val="FF0000"/>
                <w:lang w:val="en-CA"/>
              </w:rPr>
            </w:rPrChange>
          </w:rPr>
          <w:t xml:space="preserve"> URI </w:t>
        </w:r>
        <w:del w:id="1933" w:author="Ollie Raymond" w:date="2016-02-15T09:42:00Z">
          <w:r w:rsidR="001A08DE" w:rsidRPr="00610E7E" w:rsidDel="00B770B7">
            <w:rPr>
              <w:lang w:val="en-CA"/>
              <w:rPrChange w:id="1934" w:author="Ollie Raymond" w:date="2016-02-12T14:03:00Z">
                <w:rPr>
                  <w:color w:val="FF0000"/>
                  <w:lang w:val="en-CA"/>
                </w:rPr>
              </w:rPrChange>
            </w:rPr>
            <w:delText>shall</w:delText>
          </w:r>
        </w:del>
      </w:ins>
      <w:ins w:id="1935" w:author="Ollie Raymond" w:date="2016-02-15T09:42:00Z">
        <w:r>
          <w:rPr>
            <w:lang w:val="en-CA"/>
          </w:rPr>
          <w:t>shall</w:t>
        </w:r>
      </w:ins>
      <w:ins w:id="1936" w:author="Eric Boisvert" w:date="2016-01-04T13:38:00Z">
        <w:r w:rsidR="001A08DE" w:rsidRPr="00610E7E">
          <w:rPr>
            <w:lang w:val="en-CA"/>
            <w:rPrChange w:id="1937" w:author="Ollie Raymond" w:date="2016-02-12T14:03:00Z">
              <w:rPr>
                <w:color w:val="FF0000"/>
                <w:lang w:val="en-CA"/>
              </w:rPr>
            </w:rPrChange>
          </w:rPr>
          <w:t xml:space="preserve"> point to one or more representation</w:t>
        </w:r>
      </w:ins>
      <w:ins w:id="1938" w:author="Eric Boisvert" w:date="2016-01-04T13:40:00Z">
        <w:r w:rsidR="001A08DE" w:rsidRPr="00610E7E">
          <w:rPr>
            <w:lang w:val="en-CA"/>
            <w:rPrChange w:id="1939" w:author="Ollie Raymond" w:date="2016-02-12T14:03:00Z">
              <w:rPr>
                <w:color w:val="FF0000"/>
                <w:lang w:val="en-CA"/>
              </w:rPr>
            </w:rPrChange>
          </w:rPr>
          <w:t>s</w:t>
        </w:r>
      </w:ins>
      <w:ins w:id="1940" w:author="Eric Boisvert" w:date="2016-01-04T13:38:00Z">
        <w:r w:rsidR="001A08DE" w:rsidRPr="00610E7E">
          <w:rPr>
            <w:lang w:val="en-CA"/>
            <w:rPrChange w:id="1941" w:author="Ollie Raymond" w:date="2016-02-12T14:03:00Z">
              <w:rPr>
                <w:color w:val="FF0000"/>
                <w:lang w:val="en-CA"/>
              </w:rPr>
            </w:rPrChange>
          </w:rPr>
          <w:t xml:space="preserve"> of the feature it identifies</w:t>
        </w:r>
      </w:ins>
      <w:ins w:id="1942" w:author="Eric Boisvert" w:date="2016-01-04T13:40:00Z">
        <w:r w:rsidR="001A08DE" w:rsidRPr="00610E7E">
          <w:rPr>
            <w:lang w:val="en-CA"/>
            <w:rPrChange w:id="1943" w:author="Ollie Raymond" w:date="2016-02-12T14:03:00Z">
              <w:rPr>
                <w:color w:val="FF0000"/>
                <w:lang w:val="en-CA"/>
              </w:rPr>
            </w:rPrChange>
          </w:rPr>
          <w:t xml:space="preserve">. </w:t>
        </w:r>
        <w:del w:id="1944" w:author="Ollie Raymond" w:date="2016-02-15T10:06:00Z">
          <w:r w:rsidR="001A08DE" w:rsidRPr="00610E7E" w:rsidDel="00050DA2">
            <w:rPr>
              <w:lang w:val="en-CA"/>
              <w:rPrChange w:id="1945" w:author="Ollie Raymond" w:date="2016-02-12T14:03:00Z">
                <w:rPr>
                  <w:color w:val="FF0000"/>
                  <w:lang w:val="en-CA"/>
                </w:rPr>
              </w:rPrChange>
            </w:rPr>
            <w:delText xml:space="preserve"> </w:delText>
          </w:r>
        </w:del>
      </w:ins>
      <w:commentRangeStart w:id="1946"/>
      <w:ins w:id="1947" w:author="Eric Boisvert" w:date="2016-01-04T13:41:00Z">
        <w:r w:rsidR="001A08DE" w:rsidRPr="00610E7E">
          <w:rPr>
            <w:lang w:val="en-CA"/>
            <w:rPrChange w:id="1948" w:author="Ollie Raymond" w:date="2016-02-12T14:03:00Z">
              <w:rPr>
                <w:color w:val="FF0000"/>
                <w:lang w:val="en-CA"/>
              </w:rPr>
            </w:rPrChange>
          </w:rPr>
          <w:t>It is expected that one of the representations should be a XML</w:t>
        </w:r>
      </w:ins>
      <w:r w:rsidR="00610E7E" w:rsidRPr="00610E7E">
        <w:rPr>
          <w:lang w:val="en-CA"/>
          <w:rPrChange w:id="1949" w:author="Ollie Raymond" w:date="2016-02-12T14:03:00Z">
            <w:rPr>
              <w:color w:val="FF0000"/>
              <w:lang w:val="en-CA"/>
            </w:rPr>
          </w:rPrChange>
        </w:rPr>
        <w:t xml:space="preserve"> </w:t>
      </w:r>
      <w:ins w:id="1950" w:author="Eric Boisvert" w:date="2016-01-04T13:41:00Z">
        <w:r w:rsidR="001A08DE" w:rsidRPr="00610E7E">
          <w:rPr>
            <w:lang w:val="en-CA"/>
            <w:rPrChange w:id="1951" w:author="Ollie Raymond" w:date="2016-02-12T14:03:00Z">
              <w:rPr>
                <w:color w:val="FF0000"/>
                <w:lang w:val="en-CA"/>
              </w:rPr>
            </w:rPrChange>
          </w:rPr>
          <w:t>(GML) representation.</w:t>
        </w:r>
      </w:ins>
      <w:commentRangeEnd w:id="1946"/>
      <w:ins w:id="1952" w:author="Eric Boisvert" w:date="2016-01-04T13:42:00Z">
        <w:r w:rsidR="001A08DE" w:rsidRPr="00610E7E">
          <w:rPr>
            <w:rStyle w:val="CommentReference"/>
          </w:rPr>
          <w:commentReference w:id="1946"/>
        </w:r>
      </w:ins>
      <w:ins w:id="1953" w:author="Ollie Raymond" w:date="2016-02-15T09:37:00Z">
        <w:r w:rsidR="004F288E">
          <w:rPr>
            <w:lang w:val="en-CA"/>
          </w:rPr>
          <w:t xml:space="preserve"> It is recognised that entry-level providers of GeoSciML data, notably users of the GeoSciML Portrayal schema, may not be able </w:t>
        </w:r>
      </w:ins>
      <w:ins w:id="1954" w:author="Ollie Raymond" w:date="2016-02-15T09:43:00Z">
        <w:r>
          <w:rPr>
            <w:lang w:val="en-CA"/>
          </w:rPr>
          <w:t xml:space="preserve">always </w:t>
        </w:r>
      </w:ins>
      <w:ins w:id="1955" w:author="Ollie Raymond" w:date="2016-02-15T09:37:00Z">
        <w:r w:rsidR="004F288E">
          <w:rPr>
            <w:lang w:val="en-CA"/>
          </w:rPr>
          <w:t>to provide resolvable</w:t>
        </w:r>
      </w:ins>
      <w:ins w:id="1956" w:author="Ollie Raymond" w:date="2016-02-15T09:41:00Z">
        <w:r>
          <w:rPr>
            <w:lang w:val="en-CA"/>
          </w:rPr>
          <w:t xml:space="preserve"> URI identifiers</w:t>
        </w:r>
      </w:ins>
      <w:ins w:id="1957" w:author="Ollie Raymond" w:date="2016-02-15T09:42:00Z">
        <w:r>
          <w:rPr>
            <w:lang w:val="en-CA"/>
          </w:rPr>
          <w:t>, but every effort should be made to do so.</w:t>
        </w:r>
      </w:ins>
    </w:p>
    <w:p w14:paraId="7180CF1A" w14:textId="77777777" w:rsidR="00DA41F8" w:rsidRPr="00610E7E" w:rsidRDefault="00DA41F8" w:rsidP="00DB1F99">
      <w:pPr>
        <w:rPr>
          <w:lang w:val="en-CA"/>
          <w:rPrChange w:id="1958" w:author="Ollie Raymond" w:date="2016-02-12T14:03:00Z">
            <w:rPr>
              <w:color w:val="FF0000"/>
              <w:lang w:val="en-CA"/>
            </w:rPr>
          </w:rPrChange>
        </w:rPr>
      </w:pPr>
    </w:p>
    <w:p w14:paraId="308241B4" w14:textId="4165991E" w:rsidR="009B3BBD" w:rsidRDefault="009B3BBD" w:rsidP="009B3BBD">
      <w:pPr>
        <w:pStyle w:val="Heading2"/>
        <w:rPr>
          <w:lang w:val="en-CA"/>
        </w:rPr>
      </w:pPr>
      <w:bookmarkStart w:id="1959" w:name="_Toc446944584"/>
      <w:commentRangeStart w:id="1960"/>
      <w:r w:rsidRPr="00D12552">
        <w:rPr>
          <w:lang w:val="en-CA"/>
        </w:rPr>
        <w:t xml:space="preserve">GeoSciML </w:t>
      </w:r>
      <w:r>
        <w:rPr>
          <w:lang w:val="en-CA"/>
        </w:rPr>
        <w:t>Portrayal</w:t>
      </w:r>
      <w:r w:rsidRPr="00D12552">
        <w:rPr>
          <w:lang w:val="en-CA"/>
        </w:rPr>
        <w:t xml:space="preserve"> Requirements Class</w:t>
      </w:r>
      <w:commentRangeEnd w:id="1960"/>
      <w:r w:rsidR="00762332">
        <w:rPr>
          <w:rStyle w:val="CommentReference"/>
          <w:rFonts w:cs="Times New Roman"/>
          <w:b w:val="0"/>
          <w:bCs w:val="0"/>
          <w:iCs w:val="0"/>
        </w:rPr>
        <w:commentReference w:id="1960"/>
      </w:r>
      <w:bookmarkEnd w:id="1959"/>
    </w:p>
    <w:p w14:paraId="4015345D" w14:textId="7B667AA7" w:rsidR="00225333" w:rsidRDefault="00225333" w:rsidP="00BA6B31">
      <w:pPr>
        <w:rPr>
          <w:ins w:id="1961"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/req/gsml4-portrayal/uri</w:t>
            </w:r>
            <w:r w:rsidRPr="005A0586">
              <w:rPr>
                <w:rStyle w:val="requri"/>
                <w:rFonts w:ascii="Calibri" w:eastAsia="MS Mincho" w:hAnsi="Calibri"/>
                <w:sz w:val="20"/>
                <w:szCs w:val="20"/>
                <w:lang w:val="en-CA"/>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Properties which name end with “_uri” </w:t>
            </w:r>
            <w:proofErr w:type="gramStart"/>
            <w:r w:rsidRPr="005A0586">
              <w:rPr>
                <w:rFonts w:ascii="Calibri" w:eastAsia="MS Mincho" w:hAnsi="Calibri"/>
                <w:sz w:val="20"/>
                <w:szCs w:val="20"/>
                <w:lang w:val="en-CA"/>
              </w:rPr>
              <w:t>shall SHALL</w:t>
            </w:r>
            <w:proofErr w:type="gramEnd"/>
            <w:r w:rsidRPr="005A0586">
              <w:rPr>
                <w:rFonts w:ascii="Calibri" w:eastAsia="MS Mincho" w:hAnsi="Calibri"/>
                <w:sz w:val="20"/>
                <w:szCs w:val="20"/>
                <w:lang w:val="en-CA"/>
              </w:rPr>
              <w:t xml:space="preserve">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/req/gsml4-portrayal/resolvable-uri</w:t>
            </w:r>
            <w:r w:rsidRPr="005A0586">
              <w:rPr>
                <w:rStyle w:val="requri"/>
                <w:rFonts w:ascii="Calibri" w:eastAsia="MS Mincho" w:hAnsi="Calibri"/>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/req/gsml4-portrayal/user-defined</w:t>
            </w:r>
            <w:r w:rsidRPr="005A0586">
              <w:rPr>
                <w:rStyle w:val="requri"/>
                <w:rFonts w:ascii="Calibri" w:eastAsia="MS Mincho" w:hAnsi="Calibri"/>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962" w:author="Boisvert, Eric" w:date="2016-04-01T15:13:00Z">
                  <w:rPr>
                    <w:rStyle w:val="requri"/>
                    <w:lang w:val="en-CA"/>
                  </w:rPr>
                </w:rPrChange>
              </w:rPr>
            </w:pPr>
            <w:r w:rsidRPr="005A0586">
              <w:rPr>
                <w:rStyle w:val="requri"/>
                <w:rFonts w:ascii="Calibri" w:hAnsi="Calibri"/>
                <w:sz w:val="20"/>
                <w:szCs w:val="20"/>
                <w:lang w:val="en-CA"/>
                <w:rPrChange w:id="1963"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964" w:author="Boisvert, Eric" w:date="2016-04-01T15:13:00Z">
                  <w:rPr>
                    <w:rStyle w:val="requri"/>
                    <w:lang w:val="en-CA"/>
                  </w:rPr>
                </w:rPrChange>
              </w:rPr>
            </w:pPr>
            <w:r w:rsidRPr="005A0586">
              <w:rPr>
                <w:rStyle w:val="reqtext"/>
                <w:rFonts w:ascii="Calibri" w:hAnsi="Calibri"/>
                <w:sz w:val="20"/>
                <w:szCs w:val="20"/>
                <w:lang w:val="en-CA"/>
                <w:rPrChange w:id="1965"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966" w:author="Boisvert, Eric" w:date="2016-04-01T15:13:00Z">
                  <w:rPr>
                    <w:rStyle w:val="requri"/>
                    <w:lang w:val="en-CA"/>
                  </w:rPr>
                </w:rPrChange>
              </w:rPr>
            </w:pPr>
            <w:r w:rsidRPr="005A0586">
              <w:rPr>
                <w:rStyle w:val="requri"/>
                <w:rFonts w:ascii="Calibri" w:hAnsi="Calibri"/>
                <w:sz w:val="20"/>
                <w:szCs w:val="20"/>
                <w:lang w:val="en-CA"/>
                <w:rPrChange w:id="1967"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968" w:author="Boisvert, Eric" w:date="2016-04-01T15:13:00Z">
                  <w:rPr>
                    <w:rStyle w:val="requri"/>
                    <w:lang w:val="en-CA"/>
                  </w:rPr>
                </w:rPrChange>
              </w:rPr>
            </w:pPr>
            <w:r w:rsidRPr="005A0586">
              <w:rPr>
                <w:rStyle w:val="reqtext"/>
                <w:rFonts w:ascii="Calibri" w:hAnsi="Calibri"/>
                <w:sz w:val="20"/>
                <w:szCs w:val="20"/>
                <w:lang w:val="en-CA"/>
                <w:rPrChange w:id="1969" w:author="Boisvert, Eric" w:date="2016-04-01T15:13:00Z">
                  <w:rPr>
                    <w:rStyle w:val="reqtext"/>
                    <w:lang w:val="en-CA"/>
                  </w:rPr>
                </w:rPrChange>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970" w:author="Boisvert, Eric" w:date="2016-04-01T15:13:00Z">
                  <w:rPr>
                    <w:rStyle w:val="requri"/>
                    <w:lang w:val="en-CA"/>
                  </w:rPr>
                </w:rPrChange>
              </w:rPr>
            </w:pPr>
            <w:r w:rsidRPr="005A0586">
              <w:rPr>
                <w:rStyle w:val="requri"/>
                <w:rFonts w:ascii="Calibri" w:hAnsi="Calibri"/>
                <w:sz w:val="20"/>
                <w:szCs w:val="20"/>
                <w:lang w:val="en-CA"/>
                <w:rPrChange w:id="1971"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972" w:author="Boisvert, Eric" w:date="2016-04-01T15:13:00Z">
                  <w:rPr>
                    <w:rStyle w:val="requri"/>
                    <w:lang w:val="en-CA"/>
                  </w:rPr>
                </w:rPrChange>
              </w:rPr>
            </w:pPr>
            <w:proofErr w:type="gramStart"/>
            <w:r w:rsidRPr="005A0586">
              <w:rPr>
                <w:rStyle w:val="reqtext"/>
                <w:rFonts w:ascii="Calibri" w:hAnsi="Calibri"/>
                <w:sz w:val="20"/>
                <w:szCs w:val="20"/>
                <w:lang w:val="en-CA"/>
                <w:rPrChange w:id="1973" w:author="Boisvert, Eric" w:date="2016-04-01T15:13:00Z">
                  <w:rPr>
                    <w:rStyle w:val="reqtext"/>
                    <w:lang w:val="en-CA"/>
                  </w:rPr>
                </w:rPrChange>
              </w:rPr>
              <w:t>dentifier</w:t>
            </w:r>
            <w:proofErr w:type="gramEnd"/>
            <w:r w:rsidRPr="005A0586">
              <w:rPr>
                <w:rStyle w:val="reqtext"/>
                <w:rFonts w:ascii="Calibri" w:hAnsi="Calibri"/>
                <w:sz w:val="20"/>
                <w:szCs w:val="20"/>
                <w:lang w:val="en-CA"/>
                <w:rPrChange w:id="1974" w:author="Boisvert, Eric" w:date="2016-04-01T15:13:00Z">
                  <w:rPr>
                    <w:rStyle w:val="reqtext"/>
                    <w:lang w:val="en-CA"/>
                  </w:rPr>
                </w:rPrChange>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975" w:author="Boisvert, Eric" w:date="2016-04-01T15:13:00Z">
                  <w:rPr>
                    <w:rStyle w:val="requri"/>
                    <w:lang w:val="en-CA"/>
                  </w:rPr>
                </w:rPrChange>
              </w:rPr>
            </w:pPr>
            <w:r w:rsidRPr="005A0586">
              <w:rPr>
                <w:rStyle w:val="requri"/>
                <w:rFonts w:ascii="Calibri" w:hAnsi="Calibri"/>
                <w:sz w:val="20"/>
                <w:szCs w:val="20"/>
                <w:lang w:val="en-CA"/>
                <w:rPrChange w:id="1976"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977" w:author="Boisvert, Eric" w:date="2016-04-01T15:13:00Z">
                  <w:rPr>
                    <w:rStyle w:val="requri"/>
                    <w:lang w:val="en-CA"/>
                  </w:rPr>
                </w:rPrChange>
              </w:rPr>
            </w:pPr>
            <w:commentRangeStart w:id="1978"/>
            <w:r w:rsidRPr="005A0586">
              <w:rPr>
                <w:rStyle w:val="reqtext"/>
                <w:rFonts w:ascii="Calibri" w:hAnsi="Calibri"/>
                <w:sz w:val="20"/>
                <w:szCs w:val="20"/>
                <w:lang w:val="en-CA"/>
                <w:rPrChange w:id="1979" w:author="Boisvert, Eric" w:date="2016-04-01T15:13:00Z">
                  <w:rPr>
                    <w:rStyle w:val="reqtext"/>
                    <w:lang w:val="en-CA"/>
                  </w:rPr>
                </w:rPrChange>
              </w:rPr>
              <w:t>Identifier SHOULD correspond to a representation of OM_</w:t>
            </w:r>
            <w:proofErr w:type="gramStart"/>
            <w:r w:rsidRPr="005A0586">
              <w:rPr>
                <w:rStyle w:val="reqtext"/>
                <w:rFonts w:ascii="Calibri" w:hAnsi="Calibri"/>
                <w:sz w:val="20"/>
                <w:szCs w:val="20"/>
                <w:lang w:val="en-CA"/>
                <w:rPrChange w:id="1980" w:author="Boisvert, Eric" w:date="2016-04-01T15:13:00Z">
                  <w:rPr>
                    <w:rStyle w:val="reqtext"/>
                    <w:lang w:val="en-CA"/>
                  </w:rPr>
                </w:rPrChange>
              </w:rPr>
              <w:t xml:space="preserve">Observation </w:t>
            </w:r>
            <w:commentRangeEnd w:id="1978"/>
            <w:proofErr w:type="gramEnd"/>
            <w:r w:rsidRPr="005A0586">
              <w:rPr>
                <w:rStyle w:val="CommentReference"/>
                <w:rFonts w:ascii="Calibri" w:hAnsi="Calibri"/>
                <w:sz w:val="20"/>
                <w:szCs w:val="20"/>
                <w:rPrChange w:id="1981" w:author="Boisvert, Eric" w:date="2016-04-01T15:13:00Z">
                  <w:rPr>
                    <w:rStyle w:val="CommentReference"/>
                  </w:rPr>
                </w:rPrChange>
              </w:rPr>
              <w:commentReference w:id="1978"/>
            </w:r>
            <w:r w:rsidRPr="005A0586">
              <w:rPr>
                <w:rStyle w:val="reqtext"/>
                <w:rFonts w:ascii="Calibri" w:hAnsi="Calibri"/>
                <w:sz w:val="20"/>
                <w:szCs w:val="20"/>
                <w:lang w:val="en-CA"/>
                <w:rPrChange w:id="1982"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983" w:author="Boisvert, Eric" w:date="2016-04-01T15:13:00Z">
                  <w:rPr>
                    <w:rStyle w:val="requri"/>
                    <w:lang w:val="en-CA"/>
                  </w:rPr>
                </w:rPrChange>
              </w:rPr>
            </w:pPr>
            <w:r w:rsidRPr="005A0586">
              <w:rPr>
                <w:rStyle w:val="requri"/>
                <w:rFonts w:ascii="Calibri" w:hAnsi="Calibri"/>
                <w:sz w:val="20"/>
                <w:szCs w:val="20"/>
                <w:lang w:val="en-CA"/>
                <w:rPrChange w:id="1984"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985" w:author="Boisvert, Eric" w:date="2016-04-01T15:13:00Z">
                  <w:rPr>
                    <w:rStyle w:val="requri"/>
                    <w:lang w:val="en-CA"/>
                  </w:rPr>
                </w:rPrChange>
              </w:rPr>
            </w:pPr>
            <w:r w:rsidRPr="005A0586">
              <w:rPr>
                <w:rStyle w:val="reqtext"/>
                <w:rFonts w:ascii="Calibri" w:hAnsi="Calibri"/>
                <w:sz w:val="20"/>
                <w:szCs w:val="20"/>
                <w:lang w:val="en-CA"/>
                <w:rPrChange w:id="1986"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987"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EB7E1F">
      <w:pPr>
        <w:pStyle w:val="Caption"/>
        <w:jc w:val="center"/>
        <w:rPr>
          <w:noProof/>
          <w:lang w:val="en-AU" w:eastAsia="en-AU"/>
        </w:rPr>
        <w:pPrChange w:id="1988" w:author="Ollie Raymond" w:date="2016-02-09T18:12:00Z">
          <w:pPr>
            <w:pStyle w:val="Caption"/>
          </w:pPr>
        </w:pPrChange>
      </w:pPr>
      <w:r>
        <w:rPr>
          <w:noProof/>
          <w:lang w:val="en-AU" w:eastAsia="en-AU"/>
        </w:rPr>
        <w:lastRenderedPageBreak/>
        <w:pict w14:anchorId="52D93303">
          <v:shape id="Picture 1" o:spid="_x0000_i1033" type="#_x0000_t75" style="width:329.25pt;height:318.75pt;visibility:visible;mso-wrap-style:square">
            <v:imagedata r:id="rId24" o:title=""/>
          </v:shape>
        </w:pict>
      </w:r>
    </w:p>
    <w:p w14:paraId="66AF6BA0" w14:textId="1F7D33E4" w:rsidR="00792D31" w:rsidRPr="009F4AF5" w:rsidRDefault="00792D31" w:rsidP="006E671E">
      <w:pPr>
        <w:pStyle w:val="Caption"/>
        <w:jc w:val="center"/>
        <w:rPr>
          <w:color w:val="000000"/>
          <w:lang w:val="en-CA"/>
          <w:rPrChange w:id="1989" w:author="Ollie Raymond" w:date="2016-02-09T18:12:00Z">
            <w:rPr>
              <w:lang w:val="en-CA"/>
            </w:rPr>
          </w:rPrChange>
        </w:rPr>
      </w:pPr>
      <w:r w:rsidRPr="009F4AF5">
        <w:rPr>
          <w:color w:val="000000"/>
          <w:rPrChange w:id="1990" w:author="Ollie Raymond" w:date="2016-02-09T18:12:00Z">
            <w:rPr/>
          </w:rPrChange>
        </w:rPr>
        <w:t xml:space="preserve">Figure </w:t>
      </w:r>
      <w:r w:rsidR="00673E83" w:rsidRPr="009F4AF5">
        <w:rPr>
          <w:color w:val="000000"/>
          <w:rPrChange w:id="1991" w:author="Ollie Raymond" w:date="2016-02-09T18:12:00Z">
            <w:rPr/>
          </w:rPrChange>
        </w:rPr>
        <w:fldChar w:fldCharType="begin"/>
      </w:r>
      <w:r w:rsidR="00673E83" w:rsidRPr="009F4AF5">
        <w:rPr>
          <w:color w:val="000000"/>
          <w:rPrChange w:id="1992" w:author="Ollie Raymond" w:date="2016-02-09T18:12:00Z">
            <w:rPr/>
          </w:rPrChange>
        </w:rPr>
        <w:instrText xml:space="preserve"> SEQ Figure \* ARABIC </w:instrText>
      </w:r>
      <w:r w:rsidR="00673E83" w:rsidRPr="009F4AF5">
        <w:rPr>
          <w:color w:val="000000"/>
          <w:rPrChange w:id="1993" w:author="Ollie Raymond" w:date="2016-02-09T18:12:00Z">
            <w:rPr>
              <w:noProof/>
            </w:rPr>
          </w:rPrChange>
        </w:rPr>
        <w:fldChar w:fldCharType="separate"/>
      </w:r>
      <w:ins w:id="1994" w:author="Boisvert, Eric" w:date="2016-04-01T13:15:00Z">
        <w:r w:rsidR="008D755A">
          <w:rPr>
            <w:noProof/>
            <w:color w:val="000000"/>
          </w:rPr>
          <w:t>9</w:t>
        </w:r>
      </w:ins>
      <w:ins w:id="1995" w:author="Eric Boisvert" w:date="2016-03-28T16:06:00Z">
        <w:del w:id="1996" w:author="Boisvert, Eric" w:date="2016-03-29T08:51:00Z">
          <w:r w:rsidR="003842F3" w:rsidDel="00CB122C">
            <w:rPr>
              <w:noProof/>
              <w:color w:val="000000"/>
            </w:rPr>
            <w:delText>8</w:delText>
          </w:r>
        </w:del>
      </w:ins>
      <w:del w:id="1997" w:author="Boisvert, Eric" w:date="2016-03-29T08:51:00Z">
        <w:r w:rsidR="0043586C" w:rsidRPr="009F4AF5" w:rsidDel="00CB122C">
          <w:rPr>
            <w:noProof/>
            <w:color w:val="000000"/>
            <w:rPrChange w:id="1998" w:author="Ollie Raymond" w:date="2016-02-09T18:12:00Z">
              <w:rPr>
                <w:noProof/>
              </w:rPr>
            </w:rPrChange>
          </w:rPr>
          <w:delText>7</w:delText>
        </w:r>
      </w:del>
      <w:r w:rsidR="00673E83" w:rsidRPr="009F4AF5">
        <w:rPr>
          <w:noProof/>
          <w:color w:val="000000"/>
          <w:rPrChange w:id="1999" w:author="Ollie Raymond" w:date="2016-02-09T18:12:00Z">
            <w:rPr>
              <w:noProof/>
            </w:rPr>
          </w:rPrChange>
        </w:rPr>
        <w:fldChar w:fldCharType="end"/>
      </w:r>
      <w:r w:rsidRPr="009F4AF5">
        <w:rPr>
          <w:color w:val="000000"/>
          <w:rPrChange w:id="2000" w:author="Ollie Raymond" w:date="2016-02-09T18:12:00Z">
            <w:rPr/>
          </w:rPrChange>
        </w:rPr>
        <w:t xml:space="preserve"> </w:t>
      </w:r>
      <w:ins w:id="2001" w:author="Ollie Raymond" w:date="2016-02-09T18:12:00Z">
        <w:r w:rsidR="0032243C" w:rsidRPr="009F4AF5">
          <w:rPr>
            <w:color w:val="000000"/>
            <w:rPrChange w:id="2002" w:author="Ollie Raymond" w:date="2016-02-09T18:12:00Z">
              <w:rPr/>
            </w:rPrChange>
          </w:rPr>
          <w:t>-</w:t>
        </w:r>
      </w:ins>
      <w:del w:id="2003" w:author="Ollie Raymond" w:date="2016-02-09T18:12:00Z">
        <w:r w:rsidRPr="009F4AF5" w:rsidDel="0032243C">
          <w:rPr>
            <w:color w:val="000000"/>
            <w:rPrChange w:id="2004" w:author="Ollie Raymond" w:date="2016-02-09T18:12:00Z">
              <w:rPr/>
            </w:rPrChange>
          </w:rPr>
          <w:delText>:</w:delText>
        </w:r>
      </w:del>
      <w:r w:rsidRPr="009F4AF5">
        <w:rPr>
          <w:color w:val="000000"/>
          <w:rPrChange w:id="2005" w:author="Ollie Raymond" w:date="2016-02-09T18:12:00Z">
            <w:rPr/>
          </w:rPrChange>
        </w:rPr>
        <w:t xml:space="preserve"> Package dependency for GeoSciML Portrayal</w:t>
      </w:r>
      <w:ins w:id="2006"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2007" w:author="Ollie Raymond" w:date="2016-02-15T10:06:00Z">
        <w:r w:rsidR="00050DA2">
          <w:rPr>
            <w:lang w:val="en-CA"/>
          </w:rPr>
          <w:t>L</w:t>
        </w:r>
      </w:ins>
      <w:del w:id="2008"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009" w:author="Eric Boisvert" w:date="2016-01-24T13:23:00Z">
        <w:r w:rsidRPr="00762332" w:rsidDel="00253146">
          <w:rPr>
            <w:lang w:val="en-CA"/>
          </w:rPr>
          <w:delText>gml</w:delText>
        </w:r>
      </w:del>
      <w:ins w:id="2010" w:author="Eric Boisvert" w:date="2016-01-24T13:23:00Z">
        <w:r w:rsidR="00253146">
          <w:rPr>
            <w:lang w:val="en-CA"/>
          </w:rPr>
          <w:t>GEO:</w:t>
        </w:r>
      </w:ins>
      <w:r w:rsidRPr="00762332">
        <w:rPr>
          <w:lang w:val="en-CA"/>
        </w:rPr>
        <w:t xml:space="preserve">:Point, </w:t>
      </w:r>
      <w:del w:id="2011" w:author="Eric Boisvert" w:date="2016-01-24T13:23:00Z">
        <w:r w:rsidRPr="00762332" w:rsidDel="00253146">
          <w:rPr>
            <w:lang w:val="en-CA"/>
          </w:rPr>
          <w:delText>gml</w:delText>
        </w:r>
      </w:del>
      <w:ins w:id="2012" w:author="Eric Boisvert" w:date="2016-01-24T13:23:00Z">
        <w:r w:rsidR="00253146">
          <w:rPr>
            <w:lang w:val="en-CA"/>
          </w:rPr>
          <w:t>GEO:</w:t>
        </w:r>
      </w:ins>
      <w:r w:rsidRPr="00762332">
        <w:rPr>
          <w:lang w:val="en-CA"/>
        </w:rPr>
        <w:t>:LineString</w:t>
      </w:r>
      <w:ins w:id="2013" w:author="Ollie Raymond" w:date="2016-02-15T10:06:00Z">
        <w:r w:rsidR="00050DA2">
          <w:rPr>
            <w:lang w:val="en-CA"/>
          </w:rPr>
          <w:t xml:space="preserve">, </w:t>
        </w:r>
      </w:ins>
      <w:del w:id="2014" w:author="Eric Boisvert" w:date="2016-01-24T13:23:00Z">
        <w:r w:rsidRPr="00762332" w:rsidDel="00253146">
          <w:rPr>
            <w:lang w:val="en-CA"/>
          </w:rPr>
          <w:delText xml:space="preserve">, </w:delText>
        </w:r>
      </w:del>
      <w:del w:id="2015" w:author="Eric Boisvert" w:date="2016-01-24T13:24:00Z">
        <w:r w:rsidRPr="00762332" w:rsidDel="00253146">
          <w:rPr>
            <w:lang w:val="en-CA"/>
          </w:rPr>
          <w:delText>gml</w:delText>
        </w:r>
      </w:del>
      <w:ins w:id="2016" w:author="Eric Boisvert" w:date="2016-01-24T13:24:00Z">
        <w:r w:rsidR="00253146">
          <w:rPr>
            <w:lang w:val="en-CA"/>
          </w:rPr>
          <w:t>GEO:</w:t>
        </w:r>
      </w:ins>
      <w:r w:rsidRPr="00762332">
        <w:rPr>
          <w:lang w:val="en-CA"/>
        </w:rPr>
        <w:t xml:space="preserve">:Curve, </w:t>
      </w:r>
      <w:ins w:id="2017" w:author="Eric Boisvert" w:date="2016-01-24T13:24:00Z">
        <w:r w:rsidR="00253146">
          <w:rPr>
            <w:lang w:val="en-CA"/>
          </w:rPr>
          <w:t>GEO</w:t>
        </w:r>
      </w:ins>
      <w:del w:id="2018" w:author="Eric Boisvert" w:date="2016-01-24T13:24:00Z">
        <w:r w:rsidRPr="00762332" w:rsidDel="00253146">
          <w:rPr>
            <w:lang w:val="en-CA"/>
          </w:rPr>
          <w:delText>gml</w:delText>
        </w:r>
      </w:del>
      <w:r w:rsidRPr="00762332">
        <w:rPr>
          <w:lang w:val="en-CA"/>
        </w:rPr>
        <w:t>:</w:t>
      </w:r>
      <w:proofErr w:type="gramStart"/>
      <w:ins w:id="2019" w:author="Ollie Raymond" w:date="2016-02-15T10:19:00Z">
        <w:r w:rsidR="008465E6">
          <w:rPr>
            <w:lang w:val="en-CA"/>
          </w:rPr>
          <w:t>:</w:t>
        </w:r>
      </w:ins>
      <w:r w:rsidRPr="00762332">
        <w:rPr>
          <w:lang w:val="en-CA"/>
        </w:rPr>
        <w:t>Polygon</w:t>
      </w:r>
      <w:proofErr w:type="gramEnd"/>
      <w:r w:rsidRPr="00762332">
        <w:rPr>
          <w:lang w:val="en-CA"/>
        </w:rPr>
        <w:t xml:space="preserve">, </w:t>
      </w:r>
      <w:ins w:id="2020" w:author="Eric Boisvert" w:date="2016-01-24T13:24:00Z">
        <w:r w:rsidR="00253146">
          <w:rPr>
            <w:lang w:val="en-CA"/>
          </w:rPr>
          <w:t>GEO</w:t>
        </w:r>
      </w:ins>
      <w:ins w:id="2021" w:author="Ollie Raymond" w:date="2016-02-15T10:21:00Z">
        <w:r w:rsidR="008465E6">
          <w:rPr>
            <w:lang w:val="en-CA"/>
          </w:rPr>
          <w:t>:</w:t>
        </w:r>
      </w:ins>
      <w:del w:id="2022" w:author="Eric Boisvert" w:date="2016-01-24T13:24:00Z">
        <w:r w:rsidRPr="00762332" w:rsidDel="00253146">
          <w:rPr>
            <w:lang w:val="en-CA"/>
          </w:rPr>
          <w:delText>gml</w:delText>
        </w:r>
      </w:del>
      <w:r w:rsidRPr="00762332">
        <w:rPr>
          <w:lang w:val="en-CA"/>
        </w:rPr>
        <w:t xml:space="preserve">:Surface, </w:t>
      </w:r>
      <w:del w:id="2023" w:author="Eric Boisvert" w:date="2016-01-24T13:24:00Z">
        <w:r w:rsidRPr="00762332" w:rsidDel="00253146">
          <w:rPr>
            <w:lang w:val="en-CA"/>
          </w:rPr>
          <w:delText>gml</w:delText>
        </w:r>
      </w:del>
      <w:ins w:id="2024" w:author="Eric Boisvert" w:date="2016-01-24T13:24:00Z">
        <w:r w:rsidR="00253146">
          <w:rPr>
            <w:lang w:val="en-CA"/>
          </w:rPr>
          <w:t>GEO</w:t>
        </w:r>
      </w:ins>
      <w:ins w:id="2025" w:author="Ollie Raymond" w:date="2016-02-15T10:21:00Z">
        <w:r w:rsidR="008465E6">
          <w:rPr>
            <w:lang w:val="en-CA"/>
          </w:rPr>
          <w:t>:</w:t>
        </w:r>
      </w:ins>
      <w:r w:rsidRPr="00762332">
        <w:rPr>
          <w:lang w:val="en-CA"/>
        </w:rPr>
        <w:t xml:space="preserve">:MultiPoint, </w:t>
      </w:r>
      <w:del w:id="2026" w:author="Eric Boisvert" w:date="2016-01-24T13:24:00Z">
        <w:r w:rsidRPr="00762332" w:rsidDel="00253146">
          <w:rPr>
            <w:lang w:val="en-CA"/>
          </w:rPr>
          <w:delText>gml</w:delText>
        </w:r>
      </w:del>
      <w:ins w:id="2027" w:author="Eric Boisvert" w:date="2016-01-24T13:24:00Z">
        <w:r w:rsidR="00253146">
          <w:rPr>
            <w:lang w:val="en-CA"/>
          </w:rPr>
          <w:t>GEO</w:t>
        </w:r>
      </w:ins>
      <w:r w:rsidRPr="00762332">
        <w:rPr>
          <w:lang w:val="en-CA"/>
        </w:rPr>
        <w:t>:</w:t>
      </w:r>
      <w:ins w:id="2028" w:author="Ollie Raymond" w:date="2016-02-15T10:21:00Z">
        <w:r w:rsidR="008465E6">
          <w:rPr>
            <w:lang w:val="en-CA"/>
          </w:rPr>
          <w:t>:</w:t>
        </w:r>
      </w:ins>
      <w:r w:rsidRPr="00762332">
        <w:rPr>
          <w:lang w:val="en-CA"/>
        </w:rPr>
        <w:t xml:space="preserve">MultiCurve, </w:t>
      </w:r>
      <w:ins w:id="2029" w:author="Eric Boisvert" w:date="2016-01-24T13:24:00Z">
        <w:r w:rsidR="00253146">
          <w:rPr>
            <w:lang w:val="en-CA"/>
          </w:rPr>
          <w:t>GEO</w:t>
        </w:r>
      </w:ins>
      <w:del w:id="2030" w:author="Eric Boisvert" w:date="2016-01-24T13:24:00Z">
        <w:r w:rsidRPr="00762332" w:rsidDel="00253146">
          <w:rPr>
            <w:lang w:val="en-CA"/>
          </w:rPr>
          <w:delText>gml</w:delText>
        </w:r>
      </w:del>
      <w:r w:rsidRPr="00762332">
        <w:rPr>
          <w:lang w:val="en-CA"/>
        </w:rPr>
        <w:t>:</w:t>
      </w:r>
      <w:ins w:id="2031"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032" w:author="Ollie Raymond" w:date="2016-02-15T10:07:00Z">
        <w:r w:rsidR="00050DA2">
          <w:rPr>
            <w:lang w:val="en-CA"/>
          </w:rPr>
          <w:t>M</w:t>
        </w:r>
      </w:ins>
      <w:del w:id="2033" w:author="Ollie Raymond" w:date="2016-02-15T10:07:00Z">
        <w:r w:rsidRPr="00B9320B" w:rsidDel="00050DA2">
          <w:rPr>
            <w:lang w:val="en-CA"/>
          </w:rPr>
          <w:delText>m</w:delText>
        </w:r>
      </w:del>
      <w:r w:rsidRPr="00B9320B">
        <w:rPr>
          <w:lang w:val="en-CA"/>
        </w:rPr>
        <w:t>apped</w:t>
      </w:r>
      <w:ins w:id="2034" w:author="Ollie Raymond" w:date="2016-02-15T10:07:00Z">
        <w:r w:rsidR="00050DA2">
          <w:rPr>
            <w:lang w:val="en-CA"/>
          </w:rPr>
          <w:t>F</w:t>
        </w:r>
      </w:ins>
      <w:del w:id="2035"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036"/>
      <w:r w:rsidRPr="00B9320B">
        <w:rPr>
          <w:lang w:val="en-CA"/>
        </w:rPr>
        <w:t>In robust services</w:t>
      </w:r>
      <w:commentRangeEnd w:id="2036"/>
      <w:r>
        <w:rPr>
          <w:rStyle w:val="CommentReference"/>
        </w:rPr>
        <w:commentReference w:id="2036"/>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037"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038" w:author="Ollie Raymond" w:date="2016-02-15T10:24:00Z">
        <w:r w:rsidRPr="00B9320B" w:rsidDel="008465E6">
          <w:rPr>
            <w:lang w:val="en-CA"/>
          </w:rPr>
          <w:delText xml:space="preserve">dereferenced </w:delText>
        </w:r>
      </w:del>
      <w:ins w:id="2039"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2040" w:author="Eric Boisvert" w:date="2016-03-28T12:45:00Z">
        <w:r w:rsidRPr="00B9320B" w:rsidDel="001E3746">
          <w:rPr>
            <w:lang w:val="en-CA"/>
          </w:rPr>
          <w:delText xml:space="preserve">polygons </w:delText>
        </w:r>
      </w:del>
      <w:ins w:id="2041"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042" w:author="Ollie Raymond" w:date="2016-02-15T10:24:00Z">
        <w:r w:rsidRPr="00B9320B" w:rsidDel="008465E6">
          <w:rPr>
            <w:lang w:val="en-CA"/>
          </w:rPr>
          <w:delText xml:space="preserve">dereferenceable </w:delText>
        </w:r>
      </w:del>
      <w:ins w:id="2043"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2044" w:author="Ollie Raymond" w:date="2016-02-15T10:25:00Z">
        <w:r w:rsidRPr="00B9320B" w:rsidDel="008465E6">
          <w:rPr>
            <w:lang w:val="en-CA"/>
          </w:rPr>
          <w:delText xml:space="preserve">full </w:delText>
        </w:r>
      </w:del>
      <w:ins w:id="2045" w:author="Ollie Raymond" w:date="2016-02-15T10:25:00Z">
        <w:r w:rsidR="008465E6">
          <w:rPr>
            <w:lang w:val="en-CA"/>
          </w:rPr>
          <w:t>the</w:t>
        </w:r>
        <w:r w:rsidR="008465E6" w:rsidRPr="00B9320B">
          <w:rPr>
            <w:lang w:val="en-CA"/>
          </w:rPr>
          <w:t xml:space="preserve"> </w:t>
        </w:r>
      </w:ins>
      <w:r w:rsidRPr="00B9320B">
        <w:rPr>
          <w:lang w:val="en-CA"/>
        </w:rPr>
        <w:t>GeoSciML</w:t>
      </w:r>
      <w:ins w:id="2046"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2047" w:name="_Toc446944585"/>
      <w:r>
        <w:rPr>
          <w:lang w:val="en-CA"/>
        </w:rPr>
        <w:t>Portrayal views</w:t>
      </w:r>
      <w:bookmarkEnd w:id="2047"/>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048"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049" w:author="Ollie Raymond" w:date="2016-02-15T10:44:00Z"/>
                <w:rStyle w:val="requri"/>
                <w:lang w:val="en-CA"/>
              </w:rPr>
            </w:pPr>
            <w:ins w:id="2050"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2051" w:author="Ollie Raymond" w:date="2016-02-15T10:44:00Z"/>
                <w:rStyle w:val="reqtext"/>
                <w:lang w:val="en-CA"/>
              </w:rPr>
            </w:pPr>
            <w:ins w:id="2052" w:author="Ollie Raymond" w:date="2016-02-15T10:44:00Z">
              <w:r>
                <w:rPr>
                  <w:rStyle w:val="reqtext"/>
                  <w:lang w:val="en-CA"/>
                </w:rPr>
                <w:t xml:space="preserve">A </w:t>
              </w:r>
              <w:del w:id="2053" w:author="Eric Boisvert" w:date="2016-03-28T12:45:00Z">
                <w:r w:rsidDel="001E3746">
                  <w:rPr>
                    <w:rStyle w:val="reqtext"/>
                    <w:lang w:val="en-CA"/>
                  </w:rPr>
                  <w:delText>data instance</w:delText>
                </w:r>
              </w:del>
            </w:ins>
            <w:ins w:id="2054" w:author="Eric Boisvert" w:date="2016-03-28T12:45:00Z">
              <w:r w:rsidR="001E3746">
                <w:rPr>
                  <w:rStyle w:val="reqtext"/>
                  <w:lang w:val="en-CA"/>
                </w:rPr>
                <w:t>dataset</w:t>
              </w:r>
            </w:ins>
            <w:ins w:id="2055" w:author="Ollie Raymond" w:date="2016-02-15T10:44:00Z">
              <w:r>
                <w:rPr>
                  <w:rStyle w:val="reqtext"/>
                  <w:lang w:val="en-CA"/>
                </w:rPr>
                <w:t xml:space="preserve"> SHALL use a single geometry type (Point, Line, Polygon, etc.)</w:t>
              </w:r>
            </w:ins>
            <w:ins w:id="2056" w:author="Boisvert, Eric" w:date="2016-03-29T08:09:00Z">
              <w:r w:rsidR="007A7721">
                <w:rPr>
                  <w:rStyle w:val="reqtext"/>
                  <w:lang w:val="en-CA"/>
                </w:rPr>
                <w:t>.</w:t>
              </w:r>
            </w:ins>
            <w:ins w:id="2057" w:author="Ollie Raymond" w:date="2016-02-15T10:44:00Z">
              <w:r>
                <w:rPr>
                  <w:rStyle w:val="reqtext"/>
                  <w:lang w:val="en-CA"/>
                </w:rPr>
                <w:t xml:space="preserve">  </w:t>
              </w:r>
            </w:ins>
          </w:p>
        </w:tc>
      </w:tr>
    </w:tbl>
    <w:p w14:paraId="1F838F99" w14:textId="77777777" w:rsidR="00C246C0" w:rsidRDefault="00C246C0">
      <w:pPr>
        <w:spacing w:after="120"/>
        <w:rPr>
          <w:ins w:id="2058" w:author="Ollie Raymond" w:date="2016-02-15T10:45:00Z"/>
          <w:lang w:val="en-CA"/>
        </w:rPr>
        <w:pPrChange w:id="2059"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2060" w:author="Eric Boisvert" w:date="2016-03-28T12:47:00Z">
        <w:r w:rsidR="001E3746">
          <w:rPr>
            <w:lang w:val="en-CA"/>
          </w:rPr>
          <w:t xml:space="preserve"> or </w:t>
        </w:r>
        <w:proofErr w:type="gramStart"/>
        <w:r w:rsidR="001E3746">
          <w:rPr>
            <w:lang w:val="en-CA"/>
          </w:rPr>
          <w:t>a</w:t>
        </w:r>
        <w:proofErr w:type="gramEnd"/>
        <w:r w:rsidR="001E3746">
          <w:rPr>
            <w:lang w:val="en-CA"/>
          </w:rPr>
          <w:t xml:space="preserve"> ESRI shapefile</w:t>
        </w:r>
      </w:ins>
      <w:r>
        <w:rPr>
          <w:lang w:val="en-CA"/>
        </w:rPr>
        <w:t xml:space="preserve">) </w:t>
      </w:r>
      <w:del w:id="2061" w:author="Ollie Raymond" w:date="2016-02-15T10:46:00Z">
        <w:r w:rsidDel="00C246C0">
          <w:rPr>
            <w:lang w:val="en-CA"/>
          </w:rPr>
          <w:delText xml:space="preserve">shall </w:delText>
        </w:r>
      </w:del>
      <w:ins w:id="2062" w:author="Ollie Raymond" w:date="2016-02-15T10:46:00Z">
        <w:r w:rsidR="00C246C0">
          <w:rPr>
            <w:lang w:val="en-CA"/>
          </w:rPr>
          <w:t xml:space="preserve">SHALL </w:t>
        </w:r>
      </w:ins>
      <w:r>
        <w:rPr>
          <w:lang w:val="en-CA"/>
        </w:rPr>
        <w:t xml:space="preserve">use a single geometry type. </w:t>
      </w:r>
      <w:del w:id="2063" w:author="Ollie Raymond" w:date="2016-02-15T10:47:00Z">
        <w:r w:rsidDel="00C246C0">
          <w:rPr>
            <w:lang w:val="en-CA"/>
          </w:rPr>
          <w:delText xml:space="preserve"> </w:delText>
        </w:r>
      </w:del>
      <w:r>
        <w:rPr>
          <w:lang w:val="en-CA"/>
        </w:rPr>
        <w:t xml:space="preserve">Most GIS </w:t>
      </w:r>
      <w:ins w:id="2064" w:author="Ollie Raymond" w:date="2016-02-15T10:46:00Z">
        <w:r w:rsidR="00C246C0">
          <w:rPr>
            <w:lang w:val="en-CA"/>
          </w:rPr>
          <w:t xml:space="preserve">applications </w:t>
        </w:r>
      </w:ins>
      <w:r>
        <w:rPr>
          <w:lang w:val="en-CA"/>
        </w:rPr>
        <w:t xml:space="preserve">and software </w:t>
      </w:r>
      <w:ins w:id="2065" w:author="Ollie Raymond" w:date="2016-02-15T10:46:00Z">
        <w:r w:rsidR="00C246C0">
          <w:rPr>
            <w:lang w:val="en-CA"/>
          </w:rPr>
          <w:t xml:space="preserve">which </w:t>
        </w:r>
      </w:ins>
      <w:r>
        <w:rPr>
          <w:lang w:val="en-CA"/>
        </w:rPr>
        <w:t>render</w:t>
      </w:r>
      <w:del w:id="2066" w:author="Ollie Raymond" w:date="2016-02-15T10:46:00Z">
        <w:r w:rsidDel="00C246C0">
          <w:rPr>
            <w:lang w:val="en-CA"/>
          </w:rPr>
          <w:delText>ing</w:delText>
        </w:r>
      </w:del>
      <w:r>
        <w:rPr>
          <w:lang w:val="en-CA"/>
        </w:rPr>
        <w:t xml:space="preserve"> a dataset containing geometry do</w:t>
      </w:r>
      <w:ins w:id="2067" w:author="Ollie Raymond" w:date="2016-02-15T10:46:00Z">
        <w:r w:rsidR="00C246C0">
          <w:rPr>
            <w:lang w:val="en-CA"/>
          </w:rPr>
          <w:t xml:space="preserve"> </w:t>
        </w:r>
      </w:ins>
      <w:r>
        <w:rPr>
          <w:lang w:val="en-CA"/>
        </w:rPr>
        <w:t>n</w:t>
      </w:r>
      <w:del w:id="2068" w:author="Ollie Raymond" w:date="2016-02-15T10:46:00Z">
        <w:r w:rsidDel="00C246C0">
          <w:rPr>
            <w:lang w:val="en-CA"/>
          </w:rPr>
          <w:delText>’</w:delText>
        </w:r>
      </w:del>
      <w:proofErr w:type="gramStart"/>
      <w:ins w:id="2069" w:author="Ollie Raymond" w:date="2016-02-15T10:46:00Z">
        <w:r w:rsidR="00C246C0">
          <w:rPr>
            <w:lang w:val="en-CA"/>
          </w:rPr>
          <w:t>o</w:t>
        </w:r>
      </w:ins>
      <w:r>
        <w:rPr>
          <w:lang w:val="en-CA"/>
        </w:rPr>
        <w:t>t</w:t>
      </w:r>
      <w:proofErr w:type="gramEnd"/>
      <w:r>
        <w:rPr>
          <w:lang w:val="en-CA"/>
        </w:rPr>
        <w:t xml:space="preserve"> 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070"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071" w:author="Ollie Raymond" w:date="2016-02-15T10:45:00Z"/>
                <w:rStyle w:val="requri"/>
                <w:lang w:val="en-CA"/>
              </w:rPr>
            </w:pPr>
            <w:ins w:id="2072"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073" w:author="Ollie Raymond" w:date="2016-02-15T10:45:00Z"/>
                <w:rStyle w:val="reqtext"/>
                <w:lang w:val="en-CA"/>
              </w:rPr>
            </w:pPr>
            <w:ins w:id="2074"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075" w:author="Ollie Raymond" w:date="2016-02-15T10:46:00Z"/>
          <w:lang w:val="en-CA"/>
        </w:rPr>
        <w:pPrChange w:id="2076"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077" w:author="Ollie Raymond" w:date="2016-02-15T10:04:00Z">
        <w:r w:rsidDel="00050DA2">
          <w:rPr>
            <w:lang w:val="en-CA"/>
          </w:rPr>
          <w:delText xml:space="preserve">should </w:delText>
        </w:r>
      </w:del>
      <w:ins w:id="2078" w:author="Ollie Raymond" w:date="2016-02-15T10:46:00Z">
        <w:r w:rsidR="00C246C0">
          <w:rPr>
            <w:lang w:val="en-CA"/>
          </w:rPr>
          <w:t>SHALL</w:t>
        </w:r>
      </w:ins>
      <w:ins w:id="2079"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080"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081" w:author="Ollie Raymond" w:date="2016-02-15T10:47:00Z">
        <w:r w:rsidR="00263FE6" w:rsidDel="00C246C0">
          <w:rPr>
            <w:lang w:val="en-CA"/>
          </w:rPr>
          <w:delText xml:space="preserve"> </w:delText>
        </w:r>
      </w:del>
      <w:ins w:id="2082" w:author="Ollie Raymond" w:date="2016-02-15T10:47:00Z">
        <w:r w:rsidR="00C246C0">
          <w:rPr>
            <w:lang w:val="en-CA"/>
          </w:rPr>
          <w:t xml:space="preserve"> </w:t>
        </w:r>
      </w:ins>
      <w:r w:rsidR="00263FE6">
        <w:rPr>
          <w:lang w:val="en-CA"/>
        </w:rPr>
        <w:t xml:space="preserve">URI </w:t>
      </w:r>
      <w:ins w:id="2083"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084"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085" w:author="Ollie Raymond" w:date="2016-02-15T10:45:00Z"/>
                <w:rStyle w:val="requri"/>
                <w:lang w:val="en-CA"/>
              </w:rPr>
            </w:pPr>
            <w:del w:id="2086"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087" w:author="Ollie Raymond" w:date="2016-02-15T10:45:00Z"/>
                <w:rStyle w:val="reqtext"/>
                <w:lang w:val="en-CA"/>
              </w:rPr>
            </w:pPr>
            <w:del w:id="2088" w:author="Ollie Raymond" w:date="2016-02-15T10:45:00Z">
              <w:r w:rsidDel="00C246C0">
                <w:rPr>
                  <w:rStyle w:val="reqtext"/>
                  <w:lang w:val="en-CA"/>
                </w:rPr>
                <w:delText xml:space="preserve">Properties of type “CharacterString” </w:delText>
              </w:r>
            </w:del>
            <w:del w:id="2089" w:author="Ollie Raymond" w:date="2016-02-15T10:04:00Z">
              <w:r w:rsidDel="00050DA2">
                <w:rPr>
                  <w:rStyle w:val="reqtext"/>
                  <w:lang w:val="en-CA"/>
                </w:rPr>
                <w:delText xml:space="preserve">SHOULD </w:delText>
              </w:r>
            </w:del>
            <w:del w:id="2090"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091" w:name="_Ref439853500"/>
      <w:r w:rsidRPr="00A12606">
        <w:t>Formal Syntax</w:t>
      </w:r>
      <w:bookmarkEnd w:id="2091"/>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092"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093" w:author="Ollie Raymond" w:date="2016-02-15T10:48:00Z"/>
                <w:rStyle w:val="requri"/>
                <w:lang w:val="en-CA"/>
              </w:rPr>
            </w:pPr>
            <w:ins w:id="2094"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95" w:author="Ollie Raymond" w:date="2016-02-15T10:48:00Z"/>
                <w:rStyle w:val="reqtext"/>
                <w:lang w:val="en-CA"/>
              </w:rPr>
            </w:pPr>
            <w:ins w:id="2096" w:author="Ollie Raymond" w:date="2016-02-15T10:49:00Z">
              <w:r>
                <w:rPr>
                  <w:rStyle w:val="reqtext"/>
                  <w:lang w:val="en-CA"/>
                </w:rPr>
                <w:t xml:space="preserve">Syntax of </w:t>
              </w:r>
            </w:ins>
            <w:ins w:id="2097" w:author="Ollie Raymond" w:date="2016-02-15T10:48:00Z">
              <w:r>
                <w:rPr>
                  <w:rStyle w:val="reqtext"/>
                  <w:lang w:val="en-CA"/>
                </w:rPr>
                <w:t>text</w:t>
              </w:r>
            </w:ins>
            <w:ins w:id="2098" w:author="Ollie Raymond" w:date="2016-02-15T10:49:00Z">
              <w:r>
                <w:rPr>
                  <w:rStyle w:val="reqtext"/>
                  <w:lang w:val="en-CA"/>
                </w:rPr>
                <w:t xml:space="preserve"> in character string properties SHOULD be formalised</w:t>
              </w:r>
            </w:ins>
            <w:ins w:id="2099" w:author="Ollie Raymond" w:date="2016-02-15T10:51:00Z">
              <w:r>
                <w:rPr>
                  <w:rStyle w:val="reqtext"/>
                  <w:lang w:val="en-CA"/>
                </w:rPr>
                <w:t>.</w:t>
              </w:r>
            </w:ins>
          </w:p>
        </w:tc>
      </w:tr>
    </w:tbl>
    <w:p w14:paraId="4867D790" w14:textId="3E9790FF" w:rsidR="00CD1A35" w:rsidRPr="006D73F0" w:rsidDel="00C246C0" w:rsidRDefault="00CD1A35" w:rsidP="00A90399">
      <w:pPr>
        <w:rPr>
          <w:del w:id="2100" w:author="Ollie Raymond" w:date="2016-02-12T17:38:00Z"/>
          <w:color w:val="000000"/>
          <w:lang w:val="en-CA"/>
        </w:rPr>
      </w:pPr>
    </w:p>
    <w:p w14:paraId="6235DA13" w14:textId="77777777" w:rsidR="00C246C0" w:rsidRPr="006D73F0" w:rsidRDefault="00C246C0">
      <w:pPr>
        <w:spacing w:after="120"/>
        <w:rPr>
          <w:ins w:id="2101" w:author="Ollie Raymond" w:date="2016-02-15T10:48:00Z"/>
          <w:color w:val="000000"/>
          <w:lang w:val="en-CA"/>
          <w:rPrChange w:id="2102" w:author="Ollie Raymond" w:date="2016-02-15T10:47:00Z">
            <w:rPr>
              <w:ins w:id="2103" w:author="Ollie Raymond" w:date="2016-02-15T10:48:00Z"/>
              <w:color w:val="FF0000"/>
              <w:lang w:val="en-CA"/>
            </w:rPr>
          </w:rPrChange>
        </w:rPr>
        <w:pPrChange w:id="2104" w:author="Ollie Raymond" w:date="2016-02-15T10:48:00Z">
          <w:pPr/>
        </w:pPrChange>
      </w:pPr>
    </w:p>
    <w:p w14:paraId="3D58555F" w14:textId="1108E273" w:rsidR="00CD1A35" w:rsidRDefault="00CD1A35" w:rsidP="00A90399">
      <w:pPr>
        <w:rPr>
          <w:ins w:id="2105" w:author="Eric Boisvert" w:date="2016-03-28T12:47:00Z"/>
          <w:color w:val="000000"/>
          <w:lang w:val="en-CA"/>
        </w:rPr>
      </w:pPr>
      <w:r w:rsidRPr="006D73F0">
        <w:rPr>
          <w:color w:val="000000"/>
          <w:lang w:val="en-CA"/>
          <w:rPrChange w:id="2106"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2107" w:author="Ollie Raymond" w:date="2016-02-15T10:50:00Z">
        <w:r w:rsidR="00C246C0" w:rsidRPr="006D73F0">
          <w:rPr>
            <w:color w:val="000000"/>
            <w:lang w:val="en-CA"/>
          </w:rPr>
          <w:t>Where possible, t</w:t>
        </w:r>
      </w:ins>
      <w:del w:id="2108" w:author="Ollie Raymond" w:date="2016-02-15T10:50:00Z">
        <w:r w:rsidRPr="006D73F0" w:rsidDel="00C246C0">
          <w:rPr>
            <w:color w:val="000000"/>
            <w:lang w:val="en-CA"/>
            <w:rPrChange w:id="2109" w:author="Ollie Raymond" w:date="2016-02-15T10:47:00Z">
              <w:rPr>
                <w:color w:val="FF0000"/>
                <w:lang w:val="en-CA"/>
              </w:rPr>
            </w:rPrChange>
          </w:rPr>
          <w:delText>T</w:delText>
        </w:r>
      </w:del>
      <w:r w:rsidRPr="006D73F0">
        <w:rPr>
          <w:color w:val="000000"/>
          <w:lang w:val="en-CA"/>
          <w:rPrChange w:id="2110" w:author="Ollie Raymond" w:date="2016-02-15T10:47:00Z">
            <w:rPr>
              <w:color w:val="FF0000"/>
              <w:lang w:val="en-CA"/>
            </w:rPr>
          </w:rPrChange>
        </w:rPr>
        <w:t xml:space="preserve">he </w:t>
      </w:r>
      <w:del w:id="2111" w:author="Ollie Raymond" w:date="2016-02-15T10:50:00Z">
        <w:r w:rsidRPr="006D73F0" w:rsidDel="00C246C0">
          <w:rPr>
            <w:color w:val="000000"/>
            <w:lang w:val="en-CA"/>
            <w:rPrChange w:id="2112" w:author="Ollie Raymond" w:date="2016-02-15T10:47:00Z">
              <w:rPr>
                <w:color w:val="FF0000"/>
                <w:lang w:val="en-CA"/>
              </w:rPr>
            </w:rPrChange>
          </w:rPr>
          <w:delText>use of such</w:delText>
        </w:r>
      </w:del>
      <w:ins w:id="2113" w:author="Ollie Raymond" w:date="2016-02-15T10:50:00Z">
        <w:r w:rsidR="00C246C0" w:rsidRPr="006D73F0">
          <w:rPr>
            <w:color w:val="000000"/>
            <w:lang w:val="en-CA"/>
          </w:rPr>
          <w:t>this</w:t>
        </w:r>
      </w:ins>
      <w:r w:rsidRPr="006D73F0">
        <w:rPr>
          <w:color w:val="000000"/>
          <w:lang w:val="en-CA"/>
          <w:rPrChange w:id="2114" w:author="Ollie Raymond" w:date="2016-02-15T10:47:00Z">
            <w:rPr>
              <w:color w:val="FF0000"/>
              <w:lang w:val="en-CA"/>
            </w:rPr>
          </w:rPrChange>
        </w:rPr>
        <w:t xml:space="preserve"> syntax </w:t>
      </w:r>
      <w:del w:id="2115" w:author="Ollie Raymond" w:date="2016-02-15T10:47:00Z">
        <w:r w:rsidRPr="006D73F0" w:rsidDel="00C246C0">
          <w:rPr>
            <w:color w:val="000000"/>
            <w:lang w:val="en-CA"/>
            <w:rPrChange w:id="2116" w:author="Ollie Raymond" w:date="2016-02-15T10:47:00Z">
              <w:rPr>
                <w:color w:val="FF0000"/>
                <w:lang w:val="en-CA"/>
              </w:rPr>
            </w:rPrChange>
          </w:rPr>
          <w:delText xml:space="preserve">should </w:delText>
        </w:r>
      </w:del>
      <w:ins w:id="2117" w:author="Ollie Raymond" w:date="2016-02-15T10:47:00Z">
        <w:r w:rsidR="00C246C0" w:rsidRPr="006D73F0">
          <w:rPr>
            <w:color w:val="000000"/>
            <w:lang w:val="en-CA"/>
            <w:rPrChange w:id="2118" w:author="Ollie Raymond" w:date="2016-02-15T10:47:00Z">
              <w:rPr>
                <w:color w:val="FF0000"/>
                <w:lang w:val="en-CA"/>
              </w:rPr>
            </w:rPrChange>
          </w:rPr>
          <w:t xml:space="preserve">SHOULD </w:t>
        </w:r>
      </w:ins>
      <w:r w:rsidRPr="006D73F0">
        <w:rPr>
          <w:color w:val="000000"/>
          <w:lang w:val="en-CA"/>
          <w:rPrChange w:id="2119"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120"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121"/>
      <w:r w:rsidR="00A10684">
        <w:rPr>
          <w:lang w:val="en-CA"/>
        </w:rPr>
        <w:t>3986</w:t>
      </w:r>
      <w:commentRangeEnd w:id="2121"/>
      <w:r w:rsidR="00A10684">
        <w:rPr>
          <w:rStyle w:val="CommentReference"/>
        </w:rPr>
        <w:commentReference w:id="212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122" w:author="Eric Boisvert" w:date="2016-03-23T20:51:00Z">
              <w:r w:rsidR="0073219F" w:rsidDel="006559DD">
                <w:rPr>
                  <w:rStyle w:val="reqtext"/>
                  <w:lang w:val="en-CA"/>
                </w:rPr>
                <w:delText>shall</w:delText>
              </w:r>
              <w:r w:rsidDel="006559DD">
                <w:rPr>
                  <w:rStyle w:val="reqtext"/>
                  <w:lang w:val="en-CA"/>
                </w:rPr>
                <w:delText xml:space="preserve"> </w:delText>
              </w:r>
            </w:del>
            <w:ins w:id="2123" w:author="Eric Boisvert" w:date="2016-03-23T20:51:00Z">
              <w:r w:rsidR="006559DD">
                <w:rPr>
                  <w:rStyle w:val="reqtext"/>
                  <w:lang w:val="en-CA"/>
                </w:rPr>
                <w:t xml:space="preserve">SHALL </w:t>
              </w:r>
            </w:ins>
            <w:r>
              <w:rPr>
                <w:rStyle w:val="reqtext"/>
                <w:lang w:val="en-CA"/>
              </w:rPr>
              <w:t>contain a string conformant to URI format as specified in RFC 3986</w:t>
            </w:r>
            <w:ins w:id="2124"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2125"/>
      <w:r>
        <w:rPr>
          <w:lang w:val="en-CA"/>
        </w:rPr>
        <w:t xml:space="preserve">Properties </w:t>
      </w:r>
      <w:r w:rsidR="00157E57">
        <w:rPr>
          <w:lang w:val="en-CA"/>
        </w:rPr>
        <w:t>containing a URI should</w:t>
      </w:r>
      <w:ins w:id="2126" w:author="Boisvert, Eric" w:date="2016-04-01T15:04:00Z">
        <w:r w:rsidR="00522D6C">
          <w:rPr>
            <w:lang w:val="en-CA"/>
          </w:rPr>
          <w:t>, unless stated otherwise,</w:t>
        </w:r>
      </w:ins>
      <w:r w:rsidR="00157E57">
        <w:rPr>
          <w:lang w:val="en-CA"/>
        </w:rPr>
        <w:t xml:space="preserve"> resolve following Linked Open Data principles.</w:t>
      </w:r>
      <w:commentRangeEnd w:id="2125"/>
      <w:r w:rsidR="00157E57">
        <w:rPr>
          <w:rStyle w:val="CommentReference"/>
        </w:rPr>
        <w:commentReference w:id="212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127" w:author="Boisvert, Eric" w:date="2016-04-01T15:05:00Z">
              <w:r w:rsidDel="00522D6C">
                <w:rPr>
                  <w:rStyle w:val="reqtext"/>
                  <w:lang w:val="en-CA"/>
                </w:rPr>
                <w:delText>s</w:delText>
              </w:r>
            </w:del>
            <w:r>
              <w:rPr>
                <w:rStyle w:val="reqtext"/>
                <w:lang w:val="en-CA"/>
              </w:rPr>
              <w:t xml:space="preserve"> resolvable using Linked Open Data principles</w:t>
            </w:r>
            <w:ins w:id="2128"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129" w:author="Boisvert, Eric" w:date="2016-04-01T15:04:00Z">
        <w:r w:rsidR="00522D6C">
          <w:rPr>
            <w:color w:val="FF0000"/>
            <w:lang w:val="en-CA"/>
          </w:rPr>
          <w:t xml:space="preserve">Note that in some situations, some _uri properties might require that the URI SHALL resolve </w:t>
        </w:r>
      </w:ins>
      <w:ins w:id="2130"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EB7E1F" w:rsidP="009E28CA">
      <w:pPr>
        <w:keepNext/>
      </w:pPr>
      <w:r>
        <w:pict w14:anchorId="74E07398">
          <v:shape id="_x0000_i1034" type="#_x0000_t75" style="width:435.5pt;height:329.25pt">
            <v:imagedata r:id="rId25" o:title=""/>
          </v:shape>
        </w:pict>
      </w:r>
    </w:p>
    <w:p w14:paraId="735945C2" w14:textId="4D1D94BE" w:rsidR="009E28CA" w:rsidRDefault="009E28CA" w:rsidP="00A12606">
      <w:pPr>
        <w:pStyle w:val="Caption"/>
      </w:pPr>
      <w:bookmarkStart w:id="2131" w:name="_Ref447002371"/>
      <w:r>
        <w:t xml:space="preserve">Figure </w:t>
      </w:r>
      <w:r>
        <w:fldChar w:fldCharType="begin"/>
      </w:r>
      <w:r>
        <w:instrText xml:space="preserve"> SEQ Figure \* ARABIC </w:instrText>
      </w:r>
      <w:r>
        <w:fldChar w:fldCharType="separate"/>
      </w:r>
      <w:ins w:id="2132" w:author="Boisvert, Eric" w:date="2016-04-01T13:15:00Z">
        <w:r w:rsidR="008D755A">
          <w:rPr>
            <w:noProof/>
          </w:rPr>
          <w:t>10</w:t>
        </w:r>
      </w:ins>
      <w:ins w:id="2133" w:author="Eric Boisvert" w:date="2016-03-28T16:06:00Z">
        <w:del w:id="2134" w:author="Boisvert, Eric" w:date="2016-03-29T08:51:00Z">
          <w:r w:rsidR="003842F3" w:rsidDel="00CB122C">
            <w:rPr>
              <w:noProof/>
            </w:rPr>
            <w:delText>9</w:delText>
          </w:r>
        </w:del>
      </w:ins>
      <w:del w:id="2135" w:author="Boisvert, Eric" w:date="2016-03-29T08:51:00Z">
        <w:r w:rsidR="0043586C" w:rsidDel="00CB122C">
          <w:rPr>
            <w:noProof/>
          </w:rPr>
          <w:delText>8</w:delText>
        </w:r>
      </w:del>
      <w:r>
        <w:fldChar w:fldCharType="end"/>
      </w:r>
      <w:bookmarkEnd w:id="2131"/>
      <w:r>
        <w:t xml:space="preserve"> </w:t>
      </w:r>
      <w:r w:rsidRPr="00BA08CB">
        <w:t xml:space="preserve">GeoSciML portrayal </w:t>
      </w:r>
      <w:del w:id="2136" w:author="Boisvert, Eric" w:date="2016-03-29T08:33:00Z">
        <w:r w:rsidRPr="00BA08CB" w:rsidDel="00BF2A41">
          <w:delText>classes</w:delText>
        </w:r>
      </w:del>
      <w:ins w:id="2137" w:author="Boisvert, Eric" w:date="2016-03-29T08:33:00Z">
        <w:r w:rsidR="00BF2A41">
          <w:t>feature types</w:t>
        </w:r>
      </w:ins>
      <w:ins w:id="2138" w:author="Boisvert, Eric" w:date="2016-03-29T08:32:00Z">
        <w:r w:rsidR="00BF2A41">
          <w:t>.</w:t>
        </w:r>
      </w:ins>
    </w:p>
    <w:p w14:paraId="4FC40430" w14:textId="087DE854" w:rsidR="002D30FE" w:rsidRPr="008246C7" w:rsidRDefault="007A7721" w:rsidP="002D30FE">
      <w:ins w:id="2139" w:author="Boisvert, Eric" w:date="2016-03-29T08:10:00Z">
        <w:r>
          <w:fldChar w:fldCharType="begin"/>
        </w:r>
        <w:r>
          <w:instrText xml:space="preserve"> REF _Ref447002371 \h </w:instrText>
        </w:r>
      </w:ins>
      <w:r>
        <w:fldChar w:fldCharType="separate"/>
      </w:r>
      <w:ins w:id="2140" w:author="Boisvert, Eric" w:date="2016-04-01T07:54:00Z">
        <w:r w:rsidR="00E21DD0">
          <w:t xml:space="preserve">Figure </w:t>
        </w:r>
        <w:r w:rsidR="00E21DD0">
          <w:rPr>
            <w:noProof/>
          </w:rPr>
          <w:t>9</w:t>
        </w:r>
      </w:ins>
      <w:ins w:id="2141" w:author="Boisvert, Eric" w:date="2016-03-29T08:10:00Z">
        <w:r>
          <w:fldChar w:fldCharType="end"/>
        </w:r>
        <w:r>
          <w:t xml:space="preserve"> </w:t>
        </w:r>
      </w:ins>
      <w:r w:rsidR="002D30FE">
        <w:t xml:space="preserve">shows the 7 portrayal </w:t>
      </w:r>
      <w:del w:id="2142" w:author="Boisvert, Eric" w:date="2016-03-29T08:11:00Z">
        <w:r w:rsidR="002D30FE" w:rsidDel="007A7721">
          <w:delText xml:space="preserve">classes </w:delText>
        </w:r>
      </w:del>
      <w:ins w:id="2143" w:author="Boisvert, Eric" w:date="2016-03-29T08:11:00Z">
        <w:r>
          <w:t xml:space="preserve">feature types </w:t>
        </w:r>
      </w:ins>
      <w:r w:rsidR="002D30FE">
        <w:t xml:space="preserve">supported by GeoSciML 4.0.  Each </w:t>
      </w:r>
      <w:del w:id="2144" w:author="Boisvert, Eric" w:date="2016-03-29T08:11:00Z">
        <w:r w:rsidR="002D30FE" w:rsidDel="007A7721">
          <w:delText xml:space="preserve">class </w:delText>
        </w:r>
      </w:del>
      <w:ins w:id="2145"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146"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147" w:name="_Toc446944586"/>
      <w:r w:rsidRPr="00D14AF0">
        <w:t>GeologicUnitView</w:t>
      </w:r>
      <w:bookmarkEnd w:id="2147"/>
    </w:p>
    <w:p w14:paraId="2D64ED5C" w14:textId="77777777" w:rsidR="00176E9E" w:rsidRDefault="00176E9E" w:rsidP="00176E9E">
      <w:pPr>
        <w:rPr>
          <w:lang w:val="en-CA"/>
        </w:rPr>
      </w:pPr>
    </w:p>
    <w:p w14:paraId="13F2B898" w14:textId="7B2333EC" w:rsidR="00176E9E" w:rsidDel="002050B2" w:rsidRDefault="00176E9E" w:rsidP="00176E9E">
      <w:pPr>
        <w:keepNext/>
        <w:rPr>
          <w:del w:id="2148" w:author="Ollie Raymond" w:date="2016-02-12T17:38:00Z"/>
          <w:noProof/>
          <w:lang w:val="en-CA" w:eastAsia="en-CA"/>
        </w:rPr>
      </w:pPr>
    </w:p>
    <w:p w14:paraId="61A04E59" w14:textId="77777777" w:rsidR="00176E9E" w:rsidRDefault="00EB7E1F">
      <w:pPr>
        <w:keepNext/>
        <w:jc w:val="center"/>
        <w:pPrChange w:id="2149" w:author="Ollie Raymond" w:date="2016-02-12T17:38:00Z">
          <w:pPr>
            <w:keepNext/>
          </w:pPr>
        </w:pPrChange>
      </w:pPr>
      <w:r>
        <w:rPr>
          <w:noProof/>
          <w:lang w:val="en-CA" w:eastAsia="en-CA"/>
        </w:rPr>
        <w:pict w14:anchorId="7FAC9BB2">
          <v:shape id="_x0000_i1035" type="#_x0000_t75" style="width:234.85pt;height:313.85pt;visibility:visible;mso-wrap-style:square">
            <v:imagedata r:id="rId26" o:title=""/>
          </v:shape>
        </w:pict>
      </w:r>
    </w:p>
    <w:p w14:paraId="5DEA8FD6" w14:textId="4D6939D8" w:rsidR="00176E9E" w:rsidRPr="002050B2" w:rsidRDefault="00176E9E">
      <w:pPr>
        <w:pStyle w:val="Caption"/>
        <w:jc w:val="center"/>
        <w:rPr>
          <w:color w:val="auto"/>
          <w:rPrChange w:id="2150" w:author="Ollie Raymond" w:date="2016-02-12T17:38:00Z">
            <w:rPr/>
          </w:rPrChange>
        </w:rPr>
        <w:pPrChange w:id="2151" w:author="Ollie Raymond" w:date="2016-02-12T17:38:00Z">
          <w:pPr>
            <w:pStyle w:val="Caption"/>
          </w:pPr>
        </w:pPrChange>
      </w:pPr>
      <w:r w:rsidRPr="002050B2">
        <w:rPr>
          <w:color w:val="auto"/>
          <w:rPrChange w:id="2152" w:author="Ollie Raymond" w:date="2016-02-12T17:38:00Z">
            <w:rPr/>
          </w:rPrChange>
        </w:rPr>
        <w:t xml:space="preserve">Figure </w:t>
      </w:r>
      <w:r w:rsidRPr="002050B2">
        <w:rPr>
          <w:color w:val="auto"/>
          <w:rPrChange w:id="2153" w:author="Ollie Raymond" w:date="2016-02-12T17:38:00Z">
            <w:rPr/>
          </w:rPrChange>
        </w:rPr>
        <w:fldChar w:fldCharType="begin"/>
      </w:r>
      <w:r w:rsidRPr="002050B2">
        <w:rPr>
          <w:color w:val="auto"/>
          <w:rPrChange w:id="2154" w:author="Ollie Raymond" w:date="2016-02-12T17:38:00Z">
            <w:rPr/>
          </w:rPrChange>
        </w:rPr>
        <w:instrText xml:space="preserve"> SEQ Figure \* ARABIC </w:instrText>
      </w:r>
      <w:r w:rsidRPr="002050B2">
        <w:rPr>
          <w:color w:val="auto"/>
          <w:rPrChange w:id="2155" w:author="Ollie Raymond" w:date="2016-02-12T17:38:00Z">
            <w:rPr/>
          </w:rPrChange>
        </w:rPr>
        <w:fldChar w:fldCharType="separate"/>
      </w:r>
      <w:ins w:id="2156" w:author="Boisvert, Eric" w:date="2016-04-01T13:15:00Z">
        <w:r w:rsidR="008D755A">
          <w:rPr>
            <w:noProof/>
            <w:color w:val="auto"/>
          </w:rPr>
          <w:t>11</w:t>
        </w:r>
      </w:ins>
      <w:ins w:id="2157" w:author="Eric Boisvert" w:date="2016-03-28T16:06:00Z">
        <w:del w:id="2158" w:author="Boisvert, Eric" w:date="2016-03-29T08:51:00Z">
          <w:r w:rsidR="003842F3" w:rsidDel="00CB122C">
            <w:rPr>
              <w:noProof/>
              <w:color w:val="auto"/>
            </w:rPr>
            <w:delText>10</w:delText>
          </w:r>
        </w:del>
      </w:ins>
      <w:del w:id="2159" w:author="Boisvert, Eric" w:date="2016-03-29T08:51:00Z">
        <w:r w:rsidR="0043586C" w:rsidRPr="002050B2" w:rsidDel="00CB122C">
          <w:rPr>
            <w:noProof/>
            <w:color w:val="auto"/>
            <w:rPrChange w:id="2160" w:author="Ollie Raymond" w:date="2016-02-12T17:38:00Z">
              <w:rPr>
                <w:noProof/>
              </w:rPr>
            </w:rPrChange>
          </w:rPr>
          <w:delText>9</w:delText>
        </w:r>
      </w:del>
      <w:r w:rsidRPr="002050B2">
        <w:rPr>
          <w:color w:val="auto"/>
          <w:rPrChange w:id="2161" w:author="Ollie Raymond" w:date="2016-02-12T17:38:00Z">
            <w:rPr/>
          </w:rPrChange>
        </w:rPr>
        <w:fldChar w:fldCharType="end"/>
      </w:r>
      <w:r w:rsidRPr="002050B2">
        <w:rPr>
          <w:color w:val="auto"/>
          <w:rPrChange w:id="2162" w:author="Ollie Raymond" w:date="2016-02-12T17:38:00Z">
            <w:rPr/>
          </w:rPrChange>
        </w:rPr>
        <w:t xml:space="preserve">: GeologicUnitView </w:t>
      </w:r>
      <w:del w:id="2163" w:author="Boisvert, Eric" w:date="2016-03-29T08:33:00Z">
        <w:r w:rsidRPr="002050B2" w:rsidDel="00BF2A41">
          <w:rPr>
            <w:color w:val="auto"/>
            <w:rPrChange w:id="2164" w:author="Ollie Raymond" w:date="2016-02-12T17:38:00Z">
              <w:rPr/>
            </w:rPrChange>
          </w:rPr>
          <w:delText>class</w:delText>
        </w:r>
      </w:del>
      <w:ins w:id="2165" w:author="Boisvert, Eric" w:date="2016-03-29T08:33:00Z">
        <w:r w:rsidR="00BF2A41">
          <w:rPr>
            <w:color w:val="auto"/>
          </w:rPr>
          <w:t>feature type</w:t>
        </w:r>
      </w:ins>
      <w:ins w:id="2166"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167" w:author="Boisvert, Eric" w:date="2016-03-29T08:11:00Z">
        <w:r w:rsidR="007A7721">
          <w:t>.</w:t>
        </w:r>
      </w:ins>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proofErr w:type="gramStart"/>
      <w:r>
        <w:t>:</w:t>
      </w:r>
      <w:ins w:id="2168" w:author="Eric Boisvert" w:date="2016-01-24T13:25:00Z">
        <w:r w:rsidR="00253146">
          <w:t>:</w:t>
        </w:r>
      </w:ins>
      <w:del w:id="2169" w:author="Eric Boisvert" w:date="2016-01-24T13:30:00Z">
        <w:r w:rsidDel="00253146">
          <w:delText>CharacterString</w:delText>
        </w:r>
      </w:del>
      <w:ins w:id="2170" w:author="Eric Boisvert" w:date="2016-01-24T13:30: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71"/>
      <w:r w:rsidR="00D96958">
        <w:rPr>
          <w:lang w:val="en-CA"/>
        </w:rPr>
        <w:t>3986</w:t>
      </w:r>
      <w:commentRangeEnd w:id="2171"/>
      <w:r w:rsidR="00D96958">
        <w:rPr>
          <w:rStyle w:val="CommentReference"/>
        </w:rPr>
        <w:commentReference w:id="2171"/>
      </w:r>
      <w:r w:rsidR="00D96958">
        <w:rPr>
          <w:lang w:val="en-CA"/>
        </w:rPr>
        <w:t xml:space="preserve">. </w:t>
      </w:r>
    </w:p>
    <w:p w14:paraId="7B541338" w14:textId="7DBF8240" w:rsidR="00176E9E" w:rsidDel="002050B2" w:rsidRDefault="00176E9E" w:rsidP="00176E9E">
      <w:pPr>
        <w:rPr>
          <w:del w:id="2172"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173"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174" w:author="Eric Boisvert" w:date="2016-03-06T11:23:00Z">
        <w:r w:rsidDel="00416BC2">
          <w:delText xml:space="preserve">It </w:delText>
        </w:r>
      </w:del>
      <w:ins w:id="2175"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17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177"/>
            <w:r>
              <w:rPr>
                <w:rStyle w:val="reqtext"/>
                <w:lang w:val="en-CA"/>
              </w:rPr>
              <w:t>GeologicUnitView identifier SHOULD correspond to and instance of MappedFeature</w:t>
            </w:r>
            <w:commentRangeEnd w:id="2177"/>
            <w:r>
              <w:rPr>
                <w:rStyle w:val="CommentReference"/>
                <w:rFonts w:ascii="Times New Roman" w:eastAsia="Times New Roman" w:hAnsi="Times New Roman"/>
                <w:lang w:val="en-US" w:eastAsia="en-US"/>
              </w:rPr>
              <w:commentReference w:id="2177"/>
            </w:r>
            <w:ins w:id="2178"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50233BFA" w:rsidR="00176E9E" w:rsidRPr="00D970E9" w:rsidRDefault="00A41623" w:rsidP="00176E9E">
      <w:pPr>
        <w:rPr>
          <w:lang w:val="en-CA"/>
        </w:rPr>
      </w:pPr>
      <w:ins w:id="2179" w:author="Eric Boisvert" w:date="2016-03-28T13:05:00Z">
        <w:r>
          <w:t xml:space="preserve">If present, </w:t>
        </w:r>
      </w:ins>
      <w:ins w:id="2180" w:author="Eric Boisvert" w:date="2016-03-28T13:06:00Z">
        <w:r>
          <w:t>t</w:t>
        </w:r>
      </w:ins>
      <w:ins w:id="2181" w:author="Eric Boisvert" w:date="2016-03-06T11:24:00Z">
        <w:r w:rsidR="00416BC2">
          <w:t xml:space="preserve">he property </w:t>
        </w:r>
      </w:ins>
      <w:r w:rsidR="00176E9E">
        <w:t>name</w:t>
      </w:r>
      <w:proofErr w:type="gramStart"/>
      <w:r w:rsidR="00176E9E">
        <w:t>:</w:t>
      </w:r>
      <w:ins w:id="2182"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2AE122E6" w:rsidR="00176E9E" w:rsidRDefault="00A41623" w:rsidP="00176E9E">
      <w:ins w:id="2183" w:author="Eric Boisvert" w:date="2016-03-28T13:06:00Z">
        <w:r>
          <w:t>If present, t</w:t>
        </w:r>
      </w:ins>
      <w:ins w:id="2184" w:author="Eric Boisvert" w:date="2016-03-06T11:24:00Z">
        <w:r w:rsidR="00416BC2">
          <w:t>he property</w:t>
        </w:r>
      </w:ins>
      <w:del w:id="2185" w:author="Eric Boisvert" w:date="2016-03-06T11:24:00Z">
        <w:r w:rsidR="00176E9E" w:rsidRPr="00F4750B" w:rsidDel="00416BC2">
          <w:delText>Text</w:delText>
        </w:r>
      </w:del>
      <w:r w:rsidR="00176E9E" w:rsidRPr="00F4750B">
        <w:t xml:space="preserve"> description</w:t>
      </w:r>
      <w:proofErr w:type="gramStart"/>
      <w:r w:rsidR="00176E9E">
        <w:t>:</w:t>
      </w:r>
      <w:ins w:id="2186" w:author="Eric Boisvert" w:date="2016-01-24T13:25:00Z">
        <w:r w:rsidR="00253146">
          <w:t>Primitive</w:t>
        </w:r>
        <w:proofErr w:type="gramEnd"/>
        <w:r w:rsidR="00253146">
          <w:t>::</w:t>
        </w:r>
      </w:ins>
      <w:r w:rsidR="00176E9E">
        <w:t>CharacterString</w:t>
      </w:r>
      <w:r w:rsidR="00176E9E" w:rsidRPr="00F4750B">
        <w:t xml:space="preserve"> </w:t>
      </w:r>
      <w:ins w:id="2187"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3C86FD86" w:rsidR="00176E9E" w:rsidRDefault="00A41623" w:rsidP="00176E9E">
      <w:ins w:id="2188" w:author="Eric Boisvert" w:date="2016-03-28T13:06:00Z">
        <w:r>
          <w:t>If present, t</w:t>
        </w:r>
      </w:ins>
      <w:ins w:id="2189" w:author="Eric Boisvert" w:date="2016-03-06T11:25:00Z">
        <w:r w:rsidR="00416BC2">
          <w:t xml:space="preserve">he property </w:t>
        </w:r>
      </w:ins>
      <w:del w:id="2190" w:author="Eric Boisvert" w:date="2016-03-06T11:25:00Z">
        <w:r w:rsidR="00176E9E" w:rsidDel="00416BC2">
          <w:delText>Label</w:delText>
        </w:r>
      </w:del>
      <w:ins w:id="2191" w:author="Eric Boisvert" w:date="2016-03-06T11:25:00Z">
        <w:r w:rsidR="00416BC2">
          <w:t>geologicUnitType</w:t>
        </w:r>
      </w:ins>
      <w:r w:rsidR="00176E9E">
        <w:t xml:space="preserve"> (</w:t>
      </w:r>
      <w:ins w:id="2192" w:author="Eric Boisvert" w:date="2016-01-24T13:25:00Z">
        <w:r w:rsidR="00253146">
          <w:t>Primitive::CharacterString</w:t>
        </w:r>
      </w:ins>
      <w:del w:id="2193" w:author="Eric Boisvert" w:date="2016-01-24T13:25:00Z">
        <w:r w:rsidR="00176E9E" w:rsidDel="00253146">
          <w:delText>CharacterString</w:delText>
        </w:r>
      </w:del>
      <w:r w:rsidR="00176E9E">
        <w:t xml:space="preserve">) </w:t>
      </w:r>
      <w:ins w:id="2194" w:author="Eric Boisvert" w:date="2016-03-06T11:26:00Z">
        <w:r w:rsidR="00416BC2">
          <w:t xml:space="preserve">contains </w:t>
        </w:r>
      </w:ins>
      <w:del w:id="2195" w:author="Eric Boisvert" w:date="2016-03-06T11:26:00Z">
        <w:r w:rsidR="00176E9E" w:rsidDel="00416BC2">
          <w:delText>of</w:delText>
        </w:r>
      </w:del>
      <w:r w:rsidR="00176E9E">
        <w:t xml:space="preserve"> the t</w:t>
      </w:r>
      <w:r w:rsidR="00176E9E" w:rsidRPr="00263FE6">
        <w:t>ype of GeologicUnit</w:t>
      </w:r>
      <w:ins w:id="2196" w:author="Eric Boisvert" w:date="2016-03-06T11:26:00Z">
        <w:r w:rsidR="00416BC2">
          <w:t>Type</w:t>
        </w:r>
      </w:ins>
      <w:r w:rsidR="00176E9E" w:rsidRPr="00263FE6">
        <w:t xml:space="preserve"> (as defined in GeoSciML).</w:t>
      </w:r>
      <w:r w:rsidR="00176E9E">
        <w:t xml:space="preserve"> </w:t>
      </w:r>
      <w:r w:rsidR="00D41C9A">
        <w:t>To report a</w:t>
      </w:r>
      <w:ins w:id="2197"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4B3C5A78" w:rsidR="00176E9E" w:rsidRDefault="00176E9E" w:rsidP="00176E9E">
      <w:del w:id="2198" w:author="Eric Boisvert" w:date="2016-03-06T13:18:00Z">
        <w:r w:rsidDel="00D05564">
          <w:delText xml:space="preserve">Label </w:delText>
        </w:r>
      </w:del>
      <w:ins w:id="2199" w:author="Eric Boisvert" w:date="2016-03-28T13:06:00Z">
        <w:r w:rsidR="00A41623">
          <w:t>If present, t</w:t>
        </w:r>
      </w:ins>
      <w:ins w:id="2200" w:author="Eric Boisvert" w:date="2016-03-06T13:18:00Z">
        <w:r w:rsidR="00D05564">
          <w:t xml:space="preserve">he property </w:t>
        </w:r>
      </w:ins>
      <w:r>
        <w:t>r</w:t>
      </w:r>
      <w:r w:rsidRPr="00F24B15">
        <w:t>ank</w:t>
      </w:r>
      <w:proofErr w:type="gramStart"/>
      <w:r>
        <w:t>:</w:t>
      </w:r>
      <w:ins w:id="2201" w:author="Eric Boisvert" w:date="2016-01-24T13:26:00Z">
        <w:r w:rsidR="00253146">
          <w:t>Primitive</w:t>
        </w:r>
        <w:proofErr w:type="gramEnd"/>
        <w:r w:rsidR="00253146">
          <w:t>::CharacterString</w:t>
        </w:r>
        <w:r w:rsidR="00253146" w:rsidDel="00253146">
          <w:t xml:space="preserve"> </w:t>
        </w:r>
      </w:ins>
      <w:del w:id="2202" w:author="Eric Boisvert" w:date="2016-01-24T13:26:00Z">
        <w:r w:rsidDel="00253146">
          <w:delText>CharacterString</w:delText>
        </w:r>
        <w:r w:rsidRPr="00F24B15" w:rsidDel="00253146">
          <w:delText xml:space="preserve"> </w:delText>
        </w:r>
      </w:del>
      <w:ins w:id="2203"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204" w:author="Eric Boisvert" w:date="2016-03-28T13:06:00Z">
        <w:r>
          <w:t>If present, co</w:t>
        </w:r>
      </w:ins>
      <w:ins w:id="2205" w:author="Eric Boisvert" w:date="2016-03-06T13:18:00Z">
        <w:r w:rsidR="00D05564">
          <w:t xml:space="preserve">ntains </w:t>
        </w:r>
        <w:proofErr w:type="gramStart"/>
        <w:r w:rsidR="00D05564">
          <w:t>a</w:t>
        </w:r>
        <w:proofErr w:type="gramEnd"/>
        <w:r w:rsidR="00D05564">
          <w:t xml:space="preserve"> h</w:t>
        </w:r>
      </w:ins>
      <w:del w:id="2206" w:author="Eric Boisvert" w:date="2016-03-06T13:18:00Z">
        <w:r w:rsidR="00176E9E" w:rsidDel="00D05564">
          <w:delText>H</w:delText>
        </w:r>
      </w:del>
      <w:r w:rsidR="00176E9E">
        <w:t xml:space="preserve">uman readable description as </w:t>
      </w:r>
      <w:ins w:id="2207" w:author="Eric Boisvert" w:date="2016-01-24T13:26:00Z">
        <w:r w:rsidR="00253146">
          <w:t>Primitive::CharacterString</w:t>
        </w:r>
        <w:r w:rsidR="00253146" w:rsidDel="00253146">
          <w:t xml:space="preserve"> </w:t>
        </w:r>
      </w:ins>
      <w:del w:id="2208"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209" w:author="Boisvert, Eric" w:date="2016-04-01T07:54:00Z">
        <w:r w:rsidR="00E21DD0">
          <w:t>7.3.1.3</w:t>
        </w:r>
      </w:ins>
      <w:ins w:id="2210" w:author="Eric Boisvert" w:date="2016-03-28T16:06:00Z">
        <w:del w:id="2211" w:author="Boisvert, Eric" w:date="2016-04-01T07:53:00Z">
          <w:r w:rsidR="003842F3" w:rsidDel="00E21DD0">
            <w:delText>7.3.1.3</w:delText>
          </w:r>
        </w:del>
      </w:ins>
      <w:del w:id="2212"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4CCC536A" w:rsidR="00176E9E" w:rsidRDefault="00A41623" w:rsidP="00176E9E">
      <w:ins w:id="2213" w:author="Eric Boisvert" w:date="2016-03-28T13:06:00Z">
        <w:r>
          <w:t xml:space="preserve">If present, </w:t>
        </w:r>
      </w:ins>
      <w:ins w:id="2214" w:author="Eric Boisvert" w:date="2016-03-28T13:07:00Z">
        <w:r>
          <w:t>c</w:t>
        </w:r>
      </w:ins>
      <w:ins w:id="2215" w:author="Eric Boisvert" w:date="2016-03-06T13:18:00Z">
        <w:r w:rsidR="00D05564">
          <w:t xml:space="preserve">ontains </w:t>
        </w:r>
        <w:proofErr w:type="gramStart"/>
        <w:r w:rsidR="00D05564">
          <w:t>a</w:t>
        </w:r>
        <w:proofErr w:type="gramEnd"/>
        <w:r w:rsidR="00D05564">
          <w:t xml:space="preserve"> h</w:t>
        </w:r>
      </w:ins>
      <w:del w:id="2216" w:author="Eric Boisvert" w:date="2016-03-06T13:18:00Z">
        <w:r w:rsidR="00176E9E" w:rsidDel="00D05564">
          <w:delText>H</w:delText>
        </w:r>
      </w:del>
      <w:r w:rsidR="00176E9E">
        <w:t xml:space="preserve">uman readable description in </w:t>
      </w:r>
      <w:ins w:id="2217" w:author="Eric Boisvert" w:date="2016-01-24T13:26:00Z">
        <w:r w:rsidR="00253146">
          <w:t>Primitive::CharacterString</w:t>
        </w:r>
      </w:ins>
      <w:del w:id="2218"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219" w:author="Boisvert, Eric" w:date="2016-04-01T07:54:00Z">
        <w:r w:rsidR="00E21DD0">
          <w:t>7.3.1.3</w:t>
        </w:r>
      </w:ins>
      <w:ins w:id="2220" w:author="Eric Boisvert" w:date="2016-03-28T16:06:00Z">
        <w:del w:id="2221" w:author="Boisvert, Eric" w:date="2016-04-01T07:53:00Z">
          <w:r w:rsidR="003842F3" w:rsidDel="00E21DD0">
            <w:delText>7.3.1.3</w:delText>
          </w:r>
        </w:del>
      </w:ins>
      <w:del w:id="2222"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4B601C6B" w:rsidR="00176E9E" w:rsidRDefault="00A41623" w:rsidP="00176E9E">
      <w:ins w:id="2223" w:author="Eric Boisvert" w:date="2016-03-28T13:07:00Z">
        <w:r>
          <w:t>If present, t</w:t>
        </w:r>
      </w:ins>
      <w:ins w:id="2224" w:author="Eric Boisvert" w:date="2016-03-06T13:19:00Z">
        <w:r w:rsidR="00D05564">
          <w:t xml:space="preserve">he property numericOlderAge </w:t>
        </w:r>
      </w:ins>
      <w:del w:id="2225"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226"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44687865" w:rsidR="00176E9E" w:rsidRDefault="00A41623" w:rsidP="00176E9E">
      <w:ins w:id="2227" w:author="Eric Boisvert" w:date="2016-03-28T13:07:00Z">
        <w:r>
          <w:t>If present, t</w:t>
        </w:r>
      </w:ins>
      <w:ins w:id="2228" w:author="Eric Boisvert" w:date="2016-03-06T13:20:00Z">
        <w:r w:rsidR="00D05564">
          <w:t>he property numeric</w:t>
        </w:r>
      </w:ins>
      <w:r w:rsidR="00176E9E">
        <w:t xml:space="preserve">Younger age is a </w:t>
      </w:r>
      <w:r w:rsidR="00176E9E" w:rsidRPr="00D970E9">
        <w:t>numerical representation</w:t>
      </w:r>
      <w:r w:rsidR="00176E9E">
        <w:t xml:space="preserve"> (</w:t>
      </w:r>
      <w:ins w:id="2229"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6DF8CBC" w:rsidR="00176E9E" w:rsidRDefault="00A41623" w:rsidP="00176E9E">
      <w:ins w:id="2230" w:author="Eric Boisvert" w:date="2016-03-28T13:07:00Z">
        <w:r>
          <w:t>If present, t</w:t>
        </w:r>
      </w:ins>
      <w:del w:id="2231" w:author="Eric Boisvert" w:date="2016-03-28T13:07:00Z">
        <w:r w:rsidR="00176E9E" w:rsidDel="00A41623">
          <w:delText>T</w:delText>
        </w:r>
      </w:del>
      <w:r w:rsidR="00176E9E">
        <w:t>he property</w:t>
      </w:r>
      <w:r w:rsidR="00176E9E" w:rsidRPr="009A0449">
        <w:t xml:space="preserve"> observationMethod</w:t>
      </w:r>
      <w:r w:rsidR="00176E9E">
        <w:t>:</w:t>
      </w:r>
      <w:ins w:id="2232" w:author="Eric Boisvert" w:date="2016-01-24T13:26:00Z">
        <w:r w:rsidR="00253146" w:rsidRPr="00253146">
          <w:t xml:space="preserve"> </w:t>
        </w:r>
        <w:r w:rsidR="00253146">
          <w:t>Primitive::CharacterString</w:t>
        </w:r>
        <w:r w:rsidR="00253146" w:rsidDel="00253146">
          <w:t xml:space="preserve"> </w:t>
        </w:r>
      </w:ins>
      <w:del w:id="2233"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79270486" w:rsidR="00176E9E" w:rsidRDefault="00A41623" w:rsidP="00176E9E">
      <w:ins w:id="2234" w:author="Eric Boisvert" w:date="2016-03-28T13:07:00Z">
        <w:r>
          <w:t>If present, t</w:t>
        </w:r>
      </w:ins>
      <w:del w:id="2235" w:author="Eric Boisvert" w:date="2016-03-28T13:07:00Z">
        <w:r w:rsidR="00176E9E" w:rsidDel="00A41623">
          <w:delText>T</w:delText>
        </w:r>
      </w:del>
      <w:r w:rsidR="00176E9E">
        <w:t xml:space="preserve">he property </w:t>
      </w:r>
      <w:r w:rsidR="00176E9E" w:rsidRPr="009A0449">
        <w:t>positionalAccuracy</w:t>
      </w:r>
      <w:proofErr w:type="gramStart"/>
      <w:r w:rsidR="00176E9E" w:rsidRPr="009A0449">
        <w:t>:</w:t>
      </w:r>
      <w:ins w:id="2236" w:author="Eric Boisvert" w:date="2016-01-24T13:26:00Z">
        <w:r w:rsidR="00253146">
          <w:t>Primitive</w:t>
        </w:r>
        <w:proofErr w:type="gramEnd"/>
        <w:r w:rsidR="00253146">
          <w:t>::CharacterString</w:t>
        </w:r>
        <w:r w:rsidR="00253146" w:rsidRPr="009A0449" w:rsidDel="00253146">
          <w:t xml:space="preserve"> </w:t>
        </w:r>
      </w:ins>
      <w:del w:id="2237" w:author="Eric Boisvert" w:date="2016-01-24T13:26:00Z">
        <w:r w:rsidR="00176E9E" w:rsidRPr="009A0449" w:rsidDel="00253146">
          <w:delText xml:space="preserve">CharacterString </w:delText>
        </w:r>
      </w:del>
      <w:r w:rsidR="00AB423B">
        <w:t xml:space="preserve">is </w:t>
      </w:r>
      <w:r w:rsidR="00176E9E">
        <w:t>q</w:t>
      </w:r>
      <w:commentRangeStart w:id="2238"/>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238"/>
      <w:r w:rsidR="00176E9E">
        <w:rPr>
          <w:rStyle w:val="CommentReference"/>
        </w:rPr>
        <w:commentReference w:id="2238"/>
      </w:r>
    </w:p>
    <w:p w14:paraId="649CD2B9" w14:textId="77777777" w:rsidR="00176E9E" w:rsidRDefault="00176E9E" w:rsidP="00176E9E">
      <w:pPr>
        <w:pStyle w:val="Heading4"/>
      </w:pPr>
      <w:proofErr w:type="gramStart"/>
      <w:r>
        <w:t>source</w:t>
      </w:r>
      <w:proofErr w:type="gramEnd"/>
    </w:p>
    <w:p w14:paraId="6F4CF505" w14:textId="68E58F2C" w:rsidR="00176E9E" w:rsidRDefault="00A41623" w:rsidP="00176E9E">
      <w:ins w:id="2239" w:author="Eric Boisvert" w:date="2016-03-28T13:07:00Z">
        <w:r>
          <w:t>If present, t</w:t>
        </w:r>
      </w:ins>
      <w:del w:id="2240" w:author="Eric Boisvert" w:date="2016-03-28T13:07:00Z">
        <w:r w:rsidR="00176E9E" w:rsidDel="00A41623">
          <w:delText>T</w:delText>
        </w:r>
      </w:del>
      <w:r w:rsidR="00176E9E">
        <w:t>he property source</w:t>
      </w:r>
      <w:proofErr w:type="gramStart"/>
      <w:r w:rsidR="00176E9E">
        <w:t>:</w:t>
      </w:r>
      <w:ins w:id="2241" w:author="Eric Boisvert" w:date="2016-01-24T13:26:00Z">
        <w:r w:rsidR="00253146">
          <w:t>Primitive</w:t>
        </w:r>
        <w:proofErr w:type="gramEnd"/>
        <w:r w:rsidR="00253146">
          <w:t>::CharacterString</w:t>
        </w:r>
        <w:r w:rsidR="00253146" w:rsidDel="00253146">
          <w:t xml:space="preserve"> </w:t>
        </w:r>
      </w:ins>
      <w:del w:id="2242"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243" w:author="Eric Boisvert" w:date="2016-03-28T12:49:00Z">
        <w:r w:rsidR="00176E9E" w:rsidRPr="009A0449" w:rsidDel="001E3746">
          <w:delText>a</w:delText>
        </w:r>
      </w:del>
      <w:r w:rsidR="00176E9E" w:rsidRPr="009A0449">
        <w:t>m</w:t>
      </w:r>
      <w:ins w:id="2244"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245" w:author="Eric Boisvert" w:date="2016-01-24T13:26:00Z">
        <w:r w:rsidR="00253146">
          <w:t>Primitive</w:t>
        </w:r>
        <w:proofErr w:type="gramEnd"/>
        <w:r w:rsidR="00253146">
          <w:t>::CharacterString</w:t>
        </w:r>
        <w:r w:rsidR="00253146" w:rsidDel="00253146">
          <w:t xml:space="preserve"> </w:t>
        </w:r>
      </w:ins>
      <w:del w:id="2246"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247" w:author="Eric Boisvert" w:date="2016-01-24T13:27:00Z">
        <w:r w:rsidR="00253146">
          <w:t>Primitive</w:t>
        </w:r>
        <w:proofErr w:type="gramEnd"/>
        <w:r w:rsidR="00253146">
          <w:t>::CharacterString</w:t>
        </w:r>
        <w:r w:rsidR="00253146" w:rsidDel="00253146">
          <w:rPr>
            <w:lang w:val="en-CA"/>
          </w:rPr>
          <w:t xml:space="preserve"> </w:t>
        </w:r>
      </w:ins>
      <w:del w:id="224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249" w:author="Eric Boisvert" w:date="2016-01-24T13:27:00Z">
        <w:r w:rsidR="00253146">
          <w:t>Primitive</w:t>
        </w:r>
        <w:proofErr w:type="gramEnd"/>
        <w:r w:rsidR="00253146">
          <w:t>::CharacterString</w:t>
        </w:r>
        <w:r w:rsidR="00253146" w:rsidDel="00253146">
          <w:rPr>
            <w:lang w:val="en-CA"/>
          </w:rPr>
          <w:t xml:space="preserve"> </w:t>
        </w:r>
      </w:ins>
      <w:del w:id="225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251" w:author="Eric Boisvert" w:date="2016-01-24T13:27:00Z">
        <w:r w:rsidR="00253146">
          <w:t>Primitive</w:t>
        </w:r>
        <w:proofErr w:type="gramEnd"/>
        <w:r w:rsidR="00253146">
          <w:t>::CharacterString</w:t>
        </w:r>
        <w:r w:rsidR="00253146" w:rsidDel="00253146">
          <w:rPr>
            <w:lang w:val="en-CA"/>
          </w:rPr>
          <w:t xml:space="preserve"> </w:t>
        </w:r>
      </w:ins>
      <w:del w:id="225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25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254" w:author="Eric Boisvert" w:date="2016-01-24T13:27:00Z">
        <w:r w:rsidR="00253146">
          <w:t>Primitive</w:t>
        </w:r>
        <w:proofErr w:type="gramEnd"/>
        <w:r w:rsidR="00253146">
          <w:t>::CharacterString</w:t>
        </w:r>
        <w:r w:rsidR="00253146" w:rsidDel="00253146">
          <w:rPr>
            <w:lang w:val="en-CA"/>
          </w:rPr>
          <w:t xml:space="preserve"> </w:t>
        </w:r>
      </w:ins>
      <w:del w:id="225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256" w:author="Eric Boisvert" w:date="2016-03-28T13:08:00Z">
        <w:r>
          <w:t>If present, t</w:t>
        </w:r>
      </w:ins>
      <w:del w:id="2257" w:author="Eric Boisvert" w:date="2016-03-28T13:08:00Z">
        <w:r w:rsidR="00176E9E" w:rsidDel="00A41623">
          <w:delText>T</w:delText>
        </w:r>
      </w:del>
      <w:r w:rsidR="00176E9E">
        <w:t xml:space="preserve">he property </w:t>
      </w:r>
      <w:r w:rsidR="00176E9E" w:rsidRPr="00C17A19">
        <w:t>specification_uri</w:t>
      </w:r>
      <w:proofErr w:type="gramStart"/>
      <w:r w:rsidR="00176E9E">
        <w:t>:</w:t>
      </w:r>
      <w:ins w:id="2258" w:author="Eric Boisvert" w:date="2016-01-24T13:27:00Z">
        <w:r w:rsidR="00253146">
          <w:t>Primitive</w:t>
        </w:r>
        <w:proofErr w:type="gramEnd"/>
        <w:r w:rsidR="00253146">
          <w:t>::CharacterString</w:t>
        </w:r>
        <w:r w:rsidR="00253146" w:rsidDel="00253146">
          <w:t xml:space="preserve"> </w:t>
        </w:r>
      </w:ins>
      <w:del w:id="2259"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260"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261"/>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261"/>
            <w:r>
              <w:rPr>
                <w:rStyle w:val="CommentReference"/>
                <w:rFonts w:ascii="Times New Roman" w:eastAsia="Times New Roman" w:hAnsi="Times New Roman"/>
                <w:lang w:val="en-US" w:eastAsia="en-US"/>
              </w:rPr>
              <w:commentReference w:id="2261"/>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262" w:author="Eric Boisvert" w:date="2016-03-28T13:08:00Z">
        <w:r>
          <w:t>If present, t</w:t>
        </w:r>
      </w:ins>
      <w:del w:id="2263" w:author="Eric Boisvert" w:date="2016-03-28T13:08:00Z">
        <w:r w:rsidR="009E36A6" w:rsidRPr="009E36A6" w:rsidDel="00A41623">
          <w:delText>T</w:delText>
        </w:r>
      </w:del>
      <w:r w:rsidR="009E36A6" w:rsidRPr="009E36A6">
        <w:t>he property metadata_uri</w:t>
      </w:r>
      <w:proofErr w:type="gramStart"/>
      <w:r w:rsidR="009E36A6" w:rsidRPr="009E36A6">
        <w:t>:</w:t>
      </w:r>
      <w:ins w:id="2264" w:author="Eric Boisvert" w:date="2016-01-24T13:27:00Z">
        <w:r w:rsidR="00253146">
          <w:t>Primitive</w:t>
        </w:r>
        <w:proofErr w:type="gramEnd"/>
        <w:r w:rsidR="00253146">
          <w:t>::CharacterString</w:t>
        </w:r>
        <w:r w:rsidR="00253146" w:rsidRPr="009E36A6" w:rsidDel="00253146">
          <w:t xml:space="preserve"> </w:t>
        </w:r>
      </w:ins>
      <w:del w:id="2265"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1B224F8E" w:rsidR="009E36A6" w:rsidRDefault="00A41623" w:rsidP="00176E9E">
      <w:ins w:id="2266" w:author="Eric Boisvert" w:date="2016-03-28T13:08:00Z">
        <w:r>
          <w:t>If present, t</w:t>
        </w:r>
      </w:ins>
      <w:del w:id="2267" w:author="Eric Boisvert" w:date="2016-03-28T13:08:00Z">
        <w:r w:rsidR="009E36A6" w:rsidDel="00A41623">
          <w:delText>T</w:delText>
        </w:r>
      </w:del>
      <w:r w:rsidR="009E36A6">
        <w:t xml:space="preserve">he property </w:t>
      </w:r>
      <w:r w:rsidR="009E36A6" w:rsidRPr="00C17A19">
        <w:t>genericSymbolizer</w:t>
      </w:r>
      <w:proofErr w:type="gramStart"/>
      <w:r w:rsidR="009E36A6">
        <w:t>:CharacterString</w:t>
      </w:r>
      <w:proofErr w:type="gramEnd"/>
      <w:r w:rsidR="009E36A6">
        <w:t xml:space="preserve">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268" w:author="Eric Boisvert" w:date="2016-01-24T13:27:00Z">
        <w:r w:rsidDel="00253146">
          <w:delText>GM</w:delText>
        </w:r>
      </w:del>
      <w:ins w:id="2269"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270" w:name="_Toc446944587"/>
      <w:r w:rsidRPr="00D14AF0">
        <w:rPr>
          <w:lang w:val="en-CA"/>
        </w:rPr>
        <w:t>B</w:t>
      </w:r>
      <w:bookmarkStart w:id="2271" w:name="BKM_03A20E93_D10C_455A_8888_4A83A8C62628"/>
      <w:bookmarkEnd w:id="2271"/>
      <w:r w:rsidRPr="00D14AF0">
        <w:rPr>
          <w:lang w:val="en-CA"/>
        </w:rPr>
        <w:t>oreholeView</w:t>
      </w:r>
      <w:bookmarkEnd w:id="2270"/>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EB7E1F">
      <w:pPr>
        <w:keepNext/>
        <w:autoSpaceDE w:val="0"/>
        <w:autoSpaceDN w:val="0"/>
        <w:adjustRightInd w:val="0"/>
        <w:spacing w:after="0" w:line="240" w:lineRule="atLeast"/>
        <w:jc w:val="center"/>
        <w:pPrChange w:id="2272"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6" type="#_x0000_t75" style="width:199.9pt;height:287.3pt;visibility:visible;mso-wrap-style:square">
            <v:imagedata r:id="rId27" o:title=""/>
          </v:shape>
        </w:pict>
      </w:r>
    </w:p>
    <w:p w14:paraId="7619119E" w14:textId="3C921BB3" w:rsidR="009E28CA" w:rsidRPr="002050B2" w:rsidRDefault="009E28CA">
      <w:pPr>
        <w:pStyle w:val="Caption"/>
        <w:jc w:val="center"/>
        <w:rPr>
          <w:color w:val="auto"/>
          <w:rPrChange w:id="2273" w:author="Ollie Raymond" w:date="2016-02-12T17:37:00Z">
            <w:rPr/>
          </w:rPrChange>
        </w:rPr>
        <w:pPrChange w:id="2274" w:author="Ollie Raymond" w:date="2016-02-12T17:37:00Z">
          <w:pPr>
            <w:pStyle w:val="Caption"/>
          </w:pPr>
        </w:pPrChange>
      </w:pPr>
      <w:r w:rsidRPr="002050B2">
        <w:rPr>
          <w:color w:val="auto"/>
          <w:rPrChange w:id="2275" w:author="Ollie Raymond" w:date="2016-02-12T17:37:00Z">
            <w:rPr/>
          </w:rPrChange>
        </w:rPr>
        <w:t xml:space="preserve">Figure </w:t>
      </w:r>
      <w:r w:rsidRPr="002050B2">
        <w:rPr>
          <w:color w:val="auto"/>
          <w:rPrChange w:id="2276" w:author="Ollie Raymond" w:date="2016-02-12T17:37:00Z">
            <w:rPr/>
          </w:rPrChange>
        </w:rPr>
        <w:fldChar w:fldCharType="begin"/>
      </w:r>
      <w:r w:rsidRPr="002050B2">
        <w:rPr>
          <w:color w:val="auto"/>
          <w:rPrChange w:id="2277" w:author="Ollie Raymond" w:date="2016-02-12T17:37:00Z">
            <w:rPr/>
          </w:rPrChange>
        </w:rPr>
        <w:instrText xml:space="preserve"> SEQ Figure \* ARABIC </w:instrText>
      </w:r>
      <w:r w:rsidRPr="002050B2">
        <w:rPr>
          <w:color w:val="auto"/>
          <w:rPrChange w:id="2278" w:author="Ollie Raymond" w:date="2016-02-12T17:37:00Z">
            <w:rPr/>
          </w:rPrChange>
        </w:rPr>
        <w:fldChar w:fldCharType="separate"/>
      </w:r>
      <w:ins w:id="2279" w:author="Boisvert, Eric" w:date="2016-04-01T13:15:00Z">
        <w:r w:rsidR="008D755A">
          <w:rPr>
            <w:noProof/>
            <w:color w:val="auto"/>
          </w:rPr>
          <w:t>12</w:t>
        </w:r>
      </w:ins>
      <w:ins w:id="2280" w:author="Eric Boisvert" w:date="2016-03-28T16:06:00Z">
        <w:del w:id="2281" w:author="Boisvert, Eric" w:date="2016-03-29T08:51:00Z">
          <w:r w:rsidR="003842F3" w:rsidDel="00CB122C">
            <w:rPr>
              <w:noProof/>
              <w:color w:val="auto"/>
            </w:rPr>
            <w:delText>11</w:delText>
          </w:r>
        </w:del>
      </w:ins>
      <w:del w:id="2282" w:author="Boisvert, Eric" w:date="2016-03-29T08:51:00Z">
        <w:r w:rsidR="0043586C" w:rsidRPr="002050B2" w:rsidDel="00CB122C">
          <w:rPr>
            <w:noProof/>
            <w:color w:val="auto"/>
            <w:rPrChange w:id="2283" w:author="Ollie Raymond" w:date="2016-02-12T17:37:00Z">
              <w:rPr>
                <w:noProof/>
              </w:rPr>
            </w:rPrChange>
          </w:rPr>
          <w:delText>10</w:delText>
        </w:r>
      </w:del>
      <w:r w:rsidRPr="002050B2">
        <w:rPr>
          <w:color w:val="auto"/>
          <w:rPrChange w:id="2284" w:author="Ollie Raymond" w:date="2016-02-12T17:37:00Z">
            <w:rPr/>
          </w:rPrChange>
        </w:rPr>
        <w:fldChar w:fldCharType="end"/>
      </w:r>
      <w:r w:rsidRPr="002050B2">
        <w:rPr>
          <w:color w:val="auto"/>
          <w:rPrChange w:id="2285" w:author="Ollie Raymond" w:date="2016-02-12T17:37:00Z">
            <w:rPr/>
          </w:rPrChange>
        </w:rPr>
        <w:t xml:space="preserve">:  BoreholeView </w:t>
      </w:r>
      <w:del w:id="2286" w:author="Boisvert, Eric" w:date="2016-03-29T08:33:00Z">
        <w:r w:rsidRPr="002050B2" w:rsidDel="00BF2A41">
          <w:rPr>
            <w:color w:val="auto"/>
            <w:rPrChange w:id="2287" w:author="Ollie Raymond" w:date="2016-02-12T17:37:00Z">
              <w:rPr/>
            </w:rPrChange>
          </w:rPr>
          <w:delText>class</w:delText>
        </w:r>
      </w:del>
      <w:ins w:id="2288" w:author="Boisvert, Eric" w:date="2016-03-29T08:33:00Z">
        <w:r w:rsidR="00BF2A41">
          <w:rPr>
            <w:color w:val="auto"/>
          </w:rPr>
          <w:t>feature type.</w:t>
        </w:r>
      </w:ins>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289" w:author="Eric Boisvert" w:date="2016-01-24T13:28:00Z">
        <w:r w:rsidR="00253146">
          <w:t>Primitive</w:t>
        </w:r>
        <w:proofErr w:type="gramEnd"/>
        <w:r w:rsidR="00253146">
          <w:t>::CharacterString</w:t>
        </w:r>
        <w:r w:rsidR="00253146" w:rsidDel="00253146">
          <w:rPr>
            <w:rFonts w:cs="Arial"/>
            <w:color w:val="000000"/>
            <w:lang w:val="en-CA"/>
          </w:rPr>
          <w:t xml:space="preserve"> </w:t>
        </w:r>
      </w:ins>
      <w:del w:id="229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291"/>
      <w:r w:rsidR="00D96958">
        <w:t xml:space="preserve">and be formatted as an </w:t>
      </w:r>
      <w:r w:rsidR="00D96958">
        <w:rPr>
          <w:lang w:val="en-CA"/>
        </w:rPr>
        <w:t xml:space="preserve">absolute URI conformant to RFC </w:t>
      </w:r>
      <w:commentRangeStart w:id="2292"/>
      <w:r w:rsidR="00D96958">
        <w:rPr>
          <w:lang w:val="en-CA"/>
        </w:rPr>
        <w:t>3986</w:t>
      </w:r>
      <w:commentRangeEnd w:id="2292"/>
      <w:r w:rsidR="00D96958">
        <w:rPr>
          <w:rStyle w:val="CommentReference"/>
        </w:rPr>
        <w:commentReference w:id="2292"/>
      </w:r>
      <w:ins w:id="2293" w:author="Eric Boisvert" w:date="2016-03-28T12:50:00Z">
        <w:r w:rsidR="001E3746">
          <w:rPr>
            <w:lang w:val="en-CA"/>
          </w:rPr>
          <w:t>.</w:t>
        </w:r>
      </w:ins>
      <w:del w:id="2294" w:author="Eric Boisvert" w:date="2016-03-28T12:50:00Z">
        <w:r w:rsidR="00D96958" w:rsidDel="001E3746">
          <w:rPr>
            <w:lang w:val="en-CA"/>
          </w:rPr>
          <w:delText>.</w:delText>
        </w:r>
        <w:r w:rsidDel="001E3746">
          <w:rPr>
            <w:rFonts w:cs="Arial"/>
            <w:color w:val="000000"/>
            <w:lang w:val="en-CA"/>
          </w:rPr>
          <w:delText xml:space="preserve">.  </w:delText>
        </w:r>
      </w:del>
      <w:del w:id="2295"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291"/>
      <w:r w:rsidR="00673C75">
        <w:rPr>
          <w:rStyle w:val="CommentReference"/>
        </w:rPr>
        <w:commentReference w:id="229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296"/>
            <w:r>
              <w:rPr>
                <w:rStyle w:val="reqtext"/>
                <w:lang w:val="en-CA"/>
              </w:rPr>
              <w:t xml:space="preserve">Identifier </w:t>
            </w:r>
            <w:commentRangeStart w:id="2297"/>
            <w:r>
              <w:rPr>
                <w:rStyle w:val="reqtext"/>
                <w:lang w:val="en-CA"/>
              </w:rPr>
              <w:t xml:space="preserve">SHOULD </w:t>
            </w:r>
            <w:commentRangeEnd w:id="2297"/>
            <w:r w:rsidR="00415E41">
              <w:rPr>
                <w:rStyle w:val="CommentReference"/>
                <w:rFonts w:ascii="Times New Roman" w:eastAsia="Times New Roman" w:hAnsi="Times New Roman"/>
                <w:lang w:val="en-US" w:eastAsia="en-US"/>
              </w:rPr>
              <w:commentReference w:id="2297"/>
            </w:r>
            <w:r>
              <w:rPr>
                <w:rStyle w:val="reqtext"/>
                <w:lang w:val="en-CA"/>
              </w:rPr>
              <w:t>resolve to a representation of a GeoSciML Borehole</w:t>
            </w:r>
            <w:commentRangeEnd w:id="2296"/>
            <w:r w:rsidR="00673C75">
              <w:rPr>
                <w:rStyle w:val="CommentReference"/>
                <w:rFonts w:ascii="Times New Roman" w:eastAsia="Times New Roman" w:hAnsi="Times New Roman"/>
                <w:lang w:val="en-US" w:eastAsia="en-US"/>
              </w:rPr>
              <w:commentReference w:id="2296"/>
            </w:r>
            <w:ins w:id="2298"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299" w:author="Eric Boisvert" w:date="2016-03-28T13:08:00Z">
        <w:r>
          <w:t>If present, t</w:t>
        </w:r>
      </w:ins>
      <w:del w:id="2300" w:author="Eric Boisvert" w:date="2016-03-28T13:08:00Z">
        <w:r w:rsidR="00FD56B7" w:rsidDel="00A41623">
          <w:rPr>
            <w:rFonts w:cs="Arial"/>
            <w:color w:val="000000"/>
            <w:lang w:val="en-CA"/>
          </w:rPr>
          <w:delText>T</w:delText>
        </w:r>
      </w:del>
      <w:r w:rsidR="00FD56B7">
        <w:rPr>
          <w:rFonts w:cs="Arial"/>
          <w:color w:val="000000"/>
          <w:lang w:val="en-CA"/>
        </w:rPr>
        <w:t>he property name</w:t>
      </w:r>
      <w:proofErr w:type="gramStart"/>
      <w:r w:rsidR="00FD56B7">
        <w:rPr>
          <w:rFonts w:cs="Arial"/>
          <w:color w:val="000000"/>
          <w:lang w:val="en-CA"/>
        </w:rPr>
        <w:t>:</w:t>
      </w:r>
      <w:ins w:id="2301" w:author="Eric Boisvert" w:date="2016-01-24T13:28:00Z">
        <w:r w:rsidR="00253146">
          <w:t>Primitive</w:t>
        </w:r>
        <w:proofErr w:type="gramEnd"/>
        <w:r w:rsidR="00253146">
          <w:t>::CharacterString</w:t>
        </w:r>
        <w:r w:rsidR="00253146" w:rsidDel="00253146">
          <w:rPr>
            <w:rFonts w:cs="Arial"/>
            <w:color w:val="000000"/>
            <w:lang w:val="en-CA"/>
          </w:rPr>
          <w:t xml:space="preserve"> </w:t>
        </w:r>
      </w:ins>
      <w:del w:id="230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303" w:author="Ollie Raymond" w:date="2016-02-12T17:22:00Z">
        <w:r w:rsidR="00FD56B7" w:rsidDel="00786781">
          <w:rPr>
            <w:rFonts w:cs="Arial"/>
            <w:color w:val="000000"/>
            <w:lang w:val="en-CA"/>
          </w:rPr>
          <w:delText xml:space="preserve">human </w:delText>
        </w:r>
      </w:del>
      <w:ins w:id="2304"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305"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306" w:author="Eric Boisvert" w:date="2016-03-28T13:08:00Z">
        <w:r>
          <w:t>If present, t</w:t>
        </w:r>
      </w:ins>
      <w:del w:id="2307" w:author="Eric Boisvert" w:date="2016-03-28T13:08:00Z">
        <w:r w:rsidR="00FD56B7" w:rsidDel="00A41623">
          <w:rPr>
            <w:rFonts w:cs="Arial"/>
            <w:color w:val="000000"/>
            <w:lang w:val="en-CA"/>
          </w:rPr>
          <w:delText>T</w:delText>
        </w:r>
      </w:del>
      <w:r w:rsidR="00FD56B7">
        <w:rPr>
          <w:rFonts w:cs="Arial"/>
          <w:color w:val="000000"/>
          <w:lang w:val="en-CA"/>
        </w:rPr>
        <w:t>he property description</w:t>
      </w:r>
      <w:proofErr w:type="gramStart"/>
      <w:r w:rsidR="00FD56B7">
        <w:rPr>
          <w:rFonts w:cs="Arial"/>
          <w:color w:val="000000"/>
          <w:lang w:val="en-CA"/>
        </w:rPr>
        <w:t>:</w:t>
      </w:r>
      <w:ins w:id="2308" w:author="Eric Boisvert" w:date="2016-01-24T13:28:00Z">
        <w:r w:rsidR="00253146">
          <w:t>Primitive</w:t>
        </w:r>
        <w:proofErr w:type="gramEnd"/>
        <w:r w:rsidR="00253146">
          <w:t>::CharacterString</w:t>
        </w:r>
        <w:r w:rsidR="00253146" w:rsidDel="00253146">
          <w:rPr>
            <w:rFonts w:cs="Arial"/>
            <w:color w:val="000000"/>
            <w:lang w:val="en-CA"/>
          </w:rPr>
          <w:t xml:space="preserve"> </w:t>
        </w:r>
      </w:ins>
      <w:del w:id="230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310" w:author="Ollie Raymond" w:date="2016-02-12T17:22:00Z">
        <w:r w:rsidR="00FD56B7" w:rsidDel="00786781">
          <w:rPr>
            <w:rFonts w:cs="Arial"/>
            <w:color w:val="000000"/>
            <w:lang w:val="en-CA"/>
          </w:rPr>
          <w:delText xml:space="preserve">human </w:delText>
        </w:r>
      </w:del>
      <w:ins w:id="2311"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312" w:author="Eric Boisvert" w:date="2016-03-28T13:08:00Z">
        <w:r>
          <w:t>If present, t</w:t>
        </w:r>
      </w:ins>
      <w:del w:id="231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proofErr w:type="gramStart"/>
      <w:r w:rsidR="00FD56B7">
        <w:rPr>
          <w:rFonts w:cs="Arial"/>
          <w:color w:val="000000"/>
          <w:lang w:val="en-CA"/>
        </w:rPr>
        <w:t>:</w:t>
      </w:r>
      <w:ins w:id="2314" w:author="Eric Boisvert" w:date="2016-01-24T13:28:00Z">
        <w:r w:rsidR="00253146">
          <w:t>Primitive</w:t>
        </w:r>
        <w:proofErr w:type="gramEnd"/>
        <w:r w:rsidR="00253146">
          <w:t>::CharacterString</w:t>
        </w:r>
        <w:r w:rsidR="00253146" w:rsidDel="00253146">
          <w:rPr>
            <w:rFonts w:cs="Arial"/>
            <w:color w:val="000000"/>
            <w:lang w:val="en-CA"/>
          </w:rPr>
          <w:t xml:space="preserve"> </w:t>
        </w:r>
      </w:ins>
      <w:del w:id="231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316"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proofErr w:type="gramStart"/>
      <w:r w:rsidR="00FD56B7" w:rsidRPr="00FD56B7">
        <w:rPr>
          <w:rFonts w:cs="Arial"/>
          <w:color w:val="000000"/>
          <w:lang w:val="en-CA"/>
        </w:rPr>
        <w:t>eg</w:t>
      </w:r>
      <w:proofErr w:type="gramEnd"/>
      <w:r w:rsidR="00FD56B7" w:rsidRPr="00FD56B7">
        <w:rPr>
          <w:rFonts w:cs="Arial"/>
          <w:color w:val="000000"/>
          <w:lang w:val="en-CA"/>
        </w:rPr>
        <w:t>, mineral exploration, hydrocarbon exploration, hydrocarbon production, groundwater monitoring, geothermal)</w:t>
      </w:r>
      <w:ins w:id="2317"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318" w:author="Eric Boisvert" w:date="2016-03-28T13:08:00Z">
        <w:r>
          <w:t>If present, t</w:t>
        </w:r>
      </w:ins>
      <w:del w:id="2319"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ins w:id="2320" w:author="Eric Boisvert" w:date="2016-01-24T13:28:00Z">
        <w:r w:rsidR="00253146">
          <w:t>Primitive</w:t>
        </w:r>
        <w:proofErr w:type="gramEnd"/>
        <w:r w:rsidR="00253146">
          <w:t>::CharacterString</w:t>
        </w:r>
        <w:r w:rsidR="00253146" w:rsidDel="00253146">
          <w:rPr>
            <w:rFonts w:cs="Arial"/>
            <w:color w:val="000000"/>
            <w:lang w:val="en-CA"/>
          </w:rPr>
          <w:t xml:space="preserve"> </w:t>
        </w:r>
      </w:ins>
      <w:del w:id="232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322"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323"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324" w:author="Eric Boisvert" w:date="2016-03-28T13:08:00Z">
        <w:r>
          <w:t>If present, t</w:t>
        </w:r>
      </w:ins>
      <w:del w:id="2325" w:author="Eric Boisvert" w:date="2016-03-28T13:08:00Z">
        <w:r w:rsidR="00FD56B7" w:rsidDel="00A41623">
          <w:rPr>
            <w:rFonts w:cs="Arial"/>
            <w:color w:val="000000"/>
            <w:lang w:val="en-CA"/>
          </w:rPr>
          <w:delText>T</w:delText>
        </w:r>
      </w:del>
      <w:r w:rsidR="00FD56B7">
        <w:rPr>
          <w:rFonts w:cs="Arial"/>
          <w:color w:val="000000"/>
          <w:lang w:val="en-CA"/>
        </w:rPr>
        <w:t>he property drillingMethod</w:t>
      </w:r>
      <w:proofErr w:type="gramStart"/>
      <w:r w:rsidR="00FD56B7">
        <w:rPr>
          <w:rFonts w:cs="Arial"/>
          <w:color w:val="000000"/>
          <w:lang w:val="en-CA"/>
        </w:rPr>
        <w:t>:</w:t>
      </w:r>
      <w:ins w:id="2326" w:author="Eric Boisvert" w:date="2016-01-24T13:28:00Z">
        <w:r w:rsidR="00253146">
          <w:t>Primitive</w:t>
        </w:r>
        <w:proofErr w:type="gramEnd"/>
        <w:r w:rsidR="00253146">
          <w:t>::CharacterString</w:t>
        </w:r>
        <w:r w:rsidR="00253146" w:rsidDel="00253146">
          <w:rPr>
            <w:rFonts w:cs="Arial"/>
            <w:color w:val="000000"/>
            <w:lang w:val="en-CA"/>
          </w:rPr>
          <w:t xml:space="preserve"> </w:t>
        </w:r>
      </w:ins>
      <w:del w:id="232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328"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329" w:author="Eric Boisvert" w:date="2016-03-28T13:08:00Z">
        <w:r>
          <w:t>If present, t</w:t>
        </w:r>
      </w:ins>
      <w:del w:id="2330" w:author="Eric Boisvert" w:date="2016-03-28T13:08:00Z">
        <w:r w:rsidR="00FD56B7" w:rsidDel="00A41623">
          <w:rPr>
            <w:rFonts w:cs="Arial"/>
            <w:color w:val="000000"/>
            <w:lang w:val="en-CA"/>
          </w:rPr>
          <w:delText>T</w:delText>
        </w:r>
      </w:del>
      <w:r w:rsidR="00FD56B7">
        <w:rPr>
          <w:rFonts w:cs="Arial"/>
          <w:color w:val="000000"/>
          <w:lang w:val="en-CA"/>
        </w:rPr>
        <w:t>he property operator</w:t>
      </w:r>
      <w:proofErr w:type="gramStart"/>
      <w:r w:rsidR="00FD56B7">
        <w:rPr>
          <w:rFonts w:cs="Arial"/>
          <w:color w:val="000000"/>
          <w:lang w:val="en-CA"/>
        </w:rPr>
        <w:t>:</w:t>
      </w:r>
      <w:ins w:id="2331" w:author="Eric Boisvert" w:date="2016-01-24T13:28:00Z">
        <w:r w:rsidR="00253146">
          <w:t>Primitive</w:t>
        </w:r>
        <w:proofErr w:type="gramEnd"/>
        <w:r w:rsidR="00253146">
          <w:t>::CharacterString</w:t>
        </w:r>
        <w:r w:rsidR="00253146" w:rsidDel="00253146">
          <w:rPr>
            <w:rFonts w:cs="Arial"/>
            <w:color w:val="000000"/>
            <w:lang w:val="en-CA"/>
          </w:rPr>
          <w:t xml:space="preserve"> </w:t>
        </w:r>
      </w:ins>
      <w:del w:id="233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333" w:author="Eric Boisvert" w:date="2016-03-28T13:09:00Z">
        <w:r>
          <w:t>If present, t</w:t>
        </w:r>
      </w:ins>
      <w:del w:id="2334" w:author="Eric Boisvert" w:date="2016-03-28T13:09:00Z">
        <w:r w:rsidR="00FD56B7" w:rsidDel="00A41623">
          <w:rPr>
            <w:rFonts w:cs="Arial"/>
            <w:color w:val="000000"/>
            <w:lang w:val="en-CA"/>
          </w:rPr>
          <w:delText>T</w:delText>
        </w:r>
      </w:del>
      <w:r w:rsidR="00FD56B7">
        <w:rPr>
          <w:rFonts w:cs="Arial"/>
          <w:color w:val="000000"/>
          <w:lang w:val="en-CA"/>
        </w:rPr>
        <w:t>he property driller</w:t>
      </w:r>
      <w:proofErr w:type="gramStart"/>
      <w:r w:rsidR="00FD56B7">
        <w:rPr>
          <w:rFonts w:cs="Arial"/>
          <w:color w:val="000000"/>
          <w:lang w:val="en-CA"/>
        </w:rPr>
        <w:t>:</w:t>
      </w:r>
      <w:ins w:id="2335" w:author="Eric Boisvert" w:date="2016-01-24T13:28:00Z">
        <w:r w:rsidR="00253146">
          <w:t>Primitive</w:t>
        </w:r>
        <w:proofErr w:type="gramEnd"/>
        <w:r w:rsidR="00253146">
          <w:t>::CharacterString</w:t>
        </w:r>
        <w:r w:rsidR="00253146" w:rsidDel="00253146">
          <w:rPr>
            <w:rFonts w:cs="Arial"/>
            <w:color w:val="000000"/>
            <w:lang w:val="en-CA"/>
          </w:rPr>
          <w:t xml:space="preserve"> </w:t>
        </w:r>
      </w:ins>
      <w:del w:id="233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337" w:author="Eric Boisvert" w:date="2016-03-28T13:09:00Z">
        <w:r>
          <w:t>If present, t</w:t>
        </w:r>
      </w:ins>
      <w:del w:id="2338"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339" w:author="Eric Boisvert" w:date="2016-01-24T13:29:00Z">
        <w:r w:rsidR="002E1163" w:rsidDel="00253146">
          <w:rPr>
            <w:rFonts w:cs="Arial"/>
            <w:color w:val="000000"/>
            <w:lang w:val="en-CA"/>
          </w:rPr>
          <w:delText>:CharacterString</w:delText>
        </w:r>
      </w:del>
      <w:proofErr w:type="gramStart"/>
      <w:ins w:id="234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341" w:author="Eric Boisvert" w:date="2016-03-28T13:09:00Z">
        <w:r>
          <w:lastRenderedPageBreak/>
          <w:t>If present, t</w:t>
        </w:r>
      </w:ins>
      <w:del w:id="2342" w:author="Eric Boisvert" w:date="2016-03-28T13:09:00Z">
        <w:r w:rsidR="00E341D3" w:rsidDel="00A41623">
          <w:rPr>
            <w:lang w:val="en-CA"/>
          </w:rPr>
          <w:delText>T</w:delText>
        </w:r>
      </w:del>
      <w:r w:rsidR="00E341D3">
        <w:rPr>
          <w:lang w:val="en-CA"/>
        </w:rPr>
        <w:t>he property drillEndData</w:t>
      </w:r>
      <w:del w:id="2343" w:author="Eric Boisvert" w:date="2016-01-24T13:29:00Z">
        <w:r w:rsidR="00E341D3" w:rsidDel="00253146">
          <w:rPr>
            <w:lang w:val="en-CA"/>
          </w:rPr>
          <w:delText>:CharacterString</w:delText>
        </w:r>
      </w:del>
      <w:proofErr w:type="gramStart"/>
      <w:ins w:id="2344" w:author="Eric Boisvert" w:date="2016-01-24T13:29:00Z">
        <w:r w:rsidR="00253146">
          <w:rPr>
            <w:lang w:val="en-CA"/>
          </w:rPr>
          <w:t>:Primitive</w:t>
        </w:r>
        <w:proofErr w:type="gramEnd"/>
        <w:r w:rsidR="00253146">
          <w:rPr>
            <w:lang w:val="en-CA"/>
          </w:rPr>
          <w:t>::CharacterString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345"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346" w:author="Eric Boisvert" w:date="2016-03-28T13:09:00Z">
        <w:r>
          <w:t>If present, t</w:t>
        </w:r>
      </w:ins>
      <w:del w:id="2347"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348" w:author="Eric Boisvert" w:date="2016-01-24T13:29:00Z">
        <w:r w:rsidR="00E341D3" w:rsidDel="00253146">
          <w:rPr>
            <w:rFonts w:cs="Arial"/>
            <w:color w:val="000000"/>
            <w:lang w:val="en-CA"/>
          </w:rPr>
          <w:delText>:CharacterString</w:delText>
        </w:r>
      </w:del>
      <w:proofErr w:type="gramStart"/>
      <w:ins w:id="234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350" w:author="Eric Boisvert" w:date="2016-03-28T13:09:00Z">
        <w:r>
          <w:t>If present, t</w:t>
        </w:r>
      </w:ins>
      <w:del w:id="2351"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352" w:author="Eric Boisvert" w:date="2016-01-24T13:29:00Z">
        <w:r w:rsidR="00E341D3" w:rsidDel="00253146">
          <w:rPr>
            <w:rFonts w:cs="Arial"/>
            <w:color w:val="000000"/>
            <w:lang w:val="en-CA"/>
          </w:rPr>
          <w:delText>:CharacterString</w:delText>
        </w:r>
      </w:del>
      <w:proofErr w:type="gramStart"/>
      <w:ins w:id="235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w:t>
      </w:r>
      <w:r w:rsidR="00E341D3" w:rsidRPr="00E341D3">
        <w:rPr>
          <w:rFonts w:cs="Arial"/>
          <w:color w:val="000000"/>
          <w:lang w:val="en-CA"/>
        </w:rPr>
        <w:t>ndicate</w:t>
      </w:r>
      <w:del w:id="2354"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355" w:author="Eric Boisvert" w:date="2016-03-28T13:09:00Z">
        <w:r>
          <w:t>If present, t</w:t>
        </w:r>
      </w:ins>
      <w:del w:id="2356"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ins w:id="2357" w:author="Ollie Raymond" w:date="2016-02-12T17:25:00Z">
        <w:r w:rsidR="00786781">
          <w:rPr>
            <w:rFonts w:cs="Arial"/>
            <w:color w:val="000000"/>
            <w:lang w:val="en-CA"/>
          </w:rPr>
          <w:t>Primitive</w:t>
        </w:r>
        <w:proofErr w:type="gramEnd"/>
        <w:r w:rsidR="00786781">
          <w:rPr>
            <w:rFonts w:cs="Arial"/>
            <w:color w:val="000000"/>
            <w:lang w:val="en-CA"/>
          </w:rPr>
          <w:t>::</w:t>
        </w:r>
      </w:ins>
      <w:del w:id="2358"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359" w:author="Eric Boisvert" w:date="2016-03-28T13:09:00Z">
        <w:r>
          <w:t>If present, t</w:t>
        </w:r>
      </w:ins>
      <w:del w:id="2360"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361" w:author="Ollie Raymond" w:date="2016-02-12T17:26:00Z">
        <w:r w:rsidR="0061478E" w:rsidDel="00786781">
          <w:rPr>
            <w:rFonts w:cs="Arial"/>
            <w:color w:val="000000"/>
            <w:lang w:val="en-CA"/>
          </w:rPr>
          <w:delText>h</w:delText>
        </w:r>
      </w:del>
      <w:r w:rsidR="0061478E">
        <w:rPr>
          <w:rFonts w:cs="Arial"/>
          <w:color w:val="000000"/>
          <w:lang w:val="en-CA"/>
        </w:rPr>
        <w:t>t</w:t>
      </w:r>
      <w:ins w:id="2362" w:author="Ollie Raymond" w:date="2016-02-12T17:26:00Z">
        <w:r w:rsidR="00786781">
          <w:rPr>
            <w:rFonts w:cs="Arial"/>
            <w:color w:val="000000"/>
            <w:lang w:val="en-CA"/>
          </w:rPr>
          <w:t>h</w:t>
        </w:r>
      </w:ins>
      <w:r w:rsidR="0061478E">
        <w:rPr>
          <w:rFonts w:cs="Arial"/>
          <w:color w:val="000000"/>
          <w:lang w:val="en-CA"/>
        </w:rPr>
        <w:t>_m</w:t>
      </w:r>
      <w:del w:id="2363" w:author="Eric Boisvert" w:date="2016-01-24T13:31:00Z">
        <w:r w:rsidR="0061478E" w:rsidDel="00253146">
          <w:rPr>
            <w:rFonts w:cs="Arial"/>
            <w:color w:val="000000"/>
            <w:lang w:val="en-CA"/>
          </w:rPr>
          <w:delText>:Number</w:delText>
        </w:r>
      </w:del>
      <w:ins w:id="2364"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365"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366"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367"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368" w:author="Eric Boisvert" w:date="2016-03-28T13:09:00Z">
        <w:r>
          <w:t>If present, t</w:t>
        </w:r>
      </w:ins>
      <w:del w:id="2369"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370" w:author="Eric Boisvert" w:date="2016-01-24T13:31:00Z">
        <w:r w:rsidR="0061478E" w:rsidDel="00253146">
          <w:rPr>
            <w:rFonts w:cs="Arial"/>
            <w:color w:val="000000"/>
            <w:lang w:val="en-CA"/>
          </w:rPr>
          <w:delText>:Number</w:delText>
        </w:r>
      </w:del>
      <w:ins w:id="2371"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372"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373"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374" w:author="Eric Boisvert" w:date="2016-03-28T13:09:00Z">
        <w:r>
          <w:t>If present, t</w:t>
        </w:r>
      </w:ins>
      <w:del w:id="2375"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376" w:author="Eric Boisvert" w:date="2016-01-24T13:29:00Z">
        <w:r w:rsidR="0061478E" w:rsidDel="00253146">
          <w:rPr>
            <w:rFonts w:cs="Arial"/>
            <w:color w:val="000000"/>
            <w:lang w:val="en-CA"/>
          </w:rPr>
          <w:delText>:CharacterString</w:delText>
        </w:r>
      </w:del>
      <w:ins w:id="2377"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proofErr w:type="gramStart"/>
      <w:r w:rsidR="0061478E" w:rsidRPr="0061478E">
        <w:rPr>
          <w:rFonts w:cs="Arial"/>
          <w:color w:val="000000"/>
          <w:lang w:val="en-CA"/>
        </w:rPr>
        <w:t>eg</w:t>
      </w:r>
      <w:proofErr w:type="gramEnd"/>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37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379" w:author="Ollie Raymond" w:date="2016-02-12T17:30:00Z">
              <w:r>
                <w:rPr>
                  <w:rStyle w:val="reqtext"/>
                  <w:lang w:val="en-CA"/>
                </w:rPr>
                <w:t xml:space="preserve">If present, </w:t>
              </w:r>
            </w:ins>
            <w:del w:id="2380" w:author="Ollie Raymond" w:date="2016-02-12T17:30:00Z">
              <w:r w:rsidR="00BE718C" w:rsidDel="00786781">
                <w:rPr>
                  <w:rStyle w:val="reqtext"/>
                  <w:lang w:val="en-CA"/>
                </w:rPr>
                <w:delText>E</w:delText>
              </w:r>
            </w:del>
            <w:ins w:id="2381" w:author="Ollie Raymond" w:date="2016-02-12T17:30:00Z">
              <w:r>
                <w:rPr>
                  <w:rStyle w:val="reqtext"/>
                  <w:lang w:val="en-CA"/>
                </w:rPr>
                <w:t>e</w:t>
              </w:r>
            </w:ins>
            <w:r w:rsidR="00BE718C">
              <w:rPr>
                <w:rStyle w:val="reqtext"/>
                <w:lang w:val="en-CA"/>
              </w:rPr>
              <w:t xml:space="preserve">levation_srs SHALL </w:t>
            </w:r>
            <w:commentRangeStart w:id="2382"/>
            <w:r w:rsidR="00BE718C">
              <w:rPr>
                <w:rStyle w:val="reqtext"/>
                <w:lang w:val="en-CA"/>
              </w:rPr>
              <w:t xml:space="preserve">resolve </w:t>
            </w:r>
            <w:commentRangeEnd w:id="2382"/>
            <w:r w:rsidR="00BE718C">
              <w:rPr>
                <w:rStyle w:val="CommentReference"/>
                <w:rFonts w:ascii="Times New Roman" w:eastAsia="Times New Roman" w:hAnsi="Times New Roman"/>
                <w:lang w:val="en-US" w:eastAsia="en-US"/>
              </w:rPr>
              <w:commentReference w:id="2382"/>
            </w:r>
            <w:r w:rsidR="00BE718C">
              <w:rPr>
                <w:rStyle w:val="reqtext"/>
                <w:lang w:val="en-CA"/>
              </w:rPr>
              <w:t>to a valid EPSG vertical datum</w:t>
            </w:r>
            <w:ins w:id="2383"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384"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385" w:author="Ollie Raymond" w:date="2016-02-12T17:28:00Z"/>
          <w:rFonts w:cs="Arial"/>
          <w:color w:val="000000"/>
          <w:lang w:val="en-CA"/>
        </w:rPr>
      </w:pPr>
      <w:r>
        <w:rPr>
          <w:rFonts w:cs="Arial"/>
          <w:color w:val="000000"/>
          <w:lang w:val="en-CA"/>
        </w:rPr>
        <w:t>Example</w:t>
      </w:r>
      <w:ins w:id="2386"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387"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388"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389"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390"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391" w:author="Eric Boisvert" w:date="2016-03-28T13:09:00Z">
        <w:r>
          <w:t>If present, t</w:t>
        </w:r>
      </w:ins>
      <w:del w:id="2392"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393" w:author="Eric Boisvert" w:date="2016-01-24T13:29:00Z">
        <w:r w:rsidR="00A0347F" w:rsidDel="00253146">
          <w:rPr>
            <w:rFonts w:cs="Arial"/>
            <w:color w:val="000000"/>
            <w:lang w:val="en-CA"/>
          </w:rPr>
          <w:delText>:CharacterString</w:delText>
        </w:r>
      </w:del>
      <w:proofErr w:type="gramStart"/>
      <w:ins w:id="239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395"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396" w:author="Eric Boisvert" w:date="2016-03-28T13:09:00Z">
        <w:r w:rsidDel="00A41623">
          <w:rPr>
            <w:rFonts w:cs="Arial"/>
            <w:color w:val="000000"/>
            <w:lang w:val="en-CA"/>
          </w:rPr>
          <w:delText>T</w:delText>
        </w:r>
      </w:del>
      <w:ins w:id="2397" w:author="Eric Boisvert" w:date="2016-03-28T13:09:00Z">
        <w:r w:rsidR="00A41623">
          <w:t>If present, t</w:t>
        </w:r>
      </w:ins>
      <w:r>
        <w:rPr>
          <w:rFonts w:cs="Arial"/>
          <w:color w:val="000000"/>
          <w:lang w:val="en-CA"/>
        </w:rPr>
        <w:t>he source</w:t>
      </w:r>
      <w:del w:id="2398" w:author="Eric Boisvert" w:date="2016-01-24T13:29:00Z">
        <w:r w:rsidDel="00253146">
          <w:rPr>
            <w:rFonts w:cs="Arial"/>
            <w:color w:val="000000"/>
            <w:lang w:val="en-CA"/>
          </w:rPr>
          <w:delText>:CharacterString</w:delText>
        </w:r>
      </w:del>
      <w:proofErr w:type="gramStart"/>
      <w:ins w:id="239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400" w:author="Eric Boisvert" w:date="2016-01-24T13:29:00Z">
        <w:r w:rsidDel="00253146">
          <w:rPr>
            <w:rFonts w:cs="Arial"/>
            <w:color w:val="000000"/>
            <w:lang w:val="en-CA"/>
          </w:rPr>
          <w:delText>:CharacterString</w:delText>
        </w:r>
      </w:del>
      <w:ins w:id="2401" w:author="Eric Boisvert" w:date="2016-01-24T13:29:00Z">
        <w:r w:rsidR="00253146">
          <w:rPr>
            <w:rFonts w:cs="Arial"/>
            <w:color w:val="000000"/>
            <w:lang w:val="en-CA"/>
          </w:rPr>
          <w:t>:Primitive::CharacterString</w:t>
        </w:r>
      </w:ins>
      <w:r>
        <w:rPr>
          <w:rFonts w:cs="Arial"/>
          <w:color w:val="000000"/>
          <w:lang w:val="en-CA"/>
        </w:rPr>
        <w:t xml:space="preserve"> shall contain</w:t>
      </w:r>
      <w:del w:id="2402"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403" w:author="Ollie Raymond" w:date="2016-02-12T17:36:00Z">
        <w:r w:rsidR="007A60C8">
          <w:rPr>
            <w:rFonts w:cs="Arial"/>
            <w:color w:val="000000"/>
            <w:lang w:val="en-CA"/>
          </w:rPr>
          <w:t xml:space="preserve">to </w:t>
        </w:r>
      </w:ins>
      <w:r>
        <w:rPr>
          <w:rFonts w:cs="Arial"/>
          <w:color w:val="000000"/>
          <w:lang w:val="en-CA"/>
        </w:rPr>
        <w:t xml:space="preserve">one or </w:t>
      </w:r>
      <w:del w:id="2404" w:author="Ollie Raymond" w:date="2016-02-12T17:36:00Z">
        <w:r w:rsidDel="007A60C8">
          <w:rPr>
            <w:rFonts w:cs="Arial"/>
            <w:color w:val="000000"/>
            <w:lang w:val="en-CA"/>
          </w:rPr>
          <w:delText xml:space="preserve">many </w:delText>
        </w:r>
      </w:del>
      <w:ins w:id="2405" w:author="Ollie Raymond" w:date="2016-02-12T17:36:00Z">
        <w:r w:rsidR="007A60C8">
          <w:rPr>
            <w:rFonts w:cs="Arial"/>
            <w:color w:val="000000"/>
            <w:lang w:val="en-CA"/>
          </w:rPr>
          <w:t xml:space="preserve">more </w:t>
        </w:r>
      </w:ins>
      <w:r>
        <w:rPr>
          <w:rFonts w:cs="Arial"/>
          <w:color w:val="000000"/>
          <w:lang w:val="en-CA"/>
        </w:rPr>
        <w:t>representation</w:t>
      </w:r>
      <w:ins w:id="2406" w:author="Ollie Raymond" w:date="2016-02-12T17:36:00Z">
        <w:r w:rsidR="007A60C8">
          <w:rPr>
            <w:rFonts w:cs="Arial"/>
            <w:color w:val="000000"/>
            <w:lang w:val="en-CA"/>
          </w:rPr>
          <w:t>s</w:t>
        </w:r>
      </w:ins>
      <w:r w:rsidRPr="00BE718C">
        <w:rPr>
          <w:rFonts w:cs="Arial"/>
          <w:color w:val="000000"/>
          <w:lang w:val="en-CA"/>
        </w:rPr>
        <w:t xml:space="preserve"> of a parent borehole (eg, </w:t>
      </w:r>
      <w:ins w:id="2407"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408"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409"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410" w:author="Eric Boisvert" w:date="2016-03-28T13:09:00Z">
        <w:r>
          <w:t>If present, t</w:t>
        </w:r>
      </w:ins>
      <w:del w:id="2411"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412" w:author="Eric Boisvert" w:date="2016-01-24T13:29:00Z">
        <w:r w:rsidR="00BE718C" w:rsidDel="00253146">
          <w:rPr>
            <w:rFonts w:cs="Arial"/>
            <w:color w:val="000000"/>
            <w:lang w:val="en-CA"/>
          </w:rPr>
          <w:delText>:CharacterString</w:delText>
        </w:r>
      </w:del>
      <w:ins w:id="2413"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lastRenderedPageBreak/>
        <w:t>genericSymbolizer</w:t>
      </w:r>
      <w:proofErr w:type="gramEnd"/>
    </w:p>
    <w:p w14:paraId="644F58B4" w14:textId="77777777" w:rsidR="00BE718C" w:rsidRPr="00BE718C" w:rsidRDefault="00BE718C"/>
    <w:p w14:paraId="17C8E991" w14:textId="777DFFD4" w:rsidR="00BE718C" w:rsidRDefault="00A41623" w:rsidP="00BE718C">
      <w:ins w:id="2414" w:author="Eric Boisvert" w:date="2016-03-28T13:09:00Z">
        <w:r>
          <w:t>If present, t</w:t>
        </w:r>
      </w:ins>
      <w:del w:id="2415" w:author="Eric Boisvert" w:date="2016-03-28T13:09:00Z">
        <w:r w:rsidR="00BE718C" w:rsidDel="00A41623">
          <w:delText>T</w:delText>
        </w:r>
      </w:del>
      <w:r w:rsidR="00BE718C">
        <w:t xml:space="preserve">he property </w:t>
      </w:r>
      <w:r w:rsidR="00BE718C" w:rsidRPr="00C17A19">
        <w:t>genericSymbolizer</w:t>
      </w:r>
      <w:del w:id="2416" w:author="Eric Boisvert" w:date="2016-01-24T13:29:00Z">
        <w:r w:rsidR="00BE718C" w:rsidDel="00253146">
          <w:delText>:CharacterString</w:delText>
        </w:r>
      </w:del>
      <w:proofErr w:type="gramStart"/>
      <w:ins w:id="2417" w:author="Eric Boisvert" w:date="2016-01-24T13:29:00Z">
        <w:r w:rsidR="00253146">
          <w:t>:Primitive</w:t>
        </w:r>
        <w:proofErr w:type="gramEnd"/>
        <w:r w:rsidR="00253146">
          <w:t>::CharacterString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418" w:author="Ollie Raymond" w:date="2016-02-12T17:37:00Z">
        <w:r w:rsidDel="007A60C8">
          <w:delText xml:space="preserve">can </w:delText>
        </w:r>
      </w:del>
      <w:ins w:id="241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42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421" w:name="BKM_82E84894_826F_4479_973A_CBC44C2E6336"/>
      <w:bookmarkStart w:id="2422" w:name="BKM_2AC44CB2_D8AD_4710_965F_8C3E8A778226"/>
      <w:bookmarkStart w:id="2423" w:name="BKM_1CCAFBF2_5AEE_4D8D_970F_45B148E97DED"/>
      <w:bookmarkStart w:id="2424" w:name="BKM_988B3B2F_E5F0_47AC_B40B_3E7EB1B7F6A8"/>
      <w:bookmarkStart w:id="2425" w:name="BKM_D4489C08_74CE_4704_A313_E3DE8D8C2C02"/>
      <w:bookmarkStart w:id="2426" w:name="BKM_3CED884F_4F1D_42D8_9256_BF8F325D7BF9"/>
      <w:bookmarkStart w:id="2427" w:name="BKM_4D00B287_AF58_4181_BBC5_8A25643F2ECB"/>
      <w:bookmarkStart w:id="2428" w:name="BKM_8130FE65_F0ED_41F2_ABFA_924F7CBE3C44"/>
      <w:bookmarkStart w:id="2429" w:name="BKM_44DAEF74_D7B7_4FE5_8CBB_636851476829"/>
      <w:bookmarkStart w:id="2430" w:name="BKM_3338A6EC_8A76_4151_9BBE_AF6AA6E7ABA5"/>
      <w:bookmarkStart w:id="2431" w:name="BKM_0695D395_0E6D_4C80_885E_54CD7307213E"/>
      <w:bookmarkStart w:id="2432" w:name="BKM_83AB4886_B40B_45D9_93A6_9A7A11A1DB22"/>
      <w:bookmarkStart w:id="2433" w:name="BKM_18DECF87_EACF_4237_B14D_5CBA397C8B9F"/>
      <w:bookmarkStart w:id="2434" w:name="BKM_A2513DE4_90C9_4111_97A5_8AB9734CC788"/>
      <w:bookmarkStart w:id="2435" w:name="BKM_C29B4A43_BD79_4426_A200_1B1C1E4E23DB"/>
      <w:bookmarkStart w:id="2436" w:name="BKM_D6389F0E_EB92_428D_B31C_62B7B2DE2191"/>
      <w:bookmarkStart w:id="2437" w:name="BKM_44662CA4_810A_46C1_8CCE_D899E8B34841"/>
      <w:bookmarkStart w:id="2438" w:name="BKM_A4ADBA47_2A66_4D31_B98E_429D2187557A"/>
      <w:bookmarkStart w:id="2439" w:name="BKM_6A453B7D_E05C_442A_9729_07602A0CE53F"/>
      <w:bookmarkStart w:id="2440" w:name="BKM_B674F95F_8259_4A18_BB9A_C7004F238C58"/>
      <w:bookmarkStart w:id="2441" w:name="BKM_99FA56C9_DF26_4FF5_AF2C_A1CA27033687"/>
      <w:bookmarkStart w:id="2442" w:name="BKM_10DBF70D_6106_40F3_9F20_6815C31BFF23"/>
      <w:bookmarkStart w:id="2443" w:name="BKM_156BACFD_61FB_4C7D_8E17_15915D5DC1EB"/>
      <w:bookmarkStart w:id="2444" w:name="BKM_660451F7_6344_4A08_8AF1_55EA34BAFC1E"/>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14:paraId="31B29BD6" w14:textId="77777777" w:rsidR="00D14AF0" w:rsidRDefault="00D14AF0" w:rsidP="00401D4D">
      <w:pPr>
        <w:pStyle w:val="Heading3"/>
        <w:rPr>
          <w:lang w:val="en-CA"/>
        </w:rPr>
      </w:pPr>
      <w:bookmarkStart w:id="2445" w:name="_Toc446944588"/>
      <w:r w:rsidRPr="00D14AF0">
        <w:rPr>
          <w:lang w:val="en-CA"/>
        </w:rPr>
        <w:t>C</w:t>
      </w:r>
      <w:bookmarkStart w:id="2446" w:name="BKM_6A5667C6_1461_4AA7_BA98_1583B82E247C"/>
      <w:bookmarkEnd w:id="2446"/>
      <w:r w:rsidRPr="00D14AF0">
        <w:rPr>
          <w:lang w:val="en-CA"/>
        </w:rPr>
        <w:t>ontactView</w:t>
      </w:r>
      <w:bookmarkEnd w:id="244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EB7E1F">
      <w:pPr>
        <w:keepNext/>
        <w:autoSpaceDE w:val="0"/>
        <w:autoSpaceDN w:val="0"/>
        <w:adjustRightInd w:val="0"/>
        <w:spacing w:after="0" w:line="240" w:lineRule="atLeast"/>
        <w:jc w:val="center"/>
        <w:pPrChange w:id="244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7" type="#_x0000_t75" style="width:199.2pt;height:181.05pt;visibility:visible;mso-wrap-style:square">
            <v:imagedata r:id="rId28" o:title=""/>
          </v:shape>
        </w:pict>
      </w:r>
    </w:p>
    <w:p w14:paraId="202EF08B" w14:textId="78E632FC" w:rsidR="00BA190F" w:rsidRPr="002050B2" w:rsidRDefault="00BA190F">
      <w:pPr>
        <w:pStyle w:val="Caption"/>
        <w:jc w:val="center"/>
        <w:rPr>
          <w:color w:val="auto"/>
          <w:rPrChange w:id="2448" w:author="Ollie Raymond" w:date="2016-02-12T17:37:00Z">
            <w:rPr/>
          </w:rPrChange>
        </w:rPr>
        <w:pPrChange w:id="2449" w:author="Ollie Raymond" w:date="2016-02-12T17:37:00Z">
          <w:pPr>
            <w:pStyle w:val="Caption"/>
          </w:pPr>
        </w:pPrChange>
      </w:pPr>
      <w:r w:rsidRPr="002050B2">
        <w:rPr>
          <w:color w:val="auto"/>
          <w:rPrChange w:id="2450" w:author="Ollie Raymond" w:date="2016-02-12T17:37:00Z">
            <w:rPr/>
          </w:rPrChange>
        </w:rPr>
        <w:t xml:space="preserve">Figure </w:t>
      </w:r>
      <w:r w:rsidRPr="002050B2">
        <w:rPr>
          <w:color w:val="auto"/>
          <w:rPrChange w:id="2451" w:author="Ollie Raymond" w:date="2016-02-12T17:37:00Z">
            <w:rPr/>
          </w:rPrChange>
        </w:rPr>
        <w:fldChar w:fldCharType="begin"/>
      </w:r>
      <w:r w:rsidRPr="002050B2">
        <w:rPr>
          <w:color w:val="auto"/>
          <w:rPrChange w:id="2452" w:author="Ollie Raymond" w:date="2016-02-12T17:37:00Z">
            <w:rPr/>
          </w:rPrChange>
        </w:rPr>
        <w:instrText xml:space="preserve"> SEQ Figure \* ARABIC </w:instrText>
      </w:r>
      <w:r w:rsidRPr="002050B2">
        <w:rPr>
          <w:color w:val="auto"/>
          <w:rPrChange w:id="2453" w:author="Ollie Raymond" w:date="2016-02-12T17:37:00Z">
            <w:rPr/>
          </w:rPrChange>
        </w:rPr>
        <w:fldChar w:fldCharType="separate"/>
      </w:r>
      <w:ins w:id="2454" w:author="Boisvert, Eric" w:date="2016-04-01T13:15:00Z">
        <w:r w:rsidR="008D755A">
          <w:rPr>
            <w:noProof/>
            <w:color w:val="auto"/>
          </w:rPr>
          <w:t>13</w:t>
        </w:r>
      </w:ins>
      <w:ins w:id="2455" w:author="Eric Boisvert" w:date="2016-03-28T16:06:00Z">
        <w:del w:id="2456" w:author="Boisvert, Eric" w:date="2016-03-29T08:51:00Z">
          <w:r w:rsidR="003842F3" w:rsidDel="00CB122C">
            <w:rPr>
              <w:noProof/>
              <w:color w:val="auto"/>
            </w:rPr>
            <w:delText>12</w:delText>
          </w:r>
        </w:del>
      </w:ins>
      <w:del w:id="2457" w:author="Boisvert, Eric" w:date="2016-03-29T08:51:00Z">
        <w:r w:rsidR="0043586C" w:rsidRPr="002050B2" w:rsidDel="00CB122C">
          <w:rPr>
            <w:noProof/>
            <w:color w:val="auto"/>
            <w:rPrChange w:id="2458" w:author="Ollie Raymond" w:date="2016-02-12T17:37:00Z">
              <w:rPr>
                <w:noProof/>
              </w:rPr>
            </w:rPrChange>
          </w:rPr>
          <w:delText>11</w:delText>
        </w:r>
      </w:del>
      <w:r w:rsidRPr="002050B2">
        <w:rPr>
          <w:color w:val="auto"/>
          <w:rPrChange w:id="2459" w:author="Ollie Raymond" w:date="2016-02-12T17:37:00Z">
            <w:rPr/>
          </w:rPrChange>
        </w:rPr>
        <w:fldChar w:fldCharType="end"/>
      </w:r>
      <w:ins w:id="2460" w:author="Ollie Raymond" w:date="2016-02-12T17:37:00Z">
        <w:r w:rsidR="002050B2">
          <w:rPr>
            <w:color w:val="auto"/>
          </w:rPr>
          <w:t xml:space="preserve"> -</w:t>
        </w:r>
      </w:ins>
      <w:r w:rsidRPr="002050B2">
        <w:rPr>
          <w:color w:val="auto"/>
          <w:rPrChange w:id="2461" w:author="Ollie Raymond" w:date="2016-02-12T17:37:00Z">
            <w:rPr/>
          </w:rPrChange>
        </w:rPr>
        <w:t xml:space="preserve"> ContactView </w:t>
      </w:r>
      <w:del w:id="2462" w:author="Boisvert, Eric" w:date="2016-03-29T08:33:00Z">
        <w:r w:rsidRPr="002050B2" w:rsidDel="00BF2A41">
          <w:rPr>
            <w:color w:val="auto"/>
            <w:rPrChange w:id="2463" w:author="Ollie Raymond" w:date="2016-02-12T17:37:00Z">
              <w:rPr/>
            </w:rPrChange>
          </w:rPr>
          <w:delText>class</w:delText>
        </w:r>
      </w:del>
      <w:ins w:id="2464"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465" w:author="Eric Boisvert" w:date="2016-01-24T13:29:00Z">
        <w:r w:rsidDel="00253146">
          <w:delText>:CharacterString</w:delText>
        </w:r>
      </w:del>
      <w:proofErr w:type="gramStart"/>
      <w:ins w:id="2466"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67"/>
      <w:r w:rsidR="00D96958">
        <w:rPr>
          <w:lang w:val="en-CA"/>
        </w:rPr>
        <w:t>3986</w:t>
      </w:r>
      <w:commentRangeEnd w:id="2467"/>
      <w:r w:rsidR="00D96958">
        <w:rPr>
          <w:rStyle w:val="CommentReference"/>
        </w:rPr>
        <w:commentReference w:id="246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468"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3F2C04F7" w:rsidR="00176E9E" w:rsidRDefault="00A41623" w:rsidP="00176E9E">
      <w:ins w:id="2469" w:author="Eric Boisvert" w:date="2016-03-28T13:10:00Z">
        <w:r>
          <w:t>If present, t</w:t>
        </w:r>
      </w:ins>
      <w:del w:id="2470" w:author="Eric Boisvert" w:date="2016-03-28T13:10:00Z">
        <w:r w:rsidR="00176E9E" w:rsidDel="00A41623">
          <w:delText>T</w:delText>
        </w:r>
      </w:del>
      <w:r w:rsidR="00176E9E">
        <w:t>he property name</w:t>
      </w:r>
      <w:del w:id="2471" w:author="Eric Boisvert" w:date="2016-01-24T13:29:00Z">
        <w:r w:rsidR="00176E9E" w:rsidDel="00253146">
          <w:delText>:CharacterString</w:delText>
        </w:r>
      </w:del>
      <w:proofErr w:type="gramStart"/>
      <w:ins w:id="2472" w:author="Eric Boisvert" w:date="2016-01-24T13:29:00Z">
        <w:r w:rsidR="00253146">
          <w:t>:Primitive</w:t>
        </w:r>
        <w:proofErr w:type="gramEnd"/>
        <w:r w:rsidR="00253146">
          <w:t>::CharacterString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473" w:author="Eric Boisvert" w:date="2016-03-28T13:10:00Z">
        <w:r>
          <w:t>If present, t</w:t>
        </w:r>
      </w:ins>
      <w:del w:id="2474"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475" w:author="Eric Boisvert" w:date="2016-01-24T13:29:00Z">
        <w:r w:rsidR="00176E9E" w:rsidDel="00253146">
          <w:rPr>
            <w:rFonts w:cs="Arial"/>
            <w:color w:val="000000"/>
            <w:lang w:val="en-CA"/>
          </w:rPr>
          <w:delText>:CharacterString</w:delText>
        </w:r>
      </w:del>
      <w:proofErr w:type="gramStart"/>
      <w:ins w:id="247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477" w:author="Eric Boisvert" w:date="2016-03-28T13:10:00Z">
        <w:r>
          <w:t>If present, t</w:t>
        </w:r>
      </w:ins>
      <w:del w:id="2478"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479" w:author="Eric Boisvert" w:date="2016-01-24T13:29:00Z">
        <w:r w:rsidR="00176E9E" w:rsidDel="00253146">
          <w:rPr>
            <w:rFonts w:cs="Arial"/>
            <w:color w:val="000000"/>
            <w:lang w:val="en-CA"/>
          </w:rPr>
          <w:delText>:CharacterString</w:delText>
        </w:r>
      </w:del>
      <w:proofErr w:type="gramStart"/>
      <w:ins w:id="248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481" w:author="Eric Boisvert" w:date="2016-03-28T13:10:00Z">
        <w:r>
          <w:t>If present, t</w:t>
        </w:r>
      </w:ins>
      <w:del w:id="2482"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483" w:author="Eric Boisvert" w:date="2016-01-24T13:29:00Z">
        <w:r w:rsidR="00176E9E" w:rsidDel="00253146">
          <w:rPr>
            <w:rFonts w:cs="Arial"/>
            <w:color w:val="000000"/>
            <w:lang w:val="en-CA"/>
          </w:rPr>
          <w:delText>:CharacterString</w:delText>
        </w:r>
      </w:del>
      <w:proofErr w:type="gramStart"/>
      <w:ins w:id="248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485" w:author="Eric Boisvert" w:date="2016-03-28T13:10:00Z">
        <w:r>
          <w:t>If present, t</w:t>
        </w:r>
      </w:ins>
      <w:del w:id="2486" w:author="Eric Boisvert" w:date="2016-03-28T13:10:00Z">
        <w:r w:rsidR="00176E9E" w:rsidDel="00A41623">
          <w:rPr>
            <w:lang w:val="en-CA"/>
          </w:rPr>
          <w:delText>T</w:delText>
        </w:r>
      </w:del>
      <w:r w:rsidR="00176E9E">
        <w:rPr>
          <w:lang w:val="en-CA"/>
        </w:rPr>
        <w:t>he property positionalAccuracy</w:t>
      </w:r>
      <w:del w:id="2487" w:author="Eric Boisvert" w:date="2016-01-24T13:29:00Z">
        <w:r w:rsidR="00AB423B" w:rsidDel="00253146">
          <w:rPr>
            <w:lang w:val="en-CA"/>
          </w:rPr>
          <w:delText>:CharacterString</w:delText>
        </w:r>
      </w:del>
      <w:ins w:id="2488"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489" w:author="Eric Boisvert" w:date="2016-03-28T13:10:00Z">
        <w:r w:rsidDel="00A41623">
          <w:rPr>
            <w:rFonts w:cs="Arial"/>
            <w:color w:val="000000"/>
            <w:lang w:val="en-CA"/>
          </w:rPr>
          <w:delText>T</w:delText>
        </w:r>
      </w:del>
      <w:ins w:id="2490" w:author="Eric Boisvert" w:date="2016-03-28T13:10:00Z">
        <w:r w:rsidR="00A41623">
          <w:t>If present, t</w:t>
        </w:r>
      </w:ins>
      <w:r>
        <w:rPr>
          <w:rFonts w:cs="Arial"/>
          <w:color w:val="000000"/>
          <w:lang w:val="en-CA"/>
        </w:rPr>
        <w:t>he property source</w:t>
      </w:r>
      <w:del w:id="2491" w:author="Eric Boisvert" w:date="2016-01-24T13:29:00Z">
        <w:r w:rsidDel="00253146">
          <w:rPr>
            <w:rFonts w:cs="Arial"/>
            <w:color w:val="000000"/>
            <w:lang w:val="en-CA"/>
          </w:rPr>
          <w:delText>:CharacterString</w:delText>
        </w:r>
      </w:del>
      <w:proofErr w:type="gramStart"/>
      <w:ins w:id="249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493" w:author="Eric Boisvert" w:date="2016-03-28T12:51:00Z">
        <w:r w:rsidRPr="00176E9E" w:rsidDel="008A53EB">
          <w:rPr>
            <w:rFonts w:cs="Arial"/>
            <w:color w:val="000000"/>
            <w:lang w:val="en-CA"/>
          </w:rPr>
          <w:delText xml:space="preserve">geologic </w:delText>
        </w:r>
      </w:del>
      <w:ins w:id="2494"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495" w:author="Eric Boisvert" w:date="2016-01-24T13:29:00Z">
        <w:r w:rsidDel="00253146">
          <w:rPr>
            <w:rFonts w:cs="Arial"/>
            <w:color w:val="000000"/>
            <w:lang w:val="en-CA"/>
          </w:rPr>
          <w:delText>:CharacterString</w:delText>
        </w:r>
      </w:del>
      <w:ins w:id="249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497" w:author="Eric Boisvert" w:date="2016-03-28T13:10:00Z">
        <w:r>
          <w:t>If present, t</w:t>
        </w:r>
      </w:ins>
      <w:del w:id="2498"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499" w:author="Eric Boisvert" w:date="2016-01-24T13:29:00Z">
        <w:r w:rsidR="005E4970" w:rsidDel="00253146">
          <w:rPr>
            <w:rFonts w:cs="Arial"/>
            <w:color w:val="000000"/>
            <w:lang w:val="en-CA"/>
          </w:rPr>
          <w:delText>:CharacterString</w:delText>
        </w:r>
      </w:del>
      <w:ins w:id="2500"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501"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502" w:author="Eric Boisvert" w:date="2016-03-28T13:10:00Z">
        <w:r>
          <w:t>If present, t</w:t>
        </w:r>
      </w:ins>
      <w:del w:id="2503"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504" w:author="Eric Boisvert" w:date="2016-01-24T13:29:00Z">
        <w:r w:rsidR="003E0DCA" w:rsidDel="00253146">
          <w:rPr>
            <w:rFonts w:cs="Arial"/>
            <w:color w:val="000000"/>
            <w:lang w:val="en-CA"/>
          </w:rPr>
          <w:delText>:CharacterString</w:delText>
        </w:r>
      </w:del>
      <w:ins w:id="2505"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506" w:author="Eric Boisvert" w:date="2016-03-28T13:10:00Z">
        <w:r>
          <w:t>If present, t</w:t>
        </w:r>
      </w:ins>
      <w:del w:id="2507"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508" w:author="Eric Boisvert" w:date="2016-01-24T13:29:00Z">
        <w:r w:rsidR="003E0DCA" w:rsidDel="00253146">
          <w:rPr>
            <w:rFonts w:cs="Arial"/>
            <w:color w:val="000000"/>
            <w:lang w:val="en-CA"/>
          </w:rPr>
          <w:delText>:CharacterString</w:delText>
        </w:r>
      </w:del>
      <w:proofErr w:type="gramStart"/>
      <w:ins w:id="250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lastRenderedPageBreak/>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510" w:name="BKM_DAD0F5C5_7ECC_4F46_8F23_D5FDAEC9FFF1"/>
      <w:bookmarkStart w:id="2511" w:name="BKM_29C4138F_4CAD_4B96_B0DF_B91BA8041A62"/>
      <w:bookmarkStart w:id="2512" w:name="BKM_6AE23AB8_B6A5_4B32_A803_62E099830E93"/>
      <w:bookmarkStart w:id="2513" w:name="BKM_66D56F45_5196_424F_92CB_6CB6778933A2"/>
      <w:bookmarkStart w:id="2514" w:name="BKM_B569925A_5C18_4226_AFA5_D6C44B29D688"/>
      <w:bookmarkStart w:id="2515" w:name="BKM_20CF274F_94C7_43D3_9CCE_945071187259"/>
      <w:bookmarkStart w:id="2516" w:name="BKM_64FA9120_8C79_470F_A4AB_510E7868EC43"/>
      <w:bookmarkStart w:id="2517" w:name="BKM_2D4CA786_8199_42B1_BAEE_B9D15F83512C"/>
      <w:bookmarkStart w:id="2518" w:name="BKM_E1914A18_F58F_4042_930D_7562E211135B"/>
      <w:bookmarkStart w:id="2519" w:name="BKM_C97D1AD7_F437_45EE_9855_97FF220828AF"/>
      <w:bookmarkStart w:id="2520" w:name="BKM_66E2F147_939A_42E7_9DA7_BB7F5E616224"/>
      <w:bookmarkStart w:id="2521" w:name="BKM_7A6AD652_753B_433E_B947_78BAF8E8FFBB"/>
      <w:bookmarkStart w:id="2522" w:name="BKM_D64DC56C_F70A_4224_BA0C_96AAF9B173C3"/>
      <w:bookmarkStart w:id="2523" w:name="_Toc446944589"/>
      <w:bookmarkEnd w:id="2510"/>
      <w:bookmarkEnd w:id="2511"/>
      <w:bookmarkEnd w:id="2512"/>
      <w:bookmarkEnd w:id="2513"/>
      <w:bookmarkEnd w:id="2514"/>
      <w:bookmarkEnd w:id="2515"/>
      <w:bookmarkEnd w:id="2516"/>
      <w:bookmarkEnd w:id="2517"/>
      <w:bookmarkEnd w:id="2518"/>
      <w:bookmarkEnd w:id="2519"/>
      <w:bookmarkEnd w:id="2520"/>
      <w:bookmarkEnd w:id="2521"/>
      <w:bookmarkEnd w:id="2522"/>
      <w:r w:rsidRPr="00D14AF0">
        <w:rPr>
          <w:lang w:val="en-CA"/>
        </w:rPr>
        <w:t>G</w:t>
      </w:r>
      <w:bookmarkStart w:id="2524" w:name="BKM_F594CD9C_5617_46AE_9ABE_FE6C018DDEAF"/>
      <w:bookmarkEnd w:id="2524"/>
      <w:r w:rsidRPr="00D14AF0">
        <w:rPr>
          <w:lang w:val="en-CA"/>
        </w:rPr>
        <w:t>eologicSpecimenView</w:t>
      </w:r>
      <w:bookmarkEnd w:id="2523"/>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EB7E1F" w:rsidP="00AB51A6">
      <w:pPr>
        <w:keepNext/>
        <w:autoSpaceDE w:val="0"/>
        <w:autoSpaceDN w:val="0"/>
        <w:adjustRightInd w:val="0"/>
        <w:spacing w:after="0" w:line="240" w:lineRule="atLeast"/>
      </w:pPr>
      <w:r>
        <w:rPr>
          <w:noProof/>
          <w:lang w:val="en-CA" w:eastAsia="en-CA"/>
        </w:rPr>
        <w:pict w14:anchorId="2E1A9CE1">
          <v:shape id="_x0000_i1038" type="#_x0000_t75" style="width:199.2pt;height:211.1pt;visibility:visible;mso-wrap-style:square">
            <v:imagedata r:id="rId29"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525" w:author="Boisvert, Eric" w:date="2016-04-01T13:15:00Z">
        <w:r w:rsidR="008D755A">
          <w:rPr>
            <w:noProof/>
          </w:rPr>
          <w:t>14</w:t>
        </w:r>
      </w:ins>
      <w:ins w:id="2526" w:author="Eric Boisvert" w:date="2016-03-28T16:06:00Z">
        <w:del w:id="2527" w:author="Boisvert, Eric" w:date="2016-03-29T08:51:00Z">
          <w:r w:rsidR="003842F3" w:rsidDel="00CB122C">
            <w:rPr>
              <w:noProof/>
            </w:rPr>
            <w:delText>13</w:delText>
          </w:r>
        </w:del>
      </w:ins>
      <w:del w:id="2528" w:author="Boisvert, Eric" w:date="2016-03-29T08:51:00Z">
        <w:r w:rsidR="0043586C" w:rsidDel="00CB122C">
          <w:rPr>
            <w:noProof/>
          </w:rPr>
          <w:delText>12</w:delText>
        </w:r>
      </w:del>
      <w:r>
        <w:fldChar w:fldCharType="end"/>
      </w:r>
      <w:r>
        <w:t xml:space="preserve"> </w:t>
      </w:r>
      <w:r w:rsidRPr="00EB2E1E">
        <w:t xml:space="preserve"> GeologicSpecimenView </w:t>
      </w:r>
      <w:del w:id="2529" w:author="Boisvert, Eric" w:date="2016-03-29T08:34:00Z">
        <w:r w:rsidRPr="00EB2E1E" w:rsidDel="00BF2A41">
          <w:delText>class</w:delText>
        </w:r>
      </w:del>
      <w:ins w:id="2530"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531" w:author="Eric Boisvert" w:date="2016-01-24T13:29:00Z">
        <w:r w:rsidDel="00253146">
          <w:delText>:CharacterString</w:delText>
        </w:r>
      </w:del>
      <w:proofErr w:type="gramStart"/>
      <w:ins w:id="2532"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33"/>
      <w:r>
        <w:rPr>
          <w:lang w:val="en-CA"/>
        </w:rPr>
        <w:t>3986</w:t>
      </w:r>
      <w:commentRangeEnd w:id="2533"/>
      <w:r>
        <w:rPr>
          <w:rStyle w:val="CommentReference"/>
        </w:rPr>
        <w:commentReference w:id="2533"/>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534" w:author="Eric Boisvert" w:date="2016-03-23T21:11:00Z">
              <w:r w:rsidDel="001822D9">
                <w:rPr>
                  <w:rStyle w:val="reqtext"/>
                  <w:lang w:val="en-CA"/>
                </w:rPr>
                <w:delText xml:space="preserve">SHALL </w:delText>
              </w:r>
            </w:del>
            <w:ins w:id="2535" w:author="Eric Boisvert" w:date="2016-03-23T21:11:00Z">
              <w:r w:rsidR="001822D9">
                <w:rPr>
                  <w:rStyle w:val="reqtext"/>
                  <w:lang w:val="en-CA"/>
                </w:rPr>
                <w:t xml:space="preserve">SHOULD </w:t>
              </w:r>
            </w:ins>
            <w:r>
              <w:rPr>
                <w:rStyle w:val="reqtext"/>
                <w:lang w:val="en-CA"/>
              </w:rPr>
              <w:t>correspond to an instance of GeoSciML GeologicSpecimen</w:t>
            </w:r>
            <w:ins w:id="2536"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537" w:author="Eric Boisvert" w:date="2016-03-28T13:10:00Z">
        <w:r>
          <w:t>If present, t</w:t>
        </w:r>
      </w:ins>
      <w:del w:id="2538"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539" w:author="Eric Boisvert" w:date="2016-03-28T12:52:00Z">
        <w:r w:rsidR="008A53EB">
          <w:rPr>
            <w:rFonts w:cs="Arial"/>
            <w:color w:val="000000"/>
            <w:lang w:val="en-CA"/>
          </w:rPr>
          <w:t xml:space="preserve"> to a representation</w:t>
        </w:r>
      </w:ins>
      <w:del w:id="2540"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541"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542"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543" w:author="Eric Boisvert" w:date="2016-03-28T13:10:00Z">
        <w:r>
          <w:t>If present, t</w:t>
        </w:r>
      </w:ins>
      <w:del w:id="2544" w:author="Eric Boisvert" w:date="2016-03-28T13:10:00Z">
        <w:r w:rsidR="00984F9B" w:rsidDel="00A41623">
          <w:rPr>
            <w:rFonts w:cs="Arial"/>
            <w:color w:val="000000"/>
            <w:lang w:val="en-CA"/>
          </w:rPr>
          <w:delText>T</w:delText>
        </w:r>
      </w:del>
      <w:r w:rsidR="00984F9B">
        <w:rPr>
          <w:rFonts w:cs="Arial"/>
          <w:color w:val="000000"/>
          <w:lang w:val="en-CA"/>
        </w:rPr>
        <w:t>he property label</w:t>
      </w:r>
      <w:del w:id="2545" w:author="Eric Boisvert" w:date="2016-01-24T13:29:00Z">
        <w:r w:rsidR="00984F9B" w:rsidDel="00253146">
          <w:rPr>
            <w:rFonts w:cs="Arial"/>
            <w:color w:val="000000"/>
            <w:lang w:val="en-CA"/>
          </w:rPr>
          <w:delText>:CharacterString</w:delText>
        </w:r>
      </w:del>
      <w:proofErr w:type="gramStart"/>
      <w:ins w:id="254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984F9B">
        <w:rPr>
          <w:rFonts w:cs="Arial"/>
          <w:color w:val="000000"/>
          <w:lang w:val="en-CA"/>
        </w:rPr>
        <w:t xml:space="preserve"> shall contain a s</w:t>
      </w:r>
      <w:r w:rsidR="00984F9B" w:rsidRPr="00984F9B">
        <w:rPr>
          <w:rFonts w:cs="Arial"/>
          <w:color w:val="000000"/>
          <w:lang w:val="en-CA"/>
        </w:rPr>
        <w:t>hort label for map display. (</w:t>
      </w:r>
      <w:proofErr w:type="gramStart"/>
      <w:r w:rsidR="00984F9B" w:rsidRPr="00984F9B">
        <w:rPr>
          <w:rFonts w:cs="Arial"/>
          <w:color w:val="000000"/>
          <w:lang w:val="en-CA"/>
        </w:rPr>
        <w:t>eg</w:t>
      </w:r>
      <w:proofErr w:type="gramEnd"/>
      <w:r w:rsidR="00984F9B" w:rsidRPr="00984F9B">
        <w:rPr>
          <w:rFonts w:cs="Arial"/>
          <w:color w:val="000000"/>
          <w:lang w:val="en-CA"/>
        </w:rPr>
        <w:t>, a sample number)</w:t>
      </w:r>
      <w:ins w:id="2547"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44C0F069" w:rsidR="00B506A1" w:rsidRDefault="00A41623" w:rsidP="00A12606">
      <w:pPr>
        <w:rPr>
          <w:lang w:val="en-CA"/>
        </w:rPr>
      </w:pPr>
      <w:ins w:id="2548" w:author="Eric Boisvert" w:date="2016-03-28T13:10:00Z">
        <w:r>
          <w:t>If present, t</w:t>
        </w:r>
      </w:ins>
      <w:del w:id="2549" w:author="Eric Boisvert" w:date="2016-03-28T13:10:00Z">
        <w:r w:rsidR="00B506A1" w:rsidDel="00A41623">
          <w:rPr>
            <w:lang w:val="en-CA"/>
          </w:rPr>
          <w:delText>T</w:delText>
        </w:r>
      </w:del>
      <w:r w:rsidR="00B506A1">
        <w:rPr>
          <w:lang w:val="en-CA"/>
        </w:rPr>
        <w:t>he property description</w:t>
      </w:r>
      <w:del w:id="2550" w:author="Eric Boisvert" w:date="2016-01-24T13:29:00Z">
        <w:r w:rsidR="00B506A1" w:rsidDel="00253146">
          <w:rPr>
            <w:lang w:val="en-CA"/>
          </w:rPr>
          <w:delText>:CharacterString</w:delText>
        </w:r>
      </w:del>
      <w:proofErr w:type="gramStart"/>
      <w:ins w:id="2551" w:author="Eric Boisvert" w:date="2016-01-24T13:29:00Z">
        <w:r w:rsidR="00253146">
          <w:rPr>
            <w:lang w:val="en-CA"/>
          </w:rPr>
          <w:t>:Primitive</w:t>
        </w:r>
        <w:proofErr w:type="gramEnd"/>
        <w:r w:rsidR="00253146">
          <w:rPr>
            <w:lang w:val="en-CA"/>
          </w:rPr>
          <w:t>::CharacterString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3A5EFADC" w:rsidR="00B506A1" w:rsidRDefault="00A41623" w:rsidP="00A12606">
      <w:pPr>
        <w:rPr>
          <w:ins w:id="2552" w:author="Boisvert, Eric" w:date="2016-03-29T08:27:00Z"/>
          <w:lang w:val="en-CA"/>
        </w:rPr>
      </w:pPr>
      <w:ins w:id="2553" w:author="Eric Boisvert" w:date="2016-03-28T13:11:00Z">
        <w:r>
          <w:t>If present, t</w:t>
        </w:r>
      </w:ins>
      <w:del w:id="2554" w:author="Eric Boisvert" w:date="2016-03-28T13:11:00Z">
        <w:r w:rsidR="00B506A1" w:rsidDel="00A41623">
          <w:rPr>
            <w:lang w:val="en-CA"/>
          </w:rPr>
          <w:delText>T</w:delText>
        </w:r>
      </w:del>
      <w:r w:rsidR="00B506A1">
        <w:rPr>
          <w:lang w:val="en-CA"/>
        </w:rPr>
        <w:t>he property specimentType</w:t>
      </w:r>
      <w:del w:id="2555" w:author="Eric Boisvert" w:date="2016-01-24T13:29:00Z">
        <w:r w:rsidR="00B506A1" w:rsidDel="00253146">
          <w:rPr>
            <w:lang w:val="en-CA"/>
          </w:rPr>
          <w:delText>:CharacterString</w:delText>
        </w:r>
      </w:del>
      <w:proofErr w:type="gramStart"/>
      <w:ins w:id="2556" w:author="Eric Boisvert" w:date="2016-01-24T13:29:00Z">
        <w:r w:rsidR="00253146">
          <w:rPr>
            <w:lang w:val="en-CA"/>
          </w:rPr>
          <w:t>:Primitive</w:t>
        </w:r>
        <w:proofErr w:type="gramEnd"/>
        <w:r w:rsidR="00253146">
          <w:rPr>
            <w:lang w:val="en-CA"/>
          </w:rPr>
          <w:t>::CharacterString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1538AD59" w:rsidR="00B506A1" w:rsidRDefault="00A41623" w:rsidP="00A12606">
      <w:pPr>
        <w:rPr>
          <w:ins w:id="2557" w:author="Boisvert, Eric" w:date="2016-04-01T15:07:00Z"/>
          <w:lang w:val="en-CA"/>
        </w:rPr>
      </w:pPr>
      <w:ins w:id="2558" w:author="Eric Boisvert" w:date="2016-03-28T13:11:00Z">
        <w:r>
          <w:t>If present, t</w:t>
        </w:r>
      </w:ins>
      <w:del w:id="2559" w:author="Eric Boisvert" w:date="2016-03-28T13:11:00Z">
        <w:r w:rsidR="00B506A1" w:rsidDel="00A41623">
          <w:rPr>
            <w:lang w:val="en-CA"/>
          </w:rPr>
          <w:delText>T</w:delText>
        </w:r>
      </w:del>
      <w:r w:rsidR="00B506A1">
        <w:rPr>
          <w:lang w:val="en-CA"/>
        </w:rPr>
        <w:t>he property materialClass</w:t>
      </w:r>
      <w:del w:id="2560" w:author="Eric Boisvert" w:date="2016-01-24T13:29:00Z">
        <w:r w:rsidR="00B506A1" w:rsidDel="00253146">
          <w:rPr>
            <w:lang w:val="en-CA"/>
          </w:rPr>
          <w:delText>:CharacterString</w:delText>
        </w:r>
      </w:del>
      <w:proofErr w:type="gramStart"/>
      <w:ins w:id="2561" w:author="Eric Boisvert" w:date="2016-01-24T13:29:00Z">
        <w:r w:rsidR="00253146">
          <w:rPr>
            <w:lang w:val="en-CA"/>
          </w:rPr>
          <w:t>:Primitive</w:t>
        </w:r>
        <w:proofErr w:type="gramEnd"/>
        <w:r w:rsidR="00253146">
          <w:rPr>
            <w:lang w:val="en-CA"/>
          </w:rPr>
          <w:t>::CharacterString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lastRenderedPageBreak/>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562" w:author="Eric Boisvert" w:date="2016-03-28T13:11:00Z">
        <w:r>
          <w:t>If present, t</w:t>
        </w:r>
      </w:ins>
      <w:del w:id="2563"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564" w:author="Eric Boisvert" w:date="2016-01-24T13:29:00Z">
        <w:r w:rsidR="00B506A1" w:rsidDel="00253146">
          <w:rPr>
            <w:rFonts w:cs="Arial"/>
            <w:color w:val="000000"/>
            <w:lang w:val="en-CA"/>
          </w:rPr>
          <w:delText>:CharacterString</w:delText>
        </w:r>
      </w:del>
      <w:proofErr w:type="gramStart"/>
      <w:ins w:id="256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proofErr w:type="gramStart"/>
      <w:r w:rsidR="00B506A1" w:rsidRPr="00B506A1">
        <w:rPr>
          <w:rFonts w:cs="Arial"/>
          <w:color w:val="000000"/>
          <w:lang w:val="en-CA"/>
        </w:rPr>
        <w:t>eg</w:t>
      </w:r>
      <w:proofErr w:type="gramEnd"/>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566" w:author="Eric Boisvert" w:date="2016-03-28T13:11:00Z">
        <w:r>
          <w:t>If present, t</w:t>
        </w:r>
      </w:ins>
      <w:del w:id="2567"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568" w:author="Eric Boisvert" w:date="2016-01-24T13:29:00Z">
        <w:r w:rsidR="00B506A1" w:rsidDel="00253146">
          <w:rPr>
            <w:rFonts w:cs="Arial"/>
            <w:color w:val="000000"/>
            <w:lang w:val="en-CA"/>
          </w:rPr>
          <w:delText>:CharacterString</w:delText>
        </w:r>
      </w:del>
      <w:proofErr w:type="gramStart"/>
      <w:ins w:id="256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570"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4E287792" w:rsidR="001B3235" w:rsidRDefault="00A41623" w:rsidP="00A12606">
      <w:pPr>
        <w:rPr>
          <w:lang w:val="en-CA"/>
        </w:rPr>
      </w:pPr>
      <w:ins w:id="2571" w:author="Eric Boisvert" w:date="2016-03-28T13:11:00Z">
        <w:r>
          <w:t>If present, t</w:t>
        </w:r>
      </w:ins>
      <w:del w:id="2572" w:author="Eric Boisvert" w:date="2016-03-28T13:11:00Z">
        <w:r w:rsidR="001B3235" w:rsidDel="00A41623">
          <w:rPr>
            <w:lang w:val="en-CA"/>
          </w:rPr>
          <w:delText>T</w:delText>
        </w:r>
      </w:del>
      <w:r w:rsidR="001B3235">
        <w:rPr>
          <w:lang w:val="en-CA"/>
        </w:rPr>
        <w:t>he property samplingMethod</w:t>
      </w:r>
      <w:del w:id="2573" w:author="Eric Boisvert" w:date="2016-01-24T13:29:00Z">
        <w:r w:rsidR="001B3235" w:rsidDel="00253146">
          <w:rPr>
            <w:lang w:val="en-CA"/>
          </w:rPr>
          <w:delText>:CharacterString</w:delText>
        </w:r>
      </w:del>
      <w:proofErr w:type="gramStart"/>
      <w:ins w:id="2574" w:author="Eric Boisvert" w:date="2016-01-24T13:29:00Z">
        <w:r w:rsidR="00253146">
          <w:rPr>
            <w:lang w:val="en-CA"/>
          </w:rPr>
          <w:t>:Primitive</w:t>
        </w:r>
        <w:proofErr w:type="gramEnd"/>
        <w:r w:rsidR="00253146">
          <w:rPr>
            <w:lang w:val="en-CA"/>
          </w:rPr>
          <w:t>::CharacterString</w:t>
        </w:r>
      </w:ins>
      <w:r w:rsidR="001B3235">
        <w:rPr>
          <w:lang w:val="en-CA"/>
        </w:rPr>
        <w:t xml:space="preserve"> shall report t</w:t>
      </w:r>
      <w:r w:rsidR="001B3235" w:rsidRPr="001B3235">
        <w:rPr>
          <w:lang w:val="en-CA"/>
        </w:rPr>
        <w:t>he method used to collect the specimen (eg, diamond drilling, field mapping survey)</w:t>
      </w:r>
      <w:ins w:id="2575" w:author="Boisvert, Eric" w:date="2016-03-29T08:27:00Z">
        <w:r w:rsidR="00EA0FA3">
          <w:rPr>
            <w:lang w:val="en-CA"/>
          </w:rPr>
          <w:t>.</w:t>
        </w:r>
      </w:ins>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576" w:author="Eric Boisvert" w:date="2016-03-28T13:11:00Z">
        <w:r>
          <w:t>If present, t</w:t>
        </w:r>
      </w:ins>
      <w:del w:id="2577" w:author="Eric Boisvert" w:date="2016-03-28T13:11:00Z">
        <w:r w:rsidR="00BF1958" w:rsidDel="00A41623">
          <w:rPr>
            <w:lang w:val="en-CA"/>
          </w:rPr>
          <w:delText>T</w:delText>
        </w:r>
      </w:del>
      <w:r w:rsidR="00BF1958">
        <w:rPr>
          <w:lang w:val="en-CA"/>
        </w:rPr>
        <w:t>he property currentLocation</w:t>
      </w:r>
      <w:del w:id="2578" w:author="Eric Boisvert" w:date="2016-01-24T13:29:00Z">
        <w:r w:rsidR="00BF1958" w:rsidDel="00253146">
          <w:rPr>
            <w:lang w:val="en-CA"/>
          </w:rPr>
          <w:delText>:CharacterString</w:delText>
        </w:r>
      </w:del>
      <w:proofErr w:type="gramStart"/>
      <w:ins w:id="2579" w:author="Eric Boisvert" w:date="2016-01-24T13:29:00Z">
        <w:r w:rsidR="00253146">
          <w:rPr>
            <w:lang w:val="en-CA"/>
          </w:rPr>
          <w:t>:Primitive</w:t>
        </w:r>
        <w:proofErr w:type="gramEnd"/>
        <w:r w:rsidR="00253146">
          <w:rPr>
            <w:lang w:val="en-CA"/>
          </w:rPr>
          <w:t>::CharacterString</w:t>
        </w:r>
      </w:ins>
      <w:r w:rsidR="00BF1958">
        <w:rPr>
          <w:lang w:val="en-CA"/>
        </w:rPr>
        <w:t xml:space="preserve"> shall report t</w:t>
      </w:r>
      <w:r w:rsidR="00BF1958" w:rsidRPr="00BF1958">
        <w:rPr>
          <w:lang w:val="en-CA"/>
        </w:rPr>
        <w:t>he current location of the specimen (eg, a warehouse or other repository location)</w:t>
      </w:r>
      <w:ins w:id="2580" w:author="Boisvert, Eric" w:date="2016-03-29T08:27:00Z">
        <w:r w:rsidR="00EA0FA3">
          <w:rPr>
            <w:lang w:val="en-CA"/>
          </w:rPr>
          <w:t>.</w:t>
        </w:r>
      </w:ins>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6BA96E2" w:rsidR="00BF1958" w:rsidRDefault="00A41623" w:rsidP="00A12606">
      <w:pPr>
        <w:rPr>
          <w:lang w:val="en-CA"/>
        </w:rPr>
      </w:pPr>
      <w:ins w:id="2581" w:author="Eric Boisvert" w:date="2016-03-28T13:11:00Z">
        <w:r>
          <w:t>If present, t</w:t>
        </w:r>
      </w:ins>
      <w:del w:id="2582" w:author="Eric Boisvert" w:date="2016-03-28T13:11:00Z">
        <w:r w:rsidR="00BF1958" w:rsidDel="00A41623">
          <w:rPr>
            <w:lang w:val="en-CA"/>
          </w:rPr>
          <w:delText>T</w:delText>
        </w:r>
      </w:del>
      <w:r w:rsidR="00BF1958">
        <w:rPr>
          <w:lang w:val="en-CA"/>
        </w:rPr>
        <w:t>he property source</w:t>
      </w:r>
      <w:del w:id="2583" w:author="Eric Boisvert" w:date="2016-01-24T13:29:00Z">
        <w:r w:rsidR="00BF1958" w:rsidDel="00253146">
          <w:rPr>
            <w:lang w:val="en-CA"/>
          </w:rPr>
          <w:delText>:CharacterString</w:delText>
        </w:r>
      </w:del>
      <w:proofErr w:type="gramStart"/>
      <w:ins w:id="2584" w:author="Eric Boisvert" w:date="2016-01-24T13:29:00Z">
        <w:r w:rsidR="00253146">
          <w:rPr>
            <w:lang w:val="en-CA"/>
          </w:rPr>
          <w:t>:Primitive</w:t>
        </w:r>
        <w:proofErr w:type="gramEnd"/>
        <w:r w:rsidR="00253146">
          <w:rPr>
            <w:lang w:val="en-CA"/>
          </w:rPr>
          <w:t>::CharacterString</w:t>
        </w:r>
      </w:ins>
      <w:r w:rsidR="00BF1958">
        <w:rPr>
          <w:lang w:val="en-CA"/>
        </w:rPr>
        <w:t xml:space="preserve"> shall report the c</w:t>
      </w:r>
      <w:r w:rsidR="00BF1958" w:rsidRPr="00BF1958">
        <w:rPr>
          <w:lang w:val="en-CA"/>
        </w:rPr>
        <w:t>itation of the source of the data (eg, a publication, map, etc)</w:t>
      </w:r>
      <w:ins w:id="2585"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586" w:author="Eric Boisvert" w:date="2016-01-24T13:29:00Z">
        <w:r w:rsidDel="00253146">
          <w:rPr>
            <w:lang w:val="en-CA"/>
          </w:rPr>
          <w:delText>:CharacterString</w:delText>
        </w:r>
      </w:del>
      <w:ins w:id="2587"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588" w:author="Eric Boisvert" w:date="2016-03-28T13:11:00Z">
        <w:r>
          <w:t>If present, t</w:t>
        </w:r>
      </w:ins>
      <w:del w:id="2589" w:author="Eric Boisvert" w:date="2016-03-28T13:11:00Z">
        <w:r w:rsidR="00BF1958" w:rsidDel="00A41623">
          <w:rPr>
            <w:lang w:val="en-CA"/>
          </w:rPr>
          <w:delText>T</w:delText>
        </w:r>
      </w:del>
      <w:r w:rsidR="00BF1958">
        <w:rPr>
          <w:lang w:val="en-CA"/>
        </w:rPr>
        <w:t>he property metadata_uri</w:t>
      </w:r>
      <w:del w:id="2590" w:author="Eric Boisvert" w:date="2016-01-24T13:29:00Z">
        <w:r w:rsidR="00BF1958" w:rsidDel="00253146">
          <w:rPr>
            <w:lang w:val="en-CA"/>
          </w:rPr>
          <w:delText>:CharacterString</w:delText>
        </w:r>
      </w:del>
      <w:ins w:id="2591"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592" w:author="Eric Boisvert" w:date="2016-03-28T13:11:00Z">
        <w:r>
          <w:t>If present, t</w:t>
        </w:r>
      </w:ins>
      <w:del w:id="2593"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594" w:author="Eric Boisvert" w:date="2016-01-24T13:29:00Z">
        <w:r w:rsidR="00BF1958" w:rsidDel="00253146">
          <w:rPr>
            <w:rFonts w:cs="Arial"/>
            <w:color w:val="000000"/>
            <w:lang w:val="en-CA"/>
          </w:rPr>
          <w:delText>:CharacterString</w:delText>
        </w:r>
      </w:del>
      <w:proofErr w:type="gramStart"/>
      <w:ins w:id="259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ins w:id="2596"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597" w:name="BKM_5A4D9120_600F_4C3C_8ECF_EE7CFDB01C45"/>
      <w:bookmarkStart w:id="2598" w:name="BKM_411869C6_5FE7_4B45_A018_FC87FC6F1504"/>
      <w:bookmarkStart w:id="2599" w:name="BKM_9EE66924_CD8E_4920_8D93_B7C8D67F28AF"/>
      <w:bookmarkStart w:id="2600" w:name="BKM_49C23F9C_9DFE_434E_9876_B253C73E5E08"/>
      <w:bookmarkStart w:id="2601" w:name="BKM_2D0F9355_1BA8_4B21_A211_5DBDE6101308"/>
      <w:bookmarkStart w:id="2602" w:name="BKM_025812DF_B2DB_4EF8_8BE9_FB08934C1BD4"/>
      <w:bookmarkStart w:id="2603" w:name="BKM_C09529C8_28D2_45E7_B66E_ADF87048EE54"/>
      <w:bookmarkStart w:id="2604" w:name="BKM_3857FAF2_09B8_4E47_AE1C_AD54C52DAF81"/>
      <w:bookmarkStart w:id="2605" w:name="BKM_35F2F785_32E6_4D58_9212_E4C493DD93AB"/>
      <w:bookmarkStart w:id="2606" w:name="BKM_8A8A8512_0518_43B4_8296_5C183491EEB7"/>
      <w:bookmarkStart w:id="2607" w:name="BKM_A37D3138_5144_4AAA_A9A8_F88DEC203EC5"/>
      <w:bookmarkStart w:id="2608" w:name="BKM_9BCC0C7E_CEE8_4167_9510_B24983CC44B9"/>
      <w:bookmarkStart w:id="2609" w:name="BKM_A818D66D_DB16_46C0_A0B3_E9039F2CD8CD"/>
      <w:bookmarkStart w:id="2610" w:name="BKM_AEAFFBCA_2559_4CDB_AFA9_8A341843B51F"/>
      <w:bookmarkStart w:id="2611" w:name="BKM_691007BD_4B41_46AF_9BC3_D27B06E1FB54"/>
      <w:bookmarkStart w:id="2612" w:name="BKM_98D7F43A_2FA6_489F_A1A5_B915D069258B"/>
      <w:bookmarkStart w:id="2613" w:name="BKM_B197BD01_D7EB_4B2D_B744_060A34418883"/>
      <w:bookmarkStart w:id="2614" w:name="_Toc446944590"/>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r w:rsidRPr="00D14AF0">
        <w:rPr>
          <w:lang w:val="en-CA"/>
        </w:rPr>
        <w:t>G</w:t>
      </w:r>
      <w:bookmarkStart w:id="2615" w:name="BKM_9A8B07A1_6F7C_49A9_AE39_CC80241F45D8"/>
      <w:bookmarkEnd w:id="2615"/>
      <w:r w:rsidRPr="00D14AF0">
        <w:rPr>
          <w:lang w:val="en-CA"/>
        </w:rPr>
        <w:t>eomorphologicUnitView</w:t>
      </w:r>
      <w:bookmarkEnd w:id="261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EB7E1F" w:rsidP="002C78A2">
      <w:pPr>
        <w:keepNext/>
        <w:autoSpaceDE w:val="0"/>
        <w:autoSpaceDN w:val="0"/>
        <w:adjustRightInd w:val="0"/>
        <w:spacing w:after="0" w:line="240" w:lineRule="atLeast"/>
      </w:pPr>
      <w:r>
        <w:rPr>
          <w:noProof/>
          <w:lang w:val="en-CA" w:eastAsia="en-CA"/>
        </w:rPr>
        <w:pict w14:anchorId="747B73F5">
          <v:shape id="_x0000_i1039" type="#_x0000_t75" style="width:199.2pt;height:275.4pt;visibility:visible;mso-wrap-style:square">
            <v:imagedata r:id="rId30"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616" w:author="Boisvert, Eric" w:date="2016-04-01T13:15:00Z">
        <w:r w:rsidR="008D755A">
          <w:rPr>
            <w:noProof/>
          </w:rPr>
          <w:t>15</w:t>
        </w:r>
      </w:ins>
      <w:ins w:id="2617" w:author="Eric Boisvert" w:date="2016-03-28T16:06:00Z">
        <w:del w:id="2618" w:author="Boisvert, Eric" w:date="2016-03-29T08:51:00Z">
          <w:r w:rsidR="003842F3" w:rsidDel="00CB122C">
            <w:rPr>
              <w:noProof/>
            </w:rPr>
            <w:delText>14</w:delText>
          </w:r>
        </w:del>
      </w:ins>
      <w:del w:id="2619" w:author="Boisvert, Eric" w:date="2016-03-29T08:51:00Z">
        <w:r w:rsidR="0043586C" w:rsidDel="00CB122C">
          <w:rPr>
            <w:noProof/>
          </w:rPr>
          <w:delText>13</w:delText>
        </w:r>
      </w:del>
      <w:r>
        <w:fldChar w:fldCharType="end"/>
      </w:r>
      <w:r>
        <w:t xml:space="preserve"> </w:t>
      </w:r>
      <w:r w:rsidRPr="00737CF2">
        <w:t>GeomorphologicUnitView</w:t>
      </w:r>
      <w:ins w:id="2620"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621" w:author="Eric Boisvert" w:date="2016-01-24T13:29:00Z">
        <w:r w:rsidDel="00253146">
          <w:delText>:CharacterString</w:delText>
        </w:r>
      </w:del>
      <w:proofErr w:type="gramStart"/>
      <w:ins w:id="2622"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623"/>
      <w:r>
        <w:rPr>
          <w:lang w:val="en-CA"/>
        </w:rPr>
        <w:t>3986</w:t>
      </w:r>
      <w:commentRangeEnd w:id="2623"/>
      <w:r>
        <w:rPr>
          <w:rStyle w:val="CommentReference"/>
        </w:rPr>
        <w:commentReference w:id="262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624"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625" w:author="Eric Boisvert" w:date="2016-03-28T13:11:00Z">
        <w:r>
          <w:t>If present, t</w:t>
        </w:r>
      </w:ins>
      <w:del w:id="2626"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627"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628"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629"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630"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631" w:author="Eric Boisvert" w:date="2016-03-28T13:11:00Z">
        <w:r>
          <w:t xml:space="preserve">If present, the </w:t>
        </w:r>
        <w:r>
          <w:rPr>
            <w:rFonts w:cs="Arial"/>
            <w:color w:val="000000"/>
            <w:lang w:val="en-CA"/>
          </w:rPr>
          <w:t>p</w:t>
        </w:r>
      </w:ins>
      <w:del w:id="2632" w:author="Eric Boisvert" w:date="2016-03-28T13:11:00Z">
        <w:r w:rsidR="001A4D2E" w:rsidDel="00F13D40">
          <w:rPr>
            <w:rFonts w:cs="Arial"/>
            <w:color w:val="000000"/>
            <w:lang w:val="en-CA"/>
          </w:rPr>
          <w:delText>P</w:delText>
        </w:r>
      </w:del>
      <w:r w:rsidR="001A4D2E">
        <w:rPr>
          <w:rFonts w:cs="Arial"/>
          <w:color w:val="000000"/>
          <w:lang w:val="en-CA"/>
        </w:rPr>
        <w:t>roperty name</w:t>
      </w:r>
      <w:del w:id="2633" w:author="Eric Boisvert" w:date="2016-01-24T13:29:00Z">
        <w:r w:rsidR="001A4D2E" w:rsidDel="00253146">
          <w:rPr>
            <w:rFonts w:cs="Arial"/>
            <w:color w:val="000000"/>
            <w:lang w:val="en-CA"/>
          </w:rPr>
          <w:delText>:CharacterString</w:delText>
        </w:r>
      </w:del>
      <w:proofErr w:type="gramStart"/>
      <w:ins w:id="263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635" w:author="Eric Boisvert" w:date="2016-03-28T13:12:00Z">
        <w:r>
          <w:t>If present, t</w:t>
        </w:r>
      </w:ins>
      <w:del w:id="2636"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637" w:author="Eric Boisvert" w:date="2016-01-24T13:29:00Z">
        <w:r w:rsidR="001A4D2E" w:rsidDel="00253146">
          <w:rPr>
            <w:rFonts w:cs="Arial"/>
            <w:color w:val="000000"/>
            <w:lang w:val="en-CA"/>
          </w:rPr>
          <w:delText>:CharacterString</w:delText>
        </w:r>
      </w:del>
      <w:proofErr w:type="gramStart"/>
      <w:ins w:id="263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639" w:author="Eric Boisvert" w:date="2016-03-28T13:12:00Z">
        <w:r>
          <w:t>If present, t</w:t>
        </w:r>
      </w:ins>
      <w:del w:id="2640"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641" w:author="Eric Boisvert" w:date="2016-01-24T13:29:00Z">
        <w:r w:rsidR="001A4D2E" w:rsidDel="00253146">
          <w:rPr>
            <w:rFonts w:cs="Arial"/>
            <w:color w:val="000000"/>
            <w:lang w:val="en-CA"/>
          </w:rPr>
          <w:delText>:CharacterString</w:delText>
        </w:r>
      </w:del>
      <w:proofErr w:type="gramStart"/>
      <w:ins w:id="2642"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proofErr w:type="gramStart"/>
      <w:r w:rsidR="001A4D2E" w:rsidRPr="001A4D2E">
        <w:rPr>
          <w:rFonts w:cs="Arial"/>
          <w:color w:val="000000"/>
          <w:lang w:val="en-CA"/>
        </w:rPr>
        <w:t>e.g</w:t>
      </w:r>
      <w:proofErr w:type="gramEnd"/>
      <w:r w:rsidR="001A4D2E" w:rsidRPr="001A4D2E">
        <w:rPr>
          <w:rFonts w:cs="Arial"/>
          <w:color w:val="000000"/>
          <w:lang w:val="en-CA"/>
        </w:rPr>
        <w:t>. active, dormant, stable</w:t>
      </w:r>
      <w:r w:rsidR="001A4D2E">
        <w:rPr>
          <w:rFonts w:cs="Arial"/>
          <w:color w:val="000000"/>
          <w:lang w:val="en-CA"/>
        </w:rPr>
        <w:t xml:space="preserve">.  To report </w:t>
      </w:r>
      <w:proofErr w:type="gramStart"/>
      <w:r w:rsidR="001A4D2E">
        <w:rPr>
          <w:rFonts w:cs="Arial"/>
          <w:color w:val="000000"/>
          <w:lang w:val="en-CA"/>
        </w:rPr>
        <w:t>a</w:t>
      </w:r>
      <w:proofErr w:type="gramEnd"/>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643" w:author="Eric Boisvert" w:date="2016-03-28T13:12:00Z">
        <w:r>
          <w:t>If present, t</w:t>
        </w:r>
      </w:ins>
      <w:del w:id="2644"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645" w:author="Eric Boisvert" w:date="2016-01-24T13:29:00Z">
        <w:r w:rsidR="00D41C9A" w:rsidDel="00253146">
          <w:rPr>
            <w:rFonts w:cs="Arial"/>
            <w:color w:val="000000"/>
            <w:lang w:val="en-CA"/>
          </w:rPr>
          <w:delText>:CharacterString</w:delText>
        </w:r>
      </w:del>
      <w:proofErr w:type="gramStart"/>
      <w:ins w:id="264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w:t>
      </w:r>
      <w:proofErr w:type="gramStart"/>
      <w:r w:rsidR="00D41C9A" w:rsidRPr="00D41C9A">
        <w:rPr>
          <w:rFonts w:cs="Arial"/>
          <w:color w:val="000000"/>
          <w:lang w:val="en-CA"/>
        </w:rPr>
        <w:t>eg</w:t>
      </w:r>
      <w:proofErr w:type="gramEnd"/>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2647"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648" w:author="Eric Boisvert" w:date="2016-03-28T13:12:00Z">
        <w:r>
          <w:t>If present, t</w:t>
        </w:r>
      </w:ins>
      <w:del w:id="2649"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650" w:author="Eric Boisvert" w:date="2016-01-24T13:29:00Z">
        <w:r w:rsidR="00D41C9A" w:rsidDel="00253146">
          <w:rPr>
            <w:rFonts w:cs="Arial"/>
            <w:color w:val="000000"/>
            <w:lang w:val="en-CA"/>
          </w:rPr>
          <w:delText>:CharacterString</w:delText>
        </w:r>
      </w:del>
      <w:proofErr w:type="gramStart"/>
      <w:ins w:id="265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w:t>
      </w:r>
      <w:ins w:id="2652"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653" w:author="Eric Boisvert" w:date="2016-03-28T13:12:00Z">
        <w:r>
          <w:t>If present, t</w:t>
        </w:r>
      </w:ins>
      <w:del w:id="2654"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655" w:author="Eric Boisvert" w:date="2016-01-24T13:29:00Z">
        <w:r w:rsidR="00D41C9A" w:rsidDel="00253146">
          <w:rPr>
            <w:rFonts w:cs="Arial"/>
            <w:color w:val="000000"/>
            <w:lang w:val="en-CA"/>
          </w:rPr>
          <w:delText>:CharacterString</w:delText>
        </w:r>
      </w:del>
      <w:proofErr w:type="gramStart"/>
      <w:ins w:id="265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657" w:author="Boisvert, Eric" w:date="2016-04-01T07:54:00Z">
        <w:r w:rsidR="00E21DD0">
          <w:rPr>
            <w:rFonts w:cs="Arial"/>
            <w:color w:val="000000"/>
            <w:lang w:val="en-CA"/>
          </w:rPr>
          <w:t>7.3.1.3</w:t>
        </w:r>
      </w:ins>
      <w:ins w:id="2658" w:author="Eric Boisvert" w:date="2016-03-28T16:06:00Z">
        <w:del w:id="2659" w:author="Boisvert, Eric" w:date="2016-04-01T07:53:00Z">
          <w:r w:rsidR="003842F3" w:rsidDel="00E21DD0">
            <w:rPr>
              <w:rFonts w:cs="Arial"/>
              <w:color w:val="000000"/>
              <w:lang w:val="en-CA"/>
            </w:rPr>
            <w:delText>7.3.1.3</w:delText>
          </w:r>
        </w:del>
      </w:ins>
      <w:del w:id="2660"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661"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lastRenderedPageBreak/>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662" w:author="Eric Boisvert" w:date="2016-03-28T13:12:00Z">
        <w:r>
          <w:t>If present, t</w:t>
        </w:r>
      </w:ins>
      <w:del w:id="2663"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664" w:author="Eric Boisvert" w:date="2016-01-24T13:29:00Z">
        <w:r w:rsidR="00C50276" w:rsidDel="00253146">
          <w:rPr>
            <w:rFonts w:cs="Arial"/>
            <w:color w:val="000000"/>
            <w:lang w:val="en-CA"/>
          </w:rPr>
          <w:delText>:CharacterString</w:delText>
        </w:r>
      </w:del>
      <w:proofErr w:type="gramStart"/>
      <w:ins w:id="266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666" w:author="Boisvert, Eric" w:date="2016-04-01T07:54:00Z">
        <w:r w:rsidR="00E21DD0">
          <w:rPr>
            <w:rFonts w:cs="Arial"/>
            <w:color w:val="000000"/>
            <w:lang w:val="en-CA"/>
          </w:rPr>
          <w:t>7.3.1.3</w:t>
        </w:r>
      </w:ins>
      <w:ins w:id="2667" w:author="Eric Boisvert" w:date="2016-03-28T16:06:00Z">
        <w:del w:id="2668" w:author="Boisvert, Eric" w:date="2016-04-01T07:53:00Z">
          <w:r w:rsidR="003842F3" w:rsidDel="00E21DD0">
            <w:rPr>
              <w:rFonts w:cs="Arial"/>
              <w:color w:val="000000"/>
              <w:lang w:val="en-CA"/>
            </w:rPr>
            <w:delText>7.3.1.3</w:delText>
          </w:r>
        </w:del>
      </w:ins>
      <w:del w:id="2669"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670" w:author="Eric Boisvert" w:date="2016-03-28T13:12:00Z">
        <w:r>
          <w:t>If present, t</w:t>
        </w:r>
      </w:ins>
      <w:del w:id="2671"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672" w:author="Eric Boisvert" w:date="2016-01-24T13:31:00Z">
        <w:r w:rsidR="00AB423B" w:rsidDel="00253146">
          <w:rPr>
            <w:rFonts w:cs="Arial"/>
            <w:color w:val="000000"/>
            <w:lang w:val="en-CA"/>
          </w:rPr>
          <w:delText>:Number</w:delText>
        </w:r>
      </w:del>
      <w:proofErr w:type="gramStart"/>
      <w:ins w:id="2673" w:author="Eric Boisvert" w:date="2016-01-24T13:31:00Z">
        <w:r w:rsidR="00253146">
          <w:rPr>
            <w:rFonts w:cs="Arial"/>
            <w:color w:val="000000"/>
            <w:lang w:val="en-CA"/>
          </w:rPr>
          <w:t>:Primitive</w:t>
        </w:r>
        <w:proofErr w:type="gramEnd"/>
        <w:r w:rsidR="00253146">
          <w:rPr>
            <w:rFonts w:cs="Arial"/>
            <w:color w:val="000000"/>
            <w:lang w:val="en-CA"/>
          </w:rPr>
          <w:t>::Number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674" w:author="Eric Boisvert" w:date="2016-03-28T13:12:00Z">
        <w:r>
          <w:t>If present, t</w:t>
        </w:r>
      </w:ins>
      <w:del w:id="2675"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676" w:author="Eric Boisvert" w:date="2016-01-24T13:29:00Z">
        <w:r w:rsidR="00AB423B" w:rsidDel="00253146">
          <w:rPr>
            <w:rFonts w:cs="Arial"/>
            <w:color w:val="000000"/>
            <w:lang w:val="en-CA"/>
          </w:rPr>
          <w:delText>:CharacterString</w:delText>
        </w:r>
      </w:del>
      <w:proofErr w:type="gramStart"/>
      <w:ins w:id="267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678" w:author="Eric Boisvert" w:date="2016-03-28T13:12:00Z">
        <w:r w:rsidDel="00F13D40">
          <w:rPr>
            <w:rFonts w:cs="Arial"/>
            <w:color w:val="000000"/>
            <w:lang w:val="en-CA"/>
          </w:rPr>
          <w:delText>T</w:delText>
        </w:r>
      </w:del>
      <w:ins w:id="2679" w:author="Eric Boisvert" w:date="2016-03-28T13:12:00Z">
        <w:r w:rsidR="00F13D40">
          <w:t>If present, t</w:t>
        </w:r>
      </w:ins>
      <w:r>
        <w:rPr>
          <w:rFonts w:cs="Arial"/>
          <w:color w:val="000000"/>
          <w:lang w:val="en-CA"/>
        </w:rPr>
        <w:t>he property positionAccuracy</w:t>
      </w:r>
      <w:del w:id="2680" w:author="Eric Boisvert" w:date="2016-01-24T13:29:00Z">
        <w:r w:rsidDel="00253146">
          <w:rPr>
            <w:rFonts w:cs="Arial"/>
            <w:color w:val="000000"/>
            <w:lang w:val="en-CA"/>
          </w:rPr>
          <w:delText>:CharacterString</w:delText>
        </w:r>
      </w:del>
      <w:proofErr w:type="gramStart"/>
      <w:ins w:id="268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682" w:author="Eric Boisvert" w:date="2016-03-28T13:12:00Z">
        <w:r>
          <w:t>If present, t</w:t>
        </w:r>
      </w:ins>
      <w:del w:id="2683" w:author="Eric Boisvert" w:date="2016-03-28T13:12:00Z">
        <w:r w:rsidR="00AB423B" w:rsidDel="00F13D40">
          <w:rPr>
            <w:rFonts w:cs="Arial"/>
            <w:color w:val="000000"/>
            <w:lang w:val="en-CA"/>
          </w:rPr>
          <w:delText>T</w:delText>
        </w:r>
      </w:del>
      <w:r w:rsidR="00AB423B">
        <w:rPr>
          <w:rFonts w:cs="Arial"/>
          <w:color w:val="000000"/>
          <w:lang w:val="en-CA"/>
        </w:rPr>
        <w:t>he source</w:t>
      </w:r>
      <w:del w:id="2684" w:author="Eric Boisvert" w:date="2016-01-24T13:29:00Z">
        <w:r w:rsidR="00AB423B" w:rsidDel="00253146">
          <w:rPr>
            <w:rFonts w:cs="Arial"/>
            <w:color w:val="000000"/>
            <w:lang w:val="en-CA"/>
          </w:rPr>
          <w:delText>:CharacterString</w:delText>
        </w:r>
      </w:del>
      <w:proofErr w:type="gramStart"/>
      <w:ins w:id="268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686" w:author="Eric Boisvert" w:date="2016-03-28T13:12:00Z">
        <w:r>
          <w:t>If present, t</w:t>
        </w:r>
      </w:ins>
      <w:del w:id="2687" w:author="Eric Boisvert" w:date="2016-03-28T13:12:00Z">
        <w:r w:rsidR="00447C82" w:rsidDel="00F13D40">
          <w:rPr>
            <w:rFonts w:cs="Arial"/>
            <w:color w:val="000000"/>
            <w:lang w:val="en-CA"/>
          </w:rPr>
          <w:delText>T</w:delText>
        </w:r>
      </w:del>
      <w:r w:rsidR="00447C82">
        <w:rPr>
          <w:rFonts w:cs="Arial"/>
          <w:color w:val="000000"/>
          <w:lang w:val="en-CA"/>
        </w:rPr>
        <w:t>he activity_uri</w:t>
      </w:r>
      <w:del w:id="2688" w:author="Eric Boisvert" w:date="2016-01-24T13:29:00Z">
        <w:r w:rsidR="00447C82" w:rsidDel="00253146">
          <w:rPr>
            <w:rFonts w:cs="Arial"/>
            <w:color w:val="000000"/>
            <w:lang w:val="en-CA"/>
          </w:rPr>
          <w:delText>:CharacterString</w:delText>
        </w:r>
      </w:del>
      <w:ins w:id="2689"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690" w:author="Eric Boisvert" w:date="2016-03-28T13:12:00Z">
        <w:r>
          <w:t>If present, t</w:t>
        </w:r>
      </w:ins>
      <w:del w:id="2691"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692" w:author="Eric Boisvert" w:date="2016-01-24T13:29:00Z">
        <w:r w:rsidR="00447C82" w:rsidDel="00253146">
          <w:rPr>
            <w:rFonts w:cs="Arial"/>
            <w:color w:val="000000"/>
            <w:lang w:val="en-CA"/>
          </w:rPr>
          <w:delText>:CharacterString</w:delText>
        </w:r>
      </w:del>
      <w:ins w:id="2693"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694" w:author="Eric Boisvert" w:date="2016-03-28T13:12:00Z">
        <w:r>
          <w:t>If present, t</w:t>
        </w:r>
      </w:ins>
      <w:del w:id="2695"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696"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697" w:author="Eric Boisvert" w:date="2016-01-24T13:29:00Z">
        <w:r w:rsidDel="00253146">
          <w:rPr>
            <w:rFonts w:cs="Arial"/>
            <w:color w:val="000000"/>
            <w:lang w:val="en-CA"/>
          </w:rPr>
          <w:delText>:CharacterString</w:delText>
        </w:r>
      </w:del>
      <w:ins w:id="2698"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699" w:author="Eric Boisvert" w:date="2016-01-24T13:29:00Z">
        <w:r w:rsidDel="00253146">
          <w:rPr>
            <w:rFonts w:cs="Arial"/>
            <w:color w:val="000000"/>
            <w:lang w:val="en-CA"/>
          </w:rPr>
          <w:delText>:CharacterString</w:delText>
        </w:r>
      </w:del>
      <w:ins w:id="270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701" w:author="Eric Boisvert" w:date="2016-03-28T13:12:00Z">
        <w:r>
          <w:t>If present, t</w:t>
        </w:r>
      </w:ins>
      <w:del w:id="2702"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703" w:author="Eric Boisvert" w:date="2016-01-24T13:29:00Z">
        <w:r w:rsidR="009E36A6" w:rsidDel="00253146">
          <w:rPr>
            <w:rFonts w:cs="Arial"/>
            <w:color w:val="000000"/>
            <w:lang w:val="en-CA"/>
          </w:rPr>
          <w:delText>:CharacterString</w:delText>
        </w:r>
      </w:del>
      <w:ins w:id="2704"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705"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706" w:author="Eric Boisvert" w:date="2016-03-28T13:12:00Z">
        <w:r>
          <w:t>If present, t</w:t>
        </w:r>
      </w:ins>
      <w:del w:id="2707"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708" w:author="Eric Boisvert" w:date="2016-01-24T13:29:00Z">
        <w:r w:rsidR="009E36A6" w:rsidDel="00253146">
          <w:rPr>
            <w:rFonts w:cs="Arial"/>
            <w:color w:val="000000"/>
            <w:lang w:val="en-CA"/>
          </w:rPr>
          <w:delText>:CharacterString</w:delText>
        </w:r>
      </w:del>
      <w:ins w:id="2709"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lastRenderedPageBreak/>
        <w:t>genericSymbolizer</w:t>
      </w:r>
      <w:proofErr w:type="gramEnd"/>
    </w:p>
    <w:p w14:paraId="179245CF" w14:textId="77777777" w:rsidR="009E36A6" w:rsidRPr="00C17A19" w:rsidRDefault="009E36A6" w:rsidP="009E36A6"/>
    <w:p w14:paraId="618CE433" w14:textId="3E9BE26A" w:rsidR="009E36A6" w:rsidRDefault="00F13D40" w:rsidP="009E36A6">
      <w:ins w:id="2710" w:author="Eric Boisvert" w:date="2016-03-28T13:12:00Z">
        <w:r>
          <w:t>If present, t</w:t>
        </w:r>
      </w:ins>
      <w:del w:id="2711" w:author="Eric Boisvert" w:date="2016-03-28T13:12:00Z">
        <w:r w:rsidR="009E36A6" w:rsidDel="00F13D40">
          <w:delText>T</w:delText>
        </w:r>
      </w:del>
      <w:r w:rsidR="009E36A6">
        <w:t xml:space="preserve">he property </w:t>
      </w:r>
      <w:r w:rsidR="009E36A6" w:rsidRPr="00C17A19">
        <w:t>genericSymbolizer</w:t>
      </w:r>
      <w:del w:id="2712" w:author="Eric Boisvert" w:date="2016-01-24T13:29:00Z">
        <w:r w:rsidR="009E36A6" w:rsidDel="00253146">
          <w:delText>:CharacterString</w:delText>
        </w:r>
      </w:del>
      <w:proofErr w:type="gramStart"/>
      <w:ins w:id="2713" w:author="Eric Boisvert" w:date="2016-01-24T13:29:00Z">
        <w:r w:rsidR="00253146">
          <w:t>:Primitive</w:t>
        </w:r>
        <w:proofErr w:type="gramEnd"/>
        <w:r w:rsidR="00253146">
          <w:t>::CharacterString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714" w:name="BKM_75AF76F0_4AFF_4758_AA5C_4DD9A3A326DF"/>
      <w:bookmarkStart w:id="2715" w:name="BKM_AD80CBD8_BB55_4F42_B330_20E3957181FD"/>
      <w:bookmarkStart w:id="2716" w:name="BKM_B608D83A_BCB7_40BE_B5B4_7C18680327EF"/>
      <w:bookmarkStart w:id="2717" w:name="BKM_BB7DE53B_2076_4732_85CB_314A0C996CFE"/>
      <w:bookmarkStart w:id="2718" w:name="BKM_0F33C868_B8F6_4CD9_B1BE_D64AF7054352"/>
      <w:bookmarkStart w:id="2719" w:name="BKM_858F77A8_91BC_4E92_9873_3DE29220EA84"/>
      <w:bookmarkStart w:id="2720" w:name="BKM_6C47293B_9B00_4958_AE14_E2FF8C6503C9"/>
      <w:bookmarkStart w:id="2721" w:name="BKM_4798819D_722E_4089_880A_68AA29864E45"/>
      <w:bookmarkStart w:id="2722" w:name="BKM_FB28CC82_D6AA_481A_BA03_BB82515D05CD"/>
      <w:bookmarkStart w:id="2723" w:name="BKM_81066ECA_2108_4DF2_B25E_F440E68432B7"/>
      <w:bookmarkStart w:id="2724" w:name="BKM_E37CFBB1_57FD_4CA3_9961_34992E857685"/>
      <w:bookmarkStart w:id="2725" w:name="BKM_2EFAD6D8_0A90_47E6_A3AC_B0F503630287"/>
      <w:bookmarkStart w:id="2726" w:name="BKM_21524384_B208_4A32_A2E5_0FFB4D6E8D7C"/>
      <w:bookmarkStart w:id="2727" w:name="BKM_E5DB8674_7F07_4817_BA2B_997C684B521D"/>
      <w:bookmarkStart w:id="2728" w:name="BKM_B79C058B_F1A5_47C5_B3E2_CD87F62870F2"/>
      <w:bookmarkStart w:id="2729" w:name="BKM_A559EAAB_B89D_43D3_B221_4C6D46321258"/>
      <w:bookmarkStart w:id="2730" w:name="BKM_234AE185_16BA_4884_8974_68DBF37A4B28"/>
      <w:bookmarkStart w:id="2731" w:name="BKM_B342A581_116B_4A14_8384_0F4F6231BFC6"/>
      <w:bookmarkStart w:id="2732" w:name="BKM_CE5055FF_94D8_42AD_B46A_0041AB28334E"/>
      <w:bookmarkStart w:id="2733" w:name="BKM_F34DEFBD_2300_4BCD_9500_6FD1B9CE045E"/>
      <w:bookmarkStart w:id="2734" w:name="BKM_C0E26832_94FE_4E03_98DE_F2986912ECBC"/>
      <w:bookmarkStart w:id="2735" w:name="BKM_04EE2E72_5511_48AE_9048_CF9126C4A13D"/>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14:paraId="7C9BAB4B" w14:textId="77777777" w:rsidR="00D14AF0" w:rsidRDefault="00D14AF0" w:rsidP="00D14AF0">
      <w:pPr>
        <w:pStyle w:val="Heading3"/>
        <w:rPr>
          <w:lang w:val="en-CA"/>
        </w:rPr>
      </w:pPr>
      <w:bookmarkStart w:id="2736" w:name="_Toc446944591"/>
      <w:r w:rsidRPr="00D14AF0">
        <w:rPr>
          <w:lang w:val="en-CA"/>
        </w:rPr>
        <w:t>S</w:t>
      </w:r>
      <w:bookmarkStart w:id="2737" w:name="BKM_CE5E700D_EBA4_44CA_83C8_617C916DF033"/>
      <w:bookmarkEnd w:id="2737"/>
      <w:r w:rsidRPr="00D14AF0">
        <w:rPr>
          <w:lang w:val="en-CA"/>
        </w:rPr>
        <w:t>hearDisplacementStructureView</w:t>
      </w:r>
      <w:bookmarkEnd w:id="2736"/>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EB7E1F" w:rsidP="00A42248">
      <w:pPr>
        <w:keepNext/>
        <w:autoSpaceDE w:val="0"/>
        <w:autoSpaceDN w:val="0"/>
        <w:adjustRightInd w:val="0"/>
        <w:spacing w:after="0" w:line="240" w:lineRule="atLeast"/>
      </w:pPr>
      <w:r>
        <w:rPr>
          <w:noProof/>
          <w:lang w:val="en-CA" w:eastAsia="en-CA"/>
        </w:rPr>
        <w:pict w14:anchorId="3D60E9B9">
          <v:shape id="_x0000_i1040" type="#_x0000_t75" style="width:197.85pt;height:284.5pt;visibility:visible;mso-wrap-style:square">
            <v:imagedata r:id="rId31"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738" w:author="Boisvert, Eric" w:date="2016-04-01T13:15:00Z">
        <w:r w:rsidR="008D755A">
          <w:rPr>
            <w:noProof/>
          </w:rPr>
          <w:t>16</w:t>
        </w:r>
      </w:ins>
      <w:ins w:id="2739" w:author="Eric Boisvert" w:date="2016-03-28T16:06:00Z">
        <w:del w:id="2740" w:author="Boisvert, Eric" w:date="2016-03-29T08:51:00Z">
          <w:r w:rsidR="003842F3" w:rsidDel="00CB122C">
            <w:rPr>
              <w:noProof/>
            </w:rPr>
            <w:delText>15</w:delText>
          </w:r>
        </w:del>
      </w:ins>
      <w:del w:id="2741" w:author="Boisvert, Eric" w:date="2016-03-29T08:51:00Z">
        <w:r w:rsidR="0043586C" w:rsidDel="00CB122C">
          <w:rPr>
            <w:noProof/>
          </w:rPr>
          <w:delText>14</w:delText>
        </w:r>
      </w:del>
      <w:r>
        <w:fldChar w:fldCharType="end"/>
      </w:r>
      <w:r>
        <w:t xml:space="preserve"> </w:t>
      </w:r>
      <w:r w:rsidRPr="001978ED">
        <w:t>ShearDisplacementStructureView</w:t>
      </w:r>
      <w:ins w:id="2742"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743" w:author="Eric Boisvert" w:date="2016-01-24T13:30:00Z">
        <w:r w:rsidDel="00253146">
          <w:delText>:CharacterString</w:delText>
        </w:r>
      </w:del>
      <w:proofErr w:type="gramStart"/>
      <w:ins w:id="2744"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745"/>
      <w:r>
        <w:rPr>
          <w:lang w:val="en-CA"/>
        </w:rPr>
        <w:t>3986</w:t>
      </w:r>
      <w:commentRangeEnd w:id="2745"/>
      <w:r>
        <w:rPr>
          <w:rStyle w:val="CommentReference"/>
        </w:rPr>
        <w:commentReference w:id="274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746" w:author="Eric Boisvert" w:date="2016-03-25T09:36:00Z">
              <w:r w:rsidDel="00037BE7">
                <w:rPr>
                  <w:rStyle w:val="reqtext"/>
                  <w:lang w:val="en-CA"/>
                </w:rPr>
                <w:delText xml:space="preserve">SHALL </w:delText>
              </w:r>
            </w:del>
            <w:ins w:id="2747" w:author="Eric Boisvert" w:date="2016-03-25T09:36:00Z">
              <w:r w:rsidR="00037BE7">
                <w:rPr>
                  <w:rStyle w:val="reqtext"/>
                  <w:lang w:val="en-CA"/>
                </w:rPr>
                <w:t xml:space="preserve">SHOULD </w:t>
              </w:r>
            </w:ins>
            <w:r>
              <w:rPr>
                <w:rStyle w:val="reqtext"/>
                <w:lang w:val="en-CA"/>
              </w:rPr>
              <w:t>correspond to a representation of GeoSciML MappedFeature</w:t>
            </w:r>
            <w:ins w:id="2748"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749" w:author="Eric Boisvert" w:date="2016-03-28T13:13:00Z">
        <w:r>
          <w:t>If present, t</w:t>
        </w:r>
      </w:ins>
      <w:del w:id="2750" w:author="Eric Boisvert" w:date="2016-03-28T13:13:00Z">
        <w:r w:rsidR="002E6F45" w:rsidDel="00F13D40">
          <w:rPr>
            <w:rFonts w:cs="Arial"/>
            <w:color w:val="000000"/>
            <w:lang w:val="en-CA"/>
          </w:rPr>
          <w:delText>T</w:delText>
        </w:r>
      </w:del>
      <w:r w:rsidR="002E6F45">
        <w:rPr>
          <w:rFonts w:cs="Arial"/>
          <w:color w:val="000000"/>
          <w:lang w:val="en-CA"/>
        </w:rPr>
        <w:t>he property name</w:t>
      </w:r>
      <w:del w:id="2751" w:author="Eric Boisvert" w:date="2016-01-24T13:30:00Z">
        <w:r w:rsidR="002E6F45" w:rsidDel="00253146">
          <w:rPr>
            <w:rFonts w:cs="Arial"/>
            <w:color w:val="000000"/>
            <w:lang w:val="en-CA"/>
          </w:rPr>
          <w:delText>:CharacterString</w:delText>
        </w:r>
      </w:del>
      <w:proofErr w:type="gramStart"/>
      <w:ins w:id="2752"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753" w:author="Eric Boisvert" w:date="2016-03-28T13:13:00Z">
        <w:r>
          <w:t>If present, t</w:t>
        </w:r>
      </w:ins>
      <w:del w:id="2754" w:author="Eric Boisvert" w:date="2016-03-28T13:13:00Z">
        <w:r w:rsidR="002E6F45" w:rsidDel="00F13D40">
          <w:rPr>
            <w:lang w:val="en-CA"/>
          </w:rPr>
          <w:delText>T</w:delText>
        </w:r>
      </w:del>
      <w:r w:rsidR="002E6F45">
        <w:rPr>
          <w:lang w:val="en-CA"/>
        </w:rPr>
        <w:t>he property description</w:t>
      </w:r>
      <w:del w:id="2755" w:author="Eric Boisvert" w:date="2016-01-24T13:30:00Z">
        <w:r w:rsidR="002E6F45" w:rsidDel="00253146">
          <w:rPr>
            <w:lang w:val="en-CA"/>
          </w:rPr>
          <w:delText>:CharacterString</w:delText>
        </w:r>
      </w:del>
      <w:proofErr w:type="gramStart"/>
      <w:ins w:id="2756"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757" w:author="Eric Boisvert" w:date="2016-03-28T13:13:00Z">
        <w:r>
          <w:t>If present, t</w:t>
        </w:r>
      </w:ins>
      <w:del w:id="2758"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759" w:author="Eric Boisvert" w:date="2016-01-24T13:30:00Z">
        <w:r w:rsidR="002E6F45" w:rsidDel="00253146">
          <w:rPr>
            <w:rFonts w:cs="Arial"/>
            <w:color w:val="000000"/>
            <w:lang w:val="en-CA"/>
          </w:rPr>
          <w:delText>:CharacterString</w:delText>
        </w:r>
      </w:del>
      <w:proofErr w:type="gramStart"/>
      <w:ins w:id="2760"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w:t>
      </w:r>
      <w:ins w:id="2761"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71D5BDD8" w:rsidR="002E6F45" w:rsidRDefault="00F13D40" w:rsidP="00A12606">
      <w:pPr>
        <w:rPr>
          <w:lang w:val="en-CA"/>
        </w:rPr>
      </w:pPr>
      <w:ins w:id="2762" w:author="Eric Boisvert" w:date="2016-03-28T13:13:00Z">
        <w:r>
          <w:t>If present, t</w:t>
        </w:r>
      </w:ins>
      <w:del w:id="2763" w:author="Eric Boisvert" w:date="2016-03-28T13:13:00Z">
        <w:r w:rsidR="002E6F45" w:rsidDel="00F13D40">
          <w:rPr>
            <w:lang w:val="en-CA"/>
          </w:rPr>
          <w:delText>T</w:delText>
        </w:r>
      </w:del>
      <w:r w:rsidR="002E6F45">
        <w:rPr>
          <w:lang w:val="en-CA"/>
        </w:rPr>
        <w:t>he property movementType</w:t>
      </w:r>
      <w:del w:id="2764" w:author="Eric Boisvert" w:date="2016-01-24T13:30:00Z">
        <w:r w:rsidR="002E6F45" w:rsidDel="00253146">
          <w:rPr>
            <w:lang w:val="en-CA"/>
          </w:rPr>
          <w:delText>:CharacterString</w:delText>
        </w:r>
      </w:del>
      <w:proofErr w:type="gramStart"/>
      <w:ins w:id="2765"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766" w:author="Eric Boisvert" w:date="2016-03-28T13:13:00Z">
        <w:r>
          <w:t>If present, t</w:t>
        </w:r>
      </w:ins>
      <w:del w:id="2767" w:author="Eric Boisvert" w:date="2016-03-28T13:13:00Z">
        <w:r w:rsidR="002E6F45" w:rsidDel="00F13D40">
          <w:rPr>
            <w:lang w:val="en-CA"/>
          </w:rPr>
          <w:delText>T</w:delText>
        </w:r>
      </w:del>
      <w:r w:rsidR="002E6F45">
        <w:rPr>
          <w:lang w:val="en-CA"/>
        </w:rPr>
        <w:t>he property deformationStyle</w:t>
      </w:r>
      <w:del w:id="2768" w:author="Eric Boisvert" w:date="2016-01-24T13:30:00Z">
        <w:r w:rsidR="002E6F45" w:rsidDel="00253146">
          <w:rPr>
            <w:lang w:val="en-CA"/>
          </w:rPr>
          <w:delText>:CharacterString</w:delText>
        </w:r>
      </w:del>
      <w:proofErr w:type="gramStart"/>
      <w:ins w:id="2769"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63470D64" w:rsidR="002E6F45" w:rsidRDefault="00F13D40" w:rsidP="00A12606">
      <w:pPr>
        <w:rPr>
          <w:lang w:val="en-CA"/>
        </w:rPr>
      </w:pPr>
      <w:ins w:id="2770" w:author="Eric Boisvert" w:date="2016-03-28T13:13:00Z">
        <w:r>
          <w:t>If present, t</w:t>
        </w:r>
      </w:ins>
      <w:del w:id="2771" w:author="Eric Boisvert" w:date="2016-03-28T13:13:00Z">
        <w:r w:rsidR="002E6F45" w:rsidDel="00F13D40">
          <w:rPr>
            <w:lang w:val="en-CA"/>
          </w:rPr>
          <w:delText>T</w:delText>
        </w:r>
      </w:del>
      <w:r w:rsidR="002E6F45">
        <w:rPr>
          <w:lang w:val="en-CA"/>
        </w:rPr>
        <w:t>he property displacement</w:t>
      </w:r>
      <w:del w:id="2772" w:author="Eric Boisvert" w:date="2016-01-24T13:30:00Z">
        <w:r w:rsidR="002E6F45" w:rsidDel="00253146">
          <w:rPr>
            <w:lang w:val="en-CA"/>
          </w:rPr>
          <w:delText>:CharacterString</w:delText>
        </w:r>
      </w:del>
      <w:proofErr w:type="gramStart"/>
      <w:ins w:id="2773" w:author="Eric Boisvert" w:date="2016-01-24T13:30:00Z">
        <w:r w:rsidR="00253146">
          <w:rPr>
            <w:lang w:val="en-CA"/>
          </w:rPr>
          <w:t>:Primitive</w:t>
        </w:r>
        <w:proofErr w:type="gramEnd"/>
        <w:r w:rsidR="00253146">
          <w:rPr>
            <w:lang w:val="en-CA"/>
          </w:rPr>
          <w:t>::CharacterString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774" w:author="Eric Boisvert" w:date="2016-03-28T13:13:00Z">
        <w:r>
          <w:t>If present, t</w:t>
        </w:r>
      </w:ins>
      <w:del w:id="2775" w:author="Eric Boisvert" w:date="2016-03-28T13:13:00Z">
        <w:r w:rsidR="002E6F45" w:rsidDel="00F13D40">
          <w:rPr>
            <w:lang w:val="en-CA"/>
          </w:rPr>
          <w:delText>T</w:delText>
        </w:r>
      </w:del>
      <w:r w:rsidR="002E6F45">
        <w:rPr>
          <w:lang w:val="en-CA"/>
        </w:rPr>
        <w:t>he property geologicHistory</w:t>
      </w:r>
      <w:del w:id="2776" w:author="Eric Boisvert" w:date="2016-01-24T13:30:00Z">
        <w:r w:rsidR="002E6F45" w:rsidDel="00253146">
          <w:rPr>
            <w:lang w:val="en-CA"/>
          </w:rPr>
          <w:delText>:CharacterString</w:delText>
        </w:r>
      </w:del>
      <w:proofErr w:type="gramStart"/>
      <w:ins w:id="2777" w:author="Eric Boisvert" w:date="2016-01-24T13:30:00Z">
        <w:r w:rsidR="00253146">
          <w:rPr>
            <w:lang w:val="en-CA"/>
          </w:rPr>
          <w:t>:Primitive</w:t>
        </w:r>
        <w:proofErr w:type="gramEnd"/>
        <w:r w:rsidR="00253146">
          <w:rPr>
            <w:lang w:val="en-CA"/>
          </w:rPr>
          <w:t>::CharacterString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778" w:author="Boisvert, Eric" w:date="2016-04-01T07:54:00Z">
        <w:r w:rsidR="00E21DD0">
          <w:rPr>
            <w:lang w:val="en-CA"/>
          </w:rPr>
          <w:t>7.3.1.3</w:t>
        </w:r>
      </w:ins>
      <w:ins w:id="2779" w:author="Eric Boisvert" w:date="2016-03-28T16:06:00Z">
        <w:del w:id="2780" w:author="Boisvert, Eric" w:date="2016-04-01T07:53:00Z">
          <w:r w:rsidR="003842F3" w:rsidDel="00E21DD0">
            <w:rPr>
              <w:lang w:val="en-CA"/>
            </w:rPr>
            <w:delText>7.3.1.3</w:delText>
          </w:r>
        </w:del>
      </w:ins>
      <w:del w:id="2781"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782" w:author="Eric Boisvert" w:date="2016-03-28T13:13:00Z">
        <w:r>
          <w:t>If present, t</w:t>
        </w:r>
      </w:ins>
      <w:del w:id="2783" w:author="Eric Boisvert" w:date="2016-03-28T13:13:00Z">
        <w:r w:rsidR="00393486" w:rsidDel="00F13D40">
          <w:rPr>
            <w:lang w:val="en-CA"/>
          </w:rPr>
          <w:delText>T</w:delText>
        </w:r>
      </w:del>
      <w:r w:rsidR="00393486">
        <w:rPr>
          <w:lang w:val="en-CA"/>
        </w:rPr>
        <w:t>he property numericOlderAge</w:t>
      </w:r>
      <w:del w:id="2784" w:author="Eric Boisvert" w:date="2016-01-24T13:31:00Z">
        <w:r w:rsidR="00393486" w:rsidDel="00253146">
          <w:rPr>
            <w:lang w:val="en-CA"/>
          </w:rPr>
          <w:delText>:Number</w:delText>
        </w:r>
      </w:del>
      <w:proofErr w:type="gramStart"/>
      <w:ins w:id="2785" w:author="Eric Boisvert" w:date="2016-01-24T13:31:00Z">
        <w:r w:rsidR="00253146">
          <w:rPr>
            <w:lang w:val="en-CA"/>
          </w:rPr>
          <w:t>:Primitive</w:t>
        </w:r>
        <w:proofErr w:type="gramEnd"/>
        <w:r w:rsidR="00253146">
          <w:rPr>
            <w:lang w:val="en-CA"/>
          </w:rPr>
          <w:t>::Number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3F1BD408" w:rsidR="00393486" w:rsidRDefault="00F13D40" w:rsidP="00A12606">
      <w:pPr>
        <w:rPr>
          <w:lang w:val="en-CA"/>
        </w:rPr>
      </w:pPr>
      <w:ins w:id="2786" w:author="Eric Boisvert" w:date="2016-03-28T13:13:00Z">
        <w:r>
          <w:t>If present, t</w:t>
        </w:r>
      </w:ins>
      <w:del w:id="2787" w:author="Eric Boisvert" w:date="2016-03-28T13:13:00Z">
        <w:r w:rsidR="00393486" w:rsidDel="00F13D40">
          <w:rPr>
            <w:lang w:val="en-CA"/>
          </w:rPr>
          <w:delText>T</w:delText>
        </w:r>
      </w:del>
      <w:r w:rsidR="00393486">
        <w:rPr>
          <w:lang w:val="en-CA"/>
        </w:rPr>
        <w:t>he property numericYoungerAge</w:t>
      </w:r>
      <w:del w:id="2788" w:author="Eric Boisvert" w:date="2016-01-24T13:31:00Z">
        <w:r w:rsidR="00393486" w:rsidDel="00253146">
          <w:rPr>
            <w:lang w:val="en-CA"/>
          </w:rPr>
          <w:delText>:Number</w:delText>
        </w:r>
      </w:del>
      <w:proofErr w:type="gramStart"/>
      <w:ins w:id="2789" w:author="Eric Boisvert" w:date="2016-01-24T13:31:00Z">
        <w:r w:rsidR="00253146">
          <w:rPr>
            <w:lang w:val="en-CA"/>
          </w:rPr>
          <w:t>:Primitive</w:t>
        </w:r>
        <w:proofErr w:type="gramEnd"/>
        <w:r w:rsidR="00253146">
          <w:rPr>
            <w:lang w:val="en-CA"/>
          </w:rPr>
          <w:t>::Number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lastRenderedPageBreak/>
        <w:t>observationMethod</w:t>
      </w:r>
      <w:proofErr w:type="gramEnd"/>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790" w:author="Eric Boisvert" w:date="2016-03-28T13:13:00Z">
        <w:r>
          <w:t>If present, t</w:t>
        </w:r>
      </w:ins>
      <w:del w:id="2791" w:author="Eric Boisvert" w:date="2016-03-28T13:13:00Z">
        <w:r w:rsidR="00393486" w:rsidDel="00F13D40">
          <w:rPr>
            <w:lang w:val="en-CA"/>
          </w:rPr>
          <w:delText>T</w:delText>
        </w:r>
      </w:del>
      <w:r w:rsidR="00393486">
        <w:rPr>
          <w:lang w:val="en-CA"/>
        </w:rPr>
        <w:t>he property observationMethod</w:t>
      </w:r>
      <w:del w:id="2792" w:author="Eric Boisvert" w:date="2016-01-24T13:30:00Z">
        <w:r w:rsidR="00393486" w:rsidDel="00253146">
          <w:rPr>
            <w:lang w:val="en-CA"/>
          </w:rPr>
          <w:delText>:CharacterString</w:delText>
        </w:r>
      </w:del>
      <w:proofErr w:type="gramStart"/>
      <w:ins w:id="2793" w:author="Eric Boisvert" w:date="2016-01-24T13:30:00Z">
        <w:r w:rsidR="00253146">
          <w:rPr>
            <w:lang w:val="en-CA"/>
          </w:rPr>
          <w:t>:Primitive</w:t>
        </w:r>
        <w:proofErr w:type="gramEnd"/>
        <w:r w:rsidR="00253146">
          <w:rPr>
            <w:lang w:val="en-CA"/>
          </w:rPr>
          <w:t>::CharacterString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794" w:author="Eric Boisvert" w:date="2016-03-28T13:13:00Z">
        <w:r>
          <w:t>If present, t</w:t>
        </w:r>
      </w:ins>
      <w:del w:id="2795" w:author="Eric Boisvert" w:date="2016-03-28T13:13:00Z">
        <w:r w:rsidR="00393486" w:rsidDel="00F13D40">
          <w:rPr>
            <w:lang w:val="en-CA"/>
          </w:rPr>
          <w:delText>T</w:delText>
        </w:r>
      </w:del>
      <w:r w:rsidR="00393486">
        <w:rPr>
          <w:lang w:val="en-CA"/>
        </w:rPr>
        <w:t>he property positionAccuracy</w:t>
      </w:r>
      <w:del w:id="2796" w:author="Eric Boisvert" w:date="2016-01-24T13:30:00Z">
        <w:r w:rsidR="00393486" w:rsidDel="00253146">
          <w:rPr>
            <w:lang w:val="en-CA"/>
          </w:rPr>
          <w:delText>:CharacterString</w:delText>
        </w:r>
      </w:del>
      <w:proofErr w:type="gramStart"/>
      <w:ins w:id="2797" w:author="Eric Boisvert" w:date="2016-01-24T13:30:00Z">
        <w:r w:rsidR="00253146">
          <w:rPr>
            <w:lang w:val="en-CA"/>
          </w:rPr>
          <w:t>:Primitive</w:t>
        </w:r>
        <w:proofErr w:type="gramEnd"/>
        <w:r w:rsidR="00253146">
          <w:rPr>
            <w:lang w:val="en-CA"/>
          </w:rPr>
          <w:t>::CharacterString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7FE26DBC" w:rsidR="00393486" w:rsidRDefault="00F13D40" w:rsidP="00A12606">
      <w:pPr>
        <w:rPr>
          <w:lang w:val="en-CA"/>
        </w:rPr>
      </w:pPr>
      <w:ins w:id="2798" w:author="Eric Boisvert" w:date="2016-03-28T13:13:00Z">
        <w:r>
          <w:t>If present, t</w:t>
        </w:r>
      </w:ins>
      <w:del w:id="2799" w:author="Eric Boisvert" w:date="2016-03-28T13:13:00Z">
        <w:r w:rsidR="00393486" w:rsidDel="00F13D40">
          <w:rPr>
            <w:lang w:val="en-CA"/>
          </w:rPr>
          <w:delText>T</w:delText>
        </w:r>
      </w:del>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800" w:author="Eric Boisvert" w:date="2016-03-28T12:56:00Z">
        <w:r w:rsidR="00393486" w:rsidRPr="00393486" w:rsidDel="008A53EB">
          <w:rPr>
            <w:lang w:val="en-CA"/>
          </w:rPr>
          <w:delText>a</w:delText>
        </w:r>
      </w:del>
      <w:r w:rsidR="00393486" w:rsidRPr="00393486">
        <w:rPr>
          <w:lang w:val="en-CA"/>
        </w:rPr>
        <w:t>m</w:t>
      </w:r>
      <w:ins w:id="2801"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02" w:author="Eric Boisvert" w:date="2016-01-24T13:30:00Z">
        <w:r w:rsidDel="00253146">
          <w:rPr>
            <w:lang w:val="en-CA"/>
          </w:rPr>
          <w:delText>:CharacterString</w:delText>
        </w:r>
      </w:del>
      <w:ins w:id="280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04" w:author="Eric Boisvert" w:date="2016-01-24T13:30:00Z">
        <w:r w:rsidDel="00253146">
          <w:rPr>
            <w:lang w:val="en-CA"/>
          </w:rPr>
          <w:delText>:CharacterString</w:delText>
        </w:r>
      </w:del>
      <w:ins w:id="280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806"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pPr>
        <w:rPr>
          <w:rFonts w:cs="Arial"/>
          <w:color w:val="000000"/>
          <w:lang w:val="en-CA"/>
        </w:rPr>
        <w:pPrChange w:id="2807"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808"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2809"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810" w:author="Eric Boisvert" w:date="2016-01-24T13:30:00Z">
        <w:r w:rsidDel="00253146">
          <w:rPr>
            <w:lang w:val="en-CA"/>
          </w:rPr>
          <w:delText>:CharacterString</w:delText>
        </w:r>
      </w:del>
      <w:ins w:id="281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812"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813"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814" w:author="Eric Boisvert" w:date="2016-01-24T13:30:00Z">
        <w:r w:rsidDel="00253146">
          <w:rPr>
            <w:lang w:val="en-CA"/>
          </w:rPr>
          <w:delText>:CharacterString</w:delText>
        </w:r>
      </w:del>
      <w:ins w:id="281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816" w:author="Eric Boisvert" w:date="2016-03-28T12:56:00Z">
        <w:r w:rsidRPr="00393486" w:rsidDel="008A53EB">
          <w:rPr>
            <w:lang w:val="en-CA"/>
          </w:rPr>
          <w:delText xml:space="preserve">the </w:delText>
        </w:r>
      </w:del>
      <w:r w:rsidRPr="00393486">
        <w:rPr>
          <w:lang w:val="en-CA"/>
        </w:rPr>
        <w:t>all or part of the feature's history.</w:t>
      </w:r>
      <w:ins w:id="2817"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818" w:author="Boisvert, Eric" w:date="2016-04-01T15:12:00Z"/>
        </w:rPr>
      </w:pPr>
    </w:p>
    <w:p w14:paraId="7661D0A7" w14:textId="10A34ACB" w:rsidR="00D27756" w:rsidRDefault="00F13D40">
      <w:pPr>
        <w:rPr>
          <w:rFonts w:cs="Arial"/>
          <w:color w:val="000000"/>
          <w:lang w:val="en-CA"/>
        </w:rPr>
        <w:pPrChange w:id="2819"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820" w:author="Eric Boisvert" w:date="2016-01-24T13:30:00Z">
        <w:r w:rsidR="007433DB" w:rsidDel="00253146">
          <w:rPr>
            <w:lang w:val="en-CA"/>
          </w:rPr>
          <w:delText>:CharacterString</w:delText>
        </w:r>
      </w:del>
      <w:ins w:id="2821"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2822"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823"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824" w:author="Eric Boisvert" w:date="2016-03-28T13:13:00Z">
        <w:r>
          <w:t>If present, t</w:t>
        </w:r>
      </w:ins>
      <w:del w:id="2825" w:author="Eric Boisvert" w:date="2016-03-28T13:13:00Z">
        <w:r w:rsidR="007433DB" w:rsidDel="00F13D40">
          <w:rPr>
            <w:lang w:val="en-CA"/>
          </w:rPr>
          <w:delText>T</w:delText>
        </w:r>
      </w:del>
      <w:r w:rsidR="007433DB">
        <w:rPr>
          <w:lang w:val="en-CA"/>
        </w:rPr>
        <w:t>he property metadata_uri</w:t>
      </w:r>
      <w:del w:id="2826" w:author="Eric Boisvert" w:date="2016-01-24T13:30:00Z">
        <w:r w:rsidR="007433DB" w:rsidDel="00253146">
          <w:rPr>
            <w:lang w:val="en-CA"/>
          </w:rPr>
          <w:delText>:CharacterString</w:delText>
        </w:r>
      </w:del>
      <w:ins w:id="2827"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664297DC" w:rsidR="007433DB" w:rsidRDefault="00F13D40" w:rsidP="007433DB">
      <w:ins w:id="2828" w:author="Eric Boisvert" w:date="2016-03-28T13:14:00Z">
        <w:r>
          <w:t>If present, t</w:t>
        </w:r>
      </w:ins>
      <w:del w:id="2829" w:author="Eric Boisvert" w:date="2016-03-28T13:14:00Z">
        <w:r w:rsidR="007433DB" w:rsidDel="00F13D40">
          <w:delText>T</w:delText>
        </w:r>
      </w:del>
      <w:r w:rsidR="007433DB">
        <w:t xml:space="preserve">he property </w:t>
      </w:r>
      <w:r w:rsidR="007433DB" w:rsidRPr="00C17A19">
        <w:t>genericSymbolizer</w:t>
      </w:r>
      <w:del w:id="2830" w:author="Eric Boisvert" w:date="2016-01-24T13:30:00Z">
        <w:r w:rsidR="007433DB" w:rsidDel="00253146">
          <w:delText>:CharacterString</w:delText>
        </w:r>
      </w:del>
      <w:proofErr w:type="gramStart"/>
      <w:ins w:id="2831" w:author="Eric Boisvert" w:date="2016-01-24T13:30:00Z">
        <w:r w:rsidR="00253146">
          <w:t>:Primitive</w:t>
        </w:r>
        <w:proofErr w:type="gramEnd"/>
        <w:r w:rsidR="00253146">
          <w:t>::CharacterString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32" w:name="BKM_11E20CA8_2344_4418_A9F9_325A11426D44"/>
      <w:bookmarkStart w:id="2833" w:name="BKM_20A123B5_7607_4A2B_A3F4_2BA8EEA3BD6E"/>
      <w:bookmarkStart w:id="2834" w:name="BKM_62E65A70_EB75_497A_886F_BAAEBB60A5EC"/>
      <w:bookmarkStart w:id="2835" w:name="BKM_3F13203C_BEB3_44A2_B8B9_417C5D453C67"/>
      <w:bookmarkStart w:id="2836" w:name="BKM_D9E97001_975E_4E48_B383_84E3B817A9D6"/>
      <w:bookmarkStart w:id="2837" w:name="BKM_ABD8F88A_D6D5_49E8_B4C4_6E53A78AD465"/>
      <w:bookmarkStart w:id="2838" w:name="BKM_7660FDA3_AB42_45F9_86AB_19287D13C566"/>
      <w:bookmarkStart w:id="2839" w:name="BKM_28FFF6C1_C18B_4629_BB75_27AFBE7647AB"/>
      <w:bookmarkStart w:id="2840" w:name="BKM_DE525394_F288_4E7F_AF29_CF676A7FB892"/>
      <w:bookmarkStart w:id="2841" w:name="BKM_BDA40AB6_6C56_4E4F_9588_C051912996DC"/>
      <w:bookmarkStart w:id="2842" w:name="BKM_2209CF72_C0AB_47F3_BB22_4A2E8334027A"/>
      <w:bookmarkStart w:id="2843" w:name="BKM_BD7868DF_0409_467D_8844_EE4674C50774"/>
      <w:bookmarkStart w:id="2844" w:name="BKM_674A1294_59BE_4203_9B03_BC5D6023992F"/>
      <w:bookmarkStart w:id="2845" w:name="BKM_A1B86BC0_3316_46AB_8D32_7786DFA0771F"/>
      <w:bookmarkStart w:id="2846" w:name="BKM_5ED9FA7F_347C_499C_BF86_2B88071AD840"/>
      <w:bookmarkStart w:id="2847" w:name="BKM_EC7555C0_681D_45F5_BEFB_0F7BFDEF3CFB"/>
      <w:bookmarkStart w:id="2848" w:name="BKM_36C08EC9_BB32_4BDE_99FD_336AAA2512BB"/>
      <w:bookmarkStart w:id="2849" w:name="BKM_34B08950_B320_4DCA_B7B3_801822442BA1"/>
      <w:bookmarkStart w:id="2850" w:name="BKM_1D369827_5E0B_4F3B_99DE_498DE4F4D001"/>
      <w:bookmarkStart w:id="2851" w:name="BKM_42115B02_1C56_42D6_B0AA_D6174F756E65"/>
      <w:bookmarkStart w:id="2852" w:name="BKM_401A0B2C_FBFD_43E2_BC4F_F4876D6A55A5"/>
      <w:bookmarkStart w:id="2853" w:name="BKM_AA3C91BB_B0F8_4E56_A1E5_9C3530C146AE"/>
      <w:bookmarkStart w:id="2854" w:name="BKM_C202EED3_CA3B_4848_8F51_4E4216E311CB"/>
      <w:bookmarkStart w:id="2855" w:name="BKM_F61C54B5_53A3_4B3D_8747_890B595FF05F"/>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p>
    <w:p w14:paraId="54D90096" w14:textId="77777777" w:rsidR="00D14AF0" w:rsidRDefault="00D14AF0" w:rsidP="00CA3AC5">
      <w:pPr>
        <w:pStyle w:val="Heading3"/>
        <w:rPr>
          <w:lang w:val="en-CA"/>
        </w:rPr>
      </w:pPr>
      <w:bookmarkStart w:id="2856" w:name="_Toc446944592"/>
      <w:r w:rsidRPr="00D14AF0">
        <w:rPr>
          <w:lang w:val="en-CA"/>
        </w:rPr>
        <w:t>S</w:t>
      </w:r>
      <w:bookmarkStart w:id="2857" w:name="BKM_A518DA4F_2CA4_4758_BC7A_4790DC092913"/>
      <w:bookmarkEnd w:id="2857"/>
      <w:r w:rsidRPr="00D14AF0">
        <w:rPr>
          <w:lang w:val="en-CA"/>
        </w:rPr>
        <w:t>iteObservationView</w:t>
      </w:r>
      <w:bookmarkEnd w:id="2856"/>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EB7E1F" w:rsidP="00A42248">
      <w:pPr>
        <w:keepNext/>
        <w:autoSpaceDE w:val="0"/>
        <w:autoSpaceDN w:val="0"/>
        <w:adjustRightInd w:val="0"/>
        <w:spacing w:after="0" w:line="240" w:lineRule="atLeast"/>
      </w:pPr>
      <w:r>
        <w:rPr>
          <w:noProof/>
          <w:lang w:val="en-CA" w:eastAsia="en-CA"/>
        </w:rPr>
        <w:pict w14:anchorId="6735FE99">
          <v:shape id="_x0000_i1041" type="#_x0000_t75" style="width:199.2pt;height:240.45pt;visibility:visible;mso-wrap-style:square">
            <v:imagedata r:id="rId32"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858" w:author="Boisvert, Eric" w:date="2016-04-01T13:15:00Z">
        <w:r w:rsidR="008D755A">
          <w:rPr>
            <w:noProof/>
          </w:rPr>
          <w:t>17</w:t>
        </w:r>
      </w:ins>
      <w:ins w:id="2859" w:author="Eric Boisvert" w:date="2016-03-28T16:06:00Z">
        <w:del w:id="2860" w:author="Boisvert, Eric" w:date="2016-03-29T08:51:00Z">
          <w:r w:rsidR="003842F3" w:rsidDel="00CB122C">
            <w:rPr>
              <w:noProof/>
            </w:rPr>
            <w:delText>16</w:delText>
          </w:r>
        </w:del>
      </w:ins>
      <w:del w:id="2861" w:author="Boisvert, Eric" w:date="2016-03-29T08:51:00Z">
        <w:r w:rsidR="0043586C" w:rsidDel="00CB122C">
          <w:rPr>
            <w:noProof/>
          </w:rPr>
          <w:delText>15</w:delText>
        </w:r>
      </w:del>
      <w:r>
        <w:fldChar w:fldCharType="end"/>
      </w:r>
      <w:r>
        <w:t xml:space="preserve"> </w:t>
      </w:r>
      <w:r w:rsidRPr="00A31DB3">
        <w:t xml:space="preserve">SiteObservationView </w:t>
      </w:r>
      <w:del w:id="2862" w:author="Boisvert, Eric" w:date="2016-03-29T08:35:00Z">
        <w:r w:rsidRPr="00A31DB3" w:rsidDel="00BF2A41">
          <w:delText>class</w:delText>
        </w:r>
      </w:del>
      <w:ins w:id="2863"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864"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865" w:author="Eric Boisvert" w:date="2016-03-28T12:57:00Z">
        <w:r w:rsidR="00D14AF0" w:rsidRPr="00D14AF0" w:rsidDel="008A53EB">
          <w:rPr>
            <w:rFonts w:cs="Arial"/>
            <w:color w:val="000000"/>
            <w:lang w:val="en-CA"/>
          </w:rPr>
          <w:delText xml:space="preserve">point </w:delText>
        </w:r>
      </w:del>
      <w:ins w:id="2866"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867" w:author="Eric Boisvert" w:date="2016-01-24T13:30:00Z">
        <w:r w:rsidDel="00253146">
          <w:delText>:CharacterString</w:delText>
        </w:r>
      </w:del>
      <w:proofErr w:type="gramStart"/>
      <w:ins w:id="2868"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69"/>
      <w:r>
        <w:rPr>
          <w:lang w:val="en-CA"/>
        </w:rPr>
        <w:t>3986</w:t>
      </w:r>
      <w:commentRangeEnd w:id="2869"/>
      <w:r>
        <w:rPr>
          <w:rStyle w:val="CommentReference"/>
        </w:rPr>
        <w:commentReference w:id="2869"/>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870"/>
            <w:r>
              <w:rPr>
                <w:rStyle w:val="reqtext"/>
                <w:lang w:val="en-CA"/>
              </w:rPr>
              <w:t xml:space="preserve">Identifier </w:t>
            </w:r>
            <w:del w:id="2871" w:author="Eric Boisvert" w:date="2016-03-25T09:37:00Z">
              <w:r w:rsidDel="00037BE7">
                <w:rPr>
                  <w:rStyle w:val="reqtext"/>
                  <w:lang w:val="en-CA"/>
                </w:rPr>
                <w:delText xml:space="preserve">SHOULD </w:delText>
              </w:r>
            </w:del>
            <w:ins w:id="2872" w:author="Eric Boisvert" w:date="2016-03-25T09:37:00Z">
              <w:r w:rsidR="00037BE7">
                <w:rPr>
                  <w:rStyle w:val="reqtext"/>
                  <w:lang w:val="en-CA"/>
                </w:rPr>
                <w:t xml:space="preserve">SHOULD </w:t>
              </w:r>
            </w:ins>
            <w:r>
              <w:rPr>
                <w:rStyle w:val="reqtext"/>
                <w:lang w:val="en-CA"/>
              </w:rPr>
              <w:t>correspond to a representation of OM_</w:t>
            </w:r>
            <w:proofErr w:type="gramStart"/>
            <w:r>
              <w:rPr>
                <w:rStyle w:val="reqtext"/>
                <w:lang w:val="en-CA"/>
              </w:rPr>
              <w:t xml:space="preserve">Observation </w:t>
            </w:r>
            <w:commentRangeEnd w:id="2870"/>
            <w:proofErr w:type="gramEnd"/>
            <w:r>
              <w:rPr>
                <w:rStyle w:val="CommentReference"/>
                <w:rFonts w:ascii="Times New Roman" w:eastAsia="Times New Roman" w:hAnsi="Times New Roman"/>
                <w:lang w:val="en-US" w:eastAsia="en-US"/>
              </w:rPr>
              <w:commentReference w:id="2870"/>
            </w:r>
            <w:ins w:id="2873"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874"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lastRenderedPageBreak/>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875" w:author="Eric Boisvert" w:date="2016-03-28T13:14:00Z">
        <w:r>
          <w:t>If present, t</w:t>
        </w:r>
      </w:ins>
      <w:del w:id="2876"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877" w:author="Eric Boisvert" w:date="2016-01-24T13:30:00Z">
        <w:r w:rsidR="00006FB0" w:rsidDel="00253146">
          <w:rPr>
            <w:rFonts w:cs="Arial"/>
            <w:color w:val="000000"/>
            <w:lang w:val="en-CA"/>
          </w:rPr>
          <w:delText>:CharacterString</w:delText>
        </w:r>
      </w:del>
      <w:proofErr w:type="gramStart"/>
      <w:ins w:id="2878" w:author="Eric Boisvert" w:date="2016-01-24T13:30:00Z">
        <w:r w:rsidR="00253146">
          <w:rPr>
            <w:rFonts w:cs="Arial"/>
            <w:color w:val="000000"/>
            <w:lang w:val="en-CA"/>
          </w:rPr>
          <w:t>:Primitive</w:t>
        </w:r>
        <w:proofErr w:type="gramEnd"/>
        <w:r w:rsidR="00253146">
          <w:rPr>
            <w:rFonts w:cs="Arial"/>
            <w:color w:val="000000"/>
            <w:lang w:val="en-CA"/>
          </w:rPr>
          <w:t>::CharacterString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879"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880" w:author="Eric Boisvert" w:date="2016-03-28T13:14:00Z">
        <w:r>
          <w:t>If present, t</w:t>
        </w:r>
      </w:ins>
      <w:del w:id="2881" w:author="Eric Boisvert" w:date="2016-03-28T13:14:00Z">
        <w:r w:rsidR="00006FB0" w:rsidDel="00F13D40">
          <w:delText>T</w:delText>
        </w:r>
      </w:del>
      <w:r w:rsidR="00006FB0">
        <w:t>he property observationName</w:t>
      </w:r>
      <w:ins w:id="2882"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883" w:author="Eric Boisvert" w:date="2016-03-28T13:14:00Z">
        <w:r>
          <w:t>If present, t</w:t>
        </w:r>
      </w:ins>
      <w:del w:id="2884" w:author="Eric Boisvert" w:date="2016-03-28T13:14:00Z">
        <w:r w:rsidR="00B228FF" w:rsidDel="00F13D40">
          <w:rPr>
            <w:rFonts w:cs="Arial"/>
            <w:color w:val="000000"/>
            <w:lang w:val="en-CA"/>
          </w:rPr>
          <w:delText>T</w:delText>
        </w:r>
      </w:del>
      <w:r w:rsidR="00B228FF">
        <w:rPr>
          <w:rFonts w:cs="Arial"/>
          <w:color w:val="000000"/>
          <w:lang w:val="en-CA"/>
        </w:rPr>
        <w:t>he propery label</w:t>
      </w:r>
      <w:del w:id="2885" w:author="Eric Boisvert" w:date="2016-01-24T13:30:00Z">
        <w:r w:rsidR="00B228FF" w:rsidDel="00253146">
          <w:rPr>
            <w:rFonts w:cs="Arial"/>
            <w:color w:val="000000"/>
            <w:lang w:val="en-CA"/>
          </w:rPr>
          <w:delText>:CharacterString</w:delText>
        </w:r>
      </w:del>
      <w:proofErr w:type="gramStart"/>
      <w:ins w:id="288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887"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888" w:author="Eric Boisvert" w:date="2016-03-28T13:14:00Z">
        <w:r>
          <w:t>If present, t</w:t>
        </w:r>
      </w:ins>
      <w:del w:id="2889"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890" w:author="Eric Boisvert" w:date="2016-01-24T13:30:00Z">
        <w:r w:rsidR="00B228FF" w:rsidDel="00253146">
          <w:rPr>
            <w:rFonts w:cs="Arial"/>
            <w:color w:val="000000"/>
            <w:lang w:val="en-CA"/>
          </w:rPr>
          <w:delText>:CharacterString</w:delText>
        </w:r>
      </w:del>
      <w:proofErr w:type="gramStart"/>
      <w:ins w:id="2891"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892" w:author="Eric Boisvert" w:date="2016-03-28T13:14:00Z">
        <w:r>
          <w:t>If present, t</w:t>
        </w:r>
      </w:ins>
      <w:del w:id="2893"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894" w:author="Eric Boisvert" w:date="2016-01-24T13:30:00Z">
        <w:r w:rsidR="00B228FF" w:rsidDel="00253146">
          <w:rPr>
            <w:rFonts w:cs="Arial"/>
            <w:color w:val="000000"/>
            <w:lang w:val="en-CA"/>
          </w:rPr>
          <w:delText>:CharacterString</w:delText>
        </w:r>
      </w:del>
      <w:proofErr w:type="gramStart"/>
      <w:ins w:id="2895"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896" w:author="Eric Boisvert" w:date="2016-03-28T13:14:00Z">
        <w:r>
          <w:t>If present, t</w:t>
        </w:r>
      </w:ins>
      <w:del w:id="2897"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898" w:author="Eric Boisvert" w:date="2016-01-24T13:30:00Z">
        <w:r w:rsidR="00B228FF" w:rsidDel="00253146">
          <w:rPr>
            <w:rFonts w:cs="Arial"/>
            <w:color w:val="000000"/>
            <w:lang w:val="en-CA"/>
          </w:rPr>
          <w:delText>:CharacterString</w:delText>
        </w:r>
      </w:del>
      <w:proofErr w:type="gramStart"/>
      <w:ins w:id="2899"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proofErr w:type="gramStart"/>
      <w:r w:rsidR="00B228FF" w:rsidRPr="00B228FF">
        <w:rPr>
          <w:rFonts w:cs="Arial"/>
          <w:color w:val="000000"/>
          <w:lang w:val="en-CA"/>
        </w:rPr>
        <w:t>eg</w:t>
      </w:r>
      <w:proofErr w:type="gramEnd"/>
      <w:r w:rsidR="00B228FF" w:rsidRPr="00B228FF">
        <w:rPr>
          <w:rFonts w:cs="Arial"/>
          <w:color w:val="000000"/>
          <w:lang w:val="en-CA"/>
        </w:rPr>
        <w:t>.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900" w:author="Eric Boisvert" w:date="2016-03-28T13:14:00Z">
        <w:r>
          <w:t>If present, t</w:t>
        </w:r>
      </w:ins>
      <w:del w:id="2901"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902" w:author="Eric Boisvert" w:date="2016-01-24T13:30:00Z">
        <w:r w:rsidR="00793913" w:rsidDel="00253146">
          <w:rPr>
            <w:rFonts w:cs="Arial"/>
            <w:color w:val="000000"/>
            <w:lang w:val="en-CA"/>
          </w:rPr>
          <w:delText>:CharacterString</w:delText>
        </w:r>
      </w:del>
      <w:proofErr w:type="gramStart"/>
      <w:ins w:id="290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793913">
        <w:rPr>
          <w:rFonts w:cs="Arial"/>
          <w:color w:val="000000"/>
          <w:lang w:val="en-CA"/>
        </w:rPr>
        <w:t xml:space="preserve"> shall contain the result of the observation. </w:t>
      </w:r>
      <w:commentRangeStart w:id="2904"/>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04"/>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04"/>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905" w:author="Eric Boisvert" w:date="2016-03-28T12:58:00Z">
        <w:r>
          <w:rPr>
            <w:lang w:val="en-CA"/>
          </w:rPr>
          <w:t>If relevant, t</w:t>
        </w:r>
      </w:ins>
      <w:del w:id="2906" w:author="Eric Boisvert" w:date="2016-03-28T12:58:00Z">
        <w:r w:rsidR="005679BA" w:rsidDel="008A53EB">
          <w:rPr>
            <w:lang w:val="en-CA"/>
          </w:rPr>
          <w:delText>T</w:delText>
        </w:r>
      </w:del>
      <w:r w:rsidR="005679BA">
        <w:rPr>
          <w:lang w:val="en-CA"/>
        </w:rPr>
        <w:t>he property observedValueUom</w:t>
      </w:r>
      <w:del w:id="2907" w:author="Eric Boisvert" w:date="2016-01-24T13:30:00Z">
        <w:r w:rsidR="005679BA" w:rsidDel="00253146">
          <w:rPr>
            <w:lang w:val="en-CA"/>
          </w:rPr>
          <w:delText>:CharacterString</w:delText>
        </w:r>
      </w:del>
      <w:proofErr w:type="gramStart"/>
      <w:ins w:id="2908" w:author="Eric Boisvert" w:date="2016-01-24T13:30:00Z">
        <w:r w:rsidR="00253146">
          <w:rPr>
            <w:lang w:val="en-CA"/>
          </w:rPr>
          <w:t>:Primitive</w:t>
        </w:r>
        <w:proofErr w:type="gramEnd"/>
        <w:r w:rsidR="00253146">
          <w:rPr>
            <w:lang w:val="en-CA"/>
          </w:rPr>
          <w:t>::CharacterString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909" w:author="Eric Boisvert" w:date="2016-03-28T12:58:00Z">
        <w:r>
          <w:rPr>
            <w:lang w:val="en-CA"/>
          </w:rPr>
          <w:t>y</w:t>
        </w:r>
      </w:ins>
      <w:del w:id="2910"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911" w:author="Eric Boisvert" w:date="2016-03-28T13:14:00Z">
        <w:r>
          <w:t>If present, t</w:t>
        </w:r>
      </w:ins>
      <w:del w:id="2912"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913" w:author="Eric Boisvert" w:date="2016-01-24T13:30:00Z">
        <w:r w:rsidR="005679BA" w:rsidDel="00253146">
          <w:rPr>
            <w:rFonts w:cs="Arial"/>
            <w:color w:val="000000"/>
            <w:lang w:val="en-CA"/>
          </w:rPr>
          <w:delText>:CharacterString</w:delText>
        </w:r>
      </w:del>
      <w:proofErr w:type="gramStart"/>
      <w:ins w:id="291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915" w:author="Eric Boisvert" w:date="2016-03-28T13:14:00Z">
        <w:r>
          <w:t>If present, t</w:t>
        </w:r>
      </w:ins>
      <w:del w:id="2916"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917" w:author="Eric Boisvert" w:date="2016-01-24T13:30:00Z">
        <w:r w:rsidR="005679BA" w:rsidDel="00253146">
          <w:rPr>
            <w:rFonts w:cs="Arial"/>
            <w:color w:val="000000"/>
            <w:lang w:val="en-CA"/>
          </w:rPr>
          <w:delText>:CharacterString</w:delText>
        </w:r>
      </w:del>
      <w:proofErr w:type="gramStart"/>
      <w:ins w:id="2918"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proofErr w:type="gramStart"/>
      <w:r w:rsidR="005679BA" w:rsidRPr="005679BA">
        <w:rPr>
          <w:rFonts w:cs="Arial"/>
          <w:color w:val="000000"/>
          <w:lang w:val="en-CA"/>
        </w:rPr>
        <w:t>eg</w:t>
      </w:r>
      <w:proofErr w:type="gramEnd"/>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919" w:author="Eric Boisvert" w:date="2016-03-28T13:14:00Z">
        <w:r>
          <w:t>If present, t</w:t>
        </w:r>
      </w:ins>
      <w:del w:id="2920" w:author="Eric Boisvert" w:date="2016-03-28T13:14:00Z">
        <w:r w:rsidR="005679BA" w:rsidDel="00F13D40">
          <w:rPr>
            <w:rFonts w:cs="Arial"/>
            <w:color w:val="000000"/>
            <w:lang w:val="en-CA"/>
          </w:rPr>
          <w:delText>T</w:delText>
        </w:r>
      </w:del>
      <w:r w:rsidR="005679BA">
        <w:rPr>
          <w:rFonts w:cs="Arial"/>
          <w:color w:val="000000"/>
          <w:lang w:val="en-CA"/>
        </w:rPr>
        <w:t>he property source</w:t>
      </w:r>
      <w:del w:id="2921" w:author="Eric Boisvert" w:date="2016-01-24T13:30:00Z">
        <w:r w:rsidR="005679BA" w:rsidDel="00253146">
          <w:rPr>
            <w:rFonts w:cs="Arial"/>
            <w:color w:val="000000"/>
            <w:lang w:val="en-CA"/>
          </w:rPr>
          <w:delText>:CharacterString</w:delText>
        </w:r>
      </w:del>
      <w:proofErr w:type="gramStart"/>
      <w:ins w:id="2922"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23" w:author="Eric Boisvert" w:date="2016-01-24T13:30:00Z">
        <w:r w:rsidDel="00253146">
          <w:rPr>
            <w:rFonts w:cs="Arial"/>
            <w:color w:val="000000"/>
            <w:lang w:val="en-CA"/>
          </w:rPr>
          <w:delText>:CharacterString</w:delText>
        </w:r>
      </w:del>
      <w:proofErr w:type="gramStart"/>
      <w:ins w:id="292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925"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926" w:author="Eric Boisvert" w:date="2016-03-28T13:15:00Z">
        <w:r>
          <w:t>If present, t</w:t>
        </w:r>
      </w:ins>
      <w:del w:id="2927"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928" w:author="Eric Boisvert" w:date="2016-01-24T13:30:00Z">
        <w:r w:rsidR="00637CC9" w:rsidDel="00253146">
          <w:rPr>
            <w:rFonts w:cs="Arial"/>
            <w:color w:val="000000"/>
            <w:lang w:val="en-CA"/>
          </w:rPr>
          <w:delText>:CharacterString</w:delText>
        </w:r>
      </w:del>
      <w:ins w:id="2929"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930" w:author="Eric Boisvert" w:date="2016-03-28T13:15:00Z">
        <w:r>
          <w:t>If present, t</w:t>
        </w:r>
      </w:ins>
      <w:del w:id="2931" w:author="Eric Boisvert" w:date="2016-03-28T13:15:00Z">
        <w:r w:rsidR="00637CC9" w:rsidDel="00F13D40">
          <w:rPr>
            <w:lang w:val="en-CA"/>
          </w:rPr>
          <w:delText>T</w:delText>
        </w:r>
      </w:del>
      <w:r w:rsidR="00637CC9">
        <w:rPr>
          <w:lang w:val="en-CA"/>
        </w:rPr>
        <w:t>he property genericSymboliser</w:t>
      </w:r>
      <w:del w:id="2932" w:author="Eric Boisvert" w:date="2016-01-24T13:30:00Z">
        <w:r w:rsidR="00637CC9" w:rsidDel="00253146">
          <w:rPr>
            <w:lang w:val="en-CA"/>
          </w:rPr>
          <w:delText>:CharacterString</w:delText>
        </w:r>
      </w:del>
      <w:proofErr w:type="gramStart"/>
      <w:ins w:id="2933" w:author="Eric Boisvert" w:date="2016-01-24T13:30:00Z">
        <w:r w:rsidR="00253146">
          <w:rPr>
            <w:lang w:val="en-CA"/>
          </w:rPr>
          <w:t>:Primitive</w:t>
        </w:r>
        <w:proofErr w:type="gramEnd"/>
        <w:r w:rsidR="00253146">
          <w:rPr>
            <w:lang w:val="en-CA"/>
          </w:rPr>
          <w:t>::CharacterString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75DEAF03" w:rsidR="00637CC9" w:rsidRDefault="00F13D40" w:rsidP="00A12606">
      <w:pPr>
        <w:rPr>
          <w:ins w:id="2934" w:author="Eric Boisvert" w:date="2016-03-28T12:59:00Z"/>
          <w:lang w:val="en-CA"/>
        </w:rPr>
      </w:pPr>
      <w:ins w:id="2935" w:author="Eric Boisvert" w:date="2016-03-28T13:15:00Z">
        <w:r>
          <w:t>If present, t</w:t>
        </w:r>
      </w:ins>
      <w:del w:id="2936" w:author="Eric Boisvert" w:date="2016-03-28T13:15:00Z">
        <w:r w:rsidR="00637CC9" w:rsidDel="00F13D40">
          <w:rPr>
            <w:lang w:val="en-CA"/>
          </w:rPr>
          <w:delText>T</w:delText>
        </w:r>
      </w:del>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937"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938" w:author="Eric Boisvert" w:date="2016-03-28T12:59:00Z"/>
                <w:rStyle w:val="requri"/>
                <w:lang w:val="en-CA"/>
              </w:rPr>
            </w:pPr>
            <w:ins w:id="2939" w:author="Eric Boisvert" w:date="2016-03-28T12:59:00Z">
              <w:r>
                <w:rPr>
                  <w:rStyle w:val="requri"/>
                  <w:lang w:val="en-CA"/>
                </w:rPr>
                <w:t>/req/gsml4-portrayal</w:t>
              </w:r>
              <w:r w:rsidRPr="00D12552">
                <w:rPr>
                  <w:rStyle w:val="requri"/>
                  <w:lang w:val="en-CA"/>
                </w:rPr>
                <w:t>/</w:t>
              </w:r>
              <w:r>
                <w:rPr>
                  <w:rStyle w:val="requri"/>
                  <w:lang w:val="en-CA"/>
                </w:rPr>
                <w:t>siteobservationview-</w:t>
              </w:r>
            </w:ins>
            <w:ins w:id="2940"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941" w:author="Eric Boisvert" w:date="2016-03-28T12:59:00Z"/>
                <w:rStyle w:val="reqtext"/>
                <w:lang w:val="en-CA"/>
              </w:rPr>
            </w:pPr>
            <w:ins w:id="2942" w:author="Eric Boisvert" w:date="2016-03-28T12:59:00Z">
              <w:r>
                <w:rPr>
                  <w:rStyle w:val="reqtext"/>
                  <w:lang w:val="en-CA"/>
                </w:rPr>
                <w:t>If present, the symbolRotation SHALL be a value in the range [0,360[</w:t>
              </w:r>
            </w:ins>
            <w:ins w:id="2943"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44" w:name="BKM_EC69FC11_247D_4B96_A882_7E9D1AD588E0"/>
      <w:bookmarkStart w:id="2945" w:name="BKM_ADCD2F69_DA9B_47AD_AAD9_CD10F85583D7"/>
      <w:bookmarkStart w:id="2946" w:name="BKM_07E8099B_7BEC_4F52_A9CB_2057EB65CA46"/>
      <w:bookmarkStart w:id="2947" w:name="BKM_803B49B5_5346_4ECB_84C0_E9285F22A260"/>
      <w:bookmarkStart w:id="2948" w:name="BKM_EF622FE6_F231_4466_80B5_7C9E00C1AF26"/>
      <w:bookmarkStart w:id="2949" w:name="BKM_314D3BAE_F7C9_4B36_ADB6_C72D030F3753"/>
      <w:bookmarkStart w:id="2950" w:name="BKM_39715309_7964_43D3_8714_66E5FE3F5A42"/>
      <w:bookmarkStart w:id="2951" w:name="BKM_154B13F8_8CD9_473E_98B5_93572A0EB3BB"/>
      <w:bookmarkStart w:id="2952" w:name="BKM_2C39BB23_51CD_4C07_BC3D_DFD062118A45"/>
      <w:bookmarkStart w:id="2953" w:name="BKM_60CAAB90_52E0_4214_AE69_D0060C7423ED"/>
      <w:bookmarkStart w:id="2954" w:name="BKM_E7AC1443_775C_4DF5_9107_5B1DF4E1D651"/>
      <w:bookmarkStart w:id="2955" w:name="BKM_EF3CAFA8_84A6_43F7_816F_7C74C3A3DFE7"/>
      <w:bookmarkStart w:id="2956" w:name="BKM_71BA9B79_BC0A_41B7_9630_0B047D9D4660"/>
      <w:bookmarkStart w:id="2957" w:name="BKM_9A13DBF6_70E2_469B_9B7C_F26D7AD812B4"/>
      <w:bookmarkStart w:id="2958" w:name="BKM_9A6DFACA_1D0A_423A_BF5D_1157B46A0AC1"/>
      <w:bookmarkStart w:id="2959" w:name="BKM_33E68653_BDB1_481F_9DFE_82E9A91DF147"/>
      <w:bookmarkStart w:id="2960" w:name="BKM_F3F9B426_BC9F_4BBA_B792_A96166218E9B"/>
      <w:bookmarkStart w:id="2961" w:name="BKM_86911221_5DFE_449B_9D0A_484F8F57F8F9"/>
      <w:bookmarkStart w:id="2962" w:name="BKM_07EEDF2F_1AA2_45F8_B145_4B7F189B0502"/>
      <w:bookmarkStart w:id="2963" w:name="BKM_4A997C54_C45D_4E40_AC91_CE1E1615770B"/>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ins w:id="2964" w:author="Eric Boisvert" w:date="2016-01-14T05:38:00Z">
        <w:r>
          <w:br w:type="page"/>
        </w:r>
      </w:ins>
    </w:p>
    <w:p w14:paraId="76CB06FE" w14:textId="07C47958" w:rsidR="009B3BBD" w:rsidRDefault="009B3BBD" w:rsidP="00BA6B31">
      <w:pPr>
        <w:pStyle w:val="Heading2"/>
        <w:rPr>
          <w:lang w:val="en-CA"/>
        </w:rPr>
      </w:pPr>
      <w:bookmarkStart w:id="2965"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65"/>
    </w:p>
    <w:p w14:paraId="3BFE0768" w14:textId="77777777" w:rsidR="008A1AF4" w:rsidRDefault="008A1AF4" w:rsidP="00355CAB">
      <w:pPr>
        <w:rPr>
          <w:ins w:id="2966"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5A0586" w14:paraId="4CF92E4A"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5A0586"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563D9" w:rsidRPr="005A0586" w14:paraId="38805F9B"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/req/gsml4-basic</w:t>
            </w:r>
          </w:p>
        </w:tc>
      </w:tr>
      <w:tr w:rsidR="001563D9" w:rsidRPr="005A0586" w14:paraId="58261B8B" w14:textId="77777777" w:rsidTr="00513449">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1563D9" w:rsidRPr="005A0586" w14:paraId="5A06D194" w14:textId="77777777" w:rsidTr="00513449">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1563D9" w:rsidRPr="005A0586" w14:paraId="70EC3365" w14:textId="77777777" w:rsidTr="00513449">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Spatial Schema ISO19107</w:t>
            </w:r>
          </w:p>
        </w:tc>
      </w:tr>
      <w:tr w:rsidR="001563D9" w:rsidRPr="005A0586" w14:paraId="567DDC52" w14:textId="77777777" w:rsidTr="00513449">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Conceptual schema language ISO19103</w:t>
            </w:r>
          </w:p>
        </w:tc>
      </w:tr>
      <w:tr w:rsidR="001563D9" w:rsidRPr="005A0586" w14:paraId="1EDD199B"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5A0586" w:rsidRDefault="001563D9" w:rsidP="00513449">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/req/gsml4-basic/geologicfeature-purpose </w:t>
            </w:r>
          </w:p>
          <w:p w14:paraId="57DEF154" w14:textId="443B9651" w:rsidR="001563D9" w:rsidRPr="005A0586" w:rsidRDefault="001563D9" w:rsidP="00513449">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Purpose SHALL be a values from Table </w:t>
            </w:r>
            <w:proofErr w:type="gramStart"/>
            <w:r w:rsidRPr="005A0586">
              <w:rPr>
                <w:rFonts w:ascii="Calibri" w:eastAsia="MS Mincho" w:hAnsi="Calibri"/>
                <w:i/>
                <w:sz w:val="20"/>
                <w:szCs w:val="20"/>
                <w:lang w:val="en-CA"/>
              </w:rPr>
              <w:t>2  .</w:t>
            </w:r>
            <w:proofErr w:type="gramEnd"/>
          </w:p>
        </w:tc>
      </w:tr>
      <w:tr w:rsidR="001563D9" w:rsidRPr="005A0586" w14:paraId="5907DC2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/req/gsml4-basic/compositonPart-proportion </w:t>
            </w:r>
          </w:p>
          <w:p w14:paraId="6FE5AC17" w14:textId="48EDCE19"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A proportion SHALL be a value expressing a fraction relative to a whole.</w:t>
            </w:r>
          </w:p>
        </w:tc>
      </w:tr>
      <w:tr w:rsidR="001563D9" w:rsidRPr="005A0586" w14:paraId="26E6F5E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D94958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388CE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5C82F46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1563D9" w:rsidRPr="005A0586" w14:paraId="3FD24F0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/req/gsml4-basic/geologicevent-single </w:t>
            </w:r>
          </w:p>
          <w:p w14:paraId="22B97536" w14:textId="6452C301" w:rsidR="001563D9" w:rsidRPr="005A0586" w:rsidRDefault="001563D9" w:rsidP="00513449">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 xml:space="preserve">An individual event GeologicEvent SHALL only apply to one of {DisplacementEvent, AlterationDescription, </w:t>
            </w:r>
            <w:proofErr w:type="gramStart"/>
            <w:r w:rsidRPr="005A0586">
              <w:rPr>
                <w:rFonts w:ascii="Calibri" w:eastAsia="MS Mincho" w:hAnsi="Calibri"/>
                <w:i/>
                <w:sz w:val="20"/>
                <w:szCs w:val="20"/>
                <w:lang w:val="en-CA"/>
              </w:rPr>
              <w:t>MetamorphicDescription</w:t>
            </w:r>
            <w:proofErr w:type="gramEnd"/>
            <w:r w:rsidRPr="005A0586">
              <w:rPr>
                <w:rFonts w:ascii="Calibri" w:eastAsia="MS Mincho" w:hAnsi="Calibri"/>
                <w:i/>
                <w:sz w:val="20"/>
                <w:szCs w:val="20"/>
                <w:lang w:val="en-CA"/>
              </w:rPr>
              <w:t>}.</w:t>
            </w:r>
          </w:p>
        </w:tc>
      </w:tr>
      <w:tr w:rsidR="001563D9" w:rsidRPr="005A0586" w14:paraId="2922FCB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/req/gsml4-basic/geologicevent-non-null </w:t>
            </w:r>
          </w:p>
          <w:p w14:paraId="3923AFFB" w14:textId="2A9757A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Either (olderNamedAge + youngerNamedAge) or NumericAgeDate SHALL not be null.</w:t>
            </w:r>
          </w:p>
        </w:tc>
      </w:tr>
      <w:tr w:rsidR="001563D9" w:rsidRPr="005A0586" w14:paraId="06E227EB"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/req/gsml4-basic/plane-pol-dip-az-not-null</w:t>
            </w:r>
            <w:r w:rsidRPr="005A0586">
              <w:rPr>
                <w:rStyle w:val="requri"/>
                <w:rFonts w:ascii="Calibri" w:eastAsia="MS Mincho" w:hAnsi="Calibri"/>
                <w:sz w:val="20"/>
                <w:szCs w:val="20"/>
                <w:lang w:val="en-CA"/>
              </w:rPr>
              <w:t xml:space="preserve"> </w:t>
            </w:r>
          </w:p>
          <w:p w14:paraId="439359A0" w14:textId="7C3007A3"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At least one of polarity, azimuth or dip SHALL not be nil.</w:t>
            </w:r>
          </w:p>
        </w:tc>
      </w:tr>
      <w:tr w:rsidR="001563D9" w:rsidRPr="005A0586" w14:paraId="23075A3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/req/gsml4-basic/plane-pol-dip-az-range</w:t>
            </w:r>
            <w:r w:rsidRPr="005A0586">
              <w:rPr>
                <w:rStyle w:val="requri"/>
                <w:rFonts w:ascii="Calibri" w:eastAsia="MS Mincho" w:hAnsi="Calibri"/>
                <w:sz w:val="20"/>
                <w:szCs w:val="20"/>
                <w:lang w:val="en-CA"/>
              </w:rPr>
              <w:t xml:space="preserve"> </w:t>
            </w:r>
          </w:p>
          <w:p w14:paraId="52019D96" w14:textId="4C224EDB"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Azimuth SHALL be values in range [0,360[.</w:t>
            </w:r>
          </w:p>
        </w:tc>
      </w:tr>
      <w:tr w:rsidR="001563D9" w:rsidRPr="005A0586" w14:paraId="66A43E8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/req/gsml4-basic/plane-dip-degree</w:t>
            </w:r>
            <w:r w:rsidRPr="005A0586">
              <w:rPr>
                <w:rStyle w:val="requri"/>
                <w:rFonts w:ascii="Calibri" w:eastAsia="MS Mincho" w:hAnsi="Calibri"/>
                <w:sz w:val="20"/>
                <w:szCs w:val="20"/>
                <w:lang w:val="en-CA"/>
              </w:rPr>
              <w:t xml:space="preserve"> </w:t>
            </w:r>
          </w:p>
          <w:p w14:paraId="24C64DD2" w14:textId="2C12DD18"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Dips SHALL be expressed in degree downward from the horizontal.   </w:t>
            </w:r>
          </w:p>
        </w:tc>
      </w:tr>
      <w:tr w:rsidR="001563D9" w:rsidRPr="005A0586" w14:paraId="39C295A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/req/gsml4-basic/plane-dip-range </w:t>
            </w:r>
          </w:p>
          <w:p w14:paraId="0032D92F" w14:textId="03313D7F"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/req/gsml4-basic/plane-dip-range</w:t>
            </w:r>
            <w:r w:rsidRPr="005A0586">
              <w:rPr>
                <w:rStyle w:val="requri"/>
                <w:rFonts w:ascii="Calibri" w:hAnsi="Calibri"/>
                <w:sz w:val="20"/>
                <w:szCs w:val="20"/>
                <w:lang w:val="en-CA"/>
              </w:rPr>
              <w:tab/>
              <w:t>Dips SHALL be values in range [0</w:t>
            </w:r>
            <w:proofErr w:type="gramStart"/>
            <w:r w:rsidRPr="005A0586">
              <w:rPr>
                <w:rStyle w:val="requri"/>
                <w:rFonts w:ascii="Calibri" w:hAnsi="Calibri"/>
                <w:sz w:val="20"/>
                <w:szCs w:val="20"/>
                <w:lang w:val="en-CA"/>
              </w:rPr>
              <w:t>,90</w:t>
            </w:r>
            <w:proofErr w:type="gramEnd"/>
            <w:r w:rsidRPr="005A0586">
              <w:rPr>
                <w:rStyle w:val="requri"/>
                <w:rFonts w:ascii="Calibri" w:hAnsi="Calibri"/>
                <w:sz w:val="20"/>
                <w:szCs w:val="20"/>
                <w:lang w:val="en-CA"/>
              </w:rPr>
              <w:t>].</w:t>
            </w:r>
          </w:p>
        </w:tc>
      </w:tr>
      <w:tr w:rsidR="001563D9" w:rsidRPr="005A0586" w14:paraId="7016590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/req/gsml4-basic/linear-trenddip-plunge-not-null </w:t>
            </w:r>
          </w:p>
          <w:p w14:paraId="11F7F247" w14:textId="355091FB"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At least one of plunge or trend SHALL </w:t>
            </w:r>
            <w:proofErr w:type="gramStart"/>
            <w:r w:rsidRPr="005A0586">
              <w:rPr>
                <w:rStyle w:val="reqtext"/>
                <w:rFonts w:ascii="Calibri" w:hAnsi="Calibri"/>
                <w:sz w:val="20"/>
                <w:szCs w:val="20"/>
                <w:lang w:val="en-CA"/>
              </w:rPr>
              <w:t>not NOT</w:t>
            </w:r>
            <w:proofErr w:type="gramEnd"/>
            <w:r w:rsidRPr="005A0586">
              <w:rPr>
                <w:rStyle w:val="reqtext"/>
                <w:rFonts w:ascii="Calibri" w:hAnsi="Calibri"/>
                <w:sz w:val="20"/>
                <w:szCs w:val="20"/>
                <w:lang w:val="en-CA"/>
              </w:rPr>
              <w:t xml:space="preserve"> be nil.</w:t>
            </w:r>
          </w:p>
        </w:tc>
      </w:tr>
      <w:tr w:rsidR="001563D9" w:rsidRPr="005A0586" w14:paraId="7D5374E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5A0586" w:rsidRDefault="004D1FB3" w:rsidP="00513449">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/req/gsml4-basic/linear-plunge-range</w:t>
            </w:r>
            <w:r w:rsidRPr="005A0586">
              <w:rPr>
                <w:rStyle w:val="reqtext"/>
                <w:rFonts w:ascii="Calibri" w:hAnsi="Calibri"/>
                <w:sz w:val="20"/>
                <w:szCs w:val="20"/>
                <w:lang w:val="en-CA"/>
              </w:rPr>
              <w:t xml:space="preserve"> </w:t>
            </w:r>
          </w:p>
          <w:p w14:paraId="06FB9A19" w14:textId="7C905B9E"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Plunge SHALL be a value in range [0 and 90].   </w:t>
            </w:r>
          </w:p>
        </w:tc>
      </w:tr>
      <w:tr w:rsidR="001563D9" w:rsidRPr="005A0586" w14:paraId="653656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5A0586" w:rsidRDefault="004D1FB3" w:rsidP="00513449">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/req/gsml4-basic/linear-trend-degree</w:t>
            </w:r>
            <w:r w:rsidRPr="005A0586">
              <w:rPr>
                <w:rStyle w:val="reqtext"/>
                <w:rFonts w:ascii="Calibri" w:hAnsi="Calibri"/>
                <w:sz w:val="20"/>
                <w:szCs w:val="20"/>
                <w:lang w:val="en-CA"/>
              </w:rPr>
              <w:t xml:space="preserve"> </w:t>
            </w:r>
          </w:p>
          <w:p w14:paraId="54373698" w14:textId="79610110"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Trend SHALL be expressed in clockwise degree from geographic </w:t>
            </w:r>
            <w:proofErr w:type="gramStart"/>
            <w:r w:rsidRPr="005A0586">
              <w:rPr>
                <w:rStyle w:val="reqtext"/>
                <w:rFonts w:ascii="Calibri" w:hAnsi="Calibri"/>
                <w:sz w:val="20"/>
                <w:szCs w:val="20"/>
                <w:lang w:val="en-CA"/>
              </w:rPr>
              <w:t>north .</w:t>
            </w:r>
            <w:proofErr w:type="gramEnd"/>
          </w:p>
        </w:tc>
      </w:tr>
      <w:tr w:rsidR="001563D9" w:rsidRPr="005A0586" w14:paraId="222B3A2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/req/gsml4-basic/linear-az-range </w:t>
            </w:r>
          </w:p>
          <w:p w14:paraId="77A8CF72" w14:textId="055C997D"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Trend SHALL be a value between [0,360[.</w:t>
            </w:r>
          </w:p>
        </w:tc>
      </w:tr>
      <w:tr w:rsidR="001563D9" w:rsidRPr="005A0586" w14:paraId="235FCB7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/req/gsml4-basic/quantity_range_order </w:t>
            </w:r>
          </w:p>
          <w:p w14:paraId="17729F8E" w14:textId="37FFF0A6"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The lowerValue SHALL be less orf equals to upperValue.   </w:t>
            </w:r>
          </w:p>
        </w:tc>
      </w:tr>
      <w:tr w:rsidR="001563D9" w:rsidRPr="005A0586" w14:paraId="736D80C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/req/gsml4-basic/quantity-range-repeat </w:t>
            </w:r>
          </w:p>
          <w:p w14:paraId="09148636" w14:textId="603EED0C" w:rsidR="001563D9" w:rsidRPr="005A0586" w:rsidRDefault="004D1FB3" w:rsidP="00513449">
            <w:pPr>
              <w:spacing w:before="100" w:beforeAutospacing="1" w:after="100" w:afterAutospacing="1" w:line="230" w:lineRule="atLeast"/>
              <w:jc w:val="both"/>
              <w:rPr>
                <w:rStyle w:val="requri"/>
                <w:rFonts w:ascii="Calibri" w:hAnsi="Calibri"/>
                <w:sz w:val="20"/>
                <w:szCs w:val="20"/>
              </w:rPr>
            </w:pPr>
            <w:proofErr w:type="gramStart"/>
            <w:r w:rsidRPr="005A0586">
              <w:rPr>
                <w:rStyle w:val="reqtext"/>
                <w:rFonts w:ascii="Calibri" w:hAnsi="Calibri"/>
                <w:sz w:val="20"/>
                <w:szCs w:val="20"/>
                <w:lang w:val="en-CA"/>
              </w:rPr>
              <w:t>Value[</w:t>
            </w:r>
            <w:proofErr w:type="gramEnd"/>
            <w:r w:rsidRPr="005A0586">
              <w:rPr>
                <w:rStyle w:val="reqtext"/>
                <w:rFonts w:ascii="Calibri" w:hAnsi="Calibri"/>
                <w:sz w:val="20"/>
                <w:szCs w:val="20"/>
                <w:lang w:val="en-CA"/>
              </w:rPr>
              <w:t>0] should SHALL provide the same value as lowerValue and value[1]  the same as upperValue.</w:t>
            </w:r>
          </w:p>
        </w:tc>
      </w:tr>
    </w:tbl>
    <w:p w14:paraId="178C6037" w14:textId="77777777" w:rsidR="001563D9" w:rsidRPr="001563D9" w:rsidRDefault="001563D9" w:rsidP="00355CAB">
      <w:pPr>
        <w:rPr>
          <w:rPrChange w:id="2967"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68"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6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69"/>
      <w:r w:rsidR="00DE3D18">
        <w:rPr>
          <w:rStyle w:val="CommentReference"/>
        </w:rPr>
        <w:commentReference w:id="2969"/>
      </w:r>
    </w:p>
    <w:p w14:paraId="40081889" w14:textId="18A467A8" w:rsidR="008A1AF4" w:rsidRDefault="008A1AF4" w:rsidP="008A1AF4">
      <w:pPr>
        <w:keepNext/>
        <w:rPr>
          <w:noProof/>
          <w:lang w:val="en-CA" w:eastAsia="en-CA"/>
        </w:rPr>
      </w:pPr>
    </w:p>
    <w:p w14:paraId="2A6A1094" w14:textId="77777777" w:rsidR="000E3D9B" w:rsidRDefault="00EB7E1F" w:rsidP="000E3D9B">
      <w:pPr>
        <w:keepNext/>
      </w:pPr>
      <w:r>
        <w:pict w14:anchorId="52378BCA">
          <v:shape id="_x0000_i1042" type="#_x0000_t75" style="width:431.3pt;height:327.85pt">
            <v:imagedata r:id="rId33"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2970" w:author="Boisvert, Eric" w:date="2016-04-01T13:15:00Z">
        <w:r w:rsidR="008D755A">
          <w:rPr>
            <w:noProof/>
          </w:rPr>
          <w:t>18</w:t>
        </w:r>
      </w:ins>
      <w:ins w:id="2971" w:author="Eric Boisvert" w:date="2016-03-28T16:06:00Z">
        <w:del w:id="2972" w:author="Boisvert, Eric" w:date="2016-03-29T08:51:00Z">
          <w:r w:rsidR="003842F3" w:rsidDel="00CB122C">
            <w:rPr>
              <w:noProof/>
            </w:rPr>
            <w:delText>17</w:delText>
          </w:r>
        </w:del>
      </w:ins>
      <w:del w:id="2973" w:author="Boisvert, Eric" w:date="2016-03-29T08:51:00Z">
        <w:r w:rsidR="0043586C" w:rsidDel="00CB122C">
          <w:rPr>
            <w:noProof/>
          </w:rPr>
          <w:delText>16</w:delText>
        </w:r>
      </w:del>
      <w:r>
        <w:fldChar w:fldCharType="end"/>
      </w:r>
      <w:r>
        <w:t xml:space="preserve"> </w:t>
      </w:r>
      <w:r w:rsidRPr="00AE78AA">
        <w:t>GeoSciML Basic dependencies</w:t>
      </w:r>
      <w:ins w:id="2974" w:author="Boisvert, Eric" w:date="2016-03-29T08:30:00Z">
        <w:r w:rsidR="00BF2A41">
          <w:t>.</w:t>
        </w:r>
      </w:ins>
    </w:p>
    <w:p w14:paraId="4D25A90E" w14:textId="5F8293DE" w:rsidR="003E1755" w:rsidRDefault="00856F51" w:rsidP="00E71F84">
      <w:pPr>
        <w:pStyle w:val="Heading3"/>
        <w:rPr>
          <w:lang w:val="en-CA"/>
        </w:rPr>
      </w:pPr>
      <w:bookmarkStart w:id="2975" w:name="BKM_3984A24A_BE4B_45BE_838C_7F640CC5FF3F"/>
      <w:bookmarkStart w:id="2976" w:name="BKM_54F8D6E7_019E_4198_A5F7_8396FC39C316"/>
      <w:bookmarkStart w:id="2977" w:name="BKM_FF60F6A1_68A6_4CC7_A4D7_1484826F284D"/>
      <w:bookmarkStart w:id="2978" w:name="BKM_F6F26F14_293C_49D0_A8BA_E7C8B18052A4"/>
      <w:bookmarkStart w:id="2979" w:name="BKM_BFF13014_D294_4162_870D_8C389253B42F"/>
      <w:bookmarkStart w:id="2980" w:name="BKM_5E0576AE_899E_4630_AE79_247020186922"/>
      <w:bookmarkStart w:id="2981" w:name="BKM_F1BB51E9_D13E_42AE_BE59_3E8556BDCA72"/>
      <w:bookmarkStart w:id="2982" w:name="BKM_C0A3056D_FA18_4027_BE04_0AFA3C2B5BD7"/>
      <w:bookmarkStart w:id="2983" w:name="BKM_ADC178F9_ED86_418A_BFAF_BD9ADC797FBD"/>
      <w:bookmarkStart w:id="2984" w:name="BKM_8E1E3CAB_4A91_4093_A75E_AEF4FCA7FA5B"/>
      <w:bookmarkStart w:id="2985" w:name="BKM_64F0A908_3403_4D0B_88AD_EE7134C39157"/>
      <w:bookmarkStart w:id="2986" w:name="BKM_F047E096_3391_4C83_A31D_8616A9B842C5"/>
      <w:bookmarkStart w:id="2987" w:name="BKM_DA68D8E9_7B0C_48EF_8619_7221101DC5F1"/>
      <w:bookmarkStart w:id="2988" w:name="_Toc446944594"/>
      <w:bookmarkEnd w:id="2975"/>
      <w:bookmarkEnd w:id="2976"/>
      <w:bookmarkEnd w:id="2977"/>
      <w:bookmarkEnd w:id="2978"/>
      <w:bookmarkEnd w:id="2979"/>
      <w:bookmarkEnd w:id="2980"/>
      <w:bookmarkEnd w:id="2981"/>
      <w:bookmarkEnd w:id="2982"/>
      <w:bookmarkEnd w:id="2983"/>
      <w:bookmarkEnd w:id="2984"/>
      <w:bookmarkEnd w:id="2985"/>
      <w:bookmarkEnd w:id="2986"/>
      <w:bookmarkEnd w:id="2987"/>
      <w:r>
        <w:rPr>
          <w:lang w:val="en-CA"/>
        </w:rPr>
        <w:lastRenderedPageBreak/>
        <w:t xml:space="preserve">Geology </w:t>
      </w:r>
      <w:r w:rsidR="006619B2">
        <w:rPr>
          <w:lang w:val="en-CA"/>
        </w:rPr>
        <w:t>B</w:t>
      </w:r>
      <w:r>
        <w:rPr>
          <w:lang w:val="en-CA"/>
        </w:rPr>
        <w:t>asic</w:t>
      </w:r>
      <w:bookmarkEnd w:id="2988"/>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89"/>
      <w:r w:rsidR="00174A58">
        <w:rPr>
          <w:lang w:val="en-CA"/>
        </w:rPr>
        <w:t>sub-</w:t>
      </w:r>
      <w:r w:rsidRPr="00E3407C">
        <w:rPr>
          <w:lang w:val="en-CA"/>
        </w:rPr>
        <w:t xml:space="preserve">package </w:t>
      </w:r>
      <w:commentRangeEnd w:id="2989"/>
      <w:r w:rsidR="00174A58">
        <w:rPr>
          <w:rStyle w:val="CommentReference"/>
        </w:rPr>
        <w:commentReference w:id="2989"/>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90" w:author="Eric Boisvert" w:date="2016-03-16T19:09:00Z">
        <w:r w:rsidDel="00BA27D0">
          <w:rPr>
            <w:lang w:val="en-CA"/>
          </w:rPr>
          <w:delText xml:space="preserve">described </w:delText>
        </w:r>
      </w:del>
      <w:ins w:id="2991"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92" w:author="Eric Boisvert" w:date="2016-03-06T13:24:00Z">
        <w:r w:rsidR="004D34D6">
          <w:rPr>
            <w:lang w:val="en-CA"/>
          </w:rPr>
          <w:t xml:space="preserve">of the </w:t>
        </w:r>
      </w:ins>
      <w:r>
        <w:rPr>
          <w:lang w:val="en-CA"/>
        </w:rPr>
        <w:t>possible collection</w:t>
      </w:r>
      <w:ins w:id="2993" w:author="Eric Boisvert" w:date="2016-03-06T13:24:00Z">
        <w:r w:rsidR="004D34D6">
          <w:rPr>
            <w:lang w:val="en-CA"/>
          </w:rPr>
          <w:t>s</w:t>
        </w:r>
      </w:ins>
      <w:r>
        <w:rPr>
          <w:lang w:val="en-CA"/>
        </w:rPr>
        <w:t xml:space="preserve"> of MappedFeature.  Other examples are </w:t>
      </w:r>
      <w:r w:rsidR="00523B00">
        <w:rPr>
          <w:lang w:val="en-CA"/>
        </w:rPr>
        <w:t>cross-sections, block diagram</w:t>
      </w:r>
      <w:ins w:id="2994" w:author="Eric Boisvert" w:date="2016-03-16T19:09:00Z">
        <w:r w:rsidR="00BA27D0">
          <w:rPr>
            <w:lang w:val="en-CA"/>
          </w:rPr>
          <w:t>s</w:t>
        </w:r>
      </w:ins>
      <w:r w:rsidR="00523B00">
        <w:rPr>
          <w:lang w:val="en-CA"/>
        </w:rPr>
        <w:t>, or even</w:t>
      </w:r>
      <w:del w:id="2995" w:author="Eric Boisvert" w:date="2016-03-16T19:09:00Z">
        <w:r w:rsidR="00523B00" w:rsidDel="00BA27D0">
          <w:rPr>
            <w:lang w:val="en-CA"/>
          </w:rPr>
          <w:delText>t</w:delText>
        </w:r>
      </w:del>
      <w:r w:rsidR="00523B00">
        <w:rPr>
          <w:lang w:val="en-CA"/>
        </w:rPr>
        <w:t xml:space="preserve"> </w:t>
      </w:r>
      <w:del w:id="2996" w:author="Eric Boisvert" w:date="2016-03-16T19:10:00Z">
        <w:r w:rsidR="00523B00" w:rsidDel="00BA27D0">
          <w:rPr>
            <w:lang w:val="en-CA"/>
          </w:rPr>
          <w:delText>a</w:delText>
        </w:r>
      </w:del>
      <w:r w:rsidR="00523B00">
        <w:rPr>
          <w:lang w:val="en-CA"/>
        </w:rPr>
        <w:t xml:space="preserve"> borehole log</w:t>
      </w:r>
      <w:ins w:id="2997"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98" w:author="Eric Boisvert" w:date="2016-03-06T13:25:00Z">
        <w:r w:rsidR="004D34D6">
          <w:rPr>
            <w:lang w:val="en-CA"/>
          </w:rPr>
          <w:t xml:space="preserve"> and</w:t>
        </w:r>
      </w:ins>
      <w:del w:id="2999" w:author="Eric Boisvert" w:date="2016-03-06T13:24:00Z">
        <w:r w:rsidR="009C2685" w:rsidDel="004D34D6">
          <w:rPr>
            <w:lang w:val="en-CA"/>
          </w:rPr>
          <w:delText>;</w:delText>
        </w:r>
      </w:del>
      <w:r w:rsidR="009C2685">
        <w:rPr>
          <w:lang w:val="en-CA"/>
        </w:rPr>
        <w:t xml:space="preserve"> GeologicFeatures are </w:t>
      </w:r>
      <w:ins w:id="3000" w:author="Eric Boisvert" w:date="2016-03-16T19:10:00Z">
        <w:r w:rsidR="0073072D">
          <w:rPr>
            <w:lang w:val="en-CA"/>
          </w:rPr>
          <w:t>one of the kinds of</w:t>
        </w:r>
      </w:ins>
      <w:del w:id="3001" w:author="Eric Boisvert" w:date="2016-03-16T19:10:00Z">
        <w:r w:rsidR="009C2685" w:rsidDel="0073072D">
          <w:rPr>
            <w:lang w:val="en-CA"/>
          </w:rPr>
          <w:delText xml:space="preserve">a subset of </w:delText>
        </w:r>
      </w:del>
      <w:ins w:id="3002"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003" w:author="Boisvert, Eric" w:date="2016-04-01T07:54:00Z">
        <w:r w:rsidR="00E21DD0">
          <w:t xml:space="preserve">Figure </w:t>
        </w:r>
        <w:r w:rsidR="00E21DD0">
          <w:rPr>
            <w:noProof/>
          </w:rPr>
          <w:t>18</w:t>
        </w:r>
      </w:ins>
      <w:ins w:id="3004" w:author="Eric Boisvert" w:date="2016-03-28T16:06:00Z">
        <w:del w:id="3005" w:author="Boisvert, Eric" w:date="2016-04-01T07:53:00Z">
          <w:r w:rsidR="003842F3" w:rsidDel="00E21DD0">
            <w:delText xml:space="preserve">Figure </w:delText>
          </w:r>
          <w:r w:rsidR="003842F3" w:rsidDel="00E21DD0">
            <w:rPr>
              <w:noProof/>
            </w:rPr>
            <w:delText>18</w:delText>
          </w:r>
        </w:del>
      </w:ins>
      <w:del w:id="3006"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EB7E1F" w:rsidP="00523B00">
      <w:pPr>
        <w:keepNext/>
      </w:pPr>
      <w:r>
        <w:pict w14:anchorId="3DDD8EA3">
          <v:shape id="_x0000_i1043" type="#_x0000_t75" style="width:430.6pt;height:261.45pt">
            <v:imagedata r:id="rId34" o:title=""/>
          </v:shape>
        </w:pict>
      </w:r>
    </w:p>
    <w:p w14:paraId="24FB8F26" w14:textId="5FDA704C" w:rsidR="00523B00" w:rsidRDefault="00523B00" w:rsidP="007F03F0">
      <w:pPr>
        <w:pStyle w:val="Caption"/>
      </w:pPr>
      <w:bookmarkStart w:id="3007" w:name="_Ref439843623"/>
      <w:r>
        <w:t xml:space="preserve">Figure </w:t>
      </w:r>
      <w:r>
        <w:fldChar w:fldCharType="begin"/>
      </w:r>
      <w:r>
        <w:instrText xml:space="preserve"> SEQ Figure \* ARABIC </w:instrText>
      </w:r>
      <w:r>
        <w:fldChar w:fldCharType="separate"/>
      </w:r>
      <w:proofErr w:type="gramStart"/>
      <w:ins w:id="3008" w:author="Boisvert, Eric" w:date="2016-04-01T13:15:00Z">
        <w:r w:rsidR="008D755A">
          <w:rPr>
            <w:noProof/>
          </w:rPr>
          <w:t>19</w:t>
        </w:r>
      </w:ins>
      <w:ins w:id="3009" w:author="Eric Boisvert" w:date="2016-03-28T16:06:00Z">
        <w:del w:id="3010" w:author="Boisvert, Eric" w:date="2016-03-29T08:51:00Z">
          <w:r w:rsidR="003842F3" w:rsidDel="00CB122C">
            <w:rPr>
              <w:noProof/>
            </w:rPr>
            <w:delText>18</w:delText>
          </w:r>
        </w:del>
      </w:ins>
      <w:del w:id="3011" w:author="Boisvert, Eric" w:date="2016-03-29T08:51:00Z">
        <w:r w:rsidR="0043586C" w:rsidDel="00CB122C">
          <w:rPr>
            <w:noProof/>
          </w:rPr>
          <w:delText>17</w:delText>
        </w:r>
      </w:del>
      <w:r>
        <w:fldChar w:fldCharType="end"/>
      </w:r>
      <w:bookmarkEnd w:id="3007"/>
      <w:r>
        <w:t xml:space="preserve"> </w:t>
      </w:r>
      <w:r w:rsidRPr="008617E7">
        <w:t>Geologic Feature</w:t>
      </w:r>
      <w:proofErr w:type="gramEnd"/>
      <w:r w:rsidRPr="008617E7">
        <w:t xml:space="preserve"> and MappedFeature</w:t>
      </w:r>
      <w:ins w:id="3012"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013"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EB7E1F" w:rsidP="007F03F0">
      <w:pPr>
        <w:keepNext/>
      </w:pPr>
      <w:r>
        <w:pict w14:anchorId="2F1B3772">
          <v:shape id="_x0000_i1044" type="#_x0000_t75" style="width:6in;height:240.45pt">
            <v:imagedata r:id="rId35"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3014" w:author="Boisvert, Eric" w:date="2016-04-01T13:15:00Z">
        <w:r w:rsidR="008D755A">
          <w:rPr>
            <w:noProof/>
          </w:rPr>
          <w:t>20</w:t>
        </w:r>
      </w:ins>
      <w:ins w:id="3015" w:author="Eric Boisvert" w:date="2016-03-28T16:06:00Z">
        <w:del w:id="3016" w:author="Boisvert, Eric" w:date="2016-03-29T08:51:00Z">
          <w:r w:rsidR="003842F3" w:rsidDel="00CB122C">
            <w:rPr>
              <w:noProof/>
            </w:rPr>
            <w:delText>19</w:delText>
          </w:r>
        </w:del>
      </w:ins>
      <w:del w:id="3017"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018" w:name="BKM_6A81087A_0778_4235_8F6A_3CADBB0E9016"/>
      <w:bookmarkEnd w:id="301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3019"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020"/>
      <w:r w:rsidRPr="00C97318">
        <w:rPr>
          <w:lang w:val="en-CA"/>
        </w:rPr>
        <w:t xml:space="preserve">For a borehole, the GeologicFeature observation method specifies how the geologic properties were determined (eg, visual observation, or standard </w:t>
      </w:r>
      <w:del w:id="3021" w:author="Eric Boisvert" w:date="2016-03-28T15:16:00Z">
        <w:r w:rsidRPr="00C97318" w:rsidDel="00372D01">
          <w:rPr>
            <w:lang w:val="en-CA"/>
          </w:rPr>
          <w:delText xml:space="preserve">AzGS </w:delText>
        </w:r>
      </w:del>
      <w:ins w:id="3022"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3020"/>
      <w:r>
        <w:rPr>
          <w:rStyle w:val="CommentReference"/>
        </w:rPr>
        <w:commentReference w:id="3020"/>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023" w:name="_Ref440112192"/>
      <w:proofErr w:type="gramStart"/>
      <w:r>
        <w:rPr>
          <w:lang w:val="en-CA"/>
        </w:rPr>
        <w:t>p</w:t>
      </w:r>
      <w:r w:rsidR="00C97318" w:rsidRPr="00C97318">
        <w:rPr>
          <w:lang w:val="en-CA"/>
        </w:rPr>
        <w:t>urpose</w:t>
      </w:r>
      <w:bookmarkEnd w:id="3023"/>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024"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025" w:author="Eric Boisvert" w:date="2016-03-16T19:13:00Z">
            <w:rPr>
              <w:lang w:val="en-CA"/>
            </w:rPr>
          </w:rPrChange>
        </w:rPr>
        <w:t>instance</w:t>
      </w:r>
      <w:r w:rsidRPr="00C97318">
        <w:rPr>
          <w:lang w:val="en-CA"/>
        </w:rPr>
        <w:t xml:space="preserve">, </w:t>
      </w:r>
      <w:r w:rsidRPr="0073072D">
        <w:rPr>
          <w:b/>
          <w:lang w:val="en-CA"/>
          <w:rPrChange w:id="3026" w:author="Eric Boisvert" w:date="2016-03-16T19:13:00Z">
            <w:rPr>
              <w:lang w:val="en-CA"/>
            </w:rPr>
          </w:rPrChange>
        </w:rPr>
        <w:t>typicalNorm</w:t>
      </w:r>
      <w:r w:rsidRPr="00C97318">
        <w:rPr>
          <w:lang w:val="en-CA"/>
        </w:rPr>
        <w:t>,</w:t>
      </w:r>
      <w:ins w:id="3027"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3028"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pPr>
        <w:rPr>
          <w:lang w:val="en-CA"/>
        </w:rPr>
        <w:pPrChange w:id="3029" w:author="Eric Boisvert" w:date="2016-03-16T19:12:00Z">
          <w:pPr>
            <w:autoSpaceDE w:val="0"/>
            <w:autoSpaceDN w:val="0"/>
            <w:adjustRightInd w:val="0"/>
            <w:spacing w:after="0"/>
          </w:pPr>
        </w:pPrChange>
      </w:pPr>
    </w:p>
    <w:p w14:paraId="294DFDA1" w14:textId="3007E43A" w:rsidR="00C97318" w:rsidRDefault="00C97318">
      <w:pPr>
        <w:rPr>
          <w:lang w:val="en-CA"/>
        </w:rPr>
        <w:pPrChange w:id="3030" w:author="Eric Boisvert" w:date="2016-03-16T19:12:00Z">
          <w:pPr>
            <w:autoSpaceDE w:val="0"/>
            <w:autoSpaceDN w:val="0"/>
            <w:adjustRightInd w:val="0"/>
            <w:spacing w:after="0"/>
          </w:pPr>
        </w:pPrChange>
      </w:pPr>
      <w:commentRangeStart w:id="3031"/>
      <w:proofErr w:type="gramStart"/>
      <w:r w:rsidRPr="00C97318">
        <w:rPr>
          <w:lang w:val="en-CA"/>
        </w:rPr>
        <w:t>Scoped name because intention is asserted by author of the data instance.</w:t>
      </w:r>
      <w:commentRangeEnd w:id="3031"/>
      <w:proofErr w:type="gramEnd"/>
      <w:r>
        <w:rPr>
          <w:rStyle w:val="CommentReference"/>
        </w:rPr>
        <w:commentReference w:id="303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032" w:name="_Ref440042995"/>
      <w:r>
        <w:t xml:space="preserve">Table </w:t>
      </w:r>
      <w:ins w:id="3033" w:author="Eric Boisvert" w:date="2016-02-14T13:33:00Z">
        <w:r w:rsidR="00415E41">
          <w:fldChar w:fldCharType="begin"/>
        </w:r>
        <w:r w:rsidR="00415E41">
          <w:instrText xml:space="preserve"> SEQ Table \* ARABIC </w:instrText>
        </w:r>
      </w:ins>
      <w:r w:rsidR="00415E41">
        <w:fldChar w:fldCharType="separate"/>
      </w:r>
      <w:ins w:id="3034" w:author="Boisvert, Eric" w:date="2016-04-01T07:54:00Z">
        <w:r w:rsidR="00E21DD0">
          <w:rPr>
            <w:noProof/>
          </w:rPr>
          <w:t>2</w:t>
        </w:r>
      </w:ins>
      <w:ins w:id="3035" w:author="Eric Boisvert" w:date="2016-02-14T13:33:00Z">
        <w:r w:rsidR="00415E41">
          <w:fldChar w:fldCharType="end"/>
        </w:r>
      </w:ins>
      <w:del w:id="3036"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3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37"/>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3037"/>
            <w:r>
              <w:rPr>
                <w:rStyle w:val="CommentReference"/>
                <w:rFonts w:ascii="Times New Roman" w:eastAsia="Times New Roman" w:hAnsi="Times New Roman"/>
                <w:lang w:val="en-US" w:eastAsia="en-US"/>
              </w:rPr>
              <w:commentReference w:id="3037"/>
            </w:r>
            <w:ins w:id="3038"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id="3039" w:author="Boisvert, Eric" w:date="2016-03-29T08:36:00Z">
        <w:r w:rsidR="00BA5AB0">
          <w:rPr>
            <w:lang w:val="en-CA"/>
          </w:rPr>
          <w:t>.</w:t>
        </w:r>
      </w:ins>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040" w:author="Boisvert, Eric" w:date="2016-03-29T08:36:00Z">
        <w:r w:rsidR="00BA5AB0">
          <w:rPr>
            <w:lang w:val="en-CA"/>
          </w:rPr>
          <w:t>.</w:t>
        </w:r>
      </w:ins>
    </w:p>
    <w:p w14:paraId="7DEC8FD4" w14:textId="38A08574" w:rsidR="0016408B" w:rsidRDefault="0016408B" w:rsidP="007F03F0">
      <w:pPr>
        <w:pStyle w:val="Heading5"/>
        <w:rPr>
          <w:lang w:val="en-CA"/>
        </w:rPr>
      </w:pPr>
      <w:proofErr w:type="gramStart"/>
      <w:r w:rsidRPr="00D970E9">
        <w:rPr>
          <w:lang w:val="en-CA"/>
        </w:rPr>
        <w:lastRenderedPageBreak/>
        <w:t>geologicHistory</w:t>
      </w:r>
      <w:proofErr w:type="gramEnd"/>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041" w:author="Eric Boisvert" w:date="2016-03-28T15:18:00Z">
        <w:r w:rsidR="00372D01">
          <w:t>:</w:t>
        </w:r>
        <w:proofErr w:type="gramStart"/>
        <w:r w:rsidR="00372D01">
          <w:t>:</w:t>
        </w:r>
      </w:ins>
      <w:proofErr w:type="gramEnd"/>
      <w:del w:id="3042"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043"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44" w:author="Eric Boisvert" w:date="2016-03-25T12:25:00Z"/>
        </w:rPr>
      </w:pPr>
      <w:commentRangeStart w:id="3045"/>
      <w:del w:id="3046"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45"/>
      <w:r w:rsidR="005A7585">
        <w:rPr>
          <w:rStyle w:val="CommentReference"/>
        </w:rPr>
        <w:commentReference w:id="3045"/>
      </w:r>
      <w:del w:id="3047" w:author="Eric Boisvert" w:date="2016-03-25T12:25:00Z">
        <w:r w:rsidDel="005A7585">
          <w:delText>age, shall use geologicHistory property.</w:delText>
        </w:r>
      </w:del>
    </w:p>
    <w:p w14:paraId="4C24A7A2" w14:textId="2D401F5B" w:rsidR="0016408B" w:rsidDel="005A7585" w:rsidRDefault="0016408B" w:rsidP="0016408B">
      <w:pPr>
        <w:rPr>
          <w:del w:id="3048"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49"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50" w:author="Eric Boisvert" w:date="2016-03-25T12:25:00Z"/>
                <w:rStyle w:val="requri"/>
                <w:lang w:val="en-CA"/>
              </w:rPr>
            </w:pPr>
            <w:del w:id="3051"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52" w:author="Eric Boisvert" w:date="2016-03-25T12:25:00Z"/>
                <w:rStyle w:val="reqtext"/>
                <w:lang w:val="en-CA"/>
              </w:rPr>
            </w:pPr>
            <w:del w:id="3053"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3054"/>
      <w:r w:rsidRPr="0016408B">
        <w:rPr>
          <w:lang w:val="en-CA"/>
        </w:rPr>
        <w:t>There is always a single source and a single target</w:t>
      </w:r>
      <w:ins w:id="3055" w:author="Eric Boisvert" w:date="2016-03-17T05:48:00Z">
        <w:r w:rsidR="009C6C9E">
          <w:rPr>
            <w:lang w:val="en-CA"/>
          </w:rPr>
          <w:t xml:space="preserve"> for a given FeatureRelation (which is abstract in GeoSciML Basic)</w:t>
        </w:r>
      </w:ins>
      <w:r w:rsidRPr="0016408B">
        <w:rPr>
          <w:lang w:val="en-CA"/>
        </w:rPr>
        <w:t xml:space="preserve">.  </w:t>
      </w:r>
      <w:commentRangeEnd w:id="3054"/>
      <w:r w:rsidR="00D24007">
        <w:rPr>
          <w:rStyle w:val="CommentReference"/>
        </w:rPr>
        <w:commentReference w:id="3054"/>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56"/>
      <w:del w:id="3057" w:author="Eric Boisvert" w:date="2016-03-17T05:49:00Z">
        <w:r w:rsidR="00F25A29" w:rsidDel="009C6C9E">
          <w:rPr>
            <w:lang w:val="en-CA"/>
          </w:rPr>
          <w:delText xml:space="preserve">may </w:delText>
        </w:r>
      </w:del>
      <w:ins w:id="3058" w:author="Eric Boisvert" w:date="2016-03-17T05:49:00Z">
        <w:r w:rsidR="009C6C9E">
          <w:rPr>
            <w:lang w:val="en-CA"/>
          </w:rPr>
          <w:t xml:space="preserve">will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056"/>
      <w:r w:rsidR="00F25A29">
        <w:rPr>
          <w:rStyle w:val="CommentReference"/>
        </w:rPr>
        <w:commentReference w:id="3056"/>
      </w:r>
    </w:p>
    <w:p w14:paraId="3E406639" w14:textId="77777777" w:rsidR="00D10719" w:rsidRDefault="00D10719" w:rsidP="00ED2525">
      <w:bookmarkStart w:id="3059" w:name="BKM_F1244213_660C_4D77_8475_08F73D4EC81C"/>
      <w:bookmarkStart w:id="3060" w:name="BKM_3B089F6A_116B_4A4A_91A0_17A52F7181FF"/>
      <w:bookmarkStart w:id="3061" w:name="BKM_26B10141_733E_4FC5_A8B6_E0EA8C9C1A8A"/>
      <w:bookmarkEnd w:id="3059"/>
      <w:bookmarkEnd w:id="3060"/>
      <w:bookmarkEnd w:id="3061"/>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306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62"/>
      <w:r w:rsidR="00BA23FE">
        <w:rPr>
          <w:rStyle w:val="CommentReference"/>
        </w:rPr>
        <w:commentReference w:id="3062"/>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63" w:author="Eric Boisvert" w:date="2016-03-28T15:30:00Z">
        <w:r w:rsidDel="005C137B">
          <w:delText xml:space="preserve">occurrence </w:delText>
        </w:r>
      </w:del>
      <w:ins w:id="3064"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65" w:author="Eric Boisvert" w:date="2016-03-28T15:31:00Z">
        <w:r w:rsidDel="005C137B">
          <w:delText>occurrence</w:delText>
        </w:r>
        <w:r w:rsidR="00AA535D" w:rsidDel="005C137B">
          <w:delText>s</w:delText>
        </w:r>
        <w:r w:rsidDel="005C137B">
          <w:delText xml:space="preserve"> </w:delText>
        </w:r>
      </w:del>
      <w:ins w:id="3066" w:author="Eric Boisvert" w:date="2016-03-28T15:31:00Z">
        <w:r w:rsidR="005C137B">
          <w:t xml:space="preserve">specifications </w:t>
        </w:r>
      </w:ins>
      <w:r>
        <w:t xml:space="preserve">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67"/>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67"/>
      <w:r w:rsidR="00EA3CAB">
        <w:rPr>
          <w:rStyle w:val="CommentReference"/>
        </w:rPr>
        <w:commentReference w:id="3067"/>
      </w:r>
    </w:p>
    <w:p w14:paraId="5AD2AC20" w14:textId="77777777" w:rsidR="001050D1" w:rsidRDefault="001050D1" w:rsidP="001050D1"/>
    <w:p w14:paraId="5F2228E1" w14:textId="77777777" w:rsidR="00ED2525" w:rsidRDefault="001050D1" w:rsidP="001050D1">
      <w:commentRangeStart w:id="3068"/>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68"/>
      <w:r w:rsidR="00E52A0E">
        <w:rPr>
          <w:rStyle w:val="CommentReference"/>
        </w:rPr>
        <w:commentReference w:id="3068"/>
      </w:r>
    </w:p>
    <w:p w14:paraId="3C873719" w14:textId="03E9908B" w:rsidR="002E694E" w:rsidRDefault="00507F3E" w:rsidP="007F03F0">
      <w:pPr>
        <w:pStyle w:val="Heading5"/>
        <w:rPr>
          <w:lang w:val="en-CA"/>
        </w:rPr>
      </w:pPr>
      <w:bookmarkStart w:id="3069" w:name="BKM_FD0714CD_89E3_4F6A_B187_CB7A50E6C5C0"/>
      <w:bookmarkEnd w:id="3069"/>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70"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del w:id="3071"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72" w:author="Eric Boisvert" w:date="2016-03-17T05:43:00Z">
          <w:pPr>
            <w:autoSpaceDE w:val="0"/>
            <w:autoSpaceDN w:val="0"/>
            <w:adjustRightInd w:val="0"/>
            <w:spacing w:after="0"/>
          </w:pPr>
        </w:pPrChange>
      </w:pPr>
    </w:p>
    <w:p w14:paraId="10517FF2" w14:textId="21A60E07" w:rsidR="00507F3E" w:rsidRDefault="00507F3E">
      <w:pPr>
        <w:rPr>
          <w:lang w:val="en-CA"/>
        </w:rPr>
        <w:pPrChange w:id="3073"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pPr>
        <w:rPr>
          <w:lang w:val="en-CA"/>
        </w:rPr>
        <w:pPrChange w:id="3074" w:author="Eric Boisvert" w:date="2016-03-17T05:43:00Z">
          <w:pPr>
            <w:autoSpaceDE w:val="0"/>
            <w:autoSpaceDN w:val="0"/>
            <w:adjustRightInd w:val="0"/>
            <w:spacing w:after="0"/>
          </w:pPr>
        </w:pPrChange>
      </w:pPr>
      <w:commentRangeStart w:id="3075"/>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xml:space="preserve">: digitised, Global </w:t>
      </w:r>
      <w:r w:rsidRPr="00507F3E">
        <w:rPr>
          <w:lang w:val="en-CA"/>
        </w:rPr>
        <w:lastRenderedPageBreak/>
        <w:t>Positioning System, published map, fieldObservation, downhole survey, aerial photography, field survey)</w:t>
      </w:r>
      <w:ins w:id="3076" w:author="Boisvert, Eric" w:date="2016-03-29T08:36:00Z">
        <w:r w:rsidR="00BA5AB0">
          <w:rPr>
            <w:lang w:val="en-CA"/>
          </w:rPr>
          <w:t>.</w:t>
        </w:r>
      </w:ins>
    </w:p>
    <w:commentRangeEnd w:id="3075"/>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75"/>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77" w:author="Eric Boisvert" w:date="2016-03-17T05:43:00Z">
          <w:pPr>
            <w:autoSpaceDE w:val="0"/>
            <w:autoSpaceDN w:val="0"/>
            <w:adjustRightInd w:val="0"/>
            <w:spacing w:after="0"/>
          </w:pPr>
        </w:pPrChange>
      </w:pPr>
      <w:r>
        <w:rPr>
          <w:lang w:val="en-CA"/>
        </w:rPr>
        <w:t>The positionalAccuracy property (</w:t>
      </w:r>
      <w:del w:id="3078" w:author="Eric Boisvert" w:date="2016-01-24T13:31:00Z">
        <w:r w:rsidDel="00253146">
          <w:rPr>
            <w:lang w:val="en-CA"/>
          </w:rPr>
          <w:delText>swe:Quantity</w:delText>
        </w:r>
      </w:del>
      <w:ins w:id="3079" w:author="Eric Boisvert" w:date="2016-01-24T13:31:00Z">
        <w:r w:rsidR="00253146">
          <w:rPr>
            <w:lang w:val="en-CA"/>
          </w:rPr>
          <w:t>SWE::Quantity</w:t>
        </w:r>
      </w:ins>
      <w:r>
        <w:rPr>
          <w:lang w:val="en-CA"/>
        </w:rPr>
        <w:t>) shall provide a quantitative value</w:t>
      </w:r>
      <w:del w:id="3080"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81" w:author="Eric Boisvert" w:date="2016-03-17T05:43:00Z">
          <w:pPr>
            <w:autoSpaceDE w:val="0"/>
            <w:autoSpaceDN w:val="0"/>
            <w:adjustRightInd w:val="0"/>
            <w:spacing w:after="0"/>
          </w:pPr>
        </w:pPrChange>
      </w:pPr>
      <w:r>
        <w:rPr>
          <w:lang w:val="en-CA"/>
        </w:rPr>
        <w:t>The property resul</w:t>
      </w:r>
      <w:ins w:id="3082" w:author="Eric Boisvert" w:date="2016-03-28T15:34:00Z">
        <w:r w:rsidR="005C137B">
          <w:rPr>
            <w:lang w:val="en-CA"/>
          </w:rPr>
          <w:t>u</w:t>
        </w:r>
      </w:ins>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83"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del w:id="3084"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85"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86"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87"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proofErr w:type="gramStart"/>
      <w:r>
        <w:rPr>
          <w:lang w:val="en-CA"/>
        </w:rPr>
        <w:lastRenderedPageBreak/>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88"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89" w:author="Eric Boisvert" w:date="2016-03-28T15:35:00Z">
        <w:r w:rsidDel="005C137B">
          <w:rPr>
            <w:lang w:val="en-CA"/>
          </w:rPr>
          <w:delText xml:space="preserve">Feature </w:delText>
        </w:r>
      </w:del>
      <w:ins w:id="3090"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91" w:name="BKM_37DE5892_2942_443B_A8C3_8C1AB5CBE877"/>
      <w:bookmarkStart w:id="3092" w:name="BKM_6B3E10C1_3AAE_4196_94F0_B9A235705FCC"/>
      <w:bookmarkStart w:id="3093" w:name="BKM_1FCE659F_6DE4_40C1_996C_C1E6E981D3A0"/>
      <w:bookmarkStart w:id="3094" w:name="BKM_E9804216_8300_4609_B607_127F0178BAB6"/>
      <w:bookmarkStart w:id="3095" w:name="BKM_E3A6BA8A_712F_4182_95C4_285048E21544"/>
      <w:bookmarkStart w:id="3096" w:name="BKM_2EB23880_DDF1_4995_AB7F_3DC0E40E7A89"/>
      <w:bookmarkEnd w:id="3091"/>
      <w:bookmarkEnd w:id="3092"/>
      <w:bookmarkEnd w:id="3093"/>
      <w:bookmarkEnd w:id="3094"/>
      <w:bookmarkEnd w:id="3095"/>
      <w:bookmarkEnd w:id="3096"/>
    </w:p>
    <w:p w14:paraId="7D4ABF8F" w14:textId="77777777" w:rsidR="00884FA7" w:rsidRDefault="00F92942" w:rsidP="00856F51">
      <w:pPr>
        <w:pStyle w:val="Heading4"/>
      </w:pPr>
      <w:bookmarkStart w:id="3097" w:name="_Ref440800006"/>
      <w:r>
        <w:t>GeologicUnit</w:t>
      </w:r>
      <w:bookmarkEnd w:id="3097"/>
    </w:p>
    <w:p w14:paraId="37A3D1FA" w14:textId="77777777" w:rsidR="00F92942" w:rsidRDefault="00F92942" w:rsidP="00F92942"/>
    <w:p w14:paraId="1F8B0457" w14:textId="77777777" w:rsidR="00965167" w:rsidRDefault="00F92942" w:rsidP="00965167">
      <w:pPr>
        <w:rPr>
          <w:ins w:id="3098" w:author="Eric Boisvert" w:date="2016-03-28T15:47:00Z"/>
        </w:rPr>
      </w:pPr>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99"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EB7E1F" w:rsidP="007F03F0">
      <w:pPr>
        <w:keepNext/>
      </w:pPr>
      <w:r>
        <w:rPr>
          <w:noProof/>
          <w:lang w:val="en-CA" w:eastAsia="en-CA"/>
        </w:rPr>
        <w:pict w14:anchorId="75B7A484">
          <v:shape id="_x0000_i1045" type="#_x0000_t75" style="width:431.3pt;height:264.25pt;visibility:visible;mso-wrap-style:square">
            <v:imagedata r:id="rId36"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3100" w:author="Boisvert, Eric" w:date="2016-04-01T13:15:00Z">
        <w:r w:rsidR="008D755A">
          <w:rPr>
            <w:noProof/>
          </w:rPr>
          <w:t>21</w:t>
        </w:r>
      </w:ins>
      <w:ins w:id="3101" w:author="Eric Boisvert" w:date="2016-03-28T16:06:00Z">
        <w:del w:id="3102" w:author="Boisvert, Eric" w:date="2016-03-29T08:51:00Z">
          <w:r w:rsidR="003842F3" w:rsidDel="00CB122C">
            <w:rPr>
              <w:noProof/>
            </w:rPr>
            <w:delText>20</w:delText>
          </w:r>
        </w:del>
      </w:ins>
      <w:del w:id="3103" w:author="Boisvert, Eric" w:date="2016-03-29T08:51:00Z">
        <w:r w:rsidR="0043586C" w:rsidDel="00CB122C">
          <w:rPr>
            <w:noProof/>
          </w:rPr>
          <w:delText>19</w:delText>
        </w:r>
      </w:del>
      <w:r>
        <w:fldChar w:fldCharType="end"/>
      </w:r>
      <w:r>
        <w:t xml:space="preserve"> Geologic Unit context diagram</w:t>
      </w:r>
      <w:ins w:id="3104" w:author="Boisvert, Eric" w:date="2016-03-29T08:36:00Z">
        <w:r w:rsidR="00BA5AB0">
          <w:t>.</w:t>
        </w:r>
      </w:ins>
    </w:p>
    <w:p w14:paraId="0302DC0A" w14:textId="1ECB4546" w:rsidR="00F92942" w:rsidDel="00965167" w:rsidRDefault="001E5387" w:rsidP="001E2A9F">
      <w:pPr>
        <w:rPr>
          <w:del w:id="3105" w:author="Eric Boisvert" w:date="2016-03-28T15:47:00Z"/>
        </w:rPr>
      </w:pPr>
      <w:del w:id="3106"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107" w:author="Eric Boisvert" w:date="2016-03-28T15:47:00Z">
        <w:r w:rsidR="00965167">
          <w:t>:</w:t>
        </w:r>
        <w:proofErr w:type="gramStart"/>
        <w:r w:rsidR="00965167">
          <w:t>:</w:t>
        </w:r>
      </w:ins>
      <w:proofErr w:type="gramEnd"/>
      <w:del w:id="3108" w:author="Eric Boisvert" w:date="2016-03-28T15:47:00Z">
        <w:r w:rsidDel="00965167">
          <w:delText>.</w:delText>
        </w:r>
      </w:del>
      <w:r>
        <w:t>occurrence</w:t>
      </w:r>
      <w:ins w:id="3109" w:author="Eric Boisvert" w:date="2016-03-28T15:47:00Z">
        <w:r w:rsidR="00965167">
          <w:t>::</w:t>
        </w:r>
      </w:ins>
      <w:del w:id="3110" w:author="Eric Boisvert" w:date="2016-03-28T15:47:00Z">
        <w:r w:rsidDel="00965167">
          <w:delText xml:space="preserve"> -&gt; </w:delText>
        </w:r>
      </w:del>
      <w:r>
        <w:t>MappedFeature link), or with a geologic unit with a vocabulary (through the GeologicUnit</w:t>
      </w:r>
      <w:ins w:id="3111" w:author="Eric Boisvert" w:date="2016-03-28T15:47:00Z">
        <w:r w:rsidR="00965167">
          <w:t>::</w:t>
        </w:r>
      </w:ins>
      <w:del w:id="3112"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3113" w:author="Eric Boisvert" w:date="2016-02-27T12:47:00Z"/>
        </w:rPr>
      </w:pPr>
    </w:p>
    <w:p w14:paraId="7582C67B" w14:textId="1AC8316B" w:rsidR="00CE526C" w:rsidRDefault="00CE526C" w:rsidP="00CE526C">
      <w:r>
        <w:t>The property rank</w:t>
      </w:r>
      <w:proofErr w:type="gramStart"/>
      <w:r>
        <w:t>:RankTerm</w:t>
      </w:r>
      <w:proofErr w:type="gramEnd"/>
      <w:r>
        <w:t xml:space="preserve"> s</w:t>
      </w:r>
      <w:ins w:id="3114" w:author="Eric Boisvert" w:date="2016-03-28T15:48:00Z">
        <w:r w:rsidR="00965167">
          <w:t>h</w:t>
        </w:r>
      </w:ins>
      <w:r>
        <w:t xml:space="preserve">all contain a term that classifies the geologic unit in a generalization hierarchy from most local/smallest volume to most regional. </w:t>
      </w:r>
      <w:commentRangeStart w:id="3115"/>
      <w:proofErr w:type="gramStart"/>
      <w:r>
        <w:t>Scoped name because classification is asserted, not based on observational data.</w:t>
      </w:r>
      <w:commentRangeEnd w:id="3115"/>
      <w:proofErr w:type="gramEnd"/>
      <w:r>
        <w:rPr>
          <w:rStyle w:val="CommentReference"/>
        </w:rPr>
        <w:commentReference w:id="3115"/>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116" w:author="Boisvert, Eric" w:date="2016-04-01T07:54:00Z">
        <w:r w:rsidR="00E21DD0">
          <w:t>7.4.1.4</w:t>
        </w:r>
      </w:ins>
      <w:ins w:id="3117" w:author="Eric Boisvert" w:date="2016-03-28T16:06:00Z">
        <w:del w:id="3118" w:author="Boisvert, Eric" w:date="2016-04-01T07:53:00Z">
          <w:r w:rsidR="003842F3" w:rsidDel="00E21DD0">
            <w:delText>7.4.1.4</w:delText>
          </w:r>
        </w:del>
      </w:ins>
      <w:del w:id="3119"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120"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3121" w:author="Eric Boisvert" w:date="2016-03-28T15:50:00Z">
        <w:r w:rsidR="00895888" w:rsidDel="00965167">
          <w:delText xml:space="preserve">has no </w:delText>
        </w:r>
      </w:del>
      <w:r w:rsidR="00895888">
        <w:t xml:space="preserve">subtypes </w:t>
      </w:r>
      <w:ins w:id="3122" w:author="Eric Boisvert" w:date="2016-03-28T15:50:00Z">
        <w:r w:rsidR="00965167">
          <w:t xml:space="preserve">are defined </w:t>
        </w:r>
      </w:ins>
      <w:r w:rsidR="00895888">
        <w:t xml:space="preserve">in GeoSciML </w:t>
      </w:r>
      <w:del w:id="3123" w:author="Eric Boisvert" w:date="2016-03-28T15:50:00Z">
        <w:r w:rsidR="00895888" w:rsidDel="00965167">
          <w:delText>Basic</w:delText>
        </w:r>
      </w:del>
      <w:ins w:id="3124" w:author="Eric Boisvert" w:date="2016-03-28T15:50:00Z">
        <w:r w:rsidR="00965167">
          <w:t>Extension</w:t>
        </w:r>
      </w:ins>
      <w:r w:rsidR="00895888">
        <w:t xml:space="preserve">.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125" w:author="Eric Boisvert" w:date="2016-03-28T15:50:00Z">
        <w:r w:rsidDel="00965167">
          <w:delText xml:space="preserve">has no </w:delText>
        </w:r>
      </w:del>
      <w:r>
        <w:t>subtypes</w:t>
      </w:r>
      <w:ins w:id="3126" w:author="Eric Boisvert" w:date="2016-03-28T15:50:00Z">
        <w:r w:rsidR="00965167">
          <w:t xml:space="preserve"> are defined</w:t>
        </w:r>
      </w:ins>
      <w:r>
        <w:t xml:space="preserve"> in GeoSciML </w:t>
      </w:r>
      <w:del w:id="3127" w:author="Eric Boisvert" w:date="2016-03-28T15:50:00Z">
        <w:r w:rsidDel="00965167">
          <w:delText>Basic</w:delText>
        </w:r>
      </w:del>
      <w:ins w:id="3128"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3129" w:name="BKM_A1329A5F_042F_4AF8_BF84_0B471B65BC55"/>
      <w:bookmarkStart w:id="3130" w:name="BKM_7F4D7787_7293_418E_8B38_1A72EA1F4CC0"/>
      <w:bookmarkStart w:id="3131" w:name="_Ref440064217"/>
      <w:bookmarkEnd w:id="3129"/>
      <w:bookmarkEnd w:id="3130"/>
      <w:r>
        <w:t>GeologicUnitHierarchy</w:t>
      </w:r>
      <w:bookmarkEnd w:id="3131"/>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Pr>
        <w:rPr>
          <w:ins w:id="3132" w:author="Eric Boisvert" w:date="2016-03-28T16:01:00Z"/>
        </w:rPr>
      </w:pPr>
    </w:p>
    <w:p w14:paraId="6A782BC1" w14:textId="66CDC961" w:rsidR="00924939" w:rsidRDefault="00924939" w:rsidP="00ED252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id="3133" w:author="Boisvert, Eric" w:date="2016-03-29T08:36:00Z">
        <w:r w:rsidR="00BA5AB0">
          <w:t>.</w:t>
        </w:r>
      </w:ins>
      <w:del w:id="3134" w:author="Boisvert, Eric" w:date="2016-03-29T08:36:00Z">
        <w:r w:rsidRPr="00924939" w:rsidDel="00BA5AB0">
          <w:delText>,</w:delText>
        </w:r>
      </w:del>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22E7AD82" w:rsidR="00924939" w:rsidRDefault="00924939" w:rsidP="00ED2525">
      <w:r>
        <w:t>The proportion property (</w:t>
      </w:r>
      <w:del w:id="3135" w:author="Eric Boisvert" w:date="2016-01-24T13:31:00Z">
        <w:r w:rsidDel="00253146">
          <w:delText>swe:Quantity</w:delText>
        </w:r>
      </w:del>
      <w:ins w:id="3136" w:author="Eric Boisvert" w:date="2016-01-24T13:31:00Z">
        <w:r w:rsidR="00253146">
          <w:t>SWE::Quantity</w:t>
        </w:r>
      </w:ins>
      <w:r>
        <w:t>Range) shall provide a q</w:t>
      </w:r>
      <w:r w:rsidRPr="00924939">
        <w:t xml:space="preserve">uantity that </w:t>
      </w:r>
      <w:del w:id="3137" w:author="Eric Boisvert" w:date="2016-03-28T16:02:00Z">
        <w:r w:rsidRPr="00924939" w:rsidDel="003842F3">
          <w:delText>specifies</w:delText>
        </w:r>
      </w:del>
      <w:ins w:id="3138"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39" w:name="BKM_F1AE88A3_ADC1_4E05_8AA4_DF5F90DB4C60"/>
      <w:bookmarkStart w:id="3140" w:name="BKM_C5C77165_16DE_4DA6_948B_748CCB10594C"/>
      <w:bookmarkEnd w:id="3139"/>
      <w:bookmarkEnd w:id="3140"/>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141"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142" w:author="Eric Boisvert" w:date="2016-01-24T13:31:00Z">
        <w:r w:rsidDel="00253146">
          <w:delText>swe:Quantity</w:delText>
        </w:r>
      </w:del>
      <w:ins w:id="3143"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44"/>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44"/>
            <w:r w:rsidR="0022247C">
              <w:rPr>
                <w:rStyle w:val="CommentReference"/>
                <w:rFonts w:ascii="Times New Roman" w:eastAsia="Times New Roman" w:hAnsi="Times New Roman"/>
                <w:lang w:val="en-US" w:eastAsia="en-US"/>
              </w:rPr>
              <w:commentReference w:id="3144"/>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3145" w:name="BKM_D0CF8372_E2E7_44FE_8452_567F1CFF1C66"/>
      <w:bookmarkStart w:id="3146" w:name="BKM_F115EB74_32B6_4EFC_8D26_C2D2AD40E6EB"/>
      <w:bookmarkStart w:id="3147" w:name="_Ref440800018"/>
      <w:bookmarkEnd w:id="3145"/>
      <w:bookmarkEnd w:id="3146"/>
      <w:r>
        <w:t>EarthMaterial</w:t>
      </w:r>
      <w:bookmarkEnd w:id="3147"/>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48" w:author="Eric Boisvert" w:date="2016-02-27T12:47:00Z">
        <w:r w:rsidR="00E72E0A">
          <w:t>E</w:t>
        </w:r>
      </w:ins>
      <w:commentRangeStart w:id="3149"/>
      <w:r w:rsidRPr="00856F51">
        <w:t xml:space="preserve">arth </w:t>
      </w:r>
      <w:r w:rsidR="00A47566">
        <w:t>m</w:t>
      </w:r>
      <w:r w:rsidRPr="00856F51">
        <w:t xml:space="preserve">aterials </w:t>
      </w:r>
      <w:commentRangeEnd w:id="3149"/>
      <w:r w:rsidR="005D6D19">
        <w:rPr>
          <w:rStyle w:val="CommentReference"/>
        </w:rPr>
        <w:commentReference w:id="3149"/>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EB7E1F" w:rsidP="00856F51">
      <w:pPr>
        <w:keepNext/>
      </w:pPr>
      <w:r>
        <w:rPr>
          <w:noProof/>
          <w:lang w:val="en-CA" w:eastAsia="en-CA"/>
        </w:rPr>
        <w:lastRenderedPageBreak/>
        <w:pict w14:anchorId="7395DB86">
          <v:shape id="_x0000_i1046" type="#_x0000_t75" style="width:425pt;height:330.65pt;visibility:visible;mso-wrap-style:square">
            <v:imagedata r:id="rId37"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150" w:author="Boisvert, Eric" w:date="2016-04-01T13:15:00Z">
        <w:r w:rsidR="008D755A">
          <w:rPr>
            <w:noProof/>
          </w:rPr>
          <w:t>22</w:t>
        </w:r>
      </w:ins>
      <w:ins w:id="3151" w:author="Eric Boisvert" w:date="2016-03-28T16:06:00Z">
        <w:del w:id="3152" w:author="Boisvert, Eric" w:date="2016-03-29T08:51:00Z">
          <w:r w:rsidR="003842F3" w:rsidDel="00CB122C">
            <w:rPr>
              <w:noProof/>
            </w:rPr>
            <w:delText>21</w:delText>
          </w:r>
        </w:del>
      </w:ins>
      <w:del w:id="3153" w:author="Boisvert, Eric" w:date="2016-03-29T08:51:00Z">
        <w:r w:rsidR="0043586C" w:rsidDel="00CB122C">
          <w:rPr>
            <w:noProof/>
          </w:rPr>
          <w:delText>20</w:delText>
        </w:r>
      </w:del>
      <w:r w:rsidR="00673E83">
        <w:rPr>
          <w:noProof/>
        </w:rPr>
        <w:fldChar w:fldCharType="end"/>
      </w:r>
      <w:r>
        <w:t xml:space="preserve"> : EarthMaterial and related classes</w:t>
      </w:r>
      <w:ins w:id="3154" w:author="Boisvert, Eric" w:date="2016-03-29T08:37:00Z">
        <w:r w:rsidR="00BA5AB0">
          <w:t>.</w:t>
        </w:r>
      </w:ins>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3155" w:author="Eric Boisvert" w:date="2016-02-27T12:48:00Z">
        <w:r w:rsidR="00E72E0A">
          <w:t>SWE:</w:t>
        </w:r>
      </w:ins>
      <w:del w:id="3156"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3157" w:author="Eric Boisvert" w:date="2016-03-28T16:05:00Z">
          <w:pPr/>
        </w:pPrChange>
      </w:pPr>
      <w:r w:rsidRPr="00D970E9">
        <w:rPr>
          <w:lang w:val="en-CA"/>
        </w:rPr>
        <w:t>Purpose</w:t>
      </w:r>
    </w:p>
    <w:p w14:paraId="22A382D6" w14:textId="23477AF0"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58" w:author="Boisvert, Eric" w:date="2016-04-01T07:54:00Z">
        <w:r w:rsidR="00E21DD0">
          <w:t>7.4.1.1.2</w:t>
        </w:r>
      </w:ins>
      <w:ins w:id="3159" w:author="Eric Boisvert" w:date="2016-03-28T16:06:00Z">
        <w:del w:id="3160" w:author="Boisvert, Eric" w:date="2016-04-01T07:53:00Z">
          <w:r w:rsidR="003842F3" w:rsidDel="00E21DD0">
            <w:delText>7.4.1.1.2</w:delText>
          </w:r>
        </w:del>
      </w:ins>
      <w:del w:id="3161" w:author="Boisvert, Eric" w:date="2016-04-01T07:53:00Z">
        <w:r w:rsidR="004D34D6" w:rsidDel="00E21DD0">
          <w:delText>8.4.1.1.2</w:delText>
        </w:r>
      </w:del>
      <w:r>
        <w:fldChar w:fldCharType="end"/>
      </w:r>
      <w:r>
        <w:t xml:space="preserve">) </w:t>
      </w:r>
      <w:commentRangeStart w:id="3162"/>
      <w:r>
        <w:t>and it shares the same vocabulary (instance, typicalNorm, identifyingNorm)</w:t>
      </w:r>
      <w:commentRangeEnd w:id="3162"/>
      <w:r>
        <w:rPr>
          <w:rStyle w:val="CommentReference"/>
        </w:rPr>
        <w:commentReference w:id="3162"/>
      </w:r>
      <w:ins w:id="3163" w:author="Boisvert, Eric" w:date="2016-03-29T08:37:00Z">
        <w:r w:rsidR="00BA5AB0">
          <w:t>.</w:t>
        </w:r>
      </w:ins>
    </w:p>
    <w:p w14:paraId="3E150316" w14:textId="3E5A0882" w:rsidR="00A47566" w:rsidRPr="00D970E9" w:rsidRDefault="00A47566" w:rsidP="007F03F0">
      <w:pPr>
        <w:pStyle w:val="Heading5"/>
        <w:rPr>
          <w:lang w:val="en-CA"/>
        </w:rPr>
      </w:pPr>
      <w:bookmarkStart w:id="3164" w:name="BKM_BD5C03BF_666A_4A06_9108_21CA3469AFBC"/>
      <w:bookmarkEnd w:id="3164"/>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165" w:author="Eric Boisvert" w:date="2016-03-28T16:07:00Z">
        <w:r w:rsidDel="000056AB">
          <w:rPr>
            <w:lang w:val="en-CA"/>
          </w:rPr>
          <w:delText>and does not have any concrete</w:delText>
        </w:r>
      </w:del>
      <w:ins w:id="3166" w:author="Eric Boisvert" w:date="2016-03-28T16:07:00Z">
        <w:r w:rsidR="000056AB">
          <w:rPr>
            <w:lang w:val="en-CA"/>
          </w:rPr>
          <w:t>and has</w:t>
        </w:r>
      </w:ins>
      <w:r>
        <w:rPr>
          <w:lang w:val="en-CA"/>
        </w:rPr>
        <w:t xml:space="preserve"> subtypes in GeoSciML </w:t>
      </w:r>
      <w:del w:id="3167" w:author="Eric Boisvert" w:date="2016-03-28T16:07:00Z">
        <w:r w:rsidDel="000056AB">
          <w:rPr>
            <w:lang w:val="en-CA"/>
          </w:rPr>
          <w:delText>Basic</w:delText>
        </w:r>
      </w:del>
      <w:ins w:id="3168"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3169" w:name="BKM_18D25AC3_6FC0_4C65_A8A5_F0142E2E6CE0"/>
      <w:bookmarkStart w:id="3170" w:name="BKM_18EC1705_589B_4DEF_A044_9A1610E567B6"/>
      <w:bookmarkStart w:id="3171" w:name="BKM_69643EA7_2142_46B5_9F91_BA2962E773C2"/>
      <w:bookmarkEnd w:id="3169"/>
      <w:bookmarkEnd w:id="3170"/>
      <w:bookmarkEnd w:id="3171"/>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72" w:author="Eric Boisvert" w:date="2016-03-28T16:09:00Z">
        <w:r w:rsidR="000056AB">
          <w:t xml:space="preserve">in </w:t>
        </w:r>
      </w:ins>
      <w:r w:rsidR="005F1086">
        <w:t>GeoSciML Extension</w:t>
      </w:r>
      <w:ins w:id="3173"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ins w:id="3174" w:author="Eric Boisvert" w:date="2016-03-28T16:09:00Z">
        <w:r w:rsidR="000056AB">
          <w:t>ying</w:t>
        </w:r>
      </w:ins>
      <w:del w:id="3175" w:author="Eric Boisvert" w:date="2016-03-28T16:09:00Z">
        <w:r w:rsidDel="000056AB">
          <w:delText>ier</w:delText>
        </w:r>
      </w:del>
      <w:r>
        <w:t xml:space="preserve"> the </w:t>
      </w:r>
      <w:r w:rsidRPr="005F1086">
        <w:t>lithology class from a controlled vocabulary</w:t>
      </w:r>
      <w:ins w:id="3176"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177" w:name="BKM_0198932B_28DD_424D_8B50_FABE0D235C84"/>
      <w:bookmarkStart w:id="3178" w:name="BKM_7A5570E9_5272_4DAD_BC83_4E0D06E5C57A"/>
      <w:bookmarkStart w:id="3179" w:name="_Toc446944595"/>
      <w:bookmarkEnd w:id="3177"/>
      <w:bookmarkEnd w:id="3178"/>
      <w:r>
        <w:t>Geologic Event</w:t>
      </w:r>
      <w:bookmarkEnd w:id="3179"/>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80" w:author="Boisvert, Eric" w:date="2016-03-29T08:37:00Z">
        <w:r w:rsidR="00BA5AB0">
          <w:t>.</w:t>
        </w:r>
      </w:ins>
    </w:p>
    <w:p w14:paraId="6C961A9E" w14:textId="0039B69D" w:rsidR="00F20F81" w:rsidRDefault="00DA45AF" w:rsidP="00DA45AF">
      <w:r>
        <w:t>The age attributes are age representation</w:t>
      </w:r>
      <w:ins w:id="3181"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82"/>
      <w:r w:rsidR="00F20F81">
        <w:t>(a.k.a, Steno laws; Steno, 1669)</w:t>
      </w:r>
      <w:commentRangeEnd w:id="3182"/>
      <w:r w:rsidR="0034572C">
        <w:rPr>
          <w:rStyle w:val="CommentReference"/>
        </w:rPr>
        <w:commentReference w:id="3182"/>
      </w:r>
      <w:ins w:id="3183" w:author="Boisvert, Eric" w:date="2016-03-29T08:37:00Z">
        <w:r w:rsidR="00BA5AB0">
          <w:t>.</w:t>
        </w:r>
      </w:ins>
    </w:p>
    <w:p w14:paraId="03FE6CA6" w14:textId="77777777" w:rsidR="00B537EA" w:rsidRDefault="00B537EA" w:rsidP="00856F51"/>
    <w:p w14:paraId="3DACF261" w14:textId="765AD8ED" w:rsidR="00B537EA" w:rsidRDefault="00EB7E1F" w:rsidP="00B537EA">
      <w:pPr>
        <w:keepNext/>
      </w:pPr>
      <w:r>
        <w:rPr>
          <w:noProof/>
          <w:lang w:val="en-CA" w:eastAsia="en-CA"/>
        </w:rPr>
        <w:pict w14:anchorId="5D71EB40">
          <v:shape id="_x0000_i1047" type="#_x0000_t75" style="width:431.3pt;height:364.2pt;visibility:visible;mso-wrap-style:square">
            <v:imagedata r:id="rId38"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184" w:author="Boisvert, Eric" w:date="2016-04-01T13:15:00Z">
        <w:r w:rsidR="008D755A">
          <w:rPr>
            <w:noProof/>
          </w:rPr>
          <w:t>23</w:t>
        </w:r>
      </w:ins>
      <w:ins w:id="3185" w:author="Eric Boisvert" w:date="2016-03-28T16:06:00Z">
        <w:del w:id="3186" w:author="Boisvert, Eric" w:date="2016-03-29T08:51:00Z">
          <w:r w:rsidR="003842F3" w:rsidDel="00CB122C">
            <w:rPr>
              <w:noProof/>
            </w:rPr>
            <w:delText>22</w:delText>
          </w:r>
        </w:del>
      </w:ins>
      <w:del w:id="3187" w:author="Boisvert, Eric" w:date="2016-03-29T08:51:00Z">
        <w:r w:rsidR="0043586C" w:rsidDel="00CB122C">
          <w:rPr>
            <w:noProof/>
          </w:rPr>
          <w:delText>21</w:delText>
        </w:r>
      </w:del>
      <w:r w:rsidR="00673E83">
        <w:rPr>
          <w:noProof/>
        </w:rPr>
        <w:fldChar w:fldCharType="end"/>
      </w:r>
      <w:r>
        <w:t>: Geologic Event</w:t>
      </w:r>
      <w:ins w:id="3188" w:author="Boisvert, Eric" w:date="2016-03-29T08:37:00Z">
        <w:r w:rsidR="00BA5AB0">
          <w:t xml:space="preserve"> summary diagram.</w:t>
        </w:r>
      </w:ins>
    </w:p>
    <w:p w14:paraId="59870292" w14:textId="00E80337" w:rsidR="00EA4029" w:rsidRDefault="00DB2D3A" w:rsidP="00DB2D3A">
      <w:pPr>
        <w:pStyle w:val="Heading4"/>
        <w:rPr>
          <w:lang w:val="en-CA"/>
        </w:rPr>
      </w:pPr>
      <w:bookmarkStart w:id="3189" w:name="BKM_0E4402F5_70D7_41B4_8F46_2909F6D349A5"/>
      <w:bookmarkEnd w:id="3189"/>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90" w:author="Eric Boisvert" w:date="2016-02-14T14:44:00Z">
        <w:r>
          <w:rPr>
            <w:lang w:val="en-CA"/>
          </w:rPr>
          <w:t xml:space="preserve">A GeologicEvent is </w:t>
        </w:r>
        <w:proofErr w:type="gramStart"/>
        <w:r>
          <w:rPr>
            <w:lang w:val="en-CA"/>
          </w:rPr>
          <w:t>a</w:t>
        </w:r>
      </w:ins>
      <w:proofErr w:type="gramEnd"/>
      <w:del w:id="3191"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92" w:author="Eric Boisvert" w:date="2016-02-14T14:44:00Z">
        <w:r w:rsidR="00980C8A" w:rsidRPr="00980C8A" w:rsidDel="00D70F03">
          <w:rPr>
            <w:lang w:val="en-CA"/>
          </w:rPr>
          <w:delText>A GeologicEvent</w:delText>
        </w:r>
      </w:del>
      <w:ins w:id="3193"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94" w:author="Eric Boisvert" w:date="2016-02-14T14:45:00Z">
          <w:pPr>
            <w:autoSpaceDE w:val="0"/>
            <w:autoSpaceDN w:val="0"/>
            <w:adjustRightInd w:val="0"/>
            <w:spacing w:after="0"/>
          </w:pPr>
        </w:pPrChange>
      </w:pPr>
      <w:ins w:id="3195" w:author="Eric Boisvert" w:date="2016-03-28T16:31:00Z">
        <w:r>
          <w:rPr>
            <w:lang w:val="en-CA"/>
          </w:rPr>
          <w:t xml:space="preserve">Because associated </w:t>
        </w:r>
      </w:ins>
      <w:ins w:id="3196" w:author="Eric Boisvert" w:date="2016-03-28T16:32:00Z">
        <w:r>
          <w:rPr>
            <w:lang w:val="en-CA"/>
          </w:rPr>
          <w:t>processes</w:t>
        </w:r>
      </w:ins>
      <w:ins w:id="3197" w:author="Eric Boisvert" w:date="2016-03-28T16:31:00Z">
        <w:r>
          <w:rPr>
            <w:lang w:val="en-CA"/>
          </w:rPr>
          <w:t xml:space="preserve"> are incompatible, </w:t>
        </w:r>
      </w:ins>
      <w:ins w:id="3198" w:author="Eric Boisvert" w:date="2016-03-28T16:32:00Z">
        <w:r>
          <w:rPr>
            <w:lang w:val="en-CA"/>
          </w:rPr>
          <w:t>a</w:t>
        </w:r>
      </w:ins>
      <w:del w:id="3199"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200" w:author="Eric Boisvert" w:date="2016-03-25T10:08:00Z">
              <w:r w:rsidRPr="00481AF6" w:rsidDel="00592027">
                <w:rPr>
                  <w:rStyle w:val="reqtext"/>
                  <w:lang w:val="en-CA"/>
                </w:rPr>
                <w:delText xml:space="preserve">event </w:delText>
              </w:r>
            </w:del>
            <w:ins w:id="3201"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ins w:id="3202"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203"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3204" w:author="Eric Boisvert" w:date="2016-02-14T14:45:00Z"/>
          <w:lang w:val="en-CA"/>
        </w:rPr>
      </w:pPr>
      <w:commentRangeStart w:id="3205"/>
    </w:p>
    <w:p w14:paraId="5C774029" w14:textId="1E556117" w:rsidR="006D6AC1" w:rsidDel="00D050CC" w:rsidRDefault="006D6AC1" w:rsidP="00980C8A">
      <w:pPr>
        <w:rPr>
          <w:del w:id="3206"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207" w:author="Eric Boisvert" w:date="2016-02-14T14:49:00Z">
        <w:r w:rsidR="00D050CC">
          <w:rPr>
            <w:lang w:val="en-CA"/>
          </w:rPr>
          <w:t xml:space="preserve"> (BP)</w:t>
        </w:r>
      </w:ins>
      <w:r>
        <w:rPr>
          <w:lang w:val="en-CA"/>
        </w:rPr>
        <w:t>.</w:t>
      </w:r>
      <w:ins w:id="3208" w:author="Eric Boisvert" w:date="2016-02-14T14:48:00Z">
        <w:r w:rsidR="00D050CC">
          <w:rPr>
            <w:lang w:val="en-CA"/>
          </w:rPr>
          <w:t xml:space="preserve">  Present is defined </w:t>
        </w:r>
      </w:ins>
      <w:ins w:id="3209" w:author="Eric Boisvert" w:date="2016-02-14T14:50:00Z">
        <w:r w:rsidR="00D050CC">
          <w:rPr>
            <w:lang w:val="en-CA"/>
          </w:rPr>
          <w:t>by convention to be January 1</w:t>
        </w:r>
        <w:r w:rsidR="00D050CC" w:rsidRPr="00D050CC">
          <w:rPr>
            <w:vertAlign w:val="superscript"/>
            <w:lang w:val="en-CA"/>
            <w:rPrChange w:id="3210" w:author="Eric Boisvert" w:date="2016-02-14T14:50:00Z">
              <w:rPr>
                <w:lang w:val="en-CA"/>
              </w:rPr>
            </w:rPrChange>
          </w:rPr>
          <w:t>st</w:t>
        </w:r>
        <w:r w:rsidR="00D050CC">
          <w:rPr>
            <w:lang w:val="en-CA"/>
          </w:rPr>
          <w:t xml:space="preserve"> 1950</w:t>
        </w:r>
      </w:ins>
      <w:ins w:id="3211" w:author="Eric Boisvert" w:date="2016-02-14T14:51:00Z">
        <w:r w:rsidR="00D050CC">
          <w:rPr>
            <w:lang w:val="en-CA"/>
          </w:rPr>
          <w:t xml:space="preserve"> (</w:t>
        </w:r>
      </w:ins>
      <w:ins w:id="3212" w:author="Eric Boisvert" w:date="2016-02-14T14:52:00Z">
        <w:r w:rsidR="00D050CC">
          <w:rPr>
            <w:lang w:val="en-CA"/>
          </w:rPr>
          <w:t>although van der Plitch &amp; Hogg, 2006</w:t>
        </w:r>
      </w:ins>
      <w:ins w:id="3213" w:author="Eric Boisvert" w:date="2016-02-14T14:53:00Z">
        <w:r w:rsidR="00D050CC">
          <w:rPr>
            <w:lang w:val="en-CA"/>
          </w:rPr>
          <w:t xml:space="preserve"> suggests this convention to be restricted to radiocarbon estimations</w:t>
        </w:r>
      </w:ins>
      <w:ins w:id="3214" w:author="Eric Boisvert" w:date="2016-02-14T14:51:00Z">
        <w:r w:rsidR="00D050CC">
          <w:rPr>
            <w:lang w:val="en-CA"/>
          </w:rPr>
          <w:t>)</w:t>
        </w:r>
      </w:ins>
      <w:ins w:id="3215" w:author="Eric Boisvert" w:date="2016-03-28T16:33:00Z">
        <w:r w:rsidR="0034572C">
          <w:rPr>
            <w:lang w:val="en-CA"/>
          </w:rPr>
          <w:t>.</w:t>
        </w:r>
      </w:ins>
      <w:del w:id="3216" w:author="Eric Boisvert" w:date="2016-02-14T14:50:00Z">
        <w:r w:rsidDel="00D050CC">
          <w:rPr>
            <w:lang w:val="en-CA"/>
          </w:rPr>
          <w:delText xml:space="preserve">  </w:delText>
        </w:r>
        <w:commentRangeEnd w:id="3205"/>
        <w:r w:rsidR="00D70F03" w:rsidDel="00D050CC">
          <w:rPr>
            <w:rStyle w:val="CommentReference"/>
          </w:rPr>
          <w:commentReference w:id="3205"/>
        </w:r>
      </w:del>
    </w:p>
    <w:p w14:paraId="26535E7B" w14:textId="5BB06E66" w:rsidR="006D6AC1" w:rsidRDefault="006D6AC1" w:rsidP="00BA5AB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id="3217" w:author="Eric Boisvert" w:date="2016-03-28T16:33:00Z">
        <w:r w:rsidR="0034572C">
          <w:rPr>
            <w:lang w:val="en-CA"/>
          </w:rPr>
          <w:t>.</w:t>
        </w:r>
      </w:ins>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id="3218" w:author="Eric Boisvert" w:date="2016-03-28T16:33:00Z">
        <w:r w:rsidR="0034572C">
          <w:rPr>
            <w:lang w:val="en-CA"/>
          </w:rPr>
          <w:t>.</w:t>
        </w:r>
      </w:ins>
    </w:p>
    <w:p w14:paraId="2DDEDFFB" w14:textId="7391E238" w:rsidR="006D6AC1" w:rsidRDefault="006D6AC1" w:rsidP="007F03F0">
      <w:pPr>
        <w:pStyle w:val="Heading5"/>
        <w:rPr>
          <w:lang w:val="en-CA"/>
        </w:rPr>
      </w:pPr>
      <w:proofErr w:type="gramStart"/>
      <w:r w:rsidRPr="006D6AC1">
        <w:rPr>
          <w:lang w:val="en-CA"/>
        </w:rPr>
        <w:lastRenderedPageBreak/>
        <w:t>eventEnvironment</w:t>
      </w:r>
      <w:proofErr w:type="gramEnd"/>
    </w:p>
    <w:p w14:paraId="0E8A52EA" w14:textId="77777777" w:rsidR="0034572C" w:rsidRDefault="0034572C" w:rsidP="00980C8A">
      <w:pPr>
        <w:rPr>
          <w:ins w:id="3219"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220" w:author="Eric Boisvert" w:date="2016-03-28T16:34:00Z">
        <w:r w:rsidDel="0034572C">
          <w:rPr>
            <w:lang w:val="en-CA"/>
          </w:rPr>
          <w:delText>does not have any</w:delText>
        </w:r>
      </w:del>
      <w:ins w:id="3221" w:author="Eric Boisvert" w:date="2016-03-28T16:34:00Z">
        <w:r w:rsidR="0034572C">
          <w:rPr>
            <w:lang w:val="en-CA"/>
          </w:rPr>
          <w:t>only has</w:t>
        </w:r>
      </w:ins>
      <w:r>
        <w:rPr>
          <w:lang w:val="en-CA"/>
        </w:rPr>
        <w:t xml:space="preserve"> concrete subtype</w:t>
      </w:r>
      <w:ins w:id="3222" w:author="Eric Boisvert" w:date="2016-03-28T16:35:00Z">
        <w:r w:rsidR="0034572C">
          <w:rPr>
            <w:lang w:val="en-CA"/>
          </w:rPr>
          <w:t>s</w:t>
        </w:r>
      </w:ins>
      <w:r>
        <w:rPr>
          <w:lang w:val="en-CA"/>
        </w:rPr>
        <w:t xml:space="preserve"> in GeoSciML </w:t>
      </w:r>
      <w:del w:id="3223" w:author="Eric Boisvert" w:date="2016-03-28T16:35:00Z">
        <w:r w:rsidDel="0034572C">
          <w:rPr>
            <w:lang w:val="en-CA"/>
          </w:rPr>
          <w:delText>Basic</w:delText>
        </w:r>
      </w:del>
      <w:ins w:id="3224"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225" w:name="BKM_E578F2B2_741C_4353_B7F8_02F0AE878A52"/>
      <w:bookmarkStart w:id="3226" w:name="BKM_B4649898_DB40_445B_BA02_FB50DB166B1F"/>
      <w:bookmarkStart w:id="3227" w:name="BKM_97F5720D_724D_44A6_8C82_6D7A6D6B5F0E"/>
      <w:bookmarkStart w:id="3228" w:name="BKM_94B4A111_399A_4144_8BC6_D1BBA5249175"/>
      <w:bookmarkStart w:id="3229" w:name="BKM_23198178_9024_4323_9F34_11F193914E4D"/>
      <w:bookmarkStart w:id="3230" w:name="BKM_669B19C2_AABA_42AD_8B76_978659231695"/>
      <w:bookmarkEnd w:id="3225"/>
      <w:bookmarkEnd w:id="3226"/>
      <w:bookmarkEnd w:id="3227"/>
      <w:bookmarkEnd w:id="3228"/>
      <w:bookmarkEnd w:id="3229"/>
      <w:bookmarkEnd w:id="3230"/>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231" w:author="Eric Boisvert" w:date="2016-01-24T13:31:00Z">
        <w:r w:rsidDel="00253146">
          <w:rPr>
            <w:lang w:val="en-CA"/>
          </w:rPr>
          <w:delText>swe:Quantity</w:delText>
        </w:r>
      </w:del>
      <w:ins w:id="3232"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233" w:author="Eric Boisvert" w:date="2016-03-28T16:35:00Z">
        <w:r w:rsidR="0034572C">
          <w:rPr>
            <w:lang w:val="en-CA"/>
          </w:rPr>
          <w:t>.</w:t>
        </w:r>
      </w:ins>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234" w:author="Eric Boisvert" w:date="2016-01-24T13:31:00Z">
        <w:r w:rsidDel="00253146">
          <w:rPr>
            <w:lang w:val="en-CA"/>
          </w:rPr>
          <w:delText>swe:Quantity</w:delText>
        </w:r>
      </w:del>
      <w:ins w:id="3235"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236" w:author="Eric Boisvert" w:date="2016-03-28T16:35:00Z">
        <w:r w:rsidR="0034572C">
          <w:rPr>
            <w:lang w:val="en-CA"/>
          </w:rPr>
          <w:t>.</w:t>
        </w:r>
      </w:ins>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237" w:author="Eric Boisvert" w:date="2016-01-24T13:31:00Z">
        <w:r w:rsidDel="00253146">
          <w:rPr>
            <w:lang w:val="en-CA"/>
          </w:rPr>
          <w:delText>swe:Quantity</w:delText>
        </w:r>
      </w:del>
      <w:ins w:id="3238"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239" w:author="Eric Boisvert" w:date="2016-03-28T16:35:00Z">
        <w:r w:rsidR="0034572C">
          <w:rPr>
            <w:lang w:val="en-CA"/>
          </w:rPr>
          <w:t>.</w:t>
        </w:r>
      </w:ins>
    </w:p>
    <w:p w14:paraId="038F5FA1" w14:textId="5AAD5342" w:rsidR="00B537EA" w:rsidRDefault="00CF6174" w:rsidP="00CF6174">
      <w:pPr>
        <w:pStyle w:val="Heading3"/>
      </w:pPr>
      <w:bookmarkStart w:id="3240" w:name="BKM_6B9E4BC3_EF2C_43B8_97EF_B6AD57F690A4"/>
      <w:bookmarkStart w:id="3241" w:name="BKM_2ED006FF_62EF_4E32_BE1A_054C3322F7C1"/>
      <w:bookmarkStart w:id="3242" w:name="BKM_BE4D4818_8828_40DD_8E59_5906619F59A7"/>
      <w:bookmarkStart w:id="3243" w:name="_Toc446944596"/>
      <w:bookmarkEnd w:id="3240"/>
      <w:bookmarkEnd w:id="3241"/>
      <w:bookmarkEnd w:id="3242"/>
      <w:r>
        <w:t>Geologic Structure</w:t>
      </w:r>
      <w:bookmarkEnd w:id="324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244"/>
      <w:r w:rsidRPr="00CF6174">
        <w:t xml:space="preserve">inhomogeneities </w:t>
      </w:r>
      <w:commentRangeEnd w:id="3244"/>
      <w:r>
        <w:rPr>
          <w:rStyle w:val="CommentReference"/>
        </w:rPr>
        <w:commentReference w:id="3244"/>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245" w:author="Eric Boisvert" w:date="2016-03-28T16:36:00Z">
        <w:r w:rsidR="0034572C">
          <w:t xml:space="preserve"> altough</w:t>
        </w:r>
      </w:ins>
      <w:del w:id="3246" w:author="Eric Boisvert" w:date="2016-03-28T16:36:00Z">
        <w:r w:rsidRPr="00CF6174" w:rsidDel="0034572C">
          <w:delText>.</w:delText>
        </w:r>
      </w:del>
      <w:ins w:id="3247" w:author="Eric Boisvert" w:date="2016-03-28T16:37:00Z">
        <w:r w:rsidR="0034572C">
          <w:t>t</w:t>
        </w:r>
      </w:ins>
      <w:del w:id="3248"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EB7E1F" w:rsidP="00415CBF">
      <w:pPr>
        <w:keepNext/>
      </w:pPr>
      <w:r>
        <w:rPr>
          <w:noProof/>
          <w:lang w:val="en-CA" w:eastAsia="en-CA"/>
        </w:rPr>
        <w:pict w14:anchorId="102324F8">
          <v:shape id="_x0000_i1048" type="#_x0000_t75" style="width:433.4pt;height:262.15pt;visibility:visible;mso-wrap-style:square">
            <v:imagedata r:id="rId39"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49" w:author="Boisvert, Eric" w:date="2016-04-01T13:15:00Z">
        <w:r w:rsidR="008D755A">
          <w:rPr>
            <w:noProof/>
          </w:rPr>
          <w:t>24</w:t>
        </w:r>
      </w:ins>
      <w:ins w:id="3250" w:author="Eric Boisvert" w:date="2016-03-28T16:06:00Z">
        <w:del w:id="3251" w:author="Boisvert, Eric" w:date="2016-03-29T08:51:00Z">
          <w:r w:rsidR="003842F3" w:rsidDel="00CB122C">
            <w:rPr>
              <w:noProof/>
            </w:rPr>
            <w:delText>23</w:delText>
          </w:r>
        </w:del>
      </w:ins>
      <w:del w:id="3252"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253" w:author="Boisvert, Eric" w:date="2016-03-29T08:38:00Z">
        <w:r w:rsidR="00853941">
          <w:t>.</w:t>
        </w:r>
      </w:ins>
    </w:p>
    <w:p w14:paraId="61BB8E46" w14:textId="1C007F79" w:rsidR="00CF6174" w:rsidRDefault="008B7091" w:rsidP="008B7091">
      <w:pPr>
        <w:pStyle w:val="Heading4"/>
      </w:pPr>
      <w:bookmarkStart w:id="3254" w:name="_Ref440800034"/>
      <w:r>
        <w:t>GeologicStructure</w:t>
      </w:r>
      <w:bookmarkEnd w:id="3254"/>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255" w:author="Boisvert, Eric" w:date="2016-04-01T07:54:00Z">
        <w:r w:rsidR="00E21DD0">
          <w:t>7.5</w:t>
        </w:r>
      </w:ins>
      <w:ins w:id="3256" w:author="Eric Boisvert" w:date="2016-03-28T16:06:00Z">
        <w:del w:id="3257" w:author="Boisvert, Eric" w:date="2016-04-01T07:53:00Z">
          <w:r w:rsidR="003842F3" w:rsidDel="00E21DD0">
            <w:delText>7.5</w:delText>
          </w:r>
        </w:del>
      </w:ins>
      <w:del w:id="3258"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259"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260"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61"/>
      <w:r>
        <w:t>Bedding measured as discrete surfaces in the case that those are the feature of interest (e.g. individual cross set surfaces for paleocurrent analysis) should be represented here.</w:t>
      </w:r>
      <w:commentRangeEnd w:id="3261"/>
      <w:r w:rsidR="005D6D19">
        <w:rPr>
          <w:rStyle w:val="CommentReference"/>
        </w:rPr>
        <w:commentReference w:id="3261"/>
      </w:r>
    </w:p>
    <w:p w14:paraId="0051FF29" w14:textId="702F013C" w:rsidR="008B7091" w:rsidRDefault="00EB7E1F" w:rsidP="008B7091">
      <w:pPr>
        <w:keepNext/>
      </w:pPr>
      <w:r>
        <w:rPr>
          <w:noProof/>
          <w:lang w:val="en-CA" w:eastAsia="en-CA"/>
        </w:rPr>
        <w:pict w14:anchorId="7B25B21D">
          <v:shape id="_x0000_i1049" type="#_x0000_t75" style="width:320.15pt;height:343.9pt;visibility:visible;mso-wrap-style:square">
            <v:imagedata r:id="rId40"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262" w:author="Boisvert, Eric" w:date="2016-04-01T13:15:00Z">
        <w:r w:rsidR="008D755A">
          <w:rPr>
            <w:noProof/>
          </w:rPr>
          <w:t>25</w:t>
        </w:r>
      </w:ins>
      <w:ins w:id="3263" w:author="Eric Boisvert" w:date="2016-03-28T16:06:00Z">
        <w:del w:id="3264" w:author="Boisvert, Eric" w:date="2016-03-29T08:51:00Z">
          <w:r w:rsidR="003842F3" w:rsidDel="00CB122C">
            <w:rPr>
              <w:noProof/>
            </w:rPr>
            <w:delText>24</w:delText>
          </w:r>
        </w:del>
      </w:ins>
      <w:del w:id="3265" w:author="Boisvert, Eric" w:date="2016-03-29T08:51:00Z">
        <w:r w:rsidR="0043586C" w:rsidDel="00CB122C">
          <w:rPr>
            <w:noProof/>
          </w:rPr>
          <w:delText>23</w:delText>
        </w:r>
      </w:del>
      <w:r w:rsidR="00673E83">
        <w:rPr>
          <w:noProof/>
        </w:rPr>
        <w:fldChar w:fldCharType="end"/>
      </w:r>
      <w:r>
        <w:t>: Contact</w:t>
      </w:r>
      <w:ins w:id="3266" w:author="Boisvert, Eric" w:date="2016-03-29T08:38:00Z">
        <w:r w:rsidR="00853941">
          <w:t xml:space="preserve"> context diagram.</w:t>
        </w:r>
      </w:ins>
    </w:p>
    <w:p w14:paraId="192D30EB" w14:textId="647C994E" w:rsidR="008B7091" w:rsidRDefault="005D6D19" w:rsidP="007F03F0">
      <w:pPr>
        <w:pStyle w:val="Heading5"/>
        <w:rPr>
          <w:lang w:val="en-CA"/>
        </w:rPr>
      </w:pPr>
      <w:bookmarkStart w:id="3267" w:name="BKM_1A59C48F_A7B9_4BDC_B008_53504A772FCF"/>
      <w:bookmarkEnd w:id="3267"/>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268" w:name="BKM_F722D1E4_88A1_4807_BB66_32AB9BD44381"/>
      <w:bookmarkEnd w:id="3268"/>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269"/>
      <w:r w:rsidRPr="008B7091">
        <w:t xml:space="preserve">GeologicStructure </w:t>
      </w:r>
      <w:commentRangeEnd w:id="3269"/>
      <w:r w:rsidR="005D6D19">
        <w:rPr>
          <w:rStyle w:val="CommentReference"/>
        </w:rPr>
        <w:commentReference w:id="3269"/>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EB7E1F" w:rsidP="008B7091">
      <w:pPr>
        <w:keepNext/>
      </w:pPr>
      <w:r>
        <w:rPr>
          <w:noProof/>
          <w:lang w:val="en-CA" w:eastAsia="en-CA"/>
        </w:rPr>
        <w:lastRenderedPageBreak/>
        <w:pict w14:anchorId="14420536">
          <v:shape id="_x0000_i1050" type="#_x0000_t75" style="width:341.85pt;height:5in;visibility:visible;mso-wrap-style:square">
            <v:imagedata r:id="rId41"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270" w:author="Boisvert, Eric" w:date="2016-04-01T13:15:00Z">
        <w:r w:rsidR="008D755A">
          <w:rPr>
            <w:noProof/>
          </w:rPr>
          <w:t>26</w:t>
        </w:r>
      </w:ins>
      <w:ins w:id="3271" w:author="Eric Boisvert" w:date="2016-03-28T16:06:00Z">
        <w:del w:id="3272" w:author="Boisvert, Eric" w:date="2016-03-29T08:51:00Z">
          <w:r w:rsidR="003842F3" w:rsidDel="00CB122C">
            <w:rPr>
              <w:noProof/>
            </w:rPr>
            <w:delText>25</w:delText>
          </w:r>
        </w:del>
      </w:ins>
      <w:del w:id="3273" w:author="Boisvert, Eric" w:date="2016-03-29T08:51:00Z">
        <w:r w:rsidR="0043586C" w:rsidDel="00CB122C">
          <w:rPr>
            <w:noProof/>
          </w:rPr>
          <w:delText>24</w:delText>
        </w:r>
      </w:del>
      <w:r w:rsidR="00673E83">
        <w:rPr>
          <w:noProof/>
        </w:rPr>
        <w:fldChar w:fldCharType="end"/>
      </w:r>
      <w:r>
        <w:t>: Fold</w:t>
      </w:r>
      <w:ins w:id="3274" w:author="Boisvert, Eric" w:date="2016-03-29T08:38:00Z">
        <w:r w:rsidR="00853941">
          <w:t xml:space="preserve"> context diagram.</w:t>
        </w:r>
      </w:ins>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6ECB1BDC"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id="3275"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ins w:id="3276"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277" w:name="BKM_1562D6E5_754D_41F1_8BCA_821E81C1C77B"/>
      <w:bookmarkStart w:id="3278" w:name="BKM_2577AA17_B965_493F_8575_D32112AD8348"/>
      <w:bookmarkEnd w:id="3277"/>
      <w:bookmarkEnd w:id="3278"/>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79"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EB7E1F" w:rsidP="00415CBF">
      <w:pPr>
        <w:keepNext/>
      </w:pPr>
      <w:r>
        <w:rPr>
          <w:noProof/>
          <w:lang w:val="en-CA" w:eastAsia="en-CA"/>
        </w:rPr>
        <w:pict w14:anchorId="063E3F96">
          <v:shape id="_x0000_i1051" type="#_x0000_t75" style="width:322.25pt;height:337.65pt;visibility:visible;mso-wrap-style:square">
            <v:imagedata r:id="rId42"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80" w:author="Boisvert, Eric" w:date="2016-04-01T13:15:00Z">
        <w:r w:rsidR="008D755A">
          <w:rPr>
            <w:noProof/>
          </w:rPr>
          <w:t>27</w:t>
        </w:r>
      </w:ins>
      <w:ins w:id="3281" w:author="Eric Boisvert" w:date="2016-03-28T16:06:00Z">
        <w:del w:id="3282" w:author="Boisvert, Eric" w:date="2016-03-29T08:51:00Z">
          <w:r w:rsidR="003842F3" w:rsidDel="00CB122C">
            <w:rPr>
              <w:noProof/>
            </w:rPr>
            <w:delText>26</w:delText>
          </w:r>
        </w:del>
      </w:ins>
      <w:del w:id="3283" w:author="Boisvert, Eric" w:date="2016-03-29T08:51:00Z">
        <w:r w:rsidR="0043586C" w:rsidDel="00CB122C">
          <w:rPr>
            <w:noProof/>
          </w:rPr>
          <w:delText>25</w:delText>
        </w:r>
      </w:del>
      <w:r w:rsidR="00673E83">
        <w:rPr>
          <w:noProof/>
        </w:rPr>
        <w:fldChar w:fldCharType="end"/>
      </w:r>
      <w:r>
        <w:t>: Foliation</w:t>
      </w:r>
      <w:ins w:id="3284" w:author="Boisvert, Eric" w:date="2016-03-29T08:39:00Z">
        <w:r w:rsidR="00853941">
          <w:t xml:space="preserve"> context diagram.</w:t>
        </w:r>
      </w:ins>
    </w:p>
    <w:p w14:paraId="2F639981" w14:textId="4E6D1442" w:rsidR="00415CBF" w:rsidRDefault="00F011FC" w:rsidP="007F03F0">
      <w:pPr>
        <w:pStyle w:val="Heading5"/>
        <w:rPr>
          <w:lang w:val="en-CA"/>
        </w:rPr>
      </w:pPr>
      <w:bookmarkStart w:id="3285" w:name="BKM_22F72D69_6FF6_4012_89A7_3FFAC0091563"/>
      <w:bookmarkEnd w:id="3285"/>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86" w:author="Boisvert, Eric" w:date="2016-03-29T08:39:00Z">
        <w:r w:rsidR="00853941">
          <w:rPr>
            <w:lang w:val="en-CA"/>
          </w:rPr>
          <w:t>.</w:t>
        </w:r>
      </w:ins>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87" w:author="Eric Boisvert" w:date="2016-03-28T16:59:00Z"/>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88"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289" w:name="BKM_D602E51F_1A69_4732_803D_A550C06800AD"/>
      <w:bookmarkStart w:id="3290" w:name="_Ref440799060"/>
      <w:bookmarkEnd w:id="3289"/>
      <w:r>
        <w:t>ShearDisplacementStructure</w:t>
      </w:r>
      <w:bookmarkEnd w:id="329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91" w:author="Boisvert, Eric" w:date="2016-04-01T07:54:00Z">
        <w:r w:rsidR="00E21DD0">
          <w:t>7.5.1.2</w:t>
        </w:r>
      </w:ins>
      <w:ins w:id="3292" w:author="Eric Boisvert" w:date="2016-03-28T16:06:00Z">
        <w:del w:id="3293" w:author="Boisvert, Eric" w:date="2016-04-01T07:53:00Z">
          <w:r w:rsidR="003842F3" w:rsidDel="00E21DD0">
            <w:delText>7.5.1.1</w:delText>
          </w:r>
        </w:del>
      </w:ins>
      <w:del w:id="3294" w:author="Boisvert, Eric" w:date="2016-04-01T07:53:00Z">
        <w:r w:rsidR="004D34D6" w:rsidDel="00E21DD0">
          <w:delText>8.5.1.1</w:delText>
        </w:r>
      </w:del>
      <w:r w:rsidR="004631F8">
        <w:fldChar w:fldCharType="end"/>
      </w:r>
      <w:r w:rsidR="004631F8">
        <w:t>)</w:t>
      </w:r>
      <w:r w:rsidR="00624F7C">
        <w:t>.</w:t>
      </w:r>
    </w:p>
    <w:p w14:paraId="6E425B04" w14:textId="0FAC8E1A" w:rsidR="00415CBF" w:rsidRDefault="00EB7E1F" w:rsidP="00415CBF">
      <w:pPr>
        <w:keepNext/>
      </w:pPr>
      <w:r>
        <w:rPr>
          <w:noProof/>
          <w:lang w:val="en-CA" w:eastAsia="en-CA"/>
        </w:rPr>
        <w:pict w14:anchorId="485212EB">
          <v:shape id="_x0000_i1052" type="#_x0000_t75" style="width:312.45pt;height:340.45pt;visibility:visible;mso-wrap-style:square">
            <v:imagedata r:id="rId43"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295" w:author="Boisvert, Eric" w:date="2016-04-01T13:15:00Z">
        <w:r w:rsidR="008D755A">
          <w:rPr>
            <w:noProof/>
          </w:rPr>
          <w:t>28</w:t>
        </w:r>
      </w:ins>
      <w:ins w:id="3296" w:author="Eric Boisvert" w:date="2016-03-28T16:06:00Z">
        <w:del w:id="3297" w:author="Boisvert, Eric" w:date="2016-03-29T08:51:00Z">
          <w:r w:rsidR="003842F3" w:rsidDel="00CB122C">
            <w:rPr>
              <w:noProof/>
            </w:rPr>
            <w:delText>27</w:delText>
          </w:r>
        </w:del>
      </w:ins>
      <w:del w:id="3298" w:author="Boisvert, Eric" w:date="2016-03-29T08:51:00Z">
        <w:r w:rsidR="0043586C" w:rsidDel="00CB122C">
          <w:rPr>
            <w:noProof/>
          </w:rPr>
          <w:delText>26</w:delText>
        </w:r>
      </w:del>
      <w:r w:rsidR="00673E83">
        <w:rPr>
          <w:noProof/>
        </w:rPr>
        <w:fldChar w:fldCharType="end"/>
      </w:r>
      <w:r>
        <w:t xml:space="preserve"> : ShearDisplacementStructure</w:t>
      </w:r>
      <w:ins w:id="3299"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300" w:name="BKM_2C0BAC72_25F4_4403_B6F3_8CD29CC45162"/>
      <w:bookmarkEnd w:id="3300"/>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301" w:name="BKM_6D164D9B_00C6_4467_A49F_201E1DB05D3E"/>
      <w:bookmarkStart w:id="3302" w:name="_Toc446944597"/>
      <w:bookmarkEnd w:id="3301"/>
      <w:r>
        <w:t>Geomorphology</w:t>
      </w:r>
      <w:bookmarkEnd w:id="3302"/>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303"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304"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EB7E1F" w:rsidP="00FB057B">
      <w:pPr>
        <w:keepNext/>
      </w:pPr>
      <w:ins w:id="3305" w:author="Eric Boisvert" w:date="2016-02-01T05:10:00Z">
        <w:r>
          <w:rPr>
            <w:noProof/>
            <w:lang w:val="en-CA" w:eastAsia="en-CA"/>
          </w:rPr>
          <w:lastRenderedPageBreak/>
          <w:pict w14:anchorId="3C9AC551">
            <v:shape id="_x0000_i1053" type="#_x0000_t75" style="width:6in;height:297.1pt">
              <v:imagedata r:id="rId44"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306" w:author="Boisvert, Eric" w:date="2016-04-01T13:15:00Z">
        <w:r w:rsidR="008D755A">
          <w:rPr>
            <w:noProof/>
          </w:rPr>
          <w:t>29</w:t>
        </w:r>
      </w:ins>
      <w:ins w:id="3307" w:author="Eric Boisvert" w:date="2016-03-28T16:06:00Z">
        <w:del w:id="3308" w:author="Boisvert, Eric" w:date="2016-03-29T08:51:00Z">
          <w:r w:rsidR="003842F3" w:rsidDel="00CB122C">
            <w:rPr>
              <w:noProof/>
            </w:rPr>
            <w:delText>28</w:delText>
          </w:r>
        </w:del>
      </w:ins>
      <w:del w:id="3309"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310"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311" w:author="Eric Boisvert" w:date="2016-03-28T17:01:00Z">
        <w:r w:rsidR="003D7505">
          <w:t>kind of Geologic Feature</w:t>
        </w:r>
      </w:ins>
      <w:del w:id="3312"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ins w:id="3313" w:author="Boisvert, Eric" w:date="2016-03-29T08:39:00Z">
        <w:r w:rsidR="00853941">
          <w:t>.</w:t>
        </w:r>
      </w:ins>
      <w:proofErr w:type="gramEnd"/>
    </w:p>
    <w:p w14:paraId="4464C7AB" w14:textId="3FFC55D0" w:rsidR="00C01850" w:rsidRDefault="00EB7E1F" w:rsidP="007F03F0">
      <w:pPr>
        <w:keepNext/>
      </w:pPr>
      <w:r>
        <w:lastRenderedPageBreak/>
        <w:pict w14:anchorId="5A6095A9">
          <v:shape id="_x0000_i1054" type="#_x0000_t75" style="width:432.7pt;height:206.9pt">
            <v:imagedata r:id="rId45" o:title=""/>
          </v:shape>
        </w:pict>
      </w:r>
    </w:p>
    <w:p w14:paraId="0745F577" w14:textId="66F2A397" w:rsidR="00ED4EA5" w:rsidRDefault="00C01850" w:rsidP="007F03F0">
      <w:pPr>
        <w:pStyle w:val="Caption"/>
      </w:pPr>
      <w:bookmarkStart w:id="3314" w:name="_Ref440194521"/>
      <w:r>
        <w:t xml:space="preserve">Figure </w:t>
      </w:r>
      <w:r>
        <w:fldChar w:fldCharType="begin"/>
      </w:r>
      <w:r>
        <w:instrText xml:space="preserve"> SEQ Figure \* ARABIC </w:instrText>
      </w:r>
      <w:r>
        <w:fldChar w:fldCharType="separate"/>
      </w:r>
      <w:ins w:id="3315" w:author="Boisvert, Eric" w:date="2016-04-01T13:15:00Z">
        <w:r w:rsidR="008D755A">
          <w:rPr>
            <w:noProof/>
          </w:rPr>
          <w:t>30</w:t>
        </w:r>
      </w:ins>
      <w:ins w:id="3316" w:author="Eric Boisvert" w:date="2016-03-28T16:06:00Z">
        <w:del w:id="3317" w:author="Boisvert, Eric" w:date="2016-03-29T08:51:00Z">
          <w:r w:rsidR="003842F3" w:rsidDel="00CB122C">
            <w:rPr>
              <w:noProof/>
            </w:rPr>
            <w:delText>29</w:delText>
          </w:r>
        </w:del>
      </w:ins>
      <w:del w:id="3318" w:author="Boisvert, Eric" w:date="2016-03-29T08:51:00Z">
        <w:r w:rsidR="0043586C" w:rsidDel="00CB122C">
          <w:rPr>
            <w:noProof/>
          </w:rPr>
          <w:delText>28</w:delText>
        </w:r>
      </w:del>
      <w:r>
        <w:fldChar w:fldCharType="end"/>
      </w:r>
      <w:bookmarkEnd w:id="3314"/>
      <w:r>
        <w:t xml:space="preserve"> </w:t>
      </w:r>
      <w:proofErr w:type="gramStart"/>
      <w:r>
        <w:t>Partial</w:t>
      </w:r>
      <w:proofErr w:type="gramEnd"/>
      <w:r>
        <w:t xml:space="preserve"> encoding of Etna volcano geomorphological unit (</w:t>
      </w:r>
      <w:ins w:id="3319" w:author="Eric Boisvert" w:date="2016-03-28T17:02:00Z">
        <w:r w:rsidR="003D7505">
          <w:t xml:space="preserve">encoded from a map </w:t>
        </w:r>
      </w:ins>
      <w:r>
        <w:t>from Branca et al, 2011)</w:t>
      </w:r>
      <w:ins w:id="3320"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321" w:author="Boisvert, Eric" w:date="2016-04-01T07:54:00Z">
        <w:r w:rsidR="00E21DD0">
          <w:t xml:space="preserve">Figure </w:t>
        </w:r>
        <w:r w:rsidR="00E21DD0">
          <w:rPr>
            <w:noProof/>
          </w:rPr>
          <w:t>29</w:t>
        </w:r>
      </w:ins>
      <w:ins w:id="3322" w:author="Eric Boisvert" w:date="2016-03-28T16:06:00Z">
        <w:del w:id="3323" w:author="Boisvert, Eric" w:date="2016-04-01T07:53:00Z">
          <w:r w:rsidR="003842F3" w:rsidDel="00E21DD0">
            <w:delText xml:space="preserve">Figure </w:delText>
          </w:r>
          <w:r w:rsidR="003842F3" w:rsidDel="00E21DD0">
            <w:rPr>
              <w:noProof/>
            </w:rPr>
            <w:delText>29</w:delText>
          </w:r>
        </w:del>
      </w:ins>
      <w:del w:id="3324"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325" w:author="Eric Boisvert" w:date="2016-03-28T17:03:00Z">
        <w:r w:rsidR="008D422E">
          <w:t>.</w:t>
        </w:r>
      </w:ins>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326"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327" w:name="BKM_4E3AD03A_F983_4BE7_BAD7_D46FA41454DA"/>
      <w:bookmarkEnd w:id="3327"/>
    </w:p>
    <w:p w14:paraId="566339D6" w14:textId="1B104237" w:rsidR="003D6337" w:rsidRDefault="003D6337" w:rsidP="007F03F0">
      <w:pPr>
        <w:pStyle w:val="Heading5"/>
        <w:rPr>
          <w:lang w:val="en-CA"/>
        </w:rPr>
      </w:pPr>
      <w:del w:id="3328" w:author="Eric Boisvert" w:date="2016-03-28T17:04:00Z">
        <w:r w:rsidRPr="00D970E9" w:rsidDel="008D422E">
          <w:rPr>
            <w:lang w:val="en-CA"/>
          </w:rPr>
          <w:delText>A</w:delText>
        </w:r>
      </w:del>
      <w:proofErr w:type="gramStart"/>
      <w:ins w:id="3329" w:author="Eric Boisvert" w:date="2016-03-28T17:04:00Z">
        <w:r w:rsidR="008D422E">
          <w:rPr>
            <w:lang w:val="en-CA"/>
          </w:rPr>
          <w:t>a</w:t>
        </w:r>
      </w:ins>
      <w:r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330" w:author="Eric Boisvert" w:date="2016-03-28T17:04:00Z">
        <w:r w:rsidR="008D422E">
          <w:rPr>
            <w:lang w:val="en-CA"/>
          </w:rPr>
          <w:t>.</w:t>
        </w:r>
      </w:ins>
    </w:p>
    <w:p w14:paraId="7601DBAC" w14:textId="22D988BA" w:rsidR="00E1402F" w:rsidRDefault="00E1402F" w:rsidP="00E1402F">
      <w:pPr>
        <w:pStyle w:val="Heading4"/>
      </w:pPr>
      <w:bookmarkStart w:id="3331" w:name="BKM_D58E407D_6BD7_451C_AC84_ED75498146C5"/>
      <w:bookmarkStart w:id="3332" w:name="BKM_60D7A041_DA67_4836_A9CF_067E59A5AD76"/>
      <w:bookmarkEnd w:id="3331"/>
      <w:bookmarkEnd w:id="3332"/>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333"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334" w:author="Eric Boisvert" w:date="2016-03-28T17:04:00Z">
        <w:r w:rsidR="008D422E">
          <w:t>, a</w:t>
        </w:r>
      </w:ins>
      <w:del w:id="3335" w:author="Eric Boisvert" w:date="2016-03-28T17:04:00Z">
        <w:r w:rsidRPr="00E1402F" w:rsidDel="008D422E">
          <w:delText xml:space="preserve">, </w:delText>
        </w:r>
      </w:del>
      <w:r w:rsidRPr="00E1402F">
        <w:t xml:space="preserve">dredged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pPr>
        <w:rPr>
          <w:ins w:id="3336"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337" w:name="BKM_226E2406_CB91_4741_B565_53E336A2E054"/>
      <w:bookmarkStart w:id="3338" w:name="BKM_FB2680F3_627E_464F_82B9_677F1AC277D7"/>
      <w:bookmarkStart w:id="3339" w:name="_Toc446944598"/>
      <w:bookmarkEnd w:id="3337"/>
      <w:bookmarkEnd w:id="3338"/>
      <w:r>
        <w:rPr>
          <w:lang w:val="en-CA"/>
        </w:rPr>
        <w:t>Collection</w:t>
      </w:r>
      <w:bookmarkEnd w:id="3339"/>
    </w:p>
    <w:p w14:paraId="5027A8ED" w14:textId="77777777" w:rsidR="008D422E" w:rsidRDefault="008D422E" w:rsidP="00390DF7">
      <w:pPr>
        <w:rPr>
          <w:ins w:id="3340" w:author="Eric Boisvert" w:date="2016-03-28T17:05:00Z"/>
        </w:rPr>
      </w:pPr>
    </w:p>
    <w:p w14:paraId="43EFB6DB" w14:textId="557442E5" w:rsidR="00390DF7" w:rsidRDefault="00F829B5" w:rsidP="00390DF7">
      <w:r>
        <w:t>A GeoSciML collection is a convenience class to manage</w:t>
      </w:r>
      <w:del w:id="3341"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EB7E1F" w:rsidP="00390DF7">
      <w:pPr>
        <w:keepNext/>
      </w:pPr>
      <w:r>
        <w:rPr>
          <w:noProof/>
          <w:lang w:val="en-CA" w:eastAsia="en-CA"/>
        </w:rPr>
        <w:lastRenderedPageBreak/>
        <w:pict w14:anchorId="2908CF57">
          <v:shape id="_x0000_i1055" type="#_x0000_t75" style="width:6in;height:386.55pt;visibility:visible;mso-wrap-style:square">
            <v:imagedata r:id="rId46" o:title=""/>
          </v:shape>
        </w:pict>
      </w:r>
    </w:p>
    <w:p w14:paraId="16086824" w14:textId="54D3A837" w:rsidR="00390DF7" w:rsidRDefault="00390DF7" w:rsidP="00390DF7">
      <w:pPr>
        <w:pStyle w:val="Caption"/>
      </w:pPr>
      <w:bookmarkStart w:id="3342" w:name="_Ref432749513"/>
      <w:r>
        <w:t xml:space="preserve">Figure </w:t>
      </w:r>
      <w:r w:rsidR="00673E83">
        <w:fldChar w:fldCharType="begin"/>
      </w:r>
      <w:r w:rsidR="00673E83">
        <w:instrText xml:space="preserve"> SEQ Figure \* ARABIC </w:instrText>
      </w:r>
      <w:r w:rsidR="00673E83">
        <w:fldChar w:fldCharType="separate"/>
      </w:r>
      <w:ins w:id="3343" w:author="Boisvert, Eric" w:date="2016-04-01T13:15:00Z">
        <w:r w:rsidR="008D755A">
          <w:rPr>
            <w:noProof/>
          </w:rPr>
          <w:t>31</w:t>
        </w:r>
      </w:ins>
      <w:ins w:id="3344" w:author="Eric Boisvert" w:date="2016-03-28T16:06:00Z">
        <w:del w:id="3345" w:author="Boisvert, Eric" w:date="2016-03-29T08:51:00Z">
          <w:r w:rsidR="003842F3" w:rsidDel="00CB122C">
            <w:rPr>
              <w:noProof/>
            </w:rPr>
            <w:delText>30</w:delText>
          </w:r>
        </w:del>
      </w:ins>
      <w:del w:id="3346" w:author="Boisvert, Eric" w:date="2016-03-29T08:51:00Z">
        <w:r w:rsidR="0043586C" w:rsidDel="00CB122C">
          <w:rPr>
            <w:noProof/>
          </w:rPr>
          <w:delText>29</w:delText>
        </w:r>
      </w:del>
      <w:r w:rsidR="00673E83">
        <w:rPr>
          <w:noProof/>
        </w:rPr>
        <w:fldChar w:fldCharType="end"/>
      </w:r>
      <w:bookmarkEnd w:id="3342"/>
      <w:r>
        <w:t xml:space="preserve">: GSML collection </w:t>
      </w:r>
      <w:ins w:id="3347" w:author="Boisvert, Eric" w:date="2016-03-29T08:40:00Z">
        <w:r w:rsidR="00853941">
          <w:t xml:space="preserve">summary </w:t>
        </w:r>
      </w:ins>
      <w:r>
        <w:t>diagram</w:t>
      </w:r>
      <w:ins w:id="3348"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349"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350"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351"/>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3351"/>
      <w:r w:rsidR="003B49DD">
        <w:rPr>
          <w:rStyle w:val="CommentReference"/>
        </w:rPr>
        <w:commentReference w:id="3351"/>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352" w:author="Boisvert, Eric" w:date="2016-04-01T07:54:00Z">
        <w:r w:rsidR="00E21DD0">
          <w:t xml:space="preserve">Figure </w:t>
        </w:r>
        <w:r w:rsidR="00E21DD0">
          <w:rPr>
            <w:noProof/>
          </w:rPr>
          <w:t>30</w:t>
        </w:r>
      </w:ins>
      <w:ins w:id="3353" w:author="Eric Boisvert" w:date="2016-03-28T16:06:00Z">
        <w:del w:id="3354" w:author="Boisvert, Eric" w:date="2016-04-01T07:53:00Z">
          <w:r w:rsidR="003842F3" w:rsidDel="00E21DD0">
            <w:delText xml:space="preserve">Figure </w:delText>
          </w:r>
          <w:r w:rsidR="003842F3" w:rsidDel="00E21DD0">
            <w:rPr>
              <w:noProof/>
            </w:rPr>
            <w:delText>30</w:delText>
          </w:r>
        </w:del>
      </w:ins>
      <w:del w:id="3355"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356" w:author="Eric Boisvert" w:date="2016-01-24T13:33:00Z">
        <w:r w:rsidR="0099305B">
          <w:t>OM::</w:t>
        </w:r>
      </w:ins>
      <w:r>
        <w:t xml:space="preserve">SF_SamplingFeature.  </w:t>
      </w:r>
      <w:ins w:id="3357" w:author="Eric Boisvert" w:date="2016-02-27T14:29:00Z">
        <w:r w:rsidR="003E7F91">
          <w:t>GSMLItem has the stereotype &lt;&lt;Union&gt;&gt; and according to ISO19</w:t>
        </w:r>
      </w:ins>
      <w:ins w:id="3358" w:author="Eric Boisvert" w:date="2016-02-27T14:38:00Z">
        <w:r w:rsidR="003E7F91">
          <w:t>103</w:t>
        </w:r>
      </w:ins>
      <w:ins w:id="3359" w:author="Eric Boisvert" w:date="2016-02-27T14:30:00Z">
        <w:r w:rsidR="003E7F91">
          <w:t xml:space="preserve"> (Clause </w:t>
        </w:r>
      </w:ins>
      <w:ins w:id="3360" w:author="Eric Boisvert" w:date="2016-02-27T14:38:00Z">
        <w:r w:rsidR="003E7F91">
          <w:t>6.8.2</w:t>
        </w:r>
      </w:ins>
      <w:ins w:id="3361" w:author="Eric Boisvert" w:date="2016-02-27T14:30:00Z">
        <w:r w:rsidR="003E7F91">
          <w:t xml:space="preserve">), only one of the properties can be </w:t>
        </w:r>
      </w:ins>
      <w:ins w:id="3362" w:author="Eric Boisvert" w:date="2016-02-27T14:31:00Z">
        <w:r w:rsidR="003E7F91">
          <w:t>materialized</w:t>
        </w:r>
      </w:ins>
      <w:ins w:id="3363" w:author="Eric Boisvert" w:date="2016-02-27T14:30:00Z">
        <w:r w:rsidR="003E7F91">
          <w:t xml:space="preserve"> </w:t>
        </w:r>
      </w:ins>
      <w:ins w:id="3364" w:author="Eric Boisvert" w:date="2016-02-27T14:31:00Z">
        <w:r w:rsidR="003E7F91">
          <w:t xml:space="preserve">at the time. </w:t>
        </w:r>
      </w:ins>
      <w:r>
        <w:t>It is important to note that the &lt;&lt;Union&gt;&gt; stereotype can be encoded in two distinct ways</w:t>
      </w:r>
      <w:ins w:id="3365"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366" w:author="Eric Boisvert" w:date="2016-02-27T14:39:00Z">
        <w:r w:rsidDel="003E7F91">
          <w:delText xml:space="preserve"> for example</w:delText>
        </w:r>
      </w:del>
      <w:r>
        <w:t>)</w:t>
      </w:r>
      <w:r>
        <w:br/>
      </w:r>
      <w:r>
        <w:br/>
      </w:r>
      <w:r w:rsidR="00EB7E1F">
        <w:rPr>
          <w:noProof/>
          <w:lang w:val="en-CA" w:eastAsia="en-CA"/>
        </w:rPr>
        <w:pict w14:anchorId="469BCCD1">
          <v:shape id="_x0000_i1056" type="#_x0000_t75" style="width:332.75pt;height:47.55pt;visibility:visible;mso-wrap-style:square">
            <v:imagedata r:id="rId47"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367"/>
      <w:r>
        <w:t xml:space="preserve">(as prescribed by </w:t>
      </w:r>
      <w:r w:rsidR="00241C7C">
        <w:t>GML 3.3</w:t>
      </w:r>
      <w:r>
        <w:t xml:space="preserve">) </w:t>
      </w:r>
      <w:r>
        <w:br/>
      </w:r>
      <w:commentRangeEnd w:id="3367"/>
      <w:r>
        <w:rPr>
          <w:rStyle w:val="CommentReference"/>
        </w:rPr>
        <w:commentReference w:id="3367"/>
      </w:r>
      <w:r>
        <w:br/>
      </w:r>
      <w:r w:rsidR="00EB7E1F">
        <w:rPr>
          <w:rFonts w:ascii="Courier New" w:hAnsi="Courier New" w:cs="Courier New"/>
          <w:noProof/>
          <w:lang w:val="en-CA" w:eastAsia="en-CA"/>
        </w:rPr>
        <w:pict w14:anchorId="7623DFC3">
          <v:shape id="_x0000_i1057" type="#_x0000_t75" style="width:206.9pt;height:58pt;visibility:visible;mso-wrap-style:square">
            <v:imagedata r:id="rId48"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68" w:author="Eric Boisvert" w:date="2016-03-25T10:15:00Z">
        <w:r w:rsidR="00E13DE0">
          <w:rPr>
            <w:lang w:val="en-CA"/>
          </w:rPr>
          <w:t>(</w:t>
        </w:r>
        <w:proofErr w:type="gramStart"/>
        <w:r w:rsidR="00E13DE0">
          <w:rPr>
            <w:lang w:val="en-CA"/>
          </w:rPr>
          <w:t xml:space="preserve">See  </w:t>
        </w:r>
        <w:proofErr w:type="gramEnd"/>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69" w:author="Boisvert, Eric" w:date="2016-04-01T07:54:00Z">
        <w:r w:rsidR="00E21DD0">
          <w:rPr>
            <w:lang w:val="en-CA"/>
          </w:rPr>
          <w:t>8.5</w:t>
        </w:r>
      </w:ins>
      <w:ins w:id="3370"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371" w:author="Boisvert, Eric" w:date="2016-03-29T08:40:00Z">
        <w:r w:rsidR="00853941">
          <w:t>.</w:t>
        </w:r>
      </w:ins>
    </w:p>
    <w:p w14:paraId="0ACFC2A5" w14:textId="26529F87" w:rsidR="00292781" w:rsidRDefault="00292781" w:rsidP="007F03F0">
      <w:pPr>
        <w:pStyle w:val="Caption"/>
        <w:keepNext/>
      </w:pPr>
      <w:bookmarkStart w:id="3372" w:name="_Ref440205961"/>
      <w:proofErr w:type="gramStart"/>
      <w:r>
        <w:t xml:space="preserve">Table </w:t>
      </w:r>
      <w:ins w:id="3373" w:author="Eric Boisvert" w:date="2016-02-14T13:33:00Z">
        <w:r w:rsidR="00415E41">
          <w:fldChar w:fldCharType="begin"/>
        </w:r>
        <w:r w:rsidR="00415E41">
          <w:instrText xml:space="preserve"> SEQ Table \* ARABIC </w:instrText>
        </w:r>
      </w:ins>
      <w:r w:rsidR="00415E41">
        <w:fldChar w:fldCharType="separate"/>
      </w:r>
      <w:ins w:id="3374" w:author="Boisvert, Eric" w:date="2016-04-01T07:54:00Z">
        <w:r w:rsidR="00E21DD0">
          <w:rPr>
            <w:noProof/>
          </w:rPr>
          <w:t>3</w:t>
        </w:r>
      </w:ins>
      <w:ins w:id="3375" w:author="Eric Boisvert" w:date="2016-02-14T13:33:00Z">
        <w:r w:rsidR="00415E41">
          <w:fldChar w:fldCharType="end"/>
        </w:r>
      </w:ins>
      <w:del w:id="3376"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72"/>
      <w:ins w:id="3377" w:author="Boisvert, Eric" w:date="2016-03-29T08:40:00Z">
        <w:r w:rsidR="00853941">
          <w:t>.</w:t>
        </w:r>
      </w:ins>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78" w:name="_Toc446944599"/>
      <w:r>
        <w:rPr>
          <w:lang w:val="en-CA"/>
        </w:rPr>
        <w:t>GeoSciML Data Types</w:t>
      </w:r>
      <w:bookmarkEnd w:id="3378"/>
    </w:p>
    <w:p w14:paraId="519F32B6" w14:textId="77777777" w:rsidR="00657E64" w:rsidRDefault="00657E64" w:rsidP="00657E64">
      <w:pPr>
        <w:rPr>
          <w:lang w:val="en-CA"/>
        </w:rPr>
      </w:pPr>
    </w:p>
    <w:p w14:paraId="636940E3" w14:textId="35002EE2" w:rsidR="00657E64" w:rsidDel="007C5519" w:rsidRDefault="00657E64" w:rsidP="00657E64">
      <w:pPr>
        <w:rPr>
          <w:del w:id="3379" w:author="Boisvert, Eric" w:date="2016-03-29T07:54:00Z"/>
          <w:lang w:val="en-CA"/>
        </w:rPr>
      </w:pPr>
      <w:r>
        <w:rPr>
          <w:lang w:val="en-CA"/>
        </w:rPr>
        <w:t>GeoSciML Data is a</w:t>
      </w:r>
      <w:r w:rsidRPr="004A7E4D">
        <w:rPr>
          <w:lang w:val="en-CA"/>
        </w:rPr>
        <w:t xml:space="preserve"> package of </w:t>
      </w:r>
      <w:del w:id="3380" w:author="Boisvert, Eric" w:date="2016-03-29T07:53:00Z">
        <w:r w:rsidRPr="004A7E4D" w:rsidDel="007C5519">
          <w:rPr>
            <w:lang w:val="en-CA"/>
          </w:rPr>
          <w:delText xml:space="preserve">classes </w:delText>
        </w:r>
      </w:del>
      <w:ins w:id="3381" w:author="Boisvert, Eric" w:date="2016-03-29T07:53:00Z">
        <w:r w:rsidR="007C5519">
          <w:rPr>
            <w:lang w:val="en-CA"/>
          </w:rPr>
          <w:t>data types</w:t>
        </w:r>
        <w:r w:rsidR="007C5519" w:rsidRPr="004A7E4D">
          <w:rPr>
            <w:lang w:val="en-CA"/>
          </w:rPr>
          <w:t xml:space="preserve"> </w:t>
        </w:r>
      </w:ins>
      <w:r w:rsidRPr="004A7E4D">
        <w:rPr>
          <w:lang w:val="en-CA"/>
        </w:rPr>
        <w:t>t</w:t>
      </w:r>
      <w:ins w:id="3382" w:author="Boisvert, Eric" w:date="2016-03-29T07:53:00Z">
        <w:r w:rsidR="007C5519">
          <w:rPr>
            <w:lang w:val="en-CA"/>
          </w:rPr>
          <w:t>hat</w:t>
        </w:r>
      </w:ins>
      <w:del w:id="3383" w:author="Boisvert, Eric" w:date="2016-03-29T07:53:00Z">
        <w:r w:rsidRPr="004A7E4D" w:rsidDel="007C5519">
          <w:rPr>
            <w:lang w:val="en-CA"/>
          </w:rPr>
          <w:delText>o</w:delText>
        </w:r>
      </w:del>
      <w:r w:rsidRPr="004A7E4D">
        <w:rPr>
          <w:lang w:val="en-CA"/>
        </w:rPr>
        <w:t xml:space="preserve"> describe</w:t>
      </w:r>
      <w:ins w:id="3384"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85" w:author="Boisvert, Eric" w:date="2016-03-29T07:54:00Z">
        <w:r w:rsidR="007C5519">
          <w:rPr>
            <w:lang w:val="en-CA"/>
          </w:rPr>
          <w:t xml:space="preserve">  </w:t>
        </w:r>
      </w:ins>
      <w:r w:rsidRPr="00C034E3">
        <w:rPr>
          <w:lang w:val="en-CA"/>
        </w:rPr>
        <w:t xml:space="preserve">An additional GSML_QuantityRange class extends </w:t>
      </w:r>
      <w:del w:id="3386" w:author="Eric Boisvert" w:date="2016-01-24T13:31:00Z">
        <w:r w:rsidRPr="00C034E3" w:rsidDel="00253146">
          <w:rPr>
            <w:lang w:val="en-CA"/>
          </w:rPr>
          <w:delText>swe:Quantity</w:delText>
        </w:r>
      </w:del>
      <w:ins w:id="3387" w:author="Eric Boisvert" w:date="2016-01-24T13:31:00Z">
        <w:r w:rsidR="00253146">
          <w:rPr>
            <w:lang w:val="en-CA"/>
          </w:rPr>
          <w:t>SWE::Quantity</w:t>
        </w:r>
      </w:ins>
      <w:r w:rsidRPr="00C034E3">
        <w:rPr>
          <w:lang w:val="en-CA"/>
        </w:rPr>
        <w:t xml:space="preserve">Range to allow upper and lower values </w:t>
      </w:r>
      <w:del w:id="3388" w:author="Boisvert, Eric" w:date="2016-03-29T07:54:00Z">
        <w:r w:rsidRPr="00C034E3" w:rsidDel="007C5519">
          <w:rPr>
            <w:lang w:val="en-CA"/>
          </w:rPr>
          <w:delText xml:space="preserve">in </w:delText>
        </w:r>
      </w:del>
      <w:ins w:id="3389"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EB7E1F" w:rsidP="00657E64">
      <w:pPr>
        <w:keepNext/>
      </w:pPr>
      <w:r>
        <w:rPr>
          <w:noProof/>
          <w:lang w:val="en-CA" w:eastAsia="en-CA"/>
        </w:rPr>
        <w:lastRenderedPageBreak/>
        <w:pict w14:anchorId="74C7BFF3">
          <v:shape id="_x0000_i1058" type="#_x0000_t75" style="width:6in;height:493.5pt;visibility:visible;mso-wrap-style:square">
            <v:imagedata r:id="rId49"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390" w:author="Boisvert, Eric" w:date="2016-04-01T13:15:00Z">
        <w:r w:rsidR="008D755A">
          <w:rPr>
            <w:noProof/>
          </w:rPr>
          <w:t>32</w:t>
        </w:r>
      </w:ins>
      <w:ins w:id="3391" w:author="Eric Boisvert" w:date="2016-03-28T16:06:00Z">
        <w:del w:id="3392" w:author="Boisvert, Eric" w:date="2016-03-29T08:51:00Z">
          <w:r w:rsidR="003842F3" w:rsidDel="00CB122C">
            <w:rPr>
              <w:noProof/>
            </w:rPr>
            <w:delText>31</w:delText>
          </w:r>
        </w:del>
      </w:ins>
      <w:del w:id="3393" w:author="Boisvert, Eric" w:date="2016-03-29T08:51:00Z">
        <w:r w:rsidR="0043586C" w:rsidDel="00CB122C">
          <w:rPr>
            <w:noProof/>
          </w:rPr>
          <w:delText>32</w:delText>
        </w:r>
      </w:del>
      <w:r>
        <w:rPr>
          <w:noProof/>
        </w:rPr>
        <w:fldChar w:fldCharType="end"/>
      </w:r>
      <w:r>
        <w:t xml:space="preserve"> : </w:t>
      </w:r>
      <w:ins w:id="3394" w:author="Boisvert, Eric" w:date="2016-03-29T08:40:00Z">
        <w:r w:rsidR="00853941">
          <w:t>Summary diagram of s</w:t>
        </w:r>
      </w:ins>
      <w:del w:id="3395" w:author="Boisvert, Eric" w:date="2016-03-29T08:40:00Z">
        <w:r w:rsidDel="00853941">
          <w:delText>S</w:delText>
        </w:r>
      </w:del>
      <w:r>
        <w:t>pecialised GeoSciML data types</w:t>
      </w:r>
      <w:ins w:id="3396"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97" w:author="Boisvert, Eric" w:date="2016-03-29T12:36:00Z">
        <w:r w:rsidDel="0024128E">
          <w:delText xml:space="preserve"> </w:delText>
        </w:r>
      </w:del>
      <w:r>
        <w:t>description ("toward fold hinge", "below')</w:t>
      </w:r>
      <w:ins w:id="3398" w:author="Boisvert, Eric" w:date="2016-03-29T08:40:00Z">
        <w:r w:rsidR="00853941">
          <w:t>.</w:t>
        </w:r>
      </w:ins>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w:t>
      </w:r>
      <w:del w:id="3399" w:author="Boisvert, Eric" w:date="2016-03-29T07:55:00Z">
        <w:r w:rsidDel="007C5519">
          <w:rPr>
            <w:lang w:val="en-CA"/>
          </w:rPr>
          <w:delText>e</w:delText>
        </w:r>
      </w:del>
      <w:r>
        <w:rPr>
          <w:lang w:val="en-CA"/>
        </w:rPr>
        <w:t>perty shall d</w:t>
      </w:r>
      <w:r w:rsidRPr="002570EB">
        <w:rPr>
          <w:lang w:val="en-CA"/>
        </w:rPr>
        <w:t>escribe</w:t>
      </w:r>
      <w:del w:id="3400"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401" w:author="Eric Boisvert" w:date="2016-01-24T13:30:00Z">
        <w:r w:rsidDel="00253146">
          <w:rPr>
            <w:lang w:val="en-CA"/>
          </w:rPr>
          <w:delText>:CharacterString</w:delText>
        </w:r>
      </w:del>
      <w:proofErr w:type="gramStart"/>
      <w:ins w:id="3402"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ins w:id="3403" w:author="Boisvert, Eric" w:date="2016-03-29T14:42:00Z">
        <w:r w:rsidR="00224214">
          <w:rPr>
            <w:lang w:val="en-CA"/>
          </w:rPr>
          <w:t xml:space="preserve"> </w:t>
        </w:r>
        <w:r w:rsidR="00224214">
          <w:t>( eg. "</w:t>
        </w:r>
        <w:proofErr w:type="gramStart"/>
        <w:r w:rsidR="00224214">
          <w:t>toward</w:t>
        </w:r>
        <w:proofErr w:type="gramEnd"/>
        <w:r w:rsidR="00224214">
          <w:t xml:space="preserve"> fold hinge", "below')</w:t>
        </w:r>
      </w:ins>
      <w:ins w:id="3404"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405"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406"/>
      <w:r>
        <w:rPr>
          <w:lang w:val="en-CA"/>
        </w:rPr>
        <w:t xml:space="preserve">not impose one </w:t>
      </w:r>
      <w:commentRangeEnd w:id="3406"/>
      <w:r w:rsidR="00DD26B8">
        <w:rPr>
          <w:rStyle w:val="CommentReference"/>
        </w:rPr>
        <w:commentReference w:id="3406"/>
      </w:r>
      <w:r>
        <w:rPr>
          <w:lang w:val="en-CA"/>
        </w:rPr>
        <w:t>but provide</w:t>
      </w:r>
      <w:ins w:id="3407" w:author="Boisvert, Eric" w:date="2016-03-29T14:42:00Z">
        <w:r w:rsidR="00224214">
          <w:rPr>
            <w:lang w:val="en-CA"/>
          </w:rPr>
          <w:t>s</w:t>
        </w:r>
      </w:ins>
      <w:r>
        <w:rPr>
          <w:lang w:val="en-CA"/>
        </w:rPr>
        <w:t xml:space="preserve"> a convention property to report it. </w:t>
      </w:r>
      <w:commentRangeStart w:id="3408"/>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408"/>
      <w:r>
        <w:rPr>
          <w:rStyle w:val="CommentReference"/>
        </w:rPr>
        <w:commentReference w:id="3408"/>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409"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410" w:author="Boisvert, Eric" w:date="2016-03-29T14:43:00Z">
        <w:r w:rsidDel="00224214">
          <w:rPr>
            <w:lang w:val="en-CA"/>
          </w:rPr>
          <w:delText>, otherwise there is no useful information to report.</w:delText>
        </w:r>
      </w:del>
      <w:ins w:id="3411" w:author="Boisvert, Eric" w:date="2016-03-29T14:43:00Z">
        <w:r w:rsidR="00224214">
          <w:rPr>
            <w:lang w:val="en-CA"/>
          </w:rPr>
          <w:t>.</w:t>
        </w:r>
      </w:ins>
    </w:p>
    <w:p w14:paraId="6ACF1A83" w14:textId="5A61EC2B" w:rsidR="002570EB" w:rsidRDefault="002570EB" w:rsidP="007F03F0">
      <w:pPr>
        <w:pStyle w:val="Heading5"/>
        <w:rPr>
          <w:lang w:val="en-CA"/>
        </w:rPr>
      </w:pPr>
      <w:bookmarkStart w:id="3412" w:name="_Ref440279067"/>
      <w:proofErr w:type="gramStart"/>
      <w:r>
        <w:rPr>
          <w:lang w:val="en-CA"/>
        </w:rPr>
        <w:t>c</w:t>
      </w:r>
      <w:r w:rsidRPr="00D970E9">
        <w:rPr>
          <w:lang w:val="en-CA"/>
        </w:rPr>
        <w:t>onvention</w:t>
      </w:r>
      <w:bookmarkEnd w:id="3412"/>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413" w:author="Eric Boisvert" w:date="2016-01-24T13:31:00Z">
        <w:r w:rsidDel="00253146">
          <w:rPr>
            <w:lang w:val="en-CA"/>
          </w:rPr>
          <w:delText>swe:Quantity</w:delText>
        </w:r>
      </w:del>
      <w:ins w:id="3414"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415" w:author="Boisvert, Eric" w:date="2016-03-29T14:43:00Z">
        <w:r w:rsidR="00224214">
          <w:rPr>
            <w:lang w:val="en-CA"/>
          </w:rPr>
          <w:t>e</w:t>
        </w:r>
      </w:ins>
      <w:del w:id="3416"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417" w:author="Boisvert, Eric" w:date="2016-04-01T07:54:00Z">
        <w:r w:rsidR="00E21DD0">
          <w:rPr>
            <w:lang w:val="en-CA"/>
          </w:rPr>
          <w:t>7.4.6.2.1</w:t>
        </w:r>
      </w:ins>
      <w:ins w:id="3418" w:author="Eric Boisvert" w:date="2016-03-28T16:06:00Z">
        <w:del w:id="3419" w:author="Boisvert, Eric" w:date="2016-04-01T07:53:00Z">
          <w:r w:rsidR="003842F3" w:rsidDel="00E21DD0">
            <w:rPr>
              <w:lang w:val="en-CA"/>
            </w:rPr>
            <w:delText>7.4.6.2.1</w:delText>
          </w:r>
        </w:del>
      </w:ins>
      <w:del w:id="3420"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421"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422"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423" w:author="Eric Boisvert" w:date="2016-01-24T13:31:00Z">
        <w:r w:rsidDel="00253146">
          <w:rPr>
            <w:lang w:val="en-CA"/>
          </w:rPr>
          <w:delText>swe:Quantity</w:delText>
        </w:r>
      </w:del>
      <w:ins w:id="3424"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425"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w:t>
            </w:r>
            <w:proofErr w:type="gramStart"/>
            <w:r>
              <w:t>,90</w:t>
            </w:r>
            <w:proofErr w:type="gramEnd"/>
            <w:r>
              <w:t>]</w:t>
            </w:r>
            <w:del w:id="3426" w:author="Boisvert, Eric" w:date="2016-03-29T08:41:00Z">
              <w:r w:rsidDel="00853941">
                <w:delText xml:space="preserve">   </w:delText>
              </w:r>
            </w:del>
            <w:ins w:id="3427"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428" w:author="Eric Boisvert" w:date="2016-03-25T10:33:00Z">
              <w:r w:rsidR="00FC044E">
                <w:rPr>
                  <w:rStyle w:val="requri"/>
                  <w:lang w:val="en-CA"/>
                </w:rPr>
                <w:t>trend</w:t>
              </w:r>
            </w:ins>
            <w:del w:id="3429"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430" w:author="Boisvert, Eric" w:date="2016-03-29T14:56:00Z">
              <w:r w:rsidRPr="0046445D" w:rsidDel="00DD26B8">
                <w:rPr>
                  <w:rFonts w:ascii="Segoe UI" w:hAnsi="Segoe UI" w:cs="Segoe UI"/>
                  <w:sz w:val="18"/>
                  <w:szCs w:val="18"/>
                  <w:lang w:val="en-CA"/>
                </w:rPr>
                <w:delText xml:space="preserve">not </w:delText>
              </w:r>
            </w:del>
            <w:ins w:id="3431"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1A57FDE"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432" w:author="Boisvert, Eric" w:date="2016-03-29T14:45:00Z">
        <w:r w:rsidRPr="00245451" w:rsidDel="00224214">
          <w:delText xml:space="preserve">to </w:delText>
        </w:r>
      </w:del>
      <w:ins w:id="3433" w:author="Boisvert, Eric" w:date="2016-03-29T14:45:00Z">
        <w:r w:rsidR="00224214">
          <w:t>will</w:t>
        </w:r>
        <w:r w:rsidR="00224214" w:rsidRPr="00245451">
          <w:t xml:space="preserve"> </w:t>
        </w:r>
      </w:ins>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434" w:author="Eric Boisvert" w:date="2016-01-24T13:31:00Z">
        <w:r w:rsidDel="00253146">
          <w:delText>swe:Quantity</w:delText>
        </w:r>
      </w:del>
      <w:ins w:id="3435"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436"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437" w:author="Boisvert, Eric" w:date="2016-03-29T14:46:00Z">
        <w:r w:rsidDel="00224214">
          <w:delText xml:space="preserve">between </w:delText>
        </w:r>
      </w:del>
      <w:ins w:id="3438" w:author="Boisvert, Eric" w:date="2016-03-29T14:46:00Z">
        <w:r w:rsidR="00224214">
          <w:t xml:space="preserve">&gt;= </w:t>
        </w:r>
      </w:ins>
      <w:r>
        <w:t xml:space="preserve">0 and </w:t>
      </w:r>
      <w:ins w:id="3439" w:author="Boisvert, Eric" w:date="2016-03-29T14:46:00Z">
        <w:r w:rsidR="00224214">
          <w:t>&lt;=</w:t>
        </w:r>
      </w:ins>
      <w:r>
        <w:t>90 (pointing up or down, depe</w:t>
      </w:r>
      <w:r w:rsidR="00D97666">
        <w:t>nding of the directed property)</w:t>
      </w:r>
      <w:ins w:id="3440" w:author="Boisvert, Eric" w:date="2016-03-29T08:41:00Z">
        <w:r w:rsidR="00853941">
          <w:t>.</w:t>
        </w:r>
      </w:ins>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441" w:author="Eric Boisvert" w:date="2016-01-24T13:31:00Z">
        <w:r w:rsidDel="00253146">
          <w:delText>swe:Quantity</w:delText>
        </w:r>
      </w:del>
      <w:ins w:id="3442"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443"/>
            <w:r>
              <w:rPr>
                <w:rStyle w:val="requri"/>
                <w:lang w:val="en-CA"/>
              </w:rPr>
              <w:t>/req/gsml4-basic</w:t>
            </w:r>
            <w:r w:rsidRPr="00D12552">
              <w:rPr>
                <w:rStyle w:val="requri"/>
                <w:lang w:val="en-CA"/>
              </w:rPr>
              <w:t>/</w:t>
            </w:r>
            <w:r>
              <w:rPr>
                <w:rStyle w:val="requri"/>
                <w:lang w:val="en-CA"/>
              </w:rPr>
              <w:t>linear-</w:t>
            </w:r>
            <w:ins w:id="3444" w:author="Eric Boisvert" w:date="2016-03-25T10:39:00Z">
              <w:r w:rsidR="00AA08C5">
                <w:rPr>
                  <w:rStyle w:val="requri"/>
                  <w:lang w:val="en-CA"/>
                </w:rPr>
                <w:t>trend</w:t>
              </w:r>
            </w:ins>
            <w:del w:id="3445"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443"/>
            <w:r>
              <w:rPr>
                <w:rStyle w:val="CommentReference"/>
                <w:rFonts w:ascii="Times New Roman" w:eastAsia="Times New Roman" w:hAnsi="Times New Roman"/>
                <w:lang w:val="en-US" w:eastAsia="en-US"/>
              </w:rPr>
              <w:commentReference w:id="3443"/>
            </w:r>
            <w:ins w:id="3446"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447"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448"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49" w:author="Boisvert, Eric" w:date="2016-03-29T08:41:00Z">
        <w:r w:rsidR="00853941">
          <w:rPr>
            <w:lang w:val="en-CA"/>
          </w:rPr>
          <w:t>.</w:t>
        </w:r>
      </w:ins>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450" w:author="Eric Boisvert" w:date="2016-01-24T13:31:00Z">
        <w:r w:rsidDel="00253146">
          <w:rPr>
            <w:lang w:val="en-CA"/>
          </w:rPr>
          <w:delText>swe:Quantity</w:delText>
        </w:r>
      </w:del>
      <w:ins w:id="3451"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452" w:name="_Ref446254520"/>
      <w:r>
        <w:t>GSML_QuantityRange</w:t>
      </w:r>
      <w:bookmarkEnd w:id="3452"/>
    </w:p>
    <w:p w14:paraId="6742D8AB" w14:textId="77777777" w:rsidR="00657E64" w:rsidRDefault="00657E64" w:rsidP="00657E64"/>
    <w:p w14:paraId="0A7F0FC9" w14:textId="372C9590"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w:t>
      </w:r>
      <w:del w:id="3453" w:author="Boisvert, Eric" w:date="2016-03-29T14:57:00Z">
        <w:r w:rsidDel="00DD26B8">
          <w:delText xml:space="preserve">class </w:delText>
        </w:r>
      </w:del>
      <w:ins w:id="3454"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w:t>
      </w:r>
      <w:proofErr w:type="gramStart"/>
      <w:r>
        <w:t>Filter Encoding Specification 2.0 – OGC 09-029r2)</w:t>
      </w:r>
      <w:ins w:id="3457" w:author="Boisvert, Eric" w:date="2016-03-29T08:41:00Z">
        <w:r w:rsidR="00853941">
          <w:t>.</w:t>
        </w:r>
      </w:ins>
      <w:proofErr w:type="gramEnd"/>
    </w:p>
    <w:p w14:paraId="478D4891" w14:textId="77777777" w:rsidR="00657E64" w:rsidRDefault="00EB7E1F" w:rsidP="00657E64">
      <w:pPr>
        <w:keepNext/>
        <w:spacing w:after="0"/>
      </w:pPr>
      <w:r>
        <w:rPr>
          <w:rFonts w:cs="Arial"/>
          <w:b/>
          <w:noProof/>
          <w:szCs w:val="26"/>
          <w:lang w:val="en-CA" w:eastAsia="en-CA"/>
        </w:rPr>
        <w:lastRenderedPageBreak/>
        <w:pict w14:anchorId="2E1BD1C1">
          <v:shape id="_x0000_i1059" type="#_x0000_t75" style="width:158pt;height:392.15pt;visibility:visible;mso-wrap-style:square">
            <v:imagedata r:id="rId50"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458" w:author="Boisvert, Eric" w:date="2016-04-01T13:15:00Z">
        <w:r w:rsidR="008D755A">
          <w:rPr>
            <w:noProof/>
          </w:rPr>
          <w:t>33</w:t>
        </w:r>
      </w:ins>
      <w:ins w:id="3459" w:author="Eric Boisvert" w:date="2016-03-28T16:06:00Z">
        <w:del w:id="3460" w:author="Boisvert, Eric" w:date="2016-03-29T08:51:00Z">
          <w:r w:rsidR="003842F3" w:rsidDel="00CB122C">
            <w:rPr>
              <w:noProof/>
            </w:rPr>
            <w:delText>32</w:delText>
          </w:r>
        </w:del>
      </w:ins>
      <w:del w:id="3461" w:author="Boisvert, Eric" w:date="2016-03-29T08:51:00Z">
        <w:r w:rsidR="0043586C" w:rsidDel="00CB122C">
          <w:rPr>
            <w:noProof/>
          </w:rPr>
          <w:delText>33</w:delText>
        </w:r>
      </w:del>
      <w:r>
        <w:rPr>
          <w:noProof/>
        </w:rPr>
        <w:fldChar w:fldCharType="end"/>
      </w:r>
      <w:r>
        <w:t xml:space="preserve"> : </w:t>
      </w:r>
      <w:ins w:id="3462" w:author="Boisvert, Eric" w:date="2016-03-29T08:41:00Z">
        <w:r w:rsidR="00853941">
          <w:t xml:space="preserve">Context diagram for </w:t>
        </w:r>
      </w:ins>
      <w:r>
        <w:t>QuantityRange making lower and upper values explicit</w:t>
      </w:r>
      <w:ins w:id="3463"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64" w:author="Boisvert, Eric" w:date="2016-03-29T14:58:00Z">
              <w:r>
                <w:t xml:space="preserve">The </w:t>
              </w:r>
            </w:ins>
            <w:r w:rsidR="00806192">
              <w:t>lowerValue SHALL be less o</w:t>
            </w:r>
            <w:ins w:id="3465" w:author="Boisvert, Eric" w:date="2016-03-29T14:58:00Z">
              <w:r>
                <w:t>r</w:t>
              </w:r>
            </w:ins>
            <w:del w:id="3466" w:author="Boisvert, Eric" w:date="2016-03-29T14:58:00Z">
              <w:r w:rsidR="00806192" w:rsidDel="00DD26B8">
                <w:delText>f</w:delText>
              </w:r>
            </w:del>
            <w:r w:rsidR="00806192">
              <w:t xml:space="preserve"> equals to upperValue</w:t>
            </w:r>
            <w:ins w:id="3467"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proofErr w:type="gramStart"/>
            <w:r>
              <w:t>Value[</w:t>
            </w:r>
            <w:proofErr w:type="gramEnd"/>
            <w:r>
              <w:t xml:space="preserve">0] </w:t>
            </w:r>
            <w:del w:id="3468" w:author="Boisvert, Eric" w:date="2016-03-29T14:58:00Z">
              <w:r w:rsidDel="00DD26B8">
                <w:delText xml:space="preserve">should </w:delText>
              </w:r>
            </w:del>
            <w:ins w:id="3469"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EB7E1F" w:rsidP="007F03F0">
      <w:pPr>
        <w:keepNext/>
      </w:pPr>
      <w:r>
        <w:rPr>
          <w:noProof/>
          <w:lang w:val="en-CA" w:eastAsia="en-CA"/>
        </w:rPr>
        <w:pict w14:anchorId="5F85BE3D">
          <v:shape id="_x0000_i1060" type="#_x0000_t75" style="width:117.45pt;height:91.55pt;visibility:visible;mso-wrap-style:square">
            <v:imagedata r:id="rId51" o:title=""/>
          </v:shape>
        </w:pict>
      </w:r>
    </w:p>
    <w:p w14:paraId="7A252712" w14:textId="0814CB92" w:rsidR="00DE367C" w:rsidRDefault="00DE367C" w:rsidP="007F03F0">
      <w:pPr>
        <w:pStyle w:val="Caption"/>
      </w:pPr>
      <w:r>
        <w:t xml:space="preserve">Figure </w:t>
      </w:r>
      <w:r>
        <w:fldChar w:fldCharType="begin"/>
      </w:r>
      <w:r>
        <w:instrText xml:space="preserve"> SEQ Figure \* ARABIC </w:instrText>
      </w:r>
      <w:r>
        <w:fldChar w:fldCharType="separate"/>
      </w:r>
      <w:ins w:id="3470" w:author="Boisvert, Eric" w:date="2016-04-01T13:15:00Z">
        <w:r w:rsidR="008D755A">
          <w:rPr>
            <w:noProof/>
          </w:rPr>
          <w:t>34</w:t>
        </w:r>
      </w:ins>
      <w:ins w:id="3471" w:author="Eric Boisvert" w:date="2016-03-28T16:06:00Z">
        <w:del w:id="3472" w:author="Boisvert, Eric" w:date="2016-03-29T08:51:00Z">
          <w:r w:rsidR="003842F3" w:rsidDel="00CB122C">
            <w:rPr>
              <w:noProof/>
            </w:rPr>
            <w:delText>33</w:delText>
          </w:r>
        </w:del>
      </w:ins>
      <w:del w:id="3473" w:author="Boisvert, Eric" w:date="2016-03-29T08:51:00Z">
        <w:r w:rsidR="0043586C" w:rsidDel="00CB122C">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id="3474"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75" w:name="_Toc446944600"/>
      <w:r>
        <w:rPr>
          <w:lang w:val="en-CA"/>
        </w:rPr>
        <w:t>GeoSciML basic vocabularies</w:t>
      </w:r>
      <w:bookmarkEnd w:id="3475"/>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476"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77" w:author="Eric Boisvert" w:date="2016-03-25T12:21:00Z">
        <w:r w:rsidR="003C190E" w:rsidDel="005A7585">
          <w:rPr>
            <w:lang w:val="en-CA"/>
          </w:rPr>
          <w:delText xml:space="preserve"> </w:delText>
        </w:r>
      </w:del>
      <w:ins w:id="3478"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79" w:author="Boisvert, Eric" w:date="2016-04-01T07:54:00Z">
        <w:r w:rsidR="00E21DD0">
          <w:rPr>
            <w:lang w:val="en-CA"/>
          </w:rPr>
          <w:t>7.2.7</w:t>
        </w:r>
      </w:ins>
      <w:ins w:id="3480" w:author="Eric Boisvert" w:date="2016-03-25T12:22:00Z">
        <w:r w:rsidR="005A7585">
          <w:rPr>
            <w:lang w:val="en-CA"/>
          </w:rPr>
          <w:fldChar w:fldCharType="end"/>
        </w:r>
      </w:ins>
    </w:p>
    <w:p w14:paraId="090C5302" w14:textId="0610A029" w:rsidR="003C190E" w:rsidRDefault="003C190E" w:rsidP="003C190E">
      <w:pPr>
        <w:pStyle w:val="Caption"/>
        <w:keepNext/>
      </w:pPr>
      <w:bookmarkStart w:id="3481" w:name="_Ref432861594"/>
      <w:proofErr w:type="gramStart"/>
      <w:r>
        <w:t xml:space="preserve">Table </w:t>
      </w:r>
      <w:ins w:id="3482" w:author="Eric Boisvert" w:date="2016-02-14T13:33:00Z">
        <w:r w:rsidR="00415E41">
          <w:fldChar w:fldCharType="begin"/>
        </w:r>
        <w:r w:rsidR="00415E41">
          <w:instrText xml:space="preserve"> SEQ Table \* ARABIC </w:instrText>
        </w:r>
      </w:ins>
      <w:r w:rsidR="00415E41">
        <w:fldChar w:fldCharType="separate"/>
      </w:r>
      <w:ins w:id="3483" w:author="Boisvert, Eric" w:date="2016-04-01T07:54:00Z">
        <w:r w:rsidR="00E21DD0">
          <w:rPr>
            <w:noProof/>
          </w:rPr>
          <w:t>4</w:t>
        </w:r>
      </w:ins>
      <w:ins w:id="3484" w:author="Eric Boisvert" w:date="2016-02-14T13:33:00Z">
        <w:r w:rsidR="00415E41">
          <w:fldChar w:fldCharType="end"/>
        </w:r>
      </w:ins>
      <w:del w:id="348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81"/>
      <w:r>
        <w:t>: Vocabularies used in GeoSciML Basic</w:t>
      </w:r>
      <w:ins w:id="3486" w:author="Boisvert, Eric" w:date="2016-03-29T08:42:00Z">
        <w:r w:rsidR="00853941">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87"/>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87"/>
            <w:r w:rsidRPr="003F5AA4">
              <w:rPr>
                <w:rStyle w:val="CommentReference"/>
                <w:rFonts w:ascii="Calibri" w:hAnsi="Calibri"/>
                <w:color w:val="000000"/>
                <w:sz w:val="18"/>
                <w:szCs w:val="18"/>
              </w:rPr>
              <w:commentReference w:id="3487"/>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88"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89"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90"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91"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92"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93"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proofErr w:type="gramStart"/>
            <w:r w:rsidRPr="003F5AA4">
              <w:rPr>
                <w:rFonts w:ascii="Calibri" w:hAnsi="Calibri" w:cs="Segoe UI"/>
                <w:color w:val="000000"/>
                <w:sz w:val="18"/>
                <w:szCs w:val="18"/>
                <w:lang w:val="en-CA"/>
              </w:rPr>
              <w:t>ChronostratigraphicUnit ,</w:t>
            </w:r>
            <w:proofErr w:type="gramEnd"/>
            <w:ins w:id="3494"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95"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96"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9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ins w:id="3498" w:author="Boisvert, Eric" w:date="2016-03-29T08:43:00Z">
              <w:r w:rsidR="00853941" w:rsidRPr="003F5AA4">
                <w:rPr>
                  <w:rFonts w:ascii="Calibri" w:hAnsi="Calibri" w:cs="Segoe UI"/>
                  <w:color w:val="000000"/>
                  <w:sz w:val="18"/>
                  <w:szCs w:val="18"/>
                  <w:lang w:val="en-CA"/>
                </w:rPr>
                <w:t>.</w:t>
              </w:r>
            </w:ins>
            <w:del w:id="3499"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50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proofErr w:type="gramStart"/>
            <w:r w:rsidRPr="003F5AA4">
              <w:rPr>
                <w:rFonts w:ascii="Calibri" w:hAnsi="Calibri"/>
                <w:color w:val="1A1A1A"/>
                <w:sz w:val="18"/>
                <w:szCs w:val="18"/>
                <w:shd w:val="clear" w:color="auto" w:fill="FAFAFA"/>
              </w:rPr>
              <w:t xml:space="preserve">Borehole </w:t>
            </w:r>
            <w:ins w:id="3501" w:author="Boisvert, Eric" w:date="2016-03-29T08:44:00Z">
              <w:r w:rsidR="00853941" w:rsidRPr="003F5AA4">
                <w:rPr>
                  <w:rFonts w:ascii="Calibri" w:hAnsi="Calibri"/>
                  <w:color w:val="1A1A1A"/>
                  <w:sz w:val="18"/>
                  <w:szCs w:val="18"/>
                  <w:shd w:val="clear" w:color="auto" w:fill="FAFAFA"/>
                </w:rPr>
                <w:t>.</w:t>
              </w:r>
            </w:ins>
            <w:proofErr w:type="gramEnd"/>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502"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503"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50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50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50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507" w:author="Boisvert, Eric" w:date="2016-03-29T08:45:00Z">
              <w:r w:rsidRPr="003F5AA4" w:rsidDel="00853941">
                <w:rPr>
                  <w:rFonts w:ascii="Calibri" w:hAnsi="Calibri" w:cs="Segoe UI"/>
                  <w:color w:val="000000"/>
                  <w:sz w:val="18"/>
                  <w:szCs w:val="18"/>
                  <w:lang w:val="en-CA"/>
                </w:rPr>
                <w:delText xml:space="preserve">eg, </w:delText>
              </w:r>
            </w:del>
            <w:ins w:id="3508"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509" w:name="_Toc446944601"/>
      <w:r>
        <w:rPr>
          <w:lang w:val="en-CA"/>
        </w:rPr>
        <w:t>Instance example</w:t>
      </w:r>
      <w:bookmarkEnd w:id="3509"/>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510" w:author="Eric Boisvert" w:date="2016-01-14T05:40:00Z">
        <w:r w:rsidR="007F03F0">
          <w:rPr>
            <w:lang w:val="en-CA"/>
          </w:rPr>
          <w:t xml:space="preserve">  </w:t>
        </w:r>
        <w:commentRangeStart w:id="3511"/>
        <w:r w:rsidR="007F03F0">
          <w:rPr>
            <w:lang w:val="en-CA"/>
          </w:rPr>
          <w:t>This example has been chosen because it was selected for a similar exercise for the North American Data Model (</w:t>
        </w:r>
      </w:ins>
      <w:ins w:id="3512"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513" w:author="Eric Boisvert" w:date="2016-01-14T05:40:00Z">
        <w:r w:rsidR="007F03F0">
          <w:rPr>
            <w:lang w:val="en-CA"/>
          </w:rPr>
          <w:t>)</w:t>
        </w:r>
      </w:ins>
      <w:ins w:id="3514" w:author="Eric Boisvert" w:date="2016-01-14T05:46:00Z">
        <w:r w:rsidR="0032727A">
          <w:rPr>
            <w:lang w:val="en-CA"/>
          </w:rPr>
          <w:t>.</w:t>
        </w:r>
      </w:ins>
      <w:r>
        <w:rPr>
          <w:lang w:val="en-CA"/>
        </w:rPr>
        <w:t xml:space="preserve">  </w:t>
      </w:r>
      <w:commentRangeEnd w:id="3511"/>
      <w:r w:rsidR="0032727A">
        <w:rPr>
          <w:rStyle w:val="CommentReference"/>
        </w:rPr>
        <w:commentReference w:id="3511"/>
      </w:r>
      <w:r>
        <w:rPr>
          <w:lang w:val="en-CA"/>
        </w:rPr>
        <w:fldChar w:fldCharType="begin"/>
      </w:r>
      <w:r>
        <w:rPr>
          <w:lang w:val="en-CA"/>
        </w:rPr>
        <w:instrText xml:space="preserve"> REF _Ref440297651 \h </w:instrText>
      </w:r>
      <w:r>
        <w:rPr>
          <w:lang w:val="en-CA"/>
        </w:rPr>
      </w:r>
      <w:r>
        <w:rPr>
          <w:lang w:val="en-CA"/>
        </w:rPr>
        <w:fldChar w:fldCharType="separate"/>
      </w:r>
      <w:ins w:id="3515" w:author="Boisvert, Eric" w:date="2016-04-01T07:54:00Z">
        <w:r w:rsidR="00E21DD0">
          <w:t xml:space="preserve">Figure </w:t>
        </w:r>
        <w:r w:rsidR="00E21DD0">
          <w:rPr>
            <w:noProof/>
          </w:rPr>
          <w:t>34</w:t>
        </w:r>
      </w:ins>
      <w:ins w:id="3516" w:author="Eric Boisvert" w:date="2016-03-28T16:06:00Z">
        <w:del w:id="3517" w:author="Boisvert, Eric" w:date="2016-04-01T07:53:00Z">
          <w:r w:rsidR="003842F3" w:rsidDel="00E21DD0">
            <w:delText xml:space="preserve">Figure </w:delText>
          </w:r>
          <w:r w:rsidR="003842F3" w:rsidDel="00E21DD0">
            <w:rPr>
              <w:noProof/>
            </w:rPr>
            <w:delText>34</w:delText>
          </w:r>
        </w:del>
      </w:ins>
      <w:del w:id="3518"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519" w:author="Boisvert, Eric" w:date="2016-04-01T07:54:00Z">
        <w:r w:rsidR="00E21DD0">
          <w:t xml:space="preserve">Figure </w:t>
        </w:r>
        <w:r w:rsidR="00E21DD0">
          <w:rPr>
            <w:noProof/>
          </w:rPr>
          <w:t>35</w:t>
        </w:r>
      </w:ins>
      <w:ins w:id="3520" w:author="Eric Boisvert" w:date="2016-03-28T16:06:00Z">
        <w:del w:id="3521" w:author="Boisvert, Eric" w:date="2016-04-01T07:53:00Z">
          <w:r w:rsidR="003842F3" w:rsidDel="00E21DD0">
            <w:delText xml:space="preserve">Figure </w:delText>
          </w:r>
          <w:r w:rsidR="003842F3" w:rsidDel="00E21DD0">
            <w:rPr>
              <w:noProof/>
            </w:rPr>
            <w:delText>35</w:delText>
          </w:r>
        </w:del>
      </w:ins>
      <w:del w:id="3522"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EB7E1F" w:rsidP="007F03F0">
      <w:pPr>
        <w:keepNext/>
      </w:pPr>
      <w:r>
        <w:rPr>
          <w:noProof/>
          <w:lang w:val="en-CA" w:eastAsia="en-CA"/>
        </w:rPr>
        <w:lastRenderedPageBreak/>
        <w:pict w14:anchorId="2BB35D0D">
          <v:shape id="_x0000_i1061" type="#_x0000_t75" style="width:378.85pt;height:248.15pt;visibility:visible;mso-wrap-style:square">
            <v:imagedata r:id="rId52" o:title=""/>
          </v:shape>
        </w:pict>
      </w:r>
    </w:p>
    <w:p w14:paraId="223D74AC" w14:textId="6803FF91" w:rsidR="006F2329" w:rsidRDefault="006F2329" w:rsidP="007F03F0">
      <w:pPr>
        <w:pStyle w:val="Caption"/>
      </w:pPr>
      <w:bookmarkStart w:id="3523" w:name="_Ref440297651"/>
      <w:r>
        <w:t xml:space="preserve">Figure </w:t>
      </w:r>
      <w:r>
        <w:fldChar w:fldCharType="begin"/>
      </w:r>
      <w:r>
        <w:instrText xml:space="preserve"> SEQ Figure \* ARABIC </w:instrText>
      </w:r>
      <w:r>
        <w:fldChar w:fldCharType="separate"/>
      </w:r>
      <w:ins w:id="3524" w:author="Boisvert, Eric" w:date="2016-04-01T13:15:00Z">
        <w:r w:rsidR="008D755A">
          <w:rPr>
            <w:noProof/>
          </w:rPr>
          <w:t>35</w:t>
        </w:r>
      </w:ins>
      <w:ins w:id="3525" w:author="Eric Boisvert" w:date="2016-03-28T16:06:00Z">
        <w:del w:id="3526" w:author="Boisvert, Eric" w:date="2016-03-29T08:51:00Z">
          <w:r w:rsidR="003842F3" w:rsidDel="00CB122C">
            <w:rPr>
              <w:noProof/>
            </w:rPr>
            <w:delText>34</w:delText>
          </w:r>
        </w:del>
      </w:ins>
      <w:del w:id="3527" w:author="Boisvert, Eric" w:date="2016-03-29T08:51:00Z">
        <w:r w:rsidR="0043586C" w:rsidDel="00CB122C">
          <w:rPr>
            <w:noProof/>
          </w:rPr>
          <w:delText>35</w:delText>
        </w:r>
      </w:del>
      <w:r>
        <w:fldChar w:fldCharType="end"/>
      </w:r>
      <w:bookmarkEnd w:id="3523"/>
      <w:r w:rsidR="00A05D5D">
        <w:t xml:space="preserve"> : Excerp from Drewes</w:t>
      </w:r>
      <w:r>
        <w:t xml:space="preserve"> map with Dacitic vent highlighted (Ttv)</w:t>
      </w:r>
    </w:p>
    <w:p w14:paraId="6B28618A" w14:textId="77777777" w:rsidR="006F2329" w:rsidRDefault="00EB7E1F" w:rsidP="007F03F0">
      <w:pPr>
        <w:keepNext/>
      </w:pPr>
      <w:r>
        <w:rPr>
          <w:noProof/>
          <w:lang w:val="en-CA" w:eastAsia="en-CA"/>
        </w:rPr>
        <w:pict w14:anchorId="3774E021">
          <v:shape id="_x0000_i1062" type="#_x0000_t75" style="width:263.55pt;height:111.85pt;visibility:visible;mso-wrap-style:square">
            <v:imagedata r:id="rId53" o:title=""/>
          </v:shape>
        </w:pict>
      </w:r>
    </w:p>
    <w:p w14:paraId="0A3BF8D1" w14:textId="723A82D9" w:rsidR="006F2329" w:rsidRDefault="006F2329" w:rsidP="007F03F0">
      <w:pPr>
        <w:pStyle w:val="Caption"/>
      </w:pPr>
      <w:bookmarkStart w:id="3528" w:name="_Ref440297725"/>
      <w:r>
        <w:t xml:space="preserve">Figure </w:t>
      </w:r>
      <w:r>
        <w:fldChar w:fldCharType="begin"/>
      </w:r>
      <w:r>
        <w:instrText xml:space="preserve"> SEQ Figure \* ARABIC </w:instrText>
      </w:r>
      <w:r>
        <w:fldChar w:fldCharType="separate"/>
      </w:r>
      <w:ins w:id="3529" w:author="Boisvert, Eric" w:date="2016-04-01T13:15:00Z">
        <w:r w:rsidR="008D755A">
          <w:rPr>
            <w:noProof/>
          </w:rPr>
          <w:t>36</w:t>
        </w:r>
      </w:ins>
      <w:ins w:id="3530" w:author="Eric Boisvert" w:date="2016-03-28T16:06:00Z">
        <w:del w:id="3531" w:author="Boisvert, Eric" w:date="2016-03-29T08:51:00Z">
          <w:r w:rsidR="003842F3" w:rsidDel="00CB122C">
            <w:rPr>
              <w:noProof/>
            </w:rPr>
            <w:delText>35</w:delText>
          </w:r>
        </w:del>
      </w:ins>
      <w:del w:id="3532" w:author="Boisvert, Eric" w:date="2016-03-29T08:51:00Z">
        <w:r w:rsidR="0043586C" w:rsidDel="00CB122C">
          <w:rPr>
            <w:noProof/>
          </w:rPr>
          <w:delText>36</w:delText>
        </w:r>
      </w:del>
      <w:r>
        <w:fldChar w:fldCharType="end"/>
      </w:r>
      <w:bookmarkEnd w:id="3528"/>
      <w:r>
        <w:t xml:space="preserve"> : Original description from map legend.  This legend item is represented as a GeologicFeature (specifically, a GeologicUnit)</w:t>
      </w:r>
    </w:p>
    <w:p w14:paraId="49BAA496" w14:textId="442E5C17" w:rsidR="006F2329" w:rsidRDefault="00A05D5D">
      <w:commentRangeStart w:id="3533"/>
      <w:r>
        <w:t>The map also has a cross section through the same Ttv unit (</w:t>
      </w:r>
      <w:r>
        <w:fldChar w:fldCharType="begin"/>
      </w:r>
      <w:r>
        <w:instrText xml:space="preserve"> REF _Ref440297766 \h </w:instrText>
      </w:r>
      <w:r>
        <w:fldChar w:fldCharType="separate"/>
      </w:r>
      <w:ins w:id="3534" w:author="Boisvert, Eric" w:date="2016-04-01T07:54:00Z">
        <w:r w:rsidR="00E21DD0">
          <w:t xml:space="preserve">Figure </w:t>
        </w:r>
        <w:r w:rsidR="00E21DD0">
          <w:rPr>
            <w:noProof/>
          </w:rPr>
          <w:t>36</w:t>
        </w:r>
      </w:ins>
      <w:ins w:id="3535" w:author="Eric Boisvert" w:date="2016-03-28T16:06:00Z">
        <w:del w:id="3536" w:author="Boisvert, Eric" w:date="2016-04-01T07:53:00Z">
          <w:r w:rsidR="003842F3" w:rsidDel="00E21DD0">
            <w:delText xml:space="preserve">Figure </w:delText>
          </w:r>
          <w:r w:rsidR="003842F3" w:rsidDel="00E21DD0">
            <w:rPr>
              <w:noProof/>
            </w:rPr>
            <w:delText>36</w:delText>
          </w:r>
        </w:del>
      </w:ins>
      <w:del w:id="3537" w:author="Boisvert, Eric" w:date="2016-04-01T07:53:00Z">
        <w:r w:rsidDel="00E21DD0">
          <w:delText xml:space="preserve">Figure </w:delText>
        </w:r>
        <w:r w:rsidDel="00E21DD0">
          <w:rPr>
            <w:noProof/>
          </w:rPr>
          <w:delText>37</w:delText>
        </w:r>
      </w:del>
      <w:r>
        <w:fldChar w:fldCharType="end"/>
      </w:r>
      <w:r>
        <w:t>) showing an example of a non-map mapping frame.</w:t>
      </w:r>
      <w:ins w:id="3538" w:author="Boisvert, Eric" w:date="2016-03-31T14:33:00Z">
        <w:r w:rsidR="00E11331">
          <w:t xml:space="preserve"> </w:t>
        </w:r>
      </w:ins>
      <w:commentRangeEnd w:id="3533"/>
      <w:ins w:id="3539" w:author="Boisvert, Eric" w:date="2016-03-31T14:34:00Z">
        <w:r w:rsidR="00E11331">
          <w:rPr>
            <w:rStyle w:val="CommentReference"/>
          </w:rPr>
          <w:commentReference w:id="3533"/>
        </w:r>
      </w:ins>
    </w:p>
    <w:p w14:paraId="471F9977" w14:textId="77777777" w:rsidR="006F2329" w:rsidRDefault="00EB7E1F" w:rsidP="007F03F0">
      <w:pPr>
        <w:keepNext/>
      </w:pPr>
      <w:r>
        <w:rPr>
          <w:noProof/>
          <w:lang w:val="en-CA" w:eastAsia="en-CA"/>
        </w:rPr>
        <w:pict w14:anchorId="0F292D58">
          <v:shape id="_x0000_i1063" type="#_x0000_t75" style="width:199.2pt;height:86pt;visibility:visible;mso-wrap-style:square">
            <v:imagedata r:id="rId54" o:title=""/>
          </v:shape>
        </w:pict>
      </w:r>
    </w:p>
    <w:p w14:paraId="1848DBBF" w14:textId="2D22F5DB" w:rsidR="006F2329" w:rsidRDefault="006F2329" w:rsidP="007F03F0">
      <w:pPr>
        <w:pStyle w:val="Caption"/>
      </w:pPr>
      <w:bookmarkStart w:id="3540" w:name="_Ref440297766"/>
      <w:r>
        <w:t xml:space="preserve">Figure </w:t>
      </w:r>
      <w:r>
        <w:fldChar w:fldCharType="begin"/>
      </w:r>
      <w:r>
        <w:instrText xml:space="preserve"> SEQ Figure \* ARABIC </w:instrText>
      </w:r>
      <w:r>
        <w:fldChar w:fldCharType="separate"/>
      </w:r>
      <w:ins w:id="3541" w:author="Boisvert, Eric" w:date="2016-04-01T13:15:00Z">
        <w:r w:rsidR="008D755A">
          <w:rPr>
            <w:noProof/>
          </w:rPr>
          <w:t>37</w:t>
        </w:r>
      </w:ins>
      <w:ins w:id="3542" w:author="Eric Boisvert" w:date="2016-03-28T16:06:00Z">
        <w:del w:id="3543" w:author="Boisvert, Eric" w:date="2016-03-29T08:51:00Z">
          <w:r w:rsidR="003842F3" w:rsidDel="00CB122C">
            <w:rPr>
              <w:noProof/>
            </w:rPr>
            <w:delText>36</w:delText>
          </w:r>
        </w:del>
      </w:ins>
      <w:del w:id="3544" w:author="Boisvert, Eric" w:date="2016-03-29T08:51:00Z">
        <w:r w:rsidR="0043586C" w:rsidDel="00CB122C">
          <w:rPr>
            <w:noProof/>
          </w:rPr>
          <w:delText>37</w:delText>
        </w:r>
      </w:del>
      <w:r>
        <w:fldChar w:fldCharType="end"/>
      </w:r>
      <w:bookmarkEnd w:id="354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EB7E1F" w:rsidP="007F03F0">
      <w:pPr>
        <w:keepNext/>
      </w:pPr>
      <w:r>
        <w:rPr>
          <w:lang w:val="en-CA"/>
        </w:rPr>
        <w:lastRenderedPageBreak/>
        <w:pict w14:anchorId="696916B7">
          <v:shape id="_x0000_i1064" type="#_x0000_t75" style="width:430.6pt;height:343.9pt">
            <v:imagedata r:id="rId55"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545" w:author="Boisvert, Eric" w:date="2016-04-01T13:15:00Z">
        <w:r w:rsidR="008D755A">
          <w:rPr>
            <w:noProof/>
          </w:rPr>
          <w:t>38</w:t>
        </w:r>
      </w:ins>
      <w:ins w:id="3546" w:author="Eric Boisvert" w:date="2016-03-28T16:06:00Z">
        <w:del w:id="3547" w:author="Boisvert, Eric" w:date="2016-03-29T08:51:00Z">
          <w:r w:rsidR="003842F3" w:rsidDel="00CB122C">
            <w:rPr>
              <w:noProof/>
            </w:rPr>
            <w:delText>37</w:delText>
          </w:r>
        </w:del>
      </w:ins>
      <w:del w:id="3548"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549" w:author="Eric Boisvert" w:date="2016-01-14T05:36:00Z">
        <w:r>
          <w:rPr>
            <w:lang w:val="en-CA"/>
          </w:rPr>
          <w:br w:type="page"/>
        </w:r>
      </w:ins>
    </w:p>
    <w:p w14:paraId="160AFAA2" w14:textId="176FD094" w:rsidR="009B3BBD" w:rsidRDefault="009B3BBD" w:rsidP="009B3BBD">
      <w:pPr>
        <w:pStyle w:val="Heading2"/>
        <w:rPr>
          <w:lang w:val="en-CA"/>
        </w:rPr>
      </w:pPr>
      <w:bookmarkStart w:id="3550" w:name="_Ref440187941"/>
      <w:bookmarkStart w:id="3551" w:name="_Toc446944602"/>
      <w:r w:rsidRPr="00D12552">
        <w:rPr>
          <w:lang w:val="en-CA"/>
        </w:rPr>
        <w:t xml:space="preserve">GeoSciML </w:t>
      </w:r>
      <w:r>
        <w:rPr>
          <w:lang w:val="en-CA"/>
        </w:rPr>
        <w:t>Extension</w:t>
      </w:r>
      <w:r w:rsidRPr="00D12552">
        <w:rPr>
          <w:lang w:val="en-CA"/>
        </w:rPr>
        <w:t xml:space="preserve"> </w:t>
      </w:r>
      <w:ins w:id="3552" w:author="Eric Boisvert" w:date="2015-11-03T05:14:00Z">
        <w:r w:rsidR="004F0DC1">
          <w:rPr>
            <w:lang w:val="en-CA"/>
          </w:rPr>
          <w:t xml:space="preserve">Abstract </w:t>
        </w:r>
      </w:ins>
      <w:r w:rsidRPr="00D12552">
        <w:rPr>
          <w:lang w:val="en-CA"/>
        </w:rPr>
        <w:t>Requirements Class</w:t>
      </w:r>
      <w:bookmarkEnd w:id="3550"/>
      <w:bookmarkEnd w:id="3551"/>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553"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554" w:author="Eric Boisvert" w:date="2016-04-01T16:40:00Z">
                  <w:rPr>
                    <w:rFonts w:ascii="Calibri" w:eastAsia="MS Mincho" w:hAnsi="Calibri"/>
                    <w:i/>
                    <w:sz w:val="20"/>
                    <w:szCs w:val="20"/>
                    <w:lang w:val="en-CA"/>
                  </w:rPr>
                </w:rPrChange>
              </w:rPr>
              <w:t xml:space="preserve">A GeologicFeatureRelation SHALL not </w:t>
            </w:r>
            <w:proofErr w:type="gramStart"/>
            <w:r w:rsidRPr="00513449">
              <w:rPr>
                <w:rFonts w:ascii="Calibri" w:eastAsia="MS Mincho" w:hAnsi="Calibri"/>
                <w:sz w:val="20"/>
                <w:szCs w:val="20"/>
                <w:lang w:val="en-CA"/>
                <w:rPrChange w:id="3555" w:author="Eric Boisvert" w:date="2016-04-01T16:40:00Z">
                  <w:rPr>
                    <w:rFonts w:ascii="Calibri" w:eastAsia="MS Mincho" w:hAnsi="Calibri"/>
                    <w:i/>
                    <w:sz w:val="20"/>
                    <w:szCs w:val="20"/>
                    <w:lang w:val="en-CA"/>
                  </w:rPr>
                </w:rPrChange>
              </w:rPr>
              <w:t>be</w:t>
            </w:r>
            <w:proofErr w:type="gramEnd"/>
            <w:r w:rsidRPr="00513449">
              <w:rPr>
                <w:rFonts w:ascii="Calibri" w:eastAsia="MS Mincho" w:hAnsi="Calibri"/>
                <w:sz w:val="20"/>
                <w:szCs w:val="20"/>
                <w:lang w:val="en-CA"/>
                <w:rPrChange w:id="3556" w:author="Eric Boisvert" w:date="2016-04-01T16:40:00Z">
                  <w:rPr>
                    <w:rFonts w:ascii="Calibri" w:eastAsia="MS Mincho" w:hAnsi="Calibri"/>
                    <w:i/>
                    <w:sz w:val="20"/>
                    <w:szCs w:val="20"/>
                    <w:lang w:val="en-CA"/>
                  </w:rPr>
                </w:rPrChange>
              </w:rPr>
              <w:t xml:space="preserve"> used between a GeologicFeature and GeologicEvent if GeologicFeature.geologicHistory can fulfill the same semantic.</w:t>
            </w:r>
          </w:p>
        </w:tc>
      </w:tr>
      <w:tr w:rsidR="00FB2691" w:rsidRPr="00513449" w14:paraId="294574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56572"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D38621"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/req/gsml4-extension/particle-shape </w:t>
            </w:r>
          </w:p>
          <w:p w14:paraId="1D42DDD8" w14:textId="184DC1FD"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Change w:id="3557" w:author="Eric Boisvert" w:date="2016-04-01T16:40:00Z">
                  <w:rPr>
                    <w:rFonts w:ascii="Calibri" w:eastAsia="MS Mincho" w:hAnsi="Calibri"/>
                    <w:i/>
                    <w:sz w:val="20"/>
                    <w:szCs w:val="20"/>
                    <w:lang w:val="en-CA"/>
                  </w:rPr>
                </w:rPrChange>
              </w:rPr>
              <w:t xml:space="preserve">The particle shape term SHALL be appropriate for the kind of compound material.   </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558"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513449">
              <w:rPr>
                <w:rFonts w:ascii="Calibri" w:eastAsia="MS Mincho" w:hAnsi="Calibri"/>
                <w:sz w:val="20"/>
                <w:szCs w:val="20"/>
                <w:lang w:val="en-CA"/>
                <w:rPrChange w:id="3559" w:author="Eric Boisvert" w:date="2016-04-01T16:40:00Z">
                  <w:rPr>
                    <w:rFonts w:ascii="Calibri" w:eastAsia="MS Mincho" w:hAnsi="Calibri"/>
                    <w:i/>
                    <w:sz w:val="20"/>
                    <w:szCs w:val="20"/>
                    <w:lang w:val="en-CA"/>
                  </w:rPr>
                </w:rPrChange>
              </w:rPr>
              <w:t>correlatesWith</w:t>
            </w:r>
            <w:proofErr w:type="gramEnd"/>
            <w:r w:rsidRPr="00513449">
              <w:rPr>
                <w:rFonts w:ascii="Calibri" w:eastAsia="MS Mincho" w:hAnsi="Calibri"/>
                <w:sz w:val="20"/>
                <w:szCs w:val="20"/>
                <w:lang w:val="en-CA"/>
                <w:rPrChange w:id="3560" w:author="Eric Boisvert" w:date="2016-04-01T16:40:00Z">
                  <w:rPr>
                    <w:rFonts w:ascii="Calibri" w:eastAsia="MS Mincho" w:hAnsi="Calibri"/>
                    <w:i/>
                    <w:sz w:val="20"/>
                    <w:szCs w:val="20"/>
                    <w:lang w:val="en-CA"/>
                  </w:rPr>
                </w:rPrChange>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61" w:author="Eric Boisvert" w:date="2016-01-13T05:19:00Z">
        <w:r w:rsidR="00FD3D73">
          <w:rPr>
            <w:lang w:val="en-CA"/>
          </w:rPr>
          <w:t>s</w:t>
        </w:r>
      </w:ins>
      <w:del w:id="3562" w:author="Eric Boisvert" w:date="2016-01-13T05:19:00Z">
        <w:r w:rsidR="00CD7325" w:rsidDel="00FD3D73">
          <w:rPr>
            <w:lang w:val="en-CA"/>
          </w:rPr>
          <w:delText xml:space="preserve"> between basic classes</w:delText>
        </w:r>
      </w:del>
      <w:r w:rsidR="00CD7325">
        <w:rPr>
          <w:lang w:val="en-CA"/>
        </w:rPr>
        <w:t xml:space="preserve">.  It extends </w:t>
      </w:r>
      <w:del w:id="3563" w:author="Eric Boisvert" w:date="2016-01-13T05:21:00Z">
        <w:r w:rsidR="00CD7325" w:rsidDel="00FD3D73">
          <w:rPr>
            <w:lang w:val="en-CA"/>
          </w:rPr>
          <w:delText xml:space="preserve">AbstractDescription </w:delText>
        </w:r>
      </w:del>
      <w:ins w:id="3564" w:author="Eric Boisvert" w:date="2016-01-13T05:21:00Z">
        <w:r w:rsidR="00FD3D73">
          <w:rPr>
            <w:lang w:val="en-CA"/>
          </w:rPr>
          <w:t xml:space="preserve">abstract description </w:t>
        </w:r>
      </w:ins>
      <w:r w:rsidR="00CD7325">
        <w:rPr>
          <w:lang w:val="en-CA"/>
        </w:rPr>
        <w:t>stubs declared in basic package</w:t>
      </w:r>
      <w:del w:id="3565" w:author="Eric Boisvert" w:date="2016-01-13T05:22:00Z">
        <w:r w:rsidR="00CD7325" w:rsidDel="00FD3D73">
          <w:rPr>
            <w:lang w:val="en-CA"/>
          </w:rPr>
          <w:delText>.</w:delText>
        </w:r>
        <w:r w:rsidR="003E1755" w:rsidDel="00FD3D73">
          <w:rPr>
            <w:lang w:val="en-CA"/>
          </w:rPr>
          <w:delText xml:space="preserve">  It also</w:delText>
        </w:r>
      </w:del>
      <w:ins w:id="3566"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EB7E1F" w:rsidP="00364200">
      <w:pPr>
        <w:keepNext/>
      </w:pPr>
      <w:r>
        <w:rPr>
          <w:noProof/>
          <w:lang w:val="en-CA" w:eastAsia="en-CA"/>
        </w:rPr>
        <w:lastRenderedPageBreak/>
        <w:pict w14:anchorId="6A9CCE55">
          <v:shape id="_x0000_i1065" type="#_x0000_t75" style="width:6in;height:327.85pt;visibility:visible;mso-wrap-style:square">
            <v:imagedata r:id="rId56"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67" w:author="Boisvert, Eric" w:date="2016-04-01T13:15:00Z">
        <w:r w:rsidR="008D755A">
          <w:rPr>
            <w:noProof/>
          </w:rPr>
          <w:t>39</w:t>
        </w:r>
      </w:ins>
      <w:ins w:id="3568" w:author="Eric Boisvert" w:date="2016-03-28T16:06:00Z">
        <w:del w:id="3569" w:author="Boisvert, Eric" w:date="2016-03-29T08:51:00Z">
          <w:r w:rsidR="003842F3" w:rsidDel="00CB122C">
            <w:rPr>
              <w:noProof/>
            </w:rPr>
            <w:delText>38</w:delText>
          </w:r>
        </w:del>
      </w:ins>
      <w:del w:id="3570" w:author="Boisvert, Eric" w:date="2016-03-29T08:51:00Z">
        <w:r w:rsidR="00090DCF" w:rsidDel="00CB122C">
          <w:rPr>
            <w:noProof/>
          </w:rPr>
          <w:delText>29</w:delText>
        </w:r>
      </w:del>
      <w:r w:rsidR="00673E83">
        <w:rPr>
          <w:noProof/>
        </w:rPr>
        <w:fldChar w:fldCharType="end"/>
      </w:r>
      <w:r>
        <w:t xml:space="preserve">: GeoSciML extension </w:t>
      </w:r>
      <w:ins w:id="3571" w:author="Boisvert, Eric" w:date="2016-03-29T08:46:00Z">
        <w:r w:rsidR="00853941">
          <w:t xml:space="preserve">package </w:t>
        </w:r>
      </w:ins>
      <w:r>
        <w:t>dependencies</w:t>
      </w:r>
      <w:ins w:id="3572"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73" w:name="_Toc446944603"/>
      <w:r>
        <w:rPr>
          <w:lang w:val="en-CA"/>
        </w:rPr>
        <w:t>Geologic Relations</w:t>
      </w:r>
      <w:bookmarkEnd w:id="3573"/>
    </w:p>
    <w:p w14:paraId="05E3DBF0" w14:textId="77777777" w:rsidR="000D4260" w:rsidRPr="000D4260" w:rsidRDefault="000D4260" w:rsidP="000D4260">
      <w:pPr>
        <w:rPr>
          <w:lang w:val="en-CA"/>
        </w:rPr>
      </w:pPr>
    </w:p>
    <w:p w14:paraId="11E3941A" w14:textId="54A04291" w:rsidR="009C64B2" w:rsidRDefault="00EB7E1F" w:rsidP="009C64B2">
      <w:pPr>
        <w:keepNext/>
      </w:pPr>
      <w:r>
        <w:rPr>
          <w:noProof/>
          <w:lang w:val="en-CA" w:eastAsia="en-CA"/>
        </w:rPr>
        <w:lastRenderedPageBreak/>
        <w:pict w14:anchorId="0C19CB7D">
          <v:shape id="_x0000_i1066" type="#_x0000_t75" style="width:6in;height:466.95pt;visibility:visible;mso-wrap-style:square">
            <v:imagedata r:id="rId57"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574" w:author="Boisvert, Eric" w:date="2016-04-01T13:15:00Z">
        <w:r w:rsidR="008D755A">
          <w:rPr>
            <w:noProof/>
          </w:rPr>
          <w:t>40</w:t>
        </w:r>
      </w:ins>
      <w:ins w:id="3575" w:author="Eric Boisvert" w:date="2016-03-28T16:06:00Z">
        <w:del w:id="3576" w:author="Boisvert, Eric" w:date="2016-03-29T08:51:00Z">
          <w:r w:rsidR="003842F3" w:rsidDel="00CB122C">
            <w:rPr>
              <w:noProof/>
            </w:rPr>
            <w:delText>39</w:delText>
          </w:r>
        </w:del>
      </w:ins>
      <w:del w:id="3577" w:author="Boisvert, Eric" w:date="2016-03-29T08:51:00Z">
        <w:r w:rsidR="00090DCF" w:rsidDel="00CB122C">
          <w:rPr>
            <w:noProof/>
          </w:rPr>
          <w:delText>30</w:delText>
        </w:r>
      </w:del>
      <w:r w:rsidR="00673E83">
        <w:rPr>
          <w:noProof/>
        </w:rPr>
        <w:fldChar w:fldCharType="end"/>
      </w:r>
      <w:r>
        <w:t xml:space="preserve">: </w:t>
      </w:r>
      <w:ins w:id="3578" w:author="Boisvert, Eric" w:date="2016-03-29T08:46:00Z">
        <w:r w:rsidR="00853941">
          <w:t xml:space="preserve">Summary diagram of </w:t>
        </w:r>
      </w:ins>
      <w:r w:rsidRPr="00077DFC">
        <w:t xml:space="preserve">GeologicFeatureRelation </w:t>
      </w:r>
      <w:del w:id="3579" w:author="Boisvert, Eric" w:date="2016-03-29T08:46:00Z">
        <w:r w:rsidRPr="00077DFC" w:rsidDel="00853941">
          <w:delText>i</w:delText>
        </w:r>
      </w:del>
      <w:ins w:id="3580" w:author="Boisvert, Eric" w:date="2016-03-29T08:46:00Z">
        <w:r w:rsidR="00853941">
          <w:t>a</w:t>
        </w:r>
      </w:ins>
      <w:r w:rsidRPr="00077DFC">
        <w:t>s a concrete subtype of AbstractFeatureRelation stub class</w:t>
      </w:r>
    </w:p>
    <w:p w14:paraId="6BED8677" w14:textId="77777777" w:rsidR="00390DF7" w:rsidRDefault="00390DF7" w:rsidP="00355CAB">
      <w:pPr>
        <w:rPr>
          <w:ins w:id="3581" w:author="Eric Boisvert" w:date="2016-01-13T05:30:00Z"/>
          <w:lang w:val="en-CA"/>
        </w:rPr>
      </w:pPr>
    </w:p>
    <w:p w14:paraId="39D9E0D7" w14:textId="769373BD" w:rsidR="009D650C" w:rsidRDefault="009D650C">
      <w:pPr>
        <w:pStyle w:val="Heading4"/>
        <w:rPr>
          <w:lang w:val="en-CA"/>
        </w:rPr>
        <w:pPrChange w:id="3582" w:author="Boisvert, Eric" w:date="2016-03-29T08:47:00Z">
          <w:pPr/>
        </w:pPrChange>
      </w:pPr>
      <w:commentRangeStart w:id="3583"/>
      <w:ins w:id="3584" w:author="Eric Boisvert" w:date="2016-01-13T05:30:00Z">
        <w:r>
          <w:rPr>
            <w:lang w:val="en-CA"/>
          </w:rPr>
          <w:t>GeologicHistory</w:t>
        </w:r>
      </w:ins>
      <w:commentRangeEnd w:id="3583"/>
      <w:ins w:id="3585" w:author="Eric Boisvert" w:date="2016-01-13T05:56:00Z">
        <w:r w:rsidR="000944A6">
          <w:rPr>
            <w:rStyle w:val="CommentReference"/>
          </w:rPr>
          <w:commentReference w:id="3583"/>
        </w:r>
      </w:ins>
    </w:p>
    <w:p w14:paraId="043C07F0" w14:textId="77777777" w:rsidR="00853941" w:rsidRDefault="00853941" w:rsidP="00894DAA">
      <w:pPr>
        <w:rPr>
          <w:ins w:id="3586"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87"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588" w:name="_Ref440189613"/>
      <w:r>
        <w:rPr>
          <w:lang w:val="en-CA"/>
        </w:rPr>
        <w:t>GeologicFeatureRelation</w:t>
      </w:r>
      <w:bookmarkEnd w:id="3588"/>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89" w:author="Eric Boisvert" w:date="2016-01-13T05:50:00Z">
        <w:r w:rsidR="000944A6">
          <w:rPr>
            <w:lang w:val="en-CA"/>
          </w:rPr>
          <w:t>Feature</w:t>
        </w:r>
      </w:ins>
      <w:r w:rsidRPr="000D4260">
        <w:rPr>
          <w:lang w:val="en-CA"/>
        </w:rPr>
        <w:t xml:space="preserve">Relation class </w:t>
      </w:r>
      <w:del w:id="3590"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91" w:author="Eric Boisvert" w:date="2016-01-13T05:50:00Z">
        <w:r w:rsidR="000944A6" w:rsidRPr="000D4260">
          <w:rPr>
            <w:lang w:val="en-CA"/>
          </w:rPr>
          <w:t xml:space="preserve">GeoSciML </w:t>
        </w:r>
      </w:ins>
      <w:r w:rsidRPr="000D4260">
        <w:rPr>
          <w:lang w:val="en-CA"/>
        </w:rPr>
        <w:t>feature type</w:t>
      </w:r>
      <w:ins w:id="3592" w:author="Eric Boisvert" w:date="2016-01-13T05:50:00Z">
        <w:r w:rsidR="000944A6">
          <w:rPr>
            <w:lang w:val="en-CA"/>
          </w:rPr>
          <w:t>s</w:t>
        </w:r>
      </w:ins>
      <w:del w:id="3593"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94"/>
      <w:del w:id="3595" w:author="Eric Boisvert" w:date="2016-01-13T05:52:00Z">
        <w:r w:rsidRPr="000D4260" w:rsidDel="000944A6">
          <w:rPr>
            <w:lang w:val="en-CA"/>
          </w:rPr>
          <w:delText xml:space="preserve">between spatial objects </w:delText>
        </w:r>
      </w:del>
      <w:commentRangeEnd w:id="3594"/>
      <w:r w:rsidR="000944A6">
        <w:rPr>
          <w:rStyle w:val="CommentReference"/>
        </w:rPr>
        <w:commentReference w:id="3594"/>
      </w:r>
      <w:r w:rsidRPr="000D4260">
        <w:rPr>
          <w:lang w:val="en-CA"/>
        </w:rPr>
        <w:t>could be described where they are scientifically significant.</w:t>
      </w:r>
    </w:p>
    <w:p w14:paraId="2E642AFC" w14:textId="48E63A77" w:rsidR="000D4260" w:rsidRDefault="00EB7E1F" w:rsidP="000D4260">
      <w:pPr>
        <w:keepNext/>
      </w:pPr>
      <w:r>
        <w:rPr>
          <w:noProof/>
          <w:lang w:val="en-CA" w:eastAsia="en-CA"/>
        </w:rPr>
        <w:lastRenderedPageBreak/>
        <w:pict w14:anchorId="7FED2D0D">
          <v:shape id="_x0000_i1067" type="#_x0000_t75" style="width:382.35pt;height:270.5pt;visibility:visible;mso-wrap-style:square">
            <v:imagedata r:id="rId5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596" w:author="Boisvert, Eric" w:date="2016-04-01T13:15:00Z">
        <w:r w:rsidR="008D755A">
          <w:rPr>
            <w:noProof/>
          </w:rPr>
          <w:t>41</w:t>
        </w:r>
      </w:ins>
      <w:ins w:id="3597" w:author="Eric Boisvert" w:date="2016-03-28T16:06:00Z">
        <w:del w:id="3598" w:author="Boisvert, Eric" w:date="2016-03-29T08:51:00Z">
          <w:r w:rsidR="003842F3" w:rsidDel="00CB122C">
            <w:rPr>
              <w:noProof/>
            </w:rPr>
            <w:delText>40</w:delText>
          </w:r>
        </w:del>
      </w:ins>
      <w:del w:id="3599"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600" w:name="BKM_D050A55A_5C1C_4F4B_986C_7C31687F2ED2"/>
      <w:bookmarkEnd w:id="3600"/>
    </w:p>
    <w:p w14:paraId="29C61658" w14:textId="0E093A63"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id="3601" w:author="Boisvert, Eric" w:date="2016-03-29T08:47:00Z">
        <w:r w:rsidR="00853941">
          <w:rPr>
            <w:lang w:val="en-CA"/>
          </w:rPr>
          <w:t>.</w:t>
        </w:r>
      </w:ins>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ins w:id="3602"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3603" w:name="BKM_18C9D12A_7280_4CA8_9066_431A68398F08"/>
      <w:bookmarkStart w:id="3604" w:name="BKM_B740241F_3BC0_40B4_9972_D590F470452B"/>
      <w:bookmarkStart w:id="3605" w:name="BKM_38727CDD_F0E8_4D00_A48C_555F0912BF41"/>
      <w:bookmarkEnd w:id="3603"/>
      <w:bookmarkEnd w:id="3604"/>
      <w:bookmarkEnd w:id="3605"/>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EB7E1F" w:rsidP="000D4260">
      <w:pPr>
        <w:keepNext/>
      </w:pPr>
      <w:r>
        <w:rPr>
          <w:noProof/>
          <w:lang w:val="en-CA" w:eastAsia="en-CA"/>
        </w:rPr>
        <w:pict w14:anchorId="34D80D6D">
          <v:shape id="_x0000_i1068" type="#_x0000_t75" style="width:371.9pt;height:379.55pt;visibility:visible;mso-wrap-style:square">
            <v:imagedata r:id="rId59"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606" w:author="Boisvert, Eric" w:date="2016-04-01T13:15:00Z">
        <w:r w:rsidR="008D755A">
          <w:rPr>
            <w:noProof/>
          </w:rPr>
          <w:t>42</w:t>
        </w:r>
      </w:ins>
      <w:ins w:id="3607" w:author="Eric Boisvert" w:date="2016-03-28T16:06:00Z">
        <w:del w:id="3608" w:author="Boisvert, Eric" w:date="2016-03-29T08:51:00Z">
          <w:r w:rsidR="003842F3" w:rsidDel="00CB122C">
            <w:rPr>
              <w:noProof/>
            </w:rPr>
            <w:delText>41</w:delText>
          </w:r>
        </w:del>
      </w:ins>
      <w:del w:id="3609" w:author="Boisvert, Eric" w:date="2016-03-29T08:51:00Z">
        <w:r w:rsidR="0085617E" w:rsidDel="00CB122C">
          <w:rPr>
            <w:noProof/>
          </w:rPr>
          <w:delText>43</w:delText>
        </w:r>
      </w:del>
      <w:r w:rsidR="00673E83">
        <w:rPr>
          <w:noProof/>
        </w:rPr>
        <w:fldChar w:fldCharType="end"/>
      </w:r>
      <w:r>
        <w:t>: Material relation</w:t>
      </w:r>
      <w:del w:id="3610" w:author="Boisvert, Eric" w:date="2016-03-29T08:48:00Z">
        <w:r w:rsidDel="00853941">
          <w:delText>s</w:delText>
        </w:r>
      </w:del>
      <w:ins w:id="3611" w:author="Boisvert, Eric" w:date="2016-03-29T08:47:00Z">
        <w:r w:rsidR="00853941">
          <w:t xml:space="preserve"> context diagram.</w:t>
        </w:r>
      </w:ins>
    </w:p>
    <w:p w14:paraId="2487E3B1" w14:textId="6ECBFB72" w:rsidR="000D4260" w:rsidRDefault="001150E2" w:rsidP="00D20646">
      <w:pPr>
        <w:pStyle w:val="Heading5"/>
        <w:rPr>
          <w:lang w:val="en-CA"/>
        </w:rPr>
      </w:pPr>
      <w:bookmarkStart w:id="3612" w:name="BKM_C0695B09_DC02_4BDD_AE59_38E8AE1F4632"/>
      <w:bookmarkEnd w:id="3612"/>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id="3613" w:author="Boisvert, Eric" w:date="2016-03-29T08:48:00Z">
        <w:r w:rsidR="00853941">
          <w:rPr>
            <w:lang w:val="en-CA"/>
          </w:rPr>
          <w:t>.</w:t>
        </w:r>
      </w:ins>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64584BB"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id="3614" w:author="Boisvert, Eric" w:date="2016-03-29T08:48:00Z">
        <w:r w:rsidR="00853941">
          <w:rPr>
            <w:lang w:val="en-CA"/>
          </w:rPr>
          <w:t>.</w:t>
        </w:r>
      </w:ins>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615" w:name="BKM_F11CCC02_4943_439C_97BD_3878F0BA0970"/>
      <w:bookmarkStart w:id="3616" w:name="BKM_8ABBD347_C257_4419_A3F6_0485375DCF7F"/>
      <w:bookmarkStart w:id="3617" w:name="BKM_40919ABF_3C16_41E1_8906_0D3CE189EB1B"/>
      <w:bookmarkEnd w:id="3615"/>
      <w:bookmarkEnd w:id="3616"/>
      <w:bookmarkEnd w:id="3617"/>
      <w:ins w:id="3618" w:author="Boisvert, Eric" w:date="2016-03-29T08:48:00Z">
        <w:r w:rsidR="00853941">
          <w:rPr>
            <w:lang w:val="en-CA"/>
          </w:rPr>
          <w:t>.</w:t>
        </w:r>
      </w:ins>
    </w:p>
    <w:p w14:paraId="74ACF777" w14:textId="5B50C3FD" w:rsidR="000D4260" w:rsidRDefault="00AE357E" w:rsidP="00AE357E">
      <w:pPr>
        <w:pStyle w:val="Heading3"/>
        <w:rPr>
          <w:lang w:val="en-CA"/>
        </w:rPr>
      </w:pPr>
      <w:bookmarkStart w:id="3619" w:name="_Toc446944604"/>
      <w:r>
        <w:rPr>
          <w:lang w:val="en-CA"/>
        </w:rPr>
        <w:t xml:space="preserve">Earth material </w:t>
      </w:r>
      <w:r w:rsidR="00481AF6">
        <w:rPr>
          <w:lang w:val="en-CA"/>
        </w:rPr>
        <w:t>details</w:t>
      </w:r>
      <w:bookmarkEnd w:id="3619"/>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EB7E1F" w:rsidP="00AE357E">
      <w:pPr>
        <w:keepNext/>
      </w:pPr>
      <w:r>
        <w:rPr>
          <w:noProof/>
          <w:lang w:val="en-CA" w:eastAsia="en-CA"/>
        </w:rPr>
        <w:pict w14:anchorId="78508E6C">
          <v:shape id="_x0000_i1069" type="#_x0000_t75" style="width:432.7pt;height:260.05pt;visibility:visible;mso-wrap-style:square">
            <v:imagedata r:id="rId60"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620" w:author="Boisvert, Eric" w:date="2016-04-01T13:15:00Z">
        <w:r w:rsidR="008D755A">
          <w:rPr>
            <w:noProof/>
          </w:rPr>
          <w:t>43</w:t>
        </w:r>
      </w:ins>
      <w:ins w:id="3621" w:author="Eric Boisvert" w:date="2016-03-28T16:06:00Z">
        <w:del w:id="3622" w:author="Boisvert, Eric" w:date="2016-03-29T08:51:00Z">
          <w:r w:rsidR="003842F3" w:rsidDel="00CB122C">
            <w:rPr>
              <w:noProof/>
            </w:rPr>
            <w:delText>42</w:delText>
          </w:r>
        </w:del>
      </w:ins>
      <w:del w:id="3623" w:author="Boisvert, Eric" w:date="2016-03-29T08:51:00Z">
        <w:r w:rsidR="0085617E" w:rsidDel="00CB122C">
          <w:rPr>
            <w:noProof/>
          </w:rPr>
          <w:delText>44</w:delText>
        </w:r>
      </w:del>
      <w:r w:rsidR="00673E83">
        <w:rPr>
          <w:noProof/>
        </w:rPr>
        <w:fldChar w:fldCharType="end"/>
      </w:r>
      <w:r>
        <w:t>: Overview of earth material description</w:t>
      </w:r>
      <w:ins w:id="3624" w:author="Boisvert, Eric" w:date="2016-03-29T08:48:00Z">
        <w:r w:rsidR="00853941">
          <w:t>.</w:t>
        </w:r>
      </w:ins>
    </w:p>
    <w:p w14:paraId="6A6B155F" w14:textId="2A473E63" w:rsidR="00AE357E" w:rsidRDefault="00AE357E" w:rsidP="00AE357E">
      <w:pPr>
        <w:pStyle w:val="Heading4"/>
      </w:pPr>
      <w:r>
        <w:lastRenderedPageBreak/>
        <w:t>Alteration description</w:t>
      </w:r>
    </w:p>
    <w:p w14:paraId="601C9881" w14:textId="77777777" w:rsidR="00853941" w:rsidRDefault="00853941" w:rsidP="00AE357E">
      <w:pPr>
        <w:rPr>
          <w:ins w:id="3625" w:author="Boisvert, Eric" w:date="2016-03-29T08:48:00Z"/>
        </w:rPr>
      </w:pPr>
    </w:p>
    <w:p w14:paraId="2051B298" w14:textId="1FE9F147" w:rsidR="001150E2" w:rsidRDefault="00AE357E" w:rsidP="00AE357E">
      <w:pPr>
        <w:rPr>
          <w:ins w:id="3626"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EB7E1F">
        <w:rPr>
          <w:noProof/>
          <w:lang w:val="en-CA" w:eastAsia="en-CA"/>
        </w:rPr>
        <w:pict w14:anchorId="4387B44A">
          <v:shape id="_x0000_i1070" type="#_x0000_t75" style="width:340.45pt;height:102.05pt;visibility:visible;mso-wrap-style:square">
            <v:imagedata r:id="rId61"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627" w:author="Boisvert, Eric" w:date="2016-04-01T13:15:00Z">
        <w:r w:rsidR="008D755A">
          <w:rPr>
            <w:noProof/>
          </w:rPr>
          <w:t>44</w:t>
        </w:r>
      </w:ins>
      <w:ins w:id="3628" w:author="Eric Boisvert" w:date="2016-03-28T16:06:00Z">
        <w:del w:id="3629" w:author="Boisvert, Eric" w:date="2016-03-29T08:51:00Z">
          <w:r w:rsidR="003842F3" w:rsidDel="00CB122C">
            <w:rPr>
              <w:noProof/>
            </w:rPr>
            <w:delText>43</w:delText>
          </w:r>
        </w:del>
      </w:ins>
      <w:del w:id="3630" w:author="Boisvert, Eric" w:date="2016-03-29T08:51:00Z">
        <w:r w:rsidR="0085617E" w:rsidDel="00CB122C">
          <w:rPr>
            <w:noProof/>
          </w:rPr>
          <w:delText>45</w:delText>
        </w:r>
      </w:del>
      <w:r>
        <w:fldChar w:fldCharType="end"/>
      </w:r>
      <w:r>
        <w:t xml:space="preserve"> </w:t>
      </w:r>
      <w:r w:rsidRPr="000D2BCF">
        <w:t>Example of a weathering profile</w:t>
      </w:r>
      <w:ins w:id="3631" w:author="Boisvert, Eric" w:date="2016-03-29T08:48:00Z">
        <w:r w:rsidR="00853941">
          <w:t>.</w:t>
        </w:r>
      </w:ins>
    </w:p>
    <w:p w14:paraId="56717D41" w14:textId="77777777" w:rsidR="0043586C" w:rsidRDefault="00EB7E1F" w:rsidP="00D20646">
      <w:pPr>
        <w:keepNext/>
      </w:pPr>
      <w:r>
        <w:rPr>
          <w:noProof/>
          <w:lang w:val="en-CA" w:eastAsia="en-CA"/>
        </w:rPr>
        <w:lastRenderedPageBreak/>
        <w:pict w14:anchorId="379383D8">
          <v:shape id="_x0000_i1071" type="#_x0000_t75" style="width:6in;height:463.45pt;visibility:visible;mso-wrap-style:square">
            <v:imagedata r:id="rId62" o:title=""/>
          </v:shape>
        </w:pict>
      </w:r>
    </w:p>
    <w:p w14:paraId="0A31306A" w14:textId="64ED92F3" w:rsidR="00AE357E" w:rsidRPr="00BF2A41" w:rsidRDefault="0043586C" w:rsidP="00D20646">
      <w:pPr>
        <w:pStyle w:val="Caption"/>
        <w:rPr>
          <w:noProof/>
          <w:lang w:val="fr-CA" w:eastAsia="en-CA"/>
          <w:rPrChange w:id="3632" w:author="Boisvert, Eric" w:date="2016-03-29T08:30:00Z">
            <w:rPr>
              <w:noProof/>
              <w:lang w:val="en-CA" w:eastAsia="en-CA"/>
            </w:rPr>
          </w:rPrChange>
        </w:rPr>
      </w:pPr>
      <w:r w:rsidRPr="00BF2A41">
        <w:rPr>
          <w:lang w:val="fr-CA"/>
          <w:rPrChange w:id="3633" w:author="Boisvert, Eric" w:date="2016-03-29T08:30:00Z">
            <w:rPr/>
          </w:rPrChange>
        </w:rPr>
        <w:t xml:space="preserve">Figure </w:t>
      </w:r>
      <w:r>
        <w:fldChar w:fldCharType="begin"/>
      </w:r>
      <w:r w:rsidRPr="00BF2A41">
        <w:rPr>
          <w:lang w:val="fr-CA"/>
          <w:rPrChange w:id="3634" w:author="Boisvert, Eric" w:date="2016-03-29T08:30:00Z">
            <w:rPr/>
          </w:rPrChange>
        </w:rPr>
        <w:instrText xml:space="preserve"> SEQ Figure \* ARABIC </w:instrText>
      </w:r>
      <w:r>
        <w:fldChar w:fldCharType="separate"/>
      </w:r>
      <w:ins w:id="3635" w:author="Boisvert, Eric" w:date="2016-04-01T13:15:00Z">
        <w:r w:rsidR="008D755A">
          <w:rPr>
            <w:noProof/>
            <w:lang w:val="fr-CA"/>
          </w:rPr>
          <w:t>45</w:t>
        </w:r>
      </w:ins>
      <w:ins w:id="3636" w:author="Eric Boisvert" w:date="2016-03-28T16:06:00Z">
        <w:del w:id="3637" w:author="Boisvert, Eric" w:date="2016-03-29T08:51:00Z">
          <w:r w:rsidR="003842F3" w:rsidRPr="00BF2A41" w:rsidDel="00CB122C">
            <w:rPr>
              <w:noProof/>
              <w:lang w:val="fr-CA"/>
              <w:rPrChange w:id="3638" w:author="Boisvert, Eric" w:date="2016-03-29T08:30:00Z">
                <w:rPr>
                  <w:noProof/>
                </w:rPr>
              </w:rPrChange>
            </w:rPr>
            <w:delText>44</w:delText>
          </w:r>
        </w:del>
      </w:ins>
      <w:del w:id="3639" w:author="Boisvert, Eric" w:date="2016-03-29T08:51:00Z">
        <w:r w:rsidR="0085617E" w:rsidRPr="00BF2A41" w:rsidDel="00CB122C">
          <w:rPr>
            <w:noProof/>
            <w:lang w:val="fr-CA"/>
            <w:rPrChange w:id="3640" w:author="Boisvert, Eric" w:date="2016-03-29T08:30:00Z">
              <w:rPr>
                <w:noProof/>
              </w:rPr>
            </w:rPrChange>
          </w:rPr>
          <w:delText>46</w:delText>
        </w:r>
      </w:del>
      <w:r>
        <w:fldChar w:fldCharType="end"/>
      </w:r>
      <w:r w:rsidRPr="00BF2A41">
        <w:rPr>
          <w:lang w:val="fr-CA"/>
          <w:rPrChange w:id="3641" w:author="Boisvert, Eric" w:date="2016-03-29T08:30:00Z">
            <w:rPr/>
          </w:rPrChange>
        </w:rPr>
        <w:t xml:space="preserve"> Alteration description context diagram</w:t>
      </w:r>
      <w:ins w:id="3642" w:author="Boisvert, Eric" w:date="2016-03-29T08:48:00Z">
        <w:r w:rsidR="00853941">
          <w:rPr>
            <w:lang w:val="fr-CA"/>
          </w:rPr>
          <w:t>.</w:t>
        </w:r>
      </w:ins>
    </w:p>
    <w:p w14:paraId="2230D1EF" w14:textId="5C64585A" w:rsidR="0043586C" w:rsidRDefault="00EB7E1F" w:rsidP="00D20646">
      <w:pPr>
        <w:keepNext/>
      </w:pPr>
      <w:r>
        <w:lastRenderedPageBreak/>
        <w:pict w14:anchorId="42D9FBAE">
          <v:shape id="_x0000_i1072" type="#_x0000_t75" style="width:431.3pt;height:281pt">
            <v:imagedata r:id="rId63"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643" w:author="Boisvert, Eric" w:date="2016-04-01T13:15:00Z">
        <w:r w:rsidR="008D755A">
          <w:rPr>
            <w:noProof/>
          </w:rPr>
          <w:t>46</w:t>
        </w:r>
      </w:ins>
      <w:ins w:id="3644" w:author="Eric Boisvert" w:date="2016-03-28T16:06:00Z">
        <w:del w:id="3645" w:author="Boisvert, Eric" w:date="2016-03-29T08:51:00Z">
          <w:r w:rsidR="003842F3" w:rsidDel="00CB122C">
            <w:rPr>
              <w:noProof/>
            </w:rPr>
            <w:delText>45</w:delText>
          </w:r>
        </w:del>
      </w:ins>
      <w:del w:id="3646"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44FC14C1"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ins w:id="3647" w:author="Boisvert, Eric" w:date="2016-03-29T08:48:00Z">
        <w:r w:rsidR="00CB122C">
          <w:t>.</w:t>
        </w:r>
      </w:ins>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15B51292"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id="3648" w:author="Boisvert, Eric" w:date="2016-03-29T08:48:00Z">
        <w:r w:rsidR="00CB122C">
          <w:t>.</w:t>
        </w:r>
      </w:ins>
    </w:p>
    <w:p w14:paraId="3BB9444D" w14:textId="12CB8A5A" w:rsidR="00AE357E" w:rsidRDefault="0016580A" w:rsidP="00D20646">
      <w:pPr>
        <w:pStyle w:val="Heading5"/>
        <w:rPr>
          <w:lang w:val="en-CA"/>
        </w:rPr>
      </w:pPr>
      <w:bookmarkStart w:id="3649" w:name="BKM_8201810A_8593_4A0C_A4FE_B4A134FDF11D"/>
      <w:bookmarkEnd w:id="3649"/>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650" w:name="BKM_7C508FBF_33D9_484F_911B_6377C69AD667"/>
      <w:bookmarkStart w:id="3651" w:name="BKM_ED5D19E5_9BBB_4493_91D3_D708625FA37A"/>
      <w:bookmarkStart w:id="3652" w:name="BKM_E45C3931_F3F9_4BB2_B916_F57604E1D027"/>
      <w:bookmarkStart w:id="3653" w:name="BKM_26449531_DA00_4286_BEAD_53641C8C6B18"/>
      <w:bookmarkEnd w:id="3650"/>
      <w:bookmarkEnd w:id="3651"/>
      <w:bookmarkEnd w:id="3652"/>
      <w:bookmarkEnd w:id="3653"/>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EB7E1F" w:rsidP="00604E1E">
      <w:pPr>
        <w:keepNext/>
      </w:pPr>
      <w:r>
        <w:rPr>
          <w:noProof/>
          <w:lang w:val="en-CA" w:eastAsia="en-CA"/>
        </w:rPr>
        <w:pict w14:anchorId="30B53D03">
          <v:shape id="_x0000_i1073" type="#_x0000_t75" style="width:367.7pt;height:239.75pt;visibility:visible;mso-wrap-style:square">
            <v:imagedata r:id="rId64"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54" w:author="Boisvert, Eric" w:date="2016-04-01T13:15:00Z">
        <w:r w:rsidR="008D755A">
          <w:rPr>
            <w:noProof/>
          </w:rPr>
          <w:t>47</w:t>
        </w:r>
      </w:ins>
      <w:ins w:id="3655" w:author="Eric Boisvert" w:date="2016-03-28T16:06:00Z">
        <w:del w:id="3656" w:author="Boisvert, Eric" w:date="2016-03-29T08:51:00Z">
          <w:r w:rsidR="003842F3" w:rsidDel="00CB122C">
            <w:rPr>
              <w:noProof/>
            </w:rPr>
            <w:delText>46</w:delText>
          </w:r>
        </w:del>
      </w:ins>
      <w:del w:id="3657" w:author="Boisvert, Eric" w:date="2016-03-29T08:51:00Z">
        <w:r w:rsidR="0085617E" w:rsidDel="00CB122C">
          <w:rPr>
            <w:noProof/>
          </w:rPr>
          <w:delText>48</w:delText>
        </w:r>
      </w:del>
      <w:r w:rsidR="00673E83">
        <w:rPr>
          <w:noProof/>
        </w:rPr>
        <w:fldChar w:fldCharType="end"/>
      </w:r>
      <w:r>
        <w:t>: Chemical composition</w:t>
      </w:r>
      <w:ins w:id="3658" w:author="Boisvert, Eric" w:date="2016-03-29T08:48:00Z">
        <w:r w:rsidR="00CB122C">
          <w:t xml:space="preserve"> context diagram.</w:t>
        </w:r>
      </w:ins>
    </w:p>
    <w:p w14:paraId="6EB7E3F8" w14:textId="3222DDB4" w:rsidR="00604E1E" w:rsidRDefault="00BF4178" w:rsidP="00D20646">
      <w:pPr>
        <w:pStyle w:val="Heading5"/>
        <w:rPr>
          <w:lang w:val="en-CA"/>
        </w:rPr>
      </w:pPr>
      <w:bookmarkStart w:id="3659" w:name="BKM_D4FBCA43_958A_4AEF_8332_5F96792672DF"/>
      <w:bookmarkEnd w:id="3659"/>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ins w:id="3660" w:author="Boisvert, Eric" w:date="2016-03-29T08:48:00Z">
        <w:r w:rsidR="00CB122C">
          <w:rPr>
            <w:lang w:val="en-CA"/>
          </w:rPr>
          <w:t>.</w:t>
        </w:r>
      </w:ins>
    </w:p>
    <w:p w14:paraId="6A6F8840" w14:textId="77777777" w:rsidR="00AE357E" w:rsidRDefault="00AE357E" w:rsidP="00AE357E">
      <w:bookmarkStart w:id="3661" w:name="BKM_7DA6E39E_93F3_43B7_9C51_9F05A691932A"/>
      <w:bookmarkEnd w:id="366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EB7E1F" w:rsidP="00604E1E">
      <w:pPr>
        <w:keepNext/>
      </w:pPr>
      <w:r>
        <w:rPr>
          <w:noProof/>
          <w:lang w:val="en-CA" w:eastAsia="en-CA"/>
        </w:rPr>
        <w:pict w14:anchorId="28B167D3">
          <v:shape id="_x0000_i1074" type="#_x0000_t75" style="width:6in;height:382.35pt;visibility:visible;mso-wrap-style:square">
            <v:imagedata r:id="rId65"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662" w:author="Boisvert, Eric" w:date="2016-04-01T13:15:00Z">
        <w:r w:rsidR="008D755A">
          <w:rPr>
            <w:noProof/>
          </w:rPr>
          <w:t>48</w:t>
        </w:r>
      </w:ins>
      <w:ins w:id="3663" w:author="Eric Boisvert" w:date="2016-03-28T16:06:00Z">
        <w:del w:id="3664" w:author="Boisvert, Eric" w:date="2016-03-29T08:51:00Z">
          <w:r w:rsidR="003842F3" w:rsidDel="00CB122C">
            <w:rPr>
              <w:noProof/>
            </w:rPr>
            <w:delText>47</w:delText>
          </w:r>
        </w:del>
      </w:ins>
      <w:del w:id="3665" w:author="Boisvert, Eric" w:date="2016-03-29T08:51:00Z">
        <w:r w:rsidR="0085617E" w:rsidDel="00CB122C">
          <w:rPr>
            <w:noProof/>
          </w:rPr>
          <w:delText>49</w:delText>
        </w:r>
      </w:del>
      <w:r w:rsidR="00673E83">
        <w:rPr>
          <w:noProof/>
        </w:rPr>
        <w:fldChar w:fldCharType="end"/>
      </w:r>
      <w:r>
        <w:t>: Compound material description</w:t>
      </w:r>
      <w:ins w:id="3666" w:author="Boisvert, Eric" w:date="2016-03-29T08:49:00Z">
        <w:r w:rsidR="00CB122C">
          <w:t xml:space="preserve"> context diagram.</w:t>
        </w:r>
      </w:ins>
    </w:p>
    <w:p w14:paraId="1817E2F9" w14:textId="12994A65" w:rsidR="00604E1E" w:rsidRDefault="00224DF5" w:rsidP="00D20646">
      <w:pPr>
        <w:pStyle w:val="Heading5"/>
        <w:rPr>
          <w:lang w:val="en-CA"/>
        </w:rPr>
      </w:pPr>
      <w:bookmarkStart w:id="3667" w:name="BKM_0126A46B_77F6_4F3D_8366_99D7292A119E"/>
      <w:bookmarkEnd w:id="3667"/>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668" w:name="BKM_68F68CA6_F7FB_411D_8560_851B7315C00E"/>
      <w:bookmarkStart w:id="3669" w:name="BKM_F5243BEF_0ABC_4433_AFCB_2FCD01906472"/>
      <w:bookmarkEnd w:id="3668"/>
      <w:bookmarkEnd w:id="3669"/>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EB7E1F" w:rsidP="00D20646">
      <w:pPr>
        <w:keepNext/>
      </w:pPr>
      <w:r>
        <w:rPr>
          <w:noProof/>
          <w:lang w:val="en-CA" w:eastAsia="en-CA"/>
        </w:rPr>
        <w:lastRenderedPageBreak/>
        <w:pict w14:anchorId="7928CF19">
          <v:shape id="_x0000_i1075" type="#_x0000_t75" style="width:190.85pt;height:317.35pt;visibility:visible;mso-wrap-style:square">
            <v:imagedata r:id="rId66"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670" w:author="Boisvert, Eric" w:date="2016-04-01T13:15:00Z">
        <w:r w:rsidR="008D755A">
          <w:rPr>
            <w:noProof/>
          </w:rPr>
          <w:t>49</w:t>
        </w:r>
      </w:ins>
      <w:ins w:id="3671" w:author="Eric Boisvert" w:date="2016-03-28T16:06:00Z">
        <w:del w:id="3672" w:author="Boisvert, Eric" w:date="2016-03-29T08:51:00Z">
          <w:r w:rsidR="003842F3" w:rsidDel="00CB122C">
            <w:rPr>
              <w:noProof/>
            </w:rPr>
            <w:delText>48</w:delText>
          </w:r>
        </w:del>
      </w:ins>
      <w:del w:id="3673"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674" w:author="Eric Boisvert" w:date="2016-03-25T12:33:00Z">
          <w:pPr/>
        </w:pPrChange>
      </w:pPr>
      <w:proofErr w:type="gramStart"/>
      <w:r w:rsidRPr="004B1BCF">
        <w:t>particleType</w:t>
      </w:r>
      <w:proofErr w:type="gramEnd"/>
    </w:p>
    <w:p w14:paraId="5796C57D" w14:textId="77777777" w:rsidR="00E105E6" w:rsidRDefault="00E105E6">
      <w:pPr>
        <w:rPr>
          <w:ins w:id="3675" w:author="Eric Boisvert" w:date="2016-03-25T12:34:00Z"/>
        </w:rPr>
        <w:pPrChange w:id="3676" w:author="Eric Boisvert" w:date="2016-03-25T12:33:00Z">
          <w:pPr>
            <w:pStyle w:val="Heading5"/>
          </w:pPr>
        </w:pPrChange>
      </w:pPr>
    </w:p>
    <w:p w14:paraId="5E59B820" w14:textId="0033412A" w:rsidR="0032727A" w:rsidDel="00E105E6" w:rsidRDefault="004B1BCF" w:rsidP="00E105E6">
      <w:pPr>
        <w:rPr>
          <w:del w:id="3677" w:author="Eric Boisvert" w:date="2016-03-25T12:33:00Z"/>
        </w:rPr>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78" w:author="Boisvert, Eric" w:date="2016-03-30T07:55:00Z">
        <w:r w:rsidR="004D2792">
          <w:t>s</w:t>
        </w:r>
      </w:ins>
      <w:del w:id="3679"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80" w:author="Boisvert, Eric" w:date="2016-03-29T08:49:00Z">
        <w:r w:rsidR="00CB122C">
          <w:t>.</w:t>
        </w:r>
      </w:ins>
    </w:p>
    <w:p w14:paraId="4C292BE9" w14:textId="6FA033EE" w:rsidR="0032727A" w:rsidRPr="0032727A" w:rsidRDefault="00E105E6">
      <w:pPr>
        <w:pStyle w:val="Heading5"/>
        <w:pPrChange w:id="3681" w:author="Eric Boisvert" w:date="2016-03-25T12:33:00Z">
          <w:pPr/>
        </w:pPrChange>
      </w:pPr>
      <w:proofErr w:type="gramStart"/>
      <w:ins w:id="3682" w:author="Eric Boisvert" w:date="2016-03-25T12:33:00Z">
        <w:r>
          <w:t>aspectRatio</w:t>
        </w:r>
      </w:ins>
      <w:proofErr w:type="gramEnd"/>
    </w:p>
    <w:p w14:paraId="6FF52C91" w14:textId="77777777" w:rsidR="00E105E6" w:rsidRDefault="00E105E6" w:rsidP="004B1BCF">
      <w:pPr>
        <w:rPr>
          <w:ins w:id="3683" w:author="Eric Boisvert" w:date="2016-03-25T12:34:00Z"/>
        </w:rPr>
      </w:pPr>
    </w:p>
    <w:p w14:paraId="6E5DDB30" w14:textId="44F93AA9" w:rsidR="0032727A" w:rsidRDefault="0032727A" w:rsidP="004B1BCF">
      <w:r>
        <w:t>The aspectRatio property (</w:t>
      </w:r>
      <w:del w:id="3684" w:author="Boisvert, Eric" w:date="2016-03-30T07:55:00Z">
        <w:r w:rsidDel="0057428A">
          <w:delText>swe</w:delText>
        </w:r>
      </w:del>
      <w:ins w:id="3685"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ins w:id="3686" w:author="Boisvert, Eric" w:date="2016-03-29T08:49:00Z">
        <w:r w:rsidR="00CB122C">
          <w:t>.</w:t>
        </w:r>
      </w:ins>
    </w:p>
    <w:p w14:paraId="578F6A22" w14:textId="480E655F" w:rsidR="0032727A" w:rsidRDefault="0032727A" w:rsidP="00D20646">
      <w:pPr>
        <w:pStyle w:val="Heading5"/>
      </w:pPr>
      <w:commentRangeStart w:id="3687"/>
      <w:proofErr w:type="gramStart"/>
      <w:r>
        <w:t>s</w:t>
      </w:r>
      <w:r w:rsidRPr="0032727A">
        <w:t>hape</w:t>
      </w:r>
      <w:commentRangeEnd w:id="3687"/>
      <w:proofErr w:type="gramEnd"/>
      <w:r>
        <w:rPr>
          <w:rStyle w:val="CommentReference"/>
          <w:b w:val="0"/>
          <w:bCs w:val="0"/>
          <w:i w:val="0"/>
          <w:iCs w:val="0"/>
        </w:rPr>
        <w:commentReference w:id="3687"/>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88" w:author="Boisvert, Eric" w:date="2016-03-30T07:57:00Z">
        <w:r w:rsidR="0057428A">
          <w:t>SWE</w:t>
        </w:r>
      </w:ins>
      <w:del w:id="3689" w:author="Boisvert, Eric" w:date="2016-03-30T07:57:00Z">
        <w:r w:rsidDel="0057428A">
          <w:delText>swe</w:delText>
        </w:r>
      </w:del>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proofErr w:type="gramStart"/>
      <w:ins w:id="3690" w:author="Boisvert, Eric" w:date="2016-03-30T07:57:00Z">
        <w:r>
          <w:t>the</w:t>
        </w:r>
        <w:proofErr w:type="gramEnd"/>
        <w:r>
          <w:t xml:space="preserv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691"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692"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93"/>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93"/>
      <w:r>
        <w:rPr>
          <w:rStyle w:val="CommentReference"/>
        </w:rPr>
        <w:commentReference w:id="3693"/>
      </w:r>
      <w:ins w:id="3694" w:author="Boisvert, Eric" w:date="2016-03-29T08:49:00Z">
        <w:r w:rsidR="00CB122C">
          <w:t>.</w:t>
        </w:r>
      </w:ins>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del w:id="3695"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3696" w:author="Boisvert, Eric" w:date="2016-03-30T09:37:00Z">
        <w:r w:rsidRPr="003B691E" w:rsidDel="00AC23CF">
          <w:delText xml:space="preserve">are </w:delText>
        </w:r>
      </w:del>
      <w:ins w:id="3697" w:author="Boisvert, Eric" w:date="2016-03-30T09:37:00Z">
        <w:r w:rsidR="00AC23CF">
          <w:t>is</w:t>
        </w:r>
        <w:r w:rsidR="00AC23CF" w:rsidRPr="003B691E">
          <w:t xml:space="preserve"> </w:t>
        </w:r>
      </w:ins>
      <w:r w:rsidRPr="003B691E">
        <w:t>the source of the particles (sponge spicules, bivalvia shells, etc</w:t>
      </w:r>
      <w:del w:id="3698" w:author="Boisvert, Eric" w:date="2016-03-29T08:49:00Z">
        <w:r w:rsidRPr="003B691E" w:rsidDel="00CB122C">
          <w:delText>.</w:delText>
        </w:r>
      </w:del>
      <w:r w:rsidRPr="003B691E">
        <w:t>)</w:t>
      </w:r>
      <w:ins w:id="3699" w:author="Boisvert, Eric" w:date="2016-03-29T08:49:00Z">
        <w:r w:rsidR="00CB122C">
          <w:t>.</w:t>
        </w:r>
      </w:ins>
    </w:p>
    <w:p w14:paraId="0949F96F" w14:textId="7FD35FD5" w:rsidR="00604E1E" w:rsidRDefault="00E66A9E" w:rsidP="00E66A9E">
      <w:pPr>
        <w:pStyle w:val="Heading4"/>
      </w:pPr>
      <w:bookmarkStart w:id="3700" w:name="BKM_D2D5D1B2_3FF4_4650_95E3_DA08EE4A7DFF"/>
      <w:bookmarkStart w:id="3701" w:name="BKM_7D2E3FD4_C90D_40DB_8BA1_3E5458C981C0"/>
      <w:bookmarkStart w:id="3702" w:name="BKM_13EF909A_AB70_4901_8CA1_C3BA3F992378"/>
      <w:bookmarkStart w:id="3703" w:name="BKM_A7128990_6B6B_49DD_9D88_9E8D7207A879"/>
      <w:bookmarkStart w:id="3704" w:name="BKM_92F07FBA_BBCD_4C39_9112_B2569C6076C8"/>
      <w:bookmarkStart w:id="3705" w:name="BKM_02F24C6F_6A70_4304_88F6_978891E8D391"/>
      <w:bookmarkEnd w:id="3700"/>
      <w:bookmarkEnd w:id="3701"/>
      <w:bookmarkEnd w:id="3702"/>
      <w:bookmarkEnd w:id="3703"/>
      <w:bookmarkEnd w:id="3704"/>
      <w:bookmarkEnd w:id="3705"/>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706" w:name="BKM_D2385579_8CEC_41FC_ACD0_1242C0AEF96E"/>
      <w:bookmarkEnd w:id="3706"/>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707"/>
      <w:r>
        <w:rPr>
          <w:lang w:val="en-CA"/>
        </w:rPr>
        <w:t>(</w:t>
      </w:r>
      <w:ins w:id="3708" w:author="Boisvert, Eric" w:date="2016-03-30T09:39:00Z">
        <w:r w:rsidR="00AC23CF">
          <w:rPr>
            <w:lang w:val="en-CA"/>
          </w:rPr>
          <w:t xml:space="preserve">“groundmass” is </w:t>
        </w:r>
      </w:ins>
      <w:r>
        <w:rPr>
          <w:lang w:val="en-CA"/>
        </w:rPr>
        <w:t>a ConstituentPart</w:t>
      </w:r>
      <w:del w:id="3709" w:author="Boisvert, Eric" w:date="2016-03-30T09:42:00Z">
        <w:r w:rsidDel="00AC23CF">
          <w:rPr>
            <w:lang w:val="en-CA"/>
          </w:rPr>
          <w:delText>.</w:delText>
        </w:r>
      </w:del>
      <w:ins w:id="3710" w:author="Boisvert, Eric" w:date="2016-03-30T09:42:00Z">
        <w:r w:rsidR="00AC23CF">
          <w:rPr>
            <w:lang w:val="en-CA"/>
          </w:rPr>
          <w:t>:</w:t>
        </w:r>
        <w:proofErr w:type="gramStart"/>
        <w:r w:rsidR="00AC23CF">
          <w:rPr>
            <w:lang w:val="en-CA"/>
          </w:rPr>
          <w:t>:</w:t>
        </w:r>
      </w:ins>
      <w:r w:rsidRPr="00D16D48">
        <w:rPr>
          <w:lang w:val="en-CA"/>
        </w:rPr>
        <w:t>role</w:t>
      </w:r>
      <w:proofErr w:type="gramEnd"/>
      <w:r w:rsidRPr="00D16D48">
        <w:rPr>
          <w:lang w:val="en-CA"/>
        </w:rPr>
        <w:t>) and as p</w:t>
      </w:r>
      <w:r>
        <w:rPr>
          <w:lang w:val="en-CA"/>
        </w:rPr>
        <w:t xml:space="preserve">henocrysts </w:t>
      </w:r>
      <w:ins w:id="3711" w:author="Boisvert, Eric" w:date="2016-03-30T09:42:00Z">
        <w:r w:rsidR="00AC23CF">
          <w:rPr>
            <w:lang w:val="en-CA"/>
          </w:rPr>
          <w:t>(“phenocryst” is another</w:t>
        </w:r>
      </w:ins>
      <w:del w:id="3712" w:author="Boisvert, Eric" w:date="2016-03-30T09:42:00Z">
        <w:r w:rsidDel="00AC23CF">
          <w:rPr>
            <w:lang w:val="en-CA"/>
          </w:rPr>
          <w:delText>(a</w:delText>
        </w:r>
      </w:del>
      <w:r>
        <w:rPr>
          <w:lang w:val="en-CA"/>
        </w:rPr>
        <w:t xml:space="preserve"> ConstituentPart</w:t>
      </w:r>
      <w:ins w:id="3713" w:author="Boisvert, Eric" w:date="2016-03-30T09:42:00Z">
        <w:r w:rsidR="00AC23CF">
          <w:rPr>
            <w:lang w:val="en-CA"/>
          </w:rPr>
          <w:t>::</w:t>
        </w:r>
      </w:ins>
      <w:del w:id="3714" w:author="Boisvert, Eric" w:date="2016-03-30T09:42:00Z">
        <w:r w:rsidDel="00AC23CF">
          <w:rPr>
            <w:lang w:val="en-CA"/>
          </w:rPr>
          <w:delText>.</w:delText>
        </w:r>
      </w:del>
      <w:r w:rsidRPr="00D16D48">
        <w:rPr>
          <w:lang w:val="en-CA"/>
        </w:rPr>
        <w:t>role) within a single igneous rock.</w:t>
      </w:r>
      <w:commentRangeEnd w:id="3707"/>
      <w:r>
        <w:rPr>
          <w:rStyle w:val="CommentReference"/>
        </w:rPr>
        <w:commentReference w:id="3707"/>
      </w:r>
    </w:p>
    <w:p w14:paraId="69BC0A63" w14:textId="077D30AD" w:rsidR="00D16D48" w:rsidRDefault="00AC23CF" w:rsidP="00D20646">
      <w:pPr>
        <w:pStyle w:val="Heading5"/>
        <w:rPr>
          <w:lang w:val="en-CA"/>
        </w:rPr>
      </w:pPr>
      <w:proofErr w:type="gramStart"/>
      <w:ins w:id="3715" w:author="Boisvert, Eric" w:date="2016-03-30T09:42:00Z">
        <w:r>
          <w:rPr>
            <w:lang w:val="en-CA"/>
          </w:rPr>
          <w:t>p</w:t>
        </w:r>
      </w:ins>
      <w:proofErr w:type="gramEnd"/>
      <w:del w:id="3716"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Heading5"/>
        <w:rPr>
          <w:lang w:val="en-CA"/>
        </w:rPr>
        <w:pPrChange w:id="3717" w:author="Boisvert, Eric" w:date="2016-03-29T08:50:00Z">
          <w:pPr/>
        </w:pPrChange>
      </w:pPr>
      <w:proofErr w:type="gramStart"/>
      <w:r w:rsidRPr="00D16D48">
        <w:rPr>
          <w:lang w:val="en-CA"/>
        </w:rPr>
        <w:t>constituentMaterial</w:t>
      </w:r>
      <w:proofErr w:type="gramEnd"/>
    </w:p>
    <w:p w14:paraId="3156E009" w14:textId="77777777" w:rsidR="00CB122C" w:rsidRDefault="00CB122C" w:rsidP="00D20646">
      <w:pPr>
        <w:rPr>
          <w:ins w:id="3718"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719" w:name="BKM_C5A88E79_2FB3_4893_8914_60419C00F2D2"/>
      <w:bookmarkStart w:id="3720" w:name="BKM_A4F3FCE3_772C_4588_A2A4_96535416D1B6"/>
      <w:bookmarkEnd w:id="3719"/>
      <w:bookmarkEnd w:id="3720"/>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3721" w:author="Boisvert, Eric" w:date="2016-03-30T09:51:00Z">
        <w:r w:rsidDel="00656751">
          <w:delText xml:space="preserve">class </w:delText>
        </w:r>
      </w:del>
      <w:ins w:id="3722"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723" w:author="Boisvert, Eric" w:date="2016-03-30T09:52:00Z">
        <w:r w:rsidR="00656751">
          <w:t>(</w:t>
        </w:r>
      </w:ins>
      <w:del w:id="3724" w:author="Boisvert, Eric" w:date="2016-03-30T09:52:00Z">
        <w:r w:rsidDel="00656751">
          <w:delText>[</w:delText>
        </w:r>
      </w:del>
      <w:r>
        <w:t>Passchier and Trouw, 1998</w:t>
      </w:r>
      <w:ins w:id="3725" w:author="Boisvert, Eric" w:date="2016-03-30T09:52:00Z">
        <w:r w:rsidR="00656751">
          <w:t>)</w:t>
        </w:r>
      </w:ins>
      <w:del w:id="3726"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727" w:author="Eric Boisvert" w:date="2016-01-14T17:20:00Z">
        <w:r w:rsidR="004A04F6">
          <w:t>p</w:t>
        </w:r>
      </w:ins>
      <w:del w:id="3728" w:author="Eric Boisvert" w:date="2016-01-14T17:20:00Z">
        <w:r w:rsidDel="004A04F6">
          <w:delText>P</w:delText>
        </w:r>
      </w:del>
      <w:r>
        <w:t xml:space="preserve">article </w:t>
      </w:r>
      <w:ins w:id="3729" w:author="Eric Boisvert" w:date="2016-01-14T17:20:00Z">
        <w:r w:rsidR="004A04F6">
          <w:t>g</w:t>
        </w:r>
      </w:ins>
      <w:del w:id="373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EB7E1F" w:rsidP="003A479F">
      <w:pPr>
        <w:keepNext/>
      </w:pPr>
      <w:r>
        <w:rPr>
          <w:noProof/>
          <w:lang w:val="en-CA" w:eastAsia="en-CA"/>
        </w:rPr>
        <w:pict w14:anchorId="06368E1E">
          <v:shape id="_x0000_i1076" type="#_x0000_t75" style="width:320.15pt;height:242.55pt;visibility:visible;mso-wrap-style:square">
            <v:imagedata r:id="rId67" o:title=""/>
          </v:shape>
        </w:pict>
      </w:r>
    </w:p>
    <w:p w14:paraId="13AEE541" w14:textId="6CDD8731" w:rsidR="003A479F" w:rsidRPr="00CB122C" w:rsidRDefault="003A479F" w:rsidP="003A479F">
      <w:pPr>
        <w:pStyle w:val="Caption"/>
        <w:rPr>
          <w:lang w:val="fr-CA"/>
          <w:rPrChange w:id="3731" w:author="Boisvert, Eric" w:date="2016-03-29T08:50:00Z">
            <w:rPr/>
          </w:rPrChange>
        </w:rPr>
      </w:pPr>
      <w:r w:rsidRPr="00CB122C">
        <w:rPr>
          <w:lang w:val="fr-CA"/>
          <w:rPrChange w:id="3732" w:author="Boisvert, Eric" w:date="2016-03-29T08:50:00Z">
            <w:rPr/>
          </w:rPrChange>
        </w:rPr>
        <w:t xml:space="preserve">Figure </w:t>
      </w:r>
      <w:r w:rsidR="00673E83">
        <w:fldChar w:fldCharType="begin"/>
      </w:r>
      <w:r w:rsidR="00673E83" w:rsidRPr="00CB122C">
        <w:rPr>
          <w:lang w:val="fr-CA"/>
          <w:rPrChange w:id="3733" w:author="Boisvert, Eric" w:date="2016-03-29T08:50:00Z">
            <w:rPr/>
          </w:rPrChange>
        </w:rPr>
        <w:instrText xml:space="preserve"> SEQ Figure \* ARABIC </w:instrText>
      </w:r>
      <w:r w:rsidR="00673E83">
        <w:fldChar w:fldCharType="separate"/>
      </w:r>
      <w:ins w:id="3734" w:author="Boisvert, Eric" w:date="2016-04-01T13:15:00Z">
        <w:r w:rsidR="008D755A">
          <w:rPr>
            <w:noProof/>
            <w:lang w:val="fr-CA"/>
          </w:rPr>
          <w:t>50</w:t>
        </w:r>
      </w:ins>
      <w:ins w:id="3735" w:author="Eric Boisvert" w:date="2016-03-28T16:06:00Z">
        <w:del w:id="3736" w:author="Boisvert, Eric" w:date="2016-03-29T08:51:00Z">
          <w:r w:rsidR="003842F3" w:rsidRPr="00CB122C" w:rsidDel="00CB122C">
            <w:rPr>
              <w:noProof/>
              <w:lang w:val="fr-CA"/>
              <w:rPrChange w:id="3737" w:author="Boisvert, Eric" w:date="2016-03-29T08:50:00Z">
                <w:rPr>
                  <w:noProof/>
                </w:rPr>
              </w:rPrChange>
            </w:rPr>
            <w:delText>49</w:delText>
          </w:r>
        </w:del>
      </w:ins>
      <w:del w:id="3738" w:author="Boisvert, Eric" w:date="2016-03-29T08:51:00Z">
        <w:r w:rsidR="0085617E" w:rsidRPr="00CB122C" w:rsidDel="00CB122C">
          <w:rPr>
            <w:noProof/>
            <w:lang w:val="fr-CA"/>
            <w:rPrChange w:id="3739" w:author="Boisvert, Eric" w:date="2016-03-29T08:50:00Z">
              <w:rPr>
                <w:noProof/>
              </w:rPr>
            </w:rPrChange>
          </w:rPr>
          <w:delText>51</w:delText>
        </w:r>
      </w:del>
      <w:r w:rsidR="00673E83">
        <w:rPr>
          <w:noProof/>
        </w:rPr>
        <w:fldChar w:fldCharType="end"/>
      </w:r>
      <w:r w:rsidRPr="00CB122C">
        <w:rPr>
          <w:lang w:val="fr-CA"/>
          <w:rPrChange w:id="3740" w:author="Boisvert, Eric" w:date="2016-03-29T08:50:00Z">
            <w:rPr/>
          </w:rPrChange>
        </w:rPr>
        <w:t>: Fabric description</w:t>
      </w:r>
      <w:ins w:id="3741" w:author="Boisvert, Eric" w:date="2016-03-29T08:50:00Z">
        <w:r w:rsidR="00CB122C" w:rsidRPr="00CB122C">
          <w:rPr>
            <w:lang w:val="fr-CA"/>
            <w:rPrChange w:id="3742" w:author="Boisvert, Eric" w:date="2016-03-29T08:50:00Z">
              <w:rPr/>
            </w:rPrChange>
          </w:rPr>
          <w:t xml:space="preserve"> context diagram.</w:t>
        </w:r>
      </w:ins>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31B779B3"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3743" w:author="Boisvert, Eric" w:date="2016-03-30T09:54:00Z">
        <w:r w:rsidR="00656751">
          <w:t>(</w:t>
        </w:r>
      </w:ins>
      <w:del w:id="3744" w:author="Boisvert, Eric" w:date="2016-03-30T09:54:00Z">
        <w:r w:rsidRPr="004A04F6" w:rsidDel="00656751">
          <w:delText>[</w:delText>
        </w:r>
      </w:del>
      <w:r w:rsidRPr="004A04F6">
        <w:t>Passchier and Trouw, 1998</w:t>
      </w:r>
      <w:ins w:id="3745" w:author="Boisvert, Eric" w:date="2016-03-30T09:54:00Z">
        <w:r w:rsidR="00656751">
          <w:t>)</w:t>
        </w:r>
      </w:ins>
      <w:del w:id="3746"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747" w:name="BKM_CEE739CE_1DAA_46F5_B493_438C458DE763"/>
      <w:bookmarkStart w:id="3748" w:name="BKM_F9869380_E0FA_4E99_89A5_99DF9CC6BB40"/>
      <w:bookmarkEnd w:id="3747"/>
      <w:bookmarkEnd w:id="3748"/>
      <w:r>
        <w:t>Inorganic fluid</w:t>
      </w:r>
    </w:p>
    <w:p w14:paraId="216E48B8" w14:textId="77777777" w:rsidR="00656751" w:rsidRDefault="00656751" w:rsidP="003A479F">
      <w:pPr>
        <w:rPr>
          <w:ins w:id="3749" w:author="Boisvert, Eric" w:date="2016-03-30T09:57:00Z"/>
        </w:rPr>
      </w:pPr>
    </w:p>
    <w:p w14:paraId="47D3B8EF" w14:textId="04DAB997" w:rsidR="003A479F" w:rsidRDefault="003A479F" w:rsidP="003A479F">
      <w:r>
        <w:t>An inorganic</w:t>
      </w:r>
      <w:ins w:id="3750"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751" w:author="Boisvert, Eric" w:date="2016-03-30T10:00:00Z">
        <w:r w:rsidR="00656751">
          <w:t xml:space="preserve"> (examples: water, brine, glass)</w:t>
        </w:r>
      </w:ins>
      <w:r>
        <w:t>.</w:t>
      </w:r>
      <w:del w:id="3752"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753"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EB7E1F" w:rsidP="003A479F">
      <w:pPr>
        <w:keepNext/>
      </w:pPr>
      <w:r>
        <w:rPr>
          <w:noProof/>
          <w:lang w:val="en-CA" w:eastAsia="en-CA"/>
        </w:rPr>
        <w:pict w14:anchorId="1F88541F">
          <v:shape id="_x0000_i1077" type="#_x0000_t75" style="width:3in;height:253.05pt;visibility:visible;mso-wrap-style:square">
            <v:imagedata r:id="rId68"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754" w:author="Boisvert, Eric" w:date="2016-04-01T13:15:00Z">
        <w:r w:rsidR="008D755A">
          <w:rPr>
            <w:noProof/>
          </w:rPr>
          <w:t>51</w:t>
        </w:r>
      </w:ins>
      <w:ins w:id="3755" w:author="Eric Boisvert" w:date="2016-03-28T16:06:00Z">
        <w:del w:id="3756" w:author="Boisvert, Eric" w:date="2016-03-29T08:51:00Z">
          <w:r w:rsidR="003842F3" w:rsidDel="00CB122C">
            <w:rPr>
              <w:noProof/>
            </w:rPr>
            <w:delText>50</w:delText>
          </w:r>
        </w:del>
      </w:ins>
      <w:del w:id="3757" w:author="Boisvert, Eric" w:date="2016-03-29T08:51:00Z">
        <w:r w:rsidR="0085617E" w:rsidDel="00CB122C">
          <w:rPr>
            <w:noProof/>
          </w:rPr>
          <w:delText>52</w:delText>
        </w:r>
      </w:del>
      <w:r w:rsidR="00673E83">
        <w:rPr>
          <w:noProof/>
        </w:rPr>
        <w:fldChar w:fldCharType="end"/>
      </w:r>
      <w:r>
        <w:t>: Inorganic fluid</w:t>
      </w:r>
      <w:ins w:id="3758"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759" w:author="Boisvert, Eric" w:date="2016-03-30T10:01:00Z">
        <w:r w:rsidR="00FB4793">
          <w:t xml:space="preserve">  A MetamorphicDescription provides a link to the GeologicEven</w:t>
        </w:r>
      </w:ins>
      <w:ins w:id="3760" w:author="Boisvert, Eric" w:date="2016-03-30T10:02:00Z">
        <w:r w:rsidR="00FB4793">
          <w:t xml:space="preserve"> associated to the metamorphic event.</w:t>
        </w:r>
      </w:ins>
    </w:p>
    <w:p w14:paraId="25C51777" w14:textId="1FC7ECE6" w:rsidR="003A479F" w:rsidRDefault="00EB7E1F" w:rsidP="003A479F">
      <w:pPr>
        <w:keepNext/>
      </w:pPr>
      <w:r>
        <w:rPr>
          <w:noProof/>
          <w:lang w:val="en-CA" w:eastAsia="en-CA"/>
        </w:rPr>
        <w:lastRenderedPageBreak/>
        <w:pict w14:anchorId="56A8AB7E">
          <v:shape id="_x0000_i1078" type="#_x0000_t75" style="width:6in;height:457.85pt;visibility:visible;mso-wrap-style:square">
            <v:imagedata r:id="rId69"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761" w:author="Boisvert, Eric" w:date="2016-04-01T13:15:00Z">
        <w:r w:rsidR="008D755A">
          <w:rPr>
            <w:noProof/>
          </w:rPr>
          <w:t>52</w:t>
        </w:r>
      </w:ins>
      <w:ins w:id="3762" w:author="Eric Boisvert" w:date="2016-03-28T16:06:00Z">
        <w:del w:id="3763" w:author="Boisvert, Eric" w:date="2016-03-29T08:51:00Z">
          <w:r w:rsidR="003842F3" w:rsidDel="00CB122C">
            <w:rPr>
              <w:noProof/>
            </w:rPr>
            <w:delText>51</w:delText>
          </w:r>
        </w:del>
      </w:ins>
      <w:del w:id="3764" w:author="Boisvert, Eric" w:date="2016-03-29T08:51:00Z">
        <w:r w:rsidR="0085617E" w:rsidDel="00CB122C">
          <w:rPr>
            <w:noProof/>
          </w:rPr>
          <w:delText>53</w:delText>
        </w:r>
      </w:del>
      <w:r w:rsidR="00673E83">
        <w:rPr>
          <w:noProof/>
        </w:rPr>
        <w:fldChar w:fldCharType="end"/>
      </w:r>
      <w:r>
        <w:t xml:space="preserve">: Metamorphic </w:t>
      </w:r>
      <w:ins w:id="3765" w:author="Boisvert, Eric" w:date="2016-03-29T08:50:00Z">
        <w:r w:rsidR="00CB122C">
          <w:t>d</w:t>
        </w:r>
      </w:ins>
      <w:del w:id="3766" w:author="Boisvert, Eric" w:date="2016-03-29T08:50:00Z">
        <w:r w:rsidDel="00CB122C">
          <w:delText>D</w:delText>
        </w:r>
      </w:del>
      <w:r>
        <w:t>escription</w:t>
      </w:r>
      <w:ins w:id="3767" w:author="Boisvert, Eric" w:date="2016-03-29T08:50:00Z">
        <w:r w:rsidR="00CB122C">
          <w:t xml:space="preserve"> context diagram.</w:t>
        </w:r>
      </w:ins>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50C7EF16" w:rsidR="00B11874" w:rsidRDefault="00B11874" w:rsidP="009021BE">
      <w:r>
        <w:t>The metamorphicFacies property (</w:t>
      </w:r>
      <w:ins w:id="3768" w:author="Boisvert, Eric" w:date="2016-03-30T10:03:00Z">
        <w:r w:rsidR="00FB4793">
          <w:t>SWE</w:t>
        </w:r>
      </w:ins>
      <w:del w:id="3769" w:author="Boisvert, Eric" w:date="2016-03-30T10:03:00Z">
        <w:r w:rsidDel="00FB4793">
          <w:delText>swe</w:delText>
        </w:r>
      </w:del>
      <w:proofErr w:type="gramStart"/>
      <w:r>
        <w:t>:Category</w:t>
      </w:r>
      <w:proofErr w:type="gramEnd"/>
      <w:r>
        <w:t xml:space="preserve">) shall contain a term from a controlled vocabulary that describes a </w:t>
      </w:r>
      <w:r w:rsidRPr="00B11874">
        <w:t>characteristic mineral assemblages indicative of certain metamorphic P</w:t>
      </w:r>
      <w:ins w:id="3770" w:author="Boisvert, Eric" w:date="2016-03-30T10:03:00Z">
        <w:r w:rsidR="00FB4793">
          <w:t xml:space="preserve">ressure and </w:t>
        </w:r>
      </w:ins>
      <w:del w:id="3771" w:author="Boisvert, Eric" w:date="2016-03-30T10:03:00Z">
        <w:r w:rsidRPr="00B11874" w:rsidDel="00FB4793">
          <w:delText>-</w:delText>
        </w:r>
      </w:del>
      <w:r w:rsidRPr="00B11874">
        <w:t>T</w:t>
      </w:r>
      <w:ins w:id="3772"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212C02F3" w:rsidR="00F21FA6" w:rsidRDefault="00F21FA6" w:rsidP="00F21FA6">
      <w:r>
        <w:lastRenderedPageBreak/>
        <w:t>The metamorphicGrade property (</w:t>
      </w:r>
      <w:ins w:id="3773" w:author="Boisvert, Eric" w:date="2016-03-30T10:03:00Z">
        <w:r w:rsidR="00FB4793">
          <w:t>SWE</w:t>
        </w:r>
      </w:ins>
      <w:del w:id="3774" w:author="Boisvert, Eric" w:date="2016-03-30T10:03:00Z">
        <w:r w:rsidDel="00FB4793">
          <w:delText>swe</w:delText>
        </w:r>
      </w:del>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75" w:author="Boisvert, Eric" w:date="2016-03-30T10:11:00Z">
        <w:r w:rsidRPr="00F21FA6" w:rsidDel="003607F6">
          <w:delText xml:space="preserve">constituted </w:delText>
        </w:r>
      </w:del>
      <w:ins w:id="3776"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03567802" w:rsidR="009021BE" w:rsidRDefault="00F21FA6" w:rsidP="00D20646">
      <w:pPr>
        <w:rPr>
          <w:lang w:val="en-CA"/>
        </w:rPr>
      </w:pPr>
      <w:bookmarkStart w:id="3777" w:name="BKM_593C69E3_0EC2_4CB1_8B2B_D0FE22B7C017"/>
      <w:bookmarkEnd w:id="3777"/>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78" w:author="Boisvert, Eric" w:date="2016-03-29T08:50:00Z">
        <w:r w:rsidR="00CB122C">
          <w:rPr>
            <w:lang w:val="en-CA"/>
          </w:rPr>
          <w:t>.</w:t>
        </w:r>
      </w:ins>
    </w:p>
    <w:p w14:paraId="579E742D" w14:textId="3E22C134" w:rsidR="009021BE" w:rsidRDefault="00267D2C" w:rsidP="00267D2C">
      <w:pPr>
        <w:pStyle w:val="Heading4"/>
      </w:pPr>
      <w:bookmarkStart w:id="3779" w:name="BKM_0ACE92C1_088C_42CF_93C8_D003E3CC8FC3"/>
      <w:bookmarkStart w:id="3780" w:name="BKM_14E0F14F_4532_4342_B7F1_67313964C676"/>
      <w:bookmarkStart w:id="3781" w:name="BKM_80AE61D4_C509_4CAA_B004_0231DB42B137"/>
      <w:bookmarkStart w:id="3782" w:name="BKM_5F5D6549_09AD_4BCF_806A_9B95D5D4E734"/>
      <w:bookmarkStart w:id="3783" w:name="BKM_80BAF21E_2C4E_40CD_B42E_41BCEA94DECC"/>
      <w:bookmarkEnd w:id="3779"/>
      <w:bookmarkEnd w:id="3780"/>
      <w:bookmarkEnd w:id="3781"/>
      <w:bookmarkEnd w:id="3782"/>
      <w:bookmarkEnd w:id="3783"/>
      <w:r>
        <w:t>OrganicMaterial</w:t>
      </w:r>
    </w:p>
    <w:p w14:paraId="50ADFF2A" w14:textId="77777777" w:rsidR="00267D2C" w:rsidRDefault="00267D2C" w:rsidP="009021BE"/>
    <w:p w14:paraId="1370954B" w14:textId="5839CD93" w:rsidR="00267D2C" w:rsidRDefault="00746E7F" w:rsidP="00267D2C">
      <w:r>
        <w:t>An Organi</w:t>
      </w:r>
      <w:ins w:id="3784" w:author="Boisvert, Eric" w:date="2016-03-30T10:12:00Z">
        <w:r w:rsidR="003607F6">
          <w:t>c</w:t>
        </w:r>
      </w:ins>
      <w:del w:id="3785"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86"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87" w:author="Boisvert, Eric" w:date="2016-03-29T08:50:00Z">
        <w:r w:rsidR="00CB122C">
          <w:t>.</w:t>
        </w:r>
      </w:ins>
    </w:p>
    <w:p w14:paraId="15D8A032" w14:textId="77777777" w:rsidR="00CB122C" w:rsidRDefault="00EB7E1F">
      <w:pPr>
        <w:keepNext/>
        <w:rPr>
          <w:ins w:id="3788" w:author="Boisvert, Eric" w:date="2016-03-29T08:51:00Z"/>
        </w:rPr>
        <w:pPrChange w:id="3789" w:author="Boisvert, Eric" w:date="2016-03-29T08:51:00Z">
          <w:pPr/>
        </w:pPrChange>
      </w:pPr>
      <w:r>
        <w:rPr>
          <w:noProof/>
          <w:lang w:val="en-CA" w:eastAsia="en-CA"/>
        </w:rPr>
        <w:lastRenderedPageBreak/>
        <w:pict w14:anchorId="7EC5C33A">
          <v:shape id="_x0000_i1079" type="#_x0000_t75" style="width:3in;height:243.95pt;visibility:visible;mso-wrap-style:square">
            <v:imagedata r:id="rId70" o:title=""/>
          </v:shape>
        </w:pict>
      </w:r>
    </w:p>
    <w:p w14:paraId="565AC4A7" w14:textId="3AB75E4D" w:rsidR="00267D2C" w:rsidRDefault="00CB122C">
      <w:pPr>
        <w:pStyle w:val="Caption"/>
        <w:rPr>
          <w:ins w:id="3790" w:author="Boisvert, Eric" w:date="2016-03-29T08:51:00Z"/>
        </w:rPr>
        <w:pPrChange w:id="3791" w:author="Boisvert, Eric" w:date="2016-03-29T08:51:00Z">
          <w:pPr/>
        </w:pPrChange>
      </w:pPr>
      <w:ins w:id="3792" w:author="Boisvert, Eric" w:date="2016-03-29T08:51:00Z">
        <w:r>
          <w:t xml:space="preserve">Figure </w:t>
        </w:r>
        <w:r>
          <w:fldChar w:fldCharType="begin"/>
        </w:r>
        <w:r>
          <w:instrText xml:space="preserve"> SEQ Figure \* ARABIC </w:instrText>
        </w:r>
      </w:ins>
      <w:r>
        <w:fldChar w:fldCharType="separate"/>
      </w:r>
      <w:ins w:id="3793" w:author="Boisvert, Eric" w:date="2016-04-01T13:15:00Z">
        <w:r w:rsidR="008D755A">
          <w:rPr>
            <w:noProof/>
          </w:rPr>
          <w:t>53</w:t>
        </w:r>
      </w:ins>
      <w:ins w:id="3794"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95" w:author="Boisvert, Eric" w:date="2016-03-30T10:12:00Z">
        <w:r w:rsidR="003607F6">
          <w:t>s</w:t>
        </w:r>
      </w:ins>
      <w:r w:rsidR="00267D2C" w:rsidRPr="00267D2C">
        <w:t>. This is the connection to taxonomy/biology for fossils.</w:t>
      </w:r>
      <w:ins w:id="3796" w:author="Boisvert, Eric" w:date="2016-03-30T10:13:00Z">
        <w:r w:rsidR="003607F6">
          <w:t xml:space="preserve">  This class is an empty placeholder for extension at a later date, or by other domain models.</w:t>
        </w:r>
      </w:ins>
    </w:p>
    <w:p w14:paraId="167EB540" w14:textId="32ED4B26" w:rsidR="00267D2C" w:rsidRDefault="00EB7E1F" w:rsidP="00267D2C">
      <w:pPr>
        <w:keepNext/>
      </w:pPr>
      <w:r>
        <w:rPr>
          <w:noProof/>
          <w:lang w:val="en-CA" w:eastAsia="en-CA"/>
        </w:rPr>
        <w:lastRenderedPageBreak/>
        <w:pict w14:anchorId="05D40C6C">
          <v:shape id="_x0000_i1080" type="#_x0000_t75" style="width:190.85pt;height:317.35pt;visibility:visible;mso-wrap-style:square">
            <v:imagedata r:id="rId71"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97" w:author="Boisvert, Eric" w:date="2016-04-01T13:15:00Z">
        <w:r w:rsidR="008D755A">
          <w:rPr>
            <w:noProof/>
          </w:rPr>
          <w:t>54</w:t>
        </w:r>
      </w:ins>
      <w:ins w:id="3798" w:author="Eric Boisvert" w:date="2016-03-28T16:06:00Z">
        <w:del w:id="3799" w:author="Boisvert, Eric" w:date="2016-03-29T08:51:00Z">
          <w:r w:rsidR="003842F3" w:rsidDel="00CB122C">
            <w:rPr>
              <w:noProof/>
            </w:rPr>
            <w:delText>52</w:delText>
          </w:r>
        </w:del>
      </w:ins>
      <w:del w:id="3800" w:author="Boisvert, Eric" w:date="2016-03-29T08:51:00Z">
        <w:r w:rsidR="0085617E" w:rsidDel="00CB122C">
          <w:rPr>
            <w:noProof/>
          </w:rPr>
          <w:delText>54</w:delText>
        </w:r>
      </w:del>
      <w:r w:rsidR="00673E83">
        <w:rPr>
          <w:noProof/>
        </w:rPr>
        <w:fldChar w:fldCharType="end"/>
      </w:r>
      <w:r>
        <w:t>: Organism</w:t>
      </w:r>
      <w:r w:rsidR="00746E7F">
        <w:t xml:space="preserve"> context diagram</w:t>
      </w:r>
      <w:ins w:id="3801"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802" w:name="_Ref447104844"/>
      <w:r>
        <w:t>Physical Description</w:t>
      </w:r>
      <w:bookmarkEnd w:id="3802"/>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803" w:author="Boisvert, Eric" w:date="2016-04-01T07:54:00Z">
        <w:r w:rsidR="00E21DD0">
          <w:t>7.4.1.3</w:t>
        </w:r>
      </w:ins>
      <w:ins w:id="3804" w:author="Eric Boisvert" w:date="2016-03-28T16:06:00Z">
        <w:del w:id="3805" w:author="Boisvert, Eric" w:date="2016-04-01T07:53:00Z">
          <w:r w:rsidR="003842F3" w:rsidDel="00E21DD0">
            <w:delText>7.4.1.3</w:delText>
          </w:r>
        </w:del>
      </w:ins>
      <w:del w:id="3806"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807" w:author="Boisvert, Eric" w:date="2016-04-01T07:54:00Z">
        <w:r w:rsidR="00E21DD0">
          <w:t>7.4.1.6</w:t>
        </w:r>
      </w:ins>
      <w:ins w:id="3808" w:author="Eric Boisvert" w:date="2016-03-28T16:06:00Z">
        <w:del w:id="3809" w:author="Boisvert, Eric" w:date="2016-04-01T07:53:00Z">
          <w:r w:rsidR="003842F3" w:rsidDel="00E21DD0">
            <w:delText>7.4.1.6</w:delText>
          </w:r>
        </w:del>
      </w:ins>
      <w:del w:id="3810"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811" w:author="Boisvert, Eric" w:date="2016-04-01T07:54:00Z">
        <w:r w:rsidR="00E21DD0">
          <w:t>7.4.3.1</w:t>
        </w:r>
      </w:ins>
      <w:ins w:id="3812" w:author="Eric Boisvert" w:date="2016-03-28T16:06:00Z">
        <w:del w:id="3813" w:author="Boisvert, Eric" w:date="2016-04-01T07:53:00Z">
          <w:r w:rsidR="003842F3" w:rsidDel="00E21DD0">
            <w:delText>7.4.3.1</w:delText>
          </w:r>
        </w:del>
      </w:ins>
      <w:del w:id="3814" w:author="Boisvert, Eric" w:date="2016-04-01T07:53:00Z">
        <w:r w:rsidR="004D34D6" w:rsidDel="00E21DD0">
          <w:delText>8.4.3.1</w:delText>
        </w:r>
      </w:del>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815" w:author="Boisvert, Eric" w:date="2016-03-30T10:18:00Z">
        <w:r w:rsidR="006619B2" w:rsidDel="003607F6">
          <w:delText xml:space="preserve">OM_Observation </w:delText>
        </w:r>
      </w:del>
      <w:r w:rsidR="006619B2">
        <w:t>feature</w:t>
      </w:r>
      <w:ins w:id="3816" w:author="Boisvert, Eric" w:date="2016-03-30T10:15:00Z">
        <w:r w:rsidR="003607F6">
          <w:t>s</w:t>
        </w:r>
      </w:ins>
      <w:r w:rsidR="006619B2">
        <w:t xml:space="preserve"> of interest</w:t>
      </w:r>
      <w:ins w:id="3817" w:author="Boisvert, Eric" w:date="2016-03-30T10:18:00Z">
        <w:r w:rsidR="003607F6">
          <w:t xml:space="preserve"> for any OM_Observation</w:t>
        </w:r>
      </w:ins>
      <w:del w:id="3818" w:author="Boisvert, Eric" w:date="2016-03-30T10:18:00Z">
        <w:r w:rsidR="006619B2" w:rsidDel="003607F6">
          <w:delText>.</w:delText>
        </w:r>
      </w:del>
    </w:p>
    <w:p w14:paraId="038780F7" w14:textId="77777777" w:rsidR="006619B2" w:rsidRDefault="006619B2" w:rsidP="00267D2C"/>
    <w:p w14:paraId="51ADD180" w14:textId="208FAA36" w:rsidR="00267D2C" w:rsidRDefault="00EB7E1F" w:rsidP="00267D2C">
      <w:pPr>
        <w:keepNext/>
      </w:pPr>
      <w:r>
        <w:rPr>
          <w:noProof/>
          <w:lang w:val="en-CA" w:eastAsia="en-CA"/>
        </w:rPr>
        <w:lastRenderedPageBreak/>
        <w:pict w14:anchorId="52F1C7ED">
          <v:shape id="_x0000_i1081" type="#_x0000_t75" style="width:383.05pt;height:376.1pt;visibility:visible;mso-wrap-style:square">
            <v:imagedata r:id="rId72"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819" w:author="Boisvert, Eric" w:date="2016-04-01T13:15:00Z">
        <w:r w:rsidR="008D755A">
          <w:rPr>
            <w:noProof/>
          </w:rPr>
          <w:t>55</w:t>
        </w:r>
      </w:ins>
      <w:ins w:id="3820" w:author="Eric Boisvert" w:date="2016-03-28T16:06:00Z">
        <w:del w:id="3821" w:author="Boisvert, Eric" w:date="2016-03-29T08:51:00Z">
          <w:r w:rsidR="003842F3" w:rsidDel="00CB122C">
            <w:rPr>
              <w:noProof/>
            </w:rPr>
            <w:delText>53</w:delText>
          </w:r>
        </w:del>
      </w:ins>
      <w:del w:id="3822" w:author="Boisvert, Eric" w:date="2016-03-29T08:51:00Z">
        <w:r w:rsidR="0085617E" w:rsidDel="00CB122C">
          <w:rPr>
            <w:noProof/>
          </w:rPr>
          <w:delText>55</w:delText>
        </w:r>
      </w:del>
      <w:r w:rsidR="00673E83">
        <w:rPr>
          <w:noProof/>
        </w:rPr>
        <w:fldChar w:fldCharType="end"/>
      </w:r>
      <w:r>
        <w:t xml:space="preserve">: Physical </w:t>
      </w:r>
      <w:ins w:id="3823" w:author="Boisvert, Eric" w:date="2016-03-29T08:51:00Z">
        <w:r w:rsidR="00CB122C">
          <w:t>d</w:t>
        </w:r>
      </w:ins>
      <w:del w:id="3824" w:author="Boisvert, Eric" w:date="2016-03-29T08:51:00Z">
        <w:r w:rsidDel="00CB122C">
          <w:delText>D</w:delText>
        </w:r>
      </w:del>
      <w:r>
        <w:t>escription</w:t>
      </w:r>
      <w:ins w:id="3825" w:author="Boisvert, Eric" w:date="2016-03-29T08:51:00Z">
        <w:r w:rsidR="00CB122C">
          <w:t xml:space="preserve"> context diagram.</w:t>
        </w:r>
      </w:ins>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826" w:author="Boisvert, Eric" w:date="2016-03-29T08:51:00Z">
        <w:r w:rsidR="00CB122C">
          <w:t>.</w:t>
        </w:r>
      </w:ins>
    </w:p>
    <w:p w14:paraId="3F6B2C30" w14:textId="77777777" w:rsidR="00267D2C" w:rsidRDefault="00267D2C" w:rsidP="00267D2C">
      <w:bookmarkStart w:id="3827" w:name="BKM_DF21AB41_C085_4AC9_B6F6_DFFDFCF925FF"/>
      <w:bookmarkStart w:id="3828" w:name="BKM_41B8BC40_9B55_499E_B59B_A3F4FD630754"/>
      <w:bookmarkStart w:id="3829" w:name="BKM_1184394F_75EC_44D4_8904_2EB2061759E4"/>
      <w:bookmarkEnd w:id="3827"/>
      <w:bookmarkEnd w:id="3828"/>
      <w:bookmarkEnd w:id="382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EB7E1F" w:rsidP="00267D2C">
      <w:pPr>
        <w:keepNext/>
      </w:pPr>
      <w:r>
        <w:rPr>
          <w:noProof/>
          <w:lang w:val="en-CA" w:eastAsia="en-CA"/>
        </w:rPr>
        <w:pict w14:anchorId="61D2979C">
          <v:shape id="_x0000_i1082" type="#_x0000_t75" style="width:186.65pt;height:520.8pt;visibility:visible;mso-wrap-style:square">
            <v:imagedata r:id="rId73"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830" w:author="Boisvert, Eric" w:date="2016-04-01T13:15:00Z">
        <w:r w:rsidR="008D755A">
          <w:rPr>
            <w:noProof/>
          </w:rPr>
          <w:t>56</w:t>
        </w:r>
      </w:ins>
      <w:ins w:id="3831" w:author="Eric Boisvert" w:date="2016-03-28T16:06:00Z">
        <w:del w:id="3832" w:author="Boisvert, Eric" w:date="2016-03-29T08:51:00Z">
          <w:r w:rsidR="003842F3" w:rsidDel="00CB122C">
            <w:rPr>
              <w:noProof/>
            </w:rPr>
            <w:delText>54</w:delText>
          </w:r>
        </w:del>
      </w:ins>
      <w:del w:id="3833" w:author="Boisvert, Eric" w:date="2016-03-29T08:51:00Z">
        <w:r w:rsidR="0085617E" w:rsidDel="00CB122C">
          <w:rPr>
            <w:noProof/>
          </w:rPr>
          <w:delText>56</w:delText>
        </w:r>
      </w:del>
      <w:r w:rsidR="00673E83">
        <w:rPr>
          <w:noProof/>
        </w:rPr>
        <w:fldChar w:fldCharType="end"/>
      </w:r>
      <w:r>
        <w:t>: Rock material description</w:t>
      </w:r>
      <w:ins w:id="3834" w:author="Boisvert, Eric" w:date="2016-03-29T08:51:00Z">
        <w:r w:rsidR="00CB122C">
          <w:t xml:space="preserve"> context diagram.</w:t>
        </w:r>
      </w:ins>
    </w:p>
    <w:p w14:paraId="67FB9F13" w14:textId="3A41DC70" w:rsidR="00267D2C" w:rsidRDefault="00994C33" w:rsidP="00D20646">
      <w:pPr>
        <w:pStyle w:val="Heading5"/>
        <w:rPr>
          <w:lang w:val="en-CA"/>
        </w:rPr>
      </w:pPr>
      <w:bookmarkStart w:id="3835" w:name="BKM_54B0933A_5E39_4E6A_A950_9E63F5E10F0B"/>
      <w:bookmarkEnd w:id="3835"/>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836" w:author="Boisvert, Eric" w:date="2016-03-30T10:20:00Z">
        <w:r w:rsidR="003607F6">
          <w:rPr>
            <w:lang w:val="en-CA"/>
          </w:rPr>
          <w:t>SWE</w:t>
        </w:r>
      </w:ins>
      <w:del w:id="3837" w:author="Boisvert, Eric" w:date="2016-03-30T10:20:00Z">
        <w:r w:rsidDel="003607F6">
          <w:rPr>
            <w:lang w:val="en-CA"/>
          </w:rPr>
          <w:delText>swe</w:delText>
        </w:r>
      </w:del>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838" w:author="Boisvert, Eric" w:date="2016-03-29T08:51:00Z">
        <w:r w:rsidR="00CB122C">
          <w:rPr>
            <w:lang w:val="en-CA"/>
          </w:rPr>
          <w:t>.</w:t>
        </w:r>
      </w:ins>
    </w:p>
    <w:p w14:paraId="447B9940" w14:textId="73E087CF" w:rsidR="00481AF6" w:rsidRDefault="00481AF6" w:rsidP="00481AF6">
      <w:pPr>
        <w:pStyle w:val="Heading3"/>
      </w:pPr>
      <w:bookmarkStart w:id="3839" w:name="BKM_CE58381D_F747_4812_83C3_00C6282DB05A"/>
      <w:bookmarkStart w:id="3840" w:name="_Toc446944605"/>
      <w:bookmarkEnd w:id="3839"/>
      <w:r>
        <w:t>GeologicAgeDetails</w:t>
      </w:r>
      <w:bookmarkEnd w:id="384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84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842" w:author="Boisvert, Eric" w:date="2016-04-01T07:54:00Z">
        <w:r w:rsidR="00E21DD0">
          <w:t>7.6</w:t>
        </w:r>
      </w:ins>
      <w:ins w:id="3843" w:author="Eric Boisvert" w:date="2016-03-28T16:06:00Z">
        <w:del w:id="3844" w:author="Boisvert, Eric" w:date="2016-04-01T07:53:00Z">
          <w:r w:rsidR="003842F3" w:rsidDel="00E21DD0">
            <w:delText>7.6</w:delText>
          </w:r>
        </w:del>
      </w:ins>
      <w:del w:id="3845" w:author="Boisvert, Eric" w:date="2016-04-01T07:53:00Z">
        <w:r w:rsidR="004D34D6" w:rsidDel="00E21DD0">
          <w:delText>8.6</w:delText>
        </w:r>
      </w:del>
      <w:r w:rsidR="00AB10FC">
        <w:fldChar w:fldCharType="end"/>
      </w:r>
      <w:r w:rsidR="00AB10FC">
        <w:t>).</w:t>
      </w:r>
      <w:commentRangeEnd w:id="3841"/>
      <w:r w:rsidR="00AB10FC">
        <w:rPr>
          <w:rStyle w:val="CommentReference"/>
        </w:rPr>
        <w:commentReference w:id="3841"/>
      </w:r>
    </w:p>
    <w:p w14:paraId="32597B25" w14:textId="164046D8" w:rsidR="00AB10FC" w:rsidRDefault="00EB7E1F" w:rsidP="00AB10FC">
      <w:pPr>
        <w:keepNext/>
      </w:pPr>
      <w:r>
        <w:rPr>
          <w:noProof/>
          <w:lang w:val="en-CA" w:eastAsia="en-CA"/>
        </w:rPr>
        <w:lastRenderedPageBreak/>
        <w:pict w14:anchorId="19F2E4CD">
          <v:shape id="_x0000_i1083" type="#_x0000_t75" style="width:6in;height:571.1pt;visibility:visible;mso-wrap-style:square">
            <v:imagedata r:id="rId74"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846" w:author="Boisvert, Eric" w:date="2016-04-01T13:15:00Z">
        <w:r w:rsidR="008D755A">
          <w:rPr>
            <w:noProof/>
          </w:rPr>
          <w:t>57</w:t>
        </w:r>
      </w:ins>
      <w:ins w:id="3847" w:author="Eric Boisvert" w:date="2016-03-28T16:06:00Z">
        <w:del w:id="3848" w:author="Boisvert, Eric" w:date="2016-03-29T08:51:00Z">
          <w:r w:rsidR="003842F3" w:rsidDel="00CB122C">
            <w:rPr>
              <w:noProof/>
            </w:rPr>
            <w:delText>55</w:delText>
          </w:r>
        </w:del>
      </w:ins>
      <w:del w:id="3849" w:author="Boisvert, Eric" w:date="2016-03-29T08:51:00Z">
        <w:r w:rsidR="0085617E" w:rsidDel="00CB122C">
          <w:rPr>
            <w:noProof/>
          </w:rPr>
          <w:delText>57</w:delText>
        </w:r>
      </w:del>
      <w:r w:rsidR="00673E83">
        <w:rPr>
          <w:noProof/>
        </w:rPr>
        <w:fldChar w:fldCharType="end"/>
      </w:r>
      <w:r>
        <w:t xml:space="preserve">: GeologicEventDescription </w:t>
      </w:r>
      <w:ins w:id="3850" w:author="Boisvert, Eric" w:date="2016-03-29T08:52:00Z">
        <w:r w:rsidR="00CB122C">
          <w:t>summary diagram.</w:t>
        </w:r>
      </w:ins>
    </w:p>
    <w:p w14:paraId="195E5696" w14:textId="3D1C4343" w:rsidR="00AB10FC" w:rsidRDefault="00633964" w:rsidP="00D20646">
      <w:pPr>
        <w:pStyle w:val="Heading4"/>
        <w:rPr>
          <w:lang w:val="en-CA"/>
        </w:rPr>
      </w:pPr>
      <w:commentRangeStart w:id="3851"/>
      <w:proofErr w:type="gramStart"/>
      <w:r w:rsidRPr="00D970E9">
        <w:rPr>
          <w:lang w:val="en-CA"/>
        </w:rPr>
        <w:t>olderGeochronologicEra</w:t>
      </w:r>
      <w:commentRangeEnd w:id="3851"/>
      <w:proofErr w:type="gramEnd"/>
      <w:r w:rsidR="00757C20">
        <w:rPr>
          <w:rStyle w:val="CommentReference"/>
          <w:b w:val="0"/>
          <w:bCs w:val="0"/>
        </w:rPr>
        <w:commentReference w:id="3851"/>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pPr>
        <w:rPr>
          <w:ins w:id="3852"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853" w:name="BKM_D8A9D87B_FAA3_4CC2_BC9F_D27B111A2980"/>
      <w:bookmarkStart w:id="3854" w:name="BKM_C843AC0B_80BB_4AD8_B2F6_459B6FFBBEB7"/>
      <w:bookmarkStart w:id="3855" w:name="_Toc446944606"/>
      <w:bookmarkEnd w:id="3853"/>
      <w:bookmarkEnd w:id="3854"/>
      <w:r>
        <w:t>Geologic Structure Details</w:t>
      </w:r>
      <w:bookmarkEnd w:id="3855"/>
    </w:p>
    <w:p w14:paraId="234AB6D3" w14:textId="77777777" w:rsidR="00733354" w:rsidRDefault="00733354" w:rsidP="00267D2C">
      <w:pPr>
        <w:rPr>
          <w:ins w:id="3856" w:author="Boisvert, Eric" w:date="2016-03-30T10:25:00Z"/>
        </w:rPr>
      </w:pPr>
    </w:p>
    <w:p w14:paraId="264C8A90" w14:textId="39DC6B71" w:rsidR="00AB10FC" w:rsidRDefault="00AB10FC" w:rsidP="00267D2C">
      <w:r w:rsidRPr="00AB10FC">
        <w:t>The Geologic</w:t>
      </w:r>
      <w:ins w:id="3857" w:author="Boisvert, Eric" w:date="2016-03-30T10:25:00Z">
        <w:r w:rsidR="00733354">
          <w:t xml:space="preserve"> </w:t>
        </w:r>
      </w:ins>
      <w:r w:rsidRPr="00AB10FC">
        <w:t>Structure</w:t>
      </w:r>
      <w:ins w:id="3858"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EB7E1F" w:rsidP="00AB10FC">
      <w:pPr>
        <w:keepNext/>
      </w:pPr>
      <w:r>
        <w:rPr>
          <w:noProof/>
          <w:lang w:val="en-CA" w:eastAsia="en-CA"/>
        </w:rPr>
        <w:pict w14:anchorId="23DAA132">
          <v:shape id="_x0000_i1084" type="#_x0000_t75" style="width:432.7pt;height:336.25pt;visibility:visible;mso-wrap-style:square">
            <v:imagedata r:id="rId75"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859" w:author="Boisvert, Eric" w:date="2016-04-01T13:15:00Z">
        <w:r w:rsidR="008D755A">
          <w:rPr>
            <w:noProof/>
          </w:rPr>
          <w:t>58</w:t>
        </w:r>
      </w:ins>
      <w:ins w:id="3860" w:author="Eric Boisvert" w:date="2016-03-28T16:06:00Z">
        <w:del w:id="3861" w:author="Boisvert, Eric" w:date="2016-03-29T08:51:00Z">
          <w:r w:rsidR="003842F3" w:rsidDel="00CB122C">
            <w:rPr>
              <w:noProof/>
            </w:rPr>
            <w:delText>56</w:delText>
          </w:r>
        </w:del>
      </w:ins>
      <w:del w:id="3862" w:author="Boisvert, Eric" w:date="2016-03-29T08:51:00Z">
        <w:r w:rsidR="0085617E" w:rsidDel="00CB122C">
          <w:rPr>
            <w:noProof/>
          </w:rPr>
          <w:delText>58</w:delText>
        </w:r>
      </w:del>
      <w:r w:rsidR="00673E83">
        <w:rPr>
          <w:noProof/>
        </w:rPr>
        <w:fldChar w:fldCharType="end"/>
      </w:r>
      <w:r>
        <w:t>: Summary diagram of GeologicStructureDetail</w:t>
      </w:r>
      <w:del w:id="3863"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864"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EB7E1F" w:rsidP="00FC626E">
      <w:pPr>
        <w:keepNext/>
      </w:pPr>
      <w:r>
        <w:rPr>
          <w:noProof/>
          <w:lang w:val="en-CA" w:eastAsia="en-CA"/>
        </w:rPr>
        <w:pict w14:anchorId="140F70E5">
          <v:shape id="_x0000_i1085" type="#_x0000_t75" style="width:432.7pt;height:390.75pt;visibility:visible;mso-wrap-style:square">
            <v:imagedata r:id="rId76" o:title=""/>
          </v:shape>
        </w:pict>
      </w:r>
    </w:p>
    <w:p w14:paraId="777DACC5" w14:textId="09901CCF" w:rsidR="00AB10FC" w:rsidRPr="00CB122C" w:rsidRDefault="00FC626E" w:rsidP="00FC626E">
      <w:pPr>
        <w:pStyle w:val="Caption"/>
        <w:rPr>
          <w:lang w:val="fr-CA"/>
          <w:rPrChange w:id="3865" w:author="Boisvert, Eric" w:date="2016-03-29T08:52:00Z">
            <w:rPr/>
          </w:rPrChange>
        </w:rPr>
      </w:pPr>
      <w:r w:rsidRPr="00CB122C">
        <w:rPr>
          <w:lang w:val="fr-CA"/>
          <w:rPrChange w:id="3866" w:author="Boisvert, Eric" w:date="2016-03-29T08:52:00Z">
            <w:rPr/>
          </w:rPrChange>
        </w:rPr>
        <w:t xml:space="preserve">Figure </w:t>
      </w:r>
      <w:r w:rsidR="00673E83">
        <w:fldChar w:fldCharType="begin"/>
      </w:r>
      <w:r w:rsidR="00673E83" w:rsidRPr="00CB122C">
        <w:rPr>
          <w:lang w:val="fr-CA"/>
          <w:rPrChange w:id="3867" w:author="Boisvert, Eric" w:date="2016-03-29T08:52:00Z">
            <w:rPr/>
          </w:rPrChange>
        </w:rPr>
        <w:instrText xml:space="preserve"> SEQ Figure \* ARABIC </w:instrText>
      </w:r>
      <w:r w:rsidR="00673E83">
        <w:fldChar w:fldCharType="separate"/>
      </w:r>
      <w:ins w:id="3868" w:author="Boisvert, Eric" w:date="2016-04-01T13:15:00Z">
        <w:r w:rsidR="008D755A">
          <w:rPr>
            <w:noProof/>
            <w:lang w:val="fr-CA"/>
          </w:rPr>
          <w:t>59</w:t>
        </w:r>
      </w:ins>
      <w:ins w:id="3869" w:author="Eric Boisvert" w:date="2016-03-28T16:06:00Z">
        <w:del w:id="3870" w:author="Boisvert, Eric" w:date="2016-03-29T08:51:00Z">
          <w:r w:rsidR="003842F3" w:rsidRPr="00CB122C" w:rsidDel="00CB122C">
            <w:rPr>
              <w:noProof/>
              <w:lang w:val="fr-CA"/>
              <w:rPrChange w:id="3871" w:author="Boisvert, Eric" w:date="2016-03-29T08:52:00Z">
                <w:rPr>
                  <w:noProof/>
                </w:rPr>
              </w:rPrChange>
            </w:rPr>
            <w:delText>57</w:delText>
          </w:r>
        </w:del>
      </w:ins>
      <w:del w:id="3872" w:author="Boisvert, Eric" w:date="2016-03-29T08:51:00Z">
        <w:r w:rsidR="0085617E" w:rsidRPr="00CB122C" w:rsidDel="00CB122C">
          <w:rPr>
            <w:noProof/>
            <w:lang w:val="fr-CA"/>
            <w:rPrChange w:id="3873" w:author="Boisvert, Eric" w:date="2016-03-29T08:52:00Z">
              <w:rPr>
                <w:noProof/>
              </w:rPr>
            </w:rPrChange>
          </w:rPr>
          <w:delText>59</w:delText>
        </w:r>
      </w:del>
      <w:r w:rsidR="00673E83">
        <w:rPr>
          <w:noProof/>
        </w:rPr>
        <w:fldChar w:fldCharType="end"/>
      </w:r>
      <w:r w:rsidRPr="00CB122C">
        <w:rPr>
          <w:lang w:val="fr-CA"/>
          <w:rPrChange w:id="3874" w:author="Boisvert, Eric" w:date="2016-03-29T08:52:00Z">
            <w:rPr/>
          </w:rPrChange>
        </w:rPr>
        <w:t>: Contact</w:t>
      </w:r>
      <w:ins w:id="3875" w:author="Boisvert, Eric" w:date="2016-03-29T08:52:00Z">
        <w:r w:rsidR="00CB122C" w:rsidRPr="00CB122C">
          <w:rPr>
            <w:lang w:val="fr-CA"/>
            <w:rPrChange w:id="3876" w:author="Boisvert, Eric" w:date="2016-03-29T08:52:00Z">
              <w:rPr/>
            </w:rPrChange>
          </w:rPr>
          <w:t xml:space="preserve"> </w:t>
        </w:r>
        <w:r w:rsidR="00CB122C">
          <w:rPr>
            <w:lang w:val="fr-CA"/>
          </w:rPr>
          <w:t>d</w:t>
        </w:r>
      </w:ins>
      <w:del w:id="3877" w:author="Boisvert, Eric" w:date="2016-03-29T08:52:00Z">
        <w:r w:rsidRPr="00CB122C" w:rsidDel="00CB122C">
          <w:rPr>
            <w:lang w:val="fr-CA"/>
            <w:rPrChange w:id="3878" w:author="Boisvert, Eric" w:date="2016-03-29T08:52:00Z">
              <w:rPr/>
            </w:rPrChange>
          </w:rPr>
          <w:delText>D</w:delText>
        </w:r>
      </w:del>
      <w:r w:rsidRPr="00CB122C">
        <w:rPr>
          <w:lang w:val="fr-CA"/>
          <w:rPrChange w:id="3879" w:author="Boisvert, Eric" w:date="2016-03-29T08:52:00Z">
            <w:rPr/>
          </w:rPrChange>
        </w:rPr>
        <w:t>escription</w:t>
      </w:r>
      <w:r w:rsidR="008B0EF5" w:rsidRPr="00CB122C">
        <w:rPr>
          <w:lang w:val="fr-CA"/>
          <w:rPrChange w:id="3880"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81" w:author="Boisvert, Eric" w:date="2016-03-29T08:52:00Z">
            <w:rPr>
              <w:color w:val="000000"/>
              <w:sz w:val="20"/>
              <w:szCs w:val="20"/>
              <w:lang w:val="en-CA"/>
            </w:rPr>
          </w:rPrChange>
        </w:rPr>
      </w:pPr>
      <w:bookmarkStart w:id="3882" w:name="BKM_E2CFECC1_AAB5_40F6_ABD4_D77907DA9990"/>
      <w:bookmarkEnd w:id="3882"/>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83" w:author="Boisvert, Eric" w:date="2016-03-30T10:27:00Z"/>
          <w:lang w:val="en-CA"/>
        </w:rPr>
      </w:pPr>
      <w:r>
        <w:rPr>
          <w:lang w:val="en-CA"/>
        </w:rPr>
        <w:t>The contactCharacter (</w:t>
      </w:r>
      <w:ins w:id="3884" w:author="Boisvert, Eric" w:date="2016-03-30T10:27:00Z">
        <w:r w:rsidR="00733354">
          <w:rPr>
            <w:lang w:val="en-CA"/>
          </w:rPr>
          <w:t>SWE</w:t>
        </w:r>
      </w:ins>
      <w:del w:id="3885" w:author="Boisvert, Eric" w:date="2016-03-30T10:27:00Z">
        <w:r w:rsidDel="00733354">
          <w:rPr>
            <w:lang w:val="en-CA"/>
          </w:rPr>
          <w:delText>swe</w:delText>
        </w:r>
      </w:del>
      <w:proofErr w:type="gramStart"/>
      <w:r>
        <w:rPr>
          <w:lang w:val="en-CA"/>
        </w:rPr>
        <w:t>:Category</w:t>
      </w:r>
      <w:proofErr w:type="gramEnd"/>
      <w:r>
        <w:rPr>
          <w:lang w:val="en-CA"/>
        </w:rPr>
        <w:t xml:space="preserve">) shall contain a term from a controlled voculabury that describes the </w:t>
      </w:r>
      <w:r w:rsidRPr="008B0EF5">
        <w:rPr>
          <w:lang w:val="en-CA"/>
        </w:rPr>
        <w:t>character of the boundary</w:t>
      </w:r>
      <w:ins w:id="3886"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87" w:author="Boisvert, Eric" w:date="2016-03-30T10:27:00Z">
        <w:r w:rsidRPr="008B0EF5" w:rsidDel="00733354">
          <w:rPr>
            <w:lang w:val="en-CA"/>
          </w:rPr>
          <w:delText>e.g. abrupt, gradational</w:delText>
        </w:r>
      </w:del>
    </w:p>
    <w:p w14:paraId="1C16BD53" w14:textId="3B6D2C8E" w:rsidR="008B0EF5" w:rsidRDefault="008B0EF5">
      <w:pPr>
        <w:rPr>
          <w:lang w:val="en-CA"/>
        </w:rPr>
        <w:pPrChange w:id="3888" w:author="Boisvert, Eric" w:date="2016-03-30T10:27:00Z">
          <w:pPr>
            <w:pStyle w:val="Heading5"/>
          </w:pPr>
        </w:pPrChange>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ins w:id="3889"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90" w:name="BKM_C1076615_3AE6_4988_8393_E66493CD8FB0"/>
            <w:bookmarkStart w:id="3891" w:name="BKM_A9BDB16E_7011_463E_B96E_FB003E3472AA"/>
            <w:bookmarkEnd w:id="3890"/>
            <w:bookmarkEnd w:id="3891"/>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ins w:id="3892"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93" w:author="Boisvert, Eric" w:date="2016-03-30T10:35:00Z">
        <w:r w:rsidDel="003C6266">
          <w:delText>can correlate</w:delText>
        </w:r>
      </w:del>
      <w:ins w:id="3894" w:author="Boisvert, Eric" w:date="2016-03-30T10:35:00Z">
        <w:r w:rsidR="003C6266">
          <w:t>correlation</w:t>
        </w:r>
      </w:ins>
      <w:r>
        <w:t xml:space="preserve"> with a Geochr</w:t>
      </w:r>
      <w:ins w:id="3895" w:author="Boisvert, Eric" w:date="2016-03-30T10:35:00Z">
        <w:r w:rsidR="003C6266">
          <w:t>o</w:t>
        </w:r>
      </w:ins>
      <w:r>
        <w:t xml:space="preserve">nologicBoundary SHALL </w:t>
      </w:r>
      <w:ins w:id="3896" w:author="Boisvert, Eric" w:date="2016-03-30T10:35:00Z">
        <w:r w:rsidR="003C6266">
          <w:t xml:space="preserve">ONLY </w:t>
        </w:r>
      </w:ins>
      <w:proofErr w:type="gramStart"/>
      <w:r>
        <w:t>be</w:t>
      </w:r>
      <w:proofErr w:type="gramEnd"/>
      <w:r>
        <w:t xml:space="preserve"> allowed </w:t>
      </w:r>
      <w:del w:id="3897"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98"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99" w:author="Eric Boisvert" w:date="2016-03-25T12:40:00Z"/>
                <w:rStyle w:val="requri"/>
                <w:lang w:val="en-CA"/>
              </w:rPr>
            </w:pPr>
            <w:del w:id="3900"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901" w:author="Eric Boisvert" w:date="2016-03-25T12:40:00Z"/>
                <w:rStyle w:val="reqtext"/>
                <w:lang w:val="en-CA"/>
              </w:rPr>
            </w:pPr>
            <w:del w:id="3902"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903" w:author="Boisvert, Eric" w:date="2016-03-30T10:35:00Z">
        <w:r w:rsidR="003C6266">
          <w:t>s</w:t>
        </w:r>
      </w:ins>
      <w:r>
        <w: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904" w:author="Boisvert, Eric" w:date="2016-03-30T10:36:00Z">
                  <w:rPr>
                    <w:rStyle w:val="reqtext"/>
                    <w:lang w:val="en-CA"/>
                  </w:rPr>
                </w:rPrChange>
              </w:rPr>
            </w:pPr>
            <w:commentRangeStart w:id="3905"/>
            <w:r>
              <w:rPr>
                <w:rStyle w:val="reqtext"/>
                <w:lang w:val="en-CA"/>
              </w:rPr>
              <w:t xml:space="preserve">A contact SHALL have 2 and </w:t>
            </w:r>
            <w:ins w:id="3906" w:author="Eric Boisvert" w:date="2016-03-25T12:41:00Z">
              <w:r w:rsidR="00E105E6">
                <w:rPr>
                  <w:rStyle w:val="reqtext"/>
                  <w:lang w:val="en-CA"/>
                </w:rPr>
                <w:t xml:space="preserve">only </w:t>
              </w:r>
            </w:ins>
            <w:r>
              <w:rPr>
                <w:rStyle w:val="reqtext"/>
                <w:lang w:val="en-CA"/>
              </w:rPr>
              <w:t xml:space="preserve">2 two instances of GeologicFeatureRelation </w:t>
            </w:r>
            <w:del w:id="3907" w:author="Boisvert, Eric" w:date="2016-03-30T10:36:00Z">
              <w:r w:rsidDel="003C6266">
                <w:rPr>
                  <w:rStyle w:val="reqtext"/>
                  <w:lang w:val="en-CA"/>
                </w:rPr>
                <w:delText xml:space="preserve">with </w:delText>
              </w:r>
            </w:del>
            <w:ins w:id="3908"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905"/>
            <w:r w:rsidR="00F97733">
              <w:rPr>
                <w:rStyle w:val="CommentReference"/>
                <w:rFonts w:ascii="Times New Roman" w:eastAsia="Times New Roman" w:hAnsi="Times New Roman"/>
                <w:lang w:val="en-US" w:eastAsia="en-US"/>
              </w:rPr>
              <w:commentReference w:id="3905"/>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EB7E1F" w:rsidP="00FC626E">
      <w:pPr>
        <w:keepNext/>
      </w:pPr>
      <w:r>
        <w:rPr>
          <w:noProof/>
          <w:lang w:val="en-CA" w:eastAsia="en-CA"/>
        </w:rPr>
        <w:lastRenderedPageBreak/>
        <w:pict w14:anchorId="34B470B1">
          <v:shape id="_x0000_i1086" type="#_x0000_t75" style="width:308.95pt;height:452.95pt;visibility:visible;mso-wrap-style:square">
            <v:imagedata r:id="rId77" o:title=""/>
          </v:shape>
        </w:pict>
      </w:r>
    </w:p>
    <w:p w14:paraId="40398DF5" w14:textId="0731D726" w:rsidR="00FC626E" w:rsidRDefault="00FC626E" w:rsidP="00FC626E">
      <w:pPr>
        <w:pStyle w:val="Caption"/>
      </w:pPr>
      <w:bookmarkStart w:id="3909" w:name="_Ref446932377"/>
      <w:r>
        <w:t xml:space="preserve">Figure </w:t>
      </w:r>
      <w:r w:rsidR="00673E83">
        <w:fldChar w:fldCharType="begin"/>
      </w:r>
      <w:r w:rsidR="00673E83">
        <w:instrText xml:space="preserve"> SEQ Figure \* ARABIC </w:instrText>
      </w:r>
      <w:r w:rsidR="00673E83">
        <w:fldChar w:fldCharType="separate"/>
      </w:r>
      <w:ins w:id="3910" w:author="Boisvert, Eric" w:date="2016-04-01T13:15:00Z">
        <w:r w:rsidR="008D755A">
          <w:rPr>
            <w:noProof/>
          </w:rPr>
          <w:t>60</w:t>
        </w:r>
      </w:ins>
      <w:ins w:id="3911" w:author="Eric Boisvert" w:date="2016-03-28T16:06:00Z">
        <w:del w:id="3912" w:author="Boisvert, Eric" w:date="2016-03-29T08:51:00Z">
          <w:r w:rsidR="003842F3" w:rsidDel="00CB122C">
            <w:rPr>
              <w:noProof/>
            </w:rPr>
            <w:delText>58</w:delText>
          </w:r>
        </w:del>
      </w:ins>
      <w:del w:id="3913" w:author="Boisvert, Eric" w:date="2016-03-29T08:51:00Z">
        <w:r w:rsidR="0085617E" w:rsidDel="00CB122C">
          <w:rPr>
            <w:noProof/>
          </w:rPr>
          <w:delText>60</w:delText>
        </w:r>
      </w:del>
      <w:r w:rsidR="00673E83">
        <w:rPr>
          <w:noProof/>
        </w:rPr>
        <w:fldChar w:fldCharType="end"/>
      </w:r>
      <w:bookmarkEnd w:id="3909"/>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D7C98C2" w:rsidR="00A63650" w:rsidRDefault="00A63650" w:rsidP="00D20646">
      <w:r>
        <w:t>The incrementalDisplacement</w:t>
      </w:r>
      <w:proofErr w:type="gramStart"/>
      <w:r>
        <w:t>:DisplacementValue</w:t>
      </w:r>
      <w:proofErr w:type="gramEnd"/>
      <w:r>
        <w:t xml:space="preserve"> property shall </w:t>
      </w:r>
      <w:ins w:id="3914" w:author="Boisvert, Eric" w:date="2016-03-30T10:37:00Z">
        <w:r w:rsidR="003C6266">
          <w:t xml:space="preserve">be an association between a DiplacementEvent and a DisplacementValue </w:t>
        </w:r>
      </w:ins>
      <w:r>
        <w:t>report</w:t>
      </w:r>
      <w:ins w:id="3915" w:author="Boisvert, Eric" w:date="2016-03-30T10:38:00Z">
        <w:r w:rsidR="003C6266">
          <w:t>ing</w:t>
        </w:r>
      </w:ins>
      <w:r>
        <w:t xml:space="preserve"> </w:t>
      </w:r>
      <w:del w:id="3916"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3F3FBB4" w:rsidR="009A0D4B" w:rsidRDefault="003C6266" w:rsidP="00D20646">
      <w:ins w:id="3917" w:author="Boisvert, Eric" w:date="2016-03-30T10:38:00Z">
        <w:r>
          <w:lastRenderedPageBreak/>
          <w:t>A p</w:t>
        </w:r>
      </w:ins>
      <w:del w:id="3918" w:author="Boisvert, Eric" w:date="2016-03-30T10:38:00Z">
        <w:r w:rsidR="009A0D4B" w:rsidRPr="009A0D4B" w:rsidDel="003C6266">
          <w:delText>P</w:delText>
        </w:r>
      </w:del>
      <w:r w:rsidR="009A0D4B" w:rsidRPr="009A0D4B">
        <w:t>lanar foliation</w:t>
      </w:r>
      <w:ins w:id="3919"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920" w:author="Boisvert, Eric" w:date="2016-03-30T10:38:00Z">
        <w:r>
          <w:t xml:space="preserve"> (NADMSC 2004</w:t>
        </w:r>
        <w:proofErr w:type="gramStart"/>
        <w:r>
          <w:t xml:space="preserve">) </w:t>
        </w:r>
      </w:ins>
      <w:r w:rsidR="009A0D4B" w:rsidRPr="009A0D4B">
        <w:t>,</w:t>
      </w:r>
      <w:proofErr w:type="gramEnd"/>
      <w:r w:rsidR="009A0D4B" w:rsidRPr="009A0D4B">
        <w:t xml:space="preserve"> so that the GeologicStructure characteristic of gneiss is layering. </w:t>
      </w:r>
      <w:del w:id="3921"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EB7E1F" w:rsidP="00D20646">
      <w:pPr>
        <w:keepNext/>
      </w:pPr>
      <w:r>
        <w:rPr>
          <w:noProof/>
          <w:lang w:val="en-CA" w:eastAsia="en-CA"/>
        </w:rPr>
        <w:pict w14:anchorId="67477FD4">
          <v:shape id="_x0000_i1087" type="#_x0000_t75" style="width:386.55pt;height:296.4pt;visibility:visible;mso-wrap-style:square">
            <v:imagedata r:id="rId78"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922" w:author="Boisvert, Eric" w:date="2016-04-01T13:15:00Z">
        <w:r w:rsidR="008D755A">
          <w:rPr>
            <w:noProof/>
          </w:rPr>
          <w:t>61</w:t>
        </w:r>
      </w:ins>
      <w:ins w:id="3923" w:author="Eric Boisvert" w:date="2016-03-28T16:06:00Z">
        <w:del w:id="3924" w:author="Boisvert, Eric" w:date="2016-03-29T08:51:00Z">
          <w:r w:rsidR="003842F3" w:rsidDel="00CB122C">
            <w:rPr>
              <w:noProof/>
            </w:rPr>
            <w:delText>59</w:delText>
          </w:r>
        </w:del>
      </w:ins>
      <w:del w:id="3925"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926"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3927"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928" w:author="Boisvert, Eric" w:date="2016-03-29T09:03:00Z">
        <w:r w:rsidR="008279FB">
          <w:t>.</w:t>
        </w:r>
      </w:ins>
    </w:p>
    <w:p w14:paraId="14044106" w14:textId="77777777" w:rsidR="00777586" w:rsidRDefault="00777586" w:rsidP="00FC626E"/>
    <w:p w14:paraId="470D8BA5" w14:textId="4D0C94C2" w:rsidR="00386910" w:rsidRDefault="00EB7E1F" w:rsidP="00386910">
      <w:pPr>
        <w:keepNext/>
      </w:pPr>
      <w:r>
        <w:rPr>
          <w:noProof/>
          <w:lang w:val="en-CA" w:eastAsia="en-CA"/>
        </w:rPr>
        <w:pict w14:anchorId="637CFD41">
          <v:shape id="_x0000_i1088" type="#_x0000_t75" style="width:6in;height:366.3pt;visibility:visible;mso-wrap-style:square">
            <v:imagedata r:id="rId79"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929" w:author="Boisvert, Eric" w:date="2016-04-01T13:15:00Z">
        <w:r w:rsidR="008D755A">
          <w:rPr>
            <w:noProof/>
          </w:rPr>
          <w:t>62</w:t>
        </w:r>
      </w:ins>
      <w:ins w:id="3930" w:author="Eric Boisvert" w:date="2016-03-28T16:06:00Z">
        <w:del w:id="3931" w:author="Boisvert, Eric" w:date="2016-03-29T08:51:00Z">
          <w:r w:rsidR="003842F3" w:rsidDel="00CB122C">
            <w:rPr>
              <w:noProof/>
            </w:rPr>
            <w:delText>60</w:delText>
          </w:r>
        </w:del>
      </w:ins>
      <w:del w:id="3932"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3933"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934" w:name="BKM_0148DBC7_BEFE_411F_BDA0_ED2509780C45"/>
      <w:bookmarkEnd w:id="3934"/>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del w:id="3935"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id="3936" w:author="Boisvert, Eric" w:date="2016-03-29T09:03:00Z">
        <w:r w:rsidR="008279FB">
          <w:rPr>
            <w:lang w:val="en-CA"/>
          </w:rPr>
          <w:t>.</w:t>
        </w:r>
      </w:ins>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64B82A27" w:rsidR="00AF6A26" w:rsidRDefault="00AF6A26" w:rsidP="00D20646">
      <w:pPr>
        <w:rPr>
          <w:lang w:val="en-CA"/>
        </w:rPr>
      </w:pPr>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w:t>
      </w:r>
      <w:del w:id="3937"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938" w:author="Boisvert, Eric" w:date="2016-03-29T09:03:00Z">
        <w:r w:rsidR="008279FB">
          <w:rPr>
            <w:lang w:val="en-CA"/>
          </w:rPr>
          <w:t>.</w:t>
        </w:r>
      </w:ins>
    </w:p>
    <w:p w14:paraId="7C024198" w14:textId="7D9B5B0D" w:rsidR="00AF6A26" w:rsidRDefault="00AF6A26" w:rsidP="00D20646">
      <w:pPr>
        <w:pStyle w:val="Heading5"/>
        <w:rPr>
          <w:lang w:val="en-CA"/>
        </w:rPr>
      </w:pPr>
      <w:proofErr w:type="gramStart"/>
      <w:r w:rsidRPr="00D970E9">
        <w:rPr>
          <w:lang w:val="en-CA"/>
        </w:rPr>
        <w:t>displacementEvent</w:t>
      </w:r>
      <w:proofErr w:type="gramEnd"/>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939" w:author="Boisvert, Eric" w:date="2016-03-30T10:41:00Z">
        <w:r w:rsidDel="003C6266">
          <w:rPr>
            <w:lang w:val="en-CA"/>
          </w:rPr>
          <w:delText>:Disp</w:delText>
        </w:r>
      </w:del>
      <w:del w:id="3940" w:author="Boisvert, Eric" w:date="2016-03-30T10:40:00Z">
        <w:r w:rsidDel="003C6266">
          <w:rPr>
            <w:lang w:val="en-CA"/>
          </w:rPr>
          <w:delText>a</w:delText>
        </w:r>
      </w:del>
      <w:del w:id="3941" w:author="Boisvert, Eric" w:date="2016-03-30T10:41:00Z">
        <w:r w:rsidDel="003C6266">
          <w:rPr>
            <w:lang w:val="en-CA"/>
          </w:rPr>
          <w:delText>lcement</w:delText>
        </w:r>
      </w:del>
      <w:r>
        <w:rPr>
          <w:lang w:val="en-CA"/>
        </w:rPr>
        <w:t xml:space="preserve"> event shall </w:t>
      </w:r>
      <w:ins w:id="3942" w:author="Boisvert, Eric" w:date="2016-03-30T10:41:00Z">
        <w:r w:rsidR="003C6266">
          <w:rPr>
            <w:lang w:val="en-CA"/>
          </w:rPr>
          <w:t xml:space="preserve">be an association between </w:t>
        </w:r>
      </w:ins>
      <w:ins w:id="3943" w:author="Boisvert, Eric" w:date="2016-03-30T10:42:00Z">
        <w:r w:rsidR="003C6266">
          <w:rPr>
            <w:lang w:val="en-CA"/>
          </w:rPr>
          <w:t xml:space="preserve">a Displacement and a GeologicEvent that </w:t>
        </w:r>
      </w:ins>
      <w:r>
        <w:rPr>
          <w:lang w:val="en-CA"/>
        </w:rPr>
        <w:t>contain</w:t>
      </w:r>
      <w:ins w:id="3944"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945" w:name="BKM_3201DCDD_D133_49AE_90CB_9F86F5B18ACE"/>
      <w:bookmarkStart w:id="3946" w:name="BKM_5AEA7724_2100_40A1_BA99_6516E4CE2A3E"/>
      <w:bookmarkStart w:id="3947" w:name="BKM_65E9638C_341E_4069_9C8F_D8BC2F8B7601"/>
      <w:bookmarkEnd w:id="3945"/>
      <w:bookmarkEnd w:id="3946"/>
      <w:bookmarkEnd w:id="3947"/>
      <w:r>
        <w:t>SeparationValue</w:t>
      </w:r>
    </w:p>
    <w:p w14:paraId="0835FC54" w14:textId="77777777" w:rsidR="008279FB" w:rsidRDefault="008279FB" w:rsidP="00AB10FC">
      <w:pPr>
        <w:rPr>
          <w:ins w:id="3948"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ins w:id="3949" w:author="Boisvert, Eric" w:date="2016-03-30T10:42:00Z">
        <w:r w:rsidR="003C6266">
          <w:t xml:space="preserve">a </w:t>
        </w:r>
      </w:ins>
      <w:r w:rsidRPr="00C74871">
        <w:t>vector.</w:t>
      </w:r>
    </w:p>
    <w:p w14:paraId="50543842" w14:textId="45A24A54" w:rsidR="00777586" w:rsidRDefault="00777586" w:rsidP="00777586">
      <w:pPr>
        <w:pStyle w:val="Heading4"/>
      </w:pPr>
      <w:bookmarkStart w:id="3950" w:name="BKM_08A92A70_F1F3_4B2A_9DC3_7E931F02BD38"/>
      <w:bookmarkStart w:id="3951" w:name="BKM_3F7EC057_E707_4A06_A6E3_17A0DD602106"/>
      <w:bookmarkEnd w:id="3950"/>
      <w:bookmarkEnd w:id="3951"/>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ins w:id="3952"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3953" w:name="BKM_5D7D3A73_2BA5_4999_B2D9_B2638FD2E3F3"/>
      <w:bookmarkStart w:id="3954" w:name="BKM_7025CFD1_5818_4184_A744_DEA2C7504840"/>
      <w:bookmarkEnd w:id="3953"/>
      <w:bookmarkEnd w:id="395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955" w:author="Boisvert, Eric" w:date="2016-03-30T10:43:00Z">
              <w:r w:rsidR="003C6266">
                <w:rPr>
                  <w:rStyle w:val="reqtext"/>
                  <w:lang w:val="en-CA"/>
                </w:rPr>
                <w:t xml:space="preserve">be a </w:t>
              </w:r>
            </w:ins>
            <w:ins w:id="3956"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ins w:id="3957" w:author="Boisvert, Eric" w:date="2016-03-29T09:03:00Z">
        <w:r w:rsidR="008279FB">
          <w:rPr>
            <w:lang w:val="en-CA"/>
          </w:rPr>
          <w:t>.</w:t>
        </w:r>
      </w:ins>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958" w:name="BKM_D8F0C163_8545_458E_90CD_CA5151787B07"/>
      <w:bookmarkStart w:id="3959" w:name="BKM_C37626AA_696F_429A_B16D_4833F8339B50"/>
      <w:bookmarkStart w:id="3960" w:name="BKM_8E0A8CD6_1952_49E4_ACE7_469172BABBA7"/>
      <w:bookmarkStart w:id="3961" w:name="BKM_498C83DB_DFDB_4234_B978_7C656FD73043"/>
      <w:bookmarkEnd w:id="3958"/>
      <w:bookmarkEnd w:id="3959"/>
      <w:bookmarkEnd w:id="3960"/>
      <w:bookmarkEnd w:id="3961"/>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962" w:author="Boisvert, Eric" w:date="2016-03-29T09:04:00Z">
        <w:r w:rsidR="008279FB">
          <w:t>y</w:t>
        </w:r>
      </w:ins>
      <w:del w:id="3963"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EB7E1F">
        <w:pict w14:anchorId="7340E358">
          <v:shape id="_x0000_i1089" type="#_x0000_t75" style="width:6in;height:400.55pt">
            <v:imagedata r:id="rId80"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964" w:author="Boisvert, Eric" w:date="2016-04-01T13:15:00Z">
        <w:r w:rsidR="008D755A">
          <w:rPr>
            <w:noProof/>
          </w:rPr>
          <w:t>63</w:t>
        </w:r>
      </w:ins>
      <w:ins w:id="3965" w:author="Eric Boisvert" w:date="2016-03-28T16:06:00Z">
        <w:del w:id="3966" w:author="Boisvert, Eric" w:date="2016-03-29T08:51:00Z">
          <w:r w:rsidR="003842F3" w:rsidDel="00CB122C">
            <w:rPr>
              <w:noProof/>
            </w:rPr>
            <w:delText>61</w:delText>
          </w:r>
        </w:del>
      </w:ins>
      <w:del w:id="3967"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3968" w:author="Boisvert, Eric" w:date="2016-03-29T09:04:00Z">
        <w:r w:rsidR="008279FB">
          <w:t>.</w:t>
        </w:r>
      </w:ins>
    </w:p>
    <w:p w14:paraId="2C0473CB" w14:textId="573BEE77" w:rsidR="00FE753A" w:rsidRDefault="00385692" w:rsidP="00D20646">
      <w:pPr>
        <w:pStyle w:val="Heading5"/>
        <w:rPr>
          <w:lang w:val="en-CA"/>
        </w:rPr>
      </w:pPr>
      <w:bookmarkStart w:id="3969" w:name="BKM_D8139323_6092_443C_A360_3F3BE3361CC0"/>
      <w:bookmarkEnd w:id="3969"/>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970" w:author="Boisvert, Eric" w:date="2016-03-30T10:46:00Z">
        <w:r w:rsidDel="00732681">
          <w:rPr>
            <w:lang w:val="en-CA"/>
          </w:rPr>
          <w:delText>swe</w:delText>
        </w:r>
      </w:del>
      <w:ins w:id="3971" w:author="Boisvert, Eric" w:date="2016-03-30T10:46:00Z">
        <w:r w:rsidR="00732681">
          <w:rPr>
            <w:lang w:val="en-CA"/>
          </w:rPr>
          <w:t>SWE:</w:t>
        </w:r>
      </w:ins>
      <w:r>
        <w:rPr>
          <w:lang w:val="en-CA"/>
        </w:rPr>
        <w:t xml:space="preserve">:Category) shall contain a term from a controlled vocabulary describing the </w:t>
      </w:r>
      <w:ins w:id="3972" w:author="Boisvert, Eric" w:date="2016-03-30T10:46:00Z">
        <w:r w:rsidR="00732681">
          <w:rPr>
            <w:lang w:val="en-CA"/>
          </w:rPr>
          <w:t>s</w:t>
        </w:r>
      </w:ins>
      <w:del w:id="3973"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74" w:author="Boisvert, Eric" w:date="2016-03-30T10:47:00Z">
        <w:r w:rsidDel="00732681">
          <w:rPr>
            <w:lang w:val="en-CA"/>
          </w:rPr>
          <w:delText>t</w:delText>
        </w:r>
      </w:del>
      <w:ins w:id="3975" w:author="Boisvert, Eric" w:date="2016-03-30T10:47:00Z">
        <w:r w:rsidR="00732681">
          <w:rPr>
            <w:lang w:val="en-CA"/>
          </w:rPr>
          <w:t>T</w:t>
        </w:r>
      </w:ins>
      <w:r>
        <w:rPr>
          <w:lang w:val="en-CA"/>
        </w:rPr>
        <w:t>he hingeLineCurvature property (</w:t>
      </w:r>
      <w:del w:id="3976" w:author="Boisvert, Eric" w:date="2016-03-30T10:47:00Z">
        <w:r w:rsidDel="00732681">
          <w:rPr>
            <w:lang w:val="en-CA"/>
          </w:rPr>
          <w:delText>swe</w:delText>
        </w:r>
      </w:del>
      <w:ins w:id="3977" w:author="Boisvert, Eric" w:date="2016-03-30T10:47:00Z">
        <w:r w:rsidR="00732681">
          <w:rPr>
            <w:lang w:val="en-CA"/>
          </w:rPr>
          <w:t>SWE</w:t>
        </w:r>
      </w:ins>
      <w:proofErr w:type="gramStart"/>
      <w:r>
        <w:rPr>
          <w:lang w:val="en-CA"/>
        </w:rPr>
        <w:t>:Category</w:t>
      </w:r>
      <w:proofErr w:type="gramEnd"/>
      <w:r>
        <w:rPr>
          <w:lang w:val="en-CA"/>
        </w:rPr>
        <w:t>)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78" w:author="Boisvert, Eric" w:date="2016-03-29T09:04:00Z">
        <w:r w:rsidR="008279FB">
          <w:rPr>
            <w:lang w:val="en-CA"/>
          </w:rPr>
          <w:t>.</w:t>
        </w:r>
      </w:ins>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79" w:author="Boisvert, Eric" w:date="2016-03-30T11:18:00Z">
        <w:r w:rsidRPr="007A315C" w:rsidDel="00C1314B">
          <w:rPr>
            <w:lang w:val="en-CA"/>
          </w:rPr>
          <w:delText xml:space="preserve">... </w:delText>
        </w:r>
      </w:del>
      <w:r w:rsidRPr="007A315C">
        <w:rPr>
          <w:lang w:val="en-CA"/>
        </w:rPr>
        <w:t xml:space="preserve">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80" w:author="Boisvert, Eric" w:date="2016-03-30T11:25:00Z"/>
          <w:lang w:val="en-CA"/>
        </w:rPr>
      </w:pPr>
      <w:r w:rsidRPr="00D20646">
        <w:rPr>
          <w:bCs/>
          <w:lang w:val="en-CA"/>
        </w:rPr>
        <w:t>The property hingeShape (</w:t>
      </w:r>
      <w:ins w:id="3981" w:author="Boisvert, Eric" w:date="2016-03-30T11:19:00Z">
        <w:r w:rsidR="00C1314B">
          <w:rPr>
            <w:bCs/>
            <w:lang w:val="en-CA"/>
          </w:rPr>
          <w:t>SWE</w:t>
        </w:r>
      </w:ins>
      <w:del w:id="3982" w:author="Boisvert, Eric" w:date="2016-03-30T11:19:00Z">
        <w:r w:rsidRPr="00D20646" w:rsidDel="00C1314B">
          <w:rPr>
            <w:bCs/>
            <w:lang w:val="en-CA"/>
          </w:rPr>
          <w:delText>swe</w:delText>
        </w:r>
      </w:del>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83"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984"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85" w:author="Boisvert, Eric" w:date="2016-03-30T11:26:00Z">
        <w:r w:rsidR="00C1314B">
          <w:rPr>
            <w:lang w:val="en-CA"/>
          </w:rPr>
          <w:t>SWE</w:t>
        </w:r>
      </w:ins>
      <w:del w:id="3986" w:author="Boisvert, Eric" w:date="2016-03-30T11:26:00Z">
        <w:r w:rsidDel="00C1314B">
          <w:rPr>
            <w:lang w:val="en-CA"/>
          </w:rPr>
          <w:delText>swe</w:delText>
        </w:r>
      </w:del>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87" w:author="Boisvert, Eric" w:date="2016-03-30T11:26:00Z">
        <w:r w:rsidR="00C1314B">
          <w:rPr>
            <w:lang w:val="en-CA"/>
          </w:rPr>
          <w:t>SWE</w:t>
        </w:r>
      </w:ins>
      <w:del w:id="3988" w:author="Boisvert, Eric" w:date="2016-03-30T11:26:00Z">
        <w:r w:rsidDel="00C1314B">
          <w:rPr>
            <w:lang w:val="en-CA"/>
          </w:rPr>
          <w:delText>swe</w:delText>
        </w:r>
      </w:del>
      <w:proofErr w:type="gramStart"/>
      <w:r>
        <w:rPr>
          <w:lang w:val="en-CA"/>
        </w:rPr>
        <w:t>:Category</w:t>
      </w:r>
      <w:proofErr w:type="gramEnd"/>
      <w:r>
        <w:rPr>
          <w:lang w:val="en-CA"/>
        </w:rPr>
        <w:t>) shall contain a term from a controlled vocabulary describing the shape of the lim</w:t>
      </w:r>
      <w:ins w:id="3989" w:author="Boisvert, Eric" w:date="2016-03-30T11:26:00Z">
        <w:r w:rsidR="00C1314B">
          <w:rPr>
            <w:lang w:val="en-CA"/>
          </w:rPr>
          <w:t>b</w:t>
        </w:r>
      </w:ins>
      <w:del w:id="3990"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91" w:author="Boisvert, Eric" w:date="2016-03-30T11:26:00Z">
        <w:r w:rsidR="00C1314B">
          <w:rPr>
            <w:lang w:val="en-CA"/>
          </w:rPr>
          <w:t>SWE</w:t>
        </w:r>
      </w:ins>
      <w:del w:id="3992" w:author="Boisvert, Eric" w:date="2016-03-30T11:26:00Z">
        <w:r w:rsidDel="00C1314B">
          <w:rPr>
            <w:lang w:val="en-CA"/>
          </w:rPr>
          <w:delText>swe</w:delText>
        </w:r>
      </w:del>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93" w:author="Boisvert, Eric" w:date="2016-03-30T11:27:00Z">
        <w:r w:rsidR="00C1314B">
          <w:rPr>
            <w:lang w:val="en-CA"/>
          </w:rPr>
          <w:t>The d</w:t>
        </w:r>
      </w:ins>
      <w:del w:id="3994"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95"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Heading5"/>
        <w:rPr>
          <w:lang w:val="en-CA"/>
        </w:rPr>
      </w:pPr>
      <w:del w:id="3996" w:author="Boisvert, Eric" w:date="2016-03-30T11:27:00Z">
        <w:r w:rsidDel="00C1314B">
          <w:rPr>
            <w:lang w:val="en-CA"/>
          </w:rPr>
          <w:delText>S</w:delText>
        </w:r>
      </w:del>
      <w:proofErr w:type="gramStart"/>
      <w:ins w:id="3997" w:author="Boisvert, Eric" w:date="2016-03-30T11:27:00Z">
        <w:r w:rsidR="00C1314B">
          <w:rPr>
            <w:lang w:val="en-CA"/>
          </w:rPr>
          <w:t>s</w:t>
        </w:r>
      </w:ins>
      <w:r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998" w:name="BKM_9F55EEFA_C0E3_452C_8F3E_4601CB5BDD65"/>
      <w:bookmarkStart w:id="3999" w:name="BKM_B6CF2C95_A27D_49AD_BB55_36897A8B9A93"/>
      <w:bookmarkStart w:id="4000" w:name="BKM_C47055C6_23E4_4FE1_89C3_7EA3E53F016F"/>
      <w:bookmarkStart w:id="4001" w:name="BKM_BE3EB69A_2E9F_4015_9A53_7E29585ADF99"/>
      <w:bookmarkStart w:id="4002" w:name="BKM_D49811C3_C3B3_4361_989B_69411D4795BC"/>
      <w:bookmarkStart w:id="4003" w:name="BKM_6411C0D6_8DBF_4DB6_A7B6_ADED17047AE5"/>
      <w:bookmarkStart w:id="4004" w:name="BKM_2C450E0F_0DB6_4DEB_964F_DE2661303D3A"/>
      <w:bookmarkStart w:id="4005" w:name="BKM_5CAB0B26_2CE6_42AB_B2CE_2FA413E9F025"/>
      <w:bookmarkStart w:id="4006" w:name="BKM_FA6FE08B_7A03_4337_979E_0DF7D1B98F33"/>
      <w:bookmarkStart w:id="4007" w:name="BKM_922E2E10_A22B_488C_B866_3D68572C1248"/>
      <w:bookmarkEnd w:id="3998"/>
      <w:bookmarkEnd w:id="3999"/>
      <w:bookmarkEnd w:id="4000"/>
      <w:bookmarkEnd w:id="4001"/>
      <w:bookmarkEnd w:id="4002"/>
      <w:bookmarkEnd w:id="4003"/>
      <w:bookmarkEnd w:id="4004"/>
      <w:bookmarkEnd w:id="4005"/>
      <w:bookmarkEnd w:id="4006"/>
      <w:bookmarkEnd w:id="4007"/>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EB7E1F" w:rsidP="00FE753A">
      <w:pPr>
        <w:keepNext/>
      </w:pPr>
      <w:r>
        <w:rPr>
          <w:noProof/>
          <w:lang w:val="en-CA" w:eastAsia="en-CA"/>
        </w:rPr>
        <w:lastRenderedPageBreak/>
        <w:pict w14:anchorId="66F3638C">
          <v:shape id="_x0000_i1090" type="#_x0000_t75" style="width:432.7pt;height:450.15pt;visibility:visible;mso-wrap-style:square">
            <v:imagedata r:id="rId81"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4008" w:author="Boisvert, Eric" w:date="2016-04-01T13:15:00Z">
        <w:r w:rsidR="008D755A">
          <w:rPr>
            <w:noProof/>
          </w:rPr>
          <w:t>64</w:t>
        </w:r>
      </w:ins>
      <w:ins w:id="4009" w:author="Eric Boisvert" w:date="2016-03-28T16:06:00Z">
        <w:del w:id="4010" w:author="Boisvert, Eric" w:date="2016-03-29T08:51:00Z">
          <w:r w:rsidR="003842F3" w:rsidDel="00CB122C">
            <w:rPr>
              <w:noProof/>
            </w:rPr>
            <w:delText>62</w:delText>
          </w:r>
        </w:del>
      </w:ins>
      <w:del w:id="4011" w:author="Boisvert, Eric" w:date="2016-03-29T08:51:00Z">
        <w:r w:rsidR="0085617E" w:rsidDel="00CB122C">
          <w:rPr>
            <w:noProof/>
          </w:rPr>
          <w:delText>64</w:delText>
        </w:r>
      </w:del>
      <w:r w:rsidR="00673E83">
        <w:rPr>
          <w:noProof/>
        </w:rPr>
        <w:fldChar w:fldCharType="end"/>
      </w:r>
      <w:r>
        <w:t>: FoldSystem</w:t>
      </w:r>
      <w:ins w:id="4012"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4013" w:name="BKM_60CC5835_79D2_4A13_B4A8_D7D9DBF215A3"/>
      <w:bookmarkEnd w:id="4013"/>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ins w:id="4014" w:author="Boisvert, Eric" w:date="2016-03-30T11:27:00Z">
        <w:r w:rsidR="00C1314B">
          <w:rPr>
            <w:lang w:val="en-CA"/>
          </w:rPr>
          <w:t>Primitive</w:t>
        </w:r>
        <w:proofErr w:type="gramEnd"/>
        <w:r w:rsidR="00C1314B">
          <w:rPr>
            <w:lang w:val="en-CA"/>
          </w:rPr>
          <w:t>::</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4015" w:author="Boisvert, Eric" w:date="2016-03-30T11:28:00Z">
        <w:r w:rsidRPr="007E7F7B" w:rsidDel="00C1314B">
          <w:rPr>
            <w:lang w:val="en-CA"/>
          </w:rPr>
          <w:delText xml:space="preserve">specification </w:delText>
        </w:r>
      </w:del>
      <w:ins w:id="4016" w:author="Boisvert, Eric" w:date="2016-03-30T11:28:00Z">
        <w:r w:rsidR="00C1314B">
          <w:rPr>
            <w:lang w:val="en-CA"/>
          </w:rPr>
          <w:t>description</w:t>
        </w:r>
        <w:r w:rsidR="00C1314B" w:rsidRPr="007E7F7B">
          <w:rPr>
            <w:lang w:val="en-CA"/>
          </w:rPr>
          <w:t xml:space="preserve"> </w:t>
        </w:r>
      </w:ins>
      <w:r w:rsidRPr="007E7F7B">
        <w:rPr>
          <w:lang w:val="en-CA"/>
        </w:rPr>
        <w:t xml:space="preserve">of </w:t>
      </w:r>
      <w:ins w:id="4017"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4018"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4019" w:name="BKM_50AAAF20_CB99_4ABC_9FAE_60AD6D1987FD"/>
      <w:bookmarkStart w:id="4020" w:name="BKM_15CC129A_078F_4F7E_80FD_248D1D0D33F2"/>
      <w:bookmarkEnd w:id="4019"/>
      <w:bookmarkEnd w:id="4020"/>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EB7E1F" w:rsidP="003804FE">
      <w:pPr>
        <w:keepNext/>
      </w:pPr>
      <w:r>
        <w:rPr>
          <w:noProof/>
          <w:lang w:val="en-CA" w:eastAsia="en-CA"/>
        </w:rPr>
        <w:lastRenderedPageBreak/>
        <w:pict w14:anchorId="0A454231">
          <v:shape id="_x0000_i1091" type="#_x0000_t75" style="width:6in;height:461.35pt;visibility:visible;mso-wrap-style:square">
            <v:imagedata r:id="rId82"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4021" w:author="Boisvert, Eric" w:date="2016-04-01T13:15:00Z">
        <w:r w:rsidR="008D755A">
          <w:rPr>
            <w:noProof/>
          </w:rPr>
          <w:t>65</w:t>
        </w:r>
      </w:ins>
      <w:ins w:id="4022" w:author="Eric Boisvert" w:date="2016-03-28T16:06:00Z">
        <w:del w:id="4023" w:author="Boisvert, Eric" w:date="2016-03-29T08:51:00Z">
          <w:r w:rsidR="003842F3" w:rsidDel="00CB122C">
            <w:rPr>
              <w:noProof/>
            </w:rPr>
            <w:delText>63</w:delText>
          </w:r>
        </w:del>
      </w:ins>
      <w:del w:id="4024"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4025"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4026" w:name="BKM_FDDB3C9C_445F_40FB_AB70_ED1438E267DC"/>
      <w:bookmarkEnd w:id="4026"/>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4027" w:author="Boisvert, Eric" w:date="2016-03-30T11:29:00Z">
        <w:r w:rsidR="00734129">
          <w:rPr>
            <w:lang w:val="en-CA"/>
          </w:rPr>
          <w:t>SWE</w:t>
        </w:r>
      </w:ins>
      <w:del w:id="4028" w:author="Boisvert, Eric" w:date="2016-03-30T11:29:00Z">
        <w:r w:rsidDel="00734129">
          <w:rPr>
            <w:lang w:val="en-CA"/>
          </w:rPr>
          <w:delText>swe</w:delText>
        </w:r>
      </w:del>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023DF04" w:rsidR="00DA196D" w:rsidRDefault="00DA196D">
      <w:pPr>
        <w:rPr>
          <w:lang w:val="en-CA"/>
        </w:rPr>
        <w:pPrChange w:id="4029" w:author="Boisvert, Eric" w:date="2016-03-30T11:29:00Z">
          <w:pPr>
            <w:autoSpaceDE w:val="0"/>
            <w:autoSpaceDN w:val="0"/>
            <w:adjustRightInd w:val="0"/>
            <w:spacing w:after="0"/>
          </w:pPr>
        </w:pPrChange>
      </w:pPr>
      <w:r>
        <w:rPr>
          <w:lang w:val="en-CA"/>
        </w:rPr>
        <w:t>The continuity proper</w:t>
      </w:r>
      <w:del w:id="4030" w:author="Boisvert, Eric" w:date="2016-03-30T11:29:00Z">
        <w:r w:rsidDel="00734129">
          <w:rPr>
            <w:lang w:val="en-CA"/>
          </w:rPr>
          <w:delText>r</w:delText>
        </w:r>
      </w:del>
      <w:ins w:id="4031" w:author="Boisvert, Eric" w:date="2016-03-30T11:29:00Z">
        <w:r w:rsidR="00734129">
          <w:rPr>
            <w:lang w:val="en-CA"/>
          </w:rPr>
          <w:t>t</w:t>
        </w:r>
      </w:ins>
      <w:r>
        <w:rPr>
          <w:lang w:val="en-CA"/>
        </w:rPr>
        <w:t>y (</w:t>
      </w:r>
      <w:ins w:id="4032" w:author="Boisvert, Eric" w:date="2016-03-30T11:29:00Z">
        <w:r w:rsidR="00734129">
          <w:rPr>
            <w:lang w:val="en-CA"/>
          </w:rPr>
          <w:t>SWE</w:t>
        </w:r>
      </w:ins>
      <w:del w:id="4033" w:author="Boisvert, Eric" w:date="2016-03-30T11:29:00Z">
        <w:r w:rsidDel="00734129">
          <w:rPr>
            <w:lang w:val="en-CA"/>
          </w:rPr>
          <w:delText>swe</w:delText>
        </w:r>
      </w:del>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4034" w:author="Boisvert, Eric" w:date="2016-03-30T12:30:00Z">
        <w:r w:rsidDel="00FA3C67">
          <w:rPr>
            <w:lang w:val="en-CA"/>
          </w:rPr>
          <w:delText xml:space="preserve">continuity </w:delText>
        </w:r>
      </w:del>
      <w:ins w:id="4035" w:author="Boisvert, Eric" w:date="2016-03-30T12:30:00Z">
        <w:r w:rsidR="00FA3C67">
          <w:rPr>
            <w:lang w:val="en-CA"/>
          </w:rPr>
          <w:t xml:space="preserve">intensity </w:t>
        </w:r>
      </w:ins>
      <w:r>
        <w:rPr>
          <w:lang w:val="en-CA"/>
        </w:rPr>
        <w:t>property (</w:t>
      </w:r>
      <w:ins w:id="4036" w:author="Boisvert, Eric" w:date="2016-03-30T12:32:00Z">
        <w:r w:rsidR="00FA3C67">
          <w:rPr>
            <w:lang w:val="en-CA"/>
          </w:rPr>
          <w:t>SWE</w:t>
        </w:r>
      </w:ins>
      <w:del w:id="4037" w:author="Boisvert, Eric" w:date="2016-03-30T12:32:00Z">
        <w:r w:rsidDel="00FA3C67">
          <w:rPr>
            <w:lang w:val="en-CA"/>
          </w:rPr>
          <w:delText>swe</w:delText>
        </w:r>
      </w:del>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4038"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039" w:name="BKM_19D968ED_E9E9_4696_A463_9B8A89B9A29C"/>
      <w:bookmarkStart w:id="4040" w:name="BKM_A9E84D60_87E8_4274_B497_38C594525434"/>
      <w:bookmarkStart w:id="4041" w:name="BKM_F7EC3986_4D93_479D_BDAB_FDA23552D58F"/>
      <w:bookmarkStart w:id="4042" w:name="BKM_3788366B_341E_49F9_A366_57B90FBEF589"/>
      <w:bookmarkStart w:id="4043" w:name="BKM_472C9381_9698_46F2_8E04_2E603A1474CC"/>
      <w:bookmarkStart w:id="4044" w:name="BKM_33E4A038_4438_4CEF_A4A6_6E8349B6FDCC"/>
      <w:bookmarkEnd w:id="4039"/>
      <w:bookmarkEnd w:id="4040"/>
      <w:bookmarkEnd w:id="4041"/>
      <w:bookmarkEnd w:id="4042"/>
      <w:bookmarkEnd w:id="4043"/>
      <w:bookmarkEnd w:id="4044"/>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4045" w:author="Boisvert, Eric" w:date="2016-04-01T07:54:00Z">
        <w:r w:rsidR="00E21DD0">
          <w:t>7.4.3.5</w:t>
        </w:r>
      </w:ins>
      <w:ins w:id="4046" w:author="Eric Boisvert" w:date="2016-03-28T16:06:00Z">
        <w:del w:id="4047" w:author="Boisvert, Eric" w:date="2016-04-01T07:53:00Z">
          <w:r w:rsidR="003842F3" w:rsidDel="00E21DD0">
            <w:delText>7.4.3.5</w:delText>
          </w:r>
        </w:del>
      </w:ins>
      <w:del w:id="4048"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EB7E1F" w:rsidP="00617E36">
      <w:pPr>
        <w:keepNext/>
      </w:pPr>
      <w:r>
        <w:rPr>
          <w:noProof/>
          <w:lang w:val="en-CA" w:eastAsia="en-CA"/>
        </w:rPr>
        <w:lastRenderedPageBreak/>
        <w:pict w14:anchorId="61B1CC6B">
          <v:shape id="_x0000_i1092" type="#_x0000_t75" style="width:431.3pt;height:318.75pt;visibility:visible;mso-wrap-style:square">
            <v:imagedata r:id="rId83" o:title=""/>
          </v:shape>
        </w:pict>
      </w:r>
      <w:r w:rsidR="001B4102">
        <w:rPr>
          <w:rStyle w:val="CommentReference"/>
        </w:rPr>
        <w:commentReference w:id="4049"/>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4050" w:author="Boisvert, Eric" w:date="2016-04-01T13:15:00Z">
        <w:r w:rsidR="008D755A">
          <w:rPr>
            <w:noProof/>
          </w:rPr>
          <w:t>66</w:t>
        </w:r>
      </w:ins>
      <w:ins w:id="4051" w:author="Eric Boisvert" w:date="2016-03-28T16:06:00Z">
        <w:del w:id="4052" w:author="Boisvert, Eric" w:date="2016-03-29T08:51:00Z">
          <w:r w:rsidR="003842F3" w:rsidDel="00CB122C">
            <w:rPr>
              <w:noProof/>
            </w:rPr>
            <w:delText>64</w:delText>
          </w:r>
        </w:del>
      </w:ins>
      <w:del w:id="4053" w:author="Boisvert, Eric" w:date="2016-03-29T08:51:00Z">
        <w:r w:rsidR="0085617E" w:rsidDel="00CB122C">
          <w:rPr>
            <w:noProof/>
          </w:rPr>
          <w:delText>66</w:delText>
        </w:r>
      </w:del>
      <w:r w:rsidR="00673E83">
        <w:rPr>
          <w:noProof/>
        </w:rPr>
        <w:fldChar w:fldCharType="end"/>
      </w:r>
      <w:r>
        <w:t>: ShearDisplacementStructureDescription</w:t>
      </w:r>
      <w:ins w:id="4054" w:author="Boisvert, Eric" w:date="2016-03-29T09:04:00Z">
        <w:r w:rsidR="008279FB">
          <w:t xml:space="preserve"> context diagram.</w:t>
        </w:r>
      </w:ins>
    </w:p>
    <w:p w14:paraId="4C496C34" w14:textId="4AAC8A86" w:rsidR="00617E36" w:rsidRDefault="001B4102" w:rsidP="00D20646">
      <w:pPr>
        <w:pStyle w:val="Heading5"/>
        <w:rPr>
          <w:lang w:val="en-CA"/>
        </w:rPr>
      </w:pPr>
      <w:bookmarkStart w:id="4055" w:name="BKM_E32F3F79_7117_4294_86FD_A68126B03F62"/>
      <w:bookmarkEnd w:id="4055"/>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ins w:id="4056" w:author="Boisvert, Eric" w:date="2016-03-30T12:37:00Z">
        <w:r w:rsidR="00D331B1">
          <w:rPr>
            <w:lang w:val="en-CA"/>
          </w:rPr>
          <w:t>(</w:t>
        </w:r>
      </w:ins>
      <w:ins w:id="4057"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4058" w:author="Boisvert, Eric" w:date="2016-04-01T07:54:00Z">
        <w:r w:rsidR="00E21DD0">
          <w:rPr>
            <w:lang w:val="en-CA"/>
          </w:rPr>
          <w:t>7.5.2.11</w:t>
        </w:r>
      </w:ins>
      <w:ins w:id="4059" w:author="Boisvert, Eric" w:date="2016-03-30T12:38:00Z">
        <w:r w:rsidR="00D331B1">
          <w:rPr>
            <w:lang w:val="en-CA"/>
          </w:rPr>
          <w:fldChar w:fldCharType="end"/>
        </w:r>
      </w:ins>
      <w:ins w:id="4060" w:author="Boisvert, Eric" w:date="2016-03-30T12:37:00Z">
        <w:r w:rsidR="00D331B1">
          <w:rPr>
            <w:lang w:val="en-CA"/>
          </w:rPr>
          <w:t>)</w:t>
        </w:r>
      </w:ins>
      <w:ins w:id="4061"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4062" w:name="BKM_76F0AF36_F011_4216_B99A_7C75820C7A2C"/>
      <w:bookmarkStart w:id="4063" w:name="BKM_B13360B8_167E_4DA8_A7B7_EA7DCABE7993"/>
      <w:bookmarkStart w:id="4064" w:name="_Toc446944607"/>
      <w:bookmarkEnd w:id="4062"/>
      <w:bookmarkEnd w:id="4063"/>
      <w:r>
        <w:t>Geologic Unit Details</w:t>
      </w:r>
      <w:bookmarkEnd w:id="4064"/>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4065" w:author="Boisvert, Eric" w:date="2016-04-01T07:54:00Z">
        <w:r w:rsidR="00E21DD0">
          <w:t>7.4.1.3</w:t>
        </w:r>
      </w:ins>
      <w:ins w:id="4066" w:author="Eric Boisvert" w:date="2016-03-28T16:06:00Z">
        <w:del w:id="4067" w:author="Boisvert, Eric" w:date="2016-04-01T07:53:00Z">
          <w:r w:rsidR="003842F3" w:rsidDel="00E21DD0">
            <w:delText>7.4.1.3</w:delText>
          </w:r>
        </w:del>
      </w:ins>
      <w:del w:id="4068"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EB7E1F" w:rsidP="00CB339F">
      <w:pPr>
        <w:keepNext/>
      </w:pPr>
      <w:r>
        <w:rPr>
          <w:noProof/>
          <w:lang w:val="en-CA" w:eastAsia="en-CA"/>
        </w:rPr>
        <w:pict w14:anchorId="30A076C3">
          <v:shape id="_x0000_i1093" type="#_x0000_t75" style="width:253.75pt;height:554.35pt;visibility:visible;mso-wrap-style:square">
            <v:imagedata r:id="rId84"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4069" w:author="Boisvert, Eric" w:date="2016-04-01T13:15:00Z">
        <w:r w:rsidR="008D755A">
          <w:rPr>
            <w:noProof/>
          </w:rPr>
          <w:t>67</w:t>
        </w:r>
      </w:ins>
      <w:ins w:id="4070" w:author="Eric Boisvert" w:date="2016-03-28T16:06:00Z">
        <w:del w:id="4071" w:author="Boisvert, Eric" w:date="2016-03-29T08:51:00Z">
          <w:r w:rsidR="003842F3" w:rsidDel="00CB122C">
            <w:rPr>
              <w:noProof/>
            </w:rPr>
            <w:delText>65</w:delText>
          </w:r>
        </w:del>
      </w:ins>
      <w:del w:id="4072"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073" w:author="Boisvert, Eric" w:date="2016-04-01T07:54:00Z">
        <w:r w:rsidR="00E21DD0">
          <w:t>7.4.1.3</w:t>
        </w:r>
      </w:ins>
      <w:ins w:id="4074" w:author="Eric Boisvert" w:date="2016-03-28T16:06:00Z">
        <w:del w:id="4075" w:author="Boisvert, Eric" w:date="2016-04-01T07:53:00Z">
          <w:r w:rsidR="003842F3" w:rsidDel="00E21DD0">
            <w:delText>7.4.1.3</w:delText>
          </w:r>
        </w:del>
      </w:ins>
      <w:del w:id="4076"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Heading5"/>
        <w:rPr>
          <w:lang w:val="en-CA"/>
        </w:rPr>
      </w:pPr>
      <w:bookmarkStart w:id="4077" w:name="BKM_E8CC2926_B007_4DFB_997F_F78EC469DF9A"/>
      <w:bookmarkEnd w:id="4077"/>
      <w:proofErr w:type="gramStart"/>
      <w:r w:rsidRPr="00297011">
        <w:rPr>
          <w:lang w:val="en-CA"/>
        </w:rPr>
        <w:t>bodyMorphology</w:t>
      </w:r>
      <w:proofErr w:type="gramEnd"/>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078" w:author="Boisvert, Eric" w:date="2016-03-30T12:39:00Z">
        <w:r w:rsidR="00D331B1">
          <w:rPr>
            <w:lang w:val="en-CA"/>
          </w:rPr>
          <w:t>SWE</w:t>
        </w:r>
      </w:ins>
      <w:del w:id="4079" w:author="Boisvert, Eric" w:date="2016-03-30T12:39:00Z">
        <w:r w:rsidDel="00D331B1">
          <w:rPr>
            <w:lang w:val="en-CA"/>
          </w:rPr>
          <w:delText>swe</w:delText>
        </w:r>
      </w:del>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80"/>
      <w:r w:rsidRPr="00297011">
        <w:rPr>
          <w:lang w:val="en-CA"/>
        </w:rPr>
        <w:t xml:space="preserve">is independent </w:t>
      </w:r>
      <w:commentRangeEnd w:id="4080"/>
      <w:r>
        <w:rPr>
          <w:rStyle w:val="CommentReference"/>
        </w:rPr>
        <w:commentReference w:id="4080"/>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81" w:author="Boisvert, Eric" w:date="2016-03-30T12:40:00Z">
        <w:r w:rsidR="00D331B1">
          <w:rPr>
            <w:lang w:val="en-CA"/>
          </w:rPr>
          <w:t>SWE</w:t>
        </w:r>
      </w:ins>
      <w:del w:id="4082" w:author="Boisvert, Eric" w:date="2016-03-30T12:40:00Z">
        <w:r w:rsidDel="00D331B1">
          <w:rPr>
            <w:lang w:val="en-CA"/>
          </w:rPr>
          <w:delText>swe</w:delText>
        </w:r>
      </w:del>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83" w:author="Boisvert, Eric" w:date="2016-03-30T12:41:00Z">
        <w:r w:rsidR="00D331B1">
          <w:rPr>
            <w:lang w:val="en-CA"/>
          </w:rPr>
          <w:t>SWE</w:t>
        </w:r>
      </w:ins>
      <w:del w:id="4084" w:author="Boisvert, Eric" w:date="2016-03-30T12:41:00Z">
        <w:r w:rsidDel="00D331B1">
          <w:rPr>
            <w:lang w:val="en-CA"/>
          </w:rPr>
          <w:delText>swe</w:delText>
        </w:r>
      </w:del>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85"/>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85"/>
      <w:r w:rsidR="00D331B1">
        <w:rPr>
          <w:rStyle w:val="CommentReference"/>
        </w:rPr>
        <w:commentReference w:id="4085"/>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86" w:author="Boisvert, Eric" w:date="2016-04-01T07:54:00Z">
        <w:r w:rsidR="00E21DD0">
          <w:rPr>
            <w:lang w:val="en-CA"/>
          </w:rPr>
          <w:t>7.5.5.2</w:t>
        </w:r>
      </w:ins>
      <w:ins w:id="4087" w:author="Eric Boisvert" w:date="2016-03-28T16:06:00Z">
        <w:del w:id="4088" w:author="Boisvert, Eric" w:date="2016-04-01T07:53:00Z">
          <w:r w:rsidR="003842F3" w:rsidDel="00E21DD0">
            <w:rPr>
              <w:lang w:val="en-CA"/>
            </w:rPr>
            <w:delText>7.5.5.2</w:delText>
          </w:r>
        </w:del>
      </w:ins>
      <w:del w:id="4089" w:author="Boisvert, Eric" w:date="2016-04-01T07:53:00Z">
        <w:r w:rsidR="004D34D6" w:rsidDel="00E21DD0">
          <w:rPr>
            <w:lang w:val="en-CA"/>
          </w:rPr>
          <w:delText>8.5.5.2</w:delText>
        </w:r>
      </w:del>
      <w:r w:rsidR="00E97193">
        <w:rPr>
          <w:lang w:val="en-CA"/>
        </w:rPr>
        <w:fldChar w:fldCharType="end"/>
      </w:r>
      <w:r w:rsidR="00E97193">
        <w:rPr>
          <w:lang w:val="en-CA"/>
        </w:rPr>
        <w:t>)</w:t>
      </w:r>
      <w:ins w:id="4090" w:author="Boisvert, Eric" w:date="2016-03-29T09:05:00Z">
        <w:r w:rsidR="008279FB">
          <w:rPr>
            <w:lang w:val="en-CA"/>
          </w:rPr>
          <w:t>.</w:t>
        </w:r>
      </w:ins>
    </w:p>
    <w:p w14:paraId="442C7D8D" w14:textId="2436C79B" w:rsidR="006045F2" w:rsidRDefault="006045F2" w:rsidP="006045F2">
      <w:pPr>
        <w:pStyle w:val="Heading4"/>
      </w:pPr>
      <w:bookmarkStart w:id="4091" w:name="BKM_BB58E692_A1AE_4D52_B50D_8A8583AB1BE4"/>
      <w:bookmarkStart w:id="4092" w:name="BKM_31BF4296_6E8D_413D_AA94_37BAA601A4E2"/>
      <w:bookmarkStart w:id="4093" w:name="BKM_0CE007A8_3CE4_4605_997D_014E0E71F898"/>
      <w:bookmarkStart w:id="4094" w:name="BKM_4ACCDAB5_D34A_4312_AB32_2B6F03610F7A"/>
      <w:bookmarkStart w:id="4095" w:name="_Ref440802024"/>
      <w:bookmarkEnd w:id="4091"/>
      <w:bookmarkEnd w:id="4092"/>
      <w:bookmarkEnd w:id="4093"/>
      <w:bookmarkEnd w:id="4094"/>
      <w:r>
        <w:t>BeddingDescription</w:t>
      </w:r>
      <w:bookmarkEnd w:id="4095"/>
    </w:p>
    <w:p w14:paraId="30D66ADD" w14:textId="77777777" w:rsidR="006045F2" w:rsidRPr="006045F2" w:rsidRDefault="006045F2" w:rsidP="006045F2"/>
    <w:p w14:paraId="79D9664E" w14:textId="30131C9E" w:rsidR="006045F2" w:rsidRDefault="00E97193" w:rsidP="00AB10FC">
      <w:r>
        <w:t>BeddingDescription provide</w:t>
      </w:r>
      <w:ins w:id="4096" w:author="Boisvert, Eric" w:date="2016-03-30T12:44:00Z">
        <w:r w:rsidR="00D331B1">
          <w:t>s</w:t>
        </w:r>
      </w:ins>
      <w:del w:id="4097" w:author="Boisvert, Eric" w:date="2016-03-30T12:44:00Z">
        <w:r w:rsidDel="00D331B1">
          <w:delText>d</w:delText>
        </w:r>
      </w:del>
      <w:r>
        <w:t xml:space="preserve"> a detailed</w:t>
      </w:r>
      <w:del w:id="4098"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099" w:name="BKM_19472229_5BF0_45F8_BED6_B86B706423A9"/>
      <w:bookmarkEnd w:id="4099"/>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100" w:author="Boisvert, Eric" w:date="2016-03-30T12:45:00Z">
        <w:r w:rsidDel="00D331B1">
          <w:rPr>
            <w:lang w:val="en-CA"/>
          </w:rPr>
          <w:delText>swe</w:delText>
        </w:r>
      </w:del>
      <w:ins w:id="4101" w:author="Boisvert, Eric" w:date="2016-03-30T12:45:00Z">
        <w:r w:rsidR="00D331B1">
          <w:rPr>
            <w:lang w:val="en-CA"/>
          </w:rPr>
          <w:t>SWE</w:t>
        </w:r>
      </w:ins>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102" w:author="Boisvert, Eric" w:date="2016-03-30T12:45:00Z">
        <w:r w:rsidR="00D331B1">
          <w:rPr>
            <w:lang w:val="en-CA"/>
          </w:rPr>
          <w:t>SWE</w:t>
        </w:r>
      </w:ins>
      <w:del w:id="4103" w:author="Boisvert, Eric" w:date="2016-03-30T12:45:00Z">
        <w:r w:rsidDel="00D331B1">
          <w:rPr>
            <w:lang w:val="en-CA"/>
          </w:rPr>
          <w:delText>swe</w:delText>
        </w:r>
      </w:del>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104" w:author="Boisvert, Eric" w:date="2016-03-30T12:45:00Z">
        <w:r w:rsidR="00D331B1">
          <w:rPr>
            <w:lang w:val="en-CA"/>
          </w:rPr>
          <w:t>SWE</w:t>
        </w:r>
      </w:ins>
      <w:del w:id="4105" w:author="Boisvert, Eric" w:date="2016-03-30T12:45:00Z">
        <w:r w:rsidDel="00D331B1">
          <w:rPr>
            <w:lang w:val="en-CA"/>
          </w:rPr>
          <w:delText>swe</w:delText>
        </w:r>
      </w:del>
      <w:proofErr w:type="gramStart"/>
      <w:r>
        <w:rPr>
          <w:lang w:val="en-CA"/>
        </w:rPr>
        <w:t>:Category</w:t>
      </w:r>
      <w:proofErr w:type="gramEnd"/>
      <w:r>
        <w:rPr>
          <w:lang w:val="en-CA"/>
        </w:rPr>
        <w:t xml:space="preserve">) shall provide </w:t>
      </w:r>
      <w:commentRangeStart w:id="4106"/>
      <w:r>
        <w:rPr>
          <w:lang w:val="en-CA"/>
        </w:rPr>
        <w:t>a term</w:t>
      </w:r>
      <w:commentRangeEnd w:id="4106"/>
      <w:r>
        <w:rPr>
          <w:rStyle w:val="CommentReference"/>
        </w:rPr>
        <w:commentReference w:id="4106"/>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107" w:name="BKM_B8E145AE_8356_455D_8AF6_DD01E80B774C"/>
      <w:bookmarkStart w:id="4108" w:name="BKM_8FB90A67_2503_406F_8326_44811B80D96C"/>
      <w:bookmarkStart w:id="4109" w:name="BKM_32D036C1_ECEB_4E0E_8D49_567109DB3963"/>
      <w:bookmarkStart w:id="4110" w:name="_Toc446944608"/>
      <w:bookmarkEnd w:id="4107"/>
      <w:bookmarkEnd w:id="4108"/>
      <w:bookmarkEnd w:id="4109"/>
      <w:r>
        <w:t>GeoSciML extension vocabularies</w:t>
      </w:r>
      <w:bookmarkEnd w:id="4110"/>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111" w:author="Boisvert, Eric" w:date="2016-04-01T07:54:00Z">
        <w:r w:rsidR="00E21DD0">
          <w:t xml:space="preserve">Table </w:t>
        </w:r>
        <w:r w:rsidR="00E21DD0">
          <w:rPr>
            <w:noProof/>
          </w:rPr>
          <w:t>5</w:t>
        </w:r>
      </w:ins>
      <w:ins w:id="4112" w:author="Eric Boisvert" w:date="2016-03-28T16:06:00Z">
        <w:del w:id="4113" w:author="Boisvert, Eric" w:date="2016-04-01T07:53:00Z">
          <w:r w:rsidR="003842F3" w:rsidDel="00E21DD0">
            <w:delText xml:space="preserve">Table </w:delText>
          </w:r>
          <w:r w:rsidR="003842F3" w:rsidDel="00E21DD0">
            <w:rPr>
              <w:noProof/>
            </w:rPr>
            <w:delText>5</w:delText>
          </w:r>
        </w:del>
      </w:ins>
      <w:del w:id="4114" w:author="Boisvert, Eric" w:date="2016-04-01T07:53:00Z">
        <w:r w:rsidDel="00E21DD0">
          <w:delText xml:space="preserve">Table </w:delText>
        </w:r>
        <w:r w:rsidDel="00E21DD0">
          <w:rPr>
            <w:noProof/>
          </w:rPr>
          <w:delText>15</w:delText>
        </w:r>
      </w:del>
      <w:r>
        <w:fldChar w:fldCharType="end"/>
      </w:r>
      <w:ins w:id="4115"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4116" w:name="_Ref433004816"/>
      <w:proofErr w:type="gramStart"/>
      <w:r>
        <w:t xml:space="preserve">Table </w:t>
      </w:r>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4116"/>
      <w:r>
        <w:t xml:space="preserve"> : GeoSciML vocabularies</w:t>
      </w:r>
      <w:ins w:id="4117" w:author="Boisvert, Eric" w:date="2016-03-29T09:05:00Z">
        <w:r w:rsidR="008279FB">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ins w:id="4118"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119"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120"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121"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122"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123"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124"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125"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proofErr w:type="gramStart"/>
            <w:r w:rsidRPr="00935765">
              <w:rPr>
                <w:rFonts w:ascii="Calibri" w:hAnsi="Calibri"/>
                <w:color w:val="000000"/>
              </w:rPr>
              <w:t>movement  (</w:t>
            </w:r>
            <w:proofErr w:type="gramEnd"/>
            <w:r w:rsidRPr="00935765">
              <w:rPr>
                <w:rFonts w:ascii="Calibri" w:hAnsi="Calibri"/>
                <w:color w:val="000000"/>
              </w:rPr>
              <w:t>eg, dip-slip, strike-slip)</w:t>
            </w:r>
            <w:ins w:id="4126"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127"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128" w:author="Boisvert, Eric" w:date="2016-03-30T12:46:00Z">
        <w:r>
          <w:br w:type="page"/>
        </w:r>
      </w:ins>
    </w:p>
    <w:p w14:paraId="62BDB0BB" w14:textId="37A18CAA" w:rsidR="003666A1" w:rsidRDefault="003666A1" w:rsidP="003666A1">
      <w:pPr>
        <w:pStyle w:val="Heading2"/>
        <w:rPr>
          <w:lang w:val="en-CA"/>
        </w:rPr>
      </w:pPr>
      <w:bookmarkStart w:id="4129" w:name="_Ref432948522"/>
      <w:bookmarkStart w:id="4130" w:name="_Toc446944609"/>
      <w:r w:rsidRPr="00D12552">
        <w:rPr>
          <w:lang w:val="en-CA"/>
        </w:rPr>
        <w:t xml:space="preserve">GeoSciML </w:t>
      </w:r>
      <w:r>
        <w:rPr>
          <w:lang w:val="en-CA"/>
        </w:rPr>
        <w:t>GeologicTime</w:t>
      </w:r>
      <w:r w:rsidRPr="00D12552">
        <w:rPr>
          <w:lang w:val="en-CA"/>
        </w:rPr>
        <w:t xml:space="preserve"> </w:t>
      </w:r>
      <w:ins w:id="4131" w:author="Eric Boisvert" w:date="2015-11-03T05:15:00Z">
        <w:r w:rsidR="004F0DC1">
          <w:rPr>
            <w:lang w:val="en-CA"/>
          </w:rPr>
          <w:t xml:space="preserve">Abstract </w:t>
        </w:r>
      </w:ins>
      <w:r w:rsidRPr="00D12552">
        <w:rPr>
          <w:lang w:val="en-CA"/>
        </w:rPr>
        <w:t>Requirements Class</w:t>
      </w:r>
      <w:bookmarkEnd w:id="4129"/>
      <w:bookmarkEnd w:id="4130"/>
    </w:p>
    <w:p w14:paraId="2285F0D3" w14:textId="77777777" w:rsidR="002A58E0" w:rsidRDefault="002A58E0" w:rsidP="00355CAB">
      <w:pPr>
        <w:rPr>
          <w:ins w:id="4132"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133" w:author="Boisvert, Eric" w:date="2016-03-30T13:06:00Z">
        <w:r w:rsidR="00775F72">
          <w:rPr>
            <w:lang w:val="en-CA"/>
          </w:rPr>
          <w:t xml:space="preserve">, developed by </w:t>
        </w:r>
      </w:ins>
      <w:del w:id="4134" w:author="Boisvert, Eric" w:date="2016-03-30T13:06:00Z">
        <w:r w:rsidRPr="003666A1" w:rsidDel="00775F72">
          <w:rPr>
            <w:lang w:val="en-CA"/>
          </w:rPr>
          <w:delText xml:space="preserve"> </w:delText>
        </w:r>
      </w:del>
      <w:ins w:id="4135"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136"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EB7E1F" w:rsidP="000B1244">
      <w:pPr>
        <w:keepNext/>
      </w:pPr>
      <w:r>
        <w:rPr>
          <w:noProof/>
          <w:lang w:val="en-CA" w:eastAsia="en-CA"/>
        </w:rPr>
        <w:lastRenderedPageBreak/>
        <w:pict w14:anchorId="45B11095">
          <v:shape id="_x0000_i1094" type="#_x0000_t75" style="width:377.5pt;height:424.3pt;visibility:visible;mso-wrap-style:square">
            <v:imagedata r:id="rId85"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137" w:author="Boisvert, Eric" w:date="2016-04-01T13:15:00Z">
        <w:r w:rsidR="008D755A">
          <w:rPr>
            <w:noProof/>
          </w:rPr>
          <w:t>68</w:t>
        </w:r>
      </w:ins>
      <w:ins w:id="4138" w:author="Eric Boisvert" w:date="2016-03-28T16:06:00Z">
        <w:del w:id="4139" w:author="Boisvert, Eric" w:date="2016-03-29T08:51:00Z">
          <w:r w:rsidR="003842F3" w:rsidDel="00CB122C">
            <w:rPr>
              <w:noProof/>
            </w:rPr>
            <w:delText>66</w:delText>
          </w:r>
        </w:del>
      </w:ins>
      <w:del w:id="4140" w:author="Boisvert, Eric" w:date="2016-03-29T08:51:00Z">
        <w:r w:rsidR="00090DCF" w:rsidDel="00CB122C">
          <w:rPr>
            <w:noProof/>
          </w:rPr>
          <w:delText>52</w:delText>
        </w:r>
      </w:del>
      <w:r w:rsidR="00673E83">
        <w:rPr>
          <w:noProof/>
        </w:rPr>
        <w:fldChar w:fldCharType="end"/>
      </w:r>
      <w:r>
        <w:t>: GeologicTime dependencies</w:t>
      </w:r>
      <w:ins w:id="4141" w:author="Boisvert, Eric" w:date="2016-03-29T09:05:00Z">
        <w:r w:rsidR="008279FB">
          <w:t>.</w:t>
        </w:r>
      </w:ins>
    </w:p>
    <w:p w14:paraId="2C2DA796" w14:textId="62CBFC2E" w:rsidR="008F4E9C" w:rsidRDefault="00EB7E1F" w:rsidP="008F4E9C">
      <w:pPr>
        <w:keepNext/>
      </w:pPr>
      <w:r>
        <w:rPr>
          <w:noProof/>
          <w:lang w:val="en-CA" w:eastAsia="en-CA"/>
        </w:rPr>
        <w:lastRenderedPageBreak/>
        <w:pict w14:anchorId="1784F587">
          <v:shape id="_x0000_i1095" type="#_x0000_t75" style="width:432.7pt;height:374pt;visibility:visible;mso-wrap-style:square">
            <v:imagedata r:id="rId86"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142" w:author="Boisvert, Eric" w:date="2016-04-01T13:15:00Z">
        <w:r w:rsidR="008D755A">
          <w:rPr>
            <w:noProof/>
          </w:rPr>
          <w:t>69</w:t>
        </w:r>
      </w:ins>
      <w:ins w:id="4143" w:author="Eric Boisvert" w:date="2016-03-28T16:06:00Z">
        <w:del w:id="4144" w:author="Boisvert, Eric" w:date="2016-03-29T08:51:00Z">
          <w:r w:rsidR="003842F3" w:rsidDel="00CB122C">
            <w:rPr>
              <w:noProof/>
            </w:rPr>
            <w:delText>67</w:delText>
          </w:r>
        </w:del>
      </w:ins>
      <w:del w:id="4145" w:author="Boisvert, Eric" w:date="2016-03-29T08:51:00Z">
        <w:r w:rsidR="00090DCF" w:rsidDel="00CB122C">
          <w:rPr>
            <w:noProof/>
          </w:rPr>
          <w:delText>53</w:delText>
        </w:r>
      </w:del>
      <w:r w:rsidR="00673E83">
        <w:rPr>
          <w:noProof/>
        </w:rPr>
        <w:fldChar w:fldCharType="end"/>
      </w:r>
      <w:r>
        <w:t>: Geologic Time summary diagram</w:t>
      </w:r>
      <w:ins w:id="4146" w:author="Boisvert, Eric" w:date="2016-03-29T09:05:00Z">
        <w:r w:rsidR="008279FB">
          <w:t>.</w:t>
        </w:r>
      </w:ins>
    </w:p>
    <w:p w14:paraId="1B5DD8CD" w14:textId="60B4F9D0" w:rsidR="008F4E9C" w:rsidRDefault="008F4E9C" w:rsidP="00D81A7B">
      <w:pPr>
        <w:pStyle w:val="Heading3"/>
      </w:pPr>
      <w:bookmarkStart w:id="4147" w:name="_Toc446944610"/>
      <w:r w:rsidRPr="008F4E9C">
        <w:t>Global Boundary Stratotype Sections and Points</w:t>
      </w:r>
      <w:bookmarkEnd w:id="4147"/>
    </w:p>
    <w:p w14:paraId="10D727D8" w14:textId="77777777" w:rsidR="00821F1F" w:rsidRDefault="00821F1F" w:rsidP="008F4E9C"/>
    <w:p w14:paraId="7A52FF85" w14:textId="2F0AC543" w:rsidR="008F4E9C" w:rsidRDefault="008F4E9C" w:rsidP="008F4E9C">
      <w:r w:rsidRPr="008F4E9C">
        <w:t xml:space="preserve">The GSSP model describes </w:t>
      </w:r>
      <w:ins w:id="4148"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EB7E1F" w:rsidP="00821F1F">
      <w:pPr>
        <w:keepNext/>
      </w:pPr>
      <w:r>
        <w:rPr>
          <w:noProof/>
          <w:lang w:val="en-CA" w:eastAsia="en-CA"/>
        </w:rPr>
        <w:lastRenderedPageBreak/>
        <w:pict w14:anchorId="4B5A3431">
          <v:shape id="_x0000_i1096" type="#_x0000_t75" style="width:6in;height:326.45pt;visibility:visible;mso-wrap-style:square">
            <v:imagedata r:id="rId87"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149" w:author="Boisvert, Eric" w:date="2016-04-01T13:15:00Z">
        <w:r w:rsidR="008D755A">
          <w:rPr>
            <w:noProof/>
          </w:rPr>
          <w:t>70</w:t>
        </w:r>
      </w:ins>
      <w:ins w:id="4150" w:author="Eric Boisvert" w:date="2016-03-28T16:06:00Z">
        <w:del w:id="4151" w:author="Boisvert, Eric" w:date="2016-03-29T08:51:00Z">
          <w:r w:rsidR="003842F3" w:rsidDel="00CB122C">
            <w:rPr>
              <w:noProof/>
            </w:rPr>
            <w:delText>68</w:delText>
          </w:r>
        </w:del>
      </w:ins>
      <w:del w:id="4152"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153"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154" w:author="Boisvert, Eric" w:date="2016-03-29T09:05:00Z">
        <w:r w:rsidR="008279FB">
          <w:t>.</w:t>
        </w:r>
      </w:ins>
    </w:p>
    <w:p w14:paraId="6C5E99E9" w14:textId="6DEBB3B9" w:rsidR="00821F1F" w:rsidRDefault="00EB7E1F" w:rsidP="00821F1F">
      <w:pPr>
        <w:keepNext/>
      </w:pPr>
      <w:r>
        <w:rPr>
          <w:noProof/>
          <w:lang w:val="en-CA" w:eastAsia="en-CA"/>
        </w:rPr>
        <w:lastRenderedPageBreak/>
        <w:pict w14:anchorId="7C6C9DB9">
          <v:shape id="_x0000_i1097" type="#_x0000_t75" style="width:241.85pt;height:365.6pt;visibility:visible;mso-wrap-style:square">
            <v:imagedata r:id="rId88" o:title=""/>
          </v:shape>
        </w:pict>
      </w:r>
    </w:p>
    <w:p w14:paraId="27847BD6" w14:textId="2830403B" w:rsidR="00821F1F" w:rsidRPr="00BF2A41" w:rsidRDefault="00821F1F" w:rsidP="00821F1F">
      <w:pPr>
        <w:pStyle w:val="Caption"/>
        <w:rPr>
          <w:lang w:val="fr-CA"/>
          <w:rPrChange w:id="4155" w:author="Boisvert, Eric" w:date="2016-03-29T08:30:00Z">
            <w:rPr/>
          </w:rPrChange>
        </w:rPr>
      </w:pPr>
      <w:r w:rsidRPr="00BF2A41">
        <w:rPr>
          <w:lang w:val="fr-CA"/>
          <w:rPrChange w:id="4156" w:author="Boisvert, Eric" w:date="2016-03-29T08:30:00Z">
            <w:rPr/>
          </w:rPrChange>
        </w:rPr>
        <w:t xml:space="preserve">Figure </w:t>
      </w:r>
      <w:r w:rsidR="00673E83">
        <w:fldChar w:fldCharType="begin"/>
      </w:r>
      <w:r w:rsidR="00673E83" w:rsidRPr="00BF2A41">
        <w:rPr>
          <w:lang w:val="fr-CA"/>
          <w:rPrChange w:id="4157" w:author="Boisvert, Eric" w:date="2016-03-29T08:30:00Z">
            <w:rPr/>
          </w:rPrChange>
        </w:rPr>
        <w:instrText xml:space="preserve"> SEQ Figure \* ARABIC </w:instrText>
      </w:r>
      <w:r w:rsidR="00673E83">
        <w:fldChar w:fldCharType="separate"/>
      </w:r>
      <w:ins w:id="4158" w:author="Boisvert, Eric" w:date="2016-04-01T13:15:00Z">
        <w:r w:rsidR="008D755A">
          <w:rPr>
            <w:noProof/>
            <w:lang w:val="fr-CA"/>
          </w:rPr>
          <w:t>71</w:t>
        </w:r>
      </w:ins>
      <w:ins w:id="4159" w:author="Eric Boisvert" w:date="2016-03-28T16:06:00Z">
        <w:del w:id="4160" w:author="Boisvert, Eric" w:date="2016-03-29T08:51:00Z">
          <w:r w:rsidR="003842F3" w:rsidRPr="00BF2A41" w:rsidDel="00CB122C">
            <w:rPr>
              <w:noProof/>
              <w:lang w:val="fr-CA"/>
              <w:rPrChange w:id="4161" w:author="Boisvert, Eric" w:date="2016-03-29T08:30:00Z">
                <w:rPr>
                  <w:noProof/>
                </w:rPr>
              </w:rPrChange>
            </w:rPr>
            <w:delText>69</w:delText>
          </w:r>
        </w:del>
      </w:ins>
      <w:del w:id="4162" w:author="Boisvert, Eric" w:date="2016-03-29T08:51:00Z">
        <w:r w:rsidR="0085617E" w:rsidRPr="00BF2A41" w:rsidDel="00CB122C">
          <w:rPr>
            <w:noProof/>
            <w:lang w:val="fr-CA"/>
            <w:rPrChange w:id="4163" w:author="Boisvert, Eric" w:date="2016-03-29T08:30:00Z">
              <w:rPr>
                <w:noProof/>
              </w:rPr>
            </w:rPrChange>
          </w:rPr>
          <w:delText>71</w:delText>
        </w:r>
      </w:del>
      <w:r w:rsidR="00673E83">
        <w:rPr>
          <w:noProof/>
        </w:rPr>
        <w:fldChar w:fldCharType="end"/>
      </w:r>
      <w:r w:rsidR="00024B9A" w:rsidRPr="00BF2A41">
        <w:rPr>
          <w:lang w:val="fr-CA"/>
          <w:rPrChange w:id="4164" w:author="Boisvert, Eric" w:date="2016-03-29T08:30:00Z">
            <w:rPr/>
          </w:rPrChange>
        </w:rPr>
        <w:t>: Stratigraphic points</w:t>
      </w:r>
      <w:r w:rsidR="009328CD" w:rsidRPr="00BF2A41">
        <w:rPr>
          <w:lang w:val="fr-CA"/>
          <w:rPrChange w:id="4165" w:author="Boisvert, Eric" w:date="2016-03-29T08:30:00Z">
            <w:rPr/>
          </w:rPrChange>
        </w:rPr>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4166"/>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166"/>
      <w:r>
        <w:rPr>
          <w:rStyle w:val="CommentReference"/>
        </w:rPr>
        <w:commentReference w:id="4166"/>
      </w:r>
    </w:p>
    <w:p w14:paraId="25A5D343" w14:textId="6B08E83F" w:rsidR="00821F1F" w:rsidRDefault="009328CD" w:rsidP="00D20646">
      <w:pPr>
        <w:pStyle w:val="Heading5"/>
        <w:rPr>
          <w:lang w:val="en-CA"/>
        </w:rPr>
      </w:pPr>
      <w:bookmarkStart w:id="4167" w:name="BKM_58D632CF_BB56_4A60_B802_C78FC42B4B0D"/>
      <w:bookmarkEnd w:id="4167"/>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ins w:id="4168" w:author="Boisvert, Eric" w:date="2016-03-29T09:06:00Z">
        <w:r w:rsidR="008279FB">
          <w:rPr>
            <w:lang w:val="en-CA"/>
          </w:rPr>
          <w:t>.</w:t>
        </w:r>
      </w:ins>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ins w:id="4169" w:author="Boisvert, Eric" w:date="2016-03-29T09:06:00Z">
        <w:r w:rsidR="008279FB">
          <w:rPr>
            <w:lang w:val="en-CA"/>
          </w:rPr>
          <w:t>.</w:t>
        </w:r>
      </w:ins>
    </w:p>
    <w:p w14:paraId="385CD0D8" w14:textId="3144FD99" w:rsidR="00821F1F" w:rsidRDefault="00024B9A" w:rsidP="00024B9A">
      <w:pPr>
        <w:pStyle w:val="Heading4"/>
      </w:pPr>
      <w:bookmarkStart w:id="4170" w:name="BKM_B8B6E400_425B_496D_997B_63F3369FC8C6"/>
      <w:bookmarkStart w:id="4171" w:name="BKM_0A8B18AD_F79E_4E63_8D17_DE2C48F3AF42"/>
      <w:bookmarkStart w:id="4172" w:name="BKM_F023F8DE_07B5_4FF5_8335_917836DF40EC"/>
      <w:bookmarkEnd w:id="4170"/>
      <w:bookmarkEnd w:id="4171"/>
      <w:bookmarkEnd w:id="4172"/>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173" w:author="Boisvert, Eric" w:date="2016-03-29T09:06:00Z">
        <w:r w:rsidR="008279FB">
          <w:t>.</w:t>
        </w:r>
      </w:ins>
    </w:p>
    <w:p w14:paraId="16749770" w14:textId="1D9FFAFE" w:rsidR="00024B9A" w:rsidRDefault="00EB7E1F" w:rsidP="00024B9A">
      <w:pPr>
        <w:keepNext/>
      </w:pPr>
      <w:r>
        <w:rPr>
          <w:noProof/>
          <w:lang w:val="en-CA" w:eastAsia="en-CA"/>
        </w:rPr>
        <w:pict w14:anchorId="7DEA392A">
          <v:shape id="_x0000_i1098" type="#_x0000_t75" style="width:371.9pt;height:399.85pt;visibility:visible;mso-wrap-style:square">
            <v:imagedata r:id="rId89" o:title=""/>
          </v:shape>
        </w:pict>
      </w:r>
    </w:p>
    <w:p w14:paraId="25FBC17D" w14:textId="622F2900" w:rsidR="00024B9A" w:rsidRPr="00BF2A41" w:rsidRDefault="00024B9A" w:rsidP="00024B9A">
      <w:pPr>
        <w:pStyle w:val="Caption"/>
        <w:rPr>
          <w:lang w:val="fr-CA"/>
          <w:rPrChange w:id="4174" w:author="Boisvert, Eric" w:date="2016-03-29T08:30:00Z">
            <w:rPr/>
          </w:rPrChange>
        </w:rPr>
      </w:pPr>
      <w:r w:rsidRPr="00BF2A41">
        <w:rPr>
          <w:lang w:val="fr-CA"/>
          <w:rPrChange w:id="4175" w:author="Boisvert, Eric" w:date="2016-03-29T08:30:00Z">
            <w:rPr/>
          </w:rPrChange>
        </w:rPr>
        <w:t xml:space="preserve">Figure </w:t>
      </w:r>
      <w:r w:rsidR="00673E83">
        <w:fldChar w:fldCharType="begin"/>
      </w:r>
      <w:r w:rsidR="00673E83" w:rsidRPr="00BF2A41">
        <w:rPr>
          <w:lang w:val="fr-CA"/>
          <w:rPrChange w:id="4176" w:author="Boisvert, Eric" w:date="2016-03-29T08:30:00Z">
            <w:rPr/>
          </w:rPrChange>
        </w:rPr>
        <w:instrText xml:space="preserve"> SEQ Figure \* ARABIC </w:instrText>
      </w:r>
      <w:r w:rsidR="00673E83">
        <w:fldChar w:fldCharType="separate"/>
      </w:r>
      <w:ins w:id="4177" w:author="Boisvert, Eric" w:date="2016-04-01T13:15:00Z">
        <w:r w:rsidR="008D755A">
          <w:rPr>
            <w:noProof/>
            <w:lang w:val="fr-CA"/>
          </w:rPr>
          <w:t>72</w:t>
        </w:r>
      </w:ins>
      <w:ins w:id="4178" w:author="Eric Boisvert" w:date="2016-03-28T16:06:00Z">
        <w:del w:id="4179" w:author="Boisvert, Eric" w:date="2016-03-29T08:51:00Z">
          <w:r w:rsidR="003842F3" w:rsidRPr="00BF2A41" w:rsidDel="00CB122C">
            <w:rPr>
              <w:noProof/>
              <w:lang w:val="fr-CA"/>
              <w:rPrChange w:id="4180" w:author="Boisvert, Eric" w:date="2016-03-29T08:30:00Z">
                <w:rPr>
                  <w:noProof/>
                </w:rPr>
              </w:rPrChange>
            </w:rPr>
            <w:delText>70</w:delText>
          </w:r>
        </w:del>
      </w:ins>
      <w:del w:id="4181" w:author="Boisvert, Eric" w:date="2016-03-29T08:51:00Z">
        <w:r w:rsidR="0085617E" w:rsidRPr="00BF2A41" w:rsidDel="00CB122C">
          <w:rPr>
            <w:noProof/>
            <w:lang w:val="fr-CA"/>
            <w:rPrChange w:id="4182" w:author="Boisvert, Eric" w:date="2016-03-29T08:30:00Z">
              <w:rPr>
                <w:noProof/>
              </w:rPr>
            </w:rPrChange>
          </w:rPr>
          <w:delText>72</w:delText>
        </w:r>
      </w:del>
      <w:r w:rsidR="00673E83">
        <w:rPr>
          <w:noProof/>
        </w:rPr>
        <w:fldChar w:fldCharType="end"/>
      </w:r>
      <w:r w:rsidRPr="00BF2A41">
        <w:rPr>
          <w:lang w:val="fr-CA"/>
          <w:rPrChange w:id="4183" w:author="Boisvert, Eric" w:date="2016-03-29T08:30:00Z">
            <w:rPr/>
          </w:rPrChange>
        </w:rPr>
        <w:t>: Stratigraphic sections</w:t>
      </w:r>
      <w:r w:rsidR="009328CD" w:rsidRPr="00BF2A41">
        <w:rPr>
          <w:lang w:val="fr-CA"/>
          <w:rPrChange w:id="4184" w:author="Boisvert, Eric" w:date="2016-03-29T08:30:00Z">
            <w:rPr/>
          </w:rPrChange>
        </w:rPr>
        <w:t xml:space="preserve"> context diagram</w:t>
      </w:r>
      <w:ins w:id="4185" w:author="Boisvert, Eric" w:date="2016-03-29T09:06:00Z">
        <w:r w:rsidR="008279FB">
          <w:rPr>
            <w:lang w:val="fr-CA"/>
          </w:rPr>
          <w:t>.</w:t>
        </w:r>
      </w:ins>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ins w:id="4186" w:author="Boisvert, Eric" w:date="2016-03-29T09:06:00Z">
        <w:r w:rsidR="008279FB">
          <w:rPr>
            <w:lang w:val="en-CA"/>
          </w:rPr>
          <w:t>.</w:t>
        </w:r>
      </w:ins>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59ACE97F"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ins w:id="4187" w:author="Boisvert, Eric" w:date="2016-03-29T09:06:00Z">
        <w:r w:rsidR="008279FB">
          <w:t>.</w:t>
        </w:r>
      </w:ins>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ins w:id="4188" w:author="Boisvert, Eric" w:date="2016-03-29T09:06:00Z">
        <w:r w:rsidR="008279FB">
          <w:t>.</w:t>
        </w:r>
      </w:ins>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ins w:id="4189" w:author="Boisvert, Eric" w:date="2016-03-29T09:06:00Z">
        <w:r w:rsidR="008279FB">
          <w:t>.</w:t>
        </w:r>
      </w:ins>
    </w:p>
    <w:p w14:paraId="4098BE06" w14:textId="0760C900" w:rsidR="00024B9A" w:rsidRDefault="009C2973" w:rsidP="009C2973">
      <w:pPr>
        <w:pStyle w:val="Heading3"/>
      </w:pPr>
      <w:bookmarkStart w:id="4190" w:name="BKM_1C0FB01B_F4A6_4733_BA06_87BA9B2415C9"/>
      <w:bookmarkStart w:id="4191" w:name="BKM_FF29DAEB_3E4E_4D00_B3A1_D0E4D913A1D2"/>
      <w:bookmarkStart w:id="4192" w:name="BKM_2769F637_48D7_42F4_B567_915886458F2C"/>
      <w:bookmarkStart w:id="4193" w:name="BKM_DAEF393B_8D05_4043_87C1_9038BA957915"/>
      <w:bookmarkStart w:id="4194" w:name="BKM_45E678ED_7B83_4A86_A4BD_BC55352F39D9"/>
      <w:bookmarkStart w:id="4195" w:name="_Toc446944611"/>
      <w:bookmarkEnd w:id="4190"/>
      <w:bookmarkEnd w:id="4191"/>
      <w:bookmarkEnd w:id="4192"/>
      <w:bookmarkEnd w:id="4193"/>
      <w:bookmarkEnd w:id="4194"/>
      <w:r>
        <w:t>Temporal Reference System</w:t>
      </w:r>
      <w:bookmarkEnd w:id="419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EB7E1F" w:rsidP="009C2973">
      <w:pPr>
        <w:keepNext/>
      </w:pPr>
      <w:r>
        <w:rPr>
          <w:noProof/>
          <w:lang w:val="en-CA" w:eastAsia="en-CA"/>
        </w:rPr>
        <w:lastRenderedPageBreak/>
        <w:pict w14:anchorId="7E6628A8">
          <v:shape id="_x0000_i1099" type="#_x0000_t75" style="width:432.7pt;height:508.9pt;visibility:visible;mso-wrap-style:square">
            <v:imagedata r:id="rId90"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196" w:author="Boisvert, Eric" w:date="2016-04-01T13:15:00Z">
        <w:r w:rsidR="008D755A">
          <w:rPr>
            <w:noProof/>
          </w:rPr>
          <w:t>73</w:t>
        </w:r>
      </w:ins>
      <w:ins w:id="4197" w:author="Eric Boisvert" w:date="2016-03-28T16:06:00Z">
        <w:del w:id="4198" w:author="Boisvert, Eric" w:date="2016-03-29T08:51:00Z">
          <w:r w:rsidR="003842F3" w:rsidDel="00CB122C">
            <w:rPr>
              <w:noProof/>
            </w:rPr>
            <w:delText>71</w:delText>
          </w:r>
        </w:del>
      </w:ins>
      <w:del w:id="4199" w:author="Boisvert, Eric" w:date="2016-03-29T08:51:00Z">
        <w:r w:rsidR="0085617E" w:rsidDel="00CB122C">
          <w:rPr>
            <w:noProof/>
          </w:rPr>
          <w:delText>73</w:delText>
        </w:r>
      </w:del>
      <w:r w:rsidR="00673E83">
        <w:rPr>
          <w:noProof/>
        </w:rPr>
        <w:fldChar w:fldCharType="end"/>
      </w:r>
      <w:r>
        <w:t>: Temporal Reference System</w:t>
      </w:r>
      <w:ins w:id="4200"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201"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202"/>
      <w:r w:rsidR="00B0615B">
        <w:t xml:space="preserve">The association of an era with a stratotype is optional.  In the GSSP approach recommended by ICS for the Global </w:t>
      </w:r>
      <w:commentRangeEnd w:id="4202"/>
      <w:r w:rsidR="001B130F">
        <w:rPr>
          <w:rStyle w:val="CommentReference"/>
        </w:rPr>
        <w:commentReference w:id="4202"/>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Heading5"/>
      </w:pPr>
      <w:del w:id="4203" w:author="Boisvert, Eric" w:date="2016-03-30T13:24:00Z">
        <w:r w:rsidRPr="00F613F1" w:rsidDel="005D5CE5">
          <w:delText>M</w:delText>
        </w:r>
      </w:del>
      <w:proofErr w:type="gramStart"/>
      <w:ins w:id="4204" w:author="Boisvert, Eric" w:date="2016-03-30T13:24:00Z">
        <w:r w:rsidR="005D5CE5">
          <w:t>m</w:t>
        </w:r>
      </w:ins>
      <w:r w:rsidRPr="00F613F1">
        <w:t>ember</w:t>
      </w:r>
      <w:proofErr w:type="gramEnd"/>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538E657A" w:rsidR="00F613F1" w:rsidRPr="00D12552" w:rsidRDefault="00F613F1" w:rsidP="008132F4">
            <w:pPr>
              <w:pStyle w:val="Tabletext10"/>
              <w:jc w:val="left"/>
              <w:rPr>
                <w:rStyle w:val="reqtext"/>
                <w:lang w:val="en-CA"/>
              </w:rPr>
            </w:pPr>
            <w:r>
              <w:rPr>
                <w:rStyle w:val="reqtext"/>
                <w:lang w:val="en-CA"/>
              </w:rPr>
              <w:t>A member shall no</w:t>
            </w:r>
            <w:ins w:id="4205"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206"/>
            <w:r w:rsidR="00825468">
              <w:rPr>
                <w:rStyle w:val="reqtext"/>
                <w:lang w:val="en-CA"/>
              </w:rPr>
              <w:t>transitive member</w:t>
            </w:r>
            <w:commentRangeEnd w:id="4206"/>
            <w:r w:rsidR="00825468">
              <w:rPr>
                <w:rStyle w:val="CommentReference"/>
                <w:rFonts w:ascii="Times New Roman" w:eastAsia="Times New Roman" w:hAnsi="Times New Roman"/>
                <w:lang w:val="en-US" w:eastAsia="en-US"/>
              </w:rPr>
              <w:commentReference w:id="4206"/>
            </w:r>
            <w:r w:rsidR="00825468">
              <w:rPr>
                <w:rStyle w:val="reqtext"/>
                <w:lang w:val="en-CA"/>
              </w:rPr>
              <w:t>, refer to the current TimeOrdinalE</w:t>
            </w:r>
            <w:ins w:id="4207" w:author="Eric Boisvert" w:date="2016-04-01T16:44:00Z">
              <w:r w:rsidR="00513449">
                <w:rPr>
                  <w:rStyle w:val="reqtext"/>
                  <w:lang w:val="en-CA"/>
                </w:rPr>
                <w:t>ra</w:t>
              </w:r>
            </w:ins>
            <w:del w:id="4208" w:author="Eric Boisvert" w:date="2016-04-01T16:44:00Z">
              <w:r w:rsidR="00825468" w:rsidDel="00513449">
                <w:rPr>
                  <w:rStyle w:val="reqtext"/>
                  <w:lang w:val="en-CA"/>
                </w:rPr>
                <w:delText>ar</w:delText>
              </w:r>
            </w:del>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Heading5"/>
        <w:pPrChange w:id="4209" w:author="Eric Boisvert" w:date="2016-03-25T12:50:00Z">
          <w:pPr/>
        </w:pPrChange>
      </w:pPr>
      <w:proofErr w:type="gramStart"/>
      <w:ins w:id="4210" w:author="Boisvert, Eric" w:date="2016-03-30T13:25:00Z">
        <w:r>
          <w:t>g</w:t>
        </w:r>
      </w:ins>
      <w:proofErr w:type="gramEnd"/>
      <w:del w:id="4211"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212"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213"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4214"/>
      <w:proofErr w:type="gramStart"/>
      <w:r>
        <w:rPr>
          <w:lang w:val="en-CA"/>
        </w:rPr>
        <w:t>s</w:t>
      </w:r>
      <w:r w:rsidRPr="00D970E9">
        <w:rPr>
          <w:lang w:val="en-CA"/>
        </w:rPr>
        <w:t>tart</w:t>
      </w:r>
      <w:commentRangeEnd w:id="4214"/>
      <w:proofErr w:type="gramEnd"/>
      <w:r>
        <w:rPr>
          <w:rStyle w:val="CommentReference"/>
          <w:b w:val="0"/>
          <w:bCs w:val="0"/>
          <w:i w:val="0"/>
          <w:iCs w:val="0"/>
        </w:rPr>
        <w:commentReference w:id="4214"/>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Heading5"/>
      </w:pPr>
      <w:proofErr w:type="gramStart"/>
      <w:ins w:id="4215" w:author="Boisvert, Eric" w:date="2016-03-30T13:26:00Z">
        <w:r>
          <w:t>p</w:t>
        </w:r>
      </w:ins>
      <w:proofErr w:type="gramEnd"/>
      <w:del w:id="4216"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217" w:author="Boisvert, Eric" w:date="2016-03-30T13:26:00Z">
        <w:r w:rsidR="005D5B95">
          <w:rPr>
            <w:lang w:val="en-CA"/>
          </w:rPr>
          <w:t>n</w:t>
        </w:r>
      </w:ins>
      <w:r>
        <w:rPr>
          <w:lang w:val="en-CA"/>
        </w:rPr>
        <w:t xml:space="preserve"> OM_Observation </w:t>
      </w:r>
      <w:del w:id="4218" w:author="Boisvert, Eric" w:date="2016-03-30T13:27:00Z">
        <w:r w:rsidDel="005D5B95">
          <w:rPr>
            <w:lang w:val="en-CA"/>
          </w:rPr>
          <w:delText xml:space="preserve">to </w:delText>
        </w:r>
      </w:del>
      <w:ins w:id="4219" w:author="Boisvert, Eric" w:date="2016-03-30T13:27:00Z">
        <w:r w:rsidR="005D5B95">
          <w:rPr>
            <w:lang w:val="en-CA"/>
          </w:rPr>
          <w:t xml:space="preserve">in </w:t>
        </w:r>
      </w:ins>
      <w:r>
        <w:rPr>
          <w:lang w:val="en-CA"/>
        </w:rPr>
        <w:t>support</w:t>
      </w:r>
      <w:r w:rsidRPr="0059102D">
        <w:rPr>
          <w:lang w:val="en-CA"/>
        </w:rPr>
        <w:t xml:space="preserve"> </w:t>
      </w:r>
      <w:ins w:id="4220" w:author="Boisvert, Eric" w:date="2016-03-30T13:27:00Z">
        <w:r w:rsidR="005D5B95">
          <w:rPr>
            <w:lang w:val="en-CA"/>
          </w:rPr>
          <w:t xml:space="preserve">of </w:t>
        </w:r>
      </w:ins>
      <w:r w:rsidRPr="0059102D">
        <w:rPr>
          <w:lang w:val="en-CA"/>
        </w:rPr>
        <w:t>the existence of the boundary (geochronology, paleontology, etc.)</w:t>
      </w:r>
      <w:ins w:id="4221" w:author="Boisvert, Eric" w:date="2016-03-29T09:06:00Z">
        <w:r w:rsidR="008279FB">
          <w:rPr>
            <w:lang w:val="en-CA"/>
          </w:rPr>
          <w:t>.</w:t>
        </w:r>
      </w:ins>
    </w:p>
    <w:p w14:paraId="4F046F66" w14:textId="58C4DB99" w:rsidR="00B0615B" w:rsidRDefault="00935ECA" w:rsidP="00935ECA">
      <w:pPr>
        <w:pStyle w:val="Heading3"/>
      </w:pPr>
      <w:bookmarkStart w:id="4222" w:name="BKM_63ECF066_EE03_4253_8744_0F86D06238D4"/>
      <w:bookmarkStart w:id="4223" w:name="BKM_87370C48_A777_490F_8AD5_7B430EEB4CC8"/>
      <w:bookmarkStart w:id="4224" w:name="BKM_229122EC_1DA3_4235_81D3_26787B18C5E7"/>
      <w:bookmarkStart w:id="4225" w:name="_Toc446944612"/>
      <w:bookmarkEnd w:id="4222"/>
      <w:bookmarkEnd w:id="4223"/>
      <w:bookmarkEnd w:id="4224"/>
      <w:r>
        <w:t>Time scale</w:t>
      </w:r>
      <w:bookmarkEnd w:id="422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EB7E1F" w:rsidP="00935ECA">
      <w:pPr>
        <w:keepNext/>
      </w:pPr>
      <w:r>
        <w:rPr>
          <w:noProof/>
          <w:lang w:val="en-CA" w:eastAsia="en-CA"/>
        </w:rPr>
        <w:lastRenderedPageBreak/>
        <w:pict w14:anchorId="61396997">
          <v:shape id="_x0000_i1100" type="#_x0000_t75" style="width:6in;height:380.95pt;visibility:visible;mso-wrap-style:square">
            <v:imagedata r:id="rId91"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226" w:author="Boisvert, Eric" w:date="2016-04-01T13:15:00Z">
        <w:r w:rsidR="008D755A">
          <w:rPr>
            <w:noProof/>
          </w:rPr>
          <w:t>74</w:t>
        </w:r>
      </w:ins>
      <w:ins w:id="4227" w:author="Eric Boisvert" w:date="2016-03-28T16:06:00Z">
        <w:del w:id="4228" w:author="Boisvert, Eric" w:date="2016-03-29T08:51:00Z">
          <w:r w:rsidR="003842F3" w:rsidDel="00CB122C">
            <w:rPr>
              <w:noProof/>
            </w:rPr>
            <w:delText>72</w:delText>
          </w:r>
        </w:del>
      </w:ins>
      <w:del w:id="4229" w:author="Boisvert, Eric" w:date="2016-03-29T08:51:00Z">
        <w:r w:rsidR="00090DCF" w:rsidDel="00CB122C">
          <w:rPr>
            <w:noProof/>
          </w:rPr>
          <w:delText>58</w:delText>
        </w:r>
      </w:del>
      <w:r w:rsidR="00673E83">
        <w:rPr>
          <w:noProof/>
        </w:rPr>
        <w:fldChar w:fldCharType="end"/>
      </w:r>
      <w:r>
        <w:t>: Time scale</w:t>
      </w:r>
      <w:ins w:id="4230"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231"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EB7E1F" w:rsidP="00606F7E">
      <w:pPr>
        <w:keepNext/>
      </w:pPr>
      <w:r>
        <w:rPr>
          <w:noProof/>
          <w:lang w:val="en-CA" w:eastAsia="en-CA"/>
        </w:rPr>
        <w:pict w14:anchorId="4C779ED5">
          <v:shape id="_x0000_i1101" type="#_x0000_t75" style="width:6in;height:391.45pt;visibility:visible;mso-wrap-style:square">
            <v:imagedata r:id="rId92"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232" w:author="Boisvert, Eric" w:date="2016-04-01T13:15:00Z">
        <w:r w:rsidR="008D755A">
          <w:rPr>
            <w:noProof/>
          </w:rPr>
          <w:t>75</w:t>
        </w:r>
      </w:ins>
      <w:ins w:id="4233" w:author="Eric Boisvert" w:date="2016-03-28T16:06:00Z">
        <w:del w:id="4234" w:author="Boisvert, Eric" w:date="2016-03-29T08:51:00Z">
          <w:r w:rsidR="003842F3" w:rsidDel="00CB122C">
            <w:rPr>
              <w:noProof/>
            </w:rPr>
            <w:delText>73</w:delText>
          </w:r>
        </w:del>
      </w:ins>
      <w:del w:id="4235" w:author="Boisvert, Eric" w:date="2016-03-29T08:51:00Z">
        <w:r w:rsidR="0085617E" w:rsidDel="00CB122C">
          <w:rPr>
            <w:noProof/>
          </w:rPr>
          <w:delText>75</w:delText>
        </w:r>
      </w:del>
      <w:r w:rsidR="00673E83">
        <w:rPr>
          <w:noProof/>
        </w:rPr>
        <w:fldChar w:fldCharType="end"/>
      </w:r>
      <w:r>
        <w:t xml:space="preserve"> : GeochronologicEra</w:t>
      </w:r>
      <w:ins w:id="4236" w:author="Boisvert, Eric" w:date="2016-03-29T09:07:00Z">
        <w:r w:rsidR="008279FB">
          <w:t xml:space="preserve"> context diagram.</w:t>
        </w:r>
      </w:ins>
    </w:p>
    <w:p w14:paraId="5E62F251" w14:textId="7FEB2880" w:rsidR="00935ECA" w:rsidRDefault="001B130F" w:rsidP="00D20646">
      <w:pPr>
        <w:pStyle w:val="Heading5"/>
        <w:rPr>
          <w:lang w:val="en-CA"/>
        </w:rPr>
      </w:pPr>
      <w:bookmarkStart w:id="4237" w:name="BKM_87E807D4_B547_4527_95DA_3886362CC5FC"/>
      <w:bookmarkEnd w:id="4237"/>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238" w:author="Boisvert, Eric" w:date="2016-03-29T09:07:00Z">
        <w:r w:rsidR="008279FB">
          <w:rPr>
            <w:lang w:val="en-CA"/>
          </w:rPr>
          <w:t>.</w:t>
        </w:r>
      </w:ins>
    </w:p>
    <w:p w14:paraId="3A6EE748" w14:textId="43E01A96" w:rsidR="00935ECA" w:rsidRDefault="00606F7E" w:rsidP="00606F7E">
      <w:pPr>
        <w:pStyle w:val="Heading4"/>
      </w:pPr>
      <w:bookmarkStart w:id="4239" w:name="BKM_84F1004A_AA50_459B_B70A_65E13CA8B294"/>
      <w:bookmarkEnd w:id="4239"/>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240" w:author="Boisvert, Eric" w:date="2016-03-29T09:08:00Z">
        <w:r w:rsidR="00606F7E" w:rsidRPr="00606F7E" w:rsidDel="008279FB">
          <w:delText xml:space="preserve"> </w:delText>
        </w:r>
      </w:del>
      <w:r w:rsidR="00606F7E" w:rsidRPr="00606F7E">
        <w:t>boundary between two geochronologic time periods</w:t>
      </w:r>
      <w:ins w:id="4241" w:author="Boisvert, Eric" w:date="2016-03-29T09:08:00Z">
        <w:r w:rsidR="008279FB">
          <w:t>.</w:t>
        </w:r>
      </w:ins>
    </w:p>
    <w:p w14:paraId="7D8220B0" w14:textId="77777777" w:rsidR="00606F7E" w:rsidRDefault="00606F7E" w:rsidP="00821F1F"/>
    <w:p w14:paraId="5A63EE19" w14:textId="38BBBEB7" w:rsidR="00C343CA" w:rsidRDefault="00EB7E1F" w:rsidP="00C343CA">
      <w:pPr>
        <w:keepNext/>
      </w:pPr>
      <w:r>
        <w:rPr>
          <w:noProof/>
          <w:lang w:val="en-CA" w:eastAsia="en-CA"/>
        </w:rPr>
        <w:lastRenderedPageBreak/>
        <w:pict w14:anchorId="1938F27F">
          <v:shape id="_x0000_i1102" type="#_x0000_t75" style="width:431.3pt;height:470.45pt;visibility:visible;mso-wrap-style:square">
            <v:imagedata r:id="rId93"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242" w:author="Boisvert, Eric" w:date="2016-04-01T13:15:00Z">
        <w:r w:rsidR="008D755A">
          <w:rPr>
            <w:noProof/>
          </w:rPr>
          <w:t>76</w:t>
        </w:r>
      </w:ins>
      <w:ins w:id="4243" w:author="Eric Boisvert" w:date="2016-03-28T16:06:00Z">
        <w:del w:id="4244" w:author="Boisvert, Eric" w:date="2016-03-29T08:51:00Z">
          <w:r w:rsidR="003842F3" w:rsidDel="00CB122C">
            <w:rPr>
              <w:noProof/>
            </w:rPr>
            <w:delText>74</w:delText>
          </w:r>
        </w:del>
      </w:ins>
      <w:del w:id="4245"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246" w:author="Boisvert, Eric" w:date="2016-03-29T09:08:00Z">
        <w:r w:rsidR="008279FB">
          <w:t>.</w:t>
        </w:r>
      </w:ins>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247" w:author="Boisvert, Eric" w:date="2016-04-01T07:54:00Z">
        <w:r w:rsidR="00E21DD0">
          <w:t xml:space="preserve">Figure </w:t>
        </w:r>
        <w:r w:rsidR="00E21DD0">
          <w:rPr>
            <w:noProof/>
          </w:rPr>
          <w:t>76</w:t>
        </w:r>
      </w:ins>
      <w:ins w:id="4248" w:author="Eric Boisvert" w:date="2016-03-28T16:06:00Z">
        <w:del w:id="4249" w:author="Boisvert, Eric" w:date="2016-04-01T07:53:00Z">
          <w:r w:rsidR="003842F3" w:rsidDel="00E21DD0">
            <w:delText xml:space="preserve">Figure </w:delText>
          </w:r>
          <w:r w:rsidR="003842F3" w:rsidDel="00E21DD0">
            <w:rPr>
              <w:noProof/>
            </w:rPr>
            <w:delText>75</w:delText>
          </w:r>
        </w:del>
      </w:ins>
      <w:del w:id="4250"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EB7E1F" w:rsidP="008132F4">
      <w:pPr>
        <w:keepNext/>
      </w:pPr>
      <w:r>
        <w:pict w14:anchorId="5AC5B4AF">
          <v:shape id="_x0000_i1103" type="#_x0000_t75" style="width:6in;height:227.2pt">
            <v:imagedata r:id="rId94" o:title=""/>
          </v:shape>
        </w:pict>
      </w:r>
    </w:p>
    <w:p w14:paraId="50D97A28" w14:textId="0CC7BBF3" w:rsidR="008132F4" w:rsidRDefault="008132F4" w:rsidP="008132F4">
      <w:pPr>
        <w:pStyle w:val="Caption"/>
      </w:pPr>
      <w:bookmarkStart w:id="4251" w:name="_Ref440945032"/>
      <w:r>
        <w:t xml:space="preserve">Figure </w:t>
      </w:r>
      <w:r>
        <w:fldChar w:fldCharType="begin"/>
      </w:r>
      <w:r>
        <w:instrText xml:space="preserve"> SEQ Figure \* ARABIC </w:instrText>
      </w:r>
      <w:r>
        <w:fldChar w:fldCharType="separate"/>
      </w:r>
      <w:ins w:id="4252" w:author="Boisvert, Eric" w:date="2016-04-01T13:15:00Z">
        <w:r w:rsidR="008D755A">
          <w:rPr>
            <w:noProof/>
          </w:rPr>
          <w:t>77</w:t>
        </w:r>
      </w:ins>
      <w:ins w:id="4253" w:author="Eric Boisvert" w:date="2016-03-28T16:06:00Z">
        <w:del w:id="4254" w:author="Boisvert, Eric" w:date="2016-03-29T08:51:00Z">
          <w:r w:rsidR="003842F3" w:rsidDel="00CB122C">
            <w:rPr>
              <w:noProof/>
            </w:rPr>
            <w:delText>75</w:delText>
          </w:r>
        </w:del>
      </w:ins>
      <w:del w:id="4255" w:author="Boisvert, Eric" w:date="2016-03-29T08:51:00Z">
        <w:r w:rsidR="0085617E" w:rsidDel="00CB122C">
          <w:rPr>
            <w:noProof/>
          </w:rPr>
          <w:delText>77</w:delText>
        </w:r>
      </w:del>
      <w:r>
        <w:fldChar w:fldCharType="end"/>
      </w:r>
      <w:bookmarkEnd w:id="4251"/>
      <w:r>
        <w:t xml:space="preserve"> : Partial encoding of Miocene</w:t>
      </w:r>
      <w:ins w:id="4256"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257" w:author="Boisvert, Eric" w:date="2016-03-30T13:30:00Z">
        <w:r w:rsidR="005D5B95">
          <w:t xml:space="preserve"> </w:t>
        </w:r>
      </w:ins>
      <w:del w:id="4258" w:author="Boisvert, Eric" w:date="2016-03-30T13:30:00Z">
        <w:r w:rsidR="00B42641" w:rsidDel="005D5B95">
          <w:delText xml:space="preserve"> (</w:delText>
        </w:r>
      </w:del>
      <w:r w:rsidR="00B42641">
        <w:t>where boundaries are not defined by a material reference but a</w:t>
      </w:r>
      <w:ins w:id="4259" w:author="Boisvert, Eric" w:date="2016-03-30T13:30:00Z">
        <w:r w:rsidR="005D5B95">
          <w:t>s</w:t>
        </w:r>
      </w:ins>
      <w:r w:rsidR="00B42641">
        <w:t xml:space="preserve"> numerical value</w:t>
      </w:r>
      <w:ins w:id="4260" w:author="Boisvert, Eric" w:date="2016-03-30T13:30:00Z">
        <w:r w:rsidR="005D5B95">
          <w:t>s</w:t>
        </w:r>
      </w:ins>
      <w:del w:id="4261" w:author="Boisvert, Eric" w:date="2016-03-30T13:30:00Z">
        <w:r w:rsidR="00B42641" w:rsidDel="005D5B95">
          <w:delText>)</w:delText>
        </w:r>
      </w:del>
      <w:r w:rsidR="00B42641">
        <w:t>.</w:t>
      </w:r>
    </w:p>
    <w:p w14:paraId="172FA562" w14:textId="77777777" w:rsidR="008279FB" w:rsidRDefault="00EB7E1F">
      <w:pPr>
        <w:keepNext/>
        <w:rPr>
          <w:ins w:id="4262" w:author="Boisvert, Eric" w:date="2016-03-29T09:08:00Z"/>
        </w:rPr>
        <w:pPrChange w:id="4263" w:author="Boisvert, Eric" w:date="2016-03-29T09:08:00Z">
          <w:pPr/>
        </w:pPrChange>
      </w:pPr>
      <w:r>
        <w:rPr>
          <w:noProof/>
          <w:lang w:val="en-CA" w:eastAsia="en-CA"/>
        </w:rPr>
        <w:lastRenderedPageBreak/>
        <w:pict w14:anchorId="344623C1">
          <v:shape id="_x0000_i1104" type="#_x0000_t75" style="width:278.9pt;height:327.15pt;visibility:visible;mso-wrap-style:square">
            <v:imagedata r:id="rId95" o:title=""/>
          </v:shape>
        </w:pict>
      </w:r>
    </w:p>
    <w:p w14:paraId="701A1A7D" w14:textId="51EC04D8" w:rsidR="00B42641" w:rsidRDefault="008279FB">
      <w:pPr>
        <w:pStyle w:val="Caption"/>
        <w:pPrChange w:id="4264" w:author="Boisvert, Eric" w:date="2016-03-29T09:08:00Z">
          <w:pPr/>
        </w:pPrChange>
      </w:pPr>
      <w:ins w:id="4265" w:author="Boisvert, Eric" w:date="2016-03-29T09:08:00Z">
        <w:r>
          <w:t xml:space="preserve">Figure </w:t>
        </w:r>
        <w:r>
          <w:fldChar w:fldCharType="begin"/>
        </w:r>
        <w:r>
          <w:instrText xml:space="preserve"> SEQ Figure \* ARABIC </w:instrText>
        </w:r>
      </w:ins>
      <w:r>
        <w:fldChar w:fldCharType="separate"/>
      </w:r>
      <w:ins w:id="4266" w:author="Boisvert, Eric" w:date="2016-04-01T13:15:00Z">
        <w:r w:rsidR="008D755A">
          <w:rPr>
            <w:noProof/>
          </w:rPr>
          <w:t>78</w:t>
        </w:r>
      </w:ins>
      <w:ins w:id="4267"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268"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269" w:name="_Toc446944613"/>
      <w:r>
        <w:t>Geologic time</w:t>
      </w:r>
      <w:r w:rsidR="00B42641">
        <w:t xml:space="preserve"> vocabularies</w:t>
      </w:r>
      <w:bookmarkEnd w:id="4269"/>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270" w:author="Boisvert, Eric" w:date="2016-04-01T07:54:00Z">
        <w:r w:rsidR="00E21DD0">
          <w:t xml:space="preserve">Table </w:t>
        </w:r>
        <w:r w:rsidR="00E21DD0">
          <w:rPr>
            <w:noProof/>
          </w:rPr>
          <w:t>6</w:t>
        </w:r>
      </w:ins>
      <w:ins w:id="4271" w:author="Eric Boisvert" w:date="2016-03-28T16:06:00Z">
        <w:del w:id="4272" w:author="Boisvert, Eric" w:date="2016-04-01T07:53:00Z">
          <w:r w:rsidR="003842F3" w:rsidDel="00E21DD0">
            <w:delText xml:space="preserve">Table </w:delText>
          </w:r>
          <w:r w:rsidR="003842F3" w:rsidDel="00E21DD0">
            <w:rPr>
              <w:noProof/>
            </w:rPr>
            <w:delText>6</w:delText>
          </w:r>
        </w:del>
      </w:ins>
      <w:del w:id="4273"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274"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274"/>
      <w:r>
        <w:t>: Geologic time vocabulary</w:t>
      </w:r>
      <w:ins w:id="4275" w:author="Boisvert, Eric" w:date="2016-03-29T09:08: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4276"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276"/>
    </w:p>
    <w:p w14:paraId="55EC4296" w14:textId="77777777" w:rsidR="00611A7A" w:rsidRDefault="00611A7A" w:rsidP="00CD7325">
      <w:pPr>
        <w:rPr>
          <w:ins w:id="4277"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278" w:author="Eric Boisvert" w:date="2016-04-01T16:46:00Z"/>
          <w:lang w:val="en-CA"/>
        </w:rPr>
      </w:pPr>
      <w:ins w:id="4279"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280" w:author="Boisvert, Eric" w:date="2016-03-30T13:37:00Z">
        <w:r w:rsidRPr="00CD7325" w:rsidDel="004E6F80">
          <w:rPr>
            <w:lang w:val="en-CA"/>
          </w:rPr>
          <w:delText>model elements for representing</w:delText>
        </w:r>
      </w:del>
      <w:ins w:id="4281" w:author="Boisvert, Eric" w:date="2016-03-30T13:37:00Z">
        <w:r w:rsidR="004E6F80">
          <w:rPr>
            <w:lang w:val="en-CA"/>
          </w:rPr>
          <w:t>representing information model for</w:t>
        </w:r>
      </w:ins>
      <w:r w:rsidRPr="00CD7325">
        <w:rPr>
          <w:lang w:val="en-CA"/>
        </w:rPr>
        <w:t xml:space="preserve"> Boreholes</w:t>
      </w:r>
      <w:ins w:id="4282"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283"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EB7E1F" w:rsidP="000B1244">
      <w:pPr>
        <w:keepNext/>
      </w:pPr>
      <w:r>
        <w:rPr>
          <w:noProof/>
          <w:lang w:val="en-CA" w:eastAsia="en-CA"/>
        </w:rPr>
        <w:pict w14:anchorId="05DF672F">
          <v:shape id="_x0000_i1105" type="#_x0000_t75" style="width:6in;height:316.65pt;visibility:visible;mso-wrap-style:square">
            <v:imagedata r:id="rId96"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284" w:author="Boisvert, Eric" w:date="2016-04-01T13:15:00Z">
        <w:r w:rsidR="008D755A">
          <w:rPr>
            <w:noProof/>
          </w:rPr>
          <w:t>79</w:t>
        </w:r>
      </w:ins>
      <w:ins w:id="4285" w:author="Eric Boisvert" w:date="2016-03-28T16:06:00Z">
        <w:del w:id="4286" w:author="Boisvert, Eric" w:date="2016-03-29T08:51:00Z">
          <w:r w:rsidR="003842F3" w:rsidDel="00CB122C">
            <w:rPr>
              <w:noProof/>
            </w:rPr>
            <w:delText>76</w:delText>
          </w:r>
        </w:del>
      </w:ins>
      <w:del w:id="4287" w:author="Boisvert, Eric" w:date="2016-03-29T08:51:00Z">
        <w:r w:rsidR="0085617E" w:rsidDel="00CB122C">
          <w:rPr>
            <w:noProof/>
          </w:rPr>
          <w:delText>78</w:delText>
        </w:r>
      </w:del>
      <w:r w:rsidR="00673E83">
        <w:rPr>
          <w:noProof/>
        </w:rPr>
        <w:fldChar w:fldCharType="end"/>
      </w:r>
      <w:r>
        <w:t>: Borehole dependency diagram</w:t>
      </w:r>
      <w:ins w:id="4288" w:author="Boisvert, Eric" w:date="2016-03-29T09:09:00Z">
        <w:r w:rsidR="00B8253A">
          <w:t>.</w:t>
        </w:r>
      </w:ins>
    </w:p>
    <w:p w14:paraId="1B8F04AD" w14:textId="77777777" w:rsidR="000B1244" w:rsidRDefault="000B1244" w:rsidP="00CD7325">
      <w:pPr>
        <w:rPr>
          <w:lang w:val="en-CA"/>
        </w:rPr>
      </w:pPr>
    </w:p>
    <w:p w14:paraId="77D69A94" w14:textId="04AAA7F9" w:rsidR="00F46BB7" w:rsidRDefault="00EB7E1F" w:rsidP="00F46BB7">
      <w:pPr>
        <w:keepNext/>
      </w:pPr>
      <w:r>
        <w:rPr>
          <w:noProof/>
          <w:lang w:val="en-CA" w:eastAsia="en-CA"/>
        </w:rPr>
        <w:lastRenderedPageBreak/>
        <w:pict w14:anchorId="7FDE0D21">
          <v:shape id="_x0000_i1106" type="#_x0000_t75" style="width:6in;height:336.25pt;visibility:visible;mso-wrap-style:square">
            <v:imagedata r:id="rId97"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89" w:author="Boisvert, Eric" w:date="2016-04-01T13:15:00Z">
        <w:r w:rsidR="008D755A">
          <w:rPr>
            <w:noProof/>
          </w:rPr>
          <w:t>80</w:t>
        </w:r>
      </w:ins>
      <w:ins w:id="4290" w:author="Eric Boisvert" w:date="2016-03-28T16:06:00Z">
        <w:del w:id="4291" w:author="Boisvert, Eric" w:date="2016-03-29T08:51:00Z">
          <w:r w:rsidR="003842F3" w:rsidDel="00CB122C">
            <w:rPr>
              <w:noProof/>
            </w:rPr>
            <w:delText>77</w:delText>
          </w:r>
        </w:del>
      </w:ins>
      <w:del w:id="4292" w:author="Boisvert, Eric" w:date="2016-03-29T08:51:00Z">
        <w:r w:rsidR="0085617E" w:rsidDel="00CB122C">
          <w:rPr>
            <w:noProof/>
          </w:rPr>
          <w:delText>79</w:delText>
        </w:r>
      </w:del>
      <w:r w:rsidR="00673E83">
        <w:rPr>
          <w:noProof/>
        </w:rPr>
        <w:fldChar w:fldCharType="end"/>
      </w:r>
      <w:r>
        <w:t>: Borehole summary diagram</w:t>
      </w:r>
      <w:ins w:id="4293"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294" w:name="_Toc446944615"/>
      <w:r>
        <w:rPr>
          <w:lang w:val="en-CA"/>
        </w:rPr>
        <w:t>Borehole</w:t>
      </w:r>
      <w:bookmarkEnd w:id="4294"/>
    </w:p>
    <w:p w14:paraId="54B9517D" w14:textId="77777777" w:rsidR="00B8253A" w:rsidRDefault="00B8253A" w:rsidP="00CD7325">
      <w:pPr>
        <w:rPr>
          <w:ins w:id="4295"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EB7E1F" w:rsidP="00F46BB7">
      <w:pPr>
        <w:keepNext/>
      </w:pPr>
      <w:r>
        <w:rPr>
          <w:noProof/>
          <w:lang w:val="en-CA" w:eastAsia="en-CA"/>
        </w:rPr>
        <w:lastRenderedPageBreak/>
        <w:pict w14:anchorId="6B5502F1">
          <v:shape id="_x0000_i1107" type="#_x0000_t75" style="width:6in;height:243.95pt;visibility:visible;mso-wrap-style:square">
            <v:imagedata r:id="rId98"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96" w:author="Boisvert, Eric" w:date="2016-04-01T13:15:00Z">
        <w:r w:rsidR="008D755A">
          <w:rPr>
            <w:noProof/>
          </w:rPr>
          <w:t>81</w:t>
        </w:r>
      </w:ins>
      <w:ins w:id="4297" w:author="Eric Boisvert" w:date="2016-03-28T16:06:00Z">
        <w:del w:id="4298" w:author="Boisvert, Eric" w:date="2016-03-29T08:51:00Z">
          <w:r w:rsidR="003842F3" w:rsidDel="00CB122C">
            <w:rPr>
              <w:noProof/>
            </w:rPr>
            <w:delText>78</w:delText>
          </w:r>
        </w:del>
      </w:ins>
      <w:del w:id="4299" w:author="Boisvert, Eric" w:date="2016-03-29T08:51:00Z">
        <w:r w:rsidR="0085617E" w:rsidDel="00CB122C">
          <w:rPr>
            <w:noProof/>
          </w:rPr>
          <w:delText>80</w:delText>
        </w:r>
      </w:del>
      <w:r w:rsidR="00673E83">
        <w:rPr>
          <w:noProof/>
        </w:rPr>
        <w:fldChar w:fldCharType="end"/>
      </w:r>
      <w:r>
        <w:t>: Borehole</w:t>
      </w:r>
      <w:ins w:id="4300"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301" w:author="Boisvert, Eric" w:date="2016-03-30T13:39:00Z">
        <w:r w:rsidR="004E6F80">
          <w:rPr>
            <w:lang w:val="en-CA"/>
          </w:rPr>
          <w:t>.</w:t>
        </w:r>
      </w:ins>
      <w:del w:id="4302"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303" w:author="Boisvert, Eric" w:date="2016-03-30T13:39:00Z">
        <w:r>
          <w:rPr>
            <w:lang w:val="en-CA"/>
          </w:rPr>
          <w:t>Drilling Details is a</w:t>
        </w:r>
      </w:ins>
      <w:del w:id="4304" w:author="Boisvert, Eric" w:date="2016-03-30T13:39:00Z">
        <w:r w:rsidR="00F46BB7" w:rsidRPr="00F46BB7" w:rsidDel="004E6F80">
          <w:rPr>
            <w:lang w:val="en-CA"/>
          </w:rPr>
          <w:delText>A</w:delText>
        </w:r>
      </w:del>
      <w:r w:rsidR="00F46BB7" w:rsidRPr="00F46BB7">
        <w:rPr>
          <w:lang w:val="en-CA"/>
        </w:rPr>
        <w:t xml:space="preserve"> class t</w:t>
      </w:r>
      <w:ins w:id="4305" w:author="Boisvert, Eric" w:date="2016-03-30T13:39:00Z">
        <w:r>
          <w:rPr>
            <w:lang w:val="en-CA"/>
          </w:rPr>
          <w:t>hat</w:t>
        </w:r>
      </w:ins>
      <w:del w:id="4306" w:author="Boisvert, Eric" w:date="2016-03-30T13:39:00Z">
        <w:r w:rsidR="00F46BB7" w:rsidRPr="00F46BB7" w:rsidDel="004E6F80">
          <w:rPr>
            <w:lang w:val="en-CA"/>
          </w:rPr>
          <w:delText>o</w:delText>
        </w:r>
      </w:del>
      <w:r w:rsidR="00F46BB7" w:rsidRPr="00F46BB7">
        <w:rPr>
          <w:lang w:val="en-CA"/>
        </w:rPr>
        <w:t xml:space="preserve"> capture</w:t>
      </w:r>
      <w:ins w:id="4307" w:author="Boisvert, Eric" w:date="2016-03-30T13:39:00Z">
        <w:r>
          <w:rPr>
            <w:lang w:val="en-CA"/>
          </w:rPr>
          <w:t>s</w:t>
        </w:r>
      </w:ins>
      <w:r w:rsidR="00F46BB7" w:rsidRPr="00F46BB7">
        <w:rPr>
          <w:lang w:val="en-CA"/>
        </w:rPr>
        <w:t xml:space="preserve"> </w:t>
      </w:r>
      <w:ins w:id="4308" w:author="Boisvert, Eric" w:date="2016-03-30T13:39:00Z">
        <w:r>
          <w:rPr>
            <w:lang w:val="en-CA"/>
          </w:rPr>
          <w:t xml:space="preserve">the </w:t>
        </w:r>
      </w:ins>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ins w:id="4309" w:author="Boisvert, Eric" w:date="2016-03-30T13:40:00Z">
        <w:r>
          <w:rPr>
            <w:lang w:val="en-CA"/>
          </w:rPr>
          <w:t>s</w:t>
        </w:r>
      </w:ins>
      <w:r w:rsidR="00F46BB7" w:rsidRPr="00F46BB7">
        <w:rPr>
          <w:lang w:val="en-CA"/>
        </w:rPr>
        <w:t xml:space="preserve"> down the </w:t>
      </w:r>
      <w:del w:id="4310" w:author="Boisvert, Eric" w:date="2016-03-30T13:40:00Z">
        <w:r w:rsidR="00F46BB7" w:rsidRPr="00F46BB7" w:rsidDel="004E6F80">
          <w:rPr>
            <w:lang w:val="en-CA"/>
          </w:rPr>
          <w:delText>hole</w:delText>
        </w:r>
      </w:del>
      <w:ins w:id="4311"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312" w:author="Eric Boisvert" w:date="2016-03-25T13:08:00Z"/>
          <w:noProof/>
          <w:lang w:val="en-CA" w:eastAsia="en-CA"/>
        </w:rPr>
      </w:pPr>
    </w:p>
    <w:p w14:paraId="72C112B5" w14:textId="18D7BED0" w:rsidR="00745739" w:rsidRDefault="00EB7E1F" w:rsidP="008B1DC6">
      <w:pPr>
        <w:keepNext/>
      </w:pPr>
      <w:ins w:id="4313" w:author="Eric Boisvert" w:date="2016-03-25T13:08:00Z">
        <w:r>
          <w:pict w14:anchorId="703301F9">
            <v:shape id="_x0000_i1108" type="#_x0000_t75" style="width:432.7pt;height:277.5pt">
              <v:imagedata r:id="rId99"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14" w:author="Boisvert, Eric" w:date="2016-04-01T13:15:00Z">
        <w:r w:rsidR="008D755A">
          <w:rPr>
            <w:noProof/>
          </w:rPr>
          <w:t>82</w:t>
        </w:r>
      </w:ins>
      <w:ins w:id="4315" w:author="Eric Boisvert" w:date="2016-03-28T16:06:00Z">
        <w:del w:id="4316" w:author="Boisvert, Eric" w:date="2016-03-29T08:51:00Z">
          <w:r w:rsidR="003842F3" w:rsidDel="00CB122C">
            <w:rPr>
              <w:noProof/>
            </w:rPr>
            <w:delText>79</w:delText>
          </w:r>
        </w:del>
      </w:ins>
      <w:del w:id="4317"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2E9BD5DA" w:rsidR="004E6F80" w:rsidRDefault="0056286F" w:rsidP="004E6F80">
      <w:pPr>
        <w:rPr>
          <w:ins w:id="4318" w:author="Boisvert, Eric" w:date="2016-03-30T13:42:00Z"/>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ins w:id="4319" w:author="Boisvert, Eric" w:date="2016-03-29T09:09:00Z">
        <w:r w:rsidR="00B8253A">
          <w:rPr>
            <w:lang w:val="en-CA"/>
          </w:rPr>
          <w:t>,</w:t>
        </w:r>
      </w:ins>
      <w:del w:id="4320" w:author="Boisvert, Eric" w:date="2016-03-29T09:09:00Z">
        <w:r w:rsidRPr="0056286F" w:rsidDel="00B8253A">
          <w:rPr>
            <w:lang w:val="en-CA"/>
          </w:rPr>
          <w:delText>;</w:delText>
        </w:r>
      </w:del>
      <w:r w:rsidRPr="0056286F">
        <w:rPr>
          <w:lang w:val="en-CA"/>
        </w:rPr>
        <w:t xml:space="preserve"> auger</w:t>
      </w:r>
      <w:ins w:id="4321" w:author="Boisvert, Eric" w:date="2016-03-29T09:09:00Z">
        <w:r w:rsidR="00B8253A">
          <w:rPr>
            <w:lang w:val="en-CA"/>
          </w:rPr>
          <w:t>,</w:t>
        </w:r>
      </w:ins>
      <w:del w:id="4322" w:author="Boisvert, Eric" w:date="2016-03-29T09:09:00Z">
        <w:r w:rsidRPr="0056286F" w:rsidDel="00B8253A">
          <w:rPr>
            <w:lang w:val="en-CA"/>
          </w:rPr>
          <w:delText>;</w:delText>
        </w:r>
      </w:del>
      <w:r w:rsidRPr="0056286F">
        <w:rPr>
          <w:lang w:val="en-CA"/>
        </w:rPr>
        <w:t xml:space="preserve"> diamond core</w:t>
      </w:r>
      <w:ins w:id="4323" w:author="Boisvert, Eric" w:date="2016-03-29T09:10:00Z">
        <w:r w:rsidR="00B8253A">
          <w:rPr>
            <w:lang w:val="en-CA"/>
          </w:rPr>
          <w:t>,</w:t>
        </w:r>
      </w:ins>
      <w:del w:id="4324" w:author="Boisvert, Eric" w:date="2016-03-29T09:10:00Z">
        <w:r w:rsidRPr="0056286F" w:rsidDel="00B8253A">
          <w:rPr>
            <w:lang w:val="en-CA"/>
          </w:rPr>
          <w:delText>;</w:delText>
        </w:r>
      </w:del>
      <w:r w:rsidRPr="0056286F">
        <w:rPr>
          <w:lang w:val="en-CA"/>
        </w:rPr>
        <w:t xml:space="preserve"> air core</w:t>
      </w:r>
      <w:ins w:id="4325" w:author="Boisvert, Eric" w:date="2016-03-29T09:10:00Z">
        <w:r w:rsidR="00B8253A">
          <w:rPr>
            <w:lang w:val="en-CA"/>
          </w:rPr>
          <w:t>,</w:t>
        </w:r>
      </w:ins>
      <w:del w:id="4326" w:author="Boisvert, Eric" w:date="2016-03-29T09:10:00Z">
        <w:r w:rsidRPr="0056286F" w:rsidDel="00B8253A">
          <w:rPr>
            <w:lang w:val="en-CA"/>
          </w:rPr>
          <w:delText>;</w:delText>
        </w:r>
      </w:del>
      <w:r w:rsidRPr="0056286F">
        <w:rPr>
          <w:lang w:val="en-CA"/>
        </w:rPr>
        <w:t xml:space="preserve"> etc</w:t>
      </w:r>
      <w:ins w:id="4327" w:author="Boisvert, Eric" w:date="2016-03-29T09:09:00Z">
        <w:r w:rsidR="00B8253A">
          <w:rPr>
            <w:lang w:val="en-CA"/>
          </w:rPr>
          <w:t>.</w:t>
        </w:r>
      </w:ins>
      <w:ins w:id="4328"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ins w:id="4329"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 xml:space="preserve">he measured distance of the start of the interval along the path of the borehole. The measured value must be less than or equal to the IntervalEnd value. </w:t>
      </w:r>
      <w:del w:id="4330" w:author="Boisvert, Eric" w:date="2016-03-30T13:42:00Z">
        <w:r w:rsidRPr="0056286F" w:rsidDel="004E6F80">
          <w:rPr>
            <w:lang w:val="en-CA"/>
          </w:rPr>
          <w:delText xml:space="preserve">The "IntervalBegin" and "IntervalEnd" elements are added </w:delText>
        </w:r>
      </w:del>
      <w:del w:id="4331" w:author="Boisvert, Eric" w:date="2016-03-30T13:41:00Z">
        <w:r w:rsidRPr="0056286F" w:rsidDel="004E6F80">
          <w:rPr>
            <w:lang w:val="en-CA"/>
          </w:rPr>
          <w:delText xml:space="preserve">in version 3.2 </w:delText>
        </w:r>
      </w:del>
      <w:del w:id="4332"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333" w:author="Boisvert, Eric" w:date="2016-03-30T13:44:00Z"/>
          <w:lang w:val="en-CA"/>
        </w:rPr>
      </w:pPr>
      <w:commentRangeStart w:id="43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335"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336" w:author="Boisvert, Eric" w:date="2016-03-30T13:44:00Z"/>
                <w:rStyle w:val="requri"/>
                <w:lang w:val="en-CA"/>
              </w:rPr>
            </w:pPr>
            <w:del w:id="433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338" w:author="Boisvert, Eric" w:date="2016-03-30T13:44:00Z"/>
                <w:rStyle w:val="reqtext"/>
                <w:lang w:val="en-CA"/>
              </w:rPr>
            </w:pPr>
            <w:del w:id="4339" w:author="Boisvert, Eric" w:date="2016-03-30T13:44:00Z">
              <w:r w:rsidDel="004E6F80">
                <w:rPr>
                  <w:rStyle w:val="reqtext"/>
                  <w:lang w:val="en-CA"/>
                </w:rPr>
                <w:delText>The intervalBegin SHALL have a unit of measurement.</w:delText>
              </w:r>
            </w:del>
          </w:p>
        </w:tc>
      </w:tr>
    </w:tbl>
    <w:commentRangeEnd w:id="4334"/>
    <w:p w14:paraId="234E48B0" w14:textId="228349F2" w:rsidR="0056286F" w:rsidDel="004E6F80" w:rsidRDefault="004E6F80" w:rsidP="0056286F">
      <w:pPr>
        <w:rPr>
          <w:del w:id="4340" w:author="Boisvert, Eric" w:date="2016-03-30T13:44:00Z"/>
          <w:lang w:val="en-CA"/>
        </w:rPr>
      </w:pPr>
      <w:r>
        <w:rPr>
          <w:rStyle w:val="CommentReference"/>
        </w:rPr>
        <w:commentReference w:id="433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0C001BE8" w:rsidR="008B1DC6" w:rsidRDefault="0056286F" w:rsidP="00D20646">
      <w:pPr>
        <w:rPr>
          <w:lang w:val="en-CA"/>
        </w:rPr>
      </w:pPr>
      <w:bookmarkStart w:id="4341" w:name="BKM_A12417ED_F0A6_4403_85AA_20F080BAB4D5"/>
      <w:bookmarkEnd w:id="434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342"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343" w:author="Boisvert, Eric" w:date="2016-03-30T13:44:00Z"/>
          <w:lang w:val="en-CA"/>
        </w:rPr>
      </w:pPr>
      <w:commentRangeStart w:id="434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345"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346" w:author="Boisvert, Eric" w:date="2016-03-30T13:44:00Z"/>
                <w:rStyle w:val="requri"/>
                <w:lang w:val="en-CA"/>
              </w:rPr>
            </w:pPr>
            <w:del w:id="434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348" w:author="Boisvert, Eric" w:date="2016-03-30T13:44:00Z"/>
                <w:rStyle w:val="reqtext"/>
                <w:lang w:val="en-CA"/>
              </w:rPr>
            </w:pPr>
            <w:del w:id="4349" w:author="Boisvert, Eric" w:date="2016-03-30T13:44:00Z">
              <w:r w:rsidDel="004E6F80">
                <w:rPr>
                  <w:rStyle w:val="reqtext"/>
                  <w:lang w:val="en-CA"/>
                </w:rPr>
                <w:delText>The intervalEnd SHALL have a unit of measurement.</w:delText>
              </w:r>
            </w:del>
          </w:p>
        </w:tc>
      </w:tr>
    </w:tbl>
    <w:commentRangeEnd w:id="4344"/>
    <w:p w14:paraId="7C219EC2" w14:textId="0BBDD273" w:rsidR="0056286F" w:rsidDel="004E6F80" w:rsidRDefault="004E6F80" w:rsidP="008B1DC6">
      <w:pPr>
        <w:autoSpaceDE w:val="0"/>
        <w:autoSpaceDN w:val="0"/>
        <w:adjustRightInd w:val="0"/>
        <w:spacing w:after="0" w:line="240" w:lineRule="atLeast"/>
        <w:rPr>
          <w:del w:id="4350" w:author="Boisvert, Eric" w:date="2016-03-30T13:44:00Z"/>
          <w:rFonts w:cs="Arial"/>
          <w:color w:val="000000"/>
          <w:sz w:val="20"/>
          <w:lang w:val="en-CA"/>
        </w:rPr>
      </w:pPr>
      <w:r>
        <w:rPr>
          <w:rStyle w:val="CommentReference"/>
        </w:rPr>
        <w:commentReference w:id="4344"/>
      </w: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lastRenderedPageBreak/>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w:t>
      </w:r>
      <w:ins w:id="4351"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352" w:author="Boisvert, Eric" w:date="2016-03-30T13:47:00Z">
        <w:r w:rsidR="0078533A">
          <w:rPr>
            <w:lang w:val="en-CA"/>
          </w:rPr>
          <w:t xml:space="preserve">geometry </w:t>
        </w:r>
      </w:ins>
      <w:r>
        <w:rPr>
          <w:lang w:val="en-CA"/>
        </w:rPr>
        <w:t xml:space="preserve">as </w:t>
      </w:r>
      <w:del w:id="4353"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354"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355"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356"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357" w:author="Boisvert, Eric" w:date="2016-03-30T13:48:00Z">
              <w:r w:rsidDel="0078533A">
                <w:rPr>
                  <w:rStyle w:val="reqtext"/>
                  <w:lang w:val="en-CA"/>
                </w:rPr>
                <w:delText>borehole</w:delText>
              </w:r>
            </w:del>
            <w:ins w:id="4358"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359" w:name="BKM_25F49F60_E3B5_4649_859A_CB23C16B4FDD"/>
      <w:bookmarkStart w:id="4360" w:name="BKM_D18D7519_9180_4B84_84F3_D595F9367FF9"/>
      <w:bookmarkStart w:id="4361" w:name="BKM_E2471C2A_7288_4681_B62D_57416C5AAFFF"/>
      <w:bookmarkStart w:id="4362" w:name="BKM_C67677C2_A392_4DF9_BEE3_2543E744EE8A"/>
      <w:bookmarkEnd w:id="4359"/>
      <w:bookmarkEnd w:id="4360"/>
      <w:bookmarkEnd w:id="4361"/>
      <w:bookmarkEnd w:id="436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363" w:author="Boisvert, Eric" w:date="2016-03-30T13:48:00Z">
        <w:r w:rsidRPr="00B3403C" w:rsidDel="0078533A">
          <w:rPr>
            <w:lang w:val="en-CA"/>
          </w:rPr>
          <w:delText>corresponding to</w:delText>
        </w:r>
      </w:del>
      <w:ins w:id="4364" w:author="Boisvert, Eric" w:date="2016-03-30T13:48:00Z">
        <w:r w:rsidR="0078533A">
          <w:rPr>
            <w:lang w:val="en-CA"/>
          </w:rPr>
          <w:t>referencing</w:t>
        </w:r>
      </w:ins>
      <w:r w:rsidRPr="00B3403C">
        <w:rPr>
          <w:lang w:val="en-CA"/>
        </w:rPr>
        <w:t xml:space="preserve"> the borehole </w:t>
      </w:r>
      <w:del w:id="4365" w:author="Boisvert, Eric" w:date="2016-03-30T13:48:00Z">
        <w:r w:rsidRPr="00B3403C" w:rsidDel="0078533A">
          <w:rPr>
            <w:lang w:val="en-CA"/>
          </w:rPr>
          <w:delText xml:space="preserve">curve </w:delText>
        </w:r>
      </w:del>
      <w:r w:rsidRPr="00B3403C">
        <w:rPr>
          <w:lang w:val="en-CA"/>
        </w:rPr>
        <w:t>shape</w:t>
      </w:r>
      <w:ins w:id="4366"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367" w:name="_Ref443827761"/>
      <w:r>
        <w:rPr>
          <w:lang w:val="en-CA"/>
        </w:rPr>
        <w:t>BoreholeInterval</w:t>
      </w:r>
      <w:bookmarkEnd w:id="4367"/>
    </w:p>
    <w:p w14:paraId="3F9555FC" w14:textId="77777777" w:rsidR="008B1DC6" w:rsidRDefault="008B1DC6" w:rsidP="00CD7325">
      <w:pPr>
        <w:rPr>
          <w:lang w:val="en-CA"/>
        </w:rPr>
      </w:pPr>
    </w:p>
    <w:p w14:paraId="015152CD" w14:textId="77777777" w:rsidR="008C1955" w:rsidRDefault="008B1DC6" w:rsidP="008C1955">
      <w:pPr>
        <w:rPr>
          <w:ins w:id="4368" w:author="Boisvert, Eric" w:date="2016-03-30T13:53:00Z"/>
          <w:lang w:val="en-CA"/>
        </w:rPr>
      </w:pPr>
      <w:r w:rsidRPr="008B1DC6">
        <w:rPr>
          <w:lang w:val="en-CA"/>
        </w:rPr>
        <w:t xml:space="preserve">A </w:t>
      </w:r>
      <w:ins w:id="4369"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370"/>
      <w:r w:rsidRPr="008B1DC6">
        <w:rPr>
          <w:lang w:val="en-CA"/>
        </w:rPr>
        <w:t>SRS of the containing borehole</w:t>
      </w:r>
      <w:ins w:id="4371" w:author="Boisvert, Eric" w:date="2016-03-29T09:10:00Z">
        <w:r w:rsidR="00B8253A">
          <w:rPr>
            <w:lang w:val="en-CA"/>
          </w:rPr>
          <w:t>.</w:t>
        </w:r>
      </w:ins>
      <w:commentRangeEnd w:id="4370"/>
      <w:ins w:id="4372" w:author="Boisvert, Eric" w:date="2016-03-30T13:50:00Z">
        <w:r w:rsidR="0078533A">
          <w:rPr>
            <w:rStyle w:val="CommentReference"/>
          </w:rPr>
          <w:commentReference w:id="4370"/>
        </w:r>
      </w:ins>
      <w:ins w:id="4373"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374" w:author="Eric Boisvert" w:date="2016-03-25T16:40:00Z"/>
          <w:noProof/>
          <w:lang w:val="en-CA" w:eastAsia="en-CA"/>
        </w:rPr>
      </w:pPr>
    </w:p>
    <w:p w14:paraId="521D6CB5" w14:textId="35D1F6D3" w:rsidR="00E62D87" w:rsidRDefault="00EB7E1F" w:rsidP="008B1DC6">
      <w:pPr>
        <w:keepNext/>
      </w:pPr>
      <w:ins w:id="4375" w:author="Eric Boisvert" w:date="2016-03-25T16:43:00Z">
        <w:r>
          <w:pict w14:anchorId="7C3E7E6D">
            <v:shape id="_x0000_i1109" type="#_x0000_t75" style="width:6in;height:315.25pt">
              <v:imagedata r:id="rId100"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76" w:author="Boisvert, Eric" w:date="2016-04-01T13:15:00Z">
        <w:r w:rsidR="008D755A">
          <w:rPr>
            <w:noProof/>
          </w:rPr>
          <w:t>83</w:t>
        </w:r>
      </w:ins>
      <w:ins w:id="4377" w:author="Eric Boisvert" w:date="2016-03-28T16:06:00Z">
        <w:del w:id="4378" w:author="Boisvert, Eric" w:date="2016-03-29T08:51:00Z">
          <w:r w:rsidR="003842F3" w:rsidDel="00CB122C">
            <w:rPr>
              <w:noProof/>
            </w:rPr>
            <w:delText>80</w:delText>
          </w:r>
        </w:del>
      </w:ins>
      <w:del w:id="4379" w:author="Boisvert, Eric" w:date="2016-03-29T08:51:00Z">
        <w:r w:rsidR="0085617E" w:rsidDel="00CB122C">
          <w:rPr>
            <w:noProof/>
          </w:rPr>
          <w:delText>82</w:delText>
        </w:r>
      </w:del>
      <w:r w:rsidR="00673E83">
        <w:rPr>
          <w:noProof/>
        </w:rPr>
        <w:fldChar w:fldCharType="end"/>
      </w:r>
      <w:r>
        <w:t>: Borehole interval</w:t>
      </w:r>
      <w:ins w:id="4380"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381"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382" w:author="Boisvert, Eric" w:date="2016-03-30T13:50:00Z">
        <w:r w:rsidR="00A14461">
          <w:rPr>
            <w:lang w:val="en-CA"/>
          </w:rPr>
          <w:t xml:space="preserve">It is semantically </w:t>
        </w:r>
      </w:ins>
      <w:ins w:id="4383" w:author="Boisvert, Eric" w:date="2016-03-30T13:51:00Z">
        <w:r w:rsidR="00A14461">
          <w:rPr>
            <w:lang w:val="en-CA"/>
          </w:rPr>
          <w:t>e</w:t>
        </w:r>
      </w:ins>
      <w:del w:id="4384" w:author="Boisvert, Eric" w:date="2016-03-30T13:51:00Z">
        <w:r w:rsidR="00816874" w:rsidDel="00A14461">
          <w:rPr>
            <w:lang w:val="en-CA"/>
          </w:rPr>
          <w:delText>E</w:delText>
        </w:r>
      </w:del>
      <w:r w:rsidR="00816874">
        <w:rPr>
          <w:lang w:val="en-CA"/>
        </w:rPr>
        <w:t>qu</w:t>
      </w:r>
      <w:r w:rsidR="00816874" w:rsidRPr="00816874">
        <w:rPr>
          <w:lang w:val="en-CA"/>
        </w:rPr>
        <w:t>ivalent to O&amp;M</w:t>
      </w:r>
      <w:ins w:id="4385"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386"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387" w:author="Boisvert, Eric" w:date="2016-03-30T13:51:00Z"/>
          <w:lang w:val="en-CA"/>
        </w:rPr>
      </w:pPr>
      <w:commentRangeStart w:id="438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389"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390" w:author="Boisvert, Eric" w:date="2016-03-30T13:51:00Z"/>
                <w:rStyle w:val="requri"/>
                <w:lang w:val="en-CA"/>
              </w:rPr>
            </w:pPr>
            <w:del w:id="4391"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392" w:author="Boisvert, Eric" w:date="2016-03-30T13:51:00Z"/>
                <w:rStyle w:val="reqtext"/>
                <w:lang w:val="en-CA"/>
              </w:rPr>
            </w:pPr>
            <w:del w:id="4393" w:author="Boisvert, Eric" w:date="2016-03-30T13:51:00Z">
              <w:r w:rsidDel="00A14461">
                <w:rPr>
                  <w:rStyle w:val="reqtext"/>
                  <w:lang w:val="en-CA"/>
                </w:rPr>
                <w:delText>The mappedIntervalBegin SHALL have a unit of measurement.</w:delText>
              </w:r>
            </w:del>
          </w:p>
        </w:tc>
      </w:tr>
    </w:tbl>
    <w:commentRangeEnd w:id="4388"/>
    <w:p w14:paraId="751ADF29" w14:textId="16ADBF37" w:rsidR="00816874" w:rsidRDefault="00A14461" w:rsidP="00816874">
      <w:pPr>
        <w:rPr>
          <w:lang w:val="en-CA"/>
        </w:rPr>
      </w:pPr>
      <w:del w:id="4394" w:author="Boisvert, Eric" w:date="2016-03-30T13:51:00Z">
        <w:r w:rsidDel="00A14461">
          <w:rPr>
            <w:rStyle w:val="CommentReference"/>
          </w:rPr>
          <w:commentReference w:id="4388"/>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95"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96"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97"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98" w:author="Boisvert, Eric" w:date="2016-03-30T13:53:00Z"/>
                <w:rStyle w:val="requri"/>
                <w:lang w:val="en-CA"/>
              </w:rPr>
            </w:pPr>
            <w:del w:id="4399"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400" w:author="Boisvert, Eric" w:date="2016-03-30T13:53:00Z"/>
                <w:rStyle w:val="reqtext"/>
                <w:lang w:val="en-CA"/>
              </w:rPr>
            </w:pPr>
            <w:del w:id="4401" w:author="Boisvert, Eric" w:date="2016-03-30T13:53:00Z">
              <w:r w:rsidDel="008C1955">
                <w:rPr>
                  <w:rStyle w:val="reqtext"/>
                  <w:lang w:val="en-CA"/>
                </w:rPr>
                <w:delText>The mappedIntervalEnd</w:delText>
              </w:r>
            </w:del>
            <w:ins w:id="4402" w:author="Eric Boisvert" w:date="2016-03-25T16:24:00Z">
              <w:del w:id="4403" w:author="Boisvert, Eric" w:date="2016-03-30T13:53:00Z">
                <w:r w:rsidR="00CD6CE1" w:rsidDel="008C1955">
                  <w:rPr>
                    <w:rStyle w:val="reqtext"/>
                    <w:lang w:val="en-CA"/>
                  </w:rPr>
                  <w:delText xml:space="preserve"> </w:delText>
                </w:r>
              </w:del>
            </w:ins>
            <w:del w:id="4404"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405" w:author="Boisvert, Eric" w:date="2016-03-30T13:53:00Z"/>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Del="008C1955" w:rsidRDefault="008B42C0" w:rsidP="00CD7325">
      <w:pPr>
        <w:rPr>
          <w:del w:id="4406" w:author="Boisvert, Eric" w:date="2016-03-30T13:53:00Z"/>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ins w:id="4407"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408" w:name="BKM_73DD4A6D_1BCE_421F_B6B6_00A34E56B7BC"/>
      <w:bookmarkStart w:id="4409" w:name="BKM_C7D17ABA_A07A_45C4_8096_F592A2DCBF59"/>
      <w:bookmarkStart w:id="4410" w:name="BKM_7AC10AA1_3FE2_4E49_AD1F_C27423759ACA"/>
      <w:bookmarkStart w:id="4411" w:name="BKM_E1DEAC71_7DFE_439E_9E4B_2C2A15DE8E14"/>
      <w:bookmarkStart w:id="4412" w:name="BKM_DEBFAE1D_DC46_4CB5_8920_4391F9626B7A"/>
      <w:bookmarkStart w:id="4413" w:name="BKM_EB3A6321_4939_429E_A4B6_C36556700F0A"/>
      <w:bookmarkEnd w:id="4408"/>
      <w:bookmarkEnd w:id="4409"/>
      <w:bookmarkEnd w:id="4410"/>
      <w:bookmarkEnd w:id="4411"/>
      <w:bookmarkEnd w:id="4412"/>
      <w:bookmarkEnd w:id="4413"/>
      <w:r w:rsidRPr="00B3403C">
        <w:rPr>
          <w:lang w:val="en-CA"/>
        </w:rPr>
        <w:t xml:space="preserve">Encoding of </w:t>
      </w:r>
      <w:proofErr w:type="gramStart"/>
      <w:r w:rsidRPr="00B3403C">
        <w:rPr>
          <w:lang w:val="en-CA"/>
        </w:rPr>
        <w:t>a</w:t>
      </w:r>
      <w:proofErr w:type="gramEnd"/>
      <w:r w:rsidRPr="00B3403C">
        <w:rPr>
          <w:lang w:val="en-CA"/>
        </w:rPr>
        <w:t xml:space="preserve"> intervals within the borehole using GM_LineString should consist of two 1D points only (the start and end point of the interval, measured as distance from the borehole collar), with a 1-D CRS corresponding to the borehole curve shape</w:t>
      </w:r>
      <w:ins w:id="4414"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415"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416"/>
            <w:r>
              <w:rPr>
                <w:rStyle w:val="reqtext"/>
                <w:lang w:val="en-CA"/>
              </w:rPr>
              <w:t>Coordinate Reference System of interval geometries SHALL use an appropriate 1D CRS</w:t>
            </w:r>
            <w:commentRangeEnd w:id="4416"/>
            <w:r>
              <w:rPr>
                <w:rStyle w:val="CommentReference"/>
                <w:rFonts w:ascii="Times New Roman" w:eastAsia="Times New Roman" w:hAnsi="Times New Roman"/>
                <w:lang w:val="en-US" w:eastAsia="en-US"/>
              </w:rPr>
              <w:commentReference w:id="4416"/>
            </w:r>
            <w:ins w:id="4417"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418" w:author="Boisvert, Eric" w:date="2016-03-30T13:54:00Z">
        <w:r>
          <w:t xml:space="preserve">Instance example for </w:t>
        </w:r>
      </w:ins>
      <w:r w:rsidR="008023AC">
        <w:t xml:space="preserve">Klčovo </w:t>
      </w:r>
      <w:ins w:id="4419" w:author="Boisvert, Eric" w:date="2016-03-30T13:54:00Z">
        <w:r>
          <w:t xml:space="preserve">and </w:t>
        </w:r>
      </w:ins>
      <w:del w:id="4420" w:author="Boisvert, Eric" w:date="2016-03-30T13:54:00Z">
        <w:r w:rsidR="008023AC" w:rsidDel="008C1955">
          <w:delText xml:space="preserve">Formation </w:delText>
        </w:r>
      </w:del>
      <w:r w:rsidR="008023AC">
        <w:t>Lastomir Formation</w:t>
      </w:r>
      <w:ins w:id="4421" w:author="Boisvert, Eric" w:date="2016-03-30T13:54:00Z">
        <w:r>
          <w:t xml:space="preserve"> </w:t>
        </w:r>
      </w:ins>
      <w:ins w:id="4422" w:author="Boisvert, Eric" w:date="2016-03-31T07:30:00Z">
        <w:r w:rsidR="008B4986">
          <w:t>adapted from</w:t>
        </w:r>
      </w:ins>
      <w:ins w:id="4423" w:author="Boisvert, Eric" w:date="2016-03-30T13:54:00Z">
        <w:r>
          <w:t xml:space="preserve"> </w:t>
        </w:r>
      </w:ins>
      <w:ins w:id="4424" w:author="Boisvert, Eric" w:date="2016-03-30T13:55:00Z">
        <w:r w:rsidRPr="008C1955">
          <w:t>TÚNYI et al (2005)</w:t>
        </w:r>
        <w:r>
          <w:t xml:space="preserve"> </w:t>
        </w:r>
      </w:ins>
    </w:p>
    <w:p w14:paraId="03CE38BA" w14:textId="0979080C" w:rsidR="008023AC" w:rsidDel="008C1955" w:rsidRDefault="008023AC" w:rsidP="00CD7325">
      <w:pPr>
        <w:rPr>
          <w:del w:id="4425" w:author="Boisvert, Eric" w:date="2016-03-30T13:55:00Z"/>
        </w:rPr>
      </w:pPr>
    </w:p>
    <w:p w14:paraId="1962D8FE" w14:textId="75D5314B" w:rsidR="008023AC" w:rsidRDefault="004D2792" w:rsidP="00CD7325">
      <w:del w:id="4426"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EB7E1F">
      <w:pPr>
        <w:keepNext/>
        <w:jc w:val="center"/>
        <w:pPrChange w:id="4427" w:author="Boisvert, Eric" w:date="2016-03-31T07:48:00Z">
          <w:pPr>
            <w:keepNext/>
          </w:pPr>
        </w:pPrChange>
      </w:pPr>
      <w:ins w:id="4428" w:author="Boisvert, Eric" w:date="2016-03-31T08:06:00Z">
        <w:r>
          <w:lastRenderedPageBreak/>
          <w:pict w14:anchorId="60924D90">
            <v:shape id="_x0000_i1110" type="#_x0000_t75" style="width:282.4pt;height:369.8pt">
              <v:imagedata r:id="rId101" o:title=""/>
            </v:shape>
          </w:pict>
        </w:r>
      </w:ins>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4429" w:author="Boisvert, Eric" w:date="2016-04-01T13:15:00Z">
        <w:r w:rsidR="008D755A">
          <w:rPr>
            <w:noProof/>
          </w:rPr>
          <w:t>84</w:t>
        </w:r>
      </w:ins>
      <w:ins w:id="4430" w:author="Eric Boisvert" w:date="2016-03-28T16:06:00Z">
        <w:del w:id="4431" w:author="Boisvert, Eric" w:date="2016-03-29T08:51:00Z">
          <w:r w:rsidR="003842F3" w:rsidDel="00CB122C">
            <w:rPr>
              <w:noProof/>
            </w:rPr>
            <w:delText>81</w:delText>
          </w:r>
        </w:del>
      </w:ins>
      <w:del w:id="4432" w:author="Boisvert, Eric" w:date="2016-03-29T08:51:00Z">
        <w:r w:rsidR="0085617E" w:rsidDel="00CB122C">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EB7E1F">
      <w:pPr>
        <w:keepNext/>
        <w:pPrChange w:id="4433" w:author="Eric Boisvert" w:date="2016-01-19T19:09:00Z">
          <w:pPr/>
        </w:pPrChange>
      </w:pPr>
      <w:r>
        <w:lastRenderedPageBreak/>
        <w:pict w14:anchorId="3009B22B">
          <v:shape id="_x0000_i1111" type="#_x0000_t75" style="width:6in;height:285.2pt">
            <v:imagedata r:id="rId102"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434" w:author="Boisvert, Eric" w:date="2016-04-01T13:15:00Z">
        <w:r w:rsidR="008D755A">
          <w:rPr>
            <w:noProof/>
          </w:rPr>
          <w:t>85</w:t>
        </w:r>
      </w:ins>
      <w:ins w:id="4435" w:author="Eric Boisvert" w:date="2016-03-28T16:06:00Z">
        <w:del w:id="4436" w:author="Boisvert, Eric" w:date="2016-03-29T08:51:00Z">
          <w:r w:rsidR="003842F3" w:rsidDel="00CB122C">
            <w:rPr>
              <w:noProof/>
            </w:rPr>
            <w:delText>82</w:delText>
          </w:r>
        </w:del>
      </w:ins>
      <w:del w:id="4437" w:author="Boisvert, Eric" w:date="2016-03-29T08:51:00Z">
        <w:r w:rsidR="0085617E" w:rsidDel="00CB122C">
          <w:rPr>
            <w:noProof/>
          </w:rPr>
          <w:delText>84</w:delText>
        </w:r>
      </w:del>
      <w:r>
        <w:fldChar w:fldCharType="end"/>
      </w:r>
      <w:r>
        <w:t xml:space="preserve"> Encoding of a borehole with 2 distinct logs (collectionIdentifier)</w:t>
      </w:r>
      <w:ins w:id="4438"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439"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EB7E1F" w:rsidP="00D30B51">
      <w:pPr>
        <w:keepNext/>
      </w:pPr>
      <w:r>
        <w:rPr>
          <w:noProof/>
          <w:lang w:val="en-CA" w:eastAsia="en-CA"/>
        </w:rPr>
        <w:lastRenderedPageBreak/>
        <w:pict w14:anchorId="519B4BD7">
          <v:shape id="_x0000_i1112" type="#_x0000_t75" style="width:429.2pt;height:410.35pt;visibility:visible;mso-wrap-style:square">
            <v:imagedata r:id="rId103"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440" w:author="Boisvert, Eric" w:date="2016-04-01T13:15:00Z">
        <w:r w:rsidR="008D755A">
          <w:rPr>
            <w:noProof/>
          </w:rPr>
          <w:t>86</w:t>
        </w:r>
      </w:ins>
      <w:ins w:id="4441" w:author="Eric Boisvert" w:date="2016-03-28T16:06:00Z">
        <w:del w:id="4442" w:author="Boisvert, Eric" w:date="2016-03-29T08:51:00Z">
          <w:r w:rsidR="003842F3" w:rsidDel="00CB122C">
            <w:rPr>
              <w:noProof/>
            </w:rPr>
            <w:delText>83</w:delText>
          </w:r>
        </w:del>
      </w:ins>
      <w:del w:id="4443" w:author="Boisvert, Eric" w:date="2016-03-29T08:51:00Z">
        <w:r w:rsidR="0085617E" w:rsidDel="00CB122C">
          <w:rPr>
            <w:noProof/>
          </w:rPr>
          <w:delText>85</w:delText>
        </w:r>
      </w:del>
      <w:r w:rsidR="00673E83">
        <w:rPr>
          <w:noProof/>
        </w:rPr>
        <w:fldChar w:fldCharType="end"/>
      </w:r>
      <w:r>
        <w:t>: Borehole details</w:t>
      </w:r>
      <w:ins w:id="4444" w:author="Boisvert, Eric" w:date="2016-03-29T09:10:00Z">
        <w:r w:rsidR="00B8253A">
          <w:t xml:space="preserve"> context diagram.</w:t>
        </w:r>
      </w:ins>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ins w:id="4445"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446" w:author="Boisvert, Eric" w:date="2016-03-30T13:58:00Z">
        <w:r w:rsidDel="008C1955">
          <w:rPr>
            <w:lang w:val="en-CA"/>
          </w:rPr>
          <w:delText>cit</w:delText>
        </w:r>
      </w:del>
      <w:ins w:id="4447" w:author="Boisvert, Eric" w:date="2016-03-30T13:58:00Z">
        <w:r w:rsidR="008C1955">
          <w:rPr>
            <w:lang w:val="en-CA"/>
          </w:rPr>
          <w:t>CIT</w:t>
        </w:r>
      </w:ins>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448" w:name="BKM_DD9713AD_C742_4E77_9937_E79AF8E3F761"/>
      <w:bookmarkEnd w:id="4448"/>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449" w:author="Boisvert, Eric" w:date="2016-03-30T13:58:00Z">
        <w:r w:rsidR="008C1955">
          <w:rPr>
            <w:lang w:val="en-CA"/>
          </w:rPr>
          <w:t>CIT</w:t>
        </w:r>
      </w:ins>
      <w:del w:id="4450" w:author="Boisvert, Eric" w:date="2016-03-30T13:58:00Z">
        <w:r w:rsidDel="008C1955">
          <w:rPr>
            <w:lang w:val="en-CA"/>
          </w:rPr>
          <w:delText>cit</w:delText>
        </w:r>
      </w:del>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ins w:id="4451"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ins w:id="4452"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453" w:author="Boisvert, Eric" w:date="2016-03-29T09:11:00Z">
        <w:r w:rsidR="00B8253A">
          <w:rPr>
            <w:lang w:val="en-CA"/>
          </w:rPr>
          <w:t>.</w:t>
        </w:r>
      </w:ins>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ins w:id="4454"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455" w:author="Boisvert, Eric" w:date="2016-03-29T09:11:00Z">
        <w:r w:rsidR="00B8253A">
          <w:rPr>
            <w:lang w:val="en-CA"/>
          </w:rPr>
          <w:t>.</w:t>
        </w:r>
      </w:ins>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456" w:author="Boisvert, Eric" w:date="2016-03-30T13:59:00Z">
        <w:r w:rsidR="008C1955">
          <w:rPr>
            <w:lang w:val="en-CA"/>
          </w:rPr>
          <w:t>CIT</w:t>
        </w:r>
      </w:ins>
      <w:del w:id="4457" w:author="Boisvert, Eric" w:date="2016-03-30T13:59:00Z">
        <w:r w:rsidDel="008C1955">
          <w:rPr>
            <w:lang w:val="en-CA"/>
          </w:rPr>
          <w:delText>cit</w:delText>
        </w:r>
      </w:del>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458" w:author="Boisvert, Eric" w:date="2016-03-30T13:59:00Z">
        <w:r w:rsidR="008C1955">
          <w:rPr>
            <w:lang w:val="en-CA"/>
          </w:rPr>
          <w:t>CIT</w:t>
        </w:r>
      </w:ins>
      <w:del w:id="4459" w:author="Boisvert, Eric" w:date="2016-03-30T13:59:00Z">
        <w:r w:rsidRPr="0071071E" w:rsidDel="008C1955">
          <w:rPr>
            <w:lang w:val="en-CA"/>
          </w:rPr>
          <w:delText>cit</w:delText>
        </w:r>
      </w:del>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460" w:name="BKM_138D3390_B811_48AF_8A06_0C7EE945A325"/>
      <w:bookmarkStart w:id="4461" w:name="BKM_7C64B668_6255_4F21_934B_ED8983B04D0C"/>
      <w:bookmarkStart w:id="4462" w:name="BKM_0C4AECF7_73FF_44BA_9AA0_74A2155E1FB1"/>
      <w:bookmarkStart w:id="4463" w:name="BKM_405E5965_47DE_4F32_A8CF_BBB50354D56F"/>
      <w:bookmarkStart w:id="4464" w:name="BKM_8793A391_7A4C_4EEB_B8CF_F9D3F0D2716E"/>
      <w:bookmarkStart w:id="4465" w:name="BKM_3186C02E_BB7D_4207_BBD4_E76B02D0C894"/>
      <w:bookmarkStart w:id="4466" w:name="BKM_88BD49B2_8659_4CF8_BF4A_6EB59EB7D01A"/>
      <w:bookmarkStart w:id="4467" w:name="BKM_EDF197A9_47A0_4D71_AC33_859957294ED6"/>
      <w:bookmarkStart w:id="4468" w:name="BKM_F8F0AC0D_621F_42A5_92B3_5F5CC6F39AD8"/>
      <w:bookmarkEnd w:id="4460"/>
      <w:bookmarkEnd w:id="4461"/>
      <w:bookmarkEnd w:id="4462"/>
      <w:bookmarkEnd w:id="4463"/>
      <w:bookmarkEnd w:id="4464"/>
      <w:bookmarkEnd w:id="4465"/>
      <w:bookmarkEnd w:id="4466"/>
      <w:bookmarkEnd w:id="4467"/>
      <w:bookmarkEnd w:id="4468"/>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469" w:author="Boisvert, Eric" w:date="2016-03-30T14:00:00Z"/>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482CC79" w:rsidR="00B3403C" w:rsidRDefault="00EB7E1F" w:rsidP="00B3403C">
      <w:pPr>
        <w:keepNext/>
      </w:pPr>
      <w:r>
        <w:rPr>
          <w:noProof/>
          <w:lang w:val="en-CA" w:eastAsia="en-CA"/>
        </w:rPr>
        <w:pict w14:anchorId="45010DFF">
          <v:shape id="_x0000_i1113" type="#_x0000_t75" style="width:362.8pt;height:316.65pt;visibility:visible;mso-wrap-style:square">
            <v:imagedata r:id="rId104"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470" w:author="Boisvert, Eric" w:date="2016-04-01T13:15:00Z">
        <w:r w:rsidR="008D755A">
          <w:rPr>
            <w:noProof/>
          </w:rPr>
          <w:t>87</w:t>
        </w:r>
      </w:ins>
      <w:ins w:id="4471" w:author="Eric Boisvert" w:date="2016-03-28T16:06:00Z">
        <w:del w:id="4472" w:author="Boisvert, Eric" w:date="2016-03-29T08:51:00Z">
          <w:r w:rsidR="003842F3" w:rsidDel="00CB122C">
            <w:rPr>
              <w:noProof/>
            </w:rPr>
            <w:delText>84</w:delText>
          </w:r>
        </w:del>
      </w:ins>
      <w:del w:id="4473" w:author="Boisvert, Eric" w:date="2016-03-29T08:51:00Z">
        <w:r w:rsidR="0085617E" w:rsidDel="00CB122C">
          <w:rPr>
            <w:noProof/>
          </w:rPr>
          <w:delText>86</w:delText>
        </w:r>
      </w:del>
      <w:r w:rsidR="00673E83">
        <w:rPr>
          <w:noProof/>
        </w:rPr>
        <w:fldChar w:fldCharType="end"/>
      </w:r>
      <w:r>
        <w:t>: Origin position</w:t>
      </w:r>
      <w:ins w:id="4474"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475"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476" w:author="Eric Boisvert" w:date="2016-03-25T16:50:00Z">
        <w:r w:rsidRPr="007C69FE" w:rsidDel="00F8603E">
          <w:rPr>
            <w:lang w:val="en-CA"/>
          </w:rPr>
          <w:delText>If no GM_Point is available, a</w:delText>
        </w:r>
        <w:r w:rsidDel="00F8603E">
          <w:rPr>
            <w:lang w:val="en-CA"/>
          </w:rPr>
          <w:delText xml:space="preserve">n OGC nil value </w:delText>
        </w:r>
      </w:del>
      <w:del w:id="4477" w:author="Eric Boisvert" w:date="2016-03-25T16:47:00Z">
        <w:r w:rsidDel="00F8603E">
          <w:rPr>
            <w:lang w:val="en-CA"/>
          </w:rPr>
          <w:delText xml:space="preserve">should </w:delText>
        </w:r>
      </w:del>
      <w:del w:id="4478"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479"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480" w:author="Eric Boisvert" w:date="2016-03-25T16:50:00Z"/>
                <w:rStyle w:val="requri"/>
                <w:lang w:val="en-CA"/>
              </w:rPr>
              <w:pPrChange w:id="4481" w:author="Eric Boisvert" w:date="2016-03-25T16:50:00Z">
                <w:pPr>
                  <w:pStyle w:val="Tabletext10"/>
                </w:pPr>
              </w:pPrChange>
            </w:pPr>
            <w:del w:id="4482"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483" w:author="Eric Boisvert" w:date="2016-03-25T16:50:00Z"/>
                <w:rStyle w:val="reqtext"/>
                <w:lang w:val="en-CA"/>
              </w:rPr>
              <w:pPrChange w:id="4484" w:author="Eric Boisvert" w:date="2016-03-25T16:50:00Z">
                <w:pPr>
                  <w:pStyle w:val="Tabletext10"/>
                  <w:jc w:val="left"/>
                </w:pPr>
              </w:pPrChange>
            </w:pPr>
            <w:del w:id="4485"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486" w:author="Eric Boisvert" w:date="2016-03-25T16:50:00Z"/>
        </w:rPr>
      </w:pPr>
    </w:p>
    <w:p w14:paraId="0F2DB809" w14:textId="10F7F772" w:rsidR="007C69FE" w:rsidRDefault="007C69FE" w:rsidP="00F8603E">
      <w:pPr>
        <w:rPr>
          <w:lang w:val="en-CA"/>
        </w:rPr>
      </w:pPr>
      <w:del w:id="4487"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488" w:author="Eric Boisvert" w:date="2016-03-25T16:50:00Z"/>
          <w:lang w:val="en-CA"/>
        </w:rPr>
      </w:pPr>
      <w:del w:id="4489"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490"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491" w:author="Eric Boisvert" w:date="2016-03-25T16:50:00Z"/>
                <w:rStyle w:val="requri"/>
                <w:lang w:val="en-CA"/>
              </w:rPr>
            </w:pPr>
            <w:del w:id="4492"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493" w:author="Eric Boisvert" w:date="2016-03-25T16:50:00Z"/>
                <w:rStyle w:val="reqtext"/>
                <w:lang w:val="en-CA"/>
              </w:rPr>
            </w:pPr>
            <w:del w:id="4494"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495" w:author="Eric Boisvert" w:date="2016-03-25T16:50:00Z"/>
        </w:rPr>
      </w:pP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pPr>
        <w:rPr>
          <w:ins w:id="4496"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97" w:author="Eric Boisvert" w:date="2016-03-25T16:50:00Z"/>
          <w:lang w:val="en-CA"/>
        </w:rPr>
      </w:pPr>
      <w:ins w:id="4498"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99"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500" w:author="Eric Boisvert" w:date="2016-03-25T16:50:00Z"/>
                <w:rStyle w:val="requri"/>
                <w:lang w:val="en-CA"/>
              </w:rPr>
            </w:pPr>
            <w:ins w:id="4501"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502" w:author="Eric Boisvert" w:date="2016-03-25T16:50:00Z"/>
                <w:rStyle w:val="reqtext"/>
                <w:lang w:val="en-CA"/>
              </w:rPr>
            </w:pPr>
            <w:ins w:id="4503"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504" w:author="Boisvert, Eric" w:date="2016-03-29T09:11:00Z">
              <w:r w:rsidR="00B8253A">
                <w:rPr>
                  <w:rStyle w:val="reqtext"/>
                  <w:lang w:val="en-CA"/>
                </w:rPr>
                <w:t>.</w:t>
              </w:r>
            </w:ins>
          </w:p>
        </w:tc>
      </w:tr>
    </w:tbl>
    <w:p w14:paraId="603A75D6" w14:textId="77777777" w:rsidR="00F8603E" w:rsidRPr="007C69FE" w:rsidRDefault="00F8603E" w:rsidP="00F8603E">
      <w:pPr>
        <w:rPr>
          <w:ins w:id="4505" w:author="Eric Boisvert" w:date="2016-03-25T16:50:00Z"/>
        </w:rPr>
      </w:pPr>
    </w:p>
    <w:p w14:paraId="3DC787B5" w14:textId="77777777" w:rsidR="00F8603E" w:rsidRDefault="00F8603E" w:rsidP="00F8603E">
      <w:pPr>
        <w:rPr>
          <w:ins w:id="4506" w:author="Eric Boisvert" w:date="2016-03-25T16:50:00Z"/>
          <w:lang w:val="en-CA"/>
        </w:rPr>
      </w:pPr>
      <w:ins w:id="4507"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Pr>
        <w:rPr>
          <w:ins w:id="4508" w:author="Eric Boisvert" w:date="2016-03-25T16:50:00Z"/>
        </w:rPr>
      </w:pPr>
    </w:p>
    <w:p w14:paraId="6409361F" w14:textId="77777777" w:rsidR="00F8603E" w:rsidRPr="007C69FE" w:rsidRDefault="00F8603E" w:rsidP="00F8603E">
      <w:pPr>
        <w:rPr>
          <w:ins w:id="4509" w:author="Eric Boisvert" w:date="2016-03-25T16:50:00Z"/>
          <w:lang w:val="en-CA"/>
        </w:rPr>
      </w:pPr>
      <w:ins w:id="4510"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511"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512" w:author="Eric Boisvert" w:date="2016-03-25T16:50:00Z"/>
                <w:rStyle w:val="requri"/>
                <w:lang w:val="en-CA"/>
              </w:rPr>
            </w:pPr>
            <w:ins w:id="4513"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514" w:author="Eric Boisvert" w:date="2016-03-25T16:50:00Z"/>
                <w:rStyle w:val="reqtext"/>
                <w:lang w:val="en-CA"/>
              </w:rPr>
            </w:pPr>
            <w:ins w:id="4515"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ins w:id="4516"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517" w:author="Boisvert, Eric" w:date="2016-04-01T07:54:00Z">
        <w:r w:rsidR="00E21DD0">
          <w:t xml:space="preserve">Table </w:t>
        </w:r>
        <w:r w:rsidR="00E21DD0">
          <w:rPr>
            <w:noProof/>
          </w:rPr>
          <w:t>7</w:t>
        </w:r>
      </w:ins>
      <w:ins w:id="4518" w:author="Eric Boisvert" w:date="2016-03-28T16:06:00Z">
        <w:del w:id="4519" w:author="Boisvert, Eric" w:date="2016-04-01T07:53:00Z">
          <w:r w:rsidR="003842F3" w:rsidDel="00E21DD0">
            <w:delText xml:space="preserve">Table </w:delText>
          </w:r>
          <w:r w:rsidR="003842F3" w:rsidDel="00E21DD0">
            <w:rPr>
              <w:noProof/>
            </w:rPr>
            <w:delText>7</w:delText>
          </w:r>
        </w:del>
      </w:ins>
      <w:del w:id="4520"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521" w:name="_Ref433007016"/>
      <w:proofErr w:type="gramStart"/>
      <w:r>
        <w:t xml:space="preserve">Table </w:t>
      </w:r>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521"/>
      <w:r>
        <w:t>: Borehole vocabularies</w:t>
      </w:r>
      <w:ins w:id="4522" w:author="Boisvert, Eric" w:date="2016-03-29T09:11: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proofErr w:type="gramStart"/>
            <w:r w:rsidRPr="00D970E9">
              <w:rPr>
                <w:rFonts w:ascii="Calibri" w:hAnsi="Calibri"/>
                <w:color w:val="000000"/>
                <w:lang w:val="en-CA"/>
              </w:rPr>
              <w:t>eg</w:t>
            </w:r>
            <w:proofErr w:type="gramEnd"/>
            <w:r w:rsidRPr="00D970E9">
              <w:rPr>
                <w:rFonts w:ascii="Calibri" w:hAnsi="Calibri"/>
                <w:color w:val="000000"/>
                <w:lang w:val="en-CA"/>
              </w:rPr>
              <w:t>; auger, hand auger, air core, cable tool, diamond core, rotary air blast, etc)</w:t>
            </w:r>
            <w:ins w:id="4523"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524"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4525" w:name="_Toc446944616"/>
      <w:proofErr w:type="gramStart"/>
      <w:r>
        <w:t xml:space="preserve">Positioning </w:t>
      </w:r>
      <w:ins w:id="4526" w:author="Eric Boisvert" w:date="2016-03-13T16:37:00Z">
        <w:r w:rsidR="00283487">
          <w:t xml:space="preserve">sampling </w:t>
        </w:r>
      </w:ins>
      <w:r>
        <w:t>features and observations in context of boreholes.</w:t>
      </w:r>
      <w:bookmarkEnd w:id="4525"/>
      <w:proofErr w:type="gramEnd"/>
    </w:p>
    <w:p w14:paraId="0A738C83" w14:textId="77777777" w:rsidR="00BF4FFB" w:rsidRDefault="00BF4FFB" w:rsidP="00FD7CA9">
      <w:pPr>
        <w:rPr>
          <w:ins w:id="4527" w:author="Eric Boisvert" w:date="2016-03-20T14:43:00Z"/>
        </w:rPr>
      </w:pPr>
    </w:p>
    <w:p w14:paraId="4BAB9167" w14:textId="7D391B9C" w:rsidR="009C2925" w:rsidRDefault="00E12ECA" w:rsidP="00FD7CA9">
      <w:pPr>
        <w:rPr>
          <w:ins w:id="4528" w:author="Boisvert, Eric" w:date="2016-03-30T14:02:00Z"/>
        </w:rPr>
      </w:pPr>
      <w:ins w:id="4529" w:author="Eric Boisvert" w:date="2016-03-20T11:07:00Z">
        <w:r>
          <w:t xml:space="preserve">Conceptually, we can consider </w:t>
        </w:r>
        <w:r w:rsidR="00C45032">
          <w:t xml:space="preserve">drilling </w:t>
        </w:r>
      </w:ins>
      <w:ins w:id="4530" w:author="Eric Boisvert" w:date="2016-03-20T11:29:00Z">
        <w:r w:rsidR="00C45032">
          <w:t>a</w:t>
        </w:r>
      </w:ins>
      <w:ins w:id="4531" w:author="Eric Boisvert" w:date="2016-03-20T11:07:00Z">
        <w:r>
          <w:t>s a form of sampling, which definitively is when core</w:t>
        </w:r>
      </w:ins>
      <w:ins w:id="4532" w:author="Eric Boisvert" w:date="2016-03-20T11:28:00Z">
        <w:r w:rsidR="00C45032">
          <w:t>s</w:t>
        </w:r>
      </w:ins>
      <w:ins w:id="4533" w:author="Eric Boisvert" w:date="2016-03-20T11:07:00Z">
        <w:r>
          <w:t xml:space="preserve"> are extracted.  Even if measurement</w:t>
        </w:r>
      </w:ins>
      <w:ins w:id="4534" w:author="Eric Boisvert" w:date="2016-03-20T11:09:00Z">
        <w:r>
          <w:t>s</w:t>
        </w:r>
      </w:ins>
      <w:ins w:id="4535" w:author="Eric Boisvert" w:date="2016-03-20T11:07:00Z">
        <w:r>
          <w:t xml:space="preserve"> are taken directly in the borehole, it </w:t>
        </w:r>
      </w:ins>
      <w:ins w:id="4536" w:author="Eric Boisvert" w:date="2016-03-20T11:09:00Z">
        <w:r>
          <w:t>can still be considered as</w:t>
        </w:r>
      </w:ins>
      <w:ins w:id="4537" w:author="Eric Boisvert" w:date="2016-03-20T11:11:00Z">
        <w:r>
          <w:t xml:space="preserve"> </w:t>
        </w:r>
      </w:ins>
      <w:ins w:id="4538" w:author="Eric Boisvert" w:date="2016-03-20T12:31:00Z">
        <w:r w:rsidR="0081048A">
          <w:t>using</w:t>
        </w:r>
      </w:ins>
      <w:ins w:id="4539" w:author="Eric Boisvert" w:date="2016-03-20T11:09:00Z">
        <w:r>
          <w:t xml:space="preserve"> a</w:t>
        </w:r>
      </w:ins>
      <w:ins w:id="4540" w:author="Eric Boisvert" w:date="2016-03-20T11:11:00Z">
        <w:r>
          <w:t>n</w:t>
        </w:r>
      </w:ins>
      <w:ins w:id="4541" w:author="Eric Boisvert" w:date="2016-03-20T11:09:00Z">
        <w:r>
          <w:t xml:space="preserve"> </w:t>
        </w:r>
      </w:ins>
      <w:ins w:id="4542" w:author="Eric Boisvert" w:date="2016-03-20T11:10:00Z">
        <w:r w:rsidRPr="00E12ECA">
          <w:rPr>
            <w:i/>
            <w:rPrChange w:id="4543" w:author="Eric Boisvert" w:date="2016-03-20T11:11:00Z">
              <w:rPr/>
            </w:rPrChange>
          </w:rPr>
          <w:t>in situ</w:t>
        </w:r>
        <w:r>
          <w:t xml:space="preserve"> sampling</w:t>
        </w:r>
      </w:ins>
      <w:ins w:id="4544" w:author="Eric Boisvert" w:date="2016-03-20T11:11:00Z">
        <w:r>
          <w:t xml:space="preserve"> feature.</w:t>
        </w:r>
      </w:ins>
      <w:ins w:id="4545" w:author="Eric Boisvert" w:date="2016-03-20T11:29:00Z">
        <w:r w:rsidR="00C45032">
          <w:t xml:space="preserve">  </w:t>
        </w:r>
      </w:ins>
      <w:ins w:id="4546" w:author="Eric Boisvert" w:date="2016-03-20T13:30:00Z">
        <w:r w:rsidR="009C2925">
          <w:t xml:space="preserve">For consistency, this specification requires that any observation </w:t>
        </w:r>
      </w:ins>
      <w:ins w:id="4547" w:author="Eric Boisvert" w:date="2016-03-26T13:29:00Z">
        <w:r w:rsidR="002F2882">
          <w:t>made on the borehole’s sampled feature</w:t>
        </w:r>
      </w:ins>
      <w:ins w:id="4548" w:author="Boisvert, Eric" w:date="2016-03-30T14:02:00Z">
        <w:r w:rsidR="008C1955">
          <w:t>s</w:t>
        </w:r>
      </w:ins>
      <w:ins w:id="4549" w:author="Eric Boisvert" w:date="2016-03-26T13:29:00Z">
        <w:r w:rsidR="002F2882">
          <w:t xml:space="preserve"> (</w:t>
        </w:r>
      </w:ins>
      <w:ins w:id="4550" w:author="Boisvert, Eric" w:date="2016-03-30T14:02:00Z">
        <w:r w:rsidR="008C1955">
          <w:t xml:space="preserve">what the borehole drills into </w:t>
        </w:r>
      </w:ins>
      <w:ins w:id="4551" w:author="Eric Boisvert" w:date="2016-03-26T13:29:00Z">
        <w:r w:rsidR="002F2882">
          <w:t>eg, a GeologicUnit)</w:t>
        </w:r>
      </w:ins>
      <w:ins w:id="4552" w:author="Eric Boisvert" w:date="2016-03-20T13:30:00Z">
        <w:r w:rsidR="009C2925">
          <w:t xml:space="preserve"> shall be associated with a SF_SamplingFeature.</w:t>
        </w:r>
      </w:ins>
      <w:ins w:id="4553" w:author="Eric Boisvert" w:date="2016-03-26T13:29:00Z">
        <w:r w:rsidR="002F2882">
          <w:t xml:space="preserve">  This pattern provide</w:t>
        </w:r>
      </w:ins>
      <w:ins w:id="4554" w:author="Eric Boisvert" w:date="2016-03-26T13:30:00Z">
        <w:r w:rsidR="002F2882">
          <w:t>s</w:t>
        </w:r>
      </w:ins>
      <w:ins w:id="4555" w:author="Eric Boisvert" w:date="2016-03-26T13:29:00Z">
        <w:r w:rsidR="002F2882">
          <w:t xml:space="preserve"> a support to </w:t>
        </w:r>
      </w:ins>
      <w:ins w:id="4556" w:author="Eric Boisvert" w:date="2016-03-26T13:30:00Z">
        <w:r w:rsidR="002F2882">
          <w:t>position</w:t>
        </w:r>
      </w:ins>
      <w:ins w:id="4557" w:author="Eric Boisvert" w:date="2016-03-26T13:29:00Z">
        <w:r w:rsidR="002F2882">
          <w:t xml:space="preserve"> the observation along the path of the borehole</w:t>
        </w:r>
      </w:ins>
      <w:ins w:id="4558" w:author="Eric Boisvert" w:date="2016-03-26T13:30:00Z">
        <w:r w:rsidR="002F2882">
          <w:t>.</w:t>
        </w:r>
      </w:ins>
      <w:ins w:id="4559" w:author="Eric Boisvert" w:date="2016-03-26T13:35:00Z">
        <w:r w:rsidR="002F2882" w:rsidRPr="002F2882">
          <w:t xml:space="preserve"> </w:t>
        </w:r>
      </w:ins>
    </w:p>
    <w:p w14:paraId="12E51C79" w14:textId="7A81F78A" w:rsidR="008C1955" w:rsidRDefault="008C1955" w:rsidP="00FD7CA9">
      <w:pPr>
        <w:rPr>
          <w:ins w:id="4560" w:author="Eric Boisvert" w:date="2016-03-26T13:31:00Z"/>
        </w:rPr>
      </w:pPr>
      <w:ins w:id="4561" w:author="Boisvert, Eric" w:date="2016-03-30T14:02:00Z">
        <w:r>
          <w:t xml:space="preserve">Therefore, two patterns are allowed: </w:t>
        </w:r>
      </w:ins>
    </w:p>
    <w:p w14:paraId="7334CF3E" w14:textId="2C7DB89C" w:rsidR="002F2882" w:rsidRDefault="002F2882" w:rsidP="00FD7CA9">
      <w:pPr>
        <w:rPr>
          <w:ins w:id="4562" w:author="Eric Boisvert" w:date="2016-03-26T13:31:00Z"/>
        </w:rPr>
      </w:pPr>
      <w:commentRangeStart w:id="4563"/>
      <w:ins w:id="4564" w:author="Eric Boisvert" w:date="2016-03-26T13:33:00Z">
        <w:del w:id="4565" w:author="Boisvert, Eric" w:date="2016-03-30T14:03:00Z">
          <w:r w:rsidDel="008C1955">
            <w:delText xml:space="preserve">Pattern for </w:delText>
          </w:r>
        </w:del>
        <w:r>
          <w:t>Observation in the context of the borehole</w:t>
        </w:r>
      </w:ins>
      <w:ins w:id="4566" w:author="Boisvert, Eric" w:date="2016-03-30T14:03:00Z">
        <w:r w:rsidR="008C1955">
          <w:t xml:space="preserve"> itself (the borehole </w:t>
        </w:r>
        <w:r w:rsidR="00FD6399">
          <w:t>is what is observed</w:t>
        </w:r>
        <w:r w:rsidR="008C1955">
          <w:t>)</w:t>
        </w:r>
      </w:ins>
      <w:ins w:id="4567" w:author="Boisvert, Eric" w:date="2016-03-29T09:13:00Z">
        <w:r w:rsidR="00B8253A">
          <w:t>:</w:t>
        </w:r>
      </w:ins>
    </w:p>
    <w:p w14:paraId="4BFF7136" w14:textId="04EE431B" w:rsidR="002F2882" w:rsidRPr="00FD6399" w:rsidRDefault="002F2882" w:rsidP="00FD7CA9">
      <w:pPr>
        <w:rPr>
          <w:ins w:id="4568" w:author="Eric Boisvert" w:date="2016-03-26T13:31:00Z"/>
          <w:rStyle w:val="reqtext"/>
          <w:rPrChange w:id="4569" w:author="Boisvert, Eric" w:date="2016-03-30T14:05:00Z">
            <w:rPr>
              <w:ins w:id="4570" w:author="Eric Boisvert" w:date="2016-03-26T13:31:00Z"/>
            </w:rPr>
          </w:rPrChange>
        </w:rPr>
      </w:pPr>
      <w:ins w:id="4571" w:author="Eric Boisvert" w:date="2016-03-26T13:31:00Z">
        <w:r w:rsidRPr="00FD6399">
          <w:rPr>
            <w:rStyle w:val="reqtext"/>
            <w:rPrChange w:id="4572" w:author="Boisvert, Eric" w:date="2016-03-30T14:05:00Z">
              <w:rPr/>
            </w:rPrChange>
          </w:rPr>
          <w:t xml:space="preserve">Borehole -&gt; relatedObservation -&gt; </w:t>
        </w:r>
      </w:ins>
      <w:ins w:id="4573" w:author="Boisvert, Eric" w:date="2016-03-30T14:04:00Z">
        <w:r w:rsidR="00FD6399" w:rsidRPr="00FD6399">
          <w:rPr>
            <w:rStyle w:val="reqtext"/>
            <w:rPrChange w:id="4574" w:author="Boisvert, Eric" w:date="2016-03-30T14:05:00Z">
              <w:rPr>
                <w:rStyle w:val="requri"/>
              </w:rPr>
            </w:rPrChange>
          </w:rPr>
          <w:t>OM_</w:t>
        </w:r>
      </w:ins>
      <w:ins w:id="4575" w:author="Eric Boisvert" w:date="2016-03-26T13:31:00Z">
        <w:r w:rsidRPr="00FD6399">
          <w:rPr>
            <w:rStyle w:val="reqtext"/>
            <w:rPrChange w:id="4576" w:author="Boisvert, Eric" w:date="2016-03-30T14:05:00Z">
              <w:rPr/>
            </w:rPrChange>
          </w:rPr>
          <w:t xml:space="preserve">Observation </w:t>
        </w:r>
      </w:ins>
    </w:p>
    <w:p w14:paraId="4C63C63E" w14:textId="6CDE48AC" w:rsidR="002F2882" w:rsidRPr="002F2882" w:rsidRDefault="002F2882" w:rsidP="00FD7CA9">
      <w:pPr>
        <w:rPr>
          <w:ins w:id="4577" w:author="Eric Boisvert" w:date="2016-03-26T13:35:00Z"/>
          <w:rStyle w:val="requri"/>
          <w:rFonts w:ascii="Times New Roman" w:hAnsi="Times New Roman"/>
          <w:b w:val="0"/>
          <w:sz w:val="24"/>
          <w:rPrChange w:id="4578" w:author="Eric Boisvert" w:date="2016-03-26T13:36:00Z">
            <w:rPr>
              <w:ins w:id="4579" w:author="Eric Boisvert" w:date="2016-03-26T13:35:00Z"/>
              <w:rStyle w:val="requri"/>
              <w:rFonts w:ascii="Times New Roman" w:hAnsi="Times New Roman"/>
            </w:rPr>
          </w:rPrChange>
        </w:rPr>
      </w:pPr>
      <w:ins w:id="4580" w:author="Eric Boisvert" w:date="2016-03-26T13:36:00Z">
        <w:del w:id="4581" w:author="Boisvert, Eric" w:date="2016-03-30T14:03:00Z">
          <w:r w:rsidRPr="002F2882" w:rsidDel="008C1955">
            <w:delText xml:space="preserve">Pattern for </w:delText>
          </w:r>
        </w:del>
        <w:proofErr w:type="gramStart"/>
        <w:r w:rsidRPr="002F2882">
          <w:t>Observation in the context of a geologic feature traversed by the borehole.</w:t>
        </w:r>
        <w:proofErr w:type="gramEnd"/>
        <w:r w:rsidRPr="002F2882">
          <w:t xml:space="preserve">  </w:t>
        </w:r>
      </w:ins>
      <w:ins w:id="4582" w:author="Boisvert, Eric" w:date="2016-03-30T14:04:00Z">
        <w:r w:rsidR="00FD6399">
          <w:t xml:space="preserve">The position of the observation along the bore is defined by the location of the </w:t>
        </w:r>
      </w:ins>
      <w:ins w:id="4583" w:author="Eric Boisvert" w:date="2016-03-26T13:36:00Z">
        <w:del w:id="4584" w:author="Boisvert, Eric" w:date="2016-03-30T14:04:00Z">
          <w:r w:rsidRPr="002F2882" w:rsidDel="00FD6399">
            <w:delText xml:space="preserve">The </w:delText>
          </w:r>
        </w:del>
      </w:ins>
      <w:ins w:id="4585" w:author="Boisvert, Eric" w:date="2016-03-30T14:04:00Z">
        <w:r w:rsidR="00FD6399">
          <w:t>SF_</w:t>
        </w:r>
      </w:ins>
      <w:ins w:id="4586" w:author="Eric Boisvert" w:date="2016-03-26T13:36:00Z">
        <w:r w:rsidRPr="002F2882">
          <w:t>SamplingFeature provides a location.</w:t>
        </w:r>
      </w:ins>
    </w:p>
    <w:p w14:paraId="2117822D" w14:textId="331CEE5D" w:rsidR="002F2882" w:rsidRPr="00FD6399" w:rsidRDefault="002F2882" w:rsidP="00FD7CA9">
      <w:pPr>
        <w:rPr>
          <w:ins w:id="4587" w:author="Eric Boisvert" w:date="2016-03-26T13:31:00Z"/>
          <w:rStyle w:val="reqtext"/>
          <w:rPrChange w:id="4588" w:author="Boisvert, Eric" w:date="2016-03-30T14:05:00Z">
            <w:rPr>
              <w:ins w:id="4589" w:author="Eric Boisvert" w:date="2016-03-26T13:31:00Z"/>
            </w:rPr>
          </w:rPrChange>
        </w:rPr>
      </w:pPr>
      <w:ins w:id="4590" w:author="Eric Boisvert" w:date="2016-03-26T13:31:00Z">
        <w:r w:rsidRPr="00FD6399">
          <w:rPr>
            <w:rStyle w:val="reqtext"/>
            <w:rPrChange w:id="4591" w:author="Boisvert, Eric" w:date="2016-03-30T14:05:00Z">
              <w:rPr/>
            </w:rPrChange>
          </w:rPr>
          <w:t xml:space="preserve">Borehole -&gt; relatedSamplingFeature -&gt; SamplingFeatureComplex -&gt; </w:t>
        </w:r>
      </w:ins>
      <w:ins w:id="4592" w:author="Boisvert, Eric" w:date="2016-03-30T14:04:00Z">
        <w:r w:rsidR="00FD6399" w:rsidRPr="00FD6399">
          <w:rPr>
            <w:rStyle w:val="reqtext"/>
            <w:rPrChange w:id="4593" w:author="Boisvert, Eric" w:date="2016-03-30T14:05:00Z">
              <w:rPr>
                <w:rStyle w:val="requri"/>
              </w:rPr>
            </w:rPrChange>
          </w:rPr>
          <w:t>SF_</w:t>
        </w:r>
      </w:ins>
      <w:ins w:id="4594" w:author="Eric Boisvert" w:date="2016-03-26T13:31:00Z">
        <w:r w:rsidRPr="00FD6399">
          <w:rPr>
            <w:rStyle w:val="reqtext"/>
            <w:rPrChange w:id="4595" w:author="Boisvert, Eric" w:date="2016-03-30T14:05:00Z">
              <w:rPr/>
            </w:rPrChange>
          </w:rPr>
          <w:t xml:space="preserve">SamplingFeature -&gt; relatedObservation -&gt; </w:t>
        </w:r>
      </w:ins>
      <w:ins w:id="4596" w:author="Boisvert, Eric" w:date="2016-03-30T14:05:00Z">
        <w:r w:rsidR="00FD6399">
          <w:rPr>
            <w:rStyle w:val="reqtext"/>
          </w:rPr>
          <w:t>OM_</w:t>
        </w:r>
      </w:ins>
      <w:ins w:id="4597" w:author="Eric Boisvert" w:date="2016-03-26T13:31:00Z">
        <w:r w:rsidRPr="00FD6399">
          <w:rPr>
            <w:rStyle w:val="reqtext"/>
            <w:rPrChange w:id="4598" w:author="Boisvert, Eric" w:date="2016-03-30T14:05:00Z">
              <w:rPr/>
            </w:rPrChange>
          </w:rPr>
          <w:t>Observation</w:t>
        </w:r>
      </w:ins>
      <w:commentRangeEnd w:id="4563"/>
      <w:ins w:id="4599" w:author="Eric Boisvert" w:date="2016-03-26T13:37:00Z">
        <w:r w:rsidR="00091990" w:rsidRPr="00FD6399">
          <w:rPr>
            <w:rStyle w:val="reqtext"/>
            <w:rPrChange w:id="4600" w:author="Boisvert, Eric" w:date="2016-03-30T14:05:00Z">
              <w:rPr>
                <w:rStyle w:val="CommentReference"/>
              </w:rPr>
            </w:rPrChange>
          </w:rPr>
          <w:commentReference w:id="4563"/>
        </w:r>
      </w:ins>
    </w:p>
    <w:p w14:paraId="5A3C309A" w14:textId="6A224D76" w:rsidR="009C2925" w:rsidRDefault="005802CB" w:rsidP="00FD7CA9">
      <w:pPr>
        <w:rPr>
          <w:ins w:id="4601" w:author="Eric Boisvert" w:date="2016-03-20T14:26:00Z"/>
        </w:rPr>
      </w:pPr>
      <w:r>
        <w:t>Observation and Measurement (ISO19156</w:t>
      </w:r>
      <w:r w:rsidR="00990E7C">
        <w:t>:2011 clause 7.2.4.1</w:t>
      </w:r>
      <w:r>
        <w:t xml:space="preserve">) </w:t>
      </w:r>
      <w:del w:id="4602" w:author="Eric Boisvert" w:date="2016-03-20T14:26:00Z">
        <w:r w:rsidDel="00B04DBC">
          <w:delText xml:space="preserve">already </w:delText>
        </w:r>
      </w:del>
      <w:r>
        <w:t>provide</w:t>
      </w:r>
      <w:ins w:id="4603" w:author="Eric Boisvert" w:date="2016-03-13T16:33:00Z">
        <w:r w:rsidR="00283487">
          <w:t>s mechanism</w:t>
        </w:r>
      </w:ins>
      <w:ins w:id="4604" w:author="Eric Boisvert" w:date="2016-03-13T16:35:00Z">
        <w:r w:rsidR="00283487">
          <w:t>s</w:t>
        </w:r>
      </w:ins>
      <w:ins w:id="4605" w:author="Eric Boisvert" w:date="2016-03-13T16:33:00Z">
        <w:r w:rsidR="00283487">
          <w:t xml:space="preserve"> to link observations and sampling </w:t>
        </w:r>
      </w:ins>
      <w:del w:id="4606" w:author="Eric Boisvert" w:date="2016-03-13T16:35:00Z">
        <w:r w:rsidDel="00283487">
          <w:delText xml:space="preserve"> </w:delText>
        </w:r>
      </w:del>
      <w:ins w:id="4607" w:author="Eric Boisvert" w:date="2016-03-13T16:35:00Z">
        <w:r w:rsidR="00283487">
          <w:t>features</w:t>
        </w:r>
      </w:ins>
      <w:ins w:id="4608" w:author="Eric Boisvert" w:date="2016-03-20T13:29:00Z">
        <w:r w:rsidR="009C2925">
          <w:t xml:space="preserve">.  </w:t>
        </w:r>
      </w:ins>
    </w:p>
    <w:p w14:paraId="5838C1DD" w14:textId="77777777" w:rsidR="00BF4FFB" w:rsidRDefault="00EB7E1F">
      <w:pPr>
        <w:keepNext/>
        <w:rPr>
          <w:ins w:id="4609" w:author="Eric Boisvert" w:date="2016-03-20T14:40:00Z"/>
        </w:rPr>
        <w:pPrChange w:id="4610" w:author="Eric Boisvert" w:date="2016-03-20T14:40:00Z">
          <w:pPr/>
        </w:pPrChange>
      </w:pPr>
      <w:ins w:id="4611" w:author="Eric Boisvert" w:date="2016-03-20T14:39:00Z">
        <w:r>
          <w:lastRenderedPageBreak/>
          <w:pict w14:anchorId="6E7396D6">
            <v:shape id="_x0000_i1114" type="#_x0000_t75" style="width:427.8pt;height:352.3pt">
              <v:imagedata r:id="rId105" o:title=""/>
            </v:shape>
          </w:pict>
        </w:r>
      </w:ins>
    </w:p>
    <w:p w14:paraId="4102956A" w14:textId="7E125BD5" w:rsidR="00B04DBC" w:rsidRDefault="00BF4FFB">
      <w:pPr>
        <w:pStyle w:val="Caption"/>
        <w:rPr>
          <w:ins w:id="4612" w:author="Eric Boisvert" w:date="2016-03-20T13:29:00Z"/>
        </w:rPr>
        <w:pPrChange w:id="4613" w:author="Eric Boisvert" w:date="2016-03-20T14:40:00Z">
          <w:pPr/>
        </w:pPrChange>
      </w:pPr>
      <w:ins w:id="4614" w:author="Eric Boisvert" w:date="2016-03-20T14:40:00Z">
        <w:r>
          <w:t xml:space="preserve">Figure </w:t>
        </w:r>
        <w:r>
          <w:fldChar w:fldCharType="begin"/>
        </w:r>
        <w:r>
          <w:instrText xml:space="preserve"> SEQ Figure \* ARABIC </w:instrText>
        </w:r>
      </w:ins>
      <w:r>
        <w:fldChar w:fldCharType="separate"/>
      </w:r>
      <w:ins w:id="4615" w:author="Boisvert, Eric" w:date="2016-04-01T13:15:00Z">
        <w:r w:rsidR="008D755A">
          <w:rPr>
            <w:noProof/>
          </w:rPr>
          <w:t>88</w:t>
        </w:r>
      </w:ins>
      <w:ins w:id="4616" w:author="Eric Boisvert" w:date="2016-03-28T16:06:00Z">
        <w:del w:id="4617" w:author="Boisvert, Eric" w:date="2016-03-29T08:51:00Z">
          <w:r w:rsidR="003842F3" w:rsidDel="00CB122C">
            <w:rPr>
              <w:noProof/>
            </w:rPr>
            <w:delText>85</w:delText>
          </w:r>
        </w:del>
      </w:ins>
      <w:ins w:id="4618" w:author="Eric Boisvert" w:date="2016-03-20T14:40:00Z">
        <w:r>
          <w:fldChar w:fldCharType="end"/>
        </w:r>
        <w:r>
          <w:t>: Observations along the path of a borehole are in context of the SF_SpatialSamplingFeature or a SF_Specimen</w:t>
        </w:r>
      </w:ins>
      <w:ins w:id="4619" w:author="Boisvert, Eric" w:date="2016-03-29T09:14:00Z">
        <w:r w:rsidR="00B8253A">
          <w:t>.</w:t>
        </w:r>
      </w:ins>
    </w:p>
    <w:p w14:paraId="68DE4E5A" w14:textId="58647A07" w:rsidR="0085617E" w:rsidRDefault="00BF4FFB" w:rsidP="00FD7CA9">
      <w:ins w:id="4620" w:author="Eric Boisvert" w:date="2016-03-20T14:41:00Z">
        <w:r>
          <w:t xml:space="preserve">Boreholes are linked to SF_SpatialSamplingFeature or SF_Specimen </w:t>
        </w:r>
      </w:ins>
      <w:del w:id="4621"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622" w:author="Eric Boisvert" w:date="2016-03-20T15:16:00Z">
        <w:r w:rsidR="005D2552">
          <w:t>SF_</w:t>
        </w:r>
      </w:ins>
      <w:ins w:id="4623" w:author="Eric Boisvert" w:date="2016-03-20T15:15:00Z">
        <w:r w:rsidR="005D2552">
          <w:t>Spatial</w:t>
        </w:r>
      </w:ins>
      <w:r w:rsidR="00166583">
        <w:t>SamplingFeatures</w:t>
      </w:r>
      <w:ins w:id="4624" w:author="Eric Boisvert" w:date="2016-03-20T15:15:00Z">
        <w:r w:rsidR="005D2552">
          <w:t xml:space="preserve"> and SF_Specimen</w:t>
        </w:r>
      </w:ins>
      <w:r w:rsidR="00166583">
        <w:t xml:space="preserve"> have their own geometry and therefore can report their </w:t>
      </w:r>
      <w:del w:id="4625" w:author="Eric Boisvert" w:date="2016-03-20T15:14:00Z">
        <w:r w:rsidR="00166583" w:rsidDel="005D2552">
          <w:delText xml:space="preserve">absolute </w:delText>
        </w:r>
      </w:del>
      <w:r w:rsidR="00166583">
        <w:t xml:space="preserve">location. </w:t>
      </w:r>
      <w:ins w:id="4626" w:author="Eric Boisvert" w:date="2016-03-20T15:16:00Z">
        <w:r w:rsidR="005D2552">
          <w:t xml:space="preserve">  </w:t>
        </w:r>
      </w:ins>
      <w:ins w:id="4627" w:author="Eric Boisvert" w:date="2016-03-20T15:15:00Z">
        <w:r w:rsidR="005D2552">
          <w:t xml:space="preserve"> </w:t>
        </w:r>
      </w:ins>
    </w:p>
    <w:p w14:paraId="7CCEA808" w14:textId="27F56E44" w:rsidR="00BF4FFB" w:rsidRDefault="00BF4FFB" w:rsidP="00FD7CA9">
      <w:pPr>
        <w:rPr>
          <w:ins w:id="4628" w:author="Eric Boisvert" w:date="2016-03-20T14:54:00Z"/>
        </w:rPr>
      </w:pPr>
      <w:ins w:id="4629" w:author="Eric Boisvert" w:date="2016-03-20T14:44:00Z">
        <w:r>
          <w:t xml:space="preserve">It is common to use relative distance from the start of a borehole as a coordinate system for </w:t>
        </w:r>
      </w:ins>
      <w:ins w:id="4630" w:author="Eric Boisvert" w:date="2016-03-20T14:45:00Z">
        <w:r>
          <w:t xml:space="preserve">positioning </w:t>
        </w:r>
      </w:ins>
      <w:ins w:id="4631" w:author="Eric Boisvert" w:date="2016-03-20T14:44:00Z">
        <w:r>
          <w:t>observations and features</w:t>
        </w:r>
      </w:ins>
      <w:ins w:id="4632" w:author="Eric Boisvert" w:date="2016-03-20T14:45:00Z">
        <w:r>
          <w:t xml:space="preserve"> in context of a borehole.  Relative position</w:t>
        </w:r>
      </w:ins>
      <w:ins w:id="4633" w:author="Eric Boisvert" w:date="2016-03-20T14:46:00Z">
        <w:r>
          <w:t>s are measured as the linear distance along the path of the borehole shape.</w:t>
        </w:r>
      </w:ins>
      <w:ins w:id="4634" w:author="Eric Boisvert" w:date="2016-03-20T14:48:00Z">
        <w:r>
          <w:t xml:space="preserve">  It is more convenient to model the location as an interval because it cover</w:t>
        </w:r>
      </w:ins>
      <w:ins w:id="4635" w:author="Eric Boisvert" w:date="2016-03-20T14:50:00Z">
        <w:r>
          <w:t>s</w:t>
        </w:r>
      </w:ins>
      <w:ins w:id="4636" w:author="Eric Boisvert" w:date="2016-03-20T14:48:00Z">
        <w:r>
          <w:t xml:space="preserve"> most</w:t>
        </w:r>
      </w:ins>
      <w:ins w:id="4637" w:author="Eric Boisvert" w:date="2016-03-20T15:17:00Z">
        <w:r w:rsidR="005D2552">
          <w:t xml:space="preserve"> of</w:t>
        </w:r>
      </w:ins>
      <w:ins w:id="4638" w:author="Eric Boisvert" w:date="2016-03-20T14:48:00Z">
        <w:r>
          <w:t xml:space="preserve"> </w:t>
        </w:r>
      </w:ins>
      <w:ins w:id="4639" w:author="Eric Boisvert" w:date="2016-03-20T15:17:00Z">
        <w:r w:rsidR="005D2552">
          <w:t xml:space="preserve">the </w:t>
        </w:r>
      </w:ins>
      <w:ins w:id="4640" w:author="Eric Boisvert" w:date="2016-03-20T14:48:00Z">
        <w:r>
          <w:t>use cases</w:t>
        </w:r>
      </w:ins>
      <w:ins w:id="4641" w:author="Eric Boisvert" w:date="2016-03-20T15:17:00Z">
        <w:r w:rsidR="005D2552">
          <w:t xml:space="preserve"> – samples always cover some space along the line</w:t>
        </w:r>
      </w:ins>
      <w:ins w:id="4642" w:author="Eric Boisvert" w:date="2016-03-20T14:48:00Z">
        <w:r>
          <w:t xml:space="preserve">.  A single point along the curve can then be modelled as an interval </w:t>
        </w:r>
      </w:ins>
      <w:ins w:id="4643" w:author="Eric Boisvert" w:date="2016-03-20T14:50:00Z">
        <w:r>
          <w:t xml:space="preserve">which start and end coincide. </w:t>
        </w:r>
      </w:ins>
      <w:ins w:id="4644" w:author="Eric Boisvert" w:date="2016-03-20T14:46:00Z">
        <w:r>
          <w:t xml:space="preserve">  </w:t>
        </w:r>
      </w:ins>
      <w:ins w:id="4645"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646" w:author="Eric Boisvert" w:date="2016-03-20T14:55:00Z"/>
        </w:rPr>
        <w:pPrChange w:id="4647" w:author="Eric Boisvert" w:date="2016-03-20T14:55:00Z">
          <w:pPr/>
        </w:pPrChange>
      </w:pPr>
      <w:ins w:id="4648" w:author="Eric Boisvert" w:date="2016-03-20T14:55:00Z">
        <w:r>
          <w:t xml:space="preserve">A pair of </w:t>
        </w:r>
      </w:ins>
      <w:ins w:id="4649" w:author="Eric Boisvert" w:date="2016-03-20T15:00:00Z">
        <w:r w:rsidR="00EA1FD5">
          <w:t>values</w:t>
        </w:r>
      </w:ins>
      <w:ins w:id="4650" w:author="Eric Boisvert" w:date="2016-03-20T14:55:00Z">
        <w:r>
          <w:t xml:space="preserve"> to represent the beginning and the end of the interval.</w:t>
        </w:r>
      </w:ins>
    </w:p>
    <w:p w14:paraId="71830506" w14:textId="3F8A50E3" w:rsidR="00BF4FFB" w:rsidRDefault="00F54A29">
      <w:pPr>
        <w:numPr>
          <w:ilvl w:val="0"/>
          <w:numId w:val="51"/>
        </w:numPr>
        <w:rPr>
          <w:ins w:id="4651" w:author="Eric Boisvert" w:date="2016-03-20T14:48:00Z"/>
        </w:rPr>
        <w:pPrChange w:id="4652" w:author="Eric Boisvert" w:date="2016-03-20T14:58:00Z">
          <w:pPr/>
        </w:pPrChange>
      </w:pPr>
      <w:ins w:id="4653" w:author="Eric Boisvert" w:date="2016-03-20T14:57:00Z">
        <w:r>
          <w:t>A</w:t>
        </w:r>
      </w:ins>
      <w:ins w:id="4654" w:author="Eric Boisvert" w:date="2016-03-20T14:58:00Z">
        <w:r>
          <w:t xml:space="preserve">n optional reference to a linear geometry (GM_Curve) </w:t>
        </w:r>
      </w:ins>
      <w:ins w:id="4655" w:author="Eric Boisvert" w:date="2016-03-20T15:00:00Z">
        <w:r w:rsidR="00EA1FD5">
          <w:t xml:space="preserve"> </w:t>
        </w:r>
      </w:ins>
    </w:p>
    <w:p w14:paraId="28316237" w14:textId="6AB70AE7" w:rsidR="00A672E5" w:rsidRDefault="00A672E5" w:rsidP="00FD7CA9">
      <w:pPr>
        <w:rPr>
          <w:ins w:id="4656" w:author="Eric Boisvert" w:date="2016-03-19T14:22:00Z"/>
        </w:rPr>
      </w:pPr>
      <w:ins w:id="4657" w:author="Eric Boisvert" w:date="2016-03-19T14:22:00Z">
        <w:r>
          <w:lastRenderedPageBreak/>
          <w:t xml:space="preserve">The requirement class does not prescribe a specific encoding, but do prescribe that the </w:t>
        </w:r>
      </w:ins>
      <w:ins w:id="4658" w:author="Eric Boisvert" w:date="2016-03-20T15:22:00Z">
        <w:r w:rsidR="005D2552">
          <w:t>above</w:t>
        </w:r>
      </w:ins>
      <w:ins w:id="4659" w:author="Eric Boisvert" w:date="2016-03-19T14:22:00Z">
        <w:r w:rsidR="008F08D6">
          <w:t xml:space="preserve"> information be explicitly o</w:t>
        </w:r>
      </w:ins>
      <w:ins w:id="4660" w:author="Eric Boisvert" w:date="2016-03-19T15:10:00Z">
        <w:r w:rsidR="008F08D6">
          <w:t>r</w:t>
        </w:r>
      </w:ins>
      <w:ins w:id="4661" w:author="Eric Boisvert" w:date="2016-03-19T14:22:00Z">
        <w:r>
          <w:t xml:space="preserve"> implicitely provided.  Different encoding</w:t>
        </w:r>
      </w:ins>
      <w:ins w:id="4662" w:author="Eric Boisvert" w:date="2016-03-20T15:19:00Z">
        <w:r w:rsidR="005D2552">
          <w:t>s</w:t>
        </w:r>
      </w:ins>
      <w:ins w:id="4663" w:author="Eric Boisvert" w:date="2016-03-19T14:22:00Z">
        <w:r>
          <w:t xml:space="preserve"> wil</w:t>
        </w:r>
        <w:r w:rsidR="008F08D6">
          <w:t>l address the issue differently</w:t>
        </w:r>
      </w:ins>
      <w:ins w:id="4664" w:author="Eric Boisvert" w:date="2016-03-20T15:22:00Z">
        <w:r w:rsidR="005D2552">
          <w:t xml:space="preserve"> and have their pros and cons.</w:t>
        </w:r>
      </w:ins>
    </w:p>
    <w:p w14:paraId="09919128" w14:textId="40C67FA1" w:rsidR="00A672E5" w:rsidRDefault="008F08D6" w:rsidP="00FD7CA9">
      <w:pPr>
        <w:rPr>
          <w:ins w:id="4665" w:author="Eric Boisvert" w:date="2016-03-20T15:58:00Z"/>
        </w:rPr>
      </w:pPr>
      <w:ins w:id="4666" w:author="Eric Boisvert" w:date="2016-03-19T15:11:00Z">
        <w:r>
          <w:t xml:space="preserve">The location shall be provided as a linear interval, formed by a “from” value, and a “to” </w:t>
        </w:r>
      </w:ins>
      <w:ins w:id="4667" w:author="Eric Boisvert" w:date="2016-03-20T15:00:00Z">
        <w:r w:rsidR="00EA1FD5">
          <w:t>measurement (a value and a unit of measure)</w:t>
        </w:r>
      </w:ins>
      <w:ins w:id="4668" w:author="Eric Boisvert" w:date="2016-03-19T15:11:00Z">
        <w:r w:rsidR="00EA1FD5">
          <w:t>. From is</w:t>
        </w:r>
        <w:r>
          <w:t xml:space="preserve"> closer to the origin of the path. </w:t>
        </w:r>
      </w:ins>
      <w:ins w:id="4669" w:author="Eric Boisvert" w:date="2016-03-19T15:17:00Z">
        <w:r>
          <w:t xml:space="preserve">  </w:t>
        </w:r>
      </w:ins>
    </w:p>
    <w:p w14:paraId="1A1B08BA" w14:textId="77777777" w:rsidR="00033D7C" w:rsidRDefault="00033D7C" w:rsidP="00FD7CA9">
      <w:pPr>
        <w:rPr>
          <w:ins w:id="4670"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671"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672" w:author="Eric Boisvert" w:date="2016-03-13T16:42:00Z"/>
                <w:rStyle w:val="requri"/>
                <w:lang w:val="en-CA"/>
              </w:rPr>
            </w:pPr>
            <w:ins w:id="4673" w:author="Eric Boisvert" w:date="2016-03-13T16:42:00Z">
              <w:r>
                <w:rPr>
                  <w:rStyle w:val="requri"/>
                  <w:lang w:val="en-CA"/>
                </w:rPr>
                <w:t>/req/gsml4-borehole</w:t>
              </w:r>
              <w:r w:rsidRPr="00D12552">
                <w:rPr>
                  <w:rStyle w:val="requri"/>
                  <w:lang w:val="en-CA"/>
                </w:rPr>
                <w:t>/</w:t>
              </w:r>
              <w:r w:rsidR="00033D7C">
                <w:rPr>
                  <w:rStyle w:val="requri"/>
                  <w:lang w:val="en-CA"/>
                </w:rPr>
                <w:t>borehole</w:t>
              </w:r>
            </w:ins>
            <w:ins w:id="4674" w:author="Eric Boisvert" w:date="2016-03-20T15:58:00Z">
              <w:r w:rsidR="00033D7C">
                <w:rPr>
                  <w:rStyle w:val="requri"/>
                  <w:lang w:val="en-CA"/>
                </w:rPr>
                <w:t>-</w:t>
              </w:r>
            </w:ins>
            <w:ins w:id="4675"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676" w:author="Eric Boisvert" w:date="2016-03-13T16:42:00Z"/>
                <w:rStyle w:val="reqtext"/>
                <w:lang w:val="en-CA"/>
              </w:rPr>
            </w:pPr>
            <w:ins w:id="4677" w:author="Eric Boisvert" w:date="2016-03-20T15:57:00Z">
              <w:r>
                <w:rPr>
                  <w:rStyle w:val="reqtext"/>
                  <w:lang w:val="en-CA"/>
                </w:rPr>
                <w:t>P</w:t>
              </w:r>
            </w:ins>
            <w:ins w:id="4678" w:author="Eric Boisvert" w:date="2016-03-13T16:42:00Z">
              <w:r w:rsidR="0069784E">
                <w:rPr>
                  <w:rStyle w:val="reqtext"/>
                  <w:lang w:val="en-CA"/>
                </w:rPr>
                <w:t xml:space="preserve">osition </w:t>
              </w:r>
            </w:ins>
            <w:ins w:id="4679" w:author="Eric Boisvert" w:date="2016-03-13T16:43:00Z">
              <w:r w:rsidR="0069784E">
                <w:rPr>
                  <w:rStyle w:val="reqtext"/>
                  <w:lang w:val="en-CA"/>
                </w:rPr>
                <w:t>SHALL</w:t>
              </w:r>
            </w:ins>
            <w:ins w:id="4680" w:author="Eric Boisvert" w:date="2016-03-13T16:42:00Z">
              <w:r w:rsidR="0069784E">
                <w:rPr>
                  <w:rStyle w:val="reqtext"/>
                  <w:lang w:val="en-CA"/>
                </w:rPr>
                <w:t xml:space="preserve"> </w:t>
              </w:r>
            </w:ins>
            <w:ins w:id="4681" w:author="Eric Boisvert" w:date="2016-03-19T14:23:00Z">
              <w:r w:rsidR="00A672E5">
                <w:rPr>
                  <w:rStyle w:val="reqtext"/>
                  <w:lang w:val="en-CA"/>
                </w:rPr>
                <w:t xml:space="preserve">be provided as a pair of </w:t>
              </w:r>
            </w:ins>
            <w:ins w:id="4682" w:author="Eric Boisvert" w:date="2016-03-20T15:14:00Z">
              <w:r w:rsidR="005D2552">
                <w:rPr>
                  <w:rStyle w:val="reqtext"/>
                  <w:lang w:val="en-CA"/>
                </w:rPr>
                <w:t>measurements</w:t>
              </w:r>
            </w:ins>
            <w:ins w:id="4683" w:author="Eric Boisvert" w:date="2016-03-19T14:23:00Z">
              <w:r w:rsidR="00A672E5">
                <w:rPr>
                  <w:rStyle w:val="reqtext"/>
                  <w:lang w:val="en-CA"/>
                </w:rPr>
                <w:t xml:space="preserve"> representing an interval along the path of the borehole</w:t>
              </w:r>
            </w:ins>
            <w:ins w:id="4684" w:author="Boisvert, Eric" w:date="2016-03-29T09:14:00Z">
              <w:r w:rsidR="00B8253A">
                <w:rPr>
                  <w:rStyle w:val="reqtext"/>
                  <w:lang w:val="en-CA"/>
                </w:rPr>
                <w:t>.</w:t>
              </w:r>
            </w:ins>
          </w:p>
        </w:tc>
      </w:tr>
    </w:tbl>
    <w:p w14:paraId="20B701C1" w14:textId="77777777" w:rsidR="0069784E" w:rsidRDefault="0069784E" w:rsidP="00FD7CA9">
      <w:pPr>
        <w:rPr>
          <w:ins w:id="4685" w:author="Eric Boisvert" w:date="2016-03-19T15:12:00Z"/>
        </w:rPr>
      </w:pPr>
    </w:p>
    <w:p w14:paraId="2E16D2E2" w14:textId="6C35F619" w:rsidR="008F08D6" w:rsidRDefault="008F08D6" w:rsidP="00FD7CA9">
      <w:pPr>
        <w:rPr>
          <w:ins w:id="4686" w:author="Eric Boisvert" w:date="2016-03-19T15:12:00Z"/>
        </w:rPr>
      </w:pPr>
      <w:ins w:id="4687" w:author="Eric Boisvert" w:date="2016-03-19T15:12:00Z">
        <w:r>
          <w:t xml:space="preserve">The location </w:t>
        </w:r>
      </w:ins>
      <w:ins w:id="4688" w:author="Eric Boisvert" w:date="2016-03-20T15:23:00Z">
        <w:r w:rsidR="005D2552">
          <w:t>may</w:t>
        </w:r>
      </w:ins>
      <w:ins w:id="4689"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690"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691"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692" w:author="Eric Boisvert" w:date="2016-03-13T16:43:00Z"/>
                <w:rStyle w:val="requri"/>
                <w:lang w:val="en-CA"/>
              </w:rPr>
            </w:pPr>
            <w:ins w:id="4693" w:author="Eric Boisvert" w:date="2016-03-13T16:43:00Z">
              <w:r>
                <w:rPr>
                  <w:rStyle w:val="requri"/>
                  <w:lang w:val="en-CA"/>
                </w:rPr>
                <w:t>/req/gsml4-borehole</w:t>
              </w:r>
              <w:r w:rsidRPr="00D12552">
                <w:rPr>
                  <w:rStyle w:val="requri"/>
                  <w:lang w:val="en-CA"/>
                </w:rPr>
                <w:t>/</w:t>
              </w:r>
              <w:r>
                <w:rPr>
                  <w:rStyle w:val="requri"/>
                  <w:lang w:val="en-CA"/>
                </w:rPr>
                <w:t>borehole-</w:t>
              </w:r>
            </w:ins>
            <w:ins w:id="4694" w:author="Eric Boisvert" w:date="2016-03-13T16:44:00Z">
              <w:r>
                <w:rPr>
                  <w:rStyle w:val="requri"/>
                  <w:lang w:val="en-CA"/>
                </w:rPr>
                <w:t>refere</w:t>
              </w:r>
            </w:ins>
            <w:ins w:id="4695" w:author="Eric Boisvert" w:date="2016-03-20T15:58:00Z">
              <w:r w:rsidR="00033D7C">
                <w:rPr>
                  <w:rStyle w:val="requri"/>
                  <w:lang w:val="en-CA"/>
                </w:rPr>
                <w:t>n</w:t>
              </w:r>
            </w:ins>
            <w:ins w:id="4696" w:author="Eric Boisvert" w:date="2016-03-13T16:44:00Z">
              <w:r w:rsidR="00033D7C">
                <w:rPr>
                  <w:rStyle w:val="requri"/>
                  <w:lang w:val="en-CA"/>
                </w:rPr>
                <w:t>ce</w:t>
              </w:r>
            </w:ins>
            <w:ins w:id="4697" w:author="Eric Boisvert" w:date="2016-03-20T15:59:00Z">
              <w:r w:rsidR="00033D7C">
                <w:rPr>
                  <w:rStyle w:val="requri"/>
                  <w:lang w:val="en-CA"/>
                </w:rPr>
                <w:t>-</w:t>
              </w:r>
            </w:ins>
            <w:ins w:id="4698" w:author="Eric Boisvert" w:date="2016-03-13T16:44:00Z">
              <w:r>
                <w:rPr>
                  <w:rStyle w:val="requri"/>
                  <w:lang w:val="en-CA"/>
                </w:rPr>
                <w:t>geom</w:t>
              </w:r>
            </w:ins>
          </w:p>
        </w:tc>
        <w:tc>
          <w:tcPr>
            <w:tcW w:w="4678" w:type="dxa"/>
            <w:tcBorders>
              <w:left w:val="nil"/>
            </w:tcBorders>
            <w:shd w:val="clear" w:color="auto" w:fill="auto"/>
          </w:tcPr>
          <w:p w14:paraId="2D6F9A3B" w14:textId="0B9D8DBE" w:rsidR="0069784E" w:rsidRPr="00D12552" w:rsidRDefault="0069784E" w:rsidP="00BA27D0">
            <w:pPr>
              <w:pStyle w:val="Tabletext10"/>
              <w:jc w:val="left"/>
              <w:rPr>
                <w:ins w:id="4699" w:author="Eric Boisvert" w:date="2016-03-13T16:43:00Z"/>
                <w:rStyle w:val="reqtext"/>
                <w:lang w:val="en-CA"/>
              </w:rPr>
            </w:pPr>
            <w:ins w:id="4700" w:author="Eric Boisvert" w:date="2016-03-13T16:43:00Z">
              <w:r>
                <w:rPr>
                  <w:rStyle w:val="reqtext"/>
                  <w:lang w:val="en-CA"/>
                </w:rPr>
                <w:t xml:space="preserve">A </w:t>
              </w:r>
            </w:ins>
            <w:ins w:id="4701" w:author="Eric Boisvert" w:date="2016-03-13T16:44:00Z">
              <w:r>
                <w:rPr>
                  <w:rStyle w:val="reqtext"/>
                  <w:lang w:val="en-CA"/>
                </w:rPr>
                <w:t>position MAY identify a reference geometry to provide a coordinate</w:t>
              </w:r>
              <w:r w:rsidR="001E7133">
                <w:rPr>
                  <w:rStyle w:val="reqtext"/>
                  <w:lang w:val="en-CA"/>
                </w:rPr>
                <w:t xml:space="preserve"> reference system, otherwise, </w:t>
              </w:r>
              <w:r>
                <w:rPr>
                  <w:rStyle w:val="reqtext"/>
                  <w:lang w:val="en-CA"/>
                </w:rPr>
                <w:t>the distanc</w:t>
              </w:r>
              <w:r w:rsidR="00A672E5">
                <w:rPr>
                  <w:rStyle w:val="reqtext"/>
                  <w:lang w:val="en-CA"/>
                </w:rPr>
                <w:t xml:space="preserve">e will be considered as </w:t>
              </w:r>
            </w:ins>
            <w:ins w:id="4702" w:author="Eric Boisvert" w:date="2016-03-19T14:25:00Z">
              <w:r w:rsidR="00A672E5">
                <w:rPr>
                  <w:rStyle w:val="reqtext"/>
                  <w:lang w:val="en-CA"/>
                </w:rPr>
                <w:t>directed vertically</w:t>
              </w:r>
            </w:ins>
            <w:ins w:id="4703" w:author="Boisvert, Eric" w:date="2016-03-29T09:14:00Z">
              <w:r w:rsidR="00B8253A">
                <w:rPr>
                  <w:rStyle w:val="reqtext"/>
                  <w:lang w:val="en-CA"/>
                </w:rPr>
                <w:t>.</w:t>
              </w:r>
            </w:ins>
            <w:ins w:id="4704" w:author="Eric Boisvert" w:date="2016-03-19T14:25:00Z">
              <w:del w:id="4705"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706" w:author="Eric Boisvert" w:date="2016-03-13T16:42:00Z"/>
        </w:rPr>
      </w:pPr>
    </w:p>
    <w:p w14:paraId="37942899" w14:textId="5491D499" w:rsidR="0069784E" w:rsidRDefault="0081048A">
      <w:pPr>
        <w:pStyle w:val="Heading4"/>
        <w:rPr>
          <w:ins w:id="4707" w:author="Eric Boisvert" w:date="2016-03-20T12:40:00Z"/>
        </w:rPr>
        <w:pPrChange w:id="4708" w:author="Eric Boisvert" w:date="2016-03-20T12:40:00Z">
          <w:pPr/>
        </w:pPrChange>
      </w:pPr>
      <w:ins w:id="4709" w:author="Eric Boisvert" w:date="2016-03-20T12:40:00Z">
        <w:r>
          <w:t>Coverage</w:t>
        </w:r>
      </w:ins>
    </w:p>
    <w:p w14:paraId="286562F3" w14:textId="77777777" w:rsidR="0081048A" w:rsidRDefault="0081048A" w:rsidP="00FD7CA9">
      <w:pPr>
        <w:rPr>
          <w:ins w:id="4710" w:author="Eric Boisvert" w:date="2016-02-28T17:26:00Z"/>
        </w:rPr>
      </w:pPr>
    </w:p>
    <w:p w14:paraId="66990E44" w14:textId="1A44247C" w:rsidR="00BC33BD" w:rsidDel="008C3A1A" w:rsidRDefault="0081048A" w:rsidP="00FD7CA9">
      <w:pPr>
        <w:rPr>
          <w:del w:id="4711" w:author="Eric Boisvert" w:date="2016-03-13T16:42:00Z"/>
        </w:rPr>
      </w:pPr>
      <w:ins w:id="4712" w:author="Eric Boisvert" w:date="2016-03-20T12:40:00Z">
        <w:r>
          <w:t>Some communit</w:t>
        </w:r>
        <w:r w:rsidR="000C4BA0">
          <w:t xml:space="preserve">ies might consider using </w:t>
        </w:r>
      </w:ins>
      <w:ins w:id="4713" w:author="Eric Boisvert" w:date="2016-03-20T12:42:00Z">
        <w:r w:rsidR="000C4BA0">
          <w:t xml:space="preserve">ISO 19123:2005 </w:t>
        </w:r>
      </w:ins>
      <w:ins w:id="4714" w:author="Eric Boisvert" w:date="2016-03-20T12:43:00Z">
        <w:r w:rsidR="000C4BA0">
          <w:t xml:space="preserve">Coverage to model discrete or continuous observations along the borehole path.  </w:t>
        </w:r>
      </w:ins>
      <w:ins w:id="4715" w:author="Eric Boisvert" w:date="2016-03-20T12:40:00Z">
        <w:r w:rsidR="000C4BA0">
          <w:t xml:space="preserve"> </w:t>
        </w:r>
      </w:ins>
      <w:ins w:id="4716" w:author="Boisvert, Eric" w:date="2016-03-30T14:07:00Z">
        <w:r w:rsidR="00FD6399">
          <w:t xml:space="preserve">Because of the large amount of permutations possible with Coverage and the complexity of individual domain requirements, this specification does not prescribe any coverage encoding pattern. </w:t>
        </w:r>
      </w:ins>
      <w:ins w:id="4717" w:author="Boisvert, Eric" w:date="2016-03-30T14:09:00Z">
        <w:r w:rsidR="00FD6399">
          <w:t xml:space="preserve"> Communities that wish to use Coverage should define their own profile by extending this specification.</w:t>
        </w:r>
      </w:ins>
    </w:p>
    <w:p w14:paraId="23A79270" w14:textId="77777777" w:rsidR="008C3A1A" w:rsidRDefault="008C3A1A" w:rsidP="00FD7CA9">
      <w:pPr>
        <w:rPr>
          <w:ins w:id="4718" w:author="Eric Boisvert" w:date="2016-03-19T12:30:00Z"/>
        </w:rPr>
      </w:pPr>
    </w:p>
    <w:p w14:paraId="6EA9A0D6" w14:textId="77777777" w:rsidR="008C3A1A" w:rsidRDefault="008C3A1A" w:rsidP="00FD7CA9">
      <w:pPr>
        <w:rPr>
          <w:ins w:id="4719" w:author="Eric Boisvert" w:date="2016-03-19T12:30:00Z"/>
        </w:rPr>
      </w:pPr>
    </w:p>
    <w:p w14:paraId="24F874FF" w14:textId="65099C82" w:rsidR="009B3BBD" w:rsidRPr="00D12552" w:rsidRDefault="009B3BBD" w:rsidP="009B3BBD">
      <w:pPr>
        <w:pStyle w:val="Heading2"/>
        <w:rPr>
          <w:lang w:val="en-CA"/>
        </w:rPr>
      </w:pPr>
      <w:bookmarkStart w:id="4720" w:name="_Toc446944617"/>
      <w:r w:rsidRPr="00D12552">
        <w:rPr>
          <w:lang w:val="en-CA"/>
        </w:rPr>
        <w:t xml:space="preserve">GeoSciML </w:t>
      </w:r>
      <w:r>
        <w:rPr>
          <w:lang w:val="en-CA"/>
        </w:rPr>
        <w:t xml:space="preserve">Laboratory </w:t>
      </w:r>
      <w:del w:id="4721" w:author="Eric Boisvert" w:date="2016-04-01T17:00:00Z">
        <w:r w:rsidR="004F0DC1" w:rsidDel="00D35608">
          <w:rPr>
            <w:lang w:val="en-CA"/>
          </w:rPr>
          <w:delText xml:space="preserve">Abstract </w:delText>
        </w:r>
      </w:del>
      <w:r>
        <w:rPr>
          <w:lang w:val="en-CA"/>
        </w:rPr>
        <w:t>Analysis</w:t>
      </w:r>
      <w:r w:rsidRPr="00D12552">
        <w:rPr>
          <w:lang w:val="en-CA"/>
        </w:rPr>
        <w:t xml:space="preserve"> Requirements Class</w:t>
      </w:r>
      <w:bookmarkEnd w:id="4720"/>
    </w:p>
    <w:p w14:paraId="314F9F4D" w14:textId="77777777" w:rsidR="002151F2" w:rsidRDefault="002151F2" w:rsidP="00CD7325">
      <w:pPr>
        <w:rPr>
          <w:ins w:id="4722"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Pr>
                <w:rStyle w:val="reqtext"/>
                <w:noProof/>
                <w:lang w:val="en-CA"/>
              </w:rPr>
              <w:t>201</w:t>
            </w:r>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723" w:author="Boisvert, Eric" w:date="2016-03-30T14:11:00Z">
        <w:r w:rsidR="00FD6399">
          <w:rPr>
            <w:lang w:val="en-CA"/>
          </w:rPr>
          <w:t xml:space="preserve"> </w:t>
        </w:r>
      </w:ins>
      <w:r w:rsidR="001111B0">
        <w:rPr>
          <w:lang w:val="en-CA"/>
        </w:rPr>
        <w:t>(Ventouras et al, 2010</w:t>
      </w:r>
      <w:proofErr w:type="gramStart"/>
      <w:r w:rsidRPr="00CD7325">
        <w:rPr>
          <w:lang w:val="en-CA"/>
        </w:rPr>
        <w:t>)</w:t>
      </w:r>
      <w:r w:rsidR="0084053A">
        <w:rPr>
          <w:lang w:val="en-CA"/>
        </w:rPr>
        <w:t xml:space="preserve"> .</w:t>
      </w:r>
      <w:proofErr w:type="gramEnd"/>
      <w:r w:rsidR="0084053A">
        <w:rPr>
          <w:lang w:val="en-CA"/>
        </w:rPr>
        <w:t xml:space="preserve">  </w:t>
      </w:r>
      <w:del w:id="4724"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EB7E1F" w:rsidP="00090DCF">
      <w:pPr>
        <w:keepNext/>
      </w:pPr>
      <w:r>
        <w:rPr>
          <w:noProof/>
          <w:lang w:val="en-CA" w:eastAsia="en-CA"/>
        </w:rPr>
        <w:lastRenderedPageBreak/>
        <w:pict w14:anchorId="540C09FE">
          <v:shape id="_x0000_i1115" type="#_x0000_t75" style="width:432.7pt;height:397.75pt;visibility:visible;mso-wrap-style:square">
            <v:imagedata r:id="rId106" o:title=""/>
          </v:shape>
        </w:pict>
      </w:r>
      <w:r w:rsidR="00043E8E">
        <w:rPr>
          <w:rStyle w:val="CommentReference"/>
        </w:rPr>
        <w:commentReference w:id="4725"/>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726" w:author="Boisvert, Eric" w:date="2016-04-01T13:15:00Z">
        <w:r w:rsidR="008D755A">
          <w:rPr>
            <w:noProof/>
          </w:rPr>
          <w:t>89</w:t>
        </w:r>
      </w:ins>
      <w:ins w:id="4727" w:author="Eric Boisvert" w:date="2016-03-28T16:06:00Z">
        <w:del w:id="4728" w:author="Boisvert, Eric" w:date="2016-03-29T08:51:00Z">
          <w:r w:rsidR="003842F3" w:rsidDel="00CB122C">
            <w:rPr>
              <w:noProof/>
            </w:rPr>
            <w:delText>86</w:delText>
          </w:r>
        </w:del>
      </w:ins>
      <w:del w:id="4729" w:author="Boisvert, Eric" w:date="2016-03-29T08:51:00Z">
        <w:r w:rsidR="0085617E" w:rsidDel="00CB122C">
          <w:rPr>
            <w:noProof/>
          </w:rPr>
          <w:delText>88</w:delText>
        </w:r>
      </w:del>
      <w:r w:rsidR="00673E83">
        <w:rPr>
          <w:noProof/>
        </w:rPr>
        <w:fldChar w:fldCharType="end"/>
      </w:r>
      <w:r>
        <w:t>: LaboratoryAnalysis and Specimen dependencies</w:t>
      </w:r>
      <w:ins w:id="4730" w:author="Boisvert, Eric" w:date="2016-03-29T09:14:00Z">
        <w:r w:rsidR="00B8253A">
          <w:t>.</w:t>
        </w:r>
      </w:ins>
    </w:p>
    <w:p w14:paraId="7C25DBA1" w14:textId="77777777" w:rsidR="00733724" w:rsidRDefault="00733724" w:rsidP="00733724">
      <w:pPr>
        <w:pStyle w:val="Heading3"/>
        <w:rPr>
          <w:lang w:val="en-CA"/>
        </w:rPr>
      </w:pPr>
      <w:bookmarkStart w:id="4731" w:name="_Toc446944618"/>
      <w:r>
        <w:rPr>
          <w:lang w:val="en-CA"/>
        </w:rPr>
        <w:t>Laboratory Analysis</w:t>
      </w:r>
      <w:bookmarkEnd w:id="4731"/>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732"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733" w:author="Eric Boisvert" w:date="2016-03-26T13:44:00Z">
        <w:r w:rsidDel="00A25212">
          <w:rPr>
            <w:lang w:val="en-CA"/>
          </w:rPr>
          <w:delText>OM_Observation</w:delText>
        </w:r>
      </w:del>
      <w:ins w:id="4734" w:author="Eric Boisvert" w:date="2016-03-26T13:44:00Z">
        <w:r w:rsidR="00A25212">
          <w:rPr>
            <w:lang w:val="en-CA"/>
          </w:rPr>
          <w:t>SF_SamplingFeature:</w:t>
        </w:r>
        <w:proofErr w:type="gramStart"/>
        <w:r w:rsidR="00A25212">
          <w:rPr>
            <w:lang w:val="en-CA"/>
          </w:rPr>
          <w:t>:</w:t>
        </w:r>
      </w:ins>
      <w:proofErr w:type="gramEnd"/>
      <w:del w:id="4735"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ins w:id="4736"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737" w:author="Eric Boisvert" w:date="2016-03-26T14:01:00Z">
        <w:r w:rsidDel="005960FA">
          <w:delText>/</w:delText>
        </w:r>
      </w:del>
      <w:ins w:id="4738" w:author="Eric Boisvert" w:date="2016-03-26T14:01:00Z">
        <w:r w:rsidR="005960FA">
          <w:t>:</w:t>
        </w:r>
        <w:proofErr w:type="gramStart"/>
        <w:r w:rsidR="005960FA">
          <w:t>:</w:t>
        </w:r>
      </w:ins>
      <w:r>
        <w:t>resultQuality</w:t>
      </w:r>
      <w:proofErr w:type="gramEnd"/>
      <w:ins w:id="4739" w:author="Eric Boisvert" w:date="2016-03-26T14:01:00Z">
        <w:r w:rsidR="005960FA">
          <w:t>::</w:t>
        </w:r>
      </w:ins>
      <w:del w:id="4740"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741"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742"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743" w:author="Eric Boisvert" w:date="2016-03-26T14:02:00Z"/>
                <w:rStyle w:val="requri"/>
                <w:lang w:val="en-CA"/>
              </w:rPr>
            </w:pPr>
            <w:del w:id="4744"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745" w:author="Eric Boisvert" w:date="2016-03-26T14:02:00Z"/>
                <w:rStyle w:val="reqtext"/>
                <w:lang w:val="en-CA"/>
              </w:rPr>
            </w:pPr>
            <w:del w:id="4746"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747" w:author="Eric Boisvert" w:date="2016-03-26T14:02:00Z"/>
        </w:rPr>
      </w:pPr>
    </w:p>
    <w:p w14:paraId="06FD44A9" w14:textId="688E23DB" w:rsidR="0084053A" w:rsidRDefault="0084053A" w:rsidP="0084053A">
      <w:pPr>
        <w:rPr>
          <w:ins w:id="4748" w:author="Eric Boisvert" w:date="2016-03-26T14:06:00Z"/>
        </w:rPr>
      </w:pPr>
      <w:r>
        <w:t>At least "nameOfMeasure" and "result" shall be used when delivering om</w:t>
      </w:r>
      <w:proofErr w:type="gramStart"/>
      <w:r>
        <w:t>:resultQuality</w:t>
      </w:r>
      <w:proofErr w:type="gramEnd"/>
      <w:r>
        <w:t xml:space="preserve">/gmd:DQ_QuantitativeAttributeAccuracy.  </w:t>
      </w:r>
    </w:p>
    <w:p w14:paraId="75CBE3F7" w14:textId="77777777" w:rsidR="005960FA" w:rsidRDefault="00EB7E1F">
      <w:pPr>
        <w:keepNext/>
        <w:rPr>
          <w:ins w:id="4749" w:author="Eric Boisvert" w:date="2016-03-26T14:06:00Z"/>
        </w:rPr>
        <w:pPrChange w:id="4750" w:author="Eric Boisvert" w:date="2016-03-26T14:06:00Z">
          <w:pPr/>
        </w:pPrChange>
      </w:pPr>
      <w:ins w:id="4751" w:author="Eric Boisvert" w:date="2016-03-26T14:06:00Z">
        <w:r>
          <w:rPr>
            <w:noProof/>
            <w:lang w:val="en-CA" w:eastAsia="en-CA"/>
          </w:rPr>
          <w:pict w14:anchorId="2A02038D">
            <v:shape id="_x0000_i1116" type="#_x0000_t75" style="width:332.75pt;height:148.2pt;visibility:visible;mso-wrap-style:square">
              <v:imagedata r:id="rId107" o:title=""/>
            </v:shape>
          </w:pict>
        </w:r>
      </w:ins>
    </w:p>
    <w:p w14:paraId="34CA648E" w14:textId="2A96AE41" w:rsidR="005960FA" w:rsidRDefault="005960FA">
      <w:pPr>
        <w:pStyle w:val="Caption"/>
        <w:pPrChange w:id="4752" w:author="Eric Boisvert" w:date="2016-03-26T14:06:00Z">
          <w:pPr/>
        </w:pPrChange>
      </w:pPr>
      <w:ins w:id="4753" w:author="Eric Boisvert" w:date="2016-03-26T14:06:00Z">
        <w:r>
          <w:t xml:space="preserve">Figure </w:t>
        </w:r>
        <w:r>
          <w:fldChar w:fldCharType="begin"/>
        </w:r>
        <w:r>
          <w:instrText xml:space="preserve"> SEQ Figure \* ARABIC </w:instrText>
        </w:r>
      </w:ins>
      <w:r>
        <w:fldChar w:fldCharType="separate"/>
      </w:r>
      <w:ins w:id="4754" w:author="Boisvert, Eric" w:date="2016-04-01T13:15:00Z">
        <w:r w:rsidR="008D755A">
          <w:rPr>
            <w:noProof/>
          </w:rPr>
          <w:t>90</w:t>
        </w:r>
      </w:ins>
      <w:ins w:id="4755" w:author="Eric Boisvert" w:date="2016-03-28T16:06:00Z">
        <w:del w:id="4756" w:author="Boisvert, Eric" w:date="2016-03-29T08:51:00Z">
          <w:r w:rsidR="003842F3" w:rsidDel="00CB122C">
            <w:rPr>
              <w:noProof/>
            </w:rPr>
            <w:delText>87</w:delText>
          </w:r>
        </w:del>
      </w:ins>
      <w:ins w:id="4757" w:author="Eric Boisvert" w:date="2016-03-26T14:06:00Z">
        <w:r>
          <w:fldChar w:fldCharType="end"/>
        </w:r>
        <w:r>
          <w:t>: DQ_Element from ISO19115:2003</w:t>
        </w:r>
      </w:ins>
      <w:ins w:id="4758"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759"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760"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761"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lastRenderedPageBreak/>
        <w:t>OM_Observation</w:t>
      </w:r>
      <w:ins w:id="4762" w:author="Boisvert, Eric" w:date="2016-03-30T14:13:00Z">
        <w:r w:rsidR="00FD6399">
          <w:t>:</w:t>
        </w:r>
        <w:proofErr w:type="gramStart"/>
        <w:r w:rsidR="00FD6399">
          <w:t>:</w:t>
        </w:r>
      </w:ins>
      <w:proofErr w:type="gramEnd"/>
      <w:del w:id="4763"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764"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765" w:author="Eric Boisvert" w:date="2016-03-26T14:11:00Z">
        <w:r w:rsidDel="002A6766">
          <w:delText xml:space="preserve">shall </w:delText>
        </w:r>
      </w:del>
      <w:ins w:id="4766"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767"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768"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769" w:author="Eric Boisvert" w:date="2016-03-26T14:11:00Z"/>
                <w:rStyle w:val="requri"/>
                <w:lang w:val="en-CA"/>
              </w:rPr>
            </w:pPr>
            <w:commentRangeStart w:id="4770"/>
            <w:del w:id="4771"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772" w:author="Eric Boisvert" w:date="2016-03-26T14:11:00Z"/>
                <w:rStyle w:val="reqtext"/>
                <w:lang w:val="en-CA"/>
              </w:rPr>
            </w:pPr>
            <w:del w:id="4773"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770"/>
            <w:r w:rsidR="002A6766">
              <w:rPr>
                <w:rStyle w:val="CommentReference"/>
                <w:rFonts w:ascii="Times New Roman" w:eastAsia="Times New Roman" w:hAnsi="Times New Roman"/>
                <w:lang w:val="en-US" w:eastAsia="en-US"/>
              </w:rPr>
              <w:commentReference w:id="4770"/>
            </w:r>
          </w:p>
        </w:tc>
      </w:tr>
    </w:tbl>
    <w:p w14:paraId="71A90CDD" w14:textId="5291D6BD" w:rsidR="00F67178" w:rsidRPr="00F67178" w:rsidDel="002A6766" w:rsidRDefault="00F67178" w:rsidP="002151F2">
      <w:pPr>
        <w:rPr>
          <w:del w:id="4774" w:author="Eric Boisvert" w:date="2016-03-26T14:11:00Z"/>
        </w:rPr>
      </w:pPr>
    </w:p>
    <w:p w14:paraId="520DD96C" w14:textId="6BCD88F7" w:rsidR="00775DD7" w:rsidRDefault="00EB7E1F" w:rsidP="00775DD7">
      <w:pPr>
        <w:keepNext/>
      </w:pPr>
      <w:r>
        <w:rPr>
          <w:noProof/>
          <w:lang w:val="en-CA" w:eastAsia="en-CA"/>
        </w:rPr>
        <w:pict w14:anchorId="7C6C8F97">
          <v:shape id="_x0000_i1117" type="#_x0000_t75" style="width:432.7pt;height:253.75pt;visibility:visible;mso-wrap-style:square">
            <v:imagedata r:id="rId108"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775" w:author="Boisvert, Eric" w:date="2016-04-01T13:15:00Z">
        <w:r w:rsidR="008D755A">
          <w:rPr>
            <w:noProof/>
          </w:rPr>
          <w:t>91</w:t>
        </w:r>
      </w:ins>
      <w:ins w:id="4776" w:author="Eric Boisvert" w:date="2016-03-28T16:06:00Z">
        <w:del w:id="4777" w:author="Boisvert, Eric" w:date="2016-03-29T08:51:00Z">
          <w:r w:rsidR="003842F3" w:rsidDel="00CB122C">
            <w:rPr>
              <w:noProof/>
            </w:rPr>
            <w:delText>88</w:delText>
          </w:r>
        </w:del>
      </w:ins>
      <w:del w:id="4778" w:author="Boisvert, Eric" w:date="2016-03-29T08:51:00Z">
        <w:r w:rsidR="0085617E" w:rsidDel="00CB122C">
          <w:rPr>
            <w:noProof/>
          </w:rPr>
          <w:delText>89</w:delText>
        </w:r>
      </w:del>
      <w:r w:rsidR="00673E83">
        <w:rPr>
          <w:noProof/>
        </w:rPr>
        <w:fldChar w:fldCharType="end"/>
      </w:r>
      <w:r>
        <w:t>: Laboratory analysis summary diagram</w:t>
      </w:r>
      <w:ins w:id="4779"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780" w:author="Boisvert, Eric" w:date="2016-03-30T14:46:00Z">
        <w:r>
          <w:rPr>
            <w:lang w:val="en-CA"/>
          </w:rPr>
          <w:t xml:space="preserve">The Analytical instrument is the </w:t>
        </w:r>
      </w:ins>
      <w:del w:id="4781" w:author="Boisvert, Eric" w:date="2016-03-30T14:47:00Z">
        <w:r w:rsidR="00775DD7" w:rsidRPr="00775DD7" w:rsidDel="005D5B97">
          <w:rPr>
            <w:lang w:val="en-CA"/>
          </w:rPr>
          <w:delText>T</w:delText>
        </w:r>
      </w:del>
      <w:del w:id="4782" w:author="Boisvert, Eric" w:date="2016-03-30T15:04:00Z">
        <w:r w:rsidR="00775DD7" w:rsidRPr="00775DD7" w:rsidDel="009C2E9A">
          <w:rPr>
            <w:lang w:val="en-CA"/>
          </w:rPr>
          <w:delText>ype</w:delText>
        </w:r>
      </w:del>
      <w:ins w:id="4783" w:author="Boisvert, Eric" w:date="2016-03-30T15:04:00Z">
        <w:r w:rsidR="009C2E9A">
          <w:rPr>
            <w:lang w:val="en-CA"/>
          </w:rPr>
          <w:t>category</w:t>
        </w:r>
      </w:ins>
      <w:r w:rsidR="00775DD7" w:rsidRPr="00775DD7">
        <w:rPr>
          <w:lang w:val="en-CA"/>
        </w:rPr>
        <w:t xml:space="preserve"> of </w:t>
      </w:r>
      <w:ins w:id="4784" w:author="Boisvert, Eric" w:date="2016-03-30T14:47:00Z">
        <w:r>
          <w:rPr>
            <w:lang w:val="en-CA"/>
          </w:rPr>
          <w:t xml:space="preserve">measurement </w:t>
        </w:r>
      </w:ins>
      <w:r w:rsidR="00775DD7" w:rsidRPr="00775DD7">
        <w:rPr>
          <w:lang w:val="en-CA"/>
        </w:rPr>
        <w:t>instrument used to perform an analytical observation</w:t>
      </w:r>
      <w:ins w:id="4785" w:author="Boisvert, Eric" w:date="2016-03-29T09:14:00Z">
        <w:r w:rsidR="00B8253A">
          <w:rPr>
            <w:lang w:val="en-CA"/>
          </w:rPr>
          <w:t>.</w:t>
        </w:r>
      </w:ins>
    </w:p>
    <w:p w14:paraId="32485D33" w14:textId="0280CB51" w:rsidR="00775DD7" w:rsidRDefault="00EB7E1F" w:rsidP="00775DD7">
      <w:pPr>
        <w:keepNext/>
      </w:pPr>
      <w:r>
        <w:rPr>
          <w:noProof/>
          <w:lang w:val="en-CA" w:eastAsia="en-CA"/>
        </w:rPr>
        <w:lastRenderedPageBreak/>
        <w:pict w14:anchorId="4548520E">
          <v:shape id="_x0000_i1118" type="#_x0000_t75" style="width:6in;height:229.3pt;visibility:visible;mso-wrap-style:square">
            <v:imagedata r:id="rId109"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786" w:author="Boisvert, Eric" w:date="2016-04-01T13:15:00Z">
        <w:r w:rsidR="008D755A">
          <w:rPr>
            <w:noProof/>
          </w:rPr>
          <w:t>92</w:t>
        </w:r>
      </w:ins>
      <w:ins w:id="4787" w:author="Eric Boisvert" w:date="2016-03-28T16:06:00Z">
        <w:del w:id="4788" w:author="Boisvert, Eric" w:date="2016-03-29T08:51:00Z">
          <w:r w:rsidR="003842F3" w:rsidDel="00CB122C">
            <w:rPr>
              <w:noProof/>
            </w:rPr>
            <w:delText>89</w:delText>
          </w:r>
        </w:del>
      </w:ins>
      <w:del w:id="4789"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790" w:author="Boisvert, Eric" w:date="2016-03-29T09:14:00Z">
        <w:r w:rsidR="00B8253A">
          <w:t>.</w:t>
        </w:r>
      </w:ins>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4791" w:name="BKM_4320F660_2F6E_4F45_98F8_50B996AF05CA"/>
      <w:bookmarkEnd w:id="4791"/>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del w:id="4792" w:author="Boisvert, Eric" w:date="2016-03-30T15:04:00Z">
        <w:r w:rsidDel="009C2E9A">
          <w:rPr>
            <w:lang w:val="en-CA"/>
          </w:rPr>
          <w:delText xml:space="preserve">describes </w:delText>
        </w:r>
      </w:del>
      <w:ins w:id="4793"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Heading5"/>
        <w:rPr>
          <w:lang w:val="en-CA"/>
        </w:rPr>
      </w:pPr>
      <w:proofErr w:type="gramStart"/>
      <w:ins w:id="4794" w:author="Boisvert, Eric" w:date="2016-03-30T15:04:00Z">
        <w:r>
          <w:rPr>
            <w:lang w:val="en-CA"/>
          </w:rPr>
          <w:t>l</w:t>
        </w:r>
      </w:ins>
      <w:proofErr w:type="gramEnd"/>
      <w:del w:id="4795"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796" w:author="Boisvert, Eric" w:date="2016-03-30T15:04:00Z">
        <w:r w:rsidR="009C2E9A">
          <w:rPr>
            <w:lang w:val="en-CA"/>
          </w:rPr>
          <w:t>CIT</w:t>
        </w:r>
      </w:ins>
      <w:del w:id="4797" w:author="Boisvert, Eric" w:date="2016-03-30T15:04:00Z">
        <w:r w:rsidDel="009C2E9A">
          <w:rPr>
            <w:lang w:val="en-CA"/>
          </w:rPr>
          <w:delText>cit</w:delText>
        </w:r>
      </w:del>
      <w:proofErr w:type="gramStart"/>
      <w:r>
        <w:rPr>
          <w:lang w:val="en-CA"/>
        </w:rPr>
        <w:t>:Responsibility</w:t>
      </w:r>
      <w:proofErr w:type="gramEnd"/>
      <w:r>
        <w:rPr>
          <w:lang w:val="en-CA"/>
        </w:rPr>
        <w:t xml:space="preserve"> describing the </w:t>
      </w:r>
      <w:del w:id="4798"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799" w:name="BKM_C47BB20E_AB3E_41B0_BEAF_8545314C826D"/>
      <w:bookmarkStart w:id="4800" w:name="BKM_5A9940B3_320D_4C85_8B41_0199FF52327B"/>
      <w:bookmarkStart w:id="4801" w:name="BKM_692BBE92_2CD8_471D_9014_13E6919FFDA7"/>
      <w:bookmarkStart w:id="4802" w:name="BKM_E14379F1_C7A7_42A6_B412_F1E01671E46F"/>
      <w:bookmarkStart w:id="4803" w:name="BKM_40997390_B407_46AF_928A_15F7B52273ED"/>
      <w:bookmarkEnd w:id="4799"/>
      <w:bookmarkEnd w:id="4800"/>
      <w:bookmarkEnd w:id="4801"/>
      <w:bookmarkEnd w:id="4802"/>
      <w:bookmarkEnd w:id="4803"/>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804" w:author="Boisvert, Eric" w:date="2016-03-30T15:05:00Z">
        <w:r w:rsidRPr="00775DD7" w:rsidDel="009C2E9A">
          <w:rPr>
            <w:lang w:val="en-CA"/>
          </w:rPr>
          <w:delText xml:space="preserve">class </w:delText>
        </w:r>
      </w:del>
      <w:ins w:id="4805"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EB7E1F" w:rsidP="00775DD7">
      <w:pPr>
        <w:keepNext/>
      </w:pPr>
      <w:r>
        <w:rPr>
          <w:noProof/>
          <w:lang w:val="en-CA" w:eastAsia="en-CA"/>
        </w:rPr>
        <w:pict w14:anchorId="787888AA">
          <v:shape id="_x0000_i1119" type="#_x0000_t75" style="width:6in;height:341.85pt;visibility:visible;mso-wrap-style:square">
            <v:imagedata r:id="rId110"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806" w:author="Boisvert, Eric" w:date="2016-04-01T13:15:00Z">
        <w:r w:rsidR="008D755A">
          <w:rPr>
            <w:noProof/>
          </w:rPr>
          <w:t>93</w:t>
        </w:r>
      </w:ins>
      <w:ins w:id="4807" w:author="Eric Boisvert" w:date="2016-03-28T16:06:00Z">
        <w:del w:id="4808" w:author="Boisvert, Eric" w:date="2016-03-29T08:51:00Z">
          <w:r w:rsidR="003842F3" w:rsidDel="00CB122C">
            <w:rPr>
              <w:noProof/>
            </w:rPr>
            <w:delText>90</w:delText>
          </w:r>
        </w:del>
      </w:ins>
      <w:del w:id="4809"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810" w:author="Boisvert, Eric" w:date="2016-03-29T09:14:00Z">
        <w:r w:rsidR="00B8253A">
          <w:t>.</w:t>
        </w:r>
      </w:ins>
    </w:p>
    <w:p w14:paraId="134D2DC3" w14:textId="5581F845" w:rsidR="00775DD7" w:rsidRDefault="00B17686" w:rsidP="00D20646">
      <w:pPr>
        <w:pStyle w:val="Heading5"/>
        <w:rPr>
          <w:lang w:val="en-CA"/>
        </w:rPr>
      </w:pPr>
      <w:bookmarkStart w:id="4811" w:name="BKM_BF1C223A_F0A6_4FC2_9EEF_88DC486F7DB4"/>
      <w:bookmarkEnd w:id="4811"/>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lastRenderedPageBreak/>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Heading5"/>
        <w:rPr>
          <w:lang w:val="en-CA"/>
        </w:rPr>
      </w:pPr>
      <w:proofErr w:type="gramStart"/>
      <w:ins w:id="4812" w:author="Boisvert, Eric" w:date="2016-03-30T15:05:00Z">
        <w:r>
          <w:rPr>
            <w:lang w:val="en-CA"/>
          </w:rPr>
          <w:t>o</w:t>
        </w:r>
      </w:ins>
      <w:proofErr w:type="gramEnd"/>
      <w:del w:id="4813"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814" w:author="Boisvert, Eric" w:date="2016-03-30T15:06:00Z">
        <w:r w:rsidR="009C2E9A">
          <w:rPr>
            <w:lang w:val="en-CA"/>
          </w:rPr>
          <w:t>CIT</w:t>
        </w:r>
      </w:ins>
      <w:del w:id="4815" w:author="Boisvert, Eric" w:date="2016-03-30T15:06:00Z">
        <w:r w:rsidDel="009C2E9A">
          <w:rPr>
            <w:lang w:val="en-CA"/>
          </w:rPr>
          <w:delText>cit</w:delText>
        </w:r>
      </w:del>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del w:id="4816"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4817" w:name="BKM_FCC3B9BB_23CF_4B5C_A83B_A898D191B651"/>
      <w:bookmarkStart w:id="4818" w:name="BKM_D9B59F94_645D_4A43_B06F_F3308DA82998"/>
      <w:bookmarkStart w:id="4819" w:name="BKM_963C6EE0_1269_4609_B11A_C2CBF9678C56"/>
      <w:bookmarkEnd w:id="4817"/>
      <w:bookmarkEnd w:id="4818"/>
      <w:bookmarkEnd w:id="4819"/>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820" w:author="Boisvert, Eric" w:date="2016-03-30T15:06:00Z">
        <w:r w:rsidR="009C2E9A">
          <w:rPr>
            <w:lang w:val="en-CA"/>
          </w:rPr>
          <w:t>ing</w:t>
        </w:r>
      </w:ins>
      <w:del w:id="4821" w:author="Boisvert, Eric" w:date="2016-03-30T15:06:00Z">
        <w:r w:rsidR="0026586A" w:rsidDel="009C2E9A">
          <w:rPr>
            <w:lang w:val="en-CA"/>
          </w:rPr>
          <w:delText>es</w:delText>
        </w:r>
      </w:del>
      <w:r w:rsidR="0026586A">
        <w:rPr>
          <w:lang w:val="en-CA"/>
        </w:rPr>
        <w:t xml:space="preserve">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EB7E1F" w:rsidP="00D01D0C">
      <w:pPr>
        <w:keepNext/>
      </w:pPr>
      <w:r>
        <w:rPr>
          <w:noProof/>
          <w:lang w:val="en-CA" w:eastAsia="en-CA"/>
        </w:rPr>
        <w:pict w14:anchorId="01F9E98B">
          <v:shape id="_x0000_i1120" type="#_x0000_t75" style="width:432.7pt;height:401.9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822" w:author="Boisvert, Eric" w:date="2016-04-01T13:15:00Z">
        <w:r w:rsidR="008D755A">
          <w:rPr>
            <w:noProof/>
          </w:rPr>
          <w:t>94</w:t>
        </w:r>
      </w:ins>
      <w:ins w:id="4823" w:author="Eric Boisvert" w:date="2016-03-28T16:06:00Z">
        <w:del w:id="4824" w:author="Boisvert, Eric" w:date="2016-03-29T08:51:00Z">
          <w:r w:rsidR="003842F3" w:rsidDel="00CB122C">
            <w:rPr>
              <w:noProof/>
            </w:rPr>
            <w:delText>91</w:delText>
          </w:r>
        </w:del>
      </w:ins>
      <w:del w:id="4825"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proofErr w:type="gramStart"/>
      <w:ins w:id="4826" w:author="Boisvert, Eric" w:date="2016-03-30T15:07:00Z">
        <w:r>
          <w:t>m</w:t>
        </w:r>
      </w:ins>
      <w:proofErr w:type="gramEnd"/>
      <w:del w:id="4827"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Heading5"/>
        <w:rPr>
          <w:lang w:val="en-CA"/>
        </w:rPr>
      </w:pPr>
      <w:proofErr w:type="gramStart"/>
      <w:ins w:id="4828" w:author="Boisvert, Eric" w:date="2016-03-30T15:07:00Z">
        <w:r>
          <w:rPr>
            <w:lang w:val="en-CA"/>
          </w:rPr>
          <w:t>a</w:t>
        </w:r>
      </w:ins>
      <w:proofErr w:type="gramEnd"/>
      <w:del w:id="4829"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Heading5"/>
        <w:rPr>
          <w:lang w:val="en-CA"/>
        </w:rPr>
      </w:pPr>
      <w:proofErr w:type="gramStart"/>
      <w:ins w:id="4830" w:author="Boisvert, Eric" w:date="2016-03-30T15:07:00Z">
        <w:r>
          <w:rPr>
            <w:lang w:val="en-CA"/>
          </w:rPr>
          <w:t>c</w:t>
        </w:r>
      </w:ins>
      <w:proofErr w:type="gramEnd"/>
      <w:del w:id="4831"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832" w:author="Boisvert, Eric" w:date="2016-03-29T09:15:00Z">
        <w:r w:rsidR="00B8253A">
          <w:t>.</w:t>
        </w:r>
      </w:ins>
    </w:p>
    <w:p w14:paraId="1D49CAE8" w14:textId="77777777" w:rsidR="0026586A" w:rsidRDefault="0026586A" w:rsidP="00B51AB4"/>
    <w:p w14:paraId="276E92B7" w14:textId="5ACF5E08" w:rsidR="00E966AA" w:rsidRDefault="00EB7E1F" w:rsidP="00E966AA">
      <w:pPr>
        <w:keepNext/>
      </w:pPr>
      <w:r>
        <w:rPr>
          <w:noProof/>
          <w:lang w:val="en-CA" w:eastAsia="en-CA"/>
        </w:rPr>
        <w:pict w14:anchorId="0B91289A">
          <v:shape id="_x0000_i1121" type="#_x0000_t75" style="width:366.3pt;height:244.6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833" w:author="Boisvert, Eric" w:date="2016-04-01T13:15:00Z">
        <w:r w:rsidR="008D755A">
          <w:rPr>
            <w:noProof/>
          </w:rPr>
          <w:t>95</w:t>
        </w:r>
      </w:ins>
      <w:ins w:id="4834" w:author="Eric Boisvert" w:date="2016-03-28T16:06:00Z">
        <w:del w:id="4835" w:author="Boisvert, Eric" w:date="2016-03-29T08:51:00Z">
          <w:r w:rsidR="003842F3" w:rsidDel="00CB122C">
            <w:rPr>
              <w:noProof/>
            </w:rPr>
            <w:delText>92</w:delText>
          </w:r>
        </w:del>
      </w:ins>
      <w:del w:id="4836"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28BCF277"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id="4837" w:author="Boisvert, Eric" w:date="2016-03-29T09:15:00Z">
        <w:r w:rsidR="00B8253A">
          <w:t>.</w:t>
        </w:r>
      </w:ins>
    </w:p>
    <w:p w14:paraId="1D049858" w14:textId="19FE6029" w:rsidR="0026586A" w:rsidRDefault="0026586A" w:rsidP="00D20646">
      <w:pPr>
        <w:pStyle w:val="Heading5"/>
      </w:pPr>
      <w:proofErr w:type="gramStart"/>
      <w:r>
        <w:t>c</w:t>
      </w:r>
      <w:r w:rsidRPr="0026586A">
        <w:t>itation</w:t>
      </w:r>
      <w:proofErr w:type="gramEnd"/>
    </w:p>
    <w:p w14:paraId="096255E1" w14:textId="02E8308F" w:rsidR="0026586A" w:rsidRDefault="0026586A" w:rsidP="00E966AA">
      <w:r>
        <w:t xml:space="preserve">The citation property shall be an association between an AnalyticalMethod and a </w:t>
      </w:r>
      <w:ins w:id="4838" w:author="Boisvert, Eric" w:date="2016-03-30T15:07:00Z">
        <w:r w:rsidR="009C2E9A">
          <w:t>CIT</w:t>
        </w:r>
      </w:ins>
      <w:del w:id="4839" w:author="Boisvert, Eric" w:date="2016-03-30T15:07:00Z">
        <w:r w:rsidDel="009C2E9A">
          <w:delText>cit</w:delText>
        </w:r>
      </w:del>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4840" w:name="BKM_79050478_59B4_46CF_B3EE_2B3B979B34B2"/>
      <w:bookmarkStart w:id="4841" w:name="BKM_49851DB0_5102_456A_B25E_E5E16C13E2EB"/>
      <w:bookmarkStart w:id="4842" w:name="BKM_B16CD918_4034_47F7_9393_204D6BE54C10"/>
      <w:bookmarkEnd w:id="4840"/>
      <w:bookmarkEnd w:id="4841"/>
      <w:bookmarkEnd w:id="4842"/>
      <w:r>
        <w:lastRenderedPageBreak/>
        <w:t>Image</w:t>
      </w:r>
    </w:p>
    <w:p w14:paraId="16C55310" w14:textId="77777777" w:rsidR="0026586A" w:rsidRDefault="0026586A" w:rsidP="00E966AA"/>
    <w:p w14:paraId="5C92B4AE" w14:textId="25586765" w:rsidR="00E966AA" w:rsidRDefault="0026586A" w:rsidP="00E966AA">
      <w:r>
        <w:t xml:space="preserve">The Image </w:t>
      </w:r>
      <w:del w:id="4843" w:author="Boisvert, Eric" w:date="2016-03-30T15:08:00Z">
        <w:r w:rsidDel="009C2E9A">
          <w:delText xml:space="preserve">class </w:delText>
        </w:r>
      </w:del>
      <w:ins w:id="4844"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EB7E1F" w:rsidP="00E966AA">
      <w:pPr>
        <w:keepNext/>
      </w:pPr>
      <w:r>
        <w:rPr>
          <w:noProof/>
          <w:lang w:val="en-CA" w:eastAsia="en-CA"/>
        </w:rPr>
        <w:pict w14:anchorId="40102AE1">
          <v:shape id="_x0000_i1122"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845" w:author="Boisvert, Eric" w:date="2016-04-01T13:15:00Z">
        <w:r w:rsidR="008D755A">
          <w:rPr>
            <w:noProof/>
          </w:rPr>
          <w:t>96</w:t>
        </w:r>
      </w:ins>
      <w:ins w:id="4846" w:author="Eric Boisvert" w:date="2016-03-28T16:06:00Z">
        <w:del w:id="4847" w:author="Boisvert, Eric" w:date="2016-03-29T08:51:00Z">
          <w:r w:rsidR="003842F3" w:rsidDel="00CB122C">
            <w:rPr>
              <w:noProof/>
            </w:rPr>
            <w:delText>93</w:delText>
          </w:r>
        </w:del>
      </w:ins>
      <w:del w:id="4848" w:author="Boisvert, Eric" w:date="2016-03-29T08:51:00Z">
        <w:r w:rsidR="0085617E" w:rsidDel="00CB122C">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849" w:author="Boisvert, Eric" w:date="2016-03-30T15:08:00Z">
        <w:r w:rsidR="009C2E9A">
          <w:t>at</w:t>
        </w:r>
      </w:ins>
      <w:del w:id="4850"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ins w:id="4851" w:author="Boisvert, Eric" w:date="2016-03-30T15:09:00Z">
        <w:r w:rsidR="009C2E9A">
          <w:t>n</w:t>
        </w:r>
      </w:ins>
      <w:ins w:id="4852" w:author="Boisvert, Eric" w:date="2016-03-30T15:08:00Z">
        <w:r w:rsidR="009C2E9A">
          <w:t xml:space="preserve"> identifier</w:t>
        </w:r>
      </w:ins>
      <w:ins w:id="4853" w:author="Boisvert, Eric" w:date="2016-03-30T15:09:00Z">
        <w:r w:rsidR="009C2E9A">
          <w:t xml:space="preserve"> of a </w:t>
        </w:r>
      </w:ins>
      <w:del w:id="4854" w:author="Boisvert, Eric" w:date="2016-03-30T15:09:00Z">
        <w:r w:rsidDel="009C2E9A">
          <w:delText xml:space="preserve"> </w:delText>
        </w:r>
      </w:del>
      <w:r>
        <w:t>camera</w:t>
      </w:r>
      <w:ins w:id="4855" w:author="Boisvert, Eric" w:date="2016-03-29T09:15:00Z">
        <w:r w:rsidR="00B8253A">
          <w:t>.</w:t>
        </w:r>
      </w:ins>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856"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4857" w:name="_Toc446944619"/>
      <w:r>
        <w:t>Geochronology</w:t>
      </w:r>
      <w:bookmarkEnd w:id="485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lastRenderedPageBreak/>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858" w:author="Boisvert, Eric" w:date="2016-03-29T09:15:00Z">
        <w:r w:rsidR="00B8253A">
          <w:t>.</w:t>
        </w:r>
      </w:ins>
    </w:p>
    <w:p w14:paraId="1BC74315" w14:textId="77777777" w:rsidR="007F7DE0" w:rsidRDefault="007F7DE0" w:rsidP="007F7DE0"/>
    <w:p w14:paraId="4B6BCEF4" w14:textId="0486A37D" w:rsidR="007F7DE0" w:rsidRDefault="00EB7E1F" w:rsidP="007F7DE0">
      <w:pPr>
        <w:keepNext/>
      </w:pPr>
      <w:r>
        <w:rPr>
          <w:noProof/>
          <w:lang w:val="en-CA" w:eastAsia="en-CA"/>
        </w:rPr>
        <w:pict w14:anchorId="3C78E219">
          <v:shape id="_x0000_i1123" type="#_x0000_t75" style="width:431.3pt;height:262.15pt;visibility:visible;mso-wrap-style:square">
            <v:imagedata r:id="rId114"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859" w:author="Boisvert, Eric" w:date="2016-04-01T13:15:00Z">
        <w:r w:rsidR="008D755A">
          <w:rPr>
            <w:noProof/>
          </w:rPr>
          <w:t>97</w:t>
        </w:r>
      </w:ins>
      <w:ins w:id="4860" w:author="Eric Boisvert" w:date="2016-03-28T16:06:00Z">
        <w:del w:id="4861" w:author="Boisvert, Eric" w:date="2016-03-29T08:51:00Z">
          <w:r w:rsidR="003842F3" w:rsidDel="00CB122C">
            <w:rPr>
              <w:noProof/>
            </w:rPr>
            <w:delText>94</w:delText>
          </w:r>
        </w:del>
      </w:ins>
      <w:del w:id="4862" w:author="Boisvert, Eric" w:date="2016-03-29T08:51:00Z">
        <w:r w:rsidR="0085617E" w:rsidDel="00CB122C">
          <w:rPr>
            <w:noProof/>
          </w:rPr>
          <w:delText>95</w:delText>
        </w:r>
      </w:del>
      <w:r w:rsidR="00673E83">
        <w:rPr>
          <w:noProof/>
        </w:rPr>
        <w:fldChar w:fldCharType="end"/>
      </w:r>
      <w:r>
        <w:t>: Summary diagram of geochronology</w:t>
      </w:r>
      <w:ins w:id="4863"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4864" w:name="BKM_A1B6B909_67BC_419F_AEF9_8696BB63F29E"/>
      <w:bookmarkEnd w:id="4864"/>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EB7E1F" w:rsidP="007F7DE0">
      <w:pPr>
        <w:keepNext/>
      </w:pPr>
      <w:r>
        <w:rPr>
          <w:noProof/>
          <w:lang w:val="en-CA" w:eastAsia="en-CA"/>
        </w:rPr>
        <w:lastRenderedPageBreak/>
        <w:pict w14:anchorId="2A5AD7C5">
          <v:shape id="_x0000_i1124" type="#_x0000_t75" style="width:6in;height:402.65pt;visibility:visible;mso-wrap-style:square">
            <v:imagedata r:id="rId115" o:title=""/>
          </v:shape>
        </w:pict>
      </w:r>
    </w:p>
    <w:p w14:paraId="1497C4AA" w14:textId="1C9B26E0" w:rsidR="007F7DE0" w:rsidRPr="00B8253A" w:rsidRDefault="007F7DE0" w:rsidP="007F7DE0">
      <w:pPr>
        <w:pStyle w:val="Caption"/>
        <w:rPr>
          <w:lang w:val="fr-CA"/>
          <w:rPrChange w:id="4865" w:author="Boisvert, Eric" w:date="2016-03-29T09:15:00Z">
            <w:rPr/>
          </w:rPrChange>
        </w:rPr>
      </w:pPr>
      <w:r w:rsidRPr="00B8253A">
        <w:rPr>
          <w:lang w:val="fr-CA"/>
          <w:rPrChange w:id="4866" w:author="Boisvert, Eric" w:date="2016-03-29T09:15:00Z">
            <w:rPr/>
          </w:rPrChange>
        </w:rPr>
        <w:t xml:space="preserve">Figure </w:t>
      </w:r>
      <w:r w:rsidR="00673E83">
        <w:fldChar w:fldCharType="begin"/>
      </w:r>
      <w:r w:rsidR="00673E83" w:rsidRPr="00B8253A">
        <w:rPr>
          <w:lang w:val="fr-CA"/>
          <w:rPrChange w:id="4867" w:author="Boisvert, Eric" w:date="2016-03-29T09:15:00Z">
            <w:rPr/>
          </w:rPrChange>
        </w:rPr>
        <w:instrText xml:space="preserve"> SEQ Figure \* ARABIC </w:instrText>
      </w:r>
      <w:r w:rsidR="00673E83">
        <w:fldChar w:fldCharType="separate"/>
      </w:r>
      <w:ins w:id="4868" w:author="Boisvert, Eric" w:date="2016-04-01T13:15:00Z">
        <w:r w:rsidR="008D755A">
          <w:rPr>
            <w:noProof/>
            <w:lang w:val="fr-CA"/>
          </w:rPr>
          <w:t>98</w:t>
        </w:r>
      </w:ins>
      <w:ins w:id="4869" w:author="Eric Boisvert" w:date="2016-03-28T16:06:00Z">
        <w:del w:id="4870" w:author="Boisvert, Eric" w:date="2016-03-29T08:51:00Z">
          <w:r w:rsidR="003842F3" w:rsidRPr="00B8253A" w:rsidDel="00CB122C">
            <w:rPr>
              <w:noProof/>
              <w:lang w:val="fr-CA"/>
              <w:rPrChange w:id="4871" w:author="Boisvert, Eric" w:date="2016-03-29T09:15:00Z">
                <w:rPr>
                  <w:noProof/>
                </w:rPr>
              </w:rPrChange>
            </w:rPr>
            <w:delText>95</w:delText>
          </w:r>
        </w:del>
      </w:ins>
      <w:del w:id="4872" w:author="Boisvert, Eric" w:date="2016-03-29T08:51:00Z">
        <w:r w:rsidR="0085617E" w:rsidRPr="00B8253A" w:rsidDel="00CB122C">
          <w:rPr>
            <w:noProof/>
            <w:lang w:val="fr-CA"/>
            <w:rPrChange w:id="4873" w:author="Boisvert, Eric" w:date="2016-03-29T09:15:00Z">
              <w:rPr>
                <w:noProof/>
              </w:rPr>
            </w:rPrChange>
          </w:rPr>
          <w:delText>96</w:delText>
        </w:r>
      </w:del>
      <w:r w:rsidR="00673E83">
        <w:rPr>
          <w:noProof/>
        </w:rPr>
        <w:fldChar w:fldCharType="end"/>
      </w:r>
      <w:r w:rsidRPr="00B8253A">
        <w:rPr>
          <w:lang w:val="fr-CA"/>
          <w:rPrChange w:id="4874" w:author="Boisvert, Eric" w:date="2016-03-29T09:15:00Z">
            <w:rPr/>
          </w:rPrChange>
        </w:rPr>
        <w:t>: Geochronologic interpretation</w:t>
      </w:r>
      <w:ins w:id="4875" w:author="Boisvert, Eric" w:date="2016-03-29T09:15:00Z">
        <w:r w:rsidR="00B8253A" w:rsidRPr="00B8253A">
          <w:rPr>
            <w:lang w:val="fr-CA"/>
            <w:rPrChange w:id="4876" w:author="Boisvert, Eric" w:date="2016-03-29T09:15:00Z">
              <w:rPr/>
            </w:rPrChange>
          </w:rPr>
          <w:t xml:space="preserve"> context diagram.</w:t>
        </w:r>
      </w:ins>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ins w:id="4877" w:author="Boisvert, Eric" w:date="2016-03-30T15:10:00Z"/>
          <w:lang w:val="en-CA"/>
        </w:rPr>
      </w:pPr>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878" w:author="Boisvert, Eric" w:date="2016-03-29T09:15:00Z">
        <w:r w:rsidR="00B8253A">
          <w:rPr>
            <w:lang w:val="en-CA"/>
          </w:rPr>
          <w:t>.</w:t>
        </w:r>
      </w:ins>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879" w:author="Boisvert, Eric" w:date="2016-03-30T15:10:00Z">
        <w:r w:rsidRPr="00F701C7" w:rsidDel="009C2E9A">
          <w:rPr>
            <w:lang w:val="en-CA"/>
          </w:rPr>
          <w:delText>cit</w:delText>
        </w:r>
      </w:del>
      <w:ins w:id="4880" w:author="Boisvert, Eric" w:date="2016-03-30T15:10:00Z">
        <w:r w:rsidR="009C2E9A">
          <w:rPr>
            <w:lang w:val="en-CA"/>
          </w:rPr>
          <w:t>CIT</w:t>
        </w:r>
      </w:ins>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4881" w:name="BKM_0B1CA329_7FCB_4838_9738_F600EF3A8B04"/>
      <w:bookmarkStart w:id="4882" w:name="BKM_1D244EC3_ED85_479D_9C71_0F691EEBA5EA"/>
      <w:bookmarkStart w:id="4883" w:name="BKM_9712572B_F199_4830_ACFD_E9764FB58028"/>
      <w:bookmarkStart w:id="4884" w:name="BKM_95947C71_177C_4EA6_8B4C_94C513E8FE7E"/>
      <w:bookmarkStart w:id="4885" w:name="BKM_F00B629C_EDB4_449B_8603_CDBBEFBA3576"/>
      <w:bookmarkStart w:id="4886" w:name="BKM_B465F0F6_D0B5_40C2_8492_D188CFF84ACF"/>
      <w:bookmarkStart w:id="4887" w:name="BKM_84CD8D11_428B_401E_A711_B019F6D0913D"/>
      <w:bookmarkStart w:id="4888" w:name="_Toc446944620"/>
      <w:bookmarkEnd w:id="4881"/>
      <w:bookmarkEnd w:id="4882"/>
      <w:bookmarkEnd w:id="4883"/>
      <w:bookmarkEnd w:id="4884"/>
      <w:bookmarkEnd w:id="4885"/>
      <w:bookmarkEnd w:id="4886"/>
      <w:bookmarkEnd w:id="4887"/>
      <w:r>
        <w:rPr>
          <w:lang w:val="en-CA"/>
        </w:rPr>
        <w:t>Geologic Specimen</w:t>
      </w:r>
      <w:bookmarkEnd w:id="4888"/>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889" w:author="Boisvert, Eric" w:date="2016-03-30T15:11:00Z">
        <w:r w:rsidRPr="007F7DE0" w:rsidDel="009C2E9A">
          <w:rPr>
            <w:lang w:val="en-CA"/>
          </w:rPr>
          <w:delText>schema</w:delText>
        </w:r>
      </w:del>
      <w:ins w:id="4890"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EB7E1F" w:rsidP="00672D0D">
      <w:pPr>
        <w:keepNext/>
      </w:pPr>
      <w:r>
        <w:rPr>
          <w:noProof/>
          <w:lang w:val="en-CA" w:eastAsia="en-CA"/>
        </w:rPr>
        <w:pict w14:anchorId="2C9B2F6F">
          <v:shape id="_x0000_i1125" type="#_x0000_t75" style="width:431.3pt;height:383.75pt;visibility:visible;mso-wrap-style:square">
            <v:imagedata r:id="rId116" o:title=""/>
          </v:shape>
        </w:pict>
      </w:r>
    </w:p>
    <w:p w14:paraId="3258DEC6" w14:textId="33FBA67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891" w:author="Boisvert, Eric" w:date="2016-04-01T13:15:00Z">
        <w:r w:rsidR="008D755A">
          <w:rPr>
            <w:noProof/>
          </w:rPr>
          <w:t>99</w:t>
        </w:r>
      </w:ins>
      <w:ins w:id="4892" w:author="Eric Boisvert" w:date="2016-03-28T16:06:00Z">
        <w:del w:id="4893" w:author="Boisvert, Eric" w:date="2016-03-29T08:51:00Z">
          <w:r w:rsidR="003842F3" w:rsidDel="00CB122C">
            <w:rPr>
              <w:noProof/>
            </w:rPr>
            <w:delText>96</w:delText>
          </w:r>
        </w:del>
      </w:ins>
      <w:del w:id="4894" w:author="Boisvert, Eric" w:date="2016-03-29T08:51:00Z">
        <w:r w:rsidR="0085617E" w:rsidDel="00CB122C">
          <w:rPr>
            <w:noProof/>
          </w:rPr>
          <w:delText>97</w:delText>
        </w:r>
      </w:del>
      <w:r w:rsidR="00673E83">
        <w:rPr>
          <w:noProof/>
        </w:rPr>
        <w:fldChar w:fldCharType="end"/>
      </w:r>
      <w:r>
        <w:t>: Geologic speciment summary diagram</w:t>
      </w:r>
      <w:ins w:id="4895"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EB7E1F" w:rsidP="00672D0D">
      <w:pPr>
        <w:keepNext/>
      </w:pPr>
      <w:r>
        <w:rPr>
          <w:noProof/>
          <w:lang w:val="en-CA" w:eastAsia="en-CA"/>
        </w:rPr>
        <w:lastRenderedPageBreak/>
        <w:pict w14:anchorId="5B91989F">
          <v:shape id="_x0000_i1126" type="#_x0000_t75" style="width:226.5pt;height:347.4pt;visibility:visible;mso-wrap-style:square">
            <v:imagedata r:id="rId117"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896" w:author="Boisvert, Eric" w:date="2016-04-01T13:15:00Z">
        <w:r w:rsidR="008D755A">
          <w:rPr>
            <w:noProof/>
          </w:rPr>
          <w:t>100</w:t>
        </w:r>
      </w:ins>
      <w:ins w:id="4897" w:author="Eric Boisvert" w:date="2016-03-28T16:06:00Z">
        <w:del w:id="4898" w:author="Boisvert, Eric" w:date="2016-03-29T08:51:00Z">
          <w:r w:rsidR="003842F3" w:rsidDel="00CB122C">
            <w:rPr>
              <w:noProof/>
            </w:rPr>
            <w:delText>97</w:delText>
          </w:r>
        </w:del>
      </w:ins>
      <w:del w:id="4899"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4900" w:author="Boisvert, Eric" w:date="2016-03-29T09:15:00Z">
        <w:r w:rsidR="00B8253A">
          <w:t>.</w:t>
        </w:r>
      </w:ins>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901" w:author="Boisvert, Eric" w:date="2016-03-30T15:12:00Z">
        <w:r w:rsidDel="009C2E9A">
          <w:delText>cit</w:delText>
        </w:r>
      </w:del>
      <w:ins w:id="4902" w:author="Boisvert, Eric" w:date="2016-03-30T15:12:00Z">
        <w:r w:rsidR="009C2E9A">
          <w:t>CIT</w:t>
        </w:r>
      </w:ins>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4903" w:name="BKM_A953E1E0_629C_4E85_A72E_737CDDDCFAE9"/>
      <w:bookmarkEnd w:id="4903"/>
      <w:proofErr w:type="gramStart"/>
      <w:r>
        <w:rPr>
          <w:lang w:val="en-CA"/>
        </w:rPr>
        <w:t>usedIn</w:t>
      </w:r>
      <w:proofErr w:type="gramEnd"/>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904"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4905" w:name="BKM_01360702_0FF9_4329_8A24_6080B84F3852"/>
      <w:bookmarkEnd w:id="4905"/>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ins w:id="4906" w:author="Boisvert, Eric" w:date="2016-03-29T09:15:00Z">
        <w:r w:rsidR="00B8253A">
          <w:rPr>
            <w:lang w:val="en-CA"/>
          </w:rPr>
          <w:t>.</w:t>
        </w:r>
      </w:ins>
    </w:p>
    <w:p w14:paraId="3292B09B" w14:textId="0CDEF85E" w:rsidR="00180077" w:rsidRDefault="00EB7E1F" w:rsidP="00D20646">
      <w:pPr>
        <w:keepNext/>
      </w:pPr>
      <w:r>
        <w:rPr>
          <w:noProof/>
          <w:lang w:val="en-CA" w:eastAsia="en-CA"/>
        </w:rPr>
        <w:pict w14:anchorId="35800F7D">
          <v:shape id="_x0000_i1127" type="#_x0000_t75" style="width:6in;height:353.7pt;visibility:visible;mso-wrap-style:square">
            <v:imagedata r:id="rId118"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907" w:author="Boisvert, Eric" w:date="2016-04-01T13:15:00Z">
        <w:r w:rsidR="008D755A">
          <w:rPr>
            <w:noProof/>
          </w:rPr>
          <w:t>101</w:t>
        </w:r>
      </w:ins>
      <w:ins w:id="4908" w:author="Eric Boisvert" w:date="2016-03-28T16:06:00Z">
        <w:del w:id="4909" w:author="Boisvert, Eric" w:date="2016-03-29T08:51:00Z">
          <w:r w:rsidR="003842F3" w:rsidDel="00CB122C">
            <w:rPr>
              <w:noProof/>
            </w:rPr>
            <w:delText>98</w:delText>
          </w:r>
        </w:del>
      </w:ins>
      <w:del w:id="4910"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4911" w:author="Boisvert, Eric" w:date="2016-03-29T09:15:00Z">
        <w:r w:rsidR="00B8253A">
          <w:t>.</w:t>
        </w:r>
      </w:ins>
    </w:p>
    <w:p w14:paraId="26FAB876" w14:textId="70DC2A0F" w:rsidR="00DD288D" w:rsidRDefault="00437ED0" w:rsidP="00D20646">
      <w:pPr>
        <w:pStyle w:val="Heading5"/>
        <w:rPr>
          <w:lang w:val="en-CA"/>
        </w:rPr>
      </w:pPr>
      <w:bookmarkStart w:id="4912" w:name="BKM_99DC7785_B09A_4EA4_AE4E_BDEDC4CCA382"/>
      <w:bookmarkEnd w:id="4912"/>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4913" w:name="BKM_2563A400_6C3B_4942_8487_10D45BA1555F"/>
      <w:bookmarkStart w:id="4914" w:name="BKM_F3DE8415_7817_43D1_B72D_75E85103B0DD"/>
      <w:bookmarkEnd w:id="4913"/>
      <w:bookmarkEnd w:id="4914"/>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EB7E1F" w:rsidP="00D20646">
      <w:pPr>
        <w:keepNext/>
      </w:pPr>
      <w:r>
        <w:rPr>
          <w:noProof/>
          <w:lang w:val="en-CA" w:eastAsia="en-CA"/>
        </w:rPr>
        <w:pict w14:anchorId="14B5059D">
          <v:shape id="_x0000_i1128"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915" w:author="Boisvert, Eric" w:date="2016-04-01T13:15:00Z">
        <w:r w:rsidR="008D755A">
          <w:rPr>
            <w:noProof/>
          </w:rPr>
          <w:t>102</w:t>
        </w:r>
      </w:ins>
      <w:ins w:id="4916" w:author="Eric Boisvert" w:date="2016-03-28T16:06:00Z">
        <w:del w:id="4917" w:author="Boisvert, Eric" w:date="2016-03-29T08:51:00Z">
          <w:r w:rsidR="003842F3" w:rsidDel="00CB122C">
            <w:rPr>
              <w:noProof/>
            </w:rPr>
            <w:delText>99</w:delText>
          </w:r>
        </w:del>
      </w:ins>
      <w:del w:id="4918"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919" w:author="Eric Boisvert" w:date="2016-03-26T14:19:00Z"/>
          <w:lang w:val="en-CA"/>
        </w:rPr>
      </w:pPr>
      <w:del w:id="4920"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921"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922" w:author="Eric Boisvert" w:date="2016-03-26T14:19:00Z"/>
                <w:rStyle w:val="requri"/>
                <w:lang w:val="en-CA"/>
              </w:rPr>
            </w:pPr>
            <w:del w:id="4923"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924" w:author="Eric Boisvert" w:date="2016-03-26T14:19:00Z"/>
                <w:rStyle w:val="reqtext"/>
                <w:lang w:val="en-CA"/>
              </w:rPr>
            </w:pPr>
            <w:commentRangeStart w:id="4925"/>
            <w:del w:id="4926"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925"/>
              <w:r w:rsidDel="002B3C3F">
                <w:rPr>
                  <w:rStyle w:val="CommentReference"/>
                  <w:rFonts w:ascii="Times New Roman" w:eastAsia="Times New Roman" w:hAnsi="Times New Roman"/>
                  <w:lang w:val="en-US" w:eastAsia="en-US"/>
                </w:rPr>
                <w:commentReference w:id="4925"/>
              </w:r>
            </w:del>
          </w:p>
        </w:tc>
      </w:tr>
    </w:tbl>
    <w:p w14:paraId="39331A94" w14:textId="79B7BE5F" w:rsidR="00437ED0" w:rsidDel="002B3C3F" w:rsidRDefault="00437ED0" w:rsidP="00DD288D">
      <w:pPr>
        <w:rPr>
          <w:del w:id="4927"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4928" w:name="BKM_7694DED9_A4F1_4913_BBD8_F553EF63B4A9"/>
      <w:bookmarkEnd w:id="4928"/>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4929" w:name="BKM_D4F19968_4426_4517_BA14_BAB7917AB647"/>
      <w:bookmarkStart w:id="4930" w:name="BKM_04EA1B0A_66CA_4B08_B485_94449A53A44A"/>
      <w:bookmarkStart w:id="4931" w:name="_Toc446944621"/>
      <w:bookmarkEnd w:id="4929"/>
      <w:bookmarkEnd w:id="4930"/>
      <w:r>
        <w:rPr>
          <w:lang w:val="en-CA"/>
        </w:rPr>
        <w:t>GeoSciML Laboratory analysis and specimen vocabularies</w:t>
      </w:r>
      <w:bookmarkEnd w:id="493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932"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933"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934"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935"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936"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937"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proofErr w:type="gramStart"/>
            <w:r w:rsidRPr="00D970E9">
              <w:rPr>
                <w:rFonts w:ascii="Calibri" w:hAnsi="Calibri"/>
                <w:color w:val="000000"/>
                <w:lang w:val="en-CA"/>
              </w:rPr>
              <w:t>eg</w:t>
            </w:r>
            <w:proofErr w:type="gramEnd"/>
            <w:r w:rsidRPr="00D970E9">
              <w:rPr>
                <w:rFonts w:ascii="Calibri" w:hAnsi="Calibri"/>
                <w:color w:val="000000"/>
                <w:lang w:val="en-CA"/>
              </w:rPr>
              <w:t>:  crush, mineral separation, thin section, cut, polish, mount, acid digestion</w:t>
            </w:r>
            <w:ins w:id="4938"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939" w:name="_Ref433015177"/>
      <w:bookmarkStart w:id="4940" w:name="_Toc446944622"/>
      <w:r>
        <w:rPr>
          <w:lang w:val="en-CA"/>
        </w:rPr>
        <w:t>Outcrop encoding pattern</w:t>
      </w:r>
      <w:r w:rsidR="00DD288D">
        <w:rPr>
          <w:lang w:val="en-CA"/>
        </w:rPr>
        <w:t xml:space="preserve"> (</w:t>
      </w:r>
      <w:commentRangeStart w:id="4941"/>
      <w:r w:rsidR="00DD288D">
        <w:rPr>
          <w:lang w:val="en-CA"/>
        </w:rPr>
        <w:t>Informative</w:t>
      </w:r>
      <w:commentRangeEnd w:id="4941"/>
      <w:r w:rsidR="00DD288D">
        <w:rPr>
          <w:rStyle w:val="CommentReference"/>
          <w:b w:val="0"/>
          <w:bCs w:val="0"/>
        </w:rPr>
        <w:commentReference w:id="4941"/>
      </w:r>
      <w:r w:rsidR="00DD288D">
        <w:rPr>
          <w:lang w:val="en-CA"/>
        </w:rPr>
        <w:t>)</w:t>
      </w:r>
      <w:bookmarkEnd w:id="4939"/>
      <w:bookmarkEnd w:id="494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EB7E1F" w:rsidP="00672D0D">
      <w:pPr>
        <w:keepNext/>
      </w:pPr>
      <w:r>
        <w:rPr>
          <w:noProof/>
          <w:lang w:val="en-CA" w:eastAsia="en-CA"/>
        </w:rPr>
        <w:pict w14:anchorId="6AAC71D2">
          <v:shape id="_x0000_i1129" type="#_x0000_t75" style="width:432.7pt;height:243.25pt;visibility:visible;mso-wrap-style:square">
            <v:imagedata r:id="rId120"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942" w:author="Boisvert, Eric" w:date="2016-04-01T13:15:00Z">
        <w:r w:rsidR="008D755A">
          <w:rPr>
            <w:noProof/>
          </w:rPr>
          <w:t>103</w:t>
        </w:r>
      </w:ins>
      <w:ins w:id="4943" w:author="Eric Boisvert" w:date="2016-03-28T16:06:00Z">
        <w:del w:id="4944" w:author="Boisvert, Eric" w:date="2016-03-29T08:51:00Z">
          <w:r w:rsidR="003842F3" w:rsidDel="00CB122C">
            <w:rPr>
              <w:noProof/>
            </w:rPr>
            <w:delText>100</w:delText>
          </w:r>
        </w:del>
      </w:ins>
      <w:del w:id="4945" w:author="Boisvert, Eric" w:date="2016-03-29T08:51:00Z">
        <w:r w:rsidR="00090DCF" w:rsidDel="00CB122C">
          <w:rPr>
            <w:noProof/>
          </w:rPr>
          <w:delText>81</w:delText>
        </w:r>
      </w:del>
      <w:r w:rsidR="00673E83">
        <w:rPr>
          <w:noProof/>
        </w:rPr>
        <w:fldChar w:fldCharType="end"/>
      </w:r>
      <w:r>
        <w:t>: Outcrop encoding pattern using ISO19156</w:t>
      </w:r>
      <w:ins w:id="4946"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947" w:author="Boisvert, Eric" w:date="2016-04-01T07:54:00Z">
              <w:r w:rsidR="00E21DD0">
                <w:rPr>
                  <w:rStyle w:val="reqtext"/>
                  <w:lang w:val="en-CA"/>
                </w:rPr>
                <w:t>7.8.5</w:t>
              </w:r>
            </w:ins>
            <w:ins w:id="4948" w:author="Eric Boisvert" w:date="2016-03-28T16:06:00Z">
              <w:del w:id="4949" w:author="Boisvert, Eric" w:date="2016-04-01T07:53:00Z">
                <w:r w:rsidR="003842F3" w:rsidDel="00E21DD0">
                  <w:rPr>
                    <w:rStyle w:val="reqtext"/>
                    <w:lang w:val="en-CA"/>
                  </w:rPr>
                  <w:delText>7.8.5</w:delText>
                </w:r>
              </w:del>
            </w:ins>
            <w:del w:id="4950"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951" w:author="Boisvert, Eric" w:date="2016-04-01T07:54:00Z">
              <w:r w:rsidR="00E21DD0">
                <w:rPr>
                  <w:rStyle w:val="reqtext"/>
                  <w:noProof/>
                  <w:lang w:val="en-CA"/>
                </w:rPr>
                <w:t>201</w:t>
              </w:r>
            </w:ins>
            <w:ins w:id="4952" w:author="Eric Boisvert" w:date="2016-03-28T16:06:00Z">
              <w:del w:id="4953" w:author="Boisvert, Eric" w:date="2016-04-01T07:54:00Z">
                <w:r w:rsidR="003842F3" w:rsidDel="00E21DD0">
                  <w:rPr>
                    <w:rStyle w:val="reqtext"/>
                    <w:noProof/>
                    <w:lang w:val="en-CA"/>
                  </w:rPr>
                  <w:delText>203</w:delText>
                </w:r>
              </w:del>
            </w:ins>
            <w:r w:rsidR="00C2184E">
              <w:rPr>
                <w:rStyle w:val="reqtext"/>
                <w:lang w:val="en-CA"/>
              </w:rPr>
              <w:fldChar w:fldCharType="end"/>
            </w:r>
            <w:ins w:id="4954" w:author="Boisvert, Eric" w:date="2016-03-29T09:16:00Z">
              <w:r w:rsidR="00B8253A">
                <w:rPr>
                  <w:rStyle w:val="reqtext"/>
                  <w:lang w:val="en-CA"/>
                </w:rPr>
                <w:t>.</w:t>
              </w:r>
            </w:ins>
          </w:p>
        </w:tc>
      </w:tr>
    </w:tbl>
    <w:p w14:paraId="254431DB" w14:textId="76869EA6" w:rsidR="00437ED0" w:rsidRDefault="00437ED0" w:rsidP="007F7DE0">
      <w:pPr>
        <w:rPr>
          <w:ins w:id="4955" w:author="Eric Boisvert" w:date="2016-01-19T21:25:00Z"/>
        </w:rPr>
      </w:pPr>
    </w:p>
    <w:p w14:paraId="70D35591" w14:textId="77777777" w:rsidR="00672D0D" w:rsidRPr="0073628E" w:rsidRDefault="00437ED0" w:rsidP="007F7DE0">
      <w:ins w:id="4956" w:author="Eric Boisvert" w:date="2016-01-19T21:25:00Z">
        <w:r>
          <w:br w:type="page"/>
        </w:r>
      </w:ins>
    </w:p>
    <w:p w14:paraId="10AC2A8A" w14:textId="20C26E20" w:rsidR="009B3BBD" w:rsidRDefault="009B3BBD" w:rsidP="009B3BBD">
      <w:pPr>
        <w:pStyle w:val="Heading1"/>
        <w:rPr>
          <w:lang w:val="en-CA"/>
        </w:rPr>
      </w:pPr>
      <w:bookmarkStart w:id="4957" w:name="_Toc446944623"/>
      <w:bookmarkStart w:id="4958" w:name="_GoBack"/>
      <w:bookmarkEnd w:id="4958"/>
      <w:r>
        <w:rPr>
          <w:lang w:val="en-CA"/>
        </w:rPr>
        <w:t>GML Encoding Requirements classes</w:t>
      </w:r>
      <w:bookmarkEnd w:id="4957"/>
      <w:ins w:id="4959" w:author="Eric Boisvert" w:date="2016-04-02T12:05:00Z">
        <w:r w:rsidR="00401781">
          <w:rPr>
            <w:lang w:val="en-CA"/>
          </w:rPr>
          <w:t xml:space="preserve"> (Normative)</w:t>
        </w:r>
      </w:ins>
    </w:p>
    <w:p w14:paraId="120C17FC" w14:textId="674A3644" w:rsidR="00504099" w:rsidRPr="00504099" w:rsidRDefault="00504099" w:rsidP="00156903">
      <w:pPr>
        <w:rPr>
          <w:lang w:val="en-CA"/>
        </w:rPr>
      </w:pPr>
      <w:r>
        <w:rPr>
          <w:lang w:val="en-CA"/>
        </w:rPr>
        <w:t>XSD</w:t>
      </w:r>
      <w:ins w:id="4960"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4961" w:author="Eric Boisvert" w:date="2016-01-04T09:19:00Z">
        <w:r w:rsidR="0064023A">
          <w:rPr>
            <w:lang w:val="en-CA"/>
          </w:rPr>
          <w:t xml:space="preserve">extends and </w:t>
        </w:r>
      </w:ins>
      <w:r w:rsidR="00156903">
        <w:rPr>
          <w:lang w:val="en-CA"/>
        </w:rPr>
        <w:t xml:space="preserve">superceeds some of </w:t>
      </w:r>
      <w:del w:id="4962" w:author="Eric Boisvert" w:date="2016-01-04T09:20:00Z">
        <w:r w:rsidR="00156903" w:rsidDel="0064023A">
          <w:rPr>
            <w:lang w:val="en-CA"/>
          </w:rPr>
          <w:delText xml:space="preserve">the </w:delText>
        </w:r>
      </w:del>
      <w:r w:rsidR="00156903">
        <w:rPr>
          <w:lang w:val="en-CA"/>
        </w:rPr>
        <w:t>ISO 19136-2007</w:t>
      </w:r>
      <w:del w:id="4963" w:author="Eric Boisvert" w:date="2016-01-04T09:20:00Z">
        <w:r w:rsidR="00156903" w:rsidDel="0064023A">
          <w:rPr>
            <w:lang w:val="en-CA"/>
          </w:rPr>
          <w:delText xml:space="preserve"> rules </w:delText>
        </w:r>
      </w:del>
      <w:ins w:id="4964" w:author="Eric Boisvert" w:date="2015-11-03T05:22:00Z">
        <w:r w:rsidR="004F0DC1">
          <w:rPr>
            <w:lang w:val="en-CA"/>
          </w:rPr>
          <w:t xml:space="preserve">, specifically clauses 11 (CodeType encoding) and </w:t>
        </w:r>
      </w:ins>
      <w:ins w:id="4965" w:author="Eric Boisvert" w:date="2015-11-03T05:23:00Z">
        <w:r w:rsidR="004F0DC1">
          <w:rPr>
            <w:lang w:val="en-CA"/>
          </w:rPr>
          <w:t xml:space="preserve">12.3 (Association encoding) </w:t>
        </w:r>
      </w:ins>
      <w:del w:id="4966" w:author="Eric Boisvert" w:date="2015-11-03T05:15:00Z">
        <w:r w:rsidR="00156903" w:rsidDel="004F0DC1">
          <w:rPr>
            <w:lang w:val="en-CA"/>
          </w:rPr>
          <w:delText>(</w:delText>
        </w:r>
      </w:del>
      <w:del w:id="4967" w:author="Eric Boisvert" w:date="2015-11-03T05:24:00Z">
        <w:r w:rsidR="00156903" w:rsidDel="007C49F8">
          <w:rPr>
            <w:lang w:val="en-CA"/>
          </w:rPr>
          <w:delText>more specifically CodeType encoding)</w:delText>
        </w:r>
      </w:del>
      <w:del w:id="4968" w:author="Eric Boisvert" w:date="2015-10-30T05:10:00Z">
        <w:r w:rsidDel="00156903">
          <w:rPr>
            <w:lang w:val="en-CA"/>
          </w:rPr>
          <w:delText xml:space="preserve"> </w:delText>
        </w:r>
      </w:del>
      <w:del w:id="4969" w:author="Eric Boisvert" w:date="2015-11-03T05:24:00Z">
        <w:r w:rsidDel="007C49F8">
          <w:rPr>
            <w:lang w:val="en-CA"/>
          </w:rPr>
          <w:delText xml:space="preserve">.  </w:delText>
        </w:r>
      </w:del>
    </w:p>
    <w:p w14:paraId="2510C35E" w14:textId="77777777" w:rsidR="00D470D6" w:rsidRDefault="009B3BBD" w:rsidP="009B3BBD">
      <w:pPr>
        <w:rPr>
          <w:ins w:id="4970"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971" w:author="Eric Boisvert" w:date="2016-02-14T13:30:00Z">
        <w:r w:rsidR="00415E41">
          <w:rPr>
            <w:lang w:val="en-CA"/>
          </w:rPr>
          <w:t xml:space="preserve"> of this document</w:t>
        </w:r>
      </w:ins>
      <w:r>
        <w:rPr>
          <w:lang w:val="en-CA"/>
        </w:rPr>
        <w:t>.</w:t>
      </w:r>
      <w:ins w:id="4972" w:author="Eric Boisvert" w:date="2016-02-14T13:30:00Z">
        <w:r w:rsidR="00415E41">
          <w:rPr>
            <w:lang w:val="en-CA"/>
          </w:rPr>
          <w:t xml:space="preserve">  Therefore, compliant XML instances shall </w:t>
        </w:r>
      </w:ins>
    </w:p>
    <w:p w14:paraId="698495DE" w14:textId="46A0251E" w:rsidR="00D470D6" w:rsidRDefault="00415E41" w:rsidP="00D470D6">
      <w:pPr>
        <w:numPr>
          <w:ilvl w:val="1"/>
          <w:numId w:val="11"/>
        </w:numPr>
        <w:rPr>
          <w:ins w:id="4973" w:author="Eric Boisvert" w:date="2016-04-02T12:04:00Z"/>
          <w:lang w:val="en-CA"/>
        </w:rPr>
        <w:pPrChange w:id="4974" w:author="Eric Boisvert" w:date="2016-04-02T12:05:00Z">
          <w:pPr/>
        </w:pPrChange>
      </w:pPr>
      <w:ins w:id="4975" w:author="Eric Boisvert" w:date="2016-02-14T13:30:00Z">
        <w:r>
          <w:rPr>
            <w:lang w:val="en-CA"/>
          </w:rPr>
          <w:t xml:space="preserve">validate with XSD schemas, </w:t>
        </w:r>
      </w:ins>
    </w:p>
    <w:p w14:paraId="3A8B0348" w14:textId="71E0366B" w:rsidR="00D470D6" w:rsidRDefault="00415E41" w:rsidP="00D470D6">
      <w:pPr>
        <w:numPr>
          <w:ilvl w:val="1"/>
          <w:numId w:val="11"/>
        </w:numPr>
        <w:rPr>
          <w:ins w:id="4976" w:author="Eric Boisvert" w:date="2016-04-02T12:05:00Z"/>
          <w:lang w:val="en-CA"/>
        </w:rPr>
        <w:pPrChange w:id="4977" w:author="Eric Boisvert" w:date="2016-04-02T12:05:00Z">
          <w:pPr/>
        </w:pPrChange>
      </w:pPr>
      <w:ins w:id="4978" w:author="Eric Boisvert" w:date="2016-02-14T13:30:00Z">
        <w:r>
          <w:rPr>
            <w:lang w:val="en-CA"/>
          </w:rPr>
          <w:t xml:space="preserve">pass schematron rules and then </w:t>
        </w:r>
      </w:ins>
    </w:p>
    <w:p w14:paraId="0B58FD66" w14:textId="7EA977EB" w:rsidR="00C648D4" w:rsidRDefault="00415E41" w:rsidP="00D470D6">
      <w:pPr>
        <w:numPr>
          <w:ilvl w:val="1"/>
          <w:numId w:val="11"/>
        </w:numPr>
        <w:rPr>
          <w:ins w:id="4979" w:author="Eric Boisvert" w:date="2015-10-30T05:35:00Z"/>
          <w:lang w:val="en-CA"/>
        </w:rPr>
        <w:pPrChange w:id="4980" w:author="Eric Boisvert" w:date="2016-04-02T12:05:00Z">
          <w:pPr/>
        </w:pPrChange>
      </w:pPr>
      <w:proofErr w:type="gramStart"/>
      <w:ins w:id="4981" w:author="Eric Boisvert" w:date="2016-02-14T13:30:00Z">
        <w:r>
          <w:rPr>
            <w:lang w:val="en-CA"/>
          </w:rPr>
          <w:t>pass</w:t>
        </w:r>
        <w:proofErr w:type="gramEnd"/>
        <w:r>
          <w:rPr>
            <w:lang w:val="en-CA"/>
          </w:rPr>
          <w:t xml:space="preserve"> compl</w:t>
        </w:r>
      </w:ins>
      <w:ins w:id="4982" w:author="Eric Boisvert" w:date="2016-02-14T13:31:00Z">
        <w:r>
          <w:rPr>
            <w:lang w:val="en-CA"/>
          </w:rPr>
          <w:t>iance tests</w:t>
        </w:r>
      </w:ins>
      <w:ins w:id="4983" w:author="Eric Boisvert" w:date="2016-02-14T13:32:00Z">
        <w:r>
          <w:rPr>
            <w:lang w:val="en-CA"/>
          </w:rPr>
          <w:t xml:space="preserve"> listed in relevant compliance sections.</w:t>
        </w:r>
      </w:ins>
      <w:del w:id="4984"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4985" w:author="Eric Boisvert" w:date="2015-10-30T05:36:00Z">
          <w:pPr/>
        </w:pPrChange>
      </w:pPr>
      <w:bookmarkStart w:id="4986" w:name="_Toc446944624"/>
      <w:ins w:id="4987" w:author="Eric Boisvert" w:date="2015-10-30T05:35:00Z">
        <w:r>
          <w:rPr>
            <w:lang w:val="en-CA"/>
          </w:rPr>
          <w:t>Prefixes used in examples</w:t>
        </w:r>
      </w:ins>
      <w:bookmarkEnd w:id="4986"/>
    </w:p>
    <w:p w14:paraId="1E3C2AA6" w14:textId="77777777" w:rsidR="0099305B" w:rsidRDefault="0099305B" w:rsidP="009B3BBD">
      <w:pPr>
        <w:rPr>
          <w:ins w:id="4988"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4989" w:author="Eric Boisvert" w:date="2016-04-02T11:56:00Z">
        <w:r w:rsidR="000419EF">
          <w:rPr>
            <w:lang w:val="en-CA"/>
          </w:rPr>
          <w:t>s</w:t>
        </w:r>
      </w:ins>
      <w:r>
        <w:rPr>
          <w:lang w:val="en-CA"/>
        </w:rPr>
        <w:t xml:space="preserve"> might be omitted.  Throughout this document, the following </w:t>
      </w:r>
      <w:r w:rsidR="00E97666">
        <w:rPr>
          <w:lang w:val="en-CA"/>
        </w:rPr>
        <w:t>namespace</w:t>
      </w:r>
      <w:del w:id="4990" w:author="Eric Boisvert" w:date="2016-04-02T11:56:00Z">
        <w:r w:rsidR="00E97666" w:rsidDel="000419EF">
          <w:rPr>
            <w:lang w:val="en-CA"/>
          </w:rPr>
          <w:delText>s</w:delText>
        </w:r>
      </w:del>
      <w:r w:rsidR="00E97666">
        <w:rPr>
          <w:lang w:val="en-CA"/>
        </w:rPr>
        <w:t xml:space="preserve"> mapping</w:t>
      </w:r>
      <w:ins w:id="4991"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B61014" w:rsidP="00A65B96">
            <w:pPr>
              <w:spacing w:after="0"/>
              <w:rPr>
                <w:rFonts w:ascii="Consolas" w:hAnsi="Consolas" w:cs="Consolas"/>
                <w:color w:val="000000"/>
                <w:sz w:val="20"/>
                <w:szCs w:val="20"/>
                <w:lang w:val="en-CA" w:eastAsia="en-CA"/>
              </w:rPr>
            </w:pPr>
            <w:hyperlink r:id="rId121"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B61014"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B61014"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B61014"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B61014"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992"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993"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4994"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B61014" w:rsidP="00A65B96">
            <w:pPr>
              <w:spacing w:after="0"/>
              <w:rPr>
                <w:rFonts w:ascii="Consolas" w:hAnsi="Consolas" w:cs="Consolas"/>
                <w:color w:val="000000"/>
                <w:sz w:val="20"/>
                <w:szCs w:val="20"/>
                <w:lang w:val="en-CA" w:eastAsia="en-CA"/>
              </w:rPr>
            </w:pPr>
            <w:hyperlink r:id="rId126"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B61014"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B61014"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B61014"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B61014"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B61014"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B61014"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lastRenderedPageBreak/>
              <w:t>mrl</w:t>
            </w:r>
          </w:p>
        </w:tc>
        <w:tc>
          <w:tcPr>
            <w:tcW w:w="0" w:type="auto"/>
            <w:shd w:val="clear" w:color="auto" w:fill="auto"/>
            <w:noWrap/>
            <w:hideMark/>
          </w:tcPr>
          <w:p w14:paraId="0CAA915F" w14:textId="77777777" w:rsidR="001517B8" w:rsidRPr="00A65B96" w:rsidRDefault="00B61014"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B61014"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B61014"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B61014"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B61014"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B61014"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B61014"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B61014"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4995" w:name="_Ref443220196"/>
      <w:r>
        <w:t xml:space="preserve">Table </w:t>
      </w:r>
      <w:r>
        <w:fldChar w:fldCharType="begin"/>
      </w:r>
      <w:r>
        <w:instrText xml:space="preserve"> SEQ Table \* ARABIC </w:instrText>
      </w:r>
      <w:r>
        <w:fldChar w:fldCharType="separate"/>
      </w:r>
      <w:r w:rsidR="00E21DD0">
        <w:rPr>
          <w:noProof/>
        </w:rPr>
        <w:t>8</w:t>
      </w:r>
      <w:r>
        <w:fldChar w:fldCharType="end"/>
      </w:r>
      <w:bookmarkEnd w:id="499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996" w:author="Eric Boisvert" w:date="2016-02-14T14:08:00Z"/>
        </w:rPr>
      </w:pPr>
      <w:ins w:id="4997" w:author="Eric Boisvert" w:date="2016-02-14T14:08:00Z">
        <w:r>
          <w:t>Also to improve readability, the following XML entities are used</w:t>
        </w:r>
      </w:ins>
      <w:ins w:id="4998" w:author="Eric Boisvert" w:date="2016-03-06T13:56:00Z">
        <w:r w:rsidR="00B123AA">
          <w:t xml:space="preserve"> in instance examples</w:t>
        </w:r>
      </w:ins>
      <w:ins w:id="4999" w:author="Boisvert, Eric" w:date="2016-03-29T09:16:00Z">
        <w:r w:rsidR="00B8253A">
          <w:t>.</w:t>
        </w:r>
      </w:ins>
    </w:p>
    <w:p w14:paraId="3C9E2732" w14:textId="1CB7CF00" w:rsidR="00FE640E" w:rsidDel="00FE640E" w:rsidRDefault="00FE640E">
      <w:pPr>
        <w:numPr>
          <w:ilvl w:val="0"/>
          <w:numId w:val="48"/>
        </w:numPr>
        <w:rPr>
          <w:del w:id="5000" w:author="Eric Boisvert" w:date="2016-02-14T14:13:00Z"/>
        </w:rPr>
        <w:pPrChange w:id="5001" w:author="Eric Boisvert" w:date="2016-02-14T14:11:00Z">
          <w:pPr/>
        </w:pPrChange>
      </w:pPr>
    </w:p>
    <w:p w14:paraId="62A0F49E" w14:textId="544852C7" w:rsidR="00FE640E" w:rsidRPr="00B8253A" w:rsidRDefault="00FE640E">
      <w:pPr>
        <w:spacing w:after="0"/>
        <w:rPr>
          <w:ins w:id="5002" w:author="Eric Boisvert" w:date="2016-02-14T14:12:00Z"/>
          <w:rFonts w:ascii="Courier New" w:hAnsi="Courier New" w:cs="Courier New"/>
          <w:sz w:val="20"/>
          <w:szCs w:val="20"/>
          <w:lang w:val="en-CA"/>
          <w:rPrChange w:id="5003" w:author="Boisvert, Eric" w:date="2016-03-29T09:16:00Z">
            <w:rPr>
              <w:ins w:id="5004" w:author="Eric Boisvert" w:date="2016-02-14T14:12:00Z"/>
              <w:lang w:val="en-CA"/>
            </w:rPr>
          </w:rPrChange>
        </w:rPr>
        <w:pPrChange w:id="5005" w:author="Eric Boisvert" w:date="2016-02-14T14:12:00Z">
          <w:pPr/>
        </w:pPrChange>
      </w:pPr>
      <w:commentRangeStart w:id="5006"/>
      <w:proofErr w:type="gramStart"/>
      <w:ins w:id="5007" w:author="Eric Boisvert" w:date="2016-02-14T14:12:00Z">
        <w:r w:rsidRPr="00B8253A">
          <w:rPr>
            <w:rFonts w:ascii="Courier New" w:hAnsi="Courier New" w:cs="Courier New"/>
            <w:sz w:val="20"/>
            <w:szCs w:val="20"/>
            <w:lang w:val="en-CA"/>
            <w:rPrChange w:id="5008" w:author="Boisvert, Eric" w:date="2016-03-29T09:16:00Z">
              <w:rPr>
                <w:lang w:val="en-CA"/>
              </w:rPr>
            </w:rPrChange>
          </w:rPr>
          <w:t>&lt;!ENTITY</w:t>
        </w:r>
        <w:proofErr w:type="gramEnd"/>
        <w:r w:rsidRPr="00B8253A">
          <w:rPr>
            <w:rFonts w:ascii="Courier New" w:hAnsi="Courier New" w:cs="Courier New"/>
            <w:sz w:val="20"/>
            <w:szCs w:val="20"/>
            <w:lang w:val="en-CA"/>
            <w:rPrChange w:id="5009" w:author="Boisvert, Eric" w:date="2016-03-29T09:16:00Z">
              <w:rPr>
                <w:lang w:val="en-CA"/>
              </w:rPr>
            </w:rPrChange>
          </w:rPr>
          <w:t xml:space="preserve"> guid "</w:t>
        </w:r>
      </w:ins>
      <w:ins w:id="5010" w:author="Eric Boisvert" w:date="2016-02-14T14:13:00Z">
        <w:r w:rsidRPr="00B8253A">
          <w:rPr>
            <w:rFonts w:ascii="Courier New" w:hAnsi="Courier New" w:cs="Courier New"/>
            <w:sz w:val="20"/>
            <w:szCs w:val="20"/>
            <w:lang w:val="en-CA"/>
            <w:rPrChange w:id="5011" w:author="Boisvert, Eric" w:date="2016-03-29T09:16:00Z">
              <w:rPr>
                <w:rFonts w:ascii="Courier New" w:hAnsi="Courier New" w:cs="Courier New"/>
                <w:lang w:val="en-CA"/>
              </w:rPr>
            </w:rPrChange>
          </w:rPr>
          <w:t>http://www.ietf.org/rfc/rfc2616</w:t>
        </w:r>
      </w:ins>
      <w:ins w:id="5012" w:author="Eric Boisvert" w:date="2016-02-14T14:12:00Z">
        <w:r w:rsidRPr="00B8253A">
          <w:rPr>
            <w:rFonts w:ascii="Courier New" w:hAnsi="Courier New" w:cs="Courier New"/>
            <w:sz w:val="20"/>
            <w:szCs w:val="20"/>
            <w:lang w:val="en-CA"/>
            <w:rPrChange w:id="5013" w:author="Boisvert, Eric" w:date="2016-03-29T09:16:00Z">
              <w:rPr>
                <w:lang w:val="en-CA"/>
              </w:rPr>
            </w:rPrChange>
          </w:rPr>
          <w:t>"&gt;</w:t>
        </w:r>
      </w:ins>
      <w:commentRangeEnd w:id="5006"/>
      <w:ins w:id="5014" w:author="Eric Boisvert" w:date="2016-02-14T14:13:00Z">
        <w:r w:rsidRPr="00B8253A">
          <w:rPr>
            <w:rStyle w:val="CommentReference"/>
            <w:sz w:val="20"/>
            <w:szCs w:val="20"/>
            <w:rPrChange w:id="5015" w:author="Boisvert, Eric" w:date="2016-03-29T09:16:00Z">
              <w:rPr>
                <w:rStyle w:val="CommentReference"/>
              </w:rPr>
            </w:rPrChange>
          </w:rPr>
          <w:commentReference w:id="5006"/>
        </w:r>
      </w:ins>
    </w:p>
    <w:p w14:paraId="53D5459D" w14:textId="004B31ED" w:rsidR="00FE640E" w:rsidRPr="00B8253A" w:rsidRDefault="00FE640E">
      <w:pPr>
        <w:spacing w:after="0"/>
        <w:rPr>
          <w:ins w:id="5016" w:author="Eric Boisvert" w:date="2016-02-14T14:12:00Z"/>
          <w:rFonts w:ascii="Courier New" w:hAnsi="Courier New" w:cs="Courier New"/>
          <w:sz w:val="20"/>
          <w:szCs w:val="20"/>
          <w:lang w:val="en-CA"/>
          <w:rPrChange w:id="5017" w:author="Boisvert, Eric" w:date="2016-03-29T09:16:00Z">
            <w:rPr>
              <w:ins w:id="5018" w:author="Eric Boisvert" w:date="2016-02-14T14:12:00Z"/>
              <w:lang w:val="en-CA"/>
            </w:rPr>
          </w:rPrChange>
        </w:rPr>
        <w:pPrChange w:id="5019" w:author="Eric Boisvert" w:date="2016-02-14T14:12:00Z">
          <w:pPr/>
        </w:pPrChange>
      </w:pPr>
      <w:proofErr w:type="gramStart"/>
      <w:ins w:id="5020" w:author="Eric Boisvert" w:date="2016-02-14T14:12:00Z">
        <w:r w:rsidRPr="00B8253A">
          <w:rPr>
            <w:rFonts w:ascii="Courier New" w:hAnsi="Courier New" w:cs="Courier New"/>
            <w:sz w:val="20"/>
            <w:szCs w:val="20"/>
            <w:lang w:val="en-CA"/>
            <w:rPrChange w:id="5021" w:author="Boisvert, Eric" w:date="2016-03-29T09:16:00Z">
              <w:rPr>
                <w:lang w:val="en-CA"/>
              </w:rPr>
            </w:rPrChange>
          </w:rPr>
          <w:t>&lt;!ENTITY</w:t>
        </w:r>
        <w:proofErr w:type="gramEnd"/>
        <w:r w:rsidRPr="00B8253A">
          <w:rPr>
            <w:rFonts w:ascii="Courier New" w:hAnsi="Courier New" w:cs="Courier New"/>
            <w:sz w:val="20"/>
            <w:szCs w:val="20"/>
            <w:lang w:val="en-CA"/>
            <w:rPrChange w:id="5022" w:author="Boisvert, Eric" w:date="2016-03-29T09:16:00Z">
              <w:rPr>
                <w:lang w:val="en-CA"/>
              </w:rPr>
            </w:rPrChange>
          </w:rPr>
          <w:t xml:space="preserve"> </w:t>
        </w:r>
      </w:ins>
      <w:ins w:id="5023" w:author="Eric Boisvert" w:date="2016-02-14T14:13:00Z">
        <w:r w:rsidRPr="00B8253A">
          <w:rPr>
            <w:rFonts w:ascii="Courier New" w:hAnsi="Courier New" w:cs="Courier New"/>
            <w:sz w:val="20"/>
            <w:szCs w:val="20"/>
            <w:rPrChange w:id="5024" w:author="Boisvert, Eric" w:date="2016-03-29T09:16:00Z">
              <w:rPr>
                <w:rFonts w:ascii="Courier New" w:hAnsi="Courier New" w:cs="Courier New"/>
              </w:rPr>
            </w:rPrChange>
          </w:rPr>
          <w:t>resource</w:t>
        </w:r>
        <w:r w:rsidRPr="00B8253A">
          <w:rPr>
            <w:sz w:val="20"/>
            <w:szCs w:val="20"/>
            <w:rPrChange w:id="5025" w:author="Boisvert, Eric" w:date="2016-03-29T09:16:00Z">
              <w:rPr/>
            </w:rPrChange>
          </w:rPr>
          <w:t xml:space="preserve"> </w:t>
        </w:r>
      </w:ins>
      <w:ins w:id="5026" w:author="Eric Boisvert" w:date="2016-02-14T14:12:00Z">
        <w:r w:rsidRPr="00B8253A">
          <w:rPr>
            <w:rFonts w:ascii="Courier New" w:hAnsi="Courier New" w:cs="Courier New"/>
            <w:sz w:val="20"/>
            <w:szCs w:val="20"/>
            <w:lang w:val="en-CA"/>
            <w:rPrChange w:id="5027" w:author="Boisvert, Eric" w:date="2016-03-29T09:16:00Z">
              <w:rPr>
                <w:lang w:val="en-CA"/>
              </w:rPr>
            </w:rPrChange>
          </w:rPr>
          <w:t>"</w:t>
        </w:r>
      </w:ins>
      <w:ins w:id="5028" w:author="Eric Boisvert" w:date="2016-02-14T14:13:00Z">
        <w:r w:rsidRPr="00B8253A">
          <w:rPr>
            <w:sz w:val="20"/>
            <w:szCs w:val="20"/>
            <w:rPrChange w:id="5029" w:author="Boisvert, Eric" w:date="2016-03-29T09:16:00Z">
              <w:rPr/>
            </w:rPrChange>
          </w:rPr>
          <w:t xml:space="preserve"> </w:t>
        </w:r>
        <w:r w:rsidRPr="00B8253A">
          <w:rPr>
            <w:rFonts w:ascii="Courier New" w:hAnsi="Courier New" w:cs="Courier New"/>
            <w:sz w:val="20"/>
            <w:szCs w:val="20"/>
            <w:lang w:val="en-CA"/>
            <w:rPrChange w:id="5030" w:author="Boisvert, Eric" w:date="2016-03-29T09:16:00Z">
              <w:rPr>
                <w:rFonts w:ascii="Courier New" w:hAnsi="Courier New" w:cs="Courier New"/>
                <w:lang w:val="en-CA"/>
              </w:rPr>
            </w:rPrChange>
          </w:rPr>
          <w:t xml:space="preserve">http://resource.geosciml.org </w:t>
        </w:r>
      </w:ins>
      <w:ins w:id="5031" w:author="Eric Boisvert" w:date="2016-02-14T14:12:00Z">
        <w:r w:rsidRPr="00B8253A">
          <w:rPr>
            <w:rFonts w:ascii="Courier New" w:hAnsi="Courier New" w:cs="Courier New"/>
            <w:sz w:val="20"/>
            <w:szCs w:val="20"/>
            <w:lang w:val="en-CA"/>
            <w:rPrChange w:id="5032" w:author="Boisvert, Eric" w:date="2016-03-29T09:16:00Z">
              <w:rPr>
                <w:lang w:val="en-CA"/>
              </w:rPr>
            </w:rPrChange>
          </w:rPr>
          <w:t>"&gt;</w:t>
        </w:r>
      </w:ins>
    </w:p>
    <w:p w14:paraId="37DC674F" w14:textId="77777777" w:rsidR="00FE640E" w:rsidRPr="00B8253A" w:rsidRDefault="00FE640E">
      <w:pPr>
        <w:spacing w:after="0"/>
        <w:rPr>
          <w:ins w:id="5033" w:author="Eric Boisvert" w:date="2016-02-14T14:12:00Z"/>
          <w:rFonts w:ascii="Courier New" w:hAnsi="Courier New" w:cs="Courier New"/>
          <w:sz w:val="20"/>
          <w:szCs w:val="20"/>
          <w:lang w:val="en-CA"/>
          <w:rPrChange w:id="5034" w:author="Boisvert, Eric" w:date="2016-03-29T09:16:00Z">
            <w:rPr>
              <w:ins w:id="5035" w:author="Eric Boisvert" w:date="2016-02-14T14:12:00Z"/>
              <w:lang w:val="en-CA"/>
            </w:rPr>
          </w:rPrChange>
        </w:rPr>
        <w:pPrChange w:id="5036" w:author="Eric Boisvert" w:date="2016-02-14T14:12:00Z">
          <w:pPr/>
        </w:pPrChange>
      </w:pPr>
      <w:proofErr w:type="gramStart"/>
      <w:ins w:id="5037" w:author="Eric Boisvert" w:date="2016-02-14T14:12:00Z">
        <w:r w:rsidRPr="00B8253A">
          <w:rPr>
            <w:rFonts w:ascii="Courier New" w:hAnsi="Courier New" w:cs="Courier New"/>
            <w:sz w:val="20"/>
            <w:szCs w:val="20"/>
            <w:lang w:val="en-CA"/>
            <w:rPrChange w:id="5038" w:author="Boisvert, Eric" w:date="2016-03-29T09:16:00Z">
              <w:rPr>
                <w:lang w:val="en-CA"/>
              </w:rPr>
            </w:rPrChange>
          </w:rPr>
          <w:t>&lt;!ENTITY</w:t>
        </w:r>
        <w:proofErr w:type="gramEnd"/>
        <w:r w:rsidRPr="00B8253A">
          <w:rPr>
            <w:rFonts w:ascii="Courier New" w:hAnsi="Courier New" w:cs="Courier New"/>
            <w:sz w:val="20"/>
            <w:szCs w:val="20"/>
            <w:lang w:val="en-CA"/>
            <w:rPrChange w:id="5039" w:author="Boisvert, Eric" w:date="2016-03-29T09:16:00Z">
              <w:rPr>
                <w:lang w:val="en-CA"/>
              </w:rPr>
            </w:rPrChange>
          </w:rPr>
          <w:t xml:space="preserve"> nil "http://www.opengis.net/def/nil/OGC/0/unknown"&gt;</w:t>
        </w:r>
      </w:ins>
    </w:p>
    <w:p w14:paraId="4C6BAEAB" w14:textId="1D742249" w:rsidR="00FE640E" w:rsidRPr="00B8253A" w:rsidRDefault="00FE640E">
      <w:pPr>
        <w:spacing w:after="0"/>
        <w:rPr>
          <w:ins w:id="5040" w:author="Eric Boisvert" w:date="2016-02-14T14:12:00Z"/>
          <w:rFonts w:ascii="Courier New" w:hAnsi="Courier New" w:cs="Courier New"/>
          <w:sz w:val="20"/>
          <w:szCs w:val="20"/>
          <w:lang w:val="en-CA"/>
          <w:rPrChange w:id="5041" w:author="Boisvert, Eric" w:date="2016-03-29T09:16:00Z">
            <w:rPr>
              <w:ins w:id="5042" w:author="Eric Boisvert" w:date="2016-02-14T14:12:00Z"/>
              <w:lang w:val="en-CA"/>
            </w:rPr>
          </w:rPrChange>
        </w:rPr>
        <w:pPrChange w:id="5043" w:author="Eric Boisvert" w:date="2016-02-14T14:12:00Z">
          <w:pPr/>
        </w:pPrChange>
      </w:pPr>
      <w:ins w:id="5044" w:author="Eric Boisvert" w:date="2016-02-14T14:12:00Z">
        <w:r w:rsidRPr="00B8253A">
          <w:rPr>
            <w:rFonts w:ascii="Courier New" w:hAnsi="Courier New" w:cs="Courier New"/>
            <w:sz w:val="20"/>
            <w:szCs w:val="20"/>
            <w:lang w:val="en-CA"/>
            <w:rPrChange w:id="5045"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5046" w:name="_Toc446944625"/>
      <w:r w:rsidRPr="00D12552">
        <w:rPr>
          <w:lang w:val="en-CA"/>
        </w:rPr>
        <w:t xml:space="preserve">GeoSciML </w:t>
      </w:r>
      <w:r>
        <w:rPr>
          <w:lang w:val="en-CA"/>
        </w:rPr>
        <w:t>Core XML</w:t>
      </w:r>
      <w:r w:rsidRPr="00D12552">
        <w:rPr>
          <w:lang w:val="en-CA"/>
        </w:rPr>
        <w:t xml:space="preserve"> </w:t>
      </w:r>
      <w:ins w:id="5047" w:author="Eric Boisvert" w:date="2016-02-27T14:49:00Z">
        <w:r w:rsidR="00AF7E7A">
          <w:rPr>
            <w:lang w:val="en-CA"/>
          </w:rPr>
          <w:t xml:space="preserve">Abstract </w:t>
        </w:r>
      </w:ins>
      <w:r w:rsidRPr="00D12552">
        <w:rPr>
          <w:lang w:val="en-CA"/>
        </w:rPr>
        <w:t>Requirements Class</w:t>
      </w:r>
      <w:bookmarkEnd w:id="5046"/>
    </w:p>
    <w:p w14:paraId="46D450FC" w14:textId="77777777" w:rsidR="005A0C30" w:rsidRDefault="005A0C30" w:rsidP="005A0C30">
      <w:pPr>
        <w:rPr>
          <w:ins w:id="5048"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3DF96021"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 xml:space="preserve">Abtract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9650572" w14:textId="77777777" w:rsidTr="00B61014">
        <w:tc>
          <w:tcPr>
            <w:tcW w:w="1809" w:type="dxa"/>
            <w:tcBorders>
              <w:top w:val="single" w:sz="4" w:space="0" w:color="auto"/>
              <w:left w:val="single" w:sz="12" w:space="0" w:color="auto"/>
              <w:bottom w:val="single" w:sz="4" w:space="0" w:color="auto"/>
              <w:right w:val="single" w:sz="4" w:space="0" w:color="auto"/>
            </w:tcBorders>
          </w:tcPr>
          <w:p w14:paraId="7DB73B8D"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9749AD6" w14:textId="472709F1"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Linked Open Data</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9EDDDC1"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 Schema</w:t>
            </w:r>
          </w:p>
        </w:tc>
      </w:tr>
      <w:tr w:rsidR="006C4C24" w:rsidRPr="0040258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OMXML </w:t>
            </w:r>
            <w:r w:rsidRPr="006C4C24">
              <w:rPr>
                <w:rFonts w:ascii="Calibri" w:eastAsia="MS Mincho" w:hAnsi="Calibri"/>
                <w:sz w:val="20"/>
                <w:szCs w:val="20"/>
                <w:lang w:val="en-CA"/>
              </w:rPr>
              <w:t>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13C84E4F"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43F3CFA"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Vocabulary term SHALL be encoded with HTTP Uri in xlink</w:t>
            </w:r>
            <w:proofErr w:type="gramStart"/>
            <w:r w:rsidRPr="006C4C24">
              <w:rPr>
                <w:rStyle w:val="reqtext"/>
                <w:lang w:val="en-CA"/>
              </w:rPr>
              <w:t>:href</w:t>
            </w:r>
            <w:proofErr w:type="gramEnd"/>
            <w:r w:rsidRPr="006C4C24">
              <w:rPr>
                <w:rStyle w:val="reqtext"/>
                <w:lang w:val="en-CA"/>
              </w:rPr>
              <w:t xml:space="preserve"> and provide a human readable description in xlink:title.</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5049"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5050" w:author="Eric Boisvert" w:date="2016-04-01T18:01:00Z">
                  <w:rPr>
                    <w:rStyle w:val="requri"/>
                    <w:rFonts w:eastAsia="MS Mincho"/>
                    <w:szCs w:val="20"/>
                    <w:lang w:val="en-CA" w:eastAsia="ja-JP"/>
                  </w:rPr>
                </w:rPrChange>
              </w:rPr>
              <w:pPrChange w:id="5051"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5052" w:author="Eric Boisvert" w:date="2016-04-01T18:01:00Z">
                  <w:rPr>
                    <w:rFonts w:ascii="Arial" w:hAnsi="Arial"/>
                    <w:b/>
                    <w:sz w:val="18"/>
                    <w:lang w:val="en-AU"/>
                  </w:rPr>
                </w:rPrChange>
              </w:rPr>
              <w:t>(Z</w:t>
            </w:r>
            <w:proofErr w:type="gramStart"/>
            <w:r w:rsidRPr="00432FFC">
              <w:rPr>
                <w:rFonts w:ascii="Calibri" w:hAnsi="Calibri"/>
                <w:sz w:val="20"/>
                <w:szCs w:val="20"/>
                <w:lang w:val="en-AU"/>
                <w:rPrChange w:id="5053" w:author="Eric Boisvert" w:date="2016-04-01T18:01:00Z">
                  <w:rPr>
                    <w:rFonts w:ascii="Arial" w:hAnsi="Arial"/>
                    <w:b/>
                    <w:sz w:val="18"/>
                    <w:lang w:val="en-AU"/>
                  </w:rPr>
                </w:rPrChange>
              </w:rPr>
              <w:t>|[</w:t>
            </w:r>
            <w:proofErr w:type="gramEnd"/>
            <w:r w:rsidRPr="00432FFC">
              <w:rPr>
                <w:rFonts w:ascii="Calibri" w:hAnsi="Calibri"/>
                <w:sz w:val="20"/>
                <w:szCs w:val="20"/>
                <w:lang w:val="en-AU"/>
                <w:rPrChange w:id="5054" w:author="Eric Boisvert" w:date="2016-04-01T18:01:00Z">
                  <w:rPr>
                    <w:rFonts w:ascii="Arial" w:hAnsi="Arial"/>
                    <w:b/>
                    <w:sz w:val="18"/>
                    <w:lang w:val="en-AU"/>
                  </w:rPr>
                </w:rPrChange>
              </w:rPr>
              <w:t>+-]HH:MM).</w:t>
            </w:r>
            <w:r w:rsidRPr="00432FFC">
              <w:rPr>
                <w:rStyle w:val="reqtext"/>
                <w:rFonts w:ascii="Calibri" w:hAnsi="Calibri"/>
                <w:sz w:val="20"/>
                <w:szCs w:val="20"/>
                <w:rPrChange w:id="5055"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5056" w:author="Eric Boisvert" w:date="2016-01-24T13:38:00Z"/>
          <w:lang w:val="en-CA"/>
        </w:rPr>
      </w:pPr>
    </w:p>
    <w:p w14:paraId="7F6C0035" w14:textId="68D98CE7" w:rsidR="0099305B" w:rsidRDefault="00AF7E7A" w:rsidP="005A0C30">
      <w:pPr>
        <w:rPr>
          <w:ins w:id="5057" w:author="Eric Boisvert" w:date="2016-04-01T17:57:00Z"/>
          <w:lang w:val="en-CA"/>
        </w:rPr>
      </w:pPr>
      <w:ins w:id="5058" w:author="Eric Boisvert" w:date="2016-01-24T13:38:00Z">
        <w:r>
          <w:rPr>
            <w:lang w:val="en-CA"/>
          </w:rPr>
          <w:t>Th</w:t>
        </w:r>
      </w:ins>
      <w:ins w:id="5059" w:author="Eric Boisvert" w:date="2016-02-27T14:48:00Z">
        <w:r>
          <w:rPr>
            <w:lang w:val="en-CA"/>
          </w:rPr>
          <w:t>is</w:t>
        </w:r>
      </w:ins>
      <w:ins w:id="5060" w:author="Eric Boisvert" w:date="2016-01-24T13:38:00Z">
        <w:r w:rsidR="0099305B">
          <w:rPr>
            <w:lang w:val="en-CA"/>
          </w:rPr>
          <w:t xml:space="preserve"> requiremen</w:t>
        </w:r>
      </w:ins>
      <w:ins w:id="5061" w:author="Eric Boisvert" w:date="2016-01-24T13:39:00Z">
        <w:r w:rsidR="0099305B">
          <w:rPr>
            <w:lang w:val="en-CA"/>
          </w:rPr>
          <w:t>ts class is common to all GML/XML GeoSciML instances.</w:t>
        </w:r>
      </w:ins>
    </w:p>
    <w:p w14:paraId="407799A7" w14:textId="77777777" w:rsidR="00380908" w:rsidRDefault="00380908" w:rsidP="00380908">
      <w:pPr>
        <w:pStyle w:val="Heading3"/>
        <w:rPr>
          <w:lang w:val="en-CA"/>
        </w:rPr>
      </w:pPr>
      <w:bookmarkStart w:id="5062" w:name="_Toc446944626"/>
      <w:r>
        <w:rPr>
          <w:lang w:val="en-CA"/>
        </w:rPr>
        <w:t>XML document validation</w:t>
      </w:r>
      <w:bookmarkEnd w:id="5062"/>
    </w:p>
    <w:p w14:paraId="0167B34A" w14:textId="77777777" w:rsidR="00B95F74" w:rsidRDefault="00B95F74" w:rsidP="00380908">
      <w:pPr>
        <w:rPr>
          <w:ins w:id="5063" w:author="Eric Boisvert" w:date="2016-01-20T05:27:00Z"/>
          <w:lang w:val="en-CA"/>
        </w:rPr>
      </w:pPr>
    </w:p>
    <w:p w14:paraId="474E80BF" w14:textId="77777777" w:rsidR="00380908" w:rsidRDefault="00380908" w:rsidP="00380908">
      <w:pPr>
        <w:rPr>
          <w:lang w:val="en-CA"/>
        </w:rPr>
      </w:pPr>
      <w:commentRangeStart w:id="5064"/>
      <w:r>
        <w:rPr>
          <w:lang w:val="en-CA"/>
        </w:rPr>
        <w:t xml:space="preserve">An XML instance shall validate to both the XSD and schematron rules provided by this specification for each of the XML requirements classes. </w:t>
      </w:r>
      <w:commentRangeEnd w:id="5064"/>
      <w:r w:rsidR="00C859E9">
        <w:rPr>
          <w:rStyle w:val="CommentReference"/>
        </w:rPr>
        <w:commentReference w:id="5064"/>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5065" w:author="Eric Boisvert" w:date="2015-10-28T11:32:00Z">
              <w:r w:rsidR="00DE3D18">
                <w:rPr>
                  <w:rStyle w:val="reqtext"/>
                  <w:lang w:val="en-CA"/>
                </w:rPr>
                <w:t xml:space="preserve"> validate</w:t>
              </w:r>
            </w:ins>
            <w:r>
              <w:rPr>
                <w:rStyle w:val="reqtext"/>
                <w:lang w:val="en-CA"/>
              </w:rPr>
              <w:t xml:space="preserve"> against XSD schema</w:t>
            </w:r>
            <w:ins w:id="5066"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5067" w:author="Eric Boisvert" w:date="2016-02-14T13:34:00Z">
              <w:r w:rsidR="00415E41">
                <w:rPr>
                  <w:rStyle w:val="reqtext"/>
                  <w:lang w:val="en-CA"/>
                </w:rPr>
                <w:t>pass</w:t>
              </w:r>
            </w:ins>
            <w:del w:id="5068" w:author="Eric Boisvert" w:date="2016-02-14T13:34:00Z">
              <w:r w:rsidDel="00415E41">
                <w:rPr>
                  <w:rStyle w:val="reqtext"/>
                  <w:lang w:val="en-CA"/>
                </w:rPr>
                <w:delText>against</w:delText>
              </w:r>
            </w:del>
            <w:r>
              <w:rPr>
                <w:rStyle w:val="reqtext"/>
                <w:lang w:val="en-CA"/>
              </w:rPr>
              <w:t xml:space="preserve"> schematron rules</w:t>
            </w:r>
            <w:ins w:id="5069"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5070" w:author="Eric Boisvert" w:date="2016-03-26T14:25:00Z"/>
          <w:lang w:val="en-CA"/>
        </w:rPr>
      </w:pPr>
      <w:commentRangeStart w:id="5071"/>
      <w:del w:id="5072" w:author="Eric Boisvert" w:date="2016-03-26T14:25:00Z">
        <w:r w:rsidDel="002B3C3F">
          <w:rPr>
            <w:lang w:val="en-CA"/>
          </w:rPr>
          <w:delText xml:space="preserve">Some core rules are implemented in .sch </w:delText>
        </w:r>
      </w:del>
      <w:del w:id="5073" w:author="Eric Boisvert" w:date="2016-01-23T11:34:00Z">
        <w:r w:rsidDel="005F3FAD">
          <w:rPr>
            <w:lang w:val="en-CA"/>
          </w:rPr>
          <w:delText xml:space="preserve">that </w:delText>
        </w:r>
      </w:del>
      <w:del w:id="5074" w:author="Eric Boisvert" w:date="2016-03-26T14:25:00Z">
        <w:r w:rsidDel="002B3C3F">
          <w:rPr>
            <w:lang w:val="en-CA"/>
          </w:rPr>
          <w:delText>apply to all instances</w:delText>
        </w:r>
        <w:commentRangeEnd w:id="5071"/>
        <w:r w:rsidDel="002B3C3F">
          <w:rPr>
            <w:rStyle w:val="CommentReference"/>
          </w:rPr>
          <w:commentReference w:id="5071"/>
        </w:r>
        <w:r w:rsidR="005B40C3" w:rsidDel="002B3C3F">
          <w:rPr>
            <w:lang w:val="en-CA"/>
          </w:rPr>
          <w:delText xml:space="preserve">.  Since this is a </w:delText>
        </w:r>
        <w:r w:rsidR="005B40C3" w:rsidRPr="005F3FAD" w:rsidDel="002B3C3F">
          <w:rPr>
            <w:u w:val="single"/>
            <w:lang w:val="en-CA"/>
            <w:rPrChange w:id="5075"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5076" w:author="Eric Boisvert" w:date="2016-01-23T11:35:00Z">
        <w:r w:rsidR="005B40C3" w:rsidDel="005F3FAD">
          <w:rPr>
            <w:lang w:val="en-CA"/>
          </w:rPr>
          <w:delText>targets will import this schematron file</w:delText>
        </w:r>
      </w:del>
      <w:del w:id="5077"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5078"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5079" w:author="Eric Boisvert" w:date="2016-03-26T14:25:00Z"/>
                <w:rStyle w:val="requri"/>
                <w:lang w:val="en-CA"/>
              </w:rPr>
            </w:pPr>
            <w:del w:id="5080" w:author="Eric Boisvert" w:date="2016-03-26T14:25:00Z">
              <w:r w:rsidDel="002B3C3F">
                <w:rPr>
                  <w:rStyle w:val="requri"/>
                  <w:lang w:val="en-CA"/>
                </w:rPr>
                <w:delText>/req/gsml4xsd/co</w:delText>
              </w:r>
            </w:del>
            <w:del w:id="5081" w:author="Eric Boisvert" w:date="2016-03-26T14:24:00Z">
              <w:r w:rsidDel="002B3C3F">
                <w:rPr>
                  <w:rStyle w:val="requri"/>
                  <w:lang w:val="en-CA"/>
                </w:rPr>
                <w:delText>d</w:delText>
              </w:r>
            </w:del>
            <w:del w:id="5082"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5083" w:author="Eric Boisvert" w:date="2016-03-26T14:25:00Z"/>
                <w:rStyle w:val="reqtext"/>
                <w:lang w:val="en-CA"/>
              </w:rPr>
            </w:pPr>
            <w:del w:id="5084"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5085" w:author="Eric Boisvert" w:date="2016-02-14T13:46:00Z">
          <w:pPr/>
        </w:pPrChange>
      </w:pPr>
      <w:r>
        <w:rPr>
          <w:lang w:val="en-CA"/>
        </w:rPr>
        <w:t xml:space="preserve"> </w:t>
      </w:r>
      <w:bookmarkStart w:id="5086" w:name="_Toc446944627"/>
      <w:r>
        <w:rPr>
          <w:lang w:val="en-CA"/>
        </w:rPr>
        <w:t>Reference</w:t>
      </w:r>
      <w:bookmarkEnd w:id="5086"/>
    </w:p>
    <w:p w14:paraId="3BAEC3D3" w14:textId="77777777" w:rsidR="00B123AA" w:rsidRDefault="00B123AA" w:rsidP="00AD7649">
      <w:pPr>
        <w:rPr>
          <w:ins w:id="5087" w:author="Eric Boisvert" w:date="2016-03-06T13:59:00Z"/>
          <w:lang w:val="en-CA"/>
        </w:rPr>
      </w:pPr>
    </w:p>
    <w:p w14:paraId="3A9B36C4" w14:textId="40744685" w:rsidR="00B123AA" w:rsidRDefault="00B123AA" w:rsidP="00AD7649">
      <w:pPr>
        <w:rPr>
          <w:ins w:id="5088" w:author="Eric Boisvert" w:date="2016-02-14T13:46:00Z"/>
          <w:lang w:val="en-CA"/>
        </w:rPr>
      </w:pPr>
      <w:ins w:id="5089" w:author="Eric Boisvert" w:date="2016-03-06T13:59:00Z">
        <w:r>
          <w:rPr>
            <w:lang w:val="en-CA"/>
          </w:rPr>
          <w:lastRenderedPageBreak/>
          <w:t xml:space="preserve">This requirement enforces the use a Linked Data URI </w:t>
        </w:r>
      </w:ins>
      <w:ins w:id="5090" w:author="Eric Boisvert" w:date="2016-03-06T14:03:00Z">
        <w:r>
          <w:rPr>
            <w:lang w:val="en-CA"/>
          </w:rPr>
          <w:t>in xlink</w:t>
        </w:r>
        <w:proofErr w:type="gramStart"/>
        <w:r>
          <w:rPr>
            <w:lang w:val="en-CA"/>
          </w:rPr>
          <w:t>:href</w:t>
        </w:r>
        <w:proofErr w:type="gramEnd"/>
        <w:r>
          <w:rPr>
            <w:lang w:val="en-CA"/>
          </w:rPr>
          <w:t xml:space="preserve"> and gml:identifier.</w:t>
        </w:r>
      </w:ins>
      <w:ins w:id="5091" w:author="Eric Boisvert" w:date="2016-03-06T14:04:00Z">
        <w:r>
          <w:rPr>
            <w:lang w:val="en-CA"/>
          </w:rPr>
          <w:t xml:space="preserve">  Linked Data URIs play the dual role of identifier and accessor (a mean to retrieve an instance).  The requirement clarifies some</w:t>
        </w:r>
      </w:ins>
      <w:ins w:id="5092" w:author="Eric Boisvert" w:date="2016-03-06T14:07:00Z">
        <w:r w:rsidR="00C67B89">
          <w:rPr>
            <w:lang w:val="en-CA"/>
          </w:rPr>
          <w:t xml:space="preserve"> expectation about the use of those URIs </w:t>
        </w:r>
      </w:ins>
      <w:ins w:id="5093" w:author="Eric Boisvert" w:date="2016-03-06T14:08:00Z">
        <w:r w:rsidR="00C67B89">
          <w:rPr>
            <w:lang w:val="en-CA"/>
          </w:rPr>
          <w:t>in</w:t>
        </w:r>
      </w:ins>
      <w:ins w:id="5094" w:author="Eric Boisvert" w:date="2016-03-06T14:07:00Z">
        <w:r w:rsidR="00C67B89">
          <w:rPr>
            <w:lang w:val="en-CA"/>
          </w:rPr>
          <w:t xml:space="preserve"> processing XML instance</w:t>
        </w:r>
      </w:ins>
      <w:ins w:id="5095" w:author="Eric Boisvert" w:date="2016-03-06T14:08:00Z">
        <w:r w:rsidR="00C67B89">
          <w:rPr>
            <w:lang w:val="en-CA"/>
          </w:rPr>
          <w:t>s</w:t>
        </w:r>
      </w:ins>
      <w:ins w:id="5096" w:author="Eric Boisvert" w:date="2016-03-06T14:07:00Z">
        <w:r w:rsidR="00C67B89">
          <w:rPr>
            <w:lang w:val="en-CA"/>
          </w:rPr>
          <w:t>.</w:t>
        </w:r>
      </w:ins>
    </w:p>
    <w:p w14:paraId="1125D7C9" w14:textId="266E7145" w:rsidR="00A8510C" w:rsidRDefault="00A8510C" w:rsidP="00AD7649">
      <w:pPr>
        <w:rPr>
          <w:ins w:id="5097"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5098"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5099" w:author="Eric Boisvert" w:date="2016-02-14T13:37:00Z"/>
          <w:lang w:val="en-CA"/>
        </w:rPr>
      </w:pPr>
      <w:ins w:id="5100" w:author="Eric Boisvert" w:date="2016-03-06T14:08:00Z">
        <w:r>
          <w:rPr>
            <w:lang w:val="en-CA"/>
          </w:rPr>
          <w:t xml:space="preserve">W3C XLink </w:t>
        </w:r>
      </w:ins>
      <w:ins w:id="5101" w:author="Eric Boisvert" w:date="2016-03-06T14:11:00Z">
        <w:r>
          <w:rPr>
            <w:lang w:val="en-CA"/>
          </w:rPr>
          <w:t xml:space="preserve">tells where the resource is, but not </w:t>
        </w:r>
        <w:r w:rsidRPr="00C67B89">
          <w:rPr>
            <w:u w:val="single"/>
            <w:lang w:val="en-CA"/>
            <w:rPrChange w:id="5102" w:author="Eric Boisvert" w:date="2016-03-06T14:12:00Z">
              <w:rPr>
                <w:lang w:val="en-CA"/>
              </w:rPr>
            </w:rPrChange>
          </w:rPr>
          <w:t>what</w:t>
        </w:r>
      </w:ins>
      <w:ins w:id="5103" w:author="Eric Boisvert" w:date="2016-03-06T14:25:00Z">
        <w:r w:rsidR="0042527D">
          <w:rPr>
            <w:u w:val="single"/>
            <w:lang w:val="en-CA"/>
          </w:rPr>
          <w:t xml:space="preserve"> it is</w:t>
        </w:r>
      </w:ins>
      <w:ins w:id="5104" w:author="Eric Boisvert" w:date="2016-03-06T14:12:00Z">
        <w:r>
          <w:rPr>
            <w:u w:val="single"/>
            <w:lang w:val="en-CA"/>
          </w:rPr>
          <w:t xml:space="preserve"> (</w:t>
        </w:r>
      </w:ins>
      <w:ins w:id="5105" w:author="Eric Boisvert" w:date="2016-03-06T14:24:00Z">
        <w:r w:rsidR="0042527D">
          <w:rPr>
            <w:u w:val="single"/>
            <w:lang w:val="en-CA"/>
          </w:rPr>
          <w:t>the identity of what will be retrieve</w:t>
        </w:r>
      </w:ins>
      <w:ins w:id="5106" w:author="Eric Boisvert" w:date="2016-03-06T14:12:00Z">
        <w:r>
          <w:rPr>
            <w:u w:val="single"/>
            <w:lang w:val="en-CA"/>
          </w:rPr>
          <w:t>)</w:t>
        </w:r>
      </w:ins>
      <w:ins w:id="5107" w:author="Eric Boisvert" w:date="2016-03-06T14:16:00Z">
        <w:r w:rsidR="0042527D">
          <w:rPr>
            <w:lang w:val="en-CA"/>
          </w:rPr>
          <w:t xml:space="preserve">.  </w:t>
        </w:r>
      </w:ins>
      <w:ins w:id="5108" w:author="Eric Boisvert" w:date="2016-03-06T14:12:00Z">
        <w:r>
          <w:rPr>
            <w:lang w:val="en-CA"/>
          </w:rPr>
          <w:t>Obviously, the identifier is often part of the link</w:t>
        </w:r>
      </w:ins>
      <w:ins w:id="5109" w:author="Eric Boisvert" w:date="2016-03-06T14:21:00Z">
        <w:r w:rsidR="0042527D">
          <w:rPr>
            <w:lang w:val="en-CA"/>
          </w:rPr>
          <w:t>, but it requires from the client a prior knowledge of the API (SOS or WFS</w:t>
        </w:r>
      </w:ins>
      <w:ins w:id="5110" w:author="Eric Boisvert" w:date="2016-03-06T14:25:00Z">
        <w:r w:rsidR="0042527D">
          <w:rPr>
            <w:lang w:val="en-CA"/>
          </w:rPr>
          <w:t xml:space="preserve"> for example</w:t>
        </w:r>
      </w:ins>
      <w:ins w:id="5111" w:author="Eric Boisvert" w:date="2016-03-06T14:21:00Z">
        <w:r w:rsidR="0042527D">
          <w:rPr>
            <w:lang w:val="en-CA"/>
          </w:rPr>
          <w:t>) and where to find the identifier in the list of parameters.</w:t>
        </w:r>
      </w:ins>
    </w:p>
    <w:p w14:paraId="02275925" w14:textId="28DCA5CD" w:rsidR="00C13B9B" w:rsidRDefault="00C13B9B" w:rsidP="00C13B9B">
      <w:pPr>
        <w:rPr>
          <w:ins w:id="5112" w:author="Eric Boisvert" w:date="2016-02-14T13:37:00Z"/>
          <w:lang w:val="en-CA"/>
        </w:rPr>
      </w:pPr>
      <w:ins w:id="5113"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5114" w:author="Eric Boisvert" w:date="2016-03-06T14:26:00Z">
        <w:r w:rsidR="0042527D">
          <w:rPr>
            <w:lang w:val="en-CA"/>
          </w:rPr>
          <w:t>the same</w:t>
        </w:r>
      </w:ins>
      <w:ins w:id="5115" w:author="Eric Boisvert" w:date="2016-02-14T13:37:00Z">
        <w:r>
          <w:rPr>
            <w:lang w:val="en-CA"/>
          </w:rPr>
          <w:t xml:space="preserve"> gsmlb:GeologicUnit</w:t>
        </w:r>
      </w:ins>
      <w:ins w:id="5116" w:author="Eric Boisvert" w:date="2016-03-06T14:26:00Z">
        <w:r w:rsidR="0042527D">
          <w:rPr>
            <w:lang w:val="en-CA"/>
          </w:rPr>
          <w:t xml:space="preserve"> instance</w:t>
        </w:r>
      </w:ins>
      <w:ins w:id="5117" w:author="Eric Boisvert" w:date="2016-02-14T13:37:00Z">
        <w:r>
          <w:rPr>
            <w:lang w:val="en-CA"/>
          </w:rPr>
          <w:t xml:space="preserve">.  The first is </w:t>
        </w:r>
        <w:proofErr w:type="gramStart"/>
        <w:r>
          <w:rPr>
            <w:lang w:val="en-CA"/>
          </w:rPr>
          <w:t>inline,</w:t>
        </w:r>
        <w:proofErr w:type="gramEnd"/>
        <w:r>
          <w:rPr>
            <w:lang w:val="en-CA"/>
          </w:rPr>
          <w:t xml:space="preserve"> </w:t>
        </w:r>
      </w:ins>
      <w:ins w:id="5118" w:author="Eric Boisvert" w:date="2016-03-06T14:26:00Z">
        <w:r w:rsidR="0042527D">
          <w:rPr>
            <w:lang w:val="en-CA"/>
          </w:rPr>
          <w:t>the second uses a local reference, while the last</w:t>
        </w:r>
      </w:ins>
      <w:ins w:id="5119"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120" w:author="Eric Boisvert" w:date="2015-10-30T06:31:00Z">
            <w:rPr>
              <w:lang w:val="en-CA"/>
            </w:rPr>
          </w:rPrChange>
        </w:rPr>
        <w:pPrChange w:id="5121" w:author="Eric Boisvert" w:date="2015-10-30T06:31:00Z">
          <w:pPr/>
        </w:pPrChange>
      </w:pPr>
      <w:r w:rsidRPr="00174304">
        <w:rPr>
          <w:rFonts w:ascii="Courier New" w:hAnsi="Courier New" w:cs="Courier New"/>
          <w:sz w:val="20"/>
          <w:szCs w:val="20"/>
          <w:lang w:val="en-CA"/>
          <w:rPrChange w:id="5122" w:author="Eric Boisvert" w:date="2015-10-30T06:31:00Z">
            <w:rPr>
              <w:lang w:val="en-CA"/>
            </w:rPr>
          </w:rPrChange>
        </w:rPr>
        <w:t>&lt;</w:t>
      </w:r>
      <w:proofErr w:type="gramStart"/>
      <w:r w:rsidRPr="00174304">
        <w:rPr>
          <w:rFonts w:ascii="Courier New" w:hAnsi="Courier New" w:cs="Courier New"/>
          <w:sz w:val="20"/>
          <w:szCs w:val="20"/>
          <w:lang w:val="en-CA"/>
          <w:rPrChange w:id="5123" w:author="Eric Boisvert" w:date="2015-10-30T06:31:00Z">
            <w:rPr>
              <w:lang w:val="en-CA"/>
            </w:rPr>
          </w:rPrChange>
        </w:rPr>
        <w:t>gsmlb:</w:t>
      </w:r>
      <w:proofErr w:type="gramEnd"/>
      <w:r w:rsidRPr="00174304">
        <w:rPr>
          <w:rFonts w:ascii="Courier New" w:hAnsi="Courier New" w:cs="Courier New"/>
          <w:sz w:val="20"/>
          <w:szCs w:val="20"/>
          <w:lang w:val="en-CA"/>
          <w:rPrChange w:id="5124"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5125" w:author="Eric Boisvert" w:date="2015-10-30T06:31:00Z">
            <w:rPr>
              <w:lang w:val="en-CA"/>
            </w:rPr>
          </w:rPrChange>
        </w:rPr>
        <w:pPrChange w:id="5126" w:author="Eric Boisvert" w:date="2015-10-30T06:31:00Z">
          <w:pPr/>
        </w:pPrChange>
      </w:pPr>
      <w:r w:rsidRPr="00174304">
        <w:rPr>
          <w:rFonts w:ascii="Courier New" w:hAnsi="Courier New" w:cs="Courier New"/>
          <w:sz w:val="20"/>
          <w:szCs w:val="20"/>
          <w:lang w:val="en-CA"/>
          <w:rPrChange w:id="5127" w:author="Eric Boisvert" w:date="2015-10-30T06:31:00Z">
            <w:rPr>
              <w:lang w:val="en-CA"/>
            </w:rPr>
          </w:rPrChange>
        </w:rPr>
        <w:t>&lt;</w:t>
      </w:r>
      <w:proofErr w:type="gramStart"/>
      <w:r w:rsidRPr="00174304">
        <w:rPr>
          <w:rFonts w:ascii="Courier New" w:hAnsi="Courier New" w:cs="Courier New"/>
          <w:sz w:val="20"/>
          <w:szCs w:val="20"/>
          <w:lang w:val="en-CA"/>
          <w:rPrChange w:id="5128" w:author="Eric Boisvert" w:date="2015-10-30T06:31:00Z">
            <w:rPr>
              <w:lang w:val="en-CA"/>
            </w:rPr>
          </w:rPrChange>
        </w:rPr>
        <w:t>gsmlb:</w:t>
      </w:r>
      <w:proofErr w:type="gramEnd"/>
      <w:r w:rsidRPr="00174304">
        <w:rPr>
          <w:rFonts w:ascii="Courier New" w:hAnsi="Courier New" w:cs="Courier New"/>
          <w:sz w:val="20"/>
          <w:szCs w:val="20"/>
          <w:lang w:val="en-CA"/>
          <w:rPrChange w:id="5129"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5130" w:author="Eric Boisvert" w:date="2015-10-30T06:31:00Z">
            <w:rPr>
              <w:lang w:val="en-CA"/>
            </w:rPr>
          </w:rPrChange>
        </w:rPr>
        <w:pPrChange w:id="5131" w:author="Eric Boisvert" w:date="2015-10-30T06:31:00Z">
          <w:pPr/>
        </w:pPrChange>
      </w:pPr>
      <w:r w:rsidRPr="00174304">
        <w:rPr>
          <w:rFonts w:ascii="Courier New" w:hAnsi="Courier New" w:cs="Courier New"/>
          <w:sz w:val="20"/>
          <w:szCs w:val="20"/>
          <w:lang w:val="en-CA"/>
          <w:rPrChange w:id="5132" w:author="Eric Boisvert" w:date="2015-10-30T06:31:00Z">
            <w:rPr>
              <w:lang w:val="en-CA"/>
            </w:rPr>
          </w:rPrChange>
        </w:rPr>
        <w:tab/>
        <w:t>&lt;gsmlb</w:t>
      </w:r>
      <w:proofErr w:type="gramStart"/>
      <w:r w:rsidRPr="00174304">
        <w:rPr>
          <w:rFonts w:ascii="Courier New" w:hAnsi="Courier New" w:cs="Courier New"/>
          <w:sz w:val="20"/>
          <w:szCs w:val="20"/>
          <w:lang w:val="en-CA"/>
          <w:rPrChange w:id="5133" w:author="Eric Boisvert" w:date="2015-10-30T06:31:00Z">
            <w:rPr>
              <w:lang w:val="en-CA"/>
            </w:rPr>
          </w:rPrChange>
        </w:rPr>
        <w:t>:MappedFeature</w:t>
      </w:r>
      <w:proofErr w:type="gramEnd"/>
      <w:r w:rsidRPr="00174304">
        <w:rPr>
          <w:rFonts w:ascii="Courier New" w:hAnsi="Courier New" w:cs="Courier New"/>
          <w:sz w:val="20"/>
          <w:szCs w:val="20"/>
          <w:lang w:val="en-CA"/>
          <w:rPrChange w:id="5134"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5135" w:author="Eric Boisvert" w:date="2015-10-30T06:31:00Z">
            <w:rPr>
              <w:lang w:val="en-CA"/>
            </w:rPr>
          </w:rPrChange>
        </w:rPr>
        <w:pPrChange w:id="5136" w:author="Eric Boisvert" w:date="2015-10-30T06:31:00Z">
          <w:pPr/>
        </w:pPrChange>
      </w:pPr>
      <w:r w:rsidRPr="00174304">
        <w:rPr>
          <w:rFonts w:ascii="Courier New" w:hAnsi="Courier New" w:cs="Courier New"/>
          <w:sz w:val="20"/>
          <w:szCs w:val="20"/>
          <w:lang w:val="en-CA"/>
          <w:rPrChange w:id="5137" w:author="Eric Boisvert" w:date="2015-10-30T06:31:00Z">
            <w:rPr>
              <w:lang w:val="en-CA"/>
            </w:rPr>
          </w:rPrChange>
        </w:rPr>
        <w:tab/>
      </w:r>
      <w:r w:rsidRPr="00174304">
        <w:rPr>
          <w:rFonts w:ascii="Courier New" w:hAnsi="Courier New" w:cs="Courier New"/>
          <w:sz w:val="20"/>
          <w:szCs w:val="20"/>
          <w:lang w:val="en-CA"/>
          <w:rPrChange w:id="5138" w:author="Eric Boisvert" w:date="2015-10-30T06:31:00Z">
            <w:rPr>
              <w:lang w:val="en-CA"/>
            </w:rPr>
          </w:rPrChange>
        </w:rPr>
        <w:tab/>
        <w:t>&lt;</w:t>
      </w:r>
      <w:proofErr w:type="gramStart"/>
      <w:r w:rsidRPr="00174304">
        <w:rPr>
          <w:rFonts w:ascii="Courier New" w:hAnsi="Courier New" w:cs="Courier New"/>
          <w:sz w:val="20"/>
          <w:szCs w:val="20"/>
          <w:lang w:val="en-CA"/>
          <w:rPrChange w:id="5139" w:author="Eric Boisvert" w:date="2015-10-30T06:31:00Z">
            <w:rPr>
              <w:lang w:val="en-CA"/>
            </w:rPr>
          </w:rPrChange>
        </w:rPr>
        <w:t>gsmlb:</w:t>
      </w:r>
      <w:proofErr w:type="gramEnd"/>
      <w:r w:rsidRPr="00174304">
        <w:rPr>
          <w:rFonts w:ascii="Courier New" w:hAnsi="Courier New" w:cs="Courier New"/>
          <w:sz w:val="20"/>
          <w:szCs w:val="20"/>
          <w:lang w:val="en-CA"/>
          <w:rPrChange w:id="5140" w:author="Eric Boisvert" w:date="2015-10-30T06:31:00Z">
            <w:rPr>
              <w:lang w:val="en-CA"/>
            </w:rPr>
          </w:rPrChange>
        </w:rPr>
        <w:t>specification&gt;</w:t>
      </w:r>
    </w:p>
    <w:p w14:paraId="65F9D5E5" w14:textId="77777777" w:rsidR="00174304" w:rsidRDefault="00174304">
      <w:pPr>
        <w:contextualSpacing/>
        <w:rPr>
          <w:ins w:id="5141" w:author="Eric Boisvert" w:date="2016-02-14T13:53:00Z"/>
          <w:rFonts w:ascii="Courier New" w:hAnsi="Courier New" w:cs="Courier New"/>
          <w:sz w:val="20"/>
          <w:szCs w:val="20"/>
          <w:lang w:val="en-CA"/>
        </w:rPr>
        <w:pPrChange w:id="5142" w:author="Eric Boisvert" w:date="2015-10-30T06:31:00Z">
          <w:pPr/>
        </w:pPrChange>
      </w:pPr>
      <w:r w:rsidRPr="00174304">
        <w:rPr>
          <w:rFonts w:ascii="Courier New" w:hAnsi="Courier New" w:cs="Courier New"/>
          <w:sz w:val="20"/>
          <w:szCs w:val="20"/>
          <w:lang w:val="en-CA"/>
          <w:rPrChange w:id="5143" w:author="Eric Boisvert" w:date="2015-10-30T06:31:00Z">
            <w:rPr>
              <w:lang w:val="en-CA"/>
            </w:rPr>
          </w:rPrChange>
        </w:rPr>
        <w:tab/>
      </w:r>
      <w:r w:rsidRPr="00174304">
        <w:rPr>
          <w:rFonts w:ascii="Courier New" w:hAnsi="Courier New" w:cs="Courier New"/>
          <w:sz w:val="20"/>
          <w:szCs w:val="20"/>
          <w:lang w:val="en-CA"/>
          <w:rPrChange w:id="5144" w:author="Eric Boisvert" w:date="2015-10-30T06:31:00Z">
            <w:rPr>
              <w:lang w:val="en-CA"/>
            </w:rPr>
          </w:rPrChange>
        </w:rPr>
        <w:tab/>
      </w:r>
      <w:r w:rsidRPr="00174304">
        <w:rPr>
          <w:rFonts w:ascii="Courier New" w:hAnsi="Courier New" w:cs="Courier New"/>
          <w:sz w:val="20"/>
          <w:szCs w:val="20"/>
          <w:lang w:val="en-CA"/>
          <w:rPrChange w:id="5145" w:author="Eric Boisvert" w:date="2015-10-30T06:31:00Z">
            <w:rPr>
              <w:lang w:val="en-CA"/>
            </w:rPr>
          </w:rPrChange>
        </w:rPr>
        <w:tab/>
        <w:t>&lt;gsmlb</w:t>
      </w:r>
      <w:proofErr w:type="gramStart"/>
      <w:r w:rsidRPr="00174304">
        <w:rPr>
          <w:rFonts w:ascii="Courier New" w:hAnsi="Courier New" w:cs="Courier New"/>
          <w:sz w:val="20"/>
          <w:szCs w:val="20"/>
          <w:lang w:val="en-CA"/>
          <w:rPrChange w:id="5146" w:author="Eric Boisvert" w:date="2015-10-30T06:31:00Z">
            <w:rPr>
              <w:lang w:val="en-CA"/>
            </w:rPr>
          </w:rPrChange>
        </w:rPr>
        <w:t>:GeologicUnit</w:t>
      </w:r>
      <w:proofErr w:type="gramEnd"/>
      <w:r w:rsidRPr="00174304">
        <w:rPr>
          <w:rFonts w:ascii="Courier New" w:hAnsi="Courier New" w:cs="Courier New"/>
          <w:sz w:val="20"/>
          <w:szCs w:val="20"/>
          <w:lang w:val="en-CA"/>
          <w:rPrChange w:id="5147" w:author="Eric Boisvert" w:date="2015-10-30T06:31:00Z">
            <w:rPr>
              <w:lang w:val="en-CA"/>
            </w:rPr>
          </w:rPrChange>
        </w:rPr>
        <w:t xml:space="preserve"> gml:id="G1"&gt;</w:t>
      </w:r>
    </w:p>
    <w:p w14:paraId="26F633BF" w14:textId="7285F93A" w:rsidR="00BB76F4" w:rsidRDefault="00BB76F4">
      <w:pPr>
        <w:contextualSpacing/>
        <w:rPr>
          <w:ins w:id="5148" w:author="Eric Boisvert" w:date="2016-02-14T13:53:00Z"/>
          <w:rFonts w:ascii="Courier New" w:hAnsi="Courier New" w:cs="Courier New"/>
          <w:sz w:val="20"/>
          <w:szCs w:val="20"/>
          <w:lang w:val="en-CA"/>
        </w:rPr>
        <w:pPrChange w:id="5149" w:author="Eric Boisvert" w:date="2015-10-30T06:31:00Z">
          <w:pPr/>
        </w:pPrChange>
      </w:pPr>
      <w:commentRangeStart w:id="5150"/>
      <w:ins w:id="5151"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5152" w:author="Eric Boisvert" w:date="2016-02-14T13:54:00Z">
        <w:r>
          <w:rPr>
            <w:rFonts w:ascii="Courier New" w:hAnsi="Courier New" w:cs="Courier New"/>
            <w:sz w:val="20"/>
            <w:szCs w:val="20"/>
            <w:lang w:val="en-CA"/>
          </w:rPr>
          <w:t>identifier</w:t>
        </w:r>
      </w:ins>
      <w:proofErr w:type="gramEnd"/>
      <w:ins w:id="5153"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154" w:author="Eric Boisvert" w:date="2016-02-14T13:54:00Z">
        <w:r w:rsidRPr="00BB76F4">
          <w:t xml:space="preserve"> </w:t>
        </w:r>
      </w:ins>
      <w:ins w:id="5155" w:author="Eric Boisvert" w:date="2016-02-14T14:10:00Z">
        <w:r w:rsidR="00FE640E">
          <w:rPr>
            <w:rFonts w:ascii="Courier New" w:hAnsi="Courier New" w:cs="Courier New"/>
            <w:sz w:val="20"/>
            <w:szCs w:val="20"/>
            <w:lang w:val="en-CA"/>
          </w:rPr>
          <w:t>&amp;resource;</w:t>
        </w:r>
      </w:ins>
      <w:ins w:id="5156" w:author="Eric Boisvert" w:date="2016-02-14T13:57:00Z">
        <w:r w:rsidR="00E20E2E" w:rsidRPr="00E20E2E">
          <w:rPr>
            <w:rFonts w:ascii="Courier New" w:hAnsi="Courier New" w:cs="Courier New"/>
            <w:sz w:val="20"/>
            <w:szCs w:val="20"/>
            <w:lang w:val="en-CA"/>
          </w:rPr>
          <w:t>/feature/GeologicUnit/45247347623</w:t>
        </w:r>
      </w:ins>
      <w:ins w:id="5157" w:author="Eric Boisvert" w:date="2016-02-14T13:54:00Z">
        <w:r>
          <w:rPr>
            <w:rFonts w:ascii="Courier New" w:hAnsi="Courier New" w:cs="Courier New"/>
            <w:sz w:val="20"/>
            <w:szCs w:val="20"/>
            <w:lang w:val="en-CA"/>
          </w:rPr>
          <w:t>&lt;/gml:identifier&gt;</w:t>
        </w:r>
        <w:commentRangeEnd w:id="5150"/>
        <w:r>
          <w:rPr>
            <w:rStyle w:val="CommentReference"/>
          </w:rPr>
          <w:commentReference w:id="5150"/>
        </w:r>
      </w:ins>
    </w:p>
    <w:p w14:paraId="29E1646A" w14:textId="483FDC82" w:rsidR="00BB76F4" w:rsidRPr="00174304" w:rsidDel="00BB76F4" w:rsidRDefault="00BB76F4">
      <w:pPr>
        <w:contextualSpacing/>
        <w:rPr>
          <w:del w:id="5158" w:author="Eric Boisvert" w:date="2016-02-14T13:53:00Z"/>
          <w:rFonts w:ascii="Courier New" w:hAnsi="Courier New" w:cs="Courier New"/>
          <w:sz w:val="20"/>
          <w:szCs w:val="20"/>
          <w:lang w:val="en-CA"/>
          <w:rPrChange w:id="5159" w:author="Eric Boisvert" w:date="2015-10-30T06:31:00Z">
            <w:rPr>
              <w:del w:id="5160" w:author="Eric Boisvert" w:date="2016-02-14T13:53:00Z"/>
              <w:lang w:val="en-CA"/>
            </w:rPr>
          </w:rPrChange>
        </w:rPr>
        <w:pPrChange w:id="5161"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162" w:author="Eric Boisvert" w:date="2015-10-30T06:31:00Z">
            <w:rPr>
              <w:lang w:val="en-CA"/>
            </w:rPr>
          </w:rPrChange>
        </w:rPr>
        <w:pPrChange w:id="5163" w:author="Eric Boisvert" w:date="2015-10-30T06:31:00Z">
          <w:pPr/>
        </w:pPrChange>
      </w:pPr>
      <w:del w:id="5164" w:author="Eric Boisvert" w:date="2016-02-14T13:53:00Z">
        <w:r w:rsidRPr="00174304" w:rsidDel="00BB76F4">
          <w:rPr>
            <w:rFonts w:ascii="Courier New" w:hAnsi="Courier New" w:cs="Courier New"/>
            <w:sz w:val="20"/>
            <w:szCs w:val="20"/>
            <w:lang w:val="en-CA"/>
            <w:rPrChange w:id="5165" w:author="Eric Boisvert" w:date="2015-10-30T06:31:00Z">
              <w:rPr>
                <w:lang w:val="en-CA"/>
              </w:rPr>
            </w:rPrChange>
          </w:rPr>
          <w:tab/>
        </w:r>
        <w:r w:rsidRPr="00174304" w:rsidDel="00BB76F4">
          <w:rPr>
            <w:rFonts w:ascii="Courier New" w:hAnsi="Courier New" w:cs="Courier New"/>
            <w:sz w:val="20"/>
            <w:szCs w:val="20"/>
            <w:lang w:val="en-CA"/>
            <w:rPrChange w:id="5166" w:author="Eric Boisvert" w:date="2015-10-30T06:31:00Z">
              <w:rPr>
                <w:lang w:val="en-CA"/>
              </w:rPr>
            </w:rPrChange>
          </w:rPr>
          <w:tab/>
        </w:r>
      </w:del>
      <w:r w:rsidRPr="00174304">
        <w:rPr>
          <w:rFonts w:ascii="Courier New" w:hAnsi="Courier New" w:cs="Courier New"/>
          <w:sz w:val="20"/>
          <w:szCs w:val="20"/>
          <w:lang w:val="en-CA"/>
          <w:rPrChange w:id="5167"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168" w:author="Eric Boisvert" w:date="2015-10-30T06:31:00Z">
            <w:rPr>
              <w:lang w:val="en-CA"/>
            </w:rPr>
          </w:rPrChange>
        </w:rPr>
        <w:pPrChange w:id="5169" w:author="Eric Boisvert" w:date="2015-10-30T06:31:00Z">
          <w:pPr/>
        </w:pPrChange>
      </w:pPr>
      <w:r w:rsidRPr="00174304">
        <w:rPr>
          <w:rFonts w:ascii="Courier New" w:hAnsi="Courier New" w:cs="Courier New"/>
          <w:sz w:val="20"/>
          <w:szCs w:val="20"/>
          <w:lang w:val="en-CA"/>
          <w:rPrChange w:id="5170" w:author="Eric Boisvert" w:date="2015-10-30T06:31:00Z">
            <w:rPr>
              <w:lang w:val="en-CA"/>
            </w:rPr>
          </w:rPrChange>
        </w:rPr>
        <w:tab/>
      </w:r>
      <w:r w:rsidRPr="00174304">
        <w:rPr>
          <w:rFonts w:ascii="Courier New" w:hAnsi="Courier New" w:cs="Courier New"/>
          <w:sz w:val="20"/>
          <w:szCs w:val="20"/>
          <w:lang w:val="en-CA"/>
          <w:rPrChange w:id="5171" w:author="Eric Boisvert" w:date="2015-10-30T06:31:00Z">
            <w:rPr>
              <w:lang w:val="en-CA"/>
            </w:rPr>
          </w:rPrChange>
        </w:rPr>
        <w:tab/>
      </w:r>
      <w:r w:rsidRPr="00174304">
        <w:rPr>
          <w:rFonts w:ascii="Courier New" w:hAnsi="Courier New" w:cs="Courier New"/>
          <w:sz w:val="20"/>
          <w:szCs w:val="20"/>
          <w:lang w:val="en-CA"/>
          <w:rPrChange w:id="5172" w:author="Eric Boisvert" w:date="2015-10-30T06:31:00Z">
            <w:rPr>
              <w:lang w:val="en-CA"/>
            </w:rPr>
          </w:rPrChange>
        </w:rPr>
        <w:tab/>
        <w:t>&lt;/gsmlb</w:t>
      </w:r>
      <w:proofErr w:type="gramStart"/>
      <w:r w:rsidRPr="00174304">
        <w:rPr>
          <w:rFonts w:ascii="Courier New" w:hAnsi="Courier New" w:cs="Courier New"/>
          <w:sz w:val="20"/>
          <w:szCs w:val="20"/>
          <w:lang w:val="en-CA"/>
          <w:rPrChange w:id="5173" w:author="Eric Boisvert" w:date="2015-10-30T06:31:00Z">
            <w:rPr>
              <w:lang w:val="en-CA"/>
            </w:rPr>
          </w:rPrChange>
        </w:rPr>
        <w:t>:GeologicUnit</w:t>
      </w:r>
      <w:proofErr w:type="gramEnd"/>
      <w:r w:rsidRPr="00174304">
        <w:rPr>
          <w:rFonts w:ascii="Courier New" w:hAnsi="Courier New" w:cs="Courier New"/>
          <w:sz w:val="20"/>
          <w:szCs w:val="20"/>
          <w:lang w:val="en-CA"/>
          <w:rPrChange w:id="5174"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5175" w:author="Eric Boisvert" w:date="2015-10-30T06:31:00Z">
            <w:rPr>
              <w:lang w:val="en-CA"/>
            </w:rPr>
          </w:rPrChange>
        </w:rPr>
        <w:pPrChange w:id="5176" w:author="Eric Boisvert" w:date="2015-10-30T06:31:00Z">
          <w:pPr/>
        </w:pPrChange>
      </w:pPr>
      <w:r w:rsidRPr="00174304">
        <w:rPr>
          <w:rFonts w:ascii="Courier New" w:hAnsi="Courier New" w:cs="Courier New"/>
          <w:sz w:val="20"/>
          <w:szCs w:val="20"/>
          <w:lang w:val="en-CA"/>
          <w:rPrChange w:id="5177" w:author="Eric Boisvert" w:date="2015-10-30T06:31:00Z">
            <w:rPr>
              <w:lang w:val="en-CA"/>
            </w:rPr>
          </w:rPrChange>
        </w:rPr>
        <w:tab/>
      </w:r>
      <w:r w:rsidRPr="00174304">
        <w:rPr>
          <w:rFonts w:ascii="Courier New" w:hAnsi="Courier New" w:cs="Courier New"/>
          <w:sz w:val="20"/>
          <w:szCs w:val="20"/>
          <w:lang w:val="en-CA"/>
          <w:rPrChange w:id="5178" w:author="Eric Boisvert" w:date="2015-10-30T06:31:00Z">
            <w:rPr>
              <w:lang w:val="en-CA"/>
            </w:rPr>
          </w:rPrChange>
        </w:rPr>
        <w:tab/>
        <w:t>&lt;/gsmlb</w:t>
      </w:r>
      <w:proofErr w:type="gramStart"/>
      <w:r w:rsidRPr="00174304">
        <w:rPr>
          <w:rFonts w:ascii="Courier New" w:hAnsi="Courier New" w:cs="Courier New"/>
          <w:sz w:val="20"/>
          <w:szCs w:val="20"/>
          <w:lang w:val="en-CA"/>
          <w:rPrChange w:id="5179" w:author="Eric Boisvert" w:date="2015-10-30T06:31:00Z">
            <w:rPr>
              <w:lang w:val="en-CA"/>
            </w:rPr>
          </w:rPrChange>
        </w:rPr>
        <w:t>:specification</w:t>
      </w:r>
      <w:proofErr w:type="gramEnd"/>
      <w:r w:rsidRPr="00174304">
        <w:rPr>
          <w:rFonts w:ascii="Courier New" w:hAnsi="Courier New" w:cs="Courier New"/>
          <w:sz w:val="20"/>
          <w:szCs w:val="20"/>
          <w:lang w:val="en-CA"/>
          <w:rPrChange w:id="5180"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5181" w:author="Eric Boisvert" w:date="2015-10-30T06:31:00Z">
            <w:rPr>
              <w:lang w:val="en-CA"/>
            </w:rPr>
          </w:rPrChange>
        </w:rPr>
        <w:pPrChange w:id="5182" w:author="Eric Boisvert" w:date="2015-10-30T06:31:00Z">
          <w:pPr/>
        </w:pPrChange>
      </w:pPr>
      <w:r w:rsidRPr="00174304">
        <w:rPr>
          <w:rFonts w:ascii="Courier New" w:hAnsi="Courier New" w:cs="Courier New"/>
          <w:sz w:val="20"/>
          <w:szCs w:val="20"/>
          <w:lang w:val="en-CA"/>
          <w:rPrChange w:id="5183" w:author="Eric Boisvert" w:date="2015-10-30T06:31:00Z">
            <w:rPr>
              <w:lang w:val="en-CA"/>
            </w:rPr>
          </w:rPrChange>
        </w:rPr>
        <w:tab/>
        <w:t>&lt;/gsmlb</w:t>
      </w:r>
      <w:proofErr w:type="gramStart"/>
      <w:r w:rsidRPr="00174304">
        <w:rPr>
          <w:rFonts w:ascii="Courier New" w:hAnsi="Courier New" w:cs="Courier New"/>
          <w:sz w:val="20"/>
          <w:szCs w:val="20"/>
          <w:lang w:val="en-CA"/>
          <w:rPrChange w:id="5184" w:author="Eric Boisvert" w:date="2015-10-30T06:31:00Z">
            <w:rPr>
              <w:lang w:val="en-CA"/>
            </w:rPr>
          </w:rPrChange>
        </w:rPr>
        <w:t>:MappedFeature</w:t>
      </w:r>
      <w:proofErr w:type="gramEnd"/>
      <w:r w:rsidRPr="00174304">
        <w:rPr>
          <w:rFonts w:ascii="Courier New" w:hAnsi="Courier New" w:cs="Courier New"/>
          <w:sz w:val="20"/>
          <w:szCs w:val="20"/>
          <w:lang w:val="en-CA"/>
          <w:rPrChange w:id="5185"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5186" w:author="Eric Boisvert" w:date="2015-10-30T06:31:00Z">
            <w:rPr>
              <w:lang w:val="en-CA"/>
            </w:rPr>
          </w:rPrChange>
        </w:rPr>
        <w:pPrChange w:id="5187" w:author="Eric Boisvert" w:date="2015-10-30T06:31:00Z">
          <w:pPr/>
        </w:pPrChange>
      </w:pPr>
      <w:r w:rsidRPr="00174304">
        <w:rPr>
          <w:rFonts w:ascii="Courier New" w:hAnsi="Courier New" w:cs="Courier New"/>
          <w:sz w:val="20"/>
          <w:szCs w:val="20"/>
          <w:lang w:val="en-CA"/>
          <w:rPrChange w:id="5188" w:author="Eric Boisvert" w:date="2015-10-30T06:31:00Z">
            <w:rPr>
              <w:lang w:val="en-CA"/>
            </w:rPr>
          </w:rPrChange>
        </w:rPr>
        <w:t>&lt;/gsmlb</w:t>
      </w:r>
      <w:proofErr w:type="gramStart"/>
      <w:r w:rsidRPr="00174304">
        <w:rPr>
          <w:rFonts w:ascii="Courier New" w:hAnsi="Courier New" w:cs="Courier New"/>
          <w:sz w:val="20"/>
          <w:szCs w:val="20"/>
          <w:lang w:val="en-CA"/>
          <w:rPrChange w:id="5189" w:author="Eric Boisvert" w:date="2015-10-30T06:31:00Z">
            <w:rPr>
              <w:lang w:val="en-CA"/>
            </w:rPr>
          </w:rPrChange>
        </w:rPr>
        <w:t>:mappedItem</w:t>
      </w:r>
      <w:proofErr w:type="gramEnd"/>
      <w:r w:rsidRPr="00174304">
        <w:rPr>
          <w:rFonts w:ascii="Courier New" w:hAnsi="Courier New" w:cs="Courier New"/>
          <w:sz w:val="20"/>
          <w:szCs w:val="20"/>
          <w:lang w:val="en-CA"/>
          <w:rPrChange w:id="5190"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5191" w:author="Eric Boisvert" w:date="2015-10-30T06:31:00Z">
            <w:rPr>
              <w:lang w:val="en-CA"/>
            </w:rPr>
          </w:rPrChange>
        </w:rPr>
        <w:pPrChange w:id="5192" w:author="Eric Boisvert" w:date="2015-10-30T06:31:00Z">
          <w:pPr/>
        </w:pPrChange>
      </w:pPr>
      <w:r w:rsidRPr="00174304">
        <w:rPr>
          <w:rFonts w:ascii="Courier New" w:hAnsi="Courier New" w:cs="Courier New"/>
          <w:sz w:val="20"/>
          <w:szCs w:val="20"/>
          <w:lang w:val="en-CA"/>
          <w:rPrChange w:id="5193" w:author="Eric Boisvert" w:date="2015-10-30T06:31:00Z">
            <w:rPr>
              <w:lang w:val="en-CA"/>
            </w:rPr>
          </w:rPrChange>
        </w:rPr>
        <w:t>&lt;</w:t>
      </w:r>
      <w:proofErr w:type="gramStart"/>
      <w:r w:rsidRPr="00174304">
        <w:rPr>
          <w:rFonts w:ascii="Courier New" w:hAnsi="Courier New" w:cs="Courier New"/>
          <w:sz w:val="20"/>
          <w:szCs w:val="20"/>
          <w:lang w:val="en-CA"/>
          <w:rPrChange w:id="5194" w:author="Eric Boisvert" w:date="2015-10-30T06:31:00Z">
            <w:rPr>
              <w:lang w:val="en-CA"/>
            </w:rPr>
          </w:rPrChange>
        </w:rPr>
        <w:t>gsmlb:</w:t>
      </w:r>
      <w:proofErr w:type="gramEnd"/>
      <w:r w:rsidRPr="00174304">
        <w:rPr>
          <w:rFonts w:ascii="Courier New" w:hAnsi="Courier New" w:cs="Courier New"/>
          <w:sz w:val="20"/>
          <w:szCs w:val="20"/>
          <w:lang w:val="en-CA"/>
          <w:rPrChange w:id="5195"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5196" w:author="Eric Boisvert" w:date="2015-10-30T06:31:00Z">
            <w:rPr>
              <w:lang w:val="en-CA"/>
            </w:rPr>
          </w:rPrChange>
        </w:rPr>
        <w:pPrChange w:id="5197" w:author="Eric Boisvert" w:date="2015-10-30T06:31:00Z">
          <w:pPr/>
        </w:pPrChange>
      </w:pPr>
      <w:r w:rsidRPr="00174304">
        <w:rPr>
          <w:rFonts w:ascii="Courier New" w:hAnsi="Courier New" w:cs="Courier New"/>
          <w:sz w:val="20"/>
          <w:szCs w:val="20"/>
          <w:lang w:val="en-CA"/>
          <w:rPrChange w:id="5198" w:author="Eric Boisvert" w:date="2015-10-30T06:31:00Z">
            <w:rPr>
              <w:lang w:val="en-CA"/>
            </w:rPr>
          </w:rPrChange>
        </w:rPr>
        <w:tab/>
        <w:t>&lt;gsmlb</w:t>
      </w:r>
      <w:proofErr w:type="gramStart"/>
      <w:r w:rsidRPr="00174304">
        <w:rPr>
          <w:rFonts w:ascii="Courier New" w:hAnsi="Courier New" w:cs="Courier New"/>
          <w:sz w:val="20"/>
          <w:szCs w:val="20"/>
          <w:lang w:val="en-CA"/>
          <w:rPrChange w:id="5199" w:author="Eric Boisvert" w:date="2015-10-30T06:31:00Z">
            <w:rPr>
              <w:lang w:val="en-CA"/>
            </w:rPr>
          </w:rPrChange>
        </w:rPr>
        <w:t>:MappedFeature</w:t>
      </w:r>
      <w:proofErr w:type="gramEnd"/>
      <w:r w:rsidRPr="00174304">
        <w:rPr>
          <w:rFonts w:ascii="Courier New" w:hAnsi="Courier New" w:cs="Courier New"/>
          <w:sz w:val="20"/>
          <w:szCs w:val="20"/>
          <w:lang w:val="en-CA"/>
          <w:rPrChange w:id="5200"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5201" w:author="Eric Boisvert" w:date="2015-10-30T06:32:00Z">
            <w:rPr>
              <w:lang w:val="en-CA"/>
            </w:rPr>
          </w:rPrChange>
        </w:rPr>
        <w:pPrChange w:id="5202" w:author="Eric Boisvert" w:date="2015-10-30T06:31:00Z">
          <w:pPr/>
        </w:pPrChange>
      </w:pPr>
      <w:r w:rsidRPr="00174304">
        <w:rPr>
          <w:rFonts w:ascii="Courier New" w:hAnsi="Courier New" w:cs="Courier New"/>
          <w:b/>
          <w:sz w:val="20"/>
          <w:szCs w:val="20"/>
          <w:lang w:val="en-CA"/>
          <w:rPrChange w:id="5203" w:author="Eric Boisvert" w:date="2015-10-30T06:32:00Z">
            <w:rPr>
              <w:lang w:val="en-CA"/>
            </w:rPr>
          </w:rPrChange>
        </w:rPr>
        <w:tab/>
      </w:r>
      <w:r w:rsidRPr="00174304">
        <w:rPr>
          <w:rFonts w:ascii="Courier New" w:hAnsi="Courier New" w:cs="Courier New"/>
          <w:b/>
          <w:sz w:val="20"/>
          <w:szCs w:val="20"/>
          <w:lang w:val="en-CA"/>
          <w:rPrChange w:id="5204" w:author="Eric Boisvert" w:date="2015-10-30T06:32:00Z">
            <w:rPr>
              <w:lang w:val="en-CA"/>
            </w:rPr>
          </w:rPrChange>
        </w:rPr>
        <w:tab/>
        <w:t>&lt;gsmlb</w:t>
      </w:r>
      <w:proofErr w:type="gramStart"/>
      <w:r w:rsidRPr="00174304">
        <w:rPr>
          <w:rFonts w:ascii="Courier New" w:hAnsi="Courier New" w:cs="Courier New"/>
          <w:b/>
          <w:sz w:val="20"/>
          <w:szCs w:val="20"/>
          <w:lang w:val="en-CA"/>
          <w:rPrChange w:id="5205" w:author="Eric Boisvert" w:date="2015-10-30T06:32:00Z">
            <w:rPr>
              <w:lang w:val="en-CA"/>
            </w:rPr>
          </w:rPrChange>
        </w:rPr>
        <w:t>:specification</w:t>
      </w:r>
      <w:proofErr w:type="gramEnd"/>
      <w:r w:rsidRPr="00174304">
        <w:rPr>
          <w:rFonts w:ascii="Courier New" w:hAnsi="Courier New" w:cs="Courier New"/>
          <w:b/>
          <w:sz w:val="20"/>
          <w:szCs w:val="20"/>
          <w:lang w:val="en-CA"/>
          <w:rPrChange w:id="5206"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207"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208" w:author="Eric Boisvert" w:date="2015-10-30T06:31:00Z">
            <w:rPr>
              <w:lang w:val="en-CA"/>
            </w:rPr>
          </w:rPrChange>
        </w:rPr>
        <w:pPrChange w:id="5209" w:author="Eric Boisvert" w:date="2015-10-30T06:31:00Z">
          <w:pPr/>
        </w:pPrChange>
      </w:pPr>
      <w:r w:rsidRPr="00174304">
        <w:rPr>
          <w:rFonts w:ascii="Courier New" w:hAnsi="Courier New" w:cs="Courier New"/>
          <w:sz w:val="20"/>
          <w:szCs w:val="20"/>
          <w:lang w:val="en-CA"/>
          <w:rPrChange w:id="5210" w:author="Eric Boisvert" w:date="2015-10-30T06:31:00Z">
            <w:rPr>
              <w:lang w:val="en-CA"/>
            </w:rPr>
          </w:rPrChange>
        </w:rPr>
        <w:tab/>
        <w:t>&lt;/gsmlb</w:t>
      </w:r>
      <w:proofErr w:type="gramStart"/>
      <w:r w:rsidRPr="00174304">
        <w:rPr>
          <w:rFonts w:ascii="Courier New" w:hAnsi="Courier New" w:cs="Courier New"/>
          <w:sz w:val="20"/>
          <w:szCs w:val="20"/>
          <w:lang w:val="en-CA"/>
          <w:rPrChange w:id="5211" w:author="Eric Boisvert" w:date="2015-10-30T06:31:00Z">
            <w:rPr>
              <w:lang w:val="en-CA"/>
            </w:rPr>
          </w:rPrChange>
        </w:rPr>
        <w:t>:MappedFeature</w:t>
      </w:r>
      <w:proofErr w:type="gramEnd"/>
      <w:r w:rsidRPr="00174304">
        <w:rPr>
          <w:rFonts w:ascii="Courier New" w:hAnsi="Courier New" w:cs="Courier New"/>
          <w:sz w:val="20"/>
          <w:szCs w:val="20"/>
          <w:lang w:val="en-CA"/>
          <w:rPrChange w:id="5212"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5213" w:author="Eric Boisvert" w:date="2015-10-30T06:31:00Z">
          <w:pPr/>
        </w:pPrChange>
      </w:pPr>
      <w:r w:rsidRPr="00174304">
        <w:rPr>
          <w:rFonts w:ascii="Courier New" w:hAnsi="Courier New" w:cs="Courier New"/>
          <w:sz w:val="20"/>
          <w:szCs w:val="20"/>
          <w:lang w:val="en-CA"/>
          <w:rPrChange w:id="5214" w:author="Eric Boisvert" w:date="2015-10-30T06:31:00Z">
            <w:rPr>
              <w:lang w:val="en-CA"/>
            </w:rPr>
          </w:rPrChange>
        </w:rPr>
        <w:t>&lt;/gsmlb</w:t>
      </w:r>
      <w:proofErr w:type="gramStart"/>
      <w:r w:rsidRPr="00174304">
        <w:rPr>
          <w:rFonts w:ascii="Courier New" w:hAnsi="Courier New" w:cs="Courier New"/>
          <w:sz w:val="20"/>
          <w:szCs w:val="20"/>
          <w:lang w:val="en-CA"/>
          <w:rPrChange w:id="5215" w:author="Eric Boisvert" w:date="2015-10-30T06:31:00Z">
            <w:rPr>
              <w:lang w:val="en-CA"/>
            </w:rPr>
          </w:rPrChange>
        </w:rPr>
        <w:t>:mappedItem</w:t>
      </w:r>
      <w:proofErr w:type="gramEnd"/>
      <w:r w:rsidRPr="00174304">
        <w:rPr>
          <w:rFonts w:ascii="Courier New" w:hAnsi="Courier New" w:cs="Courier New"/>
          <w:sz w:val="20"/>
          <w:szCs w:val="20"/>
          <w:lang w:val="en-CA"/>
          <w:rPrChange w:id="5216"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5217"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5218" w:author="Eric Boisvert" w:date="2015-10-30T06:31:00Z">
            <w:rPr>
              <w:lang w:val="en-CA"/>
            </w:rPr>
          </w:rPrChange>
        </w:rPr>
        <w:pPrChange w:id="5219"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220" w:author="Eric Boisvert" w:date="2015-10-30T06:31:00Z">
            <w:rPr>
              <w:lang w:val="en-CA"/>
            </w:rPr>
          </w:rPrChange>
        </w:rPr>
        <w:pPrChange w:id="5221" w:author="Eric Boisvert" w:date="2015-10-30T06:31:00Z">
          <w:pPr/>
        </w:pPrChange>
      </w:pPr>
      <w:r w:rsidRPr="00174304">
        <w:rPr>
          <w:rFonts w:ascii="Courier New" w:hAnsi="Courier New" w:cs="Courier New"/>
          <w:sz w:val="20"/>
          <w:szCs w:val="20"/>
          <w:lang w:val="en-CA"/>
          <w:rPrChange w:id="5222" w:author="Eric Boisvert" w:date="2015-10-30T06:31:00Z">
            <w:rPr>
              <w:lang w:val="en-CA"/>
            </w:rPr>
          </w:rPrChange>
        </w:rPr>
        <w:t>&lt;/gsmlb</w:t>
      </w:r>
      <w:proofErr w:type="gramStart"/>
      <w:r w:rsidRPr="00174304">
        <w:rPr>
          <w:rFonts w:ascii="Courier New" w:hAnsi="Courier New" w:cs="Courier New"/>
          <w:sz w:val="20"/>
          <w:szCs w:val="20"/>
          <w:lang w:val="en-CA"/>
          <w:rPrChange w:id="5223" w:author="Eric Boisvert" w:date="2015-10-30T06:31:00Z">
            <w:rPr>
              <w:lang w:val="en-CA"/>
            </w:rPr>
          </w:rPrChange>
        </w:rPr>
        <w:t>:GSML</w:t>
      </w:r>
      <w:proofErr w:type="gramEnd"/>
      <w:r w:rsidRPr="00174304">
        <w:rPr>
          <w:rFonts w:ascii="Courier New" w:hAnsi="Courier New" w:cs="Courier New"/>
          <w:sz w:val="20"/>
          <w:szCs w:val="20"/>
          <w:lang w:val="en-CA"/>
          <w:rPrChange w:id="5224" w:author="Eric Boisvert" w:date="2015-10-30T06:31:00Z">
            <w:rPr>
              <w:lang w:val="en-CA"/>
            </w:rPr>
          </w:rPrChange>
        </w:rPr>
        <w:t>&gt;</w:t>
      </w:r>
      <w:r w:rsidRPr="00174304">
        <w:rPr>
          <w:rFonts w:ascii="Courier New" w:hAnsi="Courier New" w:cs="Courier New"/>
          <w:sz w:val="20"/>
          <w:szCs w:val="20"/>
          <w:lang w:val="en-CA"/>
          <w:rPrChange w:id="5225" w:author="Eric Boisvert" w:date="2015-10-30T06:31:00Z">
            <w:rPr>
              <w:lang w:val="en-CA"/>
            </w:rPr>
          </w:rPrChange>
        </w:rPr>
        <w:tab/>
      </w:r>
    </w:p>
    <w:p w14:paraId="0AD1A072" w14:textId="77777777" w:rsidR="00174304" w:rsidRDefault="00174304" w:rsidP="00A8510C">
      <w:pPr>
        <w:rPr>
          <w:ins w:id="5226" w:author="Eric Boisvert" w:date="2016-02-14T13:37:00Z"/>
          <w:lang w:val="en-CA"/>
        </w:rPr>
      </w:pPr>
    </w:p>
    <w:p w14:paraId="56876531" w14:textId="5A990A6B" w:rsidR="00C13B9B" w:rsidRDefault="00C13B9B" w:rsidP="00C13B9B">
      <w:pPr>
        <w:rPr>
          <w:ins w:id="5227" w:author="Eric Boisvert" w:date="2016-02-14T13:37:00Z"/>
          <w:lang w:val="en-CA"/>
        </w:rPr>
      </w:pPr>
      <w:ins w:id="5228" w:author="Eric Boisvert" w:date="2016-02-14T13:37:00Z">
        <w:r>
          <w:rPr>
            <w:lang w:val="en-CA"/>
          </w:rPr>
          <w:lastRenderedPageBreak/>
          <w:t xml:space="preserve">The next example shows yet </w:t>
        </w:r>
      </w:ins>
      <w:ins w:id="5229" w:author="Eric Boisvert" w:date="2016-02-27T14:53:00Z">
        <w:r w:rsidR="00AF7E7A">
          <w:rPr>
            <w:lang w:val="en-CA"/>
          </w:rPr>
          <w:t>an</w:t>
        </w:r>
      </w:ins>
      <w:ins w:id="5230" w:author="Eric Boisvert" w:date="2016-02-14T13:38:00Z">
        <w:r>
          <w:rPr>
            <w:lang w:val="en-CA"/>
          </w:rPr>
          <w:t>other</w:t>
        </w:r>
      </w:ins>
      <w:ins w:id="5231" w:author="Eric Boisvert" w:date="2016-02-14T13:37:00Z">
        <w:r>
          <w:rPr>
            <w:lang w:val="en-CA"/>
          </w:rPr>
          <w:t xml:space="preserve"> W3C encoding of a link using a WFS 2.0 request.  While </w:t>
        </w:r>
      </w:ins>
      <w:ins w:id="5232" w:author="Eric Boisvert" w:date="2016-02-27T14:54:00Z">
        <w:r w:rsidR="00AF7E7A">
          <w:rPr>
            <w:lang w:val="en-CA"/>
          </w:rPr>
          <w:t>it</w:t>
        </w:r>
      </w:ins>
      <w:ins w:id="5233" w:author="Eric Boisvert" w:date="2016-02-14T13:37:00Z">
        <w:r w:rsidR="00AF7E7A">
          <w:rPr>
            <w:lang w:val="en-CA"/>
          </w:rPr>
          <w:t xml:space="preserve"> </w:t>
        </w:r>
      </w:ins>
      <w:ins w:id="5234" w:author="Eric Boisvert" w:date="2016-02-27T14:54:00Z">
        <w:r w:rsidR="00AF7E7A">
          <w:rPr>
            <w:lang w:val="en-CA"/>
          </w:rPr>
          <w:t>is an</w:t>
        </w:r>
      </w:ins>
      <w:ins w:id="5235" w:author="Eric Boisvert" w:date="2016-02-14T13:37:00Z">
        <w:r>
          <w:rPr>
            <w:lang w:val="en-CA"/>
          </w:rPr>
          <w:t xml:space="preserve"> </w:t>
        </w:r>
      </w:ins>
      <w:ins w:id="5236" w:author="Eric Boisvert" w:date="2016-02-27T14:51:00Z">
        <w:r w:rsidR="00AF7E7A">
          <w:rPr>
            <w:lang w:val="en-CA"/>
          </w:rPr>
          <w:t xml:space="preserve">XSD </w:t>
        </w:r>
      </w:ins>
      <w:ins w:id="5237" w:author="Eric Boisvert" w:date="2016-02-14T13:37:00Z">
        <w:r w:rsidR="00AF7E7A">
          <w:rPr>
            <w:lang w:val="en-CA"/>
          </w:rPr>
          <w:t xml:space="preserve">valid encoding, the link </w:t>
        </w:r>
      </w:ins>
      <w:ins w:id="5238" w:author="Eric Boisvert" w:date="2016-02-27T14:54:00Z">
        <w:r w:rsidR="00AF7E7A">
          <w:rPr>
            <w:lang w:val="en-CA"/>
          </w:rPr>
          <w:t>is</w:t>
        </w:r>
      </w:ins>
      <w:ins w:id="5239" w:author="Eric Boisvert" w:date="2016-02-14T13:37:00Z">
        <w:r>
          <w:rPr>
            <w:lang w:val="en-CA"/>
          </w:rPr>
          <w:t xml:space="preserve"> not</w:t>
        </w:r>
      </w:ins>
      <w:ins w:id="5240" w:author="Eric Boisvert" w:date="2016-02-27T14:54:00Z">
        <w:r w:rsidR="00AF7E7A">
          <w:rPr>
            <w:lang w:val="en-CA"/>
          </w:rPr>
          <w:t xml:space="preserve"> an</w:t>
        </w:r>
      </w:ins>
      <w:ins w:id="5241" w:author="Eric Boisvert" w:date="2016-02-14T13:37:00Z">
        <w:r>
          <w:rPr>
            <w:lang w:val="en-CA"/>
          </w:rPr>
          <w:t xml:space="preserve"> identifier (although </w:t>
        </w:r>
      </w:ins>
      <w:ins w:id="5242" w:author="Eric Boisvert" w:date="2016-02-27T14:51:00Z">
        <w:r w:rsidR="00AF7E7A">
          <w:rPr>
            <w:lang w:val="en-CA"/>
          </w:rPr>
          <w:t>an identifier might appear somewhere in the</w:t>
        </w:r>
      </w:ins>
      <w:ins w:id="5243"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244"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5245"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5246" w:author="Eric Boisvert" w:date="2016-02-14T13:37:00Z">
        <w:r w:rsidDel="00C13B9B">
          <w:rPr>
            <w:rFonts w:ascii="Courier New" w:hAnsi="Courier New" w:cs="Courier New"/>
            <w:sz w:val="20"/>
            <w:szCs w:val="20"/>
            <w:lang w:val="en-CA"/>
          </w:rPr>
          <w:delText>m4</w:delText>
        </w:r>
      </w:del>
      <w:ins w:id="5247"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24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24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25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251"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5252" w:author="Eric Boisvert" w:date="2016-03-06T14:28:00Z"/>
          <w:lang w:val="en-CA"/>
        </w:rPr>
      </w:pPr>
    </w:p>
    <w:p w14:paraId="7C856C8D" w14:textId="7D7EE9C9" w:rsidR="005171DA" w:rsidRDefault="005171DA" w:rsidP="00A8510C">
      <w:pPr>
        <w:rPr>
          <w:lang w:val="en-CA"/>
        </w:rPr>
      </w:pPr>
      <w:ins w:id="5253" w:author="Eric Boisvert" w:date="2016-03-06T14:28:00Z">
        <w:r>
          <w:rPr>
            <w:lang w:val="en-CA"/>
          </w:rPr>
          <w:t xml:space="preserve">This encoding does not readily tell the client </w:t>
        </w:r>
      </w:ins>
      <w:ins w:id="5254" w:author="Eric Boisvert" w:date="2016-03-06T14:29:00Z">
        <w:r>
          <w:rPr>
            <w:lang w:val="en-CA"/>
          </w:rPr>
          <w:t xml:space="preserve">application </w:t>
        </w:r>
      </w:ins>
      <w:ins w:id="5255" w:author="Eric Boisvert" w:date="2016-03-06T14:28:00Z">
        <w:r>
          <w:rPr>
            <w:lang w:val="en-CA"/>
          </w:rPr>
          <w:t xml:space="preserve">what to expect by following that link (again, unless </w:t>
        </w:r>
      </w:ins>
      <w:ins w:id="5256" w:author="Eric Boisvert" w:date="2016-03-06T14:29:00Z">
        <w:r>
          <w:rPr>
            <w:lang w:val="en-CA"/>
          </w:rPr>
          <w:t xml:space="preserve">it can figure it’s a WFS request and the ID parameter is a datastore reference to </w:t>
        </w:r>
      </w:ins>
      <w:ins w:id="5257"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5258" w:author="Eric Boisvert" w:date="2016-03-06T14:34:00Z">
        <w:r>
          <w:rPr>
            <w:lang w:val="en-CA"/>
          </w:rPr>
          <w:t>)</w:t>
        </w:r>
      </w:ins>
      <w:ins w:id="5259" w:author="Eric Boisvert" w:date="2016-03-06T14:35:00Z">
        <w:r>
          <w:rPr>
            <w:lang w:val="en-CA"/>
          </w:rPr>
          <w:t xml:space="preserve"> </w:t>
        </w:r>
      </w:ins>
      <w:ins w:id="5260" w:author="Eric Boisvert" w:date="2016-03-06T14:34:00Z">
        <w:r>
          <w:rPr>
            <w:lang w:val="en-CA"/>
          </w:rPr>
          <w:t xml:space="preserve"> </w:t>
        </w:r>
      </w:ins>
      <w:ins w:id="5261"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5262" w:author="Eric Boisvert" w:date="2016-02-14T13:42:00Z"/>
          <w:lang w:val="en-CA"/>
        </w:rPr>
      </w:pPr>
      <w:del w:id="5263"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264"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265"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26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ins w:id="5267" w:author="Boisvert, Eric" w:date="2016-03-29T09:16:00Z">
              <w:r w:rsidR="00B8253A">
                <w:rPr>
                  <w:rStyle w:val="reqtext"/>
                  <w:lang w:val="en-CA"/>
                </w:rPr>
                <w:t>.</w:t>
              </w:r>
            </w:ins>
          </w:p>
        </w:tc>
      </w:tr>
    </w:tbl>
    <w:p w14:paraId="64B30BCC" w14:textId="77777777" w:rsidR="00106124" w:rsidRDefault="00106124" w:rsidP="00AD7649">
      <w:pPr>
        <w:rPr>
          <w:ins w:id="5268" w:author="Eric Boisvert" w:date="2015-10-30T06:47:00Z"/>
          <w:lang w:val="en-CA"/>
        </w:rPr>
      </w:pPr>
      <w:r>
        <w:rPr>
          <w:lang w:val="en-CA"/>
        </w:rPr>
        <w:t xml:space="preserve"> </w:t>
      </w:r>
    </w:p>
    <w:p w14:paraId="00A2CAF8" w14:textId="77777777" w:rsidR="00652E95" w:rsidRDefault="00652E95" w:rsidP="00652E95">
      <w:pPr>
        <w:pStyle w:val="Heading3"/>
        <w:rPr>
          <w:ins w:id="5269" w:author="Eric Boisvert" w:date="2015-10-30T06:47:00Z"/>
          <w:lang w:val="en-CA"/>
        </w:rPr>
      </w:pPr>
      <w:bookmarkStart w:id="5270" w:name="_Toc446944628"/>
      <w:ins w:id="5271" w:author="Eric Boisvert" w:date="2015-10-30T06:47:00Z">
        <w:r>
          <w:rPr>
            <w:lang w:val="en-CA"/>
          </w:rPr>
          <w:t>CodeList</w:t>
        </w:r>
        <w:bookmarkEnd w:id="5270"/>
      </w:ins>
    </w:p>
    <w:p w14:paraId="00512E31" w14:textId="77777777" w:rsidR="00652E95" w:rsidRDefault="00652E95" w:rsidP="00652E95">
      <w:pPr>
        <w:rPr>
          <w:ins w:id="5272" w:author="Eric Boisvert" w:date="2015-10-30T06:47:00Z"/>
          <w:lang w:val="en-CA"/>
        </w:rPr>
      </w:pPr>
    </w:p>
    <w:p w14:paraId="4565B3B7" w14:textId="461BF747" w:rsidR="00652E95" w:rsidRDefault="00652E95" w:rsidP="00652E95">
      <w:pPr>
        <w:rPr>
          <w:ins w:id="5273" w:author="Eric Boisvert" w:date="2015-10-30T06:47:00Z"/>
          <w:lang w:val="en-CA"/>
        </w:rPr>
      </w:pPr>
      <w:ins w:id="5274" w:author="Eric Boisvert" w:date="2015-10-30T06:47:00Z">
        <w:r>
          <w:rPr>
            <w:lang w:val="en-CA"/>
          </w:rPr>
          <w:t>Code List</w:t>
        </w:r>
      </w:ins>
      <w:ins w:id="5275" w:author="Eric Boisvert" w:date="2016-02-14T14:37:00Z">
        <w:r w:rsidR="00D70F03">
          <w:rPr>
            <w:lang w:val="en-CA"/>
          </w:rPr>
          <w:t>s</w:t>
        </w:r>
      </w:ins>
      <w:ins w:id="5276"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277" w:author="Eric Boisvert" w:date="2016-01-20T05:31:00Z">
        <w:r w:rsidR="00B95F74">
          <w:rPr>
            <w:lang w:val="en-CA"/>
          </w:rPr>
          <w:t xml:space="preserve"> term</w:t>
        </w:r>
      </w:ins>
      <w:ins w:id="5278" w:author="Eric Boisvert" w:date="2015-10-30T06:47:00Z">
        <w:r w:rsidR="00D70F03">
          <w:rPr>
            <w:lang w:val="en-CA"/>
          </w:rPr>
          <w:t xml:space="preserve"> reference ha</w:t>
        </w:r>
      </w:ins>
      <w:ins w:id="5279" w:author="Eric Boisvert" w:date="2016-02-14T14:37:00Z">
        <w:r w:rsidR="00D70F03">
          <w:rPr>
            <w:lang w:val="en-CA"/>
          </w:rPr>
          <w:t>s</w:t>
        </w:r>
      </w:ins>
      <w:ins w:id="5280"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5281" w:author="Eric Boisvert" w:date="2015-10-30T06:47:00Z"/>
          <w:rFonts w:ascii="Consolas" w:hAnsi="Consolas" w:cs="Consolas"/>
          <w:sz w:val="20"/>
          <w:szCs w:val="20"/>
          <w:lang w:val="en-CA"/>
        </w:rPr>
      </w:pPr>
      <w:ins w:id="5282"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283"/>
        <w:r w:rsidRPr="008D2309">
          <w:rPr>
            <w:rFonts w:ascii="Consolas" w:hAnsi="Consolas" w:cs="Consolas"/>
            <w:sz w:val="20"/>
            <w:szCs w:val="20"/>
            <w:lang w:val="en-CA"/>
          </w:rPr>
          <w:t>http://resource.geosciml.org/classifier/cgi/simplelithology/mudstone</w:t>
        </w:r>
        <w:commentRangeEnd w:id="5283"/>
        <w:r>
          <w:rPr>
            <w:rStyle w:val="CommentReference"/>
          </w:rPr>
          <w:commentReference w:id="5283"/>
        </w:r>
        <w:r w:rsidRPr="008D2309">
          <w:rPr>
            <w:rFonts w:ascii="Consolas" w:hAnsi="Consolas" w:cs="Consolas"/>
            <w:sz w:val="20"/>
            <w:szCs w:val="20"/>
            <w:lang w:val="en-CA"/>
          </w:rPr>
          <w:t>" xlink:title="mudstone"/&gt;</w:t>
        </w:r>
      </w:ins>
    </w:p>
    <w:p w14:paraId="13540271" w14:textId="4D0DCD42" w:rsidR="00652E95" w:rsidRDefault="00652E95" w:rsidP="00652E95">
      <w:pPr>
        <w:rPr>
          <w:ins w:id="5284" w:author="Eric Boisvert" w:date="2015-10-30T06:47:00Z"/>
          <w:lang w:val="en-CA"/>
        </w:rPr>
      </w:pPr>
      <w:ins w:id="5285" w:author="Eric Boisvert" w:date="2015-10-30T06:47:00Z">
        <w:r>
          <w:rPr>
            <w:lang w:val="en-CA"/>
          </w:rPr>
          <w:lastRenderedPageBreak/>
          <w:t>The xlink</w:t>
        </w:r>
        <w:proofErr w:type="gramStart"/>
        <w:r>
          <w:rPr>
            <w:lang w:val="en-CA"/>
          </w:rPr>
          <w:t>:href</w:t>
        </w:r>
        <w:proofErr w:type="gramEnd"/>
        <w:r>
          <w:rPr>
            <w:lang w:val="en-CA"/>
          </w:rPr>
          <w:t xml:space="preserve"> contains an absolute HTTP URI that </w:t>
        </w:r>
      </w:ins>
      <w:ins w:id="5286" w:author="Eric Boisvert" w:date="2016-01-24T13:41:00Z">
        <w:r w:rsidR="0099305B">
          <w:rPr>
            <w:lang w:val="en-CA"/>
          </w:rPr>
          <w:t>should</w:t>
        </w:r>
      </w:ins>
      <w:ins w:id="5287" w:author="Eric Boisvert" w:date="2015-10-30T06:47:00Z">
        <w:r>
          <w:rPr>
            <w:lang w:val="en-CA"/>
          </w:rPr>
          <w:t xml:space="preserve"> resolve to a resource</w:t>
        </w:r>
      </w:ins>
      <w:ins w:id="5288" w:author="Eric Boisvert" w:date="2016-01-24T13:41:00Z">
        <w:r w:rsidR="0099305B">
          <w:rPr>
            <w:lang w:val="en-CA"/>
          </w:rPr>
          <w:t xml:space="preserve"> representation</w:t>
        </w:r>
      </w:ins>
      <w:ins w:id="5289"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29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29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292" w:author="Eric Boisvert" w:date="2015-10-30T06:48:00Z"/>
                <w:rStyle w:val="requri"/>
                <w:lang w:val="en-CA"/>
              </w:rPr>
            </w:pPr>
            <w:ins w:id="529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294" w:author="Eric Boisvert" w:date="2015-10-30T06:48:00Z"/>
                <w:rStyle w:val="reqtext"/>
                <w:lang w:val="en-CA"/>
              </w:rPr>
            </w:pPr>
            <w:ins w:id="5295" w:author="Eric Boisvert" w:date="2015-10-30T06:48:00Z">
              <w:r w:rsidRPr="00106124">
                <w:rPr>
                  <w:rStyle w:val="reqtext"/>
                  <w:lang w:val="en-CA"/>
                </w:rPr>
                <w:t xml:space="preserve">Vocabulary term </w:t>
              </w:r>
            </w:ins>
            <w:ins w:id="5296" w:author="Eric Boisvert" w:date="2016-03-25T17:16:00Z">
              <w:r w:rsidR="0063099F">
                <w:rPr>
                  <w:rStyle w:val="reqtext"/>
                  <w:lang w:val="en-CA"/>
                </w:rPr>
                <w:t>SHALL</w:t>
              </w:r>
            </w:ins>
            <w:ins w:id="5297" w:author="Eric Boisvert" w:date="2015-10-30T06:48:00Z">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ins>
            <w:ins w:id="5298" w:author="Boisvert, Eric" w:date="2016-03-29T09:17:00Z">
              <w:r w:rsidR="00B8253A">
                <w:rPr>
                  <w:rStyle w:val="reqtext"/>
                  <w:lang w:val="en-CA"/>
                </w:rPr>
                <w:t>.</w:t>
              </w:r>
            </w:ins>
          </w:p>
        </w:tc>
      </w:tr>
    </w:tbl>
    <w:p w14:paraId="7BEF1021" w14:textId="77777777" w:rsidR="00160943" w:rsidRDefault="00160943" w:rsidP="00160943">
      <w:pPr>
        <w:rPr>
          <w:ins w:id="529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300" w:author="Eric Boisvert" w:date="2015-10-30T05:38:00Z"/>
          <w:lang w:val="en-CA"/>
        </w:rPr>
      </w:pPr>
      <w:del w:id="530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302" w:author="Eric Boisvert" w:date="2015-10-30T05:38:00Z"/>
          <w:rFonts w:ascii="Consolas" w:hAnsi="Consolas" w:cs="Consolas"/>
          <w:sz w:val="20"/>
          <w:szCs w:val="20"/>
          <w:lang w:val="en-CA"/>
        </w:rPr>
      </w:pPr>
      <w:del w:id="5303" w:author="Eric Boisvert" w:date="2015-10-30T05:38:00Z">
        <w:r w:rsidRPr="008D2309" w:rsidDel="00E97666">
          <w:rPr>
            <w:rFonts w:ascii="Consolas" w:hAnsi="Consolas" w:cs="Consolas"/>
            <w:sz w:val="20"/>
            <w:szCs w:val="20"/>
            <w:lang w:val="en-CA"/>
          </w:rPr>
          <w:delText>&lt;gsmlb:lithology xlink:href="</w:delText>
        </w:r>
        <w:commentRangeStart w:id="5304"/>
        <w:r w:rsidRPr="008D2309" w:rsidDel="00E97666">
          <w:rPr>
            <w:rFonts w:ascii="Consolas" w:hAnsi="Consolas" w:cs="Consolas"/>
            <w:sz w:val="20"/>
            <w:szCs w:val="20"/>
            <w:lang w:val="en-CA"/>
          </w:rPr>
          <w:delText>http://resource.geosciml.org/classifier/cgi/simplelithology/mudstone</w:delText>
        </w:r>
        <w:commentRangeEnd w:id="5304"/>
        <w:r w:rsidR="008D1584" w:rsidDel="00E97666">
          <w:rPr>
            <w:rStyle w:val="CommentReference"/>
          </w:rPr>
          <w:commentReference w:id="530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305" w:author="Eric Boisvert" w:date="2015-10-30T05:38:00Z"/>
          <w:lang w:val="en-CA"/>
        </w:rPr>
      </w:pPr>
      <w:del w:id="530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307" w:name="_Toc446944629"/>
      <w:r>
        <w:rPr>
          <w:lang w:val="en-CA"/>
        </w:rPr>
        <w:t>Identifiers</w:t>
      </w:r>
      <w:bookmarkEnd w:id="5307"/>
    </w:p>
    <w:p w14:paraId="4DD0F239" w14:textId="77777777" w:rsidR="00370329" w:rsidRDefault="00370329" w:rsidP="00AD7649">
      <w:pPr>
        <w:rPr>
          <w:ins w:id="5308" w:author="Eric Boisvert" w:date="2016-03-26T14:38:00Z"/>
          <w:lang w:val="en-CA"/>
        </w:rPr>
      </w:pPr>
    </w:p>
    <w:p w14:paraId="35FFE370" w14:textId="490102C9" w:rsidR="00DB594D" w:rsidRDefault="00DB594D" w:rsidP="00AD7649">
      <w:pPr>
        <w:rPr>
          <w:lang w:val="en-CA"/>
        </w:rPr>
      </w:pPr>
      <w:ins w:id="5309" w:author="Eric Boisvert" w:date="2016-03-26T14:38:00Z">
        <w:r>
          <w:rPr>
            <w:lang w:val="en-CA"/>
          </w:rPr>
          <w:t>Gml</w:t>
        </w:r>
        <w:proofErr w:type="gramStart"/>
        <w:r>
          <w:rPr>
            <w:lang w:val="en-CA"/>
          </w:rPr>
          <w:t>:identifier</w:t>
        </w:r>
      </w:ins>
      <w:ins w:id="5310" w:author="Eric Boisvert" w:date="2016-03-26T14:39:00Z">
        <w:r>
          <w:rPr>
            <w:lang w:val="en-CA"/>
          </w:rPr>
          <w:t>’s</w:t>
        </w:r>
        <w:proofErr w:type="gramEnd"/>
        <w:r>
          <w:rPr>
            <w:lang w:val="en-CA"/>
          </w:rPr>
          <w:t xml:space="preserve"> identified with the specific codeSpace “</w:t>
        </w:r>
        <w:r w:rsidRPr="00DB594D">
          <w:rPr>
            <w:rStyle w:val="reqtext"/>
            <w:rPrChange w:id="5311" w:author="Eric Boisvert" w:date="2016-03-26T14:39:00Z">
              <w:rPr>
                <w:lang w:val="en-CA"/>
              </w:rPr>
            </w:rPrChange>
          </w:rPr>
          <w:t>http://www.ietf.org/rfc/rfc2616</w:t>
        </w:r>
        <w:r>
          <w:rPr>
            <w:lang w:val="en-CA"/>
          </w:rPr>
          <w:t xml:space="preserve">” shall be resolvable HTTP URI that return an instance of </w:t>
        </w:r>
      </w:ins>
      <w:ins w:id="5312" w:author="Eric Boisvert" w:date="2016-03-26T14:41:00Z">
        <w:r>
          <w:rPr>
            <w:lang w:val="en-CA"/>
          </w:rPr>
          <w:t>itself.</w:t>
        </w:r>
      </w:ins>
    </w:p>
    <w:p w14:paraId="4980DCF9" w14:textId="67ADC14D" w:rsidR="008C6C76" w:rsidRDefault="008C6C76" w:rsidP="00AD7649">
      <w:pPr>
        <w:rPr>
          <w:lang w:val="en-CA"/>
        </w:rPr>
      </w:pPr>
      <w:del w:id="5313" w:author="Eric Boisvert" w:date="2016-03-26T14:41:00Z">
        <w:r w:rsidDel="00DB594D">
          <w:rPr>
            <w:lang w:val="en-CA"/>
          </w:rPr>
          <w:delText xml:space="preserve">Feature identifiers shall be encoded as gml:identifier which value is </w:delText>
        </w:r>
        <w:commentRangeStart w:id="5314"/>
        <w:r w:rsidDel="00DB594D">
          <w:rPr>
            <w:lang w:val="en-CA"/>
          </w:rPr>
          <w:delText>a Linked Open Data resource identifier</w:delText>
        </w:r>
        <w:commentRangeEnd w:id="5314"/>
        <w:r w:rsidR="0068411B" w:rsidDel="00DB594D">
          <w:rPr>
            <w:rStyle w:val="CommentReference"/>
          </w:rPr>
          <w:commentReference w:id="5314"/>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31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ins w:id="5316" w:author="Eric Boisvert" w:date="2016-03-26T14:40:00Z">
              <w:r w:rsidR="00DB594D">
                <w:rPr>
                  <w:rStyle w:val="reqtext"/>
                  <w:lang w:val="en-CA"/>
                </w:rPr>
                <w:t>and codeSpace = “</w:t>
              </w:r>
            </w:ins>
            <w:ins w:id="5317" w:author="Eric Boisvert" w:date="2016-03-26T14:41:00Z">
              <w:r w:rsidR="00DB594D" w:rsidRPr="00DB594D">
                <w:rPr>
                  <w:rStyle w:val="reqtext"/>
                  <w:lang w:val="en-CA"/>
                </w:rPr>
                <w:t>http://www.ietf.org/rfc/rfc2616</w:t>
              </w:r>
            </w:ins>
            <w:ins w:id="5318"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315"/>
            <w:r>
              <w:rPr>
                <w:rStyle w:val="CommentReference"/>
                <w:rFonts w:ascii="Times New Roman" w:eastAsia="Times New Roman" w:hAnsi="Times New Roman"/>
                <w:lang w:val="en-US" w:eastAsia="en-US"/>
              </w:rPr>
              <w:commentReference w:id="5315"/>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319" w:author="Eric Boisvert" w:date="2016-02-14T14:38:00Z">
        <w:r w:rsidR="00D70F03" w:rsidRPr="008C6C76" w:rsidDel="00D70F03">
          <w:rPr>
            <w:rFonts w:ascii="Consolas" w:hAnsi="Consolas" w:cs="Consolas"/>
            <w:color w:val="000000"/>
            <w:sz w:val="20"/>
            <w:szCs w:val="20"/>
            <w:highlight w:val="white"/>
            <w:lang w:val="fr-CA"/>
          </w:rPr>
          <w:t xml:space="preserve"> </w:t>
        </w:r>
      </w:ins>
      <w:del w:id="5320" w:author="Eric Boisvert" w:date="2016-02-14T14:38:00Z">
        <w:r w:rsidRPr="008C6C76" w:rsidDel="00D70F03">
          <w:rPr>
            <w:rFonts w:ascii="Consolas" w:hAnsi="Consolas" w:cs="Consolas"/>
            <w:color w:val="000000"/>
            <w:sz w:val="20"/>
            <w:szCs w:val="20"/>
            <w:highlight w:val="white"/>
            <w:lang w:val="fr-CA"/>
          </w:rPr>
          <w:delText>http://data.geoscience.gov.xx</w:delText>
        </w:r>
      </w:del>
      <w:ins w:id="5321" w:author="Eric Boisvert" w:date="2016-03-26T14:41:00Z">
        <w:r w:rsidR="00DB594D" w:rsidRPr="007C5519">
          <w:rPr>
            <w:lang w:val="fr-CA"/>
            <w:rPrChange w:id="5322"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323"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324" w:author="Eric Boisvert" w:date="2016-03-26T14:42:00Z"/>
          <w:lang w:val="en-CA"/>
          <w:rPrChange w:id="5325" w:author="Boisvert, Eric" w:date="2016-03-29T07:53:00Z">
            <w:rPr>
              <w:ins w:id="5326" w:author="Eric Boisvert" w:date="2016-03-26T14:42:00Z"/>
              <w:lang w:val="fr-CA"/>
            </w:rPr>
          </w:rPrChange>
        </w:rPr>
      </w:pPr>
      <w:ins w:id="5327" w:author="Eric Boisvert" w:date="2016-03-26T14:42:00Z">
        <w:r w:rsidRPr="007C5519">
          <w:rPr>
            <w:lang w:val="en-CA"/>
            <w:rPrChange w:id="5328" w:author="Boisvert, Eric" w:date="2016-03-29T07:53:00Z">
              <w:rPr>
                <w:lang w:val="fr-CA"/>
              </w:rPr>
            </w:rPrChange>
          </w:rPr>
          <w:t xml:space="preserve">Resolving </w:t>
        </w:r>
        <w:r>
          <w:rPr>
            <w:lang w:val="fr-CA"/>
          </w:rPr>
          <w:fldChar w:fldCharType="begin"/>
        </w:r>
        <w:r w:rsidRPr="007C5519">
          <w:rPr>
            <w:lang w:val="en-CA"/>
            <w:rPrChange w:id="5329"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330"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331" w:author="Boisvert, Eric" w:date="2016-03-29T07:53:00Z">
              <w:rPr>
                <w:lang w:val="fr-CA"/>
              </w:rPr>
            </w:rPrChange>
          </w:rPr>
          <w:t xml:space="preserve">  shall return </w:t>
        </w:r>
      </w:ins>
    </w:p>
    <w:p w14:paraId="4D149DE6" w14:textId="77777777" w:rsidR="00DB594D" w:rsidRPr="00DB594D" w:rsidRDefault="00DB594D" w:rsidP="00DB594D">
      <w:pPr>
        <w:contextualSpacing/>
        <w:rPr>
          <w:ins w:id="5332" w:author="Eric Boisvert" w:date="2016-03-26T14:43:00Z"/>
          <w:rStyle w:val="reqtext"/>
          <w:rPrChange w:id="5333" w:author="Eric Boisvert" w:date="2016-03-26T14:43:00Z">
            <w:rPr>
              <w:ins w:id="5334" w:author="Eric Boisvert" w:date="2016-03-26T14:43:00Z"/>
              <w:rFonts w:ascii="Courier New" w:hAnsi="Courier New" w:cs="Courier New"/>
              <w:sz w:val="20"/>
              <w:szCs w:val="20"/>
              <w:lang w:val="en-CA"/>
            </w:rPr>
          </w:rPrChange>
        </w:rPr>
      </w:pPr>
      <w:ins w:id="5335" w:author="Eric Boisvert" w:date="2016-03-26T14:43:00Z">
        <w:r w:rsidRPr="00DB594D">
          <w:rPr>
            <w:rStyle w:val="reqtext"/>
            <w:rPrChange w:id="5336" w:author="Eric Boisvert" w:date="2016-03-26T14:43:00Z">
              <w:rPr>
                <w:rFonts w:ascii="Courier New" w:hAnsi="Courier New" w:cs="Courier New"/>
                <w:sz w:val="20"/>
                <w:szCs w:val="20"/>
                <w:lang w:val="en-CA"/>
              </w:rPr>
            </w:rPrChange>
          </w:rPr>
          <w:lastRenderedPageBreak/>
          <w:t>&lt;gsmlb</w:t>
        </w:r>
        <w:proofErr w:type="gramStart"/>
        <w:r w:rsidRPr="00DB594D">
          <w:rPr>
            <w:rStyle w:val="reqtext"/>
            <w:rPrChange w:id="5337" w:author="Eric Boisvert" w:date="2016-03-26T14:43:00Z">
              <w:rPr>
                <w:rFonts w:ascii="Courier New" w:hAnsi="Courier New" w:cs="Courier New"/>
                <w:sz w:val="20"/>
                <w:szCs w:val="20"/>
                <w:lang w:val="en-CA"/>
              </w:rPr>
            </w:rPrChange>
          </w:rPr>
          <w:t>:GeologicUnit</w:t>
        </w:r>
        <w:proofErr w:type="gramEnd"/>
        <w:r w:rsidRPr="00DB594D">
          <w:rPr>
            <w:rStyle w:val="reqtext"/>
            <w:rPrChange w:id="5338" w:author="Eric Boisvert" w:date="2016-03-26T14:43:00Z">
              <w:rPr>
                <w:rFonts w:ascii="Courier New" w:hAnsi="Courier New" w:cs="Courier New"/>
                <w:sz w:val="20"/>
                <w:szCs w:val="20"/>
                <w:lang w:val="en-CA"/>
              </w:rPr>
            </w:rPrChange>
          </w:rPr>
          <w:t xml:space="preserve"> gml:id="G1"&gt;</w:t>
        </w:r>
      </w:ins>
    </w:p>
    <w:p w14:paraId="049D8AD4" w14:textId="27600CDB" w:rsidR="00DB594D" w:rsidRPr="0064111E" w:rsidRDefault="00DB594D" w:rsidP="00AD7649">
      <w:pPr>
        <w:rPr>
          <w:ins w:id="5339" w:author="Eric Boisvert" w:date="2016-03-26T14:43:00Z"/>
          <w:rStyle w:val="reqtext"/>
          <w:rPrChange w:id="5340" w:author="Boisvert, Eric" w:date="2016-04-01T07:41:00Z">
            <w:rPr>
              <w:ins w:id="5341" w:author="Eric Boisvert" w:date="2016-03-26T14:43:00Z"/>
              <w:lang w:val="fr-CA"/>
            </w:rPr>
          </w:rPrChange>
        </w:rPr>
      </w:pPr>
      <w:ins w:id="5342" w:author="Eric Boisvert" w:date="2016-03-26T14:43:00Z">
        <w:r w:rsidRPr="0064111E">
          <w:rPr>
            <w:rStyle w:val="reqtext"/>
            <w:rPrChange w:id="5343" w:author="Boisvert, Eric" w:date="2016-04-01T07:41:00Z">
              <w:rPr>
                <w:lang w:val="fr-CA"/>
              </w:rPr>
            </w:rPrChange>
          </w:rPr>
          <w:t>(…)</w:t>
        </w:r>
      </w:ins>
    </w:p>
    <w:p w14:paraId="2AD9F664" w14:textId="77777777" w:rsidR="00DB594D" w:rsidRPr="0064111E" w:rsidRDefault="00DB594D" w:rsidP="00DB594D">
      <w:pPr>
        <w:rPr>
          <w:ins w:id="5344" w:author="Eric Boisvert" w:date="2016-03-26T14:43:00Z"/>
          <w:rStyle w:val="reqtext"/>
          <w:rPrChange w:id="5345" w:author="Boisvert, Eric" w:date="2016-04-01T07:41:00Z">
            <w:rPr>
              <w:ins w:id="5346" w:author="Eric Boisvert" w:date="2016-03-26T14:43:00Z"/>
              <w:rFonts w:ascii="Consolas" w:hAnsi="Consolas" w:cs="Consolas"/>
              <w:color w:val="0000FF"/>
              <w:sz w:val="20"/>
              <w:szCs w:val="20"/>
              <w:lang w:val="fr-CA"/>
            </w:rPr>
          </w:rPrChange>
        </w:rPr>
      </w:pPr>
      <w:ins w:id="5347" w:author="Eric Boisvert" w:date="2016-03-26T14:43:00Z">
        <w:r w:rsidRPr="0064111E">
          <w:rPr>
            <w:rStyle w:val="reqtext"/>
            <w:highlight w:val="white"/>
            <w:rPrChange w:id="5348" w:author="Boisvert, Eric" w:date="2016-04-01T07:41:00Z">
              <w:rPr>
                <w:rFonts w:ascii="Consolas" w:hAnsi="Consolas" w:cs="Consolas"/>
                <w:color w:val="0000FF"/>
                <w:sz w:val="20"/>
                <w:szCs w:val="20"/>
                <w:highlight w:val="white"/>
                <w:lang w:val="fr-CA"/>
              </w:rPr>
            </w:rPrChange>
          </w:rPr>
          <w:t>&lt;gml</w:t>
        </w:r>
        <w:proofErr w:type="gramStart"/>
        <w:r w:rsidRPr="0064111E">
          <w:rPr>
            <w:rStyle w:val="reqtext"/>
            <w:highlight w:val="white"/>
            <w:rPrChange w:id="5349" w:author="Boisvert, Eric" w:date="2016-04-01T07:41:00Z">
              <w:rPr>
                <w:rFonts w:ascii="Consolas" w:hAnsi="Consolas" w:cs="Consolas"/>
                <w:color w:val="0000FF"/>
                <w:sz w:val="20"/>
                <w:szCs w:val="20"/>
                <w:highlight w:val="white"/>
                <w:lang w:val="fr-CA"/>
              </w:rPr>
            </w:rPrChange>
          </w:rPr>
          <w:t>:identifier</w:t>
        </w:r>
        <w:proofErr w:type="gramEnd"/>
        <w:r w:rsidRPr="0064111E">
          <w:rPr>
            <w:rStyle w:val="reqtext"/>
            <w:highlight w:val="white"/>
            <w:rPrChange w:id="5350" w:author="Boisvert, Eric" w:date="2016-04-01T07:41:00Z">
              <w:rPr>
                <w:rFonts w:ascii="Consolas" w:hAnsi="Consolas" w:cs="Consolas"/>
                <w:color w:val="0000FF"/>
                <w:sz w:val="20"/>
                <w:szCs w:val="20"/>
                <w:highlight w:val="white"/>
                <w:lang w:val="fr-CA"/>
              </w:rPr>
            </w:rPrChange>
          </w:rPr>
          <w:t xml:space="preserve"> codeSpace="</w:t>
        </w:r>
        <w:r w:rsidRPr="0064111E" w:rsidDel="00D70F03">
          <w:rPr>
            <w:rStyle w:val="reqtext"/>
            <w:highlight w:val="white"/>
            <w:rPrChange w:id="5351"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352" w:author="Boisvert, Eric" w:date="2016-03-29T07:53:00Z">
              <w:rPr/>
            </w:rPrChange>
          </w:rPr>
          <w:t xml:space="preserve"> http://www.ietf.org/rfc/rfc2616</w:t>
        </w:r>
        <w:r w:rsidRPr="0064111E">
          <w:rPr>
            <w:rStyle w:val="reqtext"/>
            <w:highlight w:val="white"/>
            <w:rPrChange w:id="5353" w:author="Boisvert, Eric" w:date="2016-04-01T07:41:00Z">
              <w:rPr>
                <w:rFonts w:ascii="Consolas" w:hAnsi="Consolas" w:cs="Consolas"/>
                <w:color w:val="000000"/>
                <w:sz w:val="20"/>
                <w:szCs w:val="20"/>
                <w:highlight w:val="white"/>
                <w:lang w:val="fr-CA"/>
              </w:rPr>
            </w:rPrChange>
          </w:rPr>
          <w:t>/"&gt;</w:t>
        </w:r>
        <w:r w:rsidRPr="00DB594D">
          <w:rPr>
            <w:rStyle w:val="reqtext"/>
            <w:rPrChange w:id="5354" w:author="Eric Boisvert" w:date="2016-03-26T14:43:00Z">
              <w:rPr/>
            </w:rPrChange>
          </w:rPr>
          <w:fldChar w:fldCharType="begin"/>
        </w:r>
        <w:r w:rsidRPr="0064111E">
          <w:rPr>
            <w:rStyle w:val="reqtext"/>
            <w:rPrChange w:id="5355" w:author="Boisvert, Eric" w:date="2016-04-01T07:41:00Z">
              <w:rPr>
                <w:lang w:val="fr-CA"/>
              </w:rPr>
            </w:rPrChange>
          </w:rPr>
          <w:instrText xml:space="preserve"> HYPERLINK "http://data.geoscience.gov.xx/feature/asc/geologicunit/stratno/25947%3c/gml:identifier" </w:instrText>
        </w:r>
        <w:r w:rsidRPr="00DB594D">
          <w:rPr>
            <w:rStyle w:val="reqtext"/>
            <w:rPrChange w:id="5356" w:author="Eric Boisvert" w:date="2016-03-26T14:43:00Z">
              <w:rPr>
                <w:rStyle w:val="Hyperlink"/>
                <w:rFonts w:ascii="Consolas" w:hAnsi="Consolas" w:cs="Consolas"/>
                <w:sz w:val="20"/>
                <w:szCs w:val="20"/>
                <w:highlight w:val="white"/>
                <w:lang w:val="fr-CA"/>
              </w:rPr>
            </w:rPrChange>
          </w:rPr>
          <w:fldChar w:fldCharType="separate"/>
        </w:r>
        <w:r w:rsidRPr="0064111E">
          <w:rPr>
            <w:rStyle w:val="reqtext"/>
            <w:highlight w:val="white"/>
            <w:rPrChange w:id="5357" w:author="Boisvert, Eric" w:date="2016-04-01T07:41: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358" w:author="Eric Boisvert" w:date="2016-03-26T14:43:00Z">
              <w:rPr>
                <w:rStyle w:val="Hyperlink"/>
                <w:rFonts w:ascii="Consolas" w:hAnsi="Consolas" w:cs="Consolas"/>
                <w:sz w:val="20"/>
                <w:szCs w:val="20"/>
                <w:highlight w:val="white"/>
                <w:lang w:val="fr-CA"/>
              </w:rPr>
            </w:rPrChange>
          </w:rPr>
          <w:fldChar w:fldCharType="end"/>
        </w:r>
        <w:r w:rsidRPr="0064111E">
          <w:rPr>
            <w:rStyle w:val="reqtext"/>
            <w:highlight w:val="white"/>
            <w:rPrChange w:id="5359"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360" w:author="Eric Boisvert" w:date="2016-03-26T14:43:00Z"/>
          <w:rStyle w:val="reqtext"/>
          <w:rPrChange w:id="5361" w:author="Eric Boisvert" w:date="2016-03-26T14:43:00Z">
            <w:rPr>
              <w:ins w:id="5362" w:author="Eric Boisvert" w:date="2016-03-26T14:43:00Z"/>
              <w:rFonts w:ascii="Consolas" w:hAnsi="Consolas" w:cs="Consolas"/>
              <w:color w:val="0000FF"/>
              <w:sz w:val="20"/>
              <w:szCs w:val="20"/>
              <w:lang w:val="fr-CA"/>
            </w:rPr>
          </w:rPrChange>
        </w:rPr>
      </w:pPr>
      <w:ins w:id="5363" w:author="Eric Boisvert" w:date="2016-03-26T14:43:00Z">
        <w:r w:rsidRPr="00DB594D">
          <w:rPr>
            <w:rStyle w:val="reqtext"/>
            <w:rPrChange w:id="5364"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365" w:author="Eric Boisvert" w:date="2016-03-26T14:43:00Z"/>
          <w:rStyle w:val="reqtext"/>
          <w:rPrChange w:id="5366" w:author="Eric Boisvert" w:date="2016-03-26T14:43:00Z">
            <w:rPr>
              <w:ins w:id="5367" w:author="Eric Boisvert" w:date="2016-03-26T14:43:00Z"/>
              <w:rFonts w:ascii="Courier New" w:hAnsi="Courier New" w:cs="Courier New"/>
              <w:sz w:val="20"/>
              <w:szCs w:val="20"/>
              <w:lang w:val="en-CA"/>
            </w:rPr>
          </w:rPrChange>
        </w:rPr>
      </w:pPr>
      <w:ins w:id="5368" w:author="Eric Boisvert" w:date="2016-03-26T14:43:00Z">
        <w:r w:rsidRPr="00DB594D">
          <w:rPr>
            <w:rStyle w:val="reqtext"/>
            <w:rPrChange w:id="5369" w:author="Eric Boisvert" w:date="2016-03-26T14:43:00Z">
              <w:rPr>
                <w:rFonts w:ascii="Courier New" w:hAnsi="Courier New" w:cs="Courier New"/>
                <w:sz w:val="20"/>
                <w:szCs w:val="20"/>
                <w:lang w:val="en-CA"/>
              </w:rPr>
            </w:rPrChange>
          </w:rPr>
          <w:t>&lt;/gsmlb</w:t>
        </w:r>
        <w:proofErr w:type="gramStart"/>
        <w:r w:rsidRPr="00DB594D">
          <w:rPr>
            <w:rStyle w:val="reqtext"/>
            <w:rPrChange w:id="5370" w:author="Eric Boisvert" w:date="2016-03-26T14:43:00Z">
              <w:rPr>
                <w:rFonts w:ascii="Courier New" w:hAnsi="Courier New" w:cs="Courier New"/>
                <w:sz w:val="20"/>
                <w:szCs w:val="20"/>
                <w:lang w:val="en-CA"/>
              </w:rPr>
            </w:rPrChange>
          </w:rPr>
          <w:t>:GeologicUnit</w:t>
        </w:r>
        <w:proofErr w:type="gramEnd"/>
        <w:r w:rsidRPr="00DB594D">
          <w:rPr>
            <w:rStyle w:val="reqtext"/>
            <w:rPrChange w:id="5371" w:author="Eric Boisvert" w:date="2016-03-26T14:43:00Z">
              <w:rPr>
                <w:rFonts w:ascii="Courier New" w:hAnsi="Courier New" w:cs="Courier New"/>
                <w:sz w:val="20"/>
                <w:szCs w:val="20"/>
                <w:lang w:val="en-CA"/>
              </w:rPr>
            </w:rPrChange>
          </w:rPr>
          <w:t>&gt;</w:t>
        </w:r>
      </w:ins>
    </w:p>
    <w:p w14:paraId="0BD938AD" w14:textId="77777777" w:rsidR="00DB594D" w:rsidRDefault="00DB594D" w:rsidP="00AD7649">
      <w:pPr>
        <w:rPr>
          <w:ins w:id="5372" w:author="Eric Boisvert" w:date="2016-03-26T14:42:00Z"/>
          <w:lang w:val="fr-CA"/>
        </w:rPr>
      </w:pPr>
    </w:p>
    <w:p w14:paraId="1E7F0706" w14:textId="1B3CBFFA" w:rsidR="008C6C76" w:rsidRPr="008C6C76" w:rsidRDefault="00DB594D" w:rsidP="00AD7649">
      <w:pPr>
        <w:rPr>
          <w:lang w:val="fr-CA"/>
        </w:rPr>
      </w:pPr>
      <w:ins w:id="5373" w:author="Eric Boisvert" w:date="2016-03-26T14:42:00Z">
        <w:r>
          <w:rPr>
            <w:lang w:val="fr-CA"/>
          </w:rPr>
          <w:t> </w:t>
        </w:r>
      </w:ins>
    </w:p>
    <w:p w14:paraId="63E94E9E" w14:textId="573E3412" w:rsidR="00370329" w:rsidRDefault="00370329" w:rsidP="00370329">
      <w:pPr>
        <w:pStyle w:val="Heading3"/>
        <w:rPr>
          <w:lang w:val="en-CA"/>
        </w:rPr>
      </w:pPr>
      <w:bookmarkStart w:id="5374" w:name="_Toc446944630"/>
      <w:r>
        <w:rPr>
          <w:lang w:val="en-CA"/>
        </w:rPr>
        <w:t>Nillables or Voidables</w:t>
      </w:r>
      <w:bookmarkEnd w:id="5374"/>
    </w:p>
    <w:p w14:paraId="168C9B83" w14:textId="77777777" w:rsidR="00370329" w:rsidRDefault="00370329" w:rsidP="00AD7649">
      <w:pPr>
        <w:rPr>
          <w:lang w:val="en-CA"/>
        </w:rPr>
      </w:pPr>
    </w:p>
    <w:p w14:paraId="1F86A32A" w14:textId="526BBC3E" w:rsidR="00E966AA" w:rsidRDefault="00370329" w:rsidP="00AD7649">
      <w:pPr>
        <w:rPr>
          <w:ins w:id="537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376" w:author="Eric Boisvert" w:date="2016-03-06T10:39:00Z">
        <w:r w:rsidR="00C47395">
          <w:rPr>
            <w:lang w:val="en-CA"/>
          </w:rPr>
          <w:t>a value is not provided.</w:t>
        </w:r>
      </w:ins>
      <w:del w:id="5377" w:author="Eric Boisvert" w:date="2016-01-20T05:39:00Z">
        <w:r w:rsidR="008A6B29" w:rsidDel="00B63214">
          <w:rPr>
            <w:lang w:val="en-CA"/>
          </w:rPr>
          <w:delText>it</w:delText>
        </w:r>
      </w:del>
      <w:del w:id="5378" w:author="Eric Boisvert" w:date="2016-03-06T10:39:00Z">
        <w:r w:rsidR="008A6B29" w:rsidDel="00C47395">
          <w:rPr>
            <w:lang w:val="en-CA"/>
          </w:rPr>
          <w:delText xml:space="preserve"> d</w:delText>
        </w:r>
      </w:del>
      <w:del w:id="5379" w:author="Eric Boisvert" w:date="2016-01-20T05:39:00Z">
        <w:r w:rsidR="008A6B29" w:rsidDel="00B63214">
          <w:rPr>
            <w:lang w:val="en-CA"/>
          </w:rPr>
          <w:delText>oes</w:delText>
        </w:r>
      </w:del>
      <w:del w:id="5380"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381" w:author="Eric Boisvert" w:date="2016-01-20T05:39:00Z">
        <w:r w:rsidR="00B63214">
          <w:rPr>
            <w:lang w:val="en-CA"/>
          </w:rPr>
          <w:t>.</w:t>
        </w:r>
      </w:ins>
    </w:p>
    <w:p w14:paraId="4E1749C7" w14:textId="3011CF13" w:rsidR="00B63214" w:rsidRDefault="00B63214">
      <w:pPr>
        <w:numPr>
          <w:ilvl w:val="0"/>
          <w:numId w:val="37"/>
        </w:numPr>
        <w:rPr>
          <w:ins w:id="5382" w:author="Eric Boisvert" w:date="2016-01-20T05:40:00Z"/>
          <w:lang w:val="en-CA"/>
        </w:rPr>
        <w:pPrChange w:id="5383" w:author="Eric Boisvert" w:date="2016-01-20T05:40:00Z">
          <w:pPr/>
        </w:pPrChange>
      </w:pPr>
      <w:ins w:id="5384" w:author="Eric Boisvert" w:date="2016-01-20T05:39:00Z">
        <w:r>
          <w:rPr>
            <w:lang w:val="en-CA"/>
          </w:rPr>
          <w:t>Using XSD xsi:nill=”true” and nilReason</w:t>
        </w:r>
      </w:ins>
    </w:p>
    <w:p w14:paraId="453B707B" w14:textId="47A88E00" w:rsidR="00B63214" w:rsidRDefault="00B63214">
      <w:pPr>
        <w:numPr>
          <w:ilvl w:val="0"/>
          <w:numId w:val="37"/>
        </w:numPr>
        <w:rPr>
          <w:ins w:id="5385" w:author="Eric Boisvert" w:date="2016-01-20T05:39:00Z"/>
          <w:lang w:val="en-CA"/>
        </w:rPr>
        <w:pPrChange w:id="5386" w:author="Eric Boisvert" w:date="2016-01-20T05:40:00Z">
          <w:pPr/>
        </w:pPrChange>
      </w:pPr>
      <w:ins w:id="5387" w:author="Eric Boisvert" w:date="2016-01-20T05:40:00Z">
        <w:r>
          <w:rPr>
            <w:lang w:val="en-CA"/>
          </w:rPr>
          <w:t xml:space="preserve">Using a HTTP URI identifier defined by a community as representing a null value.  OGC uses </w:t>
        </w:r>
      </w:ins>
      <w:ins w:id="5388"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389"/>
        <w:r>
          <w:rPr>
            <w:lang w:val="en-CA"/>
          </w:rPr>
          <w:t>(OGC 12-110).</w:t>
        </w:r>
        <w:commentRangeEnd w:id="5389"/>
        <w:r>
          <w:rPr>
            <w:rStyle w:val="CommentReference"/>
          </w:rPr>
          <w:commentReference w:id="5389"/>
        </w:r>
      </w:ins>
    </w:p>
    <w:p w14:paraId="53D1BB78" w14:textId="77777777" w:rsidR="00B63214" w:rsidRDefault="00B63214" w:rsidP="00AD7649">
      <w:pPr>
        <w:rPr>
          <w:ins w:id="5390"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391" w:name="_Toc446944631"/>
      <w:r>
        <w:rPr>
          <w:lang w:val="en-CA"/>
        </w:rPr>
        <w:t>Date encoding</w:t>
      </w:r>
      <w:bookmarkEnd w:id="5391"/>
    </w:p>
    <w:p w14:paraId="4E700643" w14:textId="77777777" w:rsidR="00330E0C" w:rsidRDefault="00330E0C" w:rsidP="00AD7649">
      <w:pPr>
        <w:rPr>
          <w:lang w:val="en-CA"/>
        </w:rPr>
      </w:pPr>
    </w:p>
    <w:p w14:paraId="34A50A34" w14:textId="50D4C50F" w:rsidR="00330E0C" w:rsidRDefault="00330E0C" w:rsidP="00330E0C">
      <w:r>
        <w:t xml:space="preserve">The date-time </w:t>
      </w:r>
      <w:del w:id="5392" w:author="Eric Boisvert" w:date="2016-01-20T05:47:00Z">
        <w:r w:rsidDel="00AE70BC">
          <w:delText xml:space="preserve">formats </w:delText>
        </w:r>
      </w:del>
      <w:ins w:id="5393" w:author="Eric Boisvert" w:date="2016-01-20T05:47:00Z">
        <w:r w:rsidR="00AE70BC">
          <w:t>values shall</w:t>
        </w:r>
      </w:ins>
      <w:del w:id="5394" w:author="Eric Boisvert" w:date="2016-01-20T05:47:00Z">
        <w:r w:rsidDel="00AE70BC">
          <w:delText>will</w:delText>
        </w:r>
      </w:del>
      <w:r>
        <w:t xml:space="preserve"> conform to ISO</w:t>
      </w:r>
      <w:ins w:id="5395" w:author="Eric Boisvert" w:date="2016-01-20T05:47:00Z">
        <w:r w:rsidR="00AE70BC">
          <w:t xml:space="preserve"> 8601</w:t>
        </w:r>
      </w:ins>
      <w:r>
        <w:t xml:space="preserve"> standards.  Although this is already a GML 3.2 encoding rule (clause 14.2.2.7), this format </w:t>
      </w:r>
      <w:del w:id="5396" w:author="Eric Boisvert" w:date="2016-04-01T17:59:00Z">
        <w:r w:rsidDel="00DA608A">
          <w:delText xml:space="preserve">shall </w:delText>
        </w:r>
      </w:del>
      <w:ins w:id="5397" w:author="Eric Boisvert" w:date="2016-04-01T17:59:00Z">
        <w:r w:rsidR="00DA608A">
          <w:t xml:space="preserve">should </w:t>
        </w:r>
      </w:ins>
      <w:r>
        <w:t xml:space="preserve">also be used in any string </w:t>
      </w:r>
      <w:del w:id="5398" w:author="Eric Boisvert" w:date="2016-01-20T05:47:00Z">
        <w:r w:rsidDel="00AE70BC">
          <w:delText>that does not attempt to validate</w:delText>
        </w:r>
      </w:del>
      <w:ins w:id="5399" w:author="Eric Boisvert" w:date="2016-01-20T05:47:00Z">
        <w:r w:rsidR="00AE70BC">
          <w:t>that contain</w:t>
        </w:r>
      </w:ins>
      <w:del w:id="5400" w:author="Eric Boisvert" w:date="2016-01-20T05:47:00Z">
        <w:r w:rsidDel="00AE70BC">
          <w:delText xml:space="preserve"> the</w:delText>
        </w:r>
      </w:del>
      <w:r>
        <w:t xml:space="preserve"> </w:t>
      </w:r>
      <w:ins w:id="5401" w:author="Eric Boisvert" w:date="2016-01-20T05:47:00Z">
        <w:r w:rsidR="00AE70BC">
          <w:t xml:space="preserve">a </w:t>
        </w:r>
      </w:ins>
      <w:r>
        <w:t>date</w:t>
      </w:r>
      <w:ins w:id="5402" w:author="Eric Boisvert" w:date="2016-01-20T05:48:00Z">
        <w:r w:rsidR="00AE70BC">
          <w:t>-</w:t>
        </w:r>
      </w:ins>
      <w:del w:id="5403" w:author="Eric Boisvert" w:date="2016-01-20T05:48:00Z">
        <w:r w:rsidDel="00AE70BC">
          <w:delText xml:space="preserve"> </w:delText>
        </w:r>
      </w:del>
      <w:proofErr w:type="gramStart"/>
      <w:r>
        <w:t xml:space="preserve">time </w:t>
      </w:r>
      <w:proofErr w:type="gramEnd"/>
      <w:del w:id="5404"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405" w:author="Eric Boisvert" w:date="2016-01-20T05:48:00Z">
              <w:r w:rsidRPr="00031D61" w:rsidDel="00AE70BC">
                <w:rPr>
                  <w:rStyle w:val="reqtext"/>
                </w:rPr>
                <w:delText xml:space="preserve">elements </w:delText>
              </w:r>
            </w:del>
            <w:ins w:id="5406" w:author="Eric Boisvert" w:date="2016-01-20T05:48:00Z">
              <w:r w:rsidR="00AE70BC">
                <w:rPr>
                  <w:rStyle w:val="reqtext"/>
                </w:rPr>
                <w:t>occurrences</w:t>
              </w:r>
              <w:r w:rsidR="00AE70BC" w:rsidRPr="00031D61">
                <w:rPr>
                  <w:rStyle w:val="reqtext"/>
                </w:rPr>
                <w:t xml:space="preserve"> </w:t>
              </w:r>
            </w:ins>
            <w:del w:id="5407" w:author="Eric Boisvert" w:date="2016-04-01T17:59:00Z">
              <w:r w:rsidDel="00DA608A">
                <w:rPr>
                  <w:rStyle w:val="reqtext"/>
                </w:rPr>
                <w:delText>SHALL</w:delText>
              </w:r>
              <w:r w:rsidRPr="00031D61" w:rsidDel="00DA608A">
                <w:rPr>
                  <w:rStyle w:val="reqtext"/>
                </w:rPr>
                <w:delText xml:space="preserve"> </w:delText>
              </w:r>
            </w:del>
            <w:ins w:id="5408"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409"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410" w:author="Eric Boisvert" w:date="2016-01-20T05:49:00Z"/>
        </w:rPr>
      </w:pPr>
      <w:r>
        <w:t xml:space="preserve">Note that this precludes the use of time-coordinate systems such as UNIX time. This is specified in order to be maximally consistent with </w:t>
      </w:r>
      <w:del w:id="5411" w:author="Eric Boisvert" w:date="2016-02-28T14:38:00Z">
        <w:r w:rsidDel="00457AE6">
          <w:delText xml:space="preserve">WML2 </w:delText>
        </w:r>
      </w:del>
      <w:ins w:id="5412"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413" w:author="Eric Boisvert" w:date="2016-01-20T05:49:00Z">
        <w:r w:rsidDel="00AE70BC">
          <w:delText xml:space="preserve">will </w:delText>
        </w:r>
      </w:del>
      <w:ins w:id="5414"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lastRenderedPageBreak/>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ins w:id="5415"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416" w:name="_Toc446944632"/>
      <w:r>
        <w:t>Units of Measure</w:t>
      </w:r>
      <w:bookmarkEnd w:id="5416"/>
    </w:p>
    <w:p w14:paraId="76D71FB5" w14:textId="77777777" w:rsidR="00E966AA" w:rsidRDefault="00E966AA" w:rsidP="00AD7649">
      <w:pPr>
        <w:rPr>
          <w:lang w:val="en-CA"/>
        </w:rPr>
      </w:pPr>
    </w:p>
    <w:p w14:paraId="71B250A1" w14:textId="439BDF21" w:rsidR="008D6449" w:rsidRDefault="008D6449" w:rsidP="00AD7649">
      <w:pPr>
        <w:rPr>
          <w:lang w:val="en-CA"/>
        </w:rPr>
      </w:pPr>
      <w:del w:id="5417" w:author="Eric Boisvert" w:date="2016-01-24T13:46:00Z">
        <w:r w:rsidDel="00974714">
          <w:rPr>
            <w:lang w:val="en-CA"/>
          </w:rPr>
          <w:delText xml:space="preserve">SWE </w:delText>
        </w:r>
      </w:del>
      <w:proofErr w:type="gramStart"/>
      <w:ins w:id="5418" w:author="Eric Boisvert" w:date="2016-01-24T13:46:00Z">
        <w:r w:rsidR="00974714">
          <w:rPr>
            <w:lang w:val="en-CA"/>
          </w:rPr>
          <w:t>swe:</w:t>
        </w:r>
      </w:ins>
      <w:proofErr w:type="gramEnd"/>
      <w:r>
        <w:rPr>
          <w:lang w:val="en-CA"/>
        </w:rPr>
        <w:t>Quantity shall have a unit of measure (uom)</w:t>
      </w:r>
      <w:ins w:id="5419"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420" w:author="Eric Boisvert" w:date="2016-01-24T13:46:00Z">
              <w:r w:rsidR="00974714">
                <w:rPr>
                  <w:rStyle w:val="reqtext"/>
                </w:rPr>
                <w:t>swe</w:t>
              </w:r>
              <w:proofErr w:type="gramStart"/>
              <w:r w:rsidR="00974714">
                <w:rPr>
                  <w:rStyle w:val="reqtext"/>
                </w:rPr>
                <w:t>:</w:t>
              </w:r>
            </w:ins>
            <w:r>
              <w:rPr>
                <w:rStyle w:val="reqtext"/>
              </w:rPr>
              <w:t>Quantities</w:t>
            </w:r>
            <w:proofErr w:type="gramEnd"/>
            <w:r>
              <w:rPr>
                <w:rStyle w:val="reqtext"/>
              </w:rPr>
              <w:t xml:space="preserve"> SHALL have a defined unit of measure</w:t>
            </w:r>
            <w:ins w:id="5421"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422" w:name="_Ref444433734"/>
      <w:bookmarkStart w:id="5423"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422"/>
      <w:bookmarkEnd w:id="5423"/>
    </w:p>
    <w:p w14:paraId="04AEED42" w14:textId="77777777" w:rsidR="00225333" w:rsidRDefault="00225333" w:rsidP="00225333">
      <w:pPr>
        <w:rPr>
          <w:ins w:id="5424"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7777777"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Abtract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222CA43B"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 xml:space="preserve">XML instance document </w:t>
            </w:r>
            <w:proofErr w:type="gramStart"/>
            <w:r w:rsidRPr="00432FFC">
              <w:rPr>
                <w:rFonts w:ascii="Calibri" w:eastAsia="MS Mincho" w:hAnsi="Calibri"/>
                <w:sz w:val="20"/>
                <w:szCs w:val="20"/>
                <w:lang w:val="en-CA"/>
              </w:rPr>
              <w:t>shall SHALL</w:t>
            </w:r>
            <w:proofErr w:type="gramEnd"/>
            <w:r w:rsidRPr="00432FFC">
              <w:rPr>
                <w:rFonts w:ascii="Calibri" w:eastAsia="MS Mincho" w:hAnsi="Calibri"/>
                <w:sz w:val="20"/>
                <w:szCs w:val="20"/>
                <w:lang w:val="en-CA"/>
              </w:rPr>
              <w:t xml:space="preserve">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4B80A42C"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proofErr w:type="gramStart"/>
            <w:r w:rsidRPr="00DA608A">
              <w:rPr>
                <w:rFonts w:ascii="Calibri" w:eastAsia="MS Mincho" w:hAnsi="Calibri"/>
                <w:sz w:val="20"/>
                <w:szCs w:val="20"/>
                <w:lang w:val="en-CA"/>
              </w:rPr>
              <w:t>simpleType .</w:t>
            </w:r>
            <w:proofErr w:type="gramEnd"/>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425"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RDefault="00225333" w:rsidP="00225333"/>
    <w:p w14:paraId="6378C5AC" w14:textId="1836A7BD" w:rsidR="007A1979" w:rsidDel="00974714" w:rsidRDefault="007A1979" w:rsidP="00225333">
      <w:pPr>
        <w:rPr>
          <w:del w:id="5426"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427" w:author="Eric Boisvert" w:date="2016-01-24T14:17:00Z">
        <w:r w:rsidR="006F54EF">
          <w:t>0</w:t>
        </w:r>
      </w:ins>
      <w:del w:id="5428" w:author="Eric Boisvert" w:date="2016-01-24T14:17:00Z">
        <w:r w:rsidR="00112EA6" w:rsidDel="006F54EF">
          <w:delText>1</w:delText>
        </w:r>
      </w:del>
      <w:r w:rsidR="00112EA6">
        <w:t xml:space="preserve"> (OGC 10-100r3</w:t>
      </w:r>
      <w:r>
        <w:t>)</w:t>
      </w:r>
      <w:ins w:id="5429" w:author="Eric Boisvert" w:date="2016-01-20T05:54:00Z">
        <w:r w:rsidR="00AE70BC">
          <w:t xml:space="preserve">. </w:t>
        </w:r>
      </w:ins>
      <w:del w:id="5430" w:author="Eric Boisvert" w:date="2016-01-20T05:54:00Z">
        <w:r w:rsidR="00112EA6" w:rsidDel="00AE70BC">
          <w:delText>,</w:delText>
        </w:r>
      </w:del>
      <w:r w:rsidR="00112EA6">
        <w:t xml:space="preserve"> </w:t>
      </w:r>
      <w:commentRangeStart w:id="5431"/>
      <w:ins w:id="5432" w:author="Eric Boisvert" w:date="2016-01-20T05:54:00Z">
        <w:r w:rsidR="00AE70BC">
          <w:t>U</w:t>
        </w:r>
      </w:ins>
      <w:del w:id="5433" w:author="Eric Boisvert" w:date="2016-01-20T05:54:00Z">
        <w:r w:rsidR="00112EA6" w:rsidDel="00AE70BC">
          <w:delText>u</w:delText>
        </w:r>
      </w:del>
      <w:r w:rsidR="00112EA6">
        <w:t>ser defined properties must respect the same constrains as defined in SF-1 specification</w:t>
      </w:r>
      <w:commentRangeEnd w:id="5431"/>
      <w:r w:rsidR="00AE70BC">
        <w:rPr>
          <w:rStyle w:val="CommentReference"/>
        </w:rPr>
        <w:commentReference w:id="5431"/>
      </w:r>
      <w:ins w:id="543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435" w:author="Eric Boisvert" w:date="2016-04-01T18:05:00Z">
              <w:r w:rsidR="00DA608A">
                <w:rPr>
                  <w:rStyle w:val="requri"/>
                  <w:lang w:val="en-CA"/>
                </w:rPr>
                <w:t>0</w:t>
              </w:r>
            </w:ins>
            <w:del w:id="5436"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561A2FE1" w:rsidR="00112EA6" w:rsidRPr="00D12552" w:rsidRDefault="00112EA6" w:rsidP="00112EA6">
            <w:pPr>
              <w:pStyle w:val="Tabletext10"/>
              <w:jc w:val="left"/>
              <w:rPr>
                <w:rStyle w:val="reqtext"/>
                <w:lang w:val="en-CA"/>
              </w:rPr>
            </w:pPr>
            <w:r w:rsidRPr="005372A3">
              <w:rPr>
                <w:rStyle w:val="reqtext"/>
                <w:lang w:val="en-CA"/>
              </w:rPr>
              <w:t xml:space="preserve">XML instance document </w:t>
            </w:r>
            <w:proofErr w:type="gramStart"/>
            <w:r w:rsidRPr="005372A3">
              <w:rPr>
                <w:rStyle w:val="reqtext"/>
                <w:lang w:val="en-CA"/>
              </w:rPr>
              <w:t xml:space="preserve">shall </w:t>
            </w:r>
            <w:r>
              <w:rPr>
                <w:rStyle w:val="reqtext"/>
                <w:lang w:val="en-CA"/>
              </w:rPr>
              <w:t>SHALL</w:t>
            </w:r>
            <w:proofErr w:type="gramEnd"/>
            <w:r>
              <w:rPr>
                <w:rStyle w:val="reqtext"/>
                <w:lang w:val="en-CA"/>
              </w:rPr>
              <w:t xml:space="preserve"> be compliant to GML Simple Feature Level </w:t>
            </w:r>
            <w:ins w:id="5437" w:author="Eric Boisvert" w:date="2016-04-01T18:05:00Z">
              <w:r w:rsidR="00DA608A">
                <w:rPr>
                  <w:rStyle w:val="reqtext"/>
                  <w:lang w:val="en-CA"/>
                </w:rPr>
                <w:t>0.</w:t>
              </w:r>
            </w:ins>
            <w:del w:id="5438" w:author="Eric Boisvert" w:date="2016-04-01T18:05:00Z">
              <w:r w:rsidDel="00DA608A">
                <w:rPr>
                  <w:rStyle w:val="reqtext"/>
                  <w:lang w:val="en-CA"/>
                </w:rPr>
                <w:delText xml:space="preserve">1 </w:delText>
              </w:r>
            </w:del>
            <w:ins w:id="5439" w:author="Boisvert, Eric" w:date="2016-03-29T09:17:00Z">
              <w:del w:id="5440"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441" w:author="Eric Boisvert" w:date="2016-01-24T14:21:00Z"/>
        </w:rPr>
      </w:pPr>
    </w:p>
    <w:p w14:paraId="11794971" w14:textId="5B02B1E2" w:rsidR="006F54EF" w:rsidRDefault="006F54EF" w:rsidP="00225333">
      <w:pPr>
        <w:rPr>
          <w:ins w:id="5442" w:author="Eric Boisvert" w:date="2016-01-24T14:22:00Z"/>
        </w:rPr>
      </w:pPr>
      <w:ins w:id="5443" w:author="Eric Boisvert" w:date="2016-01-24T14:21:00Z">
        <w:r>
          <w:t>Simple Feature defines 3 compliance levels</w:t>
        </w:r>
      </w:ins>
      <w:ins w:id="5444" w:author="Eric Boisvert" w:date="2016-01-24T14:22:00Z">
        <w:r>
          <w:t xml:space="preserve"> summarized </w:t>
        </w:r>
        <w:r w:rsidR="007F17CE">
          <w:t xml:space="preserve">in </w:t>
        </w:r>
      </w:ins>
      <w:ins w:id="5445" w:author="Eric Boisvert" w:date="2016-01-24T14:33:00Z">
        <w:r w:rsidR="007F17CE">
          <w:fldChar w:fldCharType="begin"/>
        </w:r>
        <w:r w:rsidR="007F17CE">
          <w:instrText xml:space="preserve"> REF _Ref441409363 \h </w:instrText>
        </w:r>
      </w:ins>
      <w:r w:rsidR="007F17CE">
        <w:fldChar w:fldCharType="separate"/>
      </w:r>
      <w:ins w:id="5446" w:author="Boisvert, Eric" w:date="2016-04-01T07:54:00Z">
        <w:r w:rsidR="00E21DD0">
          <w:t xml:space="preserve">Table </w:t>
        </w:r>
        <w:r w:rsidR="00E21DD0">
          <w:rPr>
            <w:noProof/>
          </w:rPr>
          <w:t>9</w:t>
        </w:r>
      </w:ins>
      <w:ins w:id="5447" w:author="Eric Boisvert" w:date="2016-01-24T14:33:00Z">
        <w:r w:rsidR="007F17CE">
          <w:fldChar w:fldCharType="end"/>
        </w:r>
      </w:ins>
      <w:ins w:id="5448"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449" w:author="Eric Boisvert" w:date="2016-01-24T14:22:00Z"/>
        </w:rPr>
        <w:pPrChange w:id="5450" w:author="Eric Boisvert" w:date="2016-01-24T14:33:00Z">
          <w:pPr/>
        </w:pPrChange>
      </w:pPr>
      <w:bookmarkStart w:id="5451" w:name="_Ref441409363"/>
      <w:ins w:id="5452" w:author="Eric Boisvert" w:date="2016-01-24T14:33:00Z">
        <w:r>
          <w:t xml:space="preserve">Table </w:t>
        </w:r>
      </w:ins>
      <w:ins w:id="5453" w:author="Eric Boisvert" w:date="2016-02-14T13:33:00Z">
        <w:r w:rsidR="00415E41">
          <w:fldChar w:fldCharType="begin"/>
        </w:r>
        <w:r w:rsidR="00415E41">
          <w:instrText xml:space="preserve"> SEQ Table \* ARABIC </w:instrText>
        </w:r>
      </w:ins>
      <w:r w:rsidR="00415E41">
        <w:fldChar w:fldCharType="separate"/>
      </w:r>
      <w:ins w:id="5454" w:author="Boisvert, Eric" w:date="2016-04-01T07:54:00Z">
        <w:r w:rsidR="00E21DD0">
          <w:rPr>
            <w:noProof/>
          </w:rPr>
          <w:t>9</w:t>
        </w:r>
      </w:ins>
      <w:ins w:id="5455" w:author="Eric Boisvert" w:date="2016-02-14T13:33:00Z">
        <w:r w:rsidR="00415E41">
          <w:fldChar w:fldCharType="end"/>
        </w:r>
      </w:ins>
      <w:bookmarkEnd w:id="5451"/>
      <w:ins w:id="5456" w:author="Eric Boisvert" w:date="2016-01-24T14:33:00Z">
        <w:r>
          <w:t xml:space="preserve"> : Reproduction of Table 1 of 10-100r3 (Clause 2.1)</w:t>
        </w:r>
      </w:ins>
      <w:ins w:id="5457" w:author="Boisvert, Eric" w:date="2016-03-29T09:17:00Z">
        <w:r w:rsidR="00B8253A">
          <w:t>.</w:t>
        </w:r>
      </w:ins>
    </w:p>
    <w:p w14:paraId="4F94B38D" w14:textId="7CC72F00" w:rsidR="006F54EF" w:rsidRDefault="006F54EF" w:rsidP="00225333"/>
    <w:p w14:paraId="0B05AC3E" w14:textId="6A514C67" w:rsidR="00112EA6" w:rsidRDefault="00112EA6" w:rsidP="00112EA6">
      <w:r>
        <w:lastRenderedPageBreak/>
        <w:t>SF-</w:t>
      </w:r>
      <w:ins w:id="5458" w:author="Eric Boisvert" w:date="2016-01-24T14:17:00Z">
        <w:r w:rsidR="006F54EF">
          <w:t>0</w:t>
        </w:r>
      </w:ins>
      <w:del w:id="5459"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w:t>
      </w:r>
      <w:proofErr w:type="gramStart"/>
      <w:r w:rsidR="00753B5D">
        <w:t>database</w:t>
      </w:r>
      <w:proofErr w:type="gramEnd"/>
      <w:r w:rsidR="00753B5D">
        <w:t xml:space="preserve"> table to XML, this specification restrict user defined content to simple type</w:t>
      </w:r>
      <w:ins w:id="5460"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461" w:author="Eric Boisvert" w:date="2016-04-01T18:05:00Z">
              <w:r w:rsidR="00DA608A">
                <w:rPr>
                  <w:rStyle w:val="requri"/>
                  <w:lang w:val="en-CA"/>
                </w:rPr>
                <w:t>0</w:t>
              </w:r>
            </w:ins>
            <w:del w:id="5462"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 xml:space="preserve">User defined elements SHALL be XSD </w:t>
            </w:r>
            <w:proofErr w:type="gramStart"/>
            <w:r>
              <w:rPr>
                <w:rStyle w:val="reqtext"/>
                <w:lang w:val="en-CA"/>
              </w:rPr>
              <w:t>simpleType</w:t>
            </w:r>
            <w:r w:rsidR="00112EA6">
              <w:rPr>
                <w:rStyle w:val="reqtext"/>
                <w:lang w:val="en-CA"/>
              </w:rPr>
              <w:t xml:space="preserve"> </w:t>
            </w:r>
            <w:ins w:id="5463" w:author="Boisvert, Eric" w:date="2016-03-29T09:17:00Z">
              <w:r w:rsidR="00B8253A">
                <w:rPr>
                  <w:rStyle w:val="reqtext"/>
                  <w:lang w:val="en-CA"/>
                </w:rPr>
                <w:t>.</w:t>
              </w:r>
            </w:ins>
            <w:proofErr w:type="gramEnd"/>
          </w:p>
        </w:tc>
      </w:tr>
    </w:tbl>
    <w:p w14:paraId="424D9698" w14:textId="77777777" w:rsidR="00112EA6" w:rsidRDefault="00112EA6" w:rsidP="00112EA6"/>
    <w:p w14:paraId="629FF36F" w14:textId="3EE9A1F0" w:rsidR="00112EA6" w:rsidRDefault="00753B5D" w:rsidP="00225333">
      <w:r>
        <w:t xml:space="preserve">User defined properties are </w:t>
      </w:r>
      <w:del w:id="5464" w:author="Eric Boisvert" w:date="2016-01-24T14:34:00Z">
        <w:r w:rsidDel="007F17CE">
          <w:delText xml:space="preserve">defined </w:delText>
        </w:r>
      </w:del>
      <w:ins w:id="5465" w:author="Eric Boisvert" w:date="2016-01-24T14:34:00Z">
        <w:r w:rsidR="007F17CE">
          <w:t xml:space="preserve">encoded </w:t>
        </w:r>
      </w:ins>
      <w:r>
        <w:t>as</w:t>
      </w:r>
      <w:ins w:id="5466"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467" w:author="Eric Boisvert" w:date="2016-01-24T14:35:00Z">
        <w:r w:rsidDel="007F17CE">
          <w:delText xml:space="preserve">that </w:delText>
        </w:r>
      </w:del>
      <w:r>
        <w:t xml:space="preserve">the validator will attempt to validate user defined property </w:t>
      </w:r>
      <w:ins w:id="5468" w:author="Eric Boisvert" w:date="2016-01-24T14:35:00Z">
        <w:r w:rsidR="007F17CE">
          <w:t xml:space="preserve">only </w:t>
        </w:r>
      </w:ins>
      <w:r>
        <w:t>i</w:t>
      </w:r>
      <w:ins w:id="5469" w:author="Eric Boisvert" w:date="2016-01-20T05:57:00Z">
        <w:r w:rsidR="00153787">
          <w:t>f</w:t>
        </w:r>
      </w:ins>
      <w:del w:id="5470" w:author="Eric Boisvert" w:date="2016-01-20T05:57:00Z">
        <w:r w:rsidDel="00153787">
          <w:delText>s</w:delText>
        </w:r>
      </w:del>
      <w:r>
        <w:t xml:space="preserve"> a schema is available.  To help client applications and developer to validate instance containing use</w:t>
      </w:r>
      <w:ins w:id="5471" w:author="Eric Boisvert" w:date="2016-01-24T14:35:00Z">
        <w:r w:rsidR="007F17CE">
          <w:t>r</w:t>
        </w:r>
      </w:ins>
      <w:r>
        <w:t xml:space="preserve"> defined propert</w:t>
      </w:r>
      <w:ins w:id="5472" w:author="Eric Boisvert" w:date="2016-01-24T14:35:00Z">
        <w:r w:rsidR="007F17CE">
          <w:t>ies</w:t>
        </w:r>
      </w:ins>
      <w:del w:id="5473" w:author="Eric Boisvert" w:date="2016-01-24T14:35:00Z">
        <w:r w:rsidDel="007F17CE">
          <w:delText>y</w:delText>
        </w:r>
      </w:del>
      <w:r>
        <w:t xml:space="preserve">, a XSD </w:t>
      </w:r>
      <w:ins w:id="5474" w:author="Eric Boisvert" w:date="2016-01-24T14:36:00Z">
        <w:r w:rsidR="007F17CE">
          <w:t>schema</w:t>
        </w:r>
      </w:ins>
      <w:del w:id="5475" w:author="Eric Boisvert" w:date="2016-01-24T14:36:00Z">
        <w:r w:rsidDel="007F17CE">
          <w:delText xml:space="preserve">file </w:delText>
        </w:r>
      </w:del>
      <w:r>
        <w:t>should be provided</w:t>
      </w:r>
      <w:ins w:id="5476" w:author="Eric Boisvert" w:date="2016-01-20T05:57:00Z">
        <w:r w:rsidR="00153787">
          <w:t xml:space="preserve"> in the instance</w:t>
        </w:r>
      </w:ins>
      <w:ins w:id="5477" w:author="Eric Boisvert" w:date="2016-01-24T14:36:00Z">
        <w:r w:rsidR="007F17CE">
          <w:t>’s</w:t>
        </w:r>
      </w:ins>
      <w:ins w:id="5478"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479"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480" w:name="_Ref439836832"/>
      <w:bookmarkStart w:id="5481" w:name="_Toc446944634"/>
      <w:r>
        <w:t>GeoSciML Portrayal GML 3.1 profile</w:t>
      </w:r>
      <w:bookmarkEnd w:id="5480"/>
      <w:bookmarkEnd w:id="5481"/>
    </w:p>
    <w:p w14:paraId="28785625" w14:textId="77777777" w:rsidR="00746B77" w:rsidRDefault="00746B77" w:rsidP="00225333">
      <w:pPr>
        <w:rPr>
          <w:ins w:id="5482"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46721EF5"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XML instance document shall pass schematron defined in schematron file located at   http://schemas.opengis.net/gsml/4.0/geosciml-portrayal_wfs1.sch.</w:t>
            </w:r>
          </w:p>
        </w:tc>
      </w:tr>
    </w:tbl>
    <w:p w14:paraId="58EA6F22" w14:textId="77777777" w:rsidR="00DA608A" w:rsidRDefault="00DA608A" w:rsidP="00225333">
      <w:pPr>
        <w:rPr>
          <w:ins w:id="5483" w:author="Eric Boisvert" w:date="2016-01-24T13:47:00Z"/>
        </w:rPr>
      </w:pPr>
    </w:p>
    <w:p w14:paraId="24EAECDC" w14:textId="6AC0E28B" w:rsidR="00746B77" w:rsidRDefault="00974714" w:rsidP="00974714">
      <w:pPr>
        <w:rPr>
          <w:ins w:id="5484" w:author="Eric Boisvert" w:date="2016-04-01T18:09:00Z"/>
        </w:rPr>
      </w:pPr>
      <w:commentRangeStart w:id="5485"/>
      <w:r>
        <w:t xml:space="preserve">Because of the limited availability of WFS 2.0 compliant servers and clients, GeoSciML SWG officially supports WFS 1.1.0 and GML 3.1.1. </w:t>
      </w:r>
      <w:commentRangeEnd w:id="5485"/>
      <w:r>
        <w:rPr>
          <w:rStyle w:val="CommentReference"/>
        </w:rPr>
        <w:commentReference w:id="5485"/>
      </w:r>
      <w:r>
        <w:t>(</w:t>
      </w:r>
      <w:proofErr w:type="gramStart"/>
      <w:r>
        <w:t xml:space="preserve">See  </w:t>
      </w:r>
      <w:proofErr w:type="gramEnd"/>
      <w:r>
        <w:fldChar w:fldCharType="begin"/>
      </w:r>
      <w:r>
        <w:instrText xml:space="preserve"> REF _Ref439836832 \r \h </w:instrText>
      </w:r>
      <w:r>
        <w:fldChar w:fldCharType="separate"/>
      </w:r>
      <w:ins w:id="5486" w:author="Boisvert, Eric" w:date="2016-04-01T07:54:00Z">
        <w:r w:rsidR="00E21DD0">
          <w:t>8.4</w:t>
        </w:r>
      </w:ins>
      <w:ins w:id="5487" w:author="Eric Boisvert" w:date="2016-03-28T16:06:00Z">
        <w:del w:id="5488" w:author="Boisvert, Eric" w:date="2016-04-01T07:53:00Z">
          <w:r w:rsidR="003842F3" w:rsidDel="00E21DD0">
            <w:delText>8.4</w:delText>
          </w:r>
        </w:del>
      </w:ins>
      <w:del w:id="5489" w:author="Boisvert, Eric" w:date="2016-04-01T07:53:00Z">
        <w:r w:rsidDel="00E21DD0">
          <w:delText>9.5</w:delText>
        </w:r>
      </w:del>
      <w:r>
        <w:fldChar w:fldCharType="end"/>
      </w:r>
      <w:r>
        <w:t xml:space="preserve">).  </w:t>
      </w:r>
      <w:proofErr w:type="gramStart"/>
      <w:r w:rsidR="00746B77">
        <w:t>to</w:t>
      </w:r>
      <w:proofErr w:type="gramEnd"/>
      <w:r w:rsidR="00746B77">
        <w:t xml:space="preserve"> accommodate </w:t>
      </w:r>
      <w:r w:rsidR="00746B77">
        <w:lastRenderedPageBreak/>
        <w:t>WFS 1.1.0 services</w:t>
      </w:r>
      <w:r>
        <w:t>.  GML 3.2 compliant portrayal schema shall be published as a profile</w:t>
      </w:r>
      <w:ins w:id="5490" w:author="Eric Boisvert" w:date="2016-02-28T14:39:00Z">
        <w:r w:rsidR="00457AE6">
          <w:t xml:space="preserve"> of </w:t>
        </w:r>
      </w:ins>
      <w:ins w:id="5491" w:author="Eric Boisvert" w:date="2016-02-28T14:40:00Z">
        <w:r w:rsidR="00457AE6">
          <w:fldChar w:fldCharType="begin"/>
        </w:r>
        <w:r w:rsidR="00457AE6">
          <w:instrText xml:space="preserve"> REF _Ref444433734 \r \h </w:instrText>
        </w:r>
      </w:ins>
      <w:r w:rsidR="00457AE6">
        <w:fldChar w:fldCharType="separate"/>
      </w:r>
      <w:ins w:id="5492" w:author="Boisvert, Eric" w:date="2016-04-01T07:54:00Z">
        <w:r w:rsidR="00E21DD0">
          <w:t>8.3</w:t>
        </w:r>
      </w:ins>
      <w:ins w:id="5493" w:author="Eric Boisvert" w:date="2016-02-28T14:40:00Z">
        <w:r w:rsidR="00457AE6">
          <w:fldChar w:fldCharType="end"/>
        </w:r>
      </w:ins>
      <w:ins w:id="5494" w:author="Eric Boisvert" w:date="2016-01-24T13:48:00Z">
        <w:r>
          <w:t>.</w:t>
        </w:r>
      </w:ins>
      <w:r>
        <w:t xml:space="preserve"> </w:t>
      </w:r>
      <w:del w:id="5495"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496" w:author="Eric Boisvert" w:date="2016-01-20T05:58:00Z">
        <w:r w:rsidDel="00153787">
          <w:delText>-wfs1</w:delText>
        </w:r>
      </w:del>
      <w:r w:rsidRPr="005372A3">
        <w:t>.xsd</w:t>
      </w:r>
      <w:ins w:id="5497"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498" w:author="Eric Boisvert" w:date="2016-01-20T05:58:00Z">
              <w:r w:rsidDel="00153787">
                <w:rPr>
                  <w:rStyle w:val="reqtext"/>
                  <w:lang w:val="en-CA"/>
                </w:rPr>
                <w:delText>_wfs1</w:delText>
              </w:r>
            </w:del>
            <w:r w:rsidRPr="005372A3">
              <w:rPr>
                <w:rStyle w:val="reqtext"/>
                <w:lang w:val="en-CA"/>
              </w:rPr>
              <w:t>.xsd</w:t>
            </w:r>
            <w:ins w:id="5499"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1" w:history="1">
        <w:r w:rsidRPr="00140F09">
          <w:rPr>
            <w:rStyle w:val="Hyperlink"/>
          </w:rPr>
          <w:t>http://schemas.opengis.net/gsml/4.0/geosciml-portrayal.sch</w:t>
        </w:r>
      </w:hyperlink>
      <w:ins w:id="5500"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501" w:author="Eric Boisvert" w:date="2016-03-25T17:23:00Z">
              <w:r w:rsidR="0063099F">
                <w:rPr>
                  <w:rStyle w:val="requri"/>
                  <w:lang w:val="en-CA"/>
                </w:rPr>
                <w:t>ch</w:t>
              </w:r>
            </w:ins>
            <w:del w:id="5502"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503"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504" w:name="_Ref446664275"/>
      <w:bookmarkStart w:id="5505" w:name="_Toc446944635"/>
      <w:r w:rsidRPr="00D12552">
        <w:rPr>
          <w:lang w:val="en-CA"/>
        </w:rPr>
        <w:t xml:space="preserve">GeoSciML </w:t>
      </w:r>
      <w:r>
        <w:rPr>
          <w:lang w:val="en-CA"/>
        </w:rPr>
        <w:t>Basic XML</w:t>
      </w:r>
      <w:r w:rsidRPr="00D12552">
        <w:rPr>
          <w:lang w:val="en-CA"/>
        </w:rPr>
        <w:t xml:space="preserve"> Requirements Class</w:t>
      </w:r>
      <w:bookmarkEnd w:id="5504"/>
      <w:bookmarkEnd w:id="5505"/>
    </w:p>
    <w:p w14:paraId="48238B04" w14:textId="77777777" w:rsidR="006A7DD0" w:rsidRDefault="006A7DD0" w:rsidP="006A7DD0">
      <w:pPr>
        <w:rPr>
          <w:ins w:id="5506"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0C9BB42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XML instance document shall pass schematron defined in schematron file located at   http://schemas.opengis.net/gsml/4.0/geoSciMLBasic.sch.</w:t>
            </w:r>
          </w:p>
        </w:tc>
      </w:tr>
    </w:tbl>
    <w:p w14:paraId="2061E9B7" w14:textId="77777777" w:rsidR="00A1351F" w:rsidRDefault="00A1351F" w:rsidP="006A7DD0">
      <w:pPr>
        <w:rPr>
          <w:ins w:id="5507" w:author="Eric Boisvert" w:date="2016-04-01T18:11:00Z"/>
          <w:lang w:val="en-CA"/>
        </w:rPr>
      </w:pPr>
    </w:p>
    <w:p w14:paraId="0B7FB0EB" w14:textId="77777777" w:rsidR="00A1351F" w:rsidRDefault="00A1351F" w:rsidP="006A7DD0">
      <w:pPr>
        <w:rPr>
          <w:ins w:id="5508"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509"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510">
          <w:tblGrid>
            <w:gridCol w:w="4219"/>
            <w:gridCol w:w="4678"/>
          </w:tblGrid>
        </w:tblGridChange>
      </w:tblGrid>
      <w:tr w:rsidR="005372A3" w:rsidRPr="00D12552" w14:paraId="1DAD4D89" w14:textId="77777777" w:rsidTr="00C859E9">
        <w:trPr>
          <w:cantSplit/>
          <w:trPrChange w:id="5511" w:author="Eric Boisvert" w:date="2016-01-24T14:40:00Z">
            <w:trPr>
              <w:cantSplit/>
            </w:trPr>
          </w:trPrChange>
        </w:trPr>
        <w:tc>
          <w:tcPr>
            <w:tcW w:w="4077" w:type="dxa"/>
            <w:tcBorders>
              <w:right w:val="nil"/>
            </w:tcBorders>
            <w:shd w:val="clear" w:color="auto" w:fill="auto"/>
            <w:tcPrChange w:id="5512"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513"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514"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515"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Hyperlink"/>
          </w:rPr>
          <w:t>http://schemas.opengis.net/gsml/4.0/geoSciMLBasic.sch</w:t>
        </w:r>
      </w:hyperlink>
      <w:ins w:id="5516"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517"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518"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519" w:author="Eric Boisvert" w:date="2016-03-06T14:57:00Z">
        <w:r w:rsidR="004F0435">
          <w:t xml:space="preserve"> in Basic package</w:t>
        </w:r>
      </w:ins>
      <w:ins w:id="5520" w:author="Eric Boisvert" w:date="2016-03-06T14:37:00Z">
        <w:r w:rsidR="00C70FFE">
          <w:t xml:space="preserve">. </w:t>
        </w:r>
      </w:ins>
      <w:del w:id="5521" w:author="Eric Boisvert" w:date="2016-03-06T14:37:00Z">
        <w:r w:rsidR="002A2C89" w:rsidDel="00C70FFE">
          <w:delText>,</w:delText>
        </w:r>
      </w:del>
      <w:r w:rsidR="002A2C89">
        <w:t xml:space="preserve"> </w:t>
      </w:r>
      <w:ins w:id="5522" w:author="Eric Boisvert" w:date="2016-03-06T14:57:00Z">
        <w:r w:rsidR="004F0435">
          <w:t xml:space="preserve">Since abstract description classes are DataType, the property is inline only and therefore an empty property is not schema valid.  </w:t>
        </w:r>
      </w:ins>
      <w:del w:id="5523" w:author="Eric Boisvert" w:date="2016-03-06T14:37:00Z">
        <w:r w:rsidR="002A2C89" w:rsidDel="00C70FFE">
          <w:delText>t</w:delText>
        </w:r>
      </w:del>
      <w:del w:id="5524" w:author="Eric Boisvert" w:date="2016-03-06T14:57:00Z">
        <w:r w:rsidR="002A2C89" w:rsidDel="004F0435">
          <w:delText xml:space="preserve">herefore no value </w:delText>
        </w:r>
      </w:del>
      <w:del w:id="5525" w:author="Eric Boisvert" w:date="2016-03-06T14:56:00Z">
        <w:r w:rsidR="002A2C89" w:rsidDel="004F0435">
          <w:delText>can be</w:delText>
        </w:r>
      </w:del>
      <w:del w:id="5526" w:author="Eric Boisvert" w:date="2016-03-06T14:57:00Z">
        <w:r w:rsidR="002A2C89" w:rsidDel="004F0435">
          <w:delText xml:space="preserve"> provided in basic package.  </w:delText>
        </w:r>
      </w:del>
    </w:p>
    <w:p w14:paraId="3DF8D3C9" w14:textId="31F73FB6" w:rsidR="005372A3" w:rsidDel="004F0435" w:rsidRDefault="004F0435" w:rsidP="006A7DD0">
      <w:pPr>
        <w:rPr>
          <w:del w:id="5527" w:author="Eric Boisvert" w:date="2016-03-06T14:58:00Z"/>
        </w:rPr>
      </w:pPr>
      <w:ins w:id="5528" w:author="Eric Boisvert" w:date="2016-03-06T14:58:00Z">
        <w:r w:rsidDel="004F0435">
          <w:t xml:space="preserve"> </w:t>
        </w:r>
      </w:ins>
      <w:del w:id="5529"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530" w:author="Eric Boisvert" w:date="2016-03-06T14:58:00Z"/>
          <w:rFonts w:ascii="Courier New" w:hAnsi="Courier New" w:cs="Courier New"/>
          <w:b/>
          <w:bCs/>
          <w:color w:val="000000"/>
          <w:sz w:val="20"/>
          <w:szCs w:val="20"/>
          <w:highlight w:val="white"/>
          <w:lang w:val="en-CA" w:eastAsia="en-CA"/>
        </w:rPr>
      </w:pPr>
      <w:del w:id="5531"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532" w:author="Eric Boisvert" w:date="2016-03-06T14:58:00Z"/>
          <w:rFonts w:ascii="Courier New" w:hAnsi="Courier New" w:cs="Courier New"/>
          <w:b/>
          <w:bCs/>
          <w:color w:val="000000"/>
          <w:sz w:val="20"/>
          <w:szCs w:val="20"/>
          <w:highlight w:val="white"/>
          <w:lang w:val="en-CA" w:eastAsia="en-CA"/>
        </w:rPr>
      </w:pPr>
      <w:del w:id="553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534" w:author="Eric Boisvert" w:date="2016-03-06T14:58:00Z"/>
          <w:rFonts w:ascii="Courier New" w:hAnsi="Courier New" w:cs="Courier New"/>
          <w:b/>
          <w:bCs/>
          <w:color w:val="000000"/>
          <w:sz w:val="20"/>
          <w:szCs w:val="20"/>
          <w:highlight w:val="white"/>
          <w:lang w:val="en-CA" w:eastAsia="en-CA"/>
        </w:rPr>
      </w:pPr>
      <w:del w:id="553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536" w:author="Eric Boisvert" w:date="2016-03-06T14:58:00Z"/>
          <w:rFonts w:ascii="Courier New" w:hAnsi="Courier New" w:cs="Courier New"/>
          <w:b/>
          <w:bCs/>
          <w:color w:val="000000"/>
          <w:sz w:val="20"/>
          <w:szCs w:val="20"/>
          <w:highlight w:val="white"/>
          <w:lang w:val="en-CA" w:eastAsia="en-CA"/>
        </w:rPr>
      </w:pPr>
      <w:del w:id="5537"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538" w:author="Eric Boisvert" w:date="2016-01-24T14:51:00Z"/>
          <w:rFonts w:ascii="Courier New" w:hAnsi="Courier New" w:cs="Courier New"/>
          <w:color w:val="0000FF"/>
          <w:sz w:val="20"/>
          <w:szCs w:val="20"/>
          <w:lang w:val="en-CA" w:eastAsia="en-CA"/>
        </w:rPr>
      </w:pPr>
      <w:del w:id="5539"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540"/>
      <w:ins w:id="5541" w:author="Eric Boisvert" w:date="2016-01-24T14:51:00Z">
        <w:r w:rsidR="00811785">
          <w:rPr>
            <w:rFonts w:ascii="Courier New" w:hAnsi="Courier New" w:cs="Courier New"/>
            <w:color w:val="0000FF"/>
            <w:sz w:val="20"/>
            <w:szCs w:val="20"/>
            <w:lang w:val="en-CA" w:eastAsia="en-CA"/>
          </w:rPr>
          <w:t>(…)</w:t>
        </w:r>
      </w:ins>
      <w:commentRangeEnd w:id="5540"/>
      <w:ins w:id="5542" w:author="Eric Boisvert" w:date="2016-01-24T14:52:00Z">
        <w:r w:rsidR="00811785">
          <w:rPr>
            <w:rStyle w:val="CommentReference"/>
          </w:rPr>
          <w:commentReference w:id="5540"/>
        </w:r>
      </w:ins>
    </w:p>
    <w:p w14:paraId="4E1553E9" w14:textId="77777777" w:rsidR="00811785" w:rsidRDefault="00811785" w:rsidP="006A7DD0">
      <w:pPr>
        <w:rPr>
          <w:ins w:id="5543"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544" w:author="Eric Boisvert" w:date="2016-03-06T14:59:00Z"/>
        </w:rPr>
      </w:pPr>
      <w:ins w:id="5545" w:author="Eric Boisvert" w:date="2016-03-06T14:59:00Z">
        <w:r>
          <w:t xml:space="preserve">This instance is </w:t>
        </w:r>
        <w:r w:rsidRPr="004F0435">
          <w:rPr>
            <w:b/>
            <w:u w:val="single"/>
            <w:rPrChange w:id="5546"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5547"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548" w:author="Eric Boisvert" w:date="2016-03-06T14:56:00Z"/>
          <w:rFonts w:ascii="Consolas" w:hAnsi="Consolas" w:cs="Consolas"/>
          <w:color w:val="0000FF"/>
          <w:sz w:val="20"/>
          <w:szCs w:val="20"/>
          <w:highlight w:val="white"/>
          <w:lang w:val="en-CA" w:eastAsia="en-CA"/>
        </w:rPr>
        <w:pPrChange w:id="5549"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550"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551" w:author="Eric Boisvert" w:date="2016-03-06T14:54:00Z"/>
        </w:rPr>
      </w:pPr>
      <w:del w:id="5552"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553"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554" w:author="Eric Boisvert" w:date="2016-03-06T14:54:00Z"/>
                <w:rStyle w:val="requri"/>
                <w:lang w:val="en-CA"/>
              </w:rPr>
            </w:pPr>
            <w:commentRangeStart w:id="5555"/>
            <w:del w:id="5556"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557" w:author="Eric Boisvert" w:date="2016-03-06T14:54:00Z"/>
                <w:rStyle w:val="reqtext"/>
                <w:lang w:val="en-CA"/>
              </w:rPr>
            </w:pPr>
            <w:del w:id="5558" w:author="Eric Boisvert" w:date="2016-03-06T14:54:00Z">
              <w:r w:rsidDel="004F0435">
                <w:rPr>
                  <w:rStyle w:val="reqtext"/>
                  <w:lang w:val="en-CA"/>
                </w:rPr>
                <w:delText>Properties that link to abstract description classes should not be serialized.</w:delText>
              </w:r>
            </w:del>
            <w:commentRangeEnd w:id="5555"/>
            <w:r w:rsidR="004F0435">
              <w:rPr>
                <w:rStyle w:val="CommentReference"/>
                <w:rFonts w:ascii="Times New Roman" w:eastAsia="Times New Roman" w:hAnsi="Times New Roman"/>
                <w:lang w:val="en-US" w:eastAsia="en-US"/>
              </w:rPr>
              <w:commentReference w:id="5555"/>
            </w:r>
          </w:p>
        </w:tc>
      </w:tr>
    </w:tbl>
    <w:p w14:paraId="5612A58C" w14:textId="14426536" w:rsidR="002A2C89" w:rsidDel="004F0435" w:rsidRDefault="002A2C89" w:rsidP="006A7DD0">
      <w:pPr>
        <w:rPr>
          <w:del w:id="5559" w:author="Eric Boisvert" w:date="2016-03-06T14:54:00Z"/>
        </w:rPr>
      </w:pPr>
    </w:p>
    <w:p w14:paraId="71A5BB71" w14:textId="5335EA28" w:rsidR="002A2C89" w:rsidDel="009C6C9E" w:rsidRDefault="004F0435" w:rsidP="006A7DD0">
      <w:pPr>
        <w:rPr>
          <w:del w:id="5560" w:author="Eric Boisvert" w:date="2016-03-06T14:59:00Z"/>
        </w:rPr>
      </w:pPr>
      <w:ins w:id="5561" w:author="Eric Boisvert" w:date="2016-03-06T15:00:00Z">
        <w:r>
          <w:lastRenderedPageBreak/>
          <w:t>Is should be noted that this is indeed by design.</w:t>
        </w:r>
      </w:ins>
    </w:p>
    <w:p w14:paraId="55D6E5A3" w14:textId="77777777" w:rsidR="009C6C9E" w:rsidRDefault="009C6C9E" w:rsidP="006A7DD0">
      <w:pPr>
        <w:rPr>
          <w:ins w:id="5562" w:author="Eric Boisvert" w:date="2016-03-17T05:51:00Z"/>
        </w:rPr>
      </w:pPr>
    </w:p>
    <w:p w14:paraId="695012D9" w14:textId="54890481" w:rsidR="009C6C9E" w:rsidRDefault="009C6C9E">
      <w:pPr>
        <w:pStyle w:val="Heading3"/>
        <w:rPr>
          <w:ins w:id="5563" w:author="Eric Boisvert" w:date="2016-03-17T05:51:00Z"/>
        </w:rPr>
        <w:pPrChange w:id="5564" w:author="Eric Boisvert" w:date="2016-03-17T05:53:00Z">
          <w:pPr/>
        </w:pPrChange>
      </w:pPr>
      <w:bookmarkStart w:id="5565" w:name="_Toc446944636"/>
      <w:proofErr w:type="gramStart"/>
      <w:ins w:id="5566" w:author="Eric Boisvert" w:date="2016-03-17T05:51:00Z">
        <w:r>
          <w:t>relatedFeature</w:t>
        </w:r>
        <w:bookmarkEnd w:id="5565"/>
        <w:proofErr w:type="gramEnd"/>
      </w:ins>
    </w:p>
    <w:p w14:paraId="6DBC9F7A" w14:textId="77777777" w:rsidR="009C6C9E" w:rsidRDefault="009C6C9E" w:rsidP="006A7DD0">
      <w:pPr>
        <w:rPr>
          <w:ins w:id="5567" w:author="Eric Boisvert" w:date="2016-03-17T05:53:00Z"/>
        </w:rPr>
      </w:pPr>
    </w:p>
    <w:p w14:paraId="2CC2345B" w14:textId="494DE0A5" w:rsidR="009C6C9E" w:rsidRDefault="009C6C9E" w:rsidP="006A7DD0">
      <w:pPr>
        <w:rPr>
          <w:ins w:id="5568" w:author="Eric Boisvert" w:date="2016-03-17T05:51:00Z"/>
        </w:rPr>
      </w:pPr>
      <w:ins w:id="5569" w:author="Eric Boisvert" w:date="2016-03-17T05:51:00Z">
        <w:r>
          <w:t>In GeoSciML Basic, relatedFeature is byReference only as AbstractFeatureRelation</w:t>
        </w:r>
      </w:ins>
      <w:ins w:id="5570" w:author="Eric Boisvert" w:date="2016-03-17T05:55:00Z">
        <w:r w:rsidR="00617DFF">
          <w:t xml:space="preserve"> subtypes</w:t>
        </w:r>
      </w:ins>
      <w:ins w:id="5571" w:author="Eric Boisvert" w:date="2016-03-17T05:51:00Z">
        <w:r w:rsidR="00617DFF">
          <w:t xml:space="preserve"> </w:t>
        </w:r>
      </w:ins>
      <w:ins w:id="5572" w:author="Eric Boisvert" w:date="2016-03-17T05:55:00Z">
        <w:r w:rsidR="00617DFF">
          <w:t>are</w:t>
        </w:r>
      </w:ins>
      <w:ins w:id="5573" w:author="Eric Boisvert" w:date="2016-03-17T05:51:00Z">
        <w:r>
          <w:t xml:space="preserve"> </w:t>
        </w:r>
      </w:ins>
      <w:ins w:id="5574" w:author="Eric Boisvert" w:date="2016-03-17T05:52:00Z">
        <w:r>
          <w:t>materialized</w:t>
        </w:r>
      </w:ins>
      <w:ins w:id="5575" w:author="Eric Boisvert" w:date="2016-03-17T05:51:00Z">
        <w:r>
          <w:t xml:space="preserve"> </w:t>
        </w:r>
      </w:ins>
      <w:ins w:id="5576" w:author="Eric Boisvert" w:date="2016-03-17T05:52:00Z">
        <w:r>
          <w:t>in Extension package.</w:t>
        </w:r>
      </w:ins>
      <w:ins w:id="5577" w:author="Eric Boisvert" w:date="2016-03-17T05:55:00Z">
        <w:r w:rsidR="00617DFF">
          <w:t xml:space="preserve"> </w:t>
        </w:r>
      </w:ins>
    </w:p>
    <w:p w14:paraId="30348145" w14:textId="77777777" w:rsidR="009C6C9E" w:rsidRPr="006A7DD0" w:rsidRDefault="009C6C9E" w:rsidP="006A7DD0">
      <w:pPr>
        <w:rPr>
          <w:ins w:id="5578" w:author="Eric Boisvert" w:date="2016-03-17T05:51:00Z"/>
        </w:rPr>
      </w:pPr>
    </w:p>
    <w:p w14:paraId="4F39824A" w14:textId="77777777" w:rsidR="009B3BBD" w:rsidRDefault="009B3BBD" w:rsidP="009B3BBD">
      <w:pPr>
        <w:pStyle w:val="Heading2"/>
        <w:rPr>
          <w:ins w:id="5579" w:author="Eric Boisvert" w:date="2016-04-01T18:12:00Z"/>
          <w:lang w:val="en-CA"/>
        </w:rPr>
      </w:pPr>
      <w:bookmarkStart w:id="5580"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580"/>
    </w:p>
    <w:p w14:paraId="0916B7F7" w14:textId="77777777" w:rsidR="00A1351F" w:rsidRPr="00A1351F" w:rsidRDefault="00A1351F">
      <w:pPr>
        <w:rPr>
          <w:lang w:val="en-CA"/>
        </w:rPr>
        <w:pPrChange w:id="5581" w:author="Eric Boisvert" w:date="2016-04-01T18:12:00Z">
          <w:pPr>
            <w:pStyle w:val="Heading2"/>
          </w:pPr>
        </w:pPrChange>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6FBB36A3" w:rsidR="00A1351F" w:rsidRPr="00DC2FB9" w:rsidRDefault="00A1351F" w:rsidP="00B61014">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XML instance document shall 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3F02CAE2" w:rsidR="00A1351F" w:rsidRPr="00DC2FB9" w:rsidRDefault="00A1351F" w:rsidP="00B61014">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XML instance document shall pass schematron defined in schematron file located at   http://schemas.opengis.net/gsml/4.0/geoSciMLExtension.sch.</w:t>
            </w:r>
          </w:p>
        </w:tc>
      </w:tr>
    </w:tbl>
    <w:p w14:paraId="5213F33D" w14:textId="77777777" w:rsidR="006A7DD0" w:rsidRDefault="006A7DD0" w:rsidP="006A7DD0">
      <w:pPr>
        <w:rPr>
          <w:ins w:id="5582" w:author="Eric Boisvert" w:date="2016-04-01T18:12:00Z"/>
          <w:lang w:val="en-CA"/>
        </w:rPr>
      </w:pPr>
    </w:p>
    <w:p w14:paraId="5EE116B5" w14:textId="77777777" w:rsidR="00A1351F" w:rsidRDefault="00A1351F" w:rsidP="006A7DD0">
      <w:pPr>
        <w:rPr>
          <w:ins w:id="5583"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584"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585"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58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587"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588"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588"/>
    </w:p>
    <w:p w14:paraId="3C2D3365" w14:textId="77777777" w:rsidR="0068411B" w:rsidRDefault="0068411B" w:rsidP="0068411B">
      <w:pPr>
        <w:rPr>
          <w:ins w:id="5589"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15102B3" w:rsidR="000419EF" w:rsidRPr="000419EF" w:rsidRDefault="000419EF" w:rsidP="00B61014">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1E66D715" w:rsidR="000419EF" w:rsidRPr="000419EF" w:rsidRDefault="000419EF" w:rsidP="00B61014">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XML instance document shall pass schematron defined in schematron file located at   http://schemas.opengis.net/gsml/4.0/geologictime.sch</w:t>
            </w:r>
          </w:p>
        </w:tc>
      </w:tr>
    </w:tbl>
    <w:p w14:paraId="6D36425E" w14:textId="77777777" w:rsidR="000419EF" w:rsidRDefault="000419EF" w:rsidP="0068411B">
      <w:pPr>
        <w:rPr>
          <w:ins w:id="5590"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59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592" w:author="Eric Boisvert" w:date="2016-04-02T11:59:00Z">
              <w:r w:rsidRPr="005372A3" w:rsidDel="000419EF">
                <w:rPr>
                  <w:rStyle w:val="reqtext"/>
                  <w:lang w:val="en-CA"/>
                </w:rPr>
                <w:delText xml:space="preserve">shall </w:delText>
              </w:r>
            </w:del>
            <w:ins w:id="5593"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594"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3" w:history="1">
        <w:r w:rsidRPr="00140F09">
          <w:rPr>
            <w:rStyle w:val="Hyperlink"/>
          </w:rPr>
          <w:t>http://schemas.opengis.net/gsml/4.0/geologictime.sch</w:t>
        </w:r>
      </w:hyperlink>
      <w:ins w:id="5595"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488F5CF5"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596" w:author="Eric Boisvert" w:date="2016-04-02T11:59:00Z">
              <w:r w:rsidRPr="005372A3" w:rsidDel="000419EF">
                <w:rPr>
                  <w:rStyle w:val="reqtext"/>
                  <w:lang w:val="en-CA"/>
                </w:rPr>
                <w:delText xml:space="preserve">shall </w:delText>
              </w:r>
            </w:del>
            <w:ins w:id="5597" w:author="Eric Boisvert" w:date="2016-04-02T11:59:00Z">
              <w:r w:rsidR="000419EF">
                <w:rPr>
                  <w:rStyle w:val="reqtext"/>
                  <w:lang w:val="en-CA"/>
                </w:rPr>
                <w:t>SHALL</w:t>
              </w:r>
              <w:r w:rsidR="000419EF" w:rsidRPr="005372A3">
                <w:rPr>
                  <w:rStyle w:val="reqtext"/>
                  <w:lang w:val="en-CA"/>
                </w:rPr>
                <w:t xml:space="preserve"> </w:t>
              </w:r>
            </w:ins>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598"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599"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599"/>
    </w:p>
    <w:p w14:paraId="10B64978" w14:textId="77777777" w:rsidR="0068411B" w:rsidRDefault="0068411B" w:rsidP="0068411B">
      <w:pPr>
        <w:rPr>
          <w:ins w:id="5600"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5601"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5602" w:author="Eric Boisvert" w:date="2016-04-02T11:59:00Z"/>
                <w:rFonts w:ascii="Calibri" w:eastAsia="MS Mincho" w:hAnsi="Calibri"/>
                <w:b/>
                <w:sz w:val="20"/>
                <w:szCs w:val="20"/>
                <w:lang w:val="en-CA"/>
              </w:rPr>
            </w:pPr>
            <w:ins w:id="5603"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5604"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5605" w:author="Eric Boisvert" w:date="2016-04-02T11:59:00Z"/>
                <w:rFonts w:ascii="Calibri" w:eastAsia="MS Mincho" w:hAnsi="Calibri"/>
                <w:b/>
                <w:sz w:val="20"/>
                <w:szCs w:val="20"/>
                <w:lang w:val="en-CA"/>
              </w:rPr>
            </w:pPr>
            <w:ins w:id="5606"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5607"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5608" w:author="Eric Boisvert" w:date="2016-04-02T11:59:00Z"/>
                <w:rFonts w:ascii="Calibri" w:eastAsia="MS Mincho" w:hAnsi="Calibri"/>
                <w:b/>
                <w:sz w:val="20"/>
                <w:szCs w:val="20"/>
                <w:lang w:val="en-CA"/>
              </w:rPr>
            </w:pPr>
            <w:ins w:id="5609"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5610" w:author="Eric Boisvert" w:date="2016-04-02T11:59:00Z"/>
                <w:rFonts w:ascii="Calibri" w:eastAsia="MS Mincho" w:hAnsi="Calibri"/>
                <w:sz w:val="20"/>
                <w:szCs w:val="20"/>
                <w:lang w:val="en-CA"/>
              </w:rPr>
            </w:pPr>
            <w:ins w:id="5611"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5612"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5613" w:author="Eric Boisvert" w:date="2016-04-02T11:59:00Z"/>
                <w:rFonts w:ascii="Calibri" w:eastAsia="MS Mincho" w:hAnsi="Calibri"/>
                <w:b/>
                <w:sz w:val="20"/>
                <w:szCs w:val="20"/>
                <w:lang w:val="en-CA"/>
              </w:rPr>
            </w:pPr>
            <w:ins w:id="5614"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5615" w:author="Eric Boisvert" w:date="2016-04-02T11:59:00Z"/>
                <w:rFonts w:ascii="Calibri" w:eastAsia="MS Mincho" w:hAnsi="Calibri"/>
                <w:sz w:val="20"/>
                <w:szCs w:val="20"/>
                <w:lang w:val="en-CA"/>
              </w:rPr>
            </w:pPr>
            <w:ins w:id="5616"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5617"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5618"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5619" w:author="Eric Boisvert" w:date="2016-04-02T11:59:00Z"/>
                <w:rFonts w:ascii="Calibri" w:eastAsia="MS Mincho" w:hAnsi="Calibri"/>
                <w:b/>
                <w:sz w:val="20"/>
                <w:szCs w:val="20"/>
                <w:lang w:val="en-CA"/>
              </w:rPr>
            </w:pPr>
            <w:ins w:id="5620"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5621" w:author="Eric Boisvert" w:date="2016-04-02T11:59:00Z"/>
                <w:rFonts w:ascii="Calibri" w:eastAsia="MS Mincho" w:hAnsi="Calibri"/>
                <w:sz w:val="20"/>
                <w:szCs w:val="20"/>
                <w:lang w:val="en-CA"/>
              </w:rPr>
            </w:pPr>
            <w:ins w:id="5622"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5623"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5624" w:author="Eric Boisvert" w:date="2016-04-02T11:59:00Z"/>
                <w:rFonts w:ascii="Calibri" w:eastAsia="MS Mincho" w:hAnsi="Calibri"/>
                <w:b/>
                <w:sz w:val="20"/>
                <w:szCs w:val="20"/>
                <w:lang w:val="en-CA"/>
              </w:rPr>
            </w:pPr>
            <w:ins w:id="5625"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5626" w:author="Eric Boisvert" w:date="2016-04-02T11:59:00Z"/>
                <w:rStyle w:val="requri"/>
                <w:rFonts w:ascii="Calibri" w:eastAsia="MS Mincho" w:hAnsi="Calibri"/>
                <w:sz w:val="20"/>
                <w:szCs w:val="20"/>
                <w:lang w:val="en-CA"/>
              </w:rPr>
            </w:pPr>
            <w:ins w:id="5627" w:author="Eric Boisvert" w:date="2016-04-02T11:59:00Z">
              <w:r>
                <w:rPr>
                  <w:rStyle w:val="requri"/>
                  <w:rFonts w:ascii="Calibri" w:hAnsi="Calibri"/>
                  <w:sz w:val="20"/>
                  <w:szCs w:val="20"/>
                  <w:lang w:val="en-CA"/>
                </w:rPr>
                <w:t>/req/gsml4xsd-</w:t>
              </w:r>
            </w:ins>
            <w:ins w:id="5628" w:author="Eric Boisvert" w:date="2016-04-02T12:01:00Z">
              <w:r>
                <w:rPr>
                  <w:rStyle w:val="requri"/>
                  <w:rFonts w:ascii="Calibri" w:hAnsi="Calibri"/>
                  <w:sz w:val="20"/>
                  <w:szCs w:val="20"/>
                  <w:lang w:val="en-CA"/>
                </w:rPr>
                <w:t>borehole</w:t>
              </w:r>
            </w:ins>
            <w:ins w:id="5629"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5630" w:author="Eric Boisvert" w:date="2016-04-02T11:59:00Z"/>
                <w:rFonts w:ascii="Calibri" w:eastAsia="MS Mincho" w:hAnsi="Calibri"/>
                <w:sz w:val="20"/>
                <w:szCs w:val="20"/>
                <w:lang w:val="en-CA"/>
              </w:rPr>
            </w:pPr>
            <w:ins w:id="5631" w:author="Eric Boisvert" w:date="2016-04-02T11:59:00Z">
              <w:r w:rsidRPr="000419EF">
                <w:rPr>
                  <w:rFonts w:ascii="Calibri" w:eastAsia="MS Mincho" w:hAnsi="Calibri"/>
                  <w:sz w:val="20"/>
                  <w:szCs w:val="20"/>
                  <w:lang w:val="en-CA"/>
                </w:rPr>
                <w:lastRenderedPageBreak/>
                <w:t>XML instance document shall validate with schema located at   http://schemas.opengis.net/gsml/4.0/</w:t>
              </w:r>
            </w:ins>
            <w:ins w:id="5632" w:author="Eric Boisvert" w:date="2016-04-02T12:01:00Z">
              <w:r>
                <w:rPr>
                  <w:rFonts w:ascii="Calibri" w:eastAsia="MS Mincho" w:hAnsi="Calibri"/>
                  <w:sz w:val="20"/>
                  <w:szCs w:val="20"/>
                  <w:lang w:val="en-CA"/>
                </w:rPr>
                <w:t>borehole</w:t>
              </w:r>
            </w:ins>
            <w:ins w:id="5633"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5634"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5635" w:author="Eric Boisvert" w:date="2016-04-02T11:59:00Z"/>
                <w:rFonts w:ascii="Calibri" w:eastAsia="MS Mincho" w:hAnsi="Calibri"/>
                <w:b/>
                <w:sz w:val="20"/>
                <w:szCs w:val="20"/>
                <w:lang w:val="en-CA"/>
              </w:rPr>
            </w:pPr>
            <w:ins w:id="5636" w:author="Eric Boisvert" w:date="2016-04-02T11:59:00Z">
              <w:r w:rsidRPr="000419EF">
                <w:rPr>
                  <w:rFonts w:ascii="Calibri" w:eastAsia="MS Mincho" w:hAnsi="Calibri"/>
                  <w:b/>
                  <w:sz w:val="20"/>
                  <w:szCs w:val="20"/>
                  <w:lang w:val="en-CA"/>
                </w:rPr>
                <w:lastRenderedPageBreak/>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5637" w:author="Eric Boisvert" w:date="2016-04-02T11:59:00Z"/>
                <w:rStyle w:val="requri"/>
                <w:rFonts w:ascii="Calibri" w:hAnsi="Calibri"/>
                <w:sz w:val="20"/>
                <w:szCs w:val="20"/>
                <w:lang w:val="en-CA"/>
              </w:rPr>
            </w:pPr>
            <w:ins w:id="5638" w:author="Eric Boisvert" w:date="2016-04-02T11:59:00Z">
              <w:r>
                <w:rPr>
                  <w:rStyle w:val="requri"/>
                  <w:rFonts w:ascii="Calibri" w:hAnsi="Calibri"/>
                  <w:sz w:val="20"/>
                  <w:szCs w:val="20"/>
                  <w:lang w:val="en-CA"/>
                </w:rPr>
                <w:t>/req/gsml4xsd-</w:t>
              </w:r>
            </w:ins>
            <w:ins w:id="5639" w:author="Eric Boisvert" w:date="2016-04-02T12:01:00Z">
              <w:r>
                <w:rPr>
                  <w:rStyle w:val="requri"/>
                  <w:rFonts w:ascii="Calibri" w:hAnsi="Calibri"/>
                  <w:sz w:val="20"/>
                  <w:szCs w:val="20"/>
                  <w:lang w:val="en-CA"/>
                </w:rPr>
                <w:t>borehole</w:t>
              </w:r>
            </w:ins>
            <w:ins w:id="5640" w:author="Eric Boisvert" w:date="2016-04-02T11:59:00Z">
              <w:r w:rsidRPr="000419EF">
                <w:rPr>
                  <w:rStyle w:val="requri"/>
                  <w:rFonts w:ascii="Calibri" w:hAnsi="Calibri"/>
                  <w:sz w:val="20"/>
                  <w:szCs w:val="20"/>
                  <w:lang w:val="en-CA"/>
                </w:rPr>
                <w:t xml:space="preserve">/sch </w:t>
              </w:r>
            </w:ins>
          </w:p>
          <w:p w14:paraId="31F7C153" w14:textId="34EFE7F4" w:rsidR="000419EF" w:rsidRPr="000419EF" w:rsidRDefault="000419EF" w:rsidP="000419EF">
            <w:pPr>
              <w:spacing w:before="100" w:beforeAutospacing="1" w:after="100" w:afterAutospacing="1" w:line="230" w:lineRule="atLeast"/>
              <w:rPr>
                <w:ins w:id="5641" w:author="Eric Boisvert" w:date="2016-04-02T11:59:00Z"/>
                <w:rFonts w:ascii="Calibri" w:eastAsia="MS Mincho" w:hAnsi="Calibri"/>
                <w:b/>
                <w:sz w:val="20"/>
                <w:szCs w:val="20"/>
                <w:lang w:val="en-CA"/>
              </w:rPr>
            </w:pPr>
            <w:ins w:id="5642" w:author="Eric Boisvert" w:date="2016-04-02T11:59:00Z">
              <w:r w:rsidRPr="000419EF">
                <w:rPr>
                  <w:rStyle w:val="reqtext"/>
                  <w:rFonts w:ascii="Calibri" w:hAnsi="Calibri"/>
                  <w:sz w:val="20"/>
                  <w:szCs w:val="20"/>
                  <w:lang w:val="en-CA"/>
                </w:rPr>
                <w:t>XML instance document shall pass schematron defined in schematron file located at   http://schemas.opengis.net/gsml/4.0/</w:t>
              </w:r>
            </w:ins>
            <w:ins w:id="5643" w:author="Eric Boisvert" w:date="2016-04-02T12:01:00Z">
              <w:r>
                <w:rPr>
                  <w:rStyle w:val="reqtext"/>
                  <w:rFonts w:ascii="Calibri" w:hAnsi="Calibri"/>
                  <w:sz w:val="20"/>
                  <w:szCs w:val="20"/>
                  <w:lang w:val="en-CA"/>
                </w:rPr>
                <w:t>borehole</w:t>
              </w:r>
            </w:ins>
            <w:ins w:id="5644"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5645"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564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647"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64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649"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650" w:name="_Toc446944640"/>
      <w:r w:rsidRPr="00D12552">
        <w:rPr>
          <w:lang w:val="en-CA"/>
        </w:rPr>
        <w:t xml:space="preserve">GeoSciML </w:t>
      </w:r>
      <w:r>
        <w:rPr>
          <w:lang w:val="en-CA"/>
        </w:rPr>
        <w:t>Laboratory XML Analysis</w:t>
      </w:r>
      <w:r w:rsidRPr="00D12552">
        <w:rPr>
          <w:lang w:val="en-CA"/>
        </w:rPr>
        <w:t xml:space="preserve"> Requirements Class</w:t>
      </w:r>
      <w:bookmarkEnd w:id="5650"/>
    </w:p>
    <w:p w14:paraId="7C74EBE4" w14:textId="77777777" w:rsidR="00C648D4" w:rsidRDefault="00C648D4" w:rsidP="00C648D4">
      <w:pPr>
        <w:rPr>
          <w:ins w:id="5651"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5652"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5653" w:author="Eric Boisvert" w:date="2016-04-02T12:01:00Z"/>
                <w:rFonts w:ascii="Calibri" w:eastAsia="MS Mincho" w:hAnsi="Calibri"/>
                <w:b/>
                <w:sz w:val="20"/>
                <w:szCs w:val="20"/>
                <w:lang w:val="en-CA"/>
              </w:rPr>
            </w:pPr>
            <w:ins w:id="5654"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5655"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5656" w:author="Eric Boisvert" w:date="2016-04-02T12:01:00Z"/>
                <w:rFonts w:ascii="Calibri" w:eastAsia="MS Mincho" w:hAnsi="Calibri"/>
                <w:b/>
                <w:sz w:val="20"/>
                <w:szCs w:val="20"/>
                <w:lang w:val="en-CA"/>
              </w:rPr>
            </w:pPr>
            <w:ins w:id="5657"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5658"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5659" w:author="Eric Boisvert" w:date="2016-04-02T12:01:00Z"/>
                <w:rFonts w:ascii="Calibri" w:eastAsia="MS Mincho" w:hAnsi="Calibri"/>
                <w:b/>
                <w:sz w:val="20"/>
                <w:szCs w:val="20"/>
                <w:lang w:val="en-CA"/>
              </w:rPr>
            </w:pPr>
            <w:ins w:id="5660"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5661" w:author="Eric Boisvert" w:date="2016-04-02T12:01:00Z"/>
                <w:rFonts w:ascii="Calibri" w:eastAsia="MS Mincho" w:hAnsi="Calibri"/>
                <w:sz w:val="20"/>
                <w:szCs w:val="20"/>
                <w:lang w:val="en-CA"/>
              </w:rPr>
            </w:pPr>
            <w:ins w:id="5662"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5663"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5664" w:author="Eric Boisvert" w:date="2016-04-02T12:01:00Z"/>
                <w:rFonts w:ascii="Calibri" w:eastAsia="MS Mincho" w:hAnsi="Calibri"/>
                <w:b/>
                <w:sz w:val="20"/>
                <w:szCs w:val="20"/>
                <w:lang w:val="en-CA"/>
              </w:rPr>
            </w:pPr>
            <w:ins w:id="5665"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5666" w:author="Eric Boisvert" w:date="2016-04-02T12:01:00Z"/>
                <w:rFonts w:ascii="Calibri" w:eastAsia="MS Mincho" w:hAnsi="Calibri"/>
                <w:sz w:val="20"/>
                <w:szCs w:val="20"/>
                <w:lang w:val="en-CA"/>
              </w:rPr>
            </w:pPr>
            <w:ins w:id="5667"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5668"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5669" w:author="Eric Boisvert" w:date="2016-04-02T12:01:00Z"/>
                <w:rFonts w:ascii="Calibri" w:eastAsia="MS Mincho" w:hAnsi="Calibri"/>
                <w:b/>
                <w:sz w:val="20"/>
                <w:szCs w:val="20"/>
                <w:lang w:val="en-CA"/>
              </w:rPr>
            </w:pPr>
            <w:ins w:id="5670"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5671" w:author="Eric Boisvert" w:date="2016-04-02T12:01:00Z"/>
                <w:rFonts w:ascii="Calibri" w:eastAsia="MS Mincho" w:hAnsi="Calibri"/>
                <w:sz w:val="20"/>
                <w:szCs w:val="20"/>
                <w:lang w:val="en-CA"/>
              </w:rPr>
            </w:pPr>
            <w:ins w:id="5672"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5673"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5674" w:author="Eric Boisvert" w:date="2016-04-02T12:01:00Z"/>
                <w:rFonts w:ascii="Calibri" w:eastAsia="MS Mincho" w:hAnsi="Calibri"/>
                <w:b/>
                <w:sz w:val="20"/>
                <w:szCs w:val="20"/>
                <w:lang w:val="en-CA"/>
              </w:rPr>
            </w:pPr>
            <w:ins w:id="5675"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5676" w:author="Eric Boisvert" w:date="2016-04-02T12:01:00Z"/>
                <w:rStyle w:val="requri"/>
                <w:rFonts w:ascii="Calibri" w:eastAsia="MS Mincho" w:hAnsi="Calibri"/>
                <w:sz w:val="20"/>
                <w:szCs w:val="20"/>
                <w:lang w:val="en-CA"/>
              </w:rPr>
            </w:pPr>
            <w:ins w:id="5677"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3F26921D" w:rsidR="000419EF" w:rsidRPr="000419EF" w:rsidRDefault="000419EF" w:rsidP="00B61014">
            <w:pPr>
              <w:spacing w:before="100" w:beforeAutospacing="1" w:after="100" w:afterAutospacing="1" w:line="230" w:lineRule="atLeast"/>
              <w:rPr>
                <w:ins w:id="5678" w:author="Eric Boisvert" w:date="2016-04-02T12:01:00Z"/>
                <w:rFonts w:ascii="Calibri" w:eastAsia="MS Mincho" w:hAnsi="Calibri"/>
                <w:sz w:val="20"/>
                <w:szCs w:val="20"/>
                <w:lang w:val="en-CA"/>
              </w:rPr>
            </w:pPr>
            <w:ins w:id="5679" w:author="Eric Boisvert" w:date="2016-04-02T12:01:00Z">
              <w:r w:rsidRPr="000419EF">
                <w:rPr>
                  <w:rFonts w:ascii="Calibri" w:eastAsia="MS Mincho" w:hAnsi="Calibri"/>
                  <w:sz w:val="20"/>
                  <w:szCs w:val="20"/>
                  <w:lang w:val="en-CA"/>
                </w:rPr>
                <w:t>XML instance document shall validate with schema located at   http://schemas.opengis.net/gsml/4.0/</w:t>
              </w:r>
            </w:ins>
            <w:ins w:id="5680" w:author="Eric Boisvert" w:date="2016-04-02T12:02:00Z">
              <w:r w:rsidRPr="00CE5B49">
                <w:rPr>
                  <w:rStyle w:val="reqtext"/>
                  <w:lang w:val="en-CA"/>
                </w:rPr>
                <w:t>laboratoryAnalysis-Specimen</w:t>
              </w:r>
            </w:ins>
            <w:ins w:id="5681"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5682"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5683" w:author="Eric Boisvert" w:date="2016-04-02T12:01:00Z"/>
                <w:rFonts w:ascii="Calibri" w:eastAsia="MS Mincho" w:hAnsi="Calibri"/>
                <w:b/>
                <w:sz w:val="20"/>
                <w:szCs w:val="20"/>
                <w:lang w:val="en-CA"/>
              </w:rPr>
            </w:pPr>
            <w:ins w:id="5684"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5685" w:author="Eric Boisvert" w:date="2016-04-02T12:01:00Z"/>
                <w:rStyle w:val="requri"/>
                <w:rFonts w:ascii="Calibri" w:hAnsi="Calibri"/>
                <w:sz w:val="20"/>
                <w:szCs w:val="20"/>
                <w:lang w:val="en-CA"/>
              </w:rPr>
            </w:pPr>
            <w:ins w:id="5686"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6C5390B7" w:rsidR="000419EF" w:rsidRPr="000419EF" w:rsidRDefault="000419EF" w:rsidP="00B61014">
            <w:pPr>
              <w:spacing w:before="100" w:beforeAutospacing="1" w:after="100" w:afterAutospacing="1" w:line="230" w:lineRule="atLeast"/>
              <w:rPr>
                <w:ins w:id="5687" w:author="Eric Boisvert" w:date="2016-04-02T12:01:00Z"/>
                <w:rFonts w:ascii="Calibri" w:eastAsia="MS Mincho" w:hAnsi="Calibri"/>
                <w:b/>
                <w:sz w:val="20"/>
                <w:szCs w:val="20"/>
                <w:lang w:val="en-CA"/>
              </w:rPr>
            </w:pPr>
            <w:ins w:id="5688" w:author="Eric Boisvert" w:date="2016-04-02T12:01:00Z">
              <w:r w:rsidRPr="000419EF">
                <w:rPr>
                  <w:rStyle w:val="reqtext"/>
                  <w:rFonts w:ascii="Calibri" w:hAnsi="Calibri"/>
                  <w:sz w:val="20"/>
                  <w:szCs w:val="20"/>
                  <w:lang w:val="en-CA"/>
                </w:rPr>
                <w:t>XML instance document shall pass schematron defined in schematron file located at   http://schemas.opengis.net/gsml/4.0/</w:t>
              </w:r>
            </w:ins>
            <w:ins w:id="5689" w:author="Eric Boisvert" w:date="2016-04-02T12:02:00Z">
              <w:r w:rsidRPr="00CE5B49">
                <w:rPr>
                  <w:rStyle w:val="reqtext"/>
                  <w:lang w:val="en-CA"/>
                </w:rPr>
                <w:t>laboratoryAnalysis-Specimen</w:t>
              </w:r>
            </w:ins>
            <w:ins w:id="5690"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5691" w:author="Eric Boisvert" w:date="2016-04-02T12:01:00Z"/>
          <w:lang w:val="en-CA"/>
        </w:rPr>
      </w:pPr>
    </w:p>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692"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693"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694"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695" w:author="Boisvert, Eric" w:date="2016-03-29T09:18:00Z">
              <w:r w:rsidR="00B8253A">
                <w:rPr>
                  <w:rStyle w:val="reqtext"/>
                  <w:lang w:val="en-CA"/>
                </w:rPr>
                <w:t>.</w:t>
              </w:r>
            </w:ins>
          </w:p>
        </w:tc>
      </w:tr>
    </w:tbl>
    <w:p w14:paraId="7F3DC502" w14:textId="5A05D939" w:rsidR="00334B16" w:rsidRDefault="00334B16" w:rsidP="00C648D4">
      <w:pPr>
        <w:rPr>
          <w:ins w:id="5696" w:author="Eric Boisvert" w:date="2016-04-02T13:22:00Z"/>
        </w:rPr>
      </w:pPr>
    </w:p>
    <w:p w14:paraId="3B4ED31D" w14:textId="77777777" w:rsidR="00B020FC" w:rsidRDefault="00334B16" w:rsidP="00C648D4">
      <w:ins w:id="5697" w:author="Eric Boisvert" w:date="2016-04-02T13:22:00Z">
        <w:r>
          <w:br w:type="page"/>
        </w:r>
      </w:ins>
    </w:p>
    <w:p w14:paraId="7368FBB6" w14:textId="77777777" w:rsidR="009A7B37" w:rsidRPr="00D12552" w:rsidRDefault="009A7B37">
      <w:pPr>
        <w:pStyle w:val="Heading1"/>
        <w:rPr>
          <w:lang w:val="en-CA"/>
        </w:rPr>
      </w:pPr>
      <w:bookmarkStart w:id="5698" w:name="_Toc446944647"/>
      <w:r w:rsidRPr="00D12552">
        <w:rPr>
          <w:lang w:val="en-CA"/>
        </w:rPr>
        <w:t>Media Types for any data encoding(s)</w:t>
      </w:r>
      <w:bookmarkEnd w:id="5698"/>
    </w:p>
    <w:p w14:paraId="7EC3DB5E" w14:textId="330B0565" w:rsidR="00EE0227" w:rsidRDefault="00EE0227" w:rsidP="00EE0227">
      <w:pPr>
        <w:autoSpaceDE w:val="0"/>
        <w:autoSpaceDN w:val="0"/>
        <w:adjustRightInd w:val="0"/>
        <w:spacing w:after="0"/>
        <w:rPr>
          <w:ins w:id="5699" w:author="Boisvert, Eric" w:date="2016-04-01T10:51:00Z"/>
          <w:rFonts w:ascii="TimesNewRomanPSMT" w:hAnsi="TimesNewRomanPSMT" w:cs="TimesNewRomanPSMT"/>
          <w:lang w:val="en-CA" w:eastAsia="en-CA"/>
        </w:rPr>
      </w:pPr>
      <w:ins w:id="5700" w:author="Boisvert, Eric" w:date="2016-04-01T10:52:00Z">
        <w:r>
          <w:rPr>
            <w:rFonts w:ascii="TimesNewRomanPSMT" w:hAnsi="TimesNewRomanPSMT" w:cs="TimesNewRomanPSMT"/>
            <w:lang w:val="en-CA" w:eastAsia="en-CA"/>
          </w:rPr>
          <w:t>GeoSciML 4.0</w:t>
        </w:r>
      </w:ins>
      <w:ins w:id="5701" w:author="Boisvert, Eric" w:date="2016-04-01T10:51:00Z">
        <w:r>
          <w:rPr>
            <w:rFonts w:ascii="TimesNewRomanPSMT" w:hAnsi="TimesNewRomanPSMT" w:cs="TimesNewRomanPSMT"/>
            <w:lang w:val="en-CA" w:eastAsia="en-CA"/>
          </w:rPr>
          <w:t xml:space="preserve"> data conforming to </w:t>
        </w:r>
      </w:ins>
      <w:ins w:id="5702" w:author="Boisvert, Eric" w:date="2016-04-01T10:52:00Z">
        <w:r>
          <w:rPr>
            <w:rFonts w:ascii="TimesNewRomanPSMT" w:hAnsi="TimesNewRomanPSMT" w:cs="TimesNewRomanPSMT"/>
            <w:lang w:val="en-CA" w:eastAsia="en-CA"/>
          </w:rPr>
          <w:t>clause 8</w:t>
        </w:r>
      </w:ins>
      <w:ins w:id="5703"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5704" w:author="Boisvert, Eric" w:date="2016-04-01T10:51:00Z"/>
          <w:rFonts w:ascii="TimesNewRomanPSMT" w:hAnsi="TimesNewRomanPSMT" w:cs="TimesNewRomanPSMT"/>
          <w:lang w:val="en-CA" w:eastAsia="en-CA"/>
        </w:rPr>
      </w:pPr>
      <w:proofErr w:type="gramStart"/>
      <w:ins w:id="5705" w:author="Boisvert, Eric" w:date="2016-04-01T10:51:00Z">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ins>
    </w:p>
    <w:p w14:paraId="7F0CFB0B" w14:textId="77777777" w:rsidR="00EE0227" w:rsidRDefault="00EE0227" w:rsidP="00EE0227">
      <w:pPr>
        <w:autoSpaceDE w:val="0"/>
        <w:autoSpaceDN w:val="0"/>
        <w:adjustRightInd w:val="0"/>
        <w:spacing w:after="0"/>
        <w:rPr>
          <w:ins w:id="5706" w:author="Boisvert, Eric" w:date="2016-04-01T10:51:00Z"/>
          <w:i/>
          <w:iCs/>
          <w:lang w:val="en-CA" w:eastAsia="en-CA"/>
        </w:rPr>
      </w:pPr>
      <w:proofErr w:type="gramStart"/>
      <w:ins w:id="5707" w:author="Boisvert, Eric" w:date="2016-04-01T10:51:00Z">
        <w:r>
          <w:rPr>
            <w:rFonts w:ascii="TimesNewRomanPSMT" w:hAnsi="TimesNewRomanPSMT" w:cs="TimesNewRomanPSMT"/>
            <w:lang w:val="en-CA" w:eastAsia="en-CA"/>
          </w:rPr>
          <w:t>data</w:t>
        </w:r>
        <w:proofErr w:type="gramEnd"/>
        <w:r>
          <w:rPr>
            <w:rFonts w:ascii="TimesNewRomanPSMT" w:hAnsi="TimesNewRomanPSMT" w:cs="TimesNewRomanPSMT"/>
            <w:lang w:val="en-CA" w:eastAsia="en-CA"/>
          </w:rPr>
          <w:t xml:space="preserve">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5708" w:author="Eric Boisvert" w:date="2016-04-02T12:02:00Z"/>
          <w:rFonts w:ascii="TimesNewRomanPSMT" w:hAnsi="TimesNewRomanPSMT" w:cs="TimesNewRomanPSMT"/>
          <w:lang w:val="en-CA" w:eastAsia="en-CA"/>
        </w:rPr>
      </w:pPr>
      <w:ins w:id="5709" w:author="Boisvert, Eric" w:date="2016-04-01T10:51:00Z">
        <w:r>
          <w:rPr>
            <w:i/>
            <w:iCs/>
            <w:lang w:val="en-CA" w:eastAsia="en-CA"/>
          </w:rPr>
          <w:t xml:space="preserve">Media Types for </w:t>
        </w:r>
        <w:proofErr w:type="gramStart"/>
        <w:r>
          <w:rPr>
            <w:i/>
            <w:iCs/>
            <w:lang w:val="en-CA" w:eastAsia="en-CA"/>
          </w:rPr>
          <w:t xml:space="preserve">GML </w:t>
        </w:r>
        <w:r>
          <w:rPr>
            <w:rFonts w:ascii="TimesNewRomanPSMT" w:hAnsi="TimesNewRomanPSMT" w:cs="TimesNewRomanPSMT"/>
            <w:lang w:val="en-CA" w:eastAsia="en-CA"/>
          </w:rPr>
          <w:t>,</w:t>
        </w:r>
        <w:proofErr w:type="gramEnd"/>
        <w:r>
          <w:rPr>
            <w:rFonts w:ascii="TimesNewRomanPSMT" w:hAnsi="TimesNewRomanPSMT" w:cs="TimesNewRomanPSMT"/>
            <w:lang w:val="en-CA" w:eastAsia="en-CA"/>
          </w:rPr>
          <w:t xml:space="preserve"> namely</w:t>
        </w:r>
      </w:ins>
    </w:p>
    <w:p w14:paraId="4ABEB529" w14:textId="77777777" w:rsidR="000419EF" w:rsidRDefault="000419EF" w:rsidP="00EE0227">
      <w:pPr>
        <w:autoSpaceDE w:val="0"/>
        <w:autoSpaceDN w:val="0"/>
        <w:adjustRightInd w:val="0"/>
        <w:spacing w:after="0"/>
        <w:rPr>
          <w:ins w:id="5710" w:author="Boisvert, Eric" w:date="2016-04-01T10:51:00Z"/>
          <w:rFonts w:ascii="TimesNewRomanPSMT" w:hAnsi="TimesNewRomanPSMT" w:cs="TimesNewRomanPSMT"/>
          <w:lang w:val="en-CA" w:eastAsia="en-CA"/>
        </w:rPr>
      </w:pPr>
    </w:p>
    <w:p w14:paraId="397D43DF" w14:textId="5D0CAFBC" w:rsidR="00EE0227" w:rsidRDefault="00EE0227" w:rsidP="00EE0227">
      <w:pPr>
        <w:rPr>
          <w:ins w:id="5711" w:author="Eric Boisvert" w:date="2016-04-02T13:21:00Z"/>
          <w:lang w:val="en-CA"/>
        </w:rPr>
      </w:pPr>
      <w:proofErr w:type="gramStart"/>
      <w:ins w:id="5712" w:author="Boisvert, Eric" w:date="2016-04-01T10:51:00Z">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ins>
    </w:p>
    <w:p w14:paraId="78D9A287" w14:textId="503CFA7F" w:rsidR="00334B16" w:rsidRDefault="00334B16" w:rsidP="00EE0227">
      <w:pPr>
        <w:rPr>
          <w:ins w:id="5713" w:author="Boisvert, Eric" w:date="2016-04-01T10:52:00Z"/>
          <w:lang w:val="en-CA"/>
        </w:rPr>
      </w:pPr>
      <w:ins w:id="5714" w:author="Eric Boisvert" w:date="2016-04-02T13:22:00Z">
        <w:r>
          <w:rPr>
            <w:lang w:val="en-CA"/>
          </w:rPr>
          <w:br w:type="page"/>
        </w:r>
      </w:ins>
    </w:p>
    <w:p w14:paraId="68B7A5E5" w14:textId="619A0F79" w:rsidR="000F075C" w:rsidRPr="00D12552" w:rsidRDefault="000F075C" w:rsidP="000F075C">
      <w:pPr>
        <w:pStyle w:val="Heading1"/>
        <w:rPr>
          <w:lang w:val="en-CA"/>
        </w:rPr>
      </w:pPr>
      <w:bookmarkStart w:id="5715" w:name="_Toc446944648"/>
      <w:r>
        <w:rPr>
          <w:lang w:val="en-CA"/>
        </w:rPr>
        <w:t>Abbreviations and Acronyms</w:t>
      </w:r>
      <w:bookmarkEnd w:id="571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4"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5"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716" w:author="Ollie Raymond" w:date="2016-02-03T09:38:00Z"/>
          <w:lang w:val="en-CA"/>
        </w:rPr>
      </w:pPr>
    </w:p>
    <w:p w14:paraId="57CEF178" w14:textId="165938B3" w:rsidR="009A7B37" w:rsidRPr="00D12552" w:rsidRDefault="009A7B37" w:rsidP="00B61014">
      <w:pPr>
        <w:pStyle w:val="AnnexLevel1main"/>
        <w:rPr>
          <w:lang w:val="en-CA"/>
        </w:rPr>
        <w:pPrChange w:id="5717" w:author="Eric Boisvert" w:date="2016-04-02T12:10:00Z">
          <w:pPr/>
        </w:pPrChange>
      </w:pPr>
      <w:r w:rsidRPr="00D12552">
        <w:rPr>
          <w:lang w:val="en-CA"/>
        </w:rPr>
        <w:br w:type="page"/>
      </w:r>
      <w:ins w:id="5718" w:author="Eric Boisvert" w:date="2016-04-02T12:10:00Z">
        <w:r w:rsidR="00B61014">
          <w:rPr>
            <w:lang w:val="en-CA"/>
          </w:rPr>
          <w:lastRenderedPageBreak/>
          <w:t>Annexes</w:t>
        </w:r>
      </w:ins>
    </w:p>
    <w:p w14:paraId="4A91F08D" w14:textId="226EF7C9" w:rsidR="00B61014" w:rsidRPr="0027787F" w:rsidRDefault="00B61014" w:rsidP="0027787F">
      <w:pPr>
        <w:pStyle w:val="OGCAnnexX"/>
      </w:pPr>
      <w:bookmarkStart w:id="5719" w:name="_Toc426472101"/>
      <w:bookmarkStart w:id="5720" w:name="_Toc445211802"/>
      <w:r w:rsidRPr="0027787F">
        <w:t>Conformance classes</w:t>
      </w:r>
    </w:p>
    <w:p w14:paraId="5E078BF4" w14:textId="77777777" w:rsidR="00401781" w:rsidRPr="0027787F" w:rsidRDefault="00401781" w:rsidP="0027787F">
      <w:pPr>
        <w:rPr>
          <w:rPrChange w:id="5721" w:author="Eric Boisvert" w:date="2016-04-02T12:45:00Z">
            <w:rPr>
              <w:lang w:val="fr-CA"/>
            </w:rPr>
          </w:rPrChange>
        </w:rPr>
        <w:pPrChange w:id="5722" w:author="Eric Boisvert" w:date="2016-04-02T12:45:00Z">
          <w:pPr>
            <w:pStyle w:val="Heading2"/>
            <w:numPr>
              <w:ilvl w:val="0"/>
              <w:numId w:val="0"/>
            </w:numPr>
            <w:ind w:left="578" w:hanging="578"/>
          </w:pPr>
        </w:pPrChange>
      </w:pPr>
    </w:p>
    <w:bookmarkEnd w:id="5719"/>
    <w:bookmarkEnd w:id="5720"/>
    <w:p w14:paraId="13276943" w14:textId="4CFAF8CD" w:rsidR="00480BB6" w:rsidRPr="0027787F" w:rsidRDefault="00480BB6" w:rsidP="003C54F8">
      <w:pPr>
        <w:pStyle w:val="OGCAnnexXX"/>
        <w:rPr>
          <w:ins w:id="5723" w:author="Eric Boisvert" w:date="2016-04-02T12:12:00Z"/>
        </w:rPr>
        <w:pPrChange w:id="5724" w:author="Eric Boisvert" w:date="2016-04-02T12:58:00Z">
          <w:pPr>
            <w:pStyle w:val="Annexlevel4"/>
          </w:pPr>
        </w:pPrChange>
      </w:pPr>
      <w:del w:id="5725" w:author="Eric Boisvert" w:date="2016-04-02T12:18:00Z">
        <w:r w:rsidRPr="0027787F" w:rsidDel="00231114">
          <w:delText>A.</w:delText>
        </w:r>
        <w:r w:rsidR="00B61014" w:rsidRPr="0027787F" w:rsidDel="00231114">
          <w:delText>1</w:delText>
        </w:r>
        <w:r w:rsidRPr="0027787F" w:rsidDel="00231114">
          <w:delText xml:space="preserve">.1 </w:delText>
        </w:r>
      </w:del>
      <w:r w:rsidR="00542F0B" w:rsidRPr="0027787F">
        <w:t xml:space="preserve">Conformance class: </w:t>
      </w:r>
      <w:r w:rsidRPr="0027787F">
        <w:t>GeoSciML Core Abstract</w:t>
      </w:r>
    </w:p>
    <w:p w14:paraId="5327A704" w14:textId="77777777" w:rsidR="00B61014" w:rsidRDefault="00B61014" w:rsidP="003C54F8">
      <w:pPr>
        <w:pPrChange w:id="5726"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7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728" w:author="Boisvert, Eric" w:date="2016-03-29T09:19:00Z"/>
                <w:rFonts w:cs="Arial"/>
                <w:szCs w:val="18"/>
                <w:lang w:eastAsia="en-US"/>
              </w:rPr>
            </w:pPr>
            <w:ins w:id="572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730" w:author="Boisvert, Eric" w:date="2016-03-29T09:19:00Z"/>
                <w:rFonts w:cs="Arial"/>
                <w:b/>
                <w:color w:val="0000FF"/>
                <w:szCs w:val="18"/>
                <w:lang w:eastAsia="en-US"/>
              </w:rPr>
            </w:pPr>
            <w:ins w:id="5731"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73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733" w:author="Boisvert, Eric" w:date="2016-03-29T09:19:00Z"/>
                <w:rFonts w:cs="Arial"/>
                <w:szCs w:val="18"/>
                <w:lang w:eastAsia="en-US"/>
              </w:rPr>
            </w:pPr>
            <w:ins w:id="573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35" w:author="Boisvert, Eric" w:date="2016-03-29T09:19:00Z"/>
                <w:rFonts w:cs="Arial"/>
                <w:b/>
                <w:color w:val="0000FF"/>
                <w:szCs w:val="18"/>
                <w:lang w:eastAsia="en-US"/>
              </w:rPr>
            </w:pPr>
            <w:ins w:id="5736" w:author="Boisvert, Eric" w:date="2016-03-29T09:19:00Z">
              <w:r>
                <w:rPr>
                  <w:rFonts w:cs="Arial"/>
                  <w:szCs w:val="18"/>
                  <w:lang w:val="en-US"/>
                </w:rPr>
                <w:t>/req/gsml4-core</w:t>
              </w:r>
            </w:ins>
          </w:p>
        </w:tc>
      </w:tr>
      <w:tr w:rsidR="00480BB6" w:rsidRPr="00DE63EA" w14:paraId="115D397C" w14:textId="77777777" w:rsidTr="0024128E">
        <w:trPr>
          <w:ins w:id="573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738" w:author="Boisvert, Eric" w:date="2016-03-29T09:19:00Z"/>
                <w:rFonts w:cs="Arial"/>
                <w:b/>
                <w:szCs w:val="18"/>
              </w:rPr>
            </w:pPr>
            <w:ins w:id="573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40" w:author="Boisvert, Eric" w:date="2016-03-29T09:19:00Z"/>
                <w:rFonts w:cs="Arial"/>
                <w:szCs w:val="18"/>
                <w:lang w:val="en-US"/>
              </w:rPr>
            </w:pPr>
            <w:ins w:id="5741" w:author="Boisvert, Eric" w:date="2016-03-29T09:19:00Z">
              <w:r>
                <w:rPr>
                  <w:rFonts w:cs="Arial"/>
                  <w:szCs w:val="18"/>
                  <w:lang w:val="en-US"/>
                </w:rPr>
                <w:t>Urn:iso:dis:iso:19156:clause:A.1.1</w:t>
              </w:r>
            </w:ins>
          </w:p>
        </w:tc>
      </w:tr>
      <w:tr w:rsidR="00480BB6" w:rsidRPr="00DE63EA" w14:paraId="5AF8C0E7" w14:textId="77777777" w:rsidTr="0024128E">
        <w:trPr>
          <w:trHeight w:val="416"/>
          <w:ins w:id="574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43" w:author="Boisvert, Eric" w:date="2016-03-29T09:19:00Z"/>
                <w:rFonts w:cs="Arial"/>
                <w:b/>
                <w:szCs w:val="18"/>
                <w:lang w:eastAsia="en-US"/>
              </w:rPr>
            </w:pPr>
            <w:ins w:id="574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45" w:author="Boisvert, Eric" w:date="2016-03-29T09:19:00Z"/>
                <w:rFonts w:cs="Arial"/>
                <w:b/>
                <w:color w:val="FF0000"/>
                <w:szCs w:val="18"/>
                <w:lang w:eastAsia="en-US"/>
              </w:rPr>
            </w:pPr>
            <w:ins w:id="574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49" w:author="Boisvert, Eric" w:date="2016-03-29T09:19:00Z"/>
                <w:rFonts w:ascii="Arial" w:eastAsia="MS Mincho" w:hAnsi="Arial" w:cs="Arial"/>
                <w:sz w:val="18"/>
                <w:szCs w:val="18"/>
              </w:rPr>
            </w:pPr>
            <w:ins w:id="57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51" w:author="Boisvert, Eric" w:date="2016-03-29T09:19:00Z"/>
                <w:rFonts w:ascii="Arial" w:eastAsia="MS Mincho" w:hAnsi="Arial" w:cs="Arial"/>
                <w:b/>
                <w:color w:val="0000FF"/>
                <w:sz w:val="18"/>
                <w:szCs w:val="18"/>
              </w:rPr>
            </w:pPr>
            <w:ins w:id="5752" w:author="Boisvert, Eric" w:date="2016-03-29T09:19:00Z">
              <w:r w:rsidRPr="00480BB6">
                <w:rPr>
                  <w:rFonts w:ascii="Arial" w:hAnsi="Arial" w:cs="Arial"/>
                  <w:sz w:val="18"/>
                  <w:szCs w:val="18"/>
                  <w:lang w:val="en-CA"/>
                  <w:rPrChange w:id="5753"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56" w:author="Boisvert, Eric" w:date="2016-03-29T09:19:00Z"/>
                <w:rFonts w:ascii="Arial" w:eastAsia="MS Mincho" w:hAnsi="Arial" w:cs="Arial"/>
                <w:sz w:val="18"/>
                <w:szCs w:val="18"/>
              </w:rPr>
            </w:pPr>
            <w:ins w:id="57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58" w:author="Boisvert, Eric" w:date="2016-03-29T09:19:00Z"/>
                <w:rFonts w:cs="Arial"/>
                <w:b/>
                <w:color w:val="FF0000"/>
                <w:szCs w:val="18"/>
                <w:lang w:eastAsia="en-US"/>
              </w:rPr>
            </w:pPr>
            <w:ins w:id="5759"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7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7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62" w:author="Boisvert, Eric" w:date="2016-03-29T09:19:00Z"/>
                <w:rFonts w:ascii="Arial" w:eastAsia="MS Mincho" w:hAnsi="Arial" w:cs="Arial"/>
                <w:sz w:val="18"/>
                <w:szCs w:val="18"/>
              </w:rPr>
            </w:pPr>
            <w:ins w:id="57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764" w:author="Boisvert, Eric" w:date="2016-03-29T09:19:00Z"/>
                <w:rFonts w:ascii="Arial" w:eastAsia="MS Mincho" w:hAnsi="Arial" w:cs="Arial"/>
                <w:sz w:val="18"/>
                <w:szCs w:val="18"/>
              </w:rPr>
            </w:pPr>
            <w:ins w:id="5765"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7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7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68" w:author="Boisvert, Eric" w:date="2016-03-29T09:19:00Z"/>
                <w:rFonts w:ascii="Arial" w:eastAsia="MS Mincho" w:hAnsi="Arial" w:cs="Arial"/>
                <w:sz w:val="18"/>
                <w:szCs w:val="18"/>
              </w:rPr>
            </w:pPr>
            <w:ins w:id="57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70" w:author="Boisvert, Eric" w:date="2016-03-29T09:19:00Z"/>
                <w:rFonts w:cs="Arial"/>
                <w:szCs w:val="18"/>
                <w:lang w:eastAsia="en-US"/>
              </w:rPr>
            </w:pPr>
          </w:p>
        </w:tc>
      </w:tr>
      <w:tr w:rsidR="00480BB6" w:rsidRPr="008A79BA" w14:paraId="70FEBBB1" w14:textId="77777777" w:rsidTr="0024128E">
        <w:trPr>
          <w:trHeight w:val="416"/>
          <w:ins w:id="577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772" w:author="Boisvert, Eric" w:date="2016-03-29T09:19:00Z"/>
                <w:rFonts w:cs="Arial"/>
                <w:b/>
                <w:szCs w:val="18"/>
                <w:lang w:eastAsia="en-US"/>
              </w:rPr>
            </w:pPr>
            <w:ins w:id="577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774" w:author="Boisvert, Eric" w:date="2016-03-29T09:19:00Z"/>
                <w:rFonts w:cs="Arial"/>
                <w:b/>
                <w:color w:val="FF0000"/>
                <w:szCs w:val="18"/>
                <w:lang w:eastAsia="en-US"/>
              </w:rPr>
            </w:pPr>
            <w:ins w:id="577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777" w:author="Boisvert, Eric" w:date="2016-03-29T09:19:00Z"/>
                <w:rFonts w:ascii="Arial" w:eastAsia="MS Mincho" w:hAnsi="Arial" w:cs="Arial"/>
                <w:b/>
                <w:sz w:val="18"/>
                <w:szCs w:val="18"/>
                <w:lang w:val="en-CA"/>
                <w:rPrChange w:id="5778" w:author="Boisvert, Eric" w:date="2016-03-29T09:20:00Z">
                  <w:rPr>
                    <w:ins w:id="577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780" w:author="Boisvert, Eric" w:date="2016-03-29T09:19:00Z"/>
                <w:rFonts w:ascii="Arial" w:eastAsia="MS Mincho" w:hAnsi="Arial" w:cs="Arial"/>
                <w:sz w:val="18"/>
                <w:szCs w:val="18"/>
              </w:rPr>
            </w:pPr>
            <w:ins w:id="57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82" w:author="Boisvert, Eric" w:date="2016-03-29T09:19:00Z"/>
                <w:rFonts w:ascii="Arial" w:eastAsia="MS Mincho" w:hAnsi="Arial" w:cs="Arial"/>
                <w:b/>
                <w:color w:val="0000FF"/>
                <w:sz w:val="18"/>
                <w:szCs w:val="18"/>
                <w:lang w:val="en-CA"/>
                <w:rPrChange w:id="5783" w:author="Boisvert, Eric" w:date="2016-03-29T09:20:00Z">
                  <w:rPr>
                    <w:ins w:id="5784" w:author="Boisvert, Eric" w:date="2016-03-29T09:19:00Z"/>
                    <w:rFonts w:ascii="Arial" w:eastAsia="MS Mincho" w:hAnsi="Arial" w:cs="Arial"/>
                    <w:b/>
                    <w:color w:val="0000FF"/>
                    <w:sz w:val="18"/>
                    <w:szCs w:val="18"/>
                    <w:lang w:val="fr-CA"/>
                  </w:rPr>
                </w:rPrChange>
              </w:rPr>
            </w:pPr>
            <w:ins w:id="5785" w:author="Boisvert, Eric" w:date="2016-03-29T09:19:00Z">
              <w:r w:rsidRPr="00480BB6">
                <w:rPr>
                  <w:rFonts w:ascii="Arial" w:hAnsi="Arial" w:cs="Arial"/>
                  <w:sz w:val="18"/>
                  <w:szCs w:val="18"/>
                  <w:lang w:val="en-CA"/>
                  <w:rPrChange w:id="5786"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7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788" w:author="Boisvert, Eric" w:date="2016-03-29T09:19:00Z"/>
                <w:rFonts w:ascii="Arial" w:eastAsia="MS Mincho" w:hAnsi="Arial" w:cs="Arial"/>
                <w:b/>
                <w:sz w:val="18"/>
                <w:szCs w:val="18"/>
                <w:lang w:val="en-CA"/>
                <w:rPrChange w:id="5789" w:author="Boisvert, Eric" w:date="2016-03-29T09:20:00Z">
                  <w:rPr>
                    <w:ins w:id="5790"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791" w:author="Boisvert, Eric" w:date="2016-03-29T09:19:00Z"/>
                <w:rFonts w:ascii="Arial" w:eastAsia="MS Mincho" w:hAnsi="Arial" w:cs="Arial"/>
                <w:sz w:val="18"/>
                <w:szCs w:val="18"/>
              </w:rPr>
            </w:pPr>
            <w:ins w:id="57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793" w:author="Boisvert, Eric" w:date="2016-03-29T09:19:00Z"/>
                <w:rFonts w:cs="Arial"/>
                <w:b/>
                <w:color w:val="FF0000"/>
                <w:szCs w:val="18"/>
                <w:lang w:eastAsia="en-US"/>
              </w:rPr>
            </w:pPr>
            <w:ins w:id="5794"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797" w:author="Boisvert, Eric" w:date="2016-03-29T09:19:00Z"/>
                <w:rFonts w:ascii="Arial" w:eastAsia="MS Mincho" w:hAnsi="Arial" w:cs="Arial"/>
                <w:sz w:val="18"/>
                <w:szCs w:val="18"/>
              </w:rPr>
            </w:pPr>
            <w:ins w:id="57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799" w:author="Boisvert, Eric" w:date="2016-03-29T09:19:00Z"/>
                <w:rFonts w:ascii="Arial" w:eastAsia="MS Mincho" w:hAnsi="Arial" w:cs="Arial"/>
                <w:sz w:val="18"/>
                <w:szCs w:val="18"/>
              </w:rPr>
            </w:pPr>
            <w:ins w:id="5800"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803" w:author="Boisvert, Eric" w:date="2016-03-29T09:19:00Z"/>
                <w:rFonts w:ascii="Arial" w:eastAsia="MS Mincho" w:hAnsi="Arial" w:cs="Arial"/>
                <w:sz w:val="18"/>
                <w:szCs w:val="18"/>
              </w:rPr>
            </w:pPr>
            <w:ins w:id="58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805" w:author="Boisvert, Eric" w:date="2016-03-29T09:19:00Z"/>
                <w:rFonts w:cs="Arial"/>
                <w:szCs w:val="18"/>
                <w:lang w:eastAsia="en-US"/>
              </w:rPr>
            </w:pPr>
          </w:p>
        </w:tc>
      </w:tr>
      <w:tr w:rsidR="00480BB6" w:rsidRPr="004A745D" w14:paraId="43A9EA52" w14:textId="77777777" w:rsidTr="0024128E">
        <w:trPr>
          <w:trHeight w:val="416"/>
          <w:ins w:id="580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807" w:author="Boisvert, Eric" w:date="2016-03-29T09:19:00Z"/>
                <w:rFonts w:cs="Arial"/>
                <w:b/>
                <w:szCs w:val="18"/>
                <w:lang w:eastAsia="en-US"/>
              </w:rPr>
            </w:pPr>
            <w:ins w:id="580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809" w:author="Boisvert, Eric" w:date="2016-03-29T09:19:00Z"/>
                <w:rFonts w:cs="Arial"/>
                <w:b/>
                <w:color w:val="FF0000"/>
                <w:szCs w:val="18"/>
                <w:lang w:eastAsia="en-US"/>
              </w:rPr>
            </w:pPr>
            <w:ins w:id="581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812"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813" w:author="Boisvert, Eric" w:date="2016-03-29T09:19:00Z"/>
                <w:rFonts w:ascii="Arial" w:eastAsia="MS Mincho" w:hAnsi="Arial" w:cs="Arial"/>
                <w:sz w:val="18"/>
                <w:szCs w:val="18"/>
              </w:rPr>
            </w:pPr>
            <w:ins w:id="58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815" w:author="Boisvert, Eric" w:date="2016-03-29T09:19:00Z"/>
                <w:rFonts w:ascii="Arial" w:eastAsia="MS Mincho" w:hAnsi="Arial" w:cs="Arial"/>
                <w:b/>
                <w:color w:val="0000FF"/>
                <w:sz w:val="18"/>
                <w:szCs w:val="18"/>
                <w:lang w:val="fr-CA"/>
              </w:rPr>
            </w:pPr>
            <w:ins w:id="5816"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8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81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819" w:author="Boisvert, Eric" w:date="2016-03-29T09:19:00Z"/>
                <w:rFonts w:ascii="Arial" w:eastAsia="MS Mincho" w:hAnsi="Arial" w:cs="Arial"/>
                <w:sz w:val="18"/>
                <w:szCs w:val="18"/>
              </w:rPr>
            </w:pPr>
            <w:ins w:id="582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821" w:author="Boisvert, Eric" w:date="2016-03-29T09:19:00Z"/>
                <w:rFonts w:cs="Arial"/>
                <w:b/>
                <w:color w:val="FF0000"/>
                <w:szCs w:val="18"/>
                <w:lang w:eastAsia="en-US"/>
              </w:rPr>
            </w:pPr>
            <w:ins w:id="5822"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8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8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825" w:author="Boisvert, Eric" w:date="2016-03-29T09:19:00Z"/>
                <w:rFonts w:ascii="Arial" w:eastAsia="MS Mincho" w:hAnsi="Arial" w:cs="Arial"/>
                <w:sz w:val="18"/>
                <w:szCs w:val="18"/>
              </w:rPr>
            </w:pPr>
            <w:ins w:id="58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827" w:author="Boisvert, Eric" w:date="2016-03-29T09:19:00Z"/>
                <w:rFonts w:ascii="Arial" w:eastAsia="MS Mincho" w:hAnsi="Arial" w:cs="Arial"/>
                <w:sz w:val="18"/>
                <w:szCs w:val="18"/>
              </w:rPr>
            </w:pPr>
            <w:ins w:id="5828"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8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8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831" w:author="Boisvert, Eric" w:date="2016-03-29T09:19:00Z"/>
                <w:rFonts w:ascii="Arial" w:eastAsia="MS Mincho" w:hAnsi="Arial" w:cs="Arial"/>
                <w:sz w:val="18"/>
                <w:szCs w:val="18"/>
              </w:rPr>
            </w:pPr>
            <w:ins w:id="58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833" w:author="Boisvert, Eric" w:date="2016-03-29T09:19:00Z"/>
                <w:rFonts w:cs="Arial"/>
                <w:szCs w:val="18"/>
                <w:lang w:eastAsia="en-US"/>
              </w:rPr>
            </w:pPr>
            <w:ins w:id="5834" w:author="Boisvert, Eric" w:date="2016-03-29T09:19:00Z">
              <w:r w:rsidRPr="00DE63EA">
                <w:rPr>
                  <w:rFonts w:cs="Arial"/>
                  <w:szCs w:val="18"/>
                  <w:lang w:val="en-AU"/>
                </w:rPr>
                <w:t>Capability</w:t>
              </w:r>
            </w:ins>
          </w:p>
        </w:tc>
      </w:tr>
      <w:tr w:rsidR="00480BB6" w:rsidRPr="004A745D" w14:paraId="7FF60134" w14:textId="77777777" w:rsidTr="0024128E">
        <w:trPr>
          <w:trHeight w:val="416"/>
          <w:ins w:id="583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836" w:author="Boisvert, Eric" w:date="2016-03-29T09:19:00Z"/>
                <w:rFonts w:cs="Arial"/>
                <w:b/>
                <w:szCs w:val="18"/>
                <w:lang w:eastAsia="en-US"/>
              </w:rPr>
            </w:pPr>
            <w:ins w:id="583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838" w:author="Boisvert, Eric" w:date="2016-03-29T09:19:00Z"/>
                <w:rFonts w:cs="Arial"/>
                <w:b/>
                <w:color w:val="FF0000"/>
                <w:szCs w:val="18"/>
                <w:lang w:eastAsia="en-US"/>
              </w:rPr>
            </w:pPr>
            <w:ins w:id="5839"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841" w:author="Boisvert, Eric" w:date="2016-03-29T09:19:00Z"/>
                <w:rFonts w:ascii="Arial" w:eastAsia="MS Mincho" w:hAnsi="Arial" w:cs="Arial"/>
                <w:b/>
                <w:sz w:val="18"/>
                <w:szCs w:val="18"/>
                <w:lang w:val="en-CA"/>
                <w:rPrChange w:id="5842" w:author="Boisvert, Eric" w:date="2016-03-29T09:20:00Z">
                  <w:rPr>
                    <w:ins w:id="5843"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844" w:author="Boisvert, Eric" w:date="2016-03-29T09:19:00Z"/>
                <w:rFonts w:ascii="Arial" w:eastAsia="MS Mincho" w:hAnsi="Arial" w:cs="Arial"/>
                <w:sz w:val="18"/>
                <w:szCs w:val="18"/>
              </w:rPr>
            </w:pPr>
            <w:ins w:id="58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846" w:author="Boisvert, Eric" w:date="2016-03-29T09:19:00Z"/>
                <w:rFonts w:ascii="Arial" w:eastAsia="MS Mincho" w:hAnsi="Arial" w:cs="Arial"/>
                <w:b/>
                <w:color w:val="0000FF"/>
                <w:sz w:val="18"/>
                <w:szCs w:val="18"/>
                <w:lang w:val="en-CA"/>
                <w:rPrChange w:id="5847" w:author="Boisvert, Eric" w:date="2016-03-29T09:20:00Z">
                  <w:rPr>
                    <w:ins w:id="5848" w:author="Boisvert, Eric" w:date="2016-03-29T09:19:00Z"/>
                    <w:rFonts w:ascii="Arial" w:eastAsia="MS Mincho" w:hAnsi="Arial" w:cs="Arial"/>
                    <w:b/>
                    <w:color w:val="0000FF"/>
                    <w:sz w:val="18"/>
                    <w:szCs w:val="18"/>
                    <w:lang w:val="fr-CA"/>
                  </w:rPr>
                </w:rPrChange>
              </w:rPr>
            </w:pPr>
            <w:ins w:id="5849" w:author="Boisvert, Eric" w:date="2016-03-29T09:19:00Z">
              <w:r w:rsidRPr="00480BB6">
                <w:rPr>
                  <w:rFonts w:ascii="Arial" w:hAnsi="Arial" w:cs="Arial"/>
                  <w:sz w:val="18"/>
                  <w:szCs w:val="18"/>
                  <w:lang w:val="en-CA"/>
                  <w:rPrChange w:id="5850"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8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852" w:author="Boisvert, Eric" w:date="2016-03-29T09:19:00Z"/>
                <w:rFonts w:ascii="Arial" w:eastAsia="MS Mincho" w:hAnsi="Arial" w:cs="Arial"/>
                <w:b/>
                <w:sz w:val="18"/>
                <w:szCs w:val="18"/>
                <w:lang w:val="en-CA"/>
                <w:rPrChange w:id="5853" w:author="Boisvert, Eric" w:date="2016-03-29T09:20:00Z">
                  <w:rPr>
                    <w:ins w:id="585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855" w:author="Boisvert, Eric" w:date="2016-03-29T09:19:00Z"/>
                <w:rFonts w:ascii="Arial" w:eastAsia="MS Mincho" w:hAnsi="Arial" w:cs="Arial"/>
                <w:sz w:val="18"/>
                <w:szCs w:val="18"/>
              </w:rPr>
            </w:pPr>
            <w:ins w:id="585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857" w:author="Boisvert, Eric" w:date="2016-03-29T09:19:00Z"/>
                <w:rFonts w:cs="Arial"/>
                <w:b/>
                <w:color w:val="FF0000"/>
                <w:szCs w:val="18"/>
                <w:lang w:eastAsia="en-US"/>
              </w:rPr>
            </w:pPr>
            <w:ins w:id="5858"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8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8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861" w:author="Boisvert, Eric" w:date="2016-03-29T09:19:00Z"/>
                <w:rFonts w:ascii="Arial" w:eastAsia="MS Mincho" w:hAnsi="Arial" w:cs="Arial"/>
                <w:sz w:val="18"/>
                <w:szCs w:val="18"/>
              </w:rPr>
            </w:pPr>
            <w:ins w:id="58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863" w:author="Boisvert, Eric" w:date="2016-03-29T09:19:00Z"/>
                <w:rFonts w:ascii="Arial" w:eastAsia="MS Mincho" w:hAnsi="Arial" w:cs="Arial"/>
                <w:sz w:val="18"/>
                <w:szCs w:val="18"/>
              </w:rPr>
            </w:pPr>
            <w:commentRangeStart w:id="5864"/>
            <w:ins w:id="5865"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864"/>
              <w:r>
                <w:rPr>
                  <w:rStyle w:val="CommentReference"/>
                </w:rPr>
                <w:commentReference w:id="5864"/>
              </w:r>
            </w:ins>
          </w:p>
        </w:tc>
      </w:tr>
      <w:tr w:rsidR="00480BB6" w:rsidRPr="004A745D" w14:paraId="63C9B33B" w14:textId="77777777" w:rsidTr="0024128E">
        <w:trPr>
          <w:trHeight w:val="462"/>
          <w:ins w:id="5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8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868" w:author="Boisvert, Eric" w:date="2016-03-29T09:19:00Z"/>
                <w:rFonts w:ascii="Arial" w:eastAsia="MS Mincho" w:hAnsi="Arial" w:cs="Arial"/>
                <w:sz w:val="18"/>
                <w:szCs w:val="18"/>
              </w:rPr>
            </w:pPr>
            <w:ins w:id="58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870" w:author="Boisvert, Eric" w:date="2016-03-29T09:19:00Z"/>
                <w:rFonts w:cs="Arial"/>
                <w:szCs w:val="18"/>
                <w:lang w:eastAsia="en-US"/>
              </w:rPr>
            </w:pPr>
            <w:ins w:id="5871" w:author="Boisvert, Eric" w:date="2016-03-29T09:19:00Z">
              <w:r w:rsidRPr="00DE63EA">
                <w:rPr>
                  <w:rFonts w:cs="Arial"/>
                  <w:szCs w:val="18"/>
                  <w:lang w:val="en-AU"/>
                </w:rPr>
                <w:t>Capability</w:t>
              </w:r>
            </w:ins>
          </w:p>
        </w:tc>
      </w:tr>
      <w:tr w:rsidR="00480BB6" w:rsidRPr="0064111E" w14:paraId="79714EFC" w14:textId="77777777" w:rsidTr="0024128E">
        <w:trPr>
          <w:trHeight w:val="416"/>
          <w:ins w:id="587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873" w:author="Boisvert, Eric" w:date="2016-03-29T09:19:00Z"/>
                <w:rFonts w:cs="Arial"/>
                <w:b/>
                <w:szCs w:val="18"/>
                <w:lang w:eastAsia="en-US"/>
              </w:rPr>
            </w:pPr>
            <w:ins w:id="587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5875" w:author="Boisvert, Eric" w:date="2016-03-29T09:19:00Z"/>
                <w:rFonts w:cs="Arial"/>
                <w:b/>
                <w:color w:val="FF0000"/>
                <w:szCs w:val="18"/>
                <w:lang w:eastAsia="en-US"/>
              </w:rPr>
            </w:pPr>
            <w:ins w:id="5876" w:author="Boisvert, Eric" w:date="2016-03-29T09:19:00Z">
              <w:r w:rsidRPr="00480BB6">
                <w:rPr>
                  <w:rFonts w:cs="Arial"/>
                  <w:b/>
                  <w:szCs w:val="18"/>
                  <w:lang w:val="fr-CA"/>
                  <w:rPrChange w:id="5877" w:author="Boisvert, Eric" w:date="2016-03-29T09:20:00Z">
                    <w:rPr>
                      <w:rFonts w:cs="Arial"/>
                      <w:b/>
                      <w:szCs w:val="18"/>
                      <w:lang w:val="en-AU"/>
                    </w:rPr>
                  </w:rPrChange>
                </w:rPr>
                <w:t>/conf/gsml4-core/quantities-uom</w:t>
              </w:r>
            </w:ins>
          </w:p>
        </w:tc>
      </w:tr>
      <w:tr w:rsidR="00480BB6" w:rsidRPr="0064111E" w14:paraId="34B84506" w14:textId="77777777" w:rsidTr="0024128E">
        <w:trPr>
          <w:trHeight w:val="280"/>
          <w:ins w:id="5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87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880" w:author="Boisvert, Eric" w:date="2016-03-29T09:19:00Z"/>
                <w:rFonts w:ascii="Arial" w:eastAsia="MS Mincho" w:hAnsi="Arial" w:cs="Arial"/>
                <w:sz w:val="18"/>
                <w:szCs w:val="18"/>
              </w:rPr>
            </w:pPr>
            <w:ins w:id="58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5882" w:author="Boisvert, Eric" w:date="2016-03-29T09:19:00Z"/>
                <w:rFonts w:ascii="Arial" w:eastAsia="MS Mincho" w:hAnsi="Arial" w:cs="Arial"/>
                <w:b/>
                <w:color w:val="0000FF"/>
                <w:sz w:val="18"/>
                <w:szCs w:val="18"/>
                <w:lang w:val="fr-CA"/>
              </w:rPr>
            </w:pPr>
            <w:ins w:id="5883"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5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5885"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5886" w:author="Boisvert, Eric" w:date="2016-03-29T09:19:00Z"/>
                <w:rFonts w:ascii="Arial" w:eastAsia="MS Mincho" w:hAnsi="Arial" w:cs="Arial"/>
                <w:sz w:val="18"/>
                <w:szCs w:val="18"/>
              </w:rPr>
            </w:pPr>
            <w:ins w:id="58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5888" w:author="Boisvert, Eric" w:date="2016-03-29T09:19:00Z"/>
                <w:rFonts w:cs="Arial"/>
                <w:b/>
                <w:color w:val="FF0000"/>
                <w:szCs w:val="18"/>
                <w:lang w:eastAsia="en-US"/>
              </w:rPr>
            </w:pPr>
            <w:ins w:id="5889"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58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58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5892" w:author="Boisvert, Eric" w:date="2016-03-29T09:19:00Z"/>
                <w:rFonts w:ascii="Arial" w:eastAsia="MS Mincho" w:hAnsi="Arial" w:cs="Arial"/>
                <w:sz w:val="18"/>
                <w:szCs w:val="18"/>
              </w:rPr>
            </w:pPr>
            <w:ins w:id="58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5894" w:author="Boisvert, Eric" w:date="2016-03-29T09:19:00Z"/>
                <w:rFonts w:ascii="Arial" w:eastAsia="MS Mincho" w:hAnsi="Arial" w:cs="Arial"/>
                <w:sz w:val="18"/>
                <w:szCs w:val="18"/>
              </w:rPr>
            </w:pPr>
            <w:ins w:id="5895"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58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58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5898" w:author="Boisvert, Eric" w:date="2016-03-29T09:19:00Z"/>
                <w:rFonts w:ascii="Arial" w:eastAsia="MS Mincho" w:hAnsi="Arial" w:cs="Arial"/>
                <w:sz w:val="18"/>
                <w:szCs w:val="18"/>
              </w:rPr>
            </w:pPr>
            <w:ins w:id="58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5900" w:author="Boisvert, Eric" w:date="2016-03-29T09:19:00Z"/>
                <w:rFonts w:cs="Arial"/>
                <w:szCs w:val="18"/>
                <w:lang w:eastAsia="en-US"/>
              </w:rPr>
            </w:pPr>
            <w:ins w:id="5901" w:author="Boisvert, Eric" w:date="2016-03-29T09:19:00Z">
              <w:r w:rsidRPr="00DE63EA">
                <w:rPr>
                  <w:rFonts w:cs="Arial"/>
                  <w:szCs w:val="18"/>
                  <w:lang w:val="en-AU"/>
                </w:rPr>
                <w:t>Capability</w:t>
              </w:r>
            </w:ins>
          </w:p>
        </w:tc>
      </w:tr>
      <w:tr w:rsidR="00480BB6" w:rsidRPr="004A745D" w14:paraId="76022A5E" w14:textId="77777777" w:rsidTr="0024128E">
        <w:trPr>
          <w:trHeight w:val="416"/>
          <w:ins w:id="590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5903" w:author="Boisvert, Eric" w:date="2016-03-29T09:19:00Z"/>
                <w:rFonts w:cs="Arial"/>
                <w:b/>
                <w:szCs w:val="18"/>
                <w:lang w:eastAsia="en-US"/>
              </w:rPr>
            </w:pPr>
            <w:ins w:id="590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5905" w:author="Boisvert, Eric" w:date="2016-03-29T09:19:00Z"/>
                <w:rFonts w:cs="Arial"/>
                <w:b/>
                <w:color w:val="FF0000"/>
                <w:szCs w:val="18"/>
                <w:lang w:eastAsia="en-US"/>
              </w:rPr>
            </w:pPr>
            <w:ins w:id="590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5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590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5909" w:author="Boisvert, Eric" w:date="2016-03-29T09:19:00Z"/>
                <w:rFonts w:ascii="Arial" w:eastAsia="MS Mincho" w:hAnsi="Arial" w:cs="Arial"/>
                <w:sz w:val="18"/>
                <w:szCs w:val="18"/>
              </w:rPr>
            </w:pPr>
            <w:ins w:id="59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5911" w:author="Boisvert, Eric" w:date="2016-03-29T09:19:00Z"/>
                <w:rFonts w:ascii="Arial" w:eastAsia="MS Mincho" w:hAnsi="Arial" w:cs="Arial"/>
                <w:b/>
                <w:color w:val="0000FF"/>
                <w:sz w:val="18"/>
                <w:szCs w:val="18"/>
                <w:lang w:val="fr-CA"/>
              </w:rPr>
            </w:pPr>
            <w:ins w:id="5912"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5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591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5915" w:author="Boisvert, Eric" w:date="2016-03-29T09:19:00Z"/>
                <w:rFonts w:ascii="Arial" w:eastAsia="MS Mincho" w:hAnsi="Arial" w:cs="Arial"/>
                <w:sz w:val="18"/>
                <w:szCs w:val="18"/>
              </w:rPr>
            </w:pPr>
            <w:ins w:id="59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5917" w:author="Boisvert, Eric" w:date="2016-03-29T09:19:00Z"/>
                <w:rFonts w:cs="Arial"/>
                <w:b/>
                <w:color w:val="FF0000"/>
                <w:szCs w:val="18"/>
                <w:lang w:eastAsia="en-US"/>
              </w:rPr>
            </w:pPr>
            <w:ins w:id="5918"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59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59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5921" w:author="Boisvert, Eric" w:date="2016-03-29T09:19:00Z"/>
                <w:rFonts w:ascii="Arial" w:eastAsia="MS Mincho" w:hAnsi="Arial" w:cs="Arial"/>
                <w:sz w:val="18"/>
                <w:szCs w:val="18"/>
              </w:rPr>
            </w:pPr>
            <w:ins w:id="59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5923" w:author="Boisvert, Eric" w:date="2016-03-29T09:19:00Z"/>
                <w:rFonts w:ascii="Arial" w:eastAsia="MS Mincho" w:hAnsi="Arial" w:cs="Arial"/>
                <w:sz w:val="18"/>
                <w:szCs w:val="18"/>
              </w:rPr>
            </w:pPr>
            <w:ins w:id="5924"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59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59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5927" w:author="Boisvert, Eric" w:date="2016-03-29T09:19:00Z"/>
                <w:rFonts w:ascii="Arial" w:eastAsia="MS Mincho" w:hAnsi="Arial" w:cs="Arial"/>
                <w:sz w:val="18"/>
                <w:szCs w:val="18"/>
              </w:rPr>
            </w:pPr>
            <w:ins w:id="59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5929" w:author="Boisvert, Eric" w:date="2016-03-29T09:19:00Z"/>
                <w:rFonts w:cs="Arial"/>
                <w:szCs w:val="18"/>
                <w:lang w:eastAsia="en-US"/>
              </w:rPr>
            </w:pPr>
            <w:ins w:id="5930"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5931" w:author="Boisvert, Eric" w:date="2016-03-29T09:19:00Z"/>
          <w:lang w:val="en-CA"/>
        </w:rPr>
      </w:pPr>
    </w:p>
    <w:p w14:paraId="2C052DDB" w14:textId="468CCE17" w:rsidR="00480BB6" w:rsidRPr="003C54F8" w:rsidRDefault="00480BB6" w:rsidP="003C54F8">
      <w:pPr>
        <w:pStyle w:val="OGCAnnexXX"/>
      </w:pPr>
      <w:ins w:id="5932" w:author="Boisvert, Eric" w:date="2016-03-29T09:19:00Z">
        <w:r>
          <w:br w:type="page"/>
        </w:r>
      </w:ins>
      <w:r w:rsidRPr="003C54F8">
        <w:lastRenderedPageBreak/>
        <w:t xml:space="preserve">Conformance class: Portrayal </w:t>
      </w:r>
      <w:r w:rsidR="0027787F">
        <w:t xml:space="preserve"> Logical</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59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5934" w:author="Boisvert, Eric" w:date="2016-03-29T09:19:00Z"/>
                <w:rFonts w:cs="Arial"/>
                <w:szCs w:val="18"/>
                <w:lang w:eastAsia="en-US"/>
              </w:rPr>
            </w:pPr>
            <w:ins w:id="593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5936" w:author="Boisvert, Eric" w:date="2016-03-29T09:19:00Z"/>
                <w:rFonts w:cs="Arial"/>
                <w:b/>
                <w:color w:val="0000FF"/>
                <w:szCs w:val="18"/>
                <w:lang w:eastAsia="en-US"/>
              </w:rPr>
            </w:pPr>
            <w:ins w:id="5937"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593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5939" w:author="Boisvert, Eric" w:date="2016-03-29T09:19:00Z"/>
                <w:rFonts w:cs="Arial"/>
                <w:szCs w:val="18"/>
                <w:lang w:eastAsia="en-US"/>
              </w:rPr>
            </w:pPr>
            <w:ins w:id="594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1" w:author="Boisvert, Eric" w:date="2016-03-29T09:19:00Z"/>
                <w:rFonts w:cs="Arial"/>
                <w:b/>
                <w:color w:val="0000FF"/>
                <w:szCs w:val="18"/>
                <w:lang w:eastAsia="en-US"/>
              </w:rPr>
            </w:pPr>
            <w:ins w:id="5942"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594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5944" w:author="Boisvert, Eric" w:date="2016-03-29T09:19:00Z"/>
                <w:rFonts w:cs="Arial"/>
                <w:b/>
                <w:szCs w:val="18"/>
              </w:rPr>
            </w:pPr>
            <w:ins w:id="594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6" w:author="Boisvert, Eric" w:date="2016-03-29T09:19:00Z"/>
                <w:rFonts w:cs="Arial"/>
                <w:szCs w:val="18"/>
                <w:lang w:val="en-US"/>
              </w:rPr>
            </w:pPr>
            <w:ins w:id="5947" w:author="Boisvert, Eric" w:date="2016-03-29T09:19:00Z">
              <w:r>
                <w:rPr>
                  <w:rFonts w:cs="Arial"/>
                  <w:szCs w:val="18"/>
                  <w:lang w:val="en-US"/>
                </w:rPr>
                <w:t>/conf/gsml4-core</w:t>
              </w:r>
            </w:ins>
          </w:p>
        </w:tc>
      </w:tr>
      <w:tr w:rsidR="00480BB6" w:rsidRPr="00DE63EA" w14:paraId="1DEC058D" w14:textId="77777777" w:rsidTr="0024128E">
        <w:trPr>
          <w:ins w:id="59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5949" w:author="Boisvert, Eric" w:date="2016-03-29T09:19:00Z"/>
                <w:rFonts w:cs="Arial"/>
                <w:b/>
                <w:szCs w:val="18"/>
              </w:rPr>
            </w:pPr>
            <w:ins w:id="59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1" w:author="Boisvert, Eric" w:date="2016-03-29T09:19:00Z"/>
                <w:rFonts w:cs="Arial"/>
                <w:szCs w:val="18"/>
                <w:lang w:val="en-US"/>
              </w:rPr>
            </w:pPr>
            <w:ins w:id="5952"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59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59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5" w:author="Boisvert, Eric" w:date="2016-03-29T09:19:00Z"/>
                <w:rFonts w:ascii="Arial" w:eastAsia="MS Mincho" w:hAnsi="Arial" w:cs="Arial"/>
                <w:sz w:val="18"/>
                <w:szCs w:val="18"/>
              </w:rPr>
            </w:pPr>
            <w:ins w:id="59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7" w:author="Boisvert, Eric" w:date="2016-03-29T09:19:00Z"/>
                <w:rFonts w:ascii="Arial" w:eastAsia="MS Mincho" w:hAnsi="Arial" w:cs="Arial"/>
                <w:b/>
                <w:color w:val="0000FF"/>
                <w:sz w:val="18"/>
                <w:szCs w:val="18"/>
              </w:rPr>
            </w:pPr>
            <w:ins w:id="5958"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59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59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1" w:author="Boisvert, Eric" w:date="2016-03-29T09:19:00Z"/>
                <w:rFonts w:ascii="Arial" w:eastAsia="MS Mincho" w:hAnsi="Arial" w:cs="Arial"/>
                <w:sz w:val="18"/>
                <w:szCs w:val="18"/>
              </w:rPr>
            </w:pPr>
            <w:ins w:id="59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3" w:author="Boisvert, Eric" w:date="2016-03-29T09:19:00Z"/>
                <w:rFonts w:cs="Arial"/>
                <w:b/>
                <w:color w:val="FF0000"/>
                <w:szCs w:val="18"/>
                <w:lang w:eastAsia="en-US"/>
              </w:rPr>
            </w:pPr>
            <w:ins w:id="5964"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5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5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7" w:author="Boisvert, Eric" w:date="2016-03-29T09:19:00Z"/>
                <w:rFonts w:ascii="Arial" w:eastAsia="MS Mincho" w:hAnsi="Arial" w:cs="Arial"/>
                <w:sz w:val="18"/>
                <w:szCs w:val="18"/>
              </w:rPr>
            </w:pPr>
            <w:ins w:id="59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69" w:author="Boisvert, Eric" w:date="2016-03-29T09:19:00Z"/>
                <w:rFonts w:ascii="Arial" w:eastAsia="MS Mincho" w:hAnsi="Arial" w:cs="Arial"/>
                <w:sz w:val="18"/>
                <w:szCs w:val="18"/>
              </w:rPr>
            </w:pPr>
            <w:ins w:id="5970"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5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5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3" w:author="Boisvert, Eric" w:date="2016-03-29T09:19:00Z"/>
                <w:rFonts w:ascii="Arial" w:eastAsia="MS Mincho" w:hAnsi="Arial" w:cs="Arial"/>
                <w:sz w:val="18"/>
                <w:szCs w:val="18"/>
              </w:rPr>
            </w:pPr>
            <w:ins w:id="59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5" w:author="Boisvert, Eric" w:date="2016-03-29T09:19:00Z"/>
                <w:rFonts w:cs="Arial"/>
                <w:szCs w:val="18"/>
                <w:lang w:eastAsia="en-US"/>
              </w:rPr>
            </w:pPr>
          </w:p>
        </w:tc>
      </w:tr>
      <w:tr w:rsidR="00480BB6" w:rsidRPr="00DE63EA" w14:paraId="5924DE4B" w14:textId="77777777" w:rsidTr="0024128E">
        <w:trPr>
          <w:trHeight w:val="416"/>
          <w:ins w:id="597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7" w:author="Boisvert, Eric" w:date="2016-03-29T09:19:00Z"/>
                <w:rFonts w:cs="Arial"/>
                <w:b/>
                <w:szCs w:val="18"/>
                <w:lang w:eastAsia="en-US"/>
              </w:rPr>
            </w:pPr>
            <w:ins w:id="597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9" w:author="Boisvert, Eric" w:date="2016-03-29T09:19:00Z"/>
                <w:rFonts w:cs="Arial"/>
                <w:b/>
                <w:color w:val="FF0000"/>
                <w:szCs w:val="18"/>
                <w:lang w:eastAsia="en-US"/>
              </w:rPr>
            </w:pPr>
            <w:ins w:id="5980"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59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59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3" w:author="Boisvert, Eric" w:date="2016-03-29T09:19:00Z"/>
                <w:rFonts w:ascii="Arial" w:eastAsia="MS Mincho" w:hAnsi="Arial" w:cs="Arial"/>
                <w:sz w:val="18"/>
                <w:szCs w:val="18"/>
              </w:rPr>
            </w:pPr>
            <w:ins w:id="59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5" w:author="Boisvert, Eric" w:date="2016-03-29T09:19:00Z"/>
                <w:rFonts w:ascii="Arial" w:eastAsia="MS Mincho" w:hAnsi="Arial" w:cs="Arial"/>
                <w:b/>
                <w:color w:val="0000FF"/>
                <w:sz w:val="18"/>
                <w:szCs w:val="18"/>
              </w:rPr>
            </w:pPr>
            <w:ins w:id="5986"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59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59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9" w:author="Boisvert, Eric" w:date="2016-03-29T09:19:00Z"/>
                <w:rFonts w:ascii="Arial" w:eastAsia="MS Mincho" w:hAnsi="Arial" w:cs="Arial"/>
                <w:sz w:val="18"/>
                <w:szCs w:val="18"/>
              </w:rPr>
            </w:pPr>
            <w:ins w:id="59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91" w:author="Boisvert, Eric" w:date="2016-03-29T09:19:00Z"/>
                <w:rFonts w:cs="Arial"/>
                <w:b/>
                <w:color w:val="FF0000"/>
                <w:szCs w:val="18"/>
                <w:lang w:eastAsia="en-US"/>
              </w:rPr>
            </w:pPr>
            <w:ins w:id="5992"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5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59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5" w:author="Boisvert, Eric" w:date="2016-03-29T09:19:00Z"/>
                <w:rFonts w:ascii="Arial" w:eastAsia="MS Mincho" w:hAnsi="Arial" w:cs="Arial"/>
                <w:sz w:val="18"/>
                <w:szCs w:val="18"/>
              </w:rPr>
            </w:pPr>
            <w:ins w:id="59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97" w:author="Boisvert, Eric" w:date="2016-03-29T09:19:00Z"/>
                <w:rFonts w:ascii="Arial" w:eastAsia="MS Mincho" w:hAnsi="Arial" w:cs="Arial"/>
                <w:sz w:val="18"/>
                <w:szCs w:val="18"/>
              </w:rPr>
            </w:pPr>
            <w:ins w:id="5998"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5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1" w:author="Boisvert, Eric" w:date="2016-03-29T09:19:00Z"/>
                <w:rFonts w:ascii="Arial" w:eastAsia="MS Mincho" w:hAnsi="Arial" w:cs="Arial"/>
                <w:sz w:val="18"/>
                <w:szCs w:val="18"/>
              </w:rPr>
            </w:pPr>
            <w:ins w:id="60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3" w:author="Boisvert, Eric" w:date="2016-03-29T09:19:00Z"/>
                <w:rFonts w:cs="Arial"/>
                <w:szCs w:val="18"/>
                <w:lang w:eastAsia="en-US"/>
              </w:rPr>
            </w:pPr>
          </w:p>
        </w:tc>
      </w:tr>
      <w:tr w:rsidR="00480BB6" w:rsidRPr="00DE63EA" w14:paraId="33B2166A" w14:textId="77777777" w:rsidTr="0024128E">
        <w:trPr>
          <w:trHeight w:val="416"/>
          <w:ins w:id="600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5" w:author="Boisvert, Eric" w:date="2016-03-29T09:19:00Z"/>
                <w:rFonts w:cs="Arial"/>
                <w:b/>
                <w:szCs w:val="18"/>
                <w:lang w:eastAsia="en-US"/>
              </w:rPr>
            </w:pPr>
            <w:ins w:id="600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7" w:author="Boisvert, Eric" w:date="2016-03-29T09:19:00Z"/>
                <w:rFonts w:cs="Arial"/>
                <w:b/>
                <w:color w:val="FF0000"/>
                <w:szCs w:val="18"/>
                <w:lang w:eastAsia="en-US"/>
              </w:rPr>
            </w:pPr>
            <w:ins w:id="6008"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0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0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1" w:author="Boisvert, Eric" w:date="2016-03-29T09:19:00Z"/>
                <w:rFonts w:ascii="Arial" w:eastAsia="MS Mincho" w:hAnsi="Arial" w:cs="Arial"/>
                <w:sz w:val="18"/>
                <w:szCs w:val="18"/>
              </w:rPr>
            </w:pPr>
            <w:ins w:id="60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3" w:author="Boisvert, Eric" w:date="2016-03-29T09:19:00Z"/>
                <w:rFonts w:ascii="Arial" w:eastAsia="MS Mincho" w:hAnsi="Arial" w:cs="Arial"/>
                <w:b/>
                <w:color w:val="0000FF"/>
                <w:sz w:val="18"/>
                <w:szCs w:val="18"/>
              </w:rPr>
            </w:pPr>
            <w:ins w:id="6014"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7" w:author="Boisvert, Eric" w:date="2016-03-29T09:19:00Z"/>
                <w:rFonts w:ascii="Arial" w:eastAsia="MS Mincho" w:hAnsi="Arial" w:cs="Arial"/>
                <w:sz w:val="18"/>
                <w:szCs w:val="18"/>
              </w:rPr>
            </w:pPr>
            <w:ins w:id="60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9" w:author="Boisvert, Eric" w:date="2016-03-29T09:19:00Z"/>
                <w:rFonts w:cs="Arial"/>
                <w:b/>
                <w:color w:val="FF0000"/>
                <w:szCs w:val="18"/>
                <w:lang w:eastAsia="en-US"/>
              </w:rPr>
            </w:pPr>
            <w:ins w:id="6020"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3" w:author="Boisvert, Eric" w:date="2016-03-29T09:19:00Z"/>
                <w:rFonts w:ascii="Arial" w:eastAsia="MS Mincho" w:hAnsi="Arial" w:cs="Arial"/>
                <w:sz w:val="18"/>
                <w:szCs w:val="18"/>
              </w:rPr>
            </w:pPr>
            <w:ins w:id="60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25" w:author="Boisvert, Eric" w:date="2016-03-29T09:19:00Z"/>
                <w:rFonts w:ascii="Arial" w:eastAsia="MS Mincho" w:hAnsi="Arial" w:cs="Arial"/>
                <w:sz w:val="18"/>
                <w:szCs w:val="18"/>
              </w:rPr>
            </w:pPr>
            <w:ins w:id="6026"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9" w:author="Boisvert, Eric" w:date="2016-03-29T09:19:00Z"/>
                <w:rFonts w:ascii="Arial" w:eastAsia="MS Mincho" w:hAnsi="Arial" w:cs="Arial"/>
                <w:sz w:val="18"/>
                <w:szCs w:val="18"/>
              </w:rPr>
            </w:pPr>
            <w:ins w:id="60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1" w:author="Boisvert, Eric" w:date="2016-03-29T09:19:00Z"/>
                <w:rFonts w:cs="Arial"/>
                <w:szCs w:val="18"/>
                <w:lang w:eastAsia="en-US"/>
              </w:rPr>
            </w:pPr>
          </w:p>
        </w:tc>
      </w:tr>
      <w:tr w:rsidR="00480BB6" w:rsidRPr="00DE63EA" w14:paraId="3AEBE5FC" w14:textId="77777777" w:rsidTr="0024128E">
        <w:trPr>
          <w:trHeight w:val="416"/>
          <w:ins w:id="603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3" w:author="Boisvert, Eric" w:date="2016-03-29T09:19:00Z"/>
                <w:rFonts w:cs="Arial"/>
                <w:b/>
                <w:szCs w:val="18"/>
                <w:lang w:eastAsia="en-US"/>
              </w:rPr>
            </w:pPr>
            <w:ins w:id="603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5" w:author="Boisvert, Eric" w:date="2016-03-29T09:19:00Z"/>
                <w:rFonts w:cs="Arial"/>
                <w:b/>
                <w:color w:val="FF0000"/>
                <w:szCs w:val="18"/>
                <w:lang w:eastAsia="en-US"/>
              </w:rPr>
            </w:pPr>
            <w:ins w:id="6036"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0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0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9" w:author="Boisvert, Eric" w:date="2016-03-29T09:19:00Z"/>
                <w:rFonts w:ascii="Arial" w:eastAsia="MS Mincho" w:hAnsi="Arial" w:cs="Arial"/>
                <w:sz w:val="18"/>
                <w:szCs w:val="18"/>
              </w:rPr>
            </w:pPr>
            <w:ins w:id="60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1" w:author="Boisvert, Eric" w:date="2016-03-29T09:19:00Z"/>
                <w:rFonts w:ascii="Arial" w:eastAsia="MS Mincho" w:hAnsi="Arial" w:cs="Arial"/>
                <w:b/>
                <w:color w:val="0000FF"/>
                <w:sz w:val="18"/>
                <w:szCs w:val="18"/>
              </w:rPr>
            </w:pPr>
            <w:ins w:id="6042"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0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0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5" w:author="Boisvert, Eric" w:date="2016-03-29T09:19:00Z"/>
                <w:rFonts w:ascii="Arial" w:eastAsia="MS Mincho" w:hAnsi="Arial" w:cs="Arial"/>
                <w:sz w:val="18"/>
                <w:szCs w:val="18"/>
              </w:rPr>
            </w:pPr>
            <w:ins w:id="60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47" w:author="Boisvert, Eric" w:date="2016-03-29T09:19:00Z"/>
                <w:rFonts w:cs="Arial"/>
                <w:b/>
                <w:color w:val="FF0000"/>
                <w:szCs w:val="18"/>
                <w:lang w:eastAsia="en-US"/>
              </w:rPr>
            </w:pPr>
            <w:ins w:id="6048"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0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1" w:author="Boisvert, Eric" w:date="2016-03-29T09:19:00Z"/>
                <w:rFonts w:ascii="Arial" w:eastAsia="MS Mincho" w:hAnsi="Arial" w:cs="Arial"/>
                <w:sz w:val="18"/>
                <w:szCs w:val="18"/>
              </w:rPr>
            </w:pPr>
            <w:ins w:id="60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53" w:author="Boisvert, Eric" w:date="2016-03-29T09:19:00Z"/>
                <w:rFonts w:ascii="Arial" w:eastAsia="MS Mincho" w:hAnsi="Arial" w:cs="Arial"/>
                <w:sz w:val="18"/>
                <w:szCs w:val="18"/>
              </w:rPr>
            </w:pPr>
            <w:ins w:id="6054"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7" w:author="Boisvert, Eric" w:date="2016-03-29T09:19:00Z"/>
                <w:rFonts w:ascii="Arial" w:eastAsia="MS Mincho" w:hAnsi="Arial" w:cs="Arial"/>
                <w:sz w:val="18"/>
                <w:szCs w:val="18"/>
              </w:rPr>
            </w:pPr>
            <w:ins w:id="60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59" w:author="Boisvert, Eric" w:date="2016-03-29T09:19:00Z"/>
                <w:rFonts w:cs="Arial"/>
                <w:szCs w:val="18"/>
                <w:lang w:eastAsia="en-US"/>
              </w:rPr>
            </w:pPr>
          </w:p>
        </w:tc>
      </w:tr>
      <w:tr w:rsidR="00480BB6" w:rsidRPr="00DE63EA" w14:paraId="3EEC432D" w14:textId="77777777" w:rsidTr="0024128E">
        <w:trPr>
          <w:trHeight w:val="416"/>
          <w:ins w:id="606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1" w:author="Boisvert, Eric" w:date="2016-03-29T09:19:00Z"/>
                <w:rFonts w:cs="Arial"/>
                <w:b/>
                <w:szCs w:val="18"/>
                <w:lang w:eastAsia="en-US"/>
              </w:rPr>
            </w:pPr>
            <w:ins w:id="606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3" w:author="Boisvert, Eric" w:date="2016-03-29T09:19:00Z"/>
                <w:rFonts w:cs="Arial"/>
                <w:b/>
                <w:color w:val="FF0000"/>
                <w:szCs w:val="18"/>
                <w:lang w:eastAsia="en-US"/>
              </w:rPr>
            </w:pPr>
            <w:ins w:id="6064"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0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0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7" w:author="Boisvert, Eric" w:date="2016-03-29T09:19:00Z"/>
                <w:rFonts w:ascii="Arial" w:eastAsia="MS Mincho" w:hAnsi="Arial" w:cs="Arial"/>
                <w:sz w:val="18"/>
                <w:szCs w:val="18"/>
              </w:rPr>
            </w:pPr>
            <w:ins w:id="60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9" w:author="Boisvert, Eric" w:date="2016-03-29T09:19:00Z"/>
                <w:rFonts w:ascii="Arial" w:eastAsia="MS Mincho" w:hAnsi="Arial" w:cs="Arial"/>
                <w:b/>
                <w:color w:val="0000FF"/>
                <w:sz w:val="18"/>
                <w:szCs w:val="18"/>
              </w:rPr>
            </w:pPr>
            <w:ins w:id="6070"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0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0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3" w:author="Boisvert, Eric" w:date="2016-03-29T09:19:00Z"/>
                <w:rFonts w:ascii="Arial" w:eastAsia="MS Mincho" w:hAnsi="Arial" w:cs="Arial"/>
                <w:sz w:val="18"/>
                <w:szCs w:val="18"/>
              </w:rPr>
            </w:pPr>
            <w:ins w:id="60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75" w:author="Boisvert, Eric" w:date="2016-03-29T09:19:00Z"/>
                <w:rFonts w:cs="Arial"/>
                <w:b/>
                <w:color w:val="FF0000"/>
                <w:szCs w:val="18"/>
                <w:lang w:eastAsia="en-US"/>
              </w:rPr>
            </w:pPr>
            <w:ins w:id="6076"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0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0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9" w:author="Boisvert, Eric" w:date="2016-03-29T09:19:00Z"/>
                <w:rFonts w:ascii="Arial" w:eastAsia="MS Mincho" w:hAnsi="Arial" w:cs="Arial"/>
                <w:sz w:val="18"/>
                <w:szCs w:val="18"/>
              </w:rPr>
            </w:pPr>
            <w:ins w:id="60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81" w:author="Boisvert, Eric" w:date="2016-03-29T09:19:00Z"/>
                <w:rFonts w:ascii="Arial" w:eastAsia="MS Mincho" w:hAnsi="Arial" w:cs="Arial"/>
                <w:sz w:val="18"/>
                <w:szCs w:val="18"/>
              </w:rPr>
            </w:pPr>
            <w:ins w:id="6082"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0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0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5" w:author="Boisvert, Eric" w:date="2016-03-29T09:19:00Z"/>
                <w:rFonts w:ascii="Arial" w:eastAsia="MS Mincho" w:hAnsi="Arial" w:cs="Arial"/>
                <w:sz w:val="18"/>
                <w:szCs w:val="18"/>
              </w:rPr>
            </w:pPr>
            <w:ins w:id="60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7" w:author="Boisvert, Eric" w:date="2016-03-29T09:19:00Z"/>
                <w:rFonts w:cs="Arial"/>
                <w:szCs w:val="18"/>
                <w:lang w:eastAsia="en-US"/>
              </w:rPr>
            </w:pPr>
          </w:p>
        </w:tc>
      </w:tr>
      <w:tr w:rsidR="00480BB6" w:rsidRPr="00DE63EA" w14:paraId="1EB3AD84" w14:textId="77777777" w:rsidTr="0024128E">
        <w:trPr>
          <w:trHeight w:val="416"/>
          <w:ins w:id="608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9" w:author="Boisvert, Eric" w:date="2016-03-29T09:19:00Z"/>
                <w:rFonts w:cs="Arial"/>
                <w:b/>
                <w:szCs w:val="18"/>
                <w:lang w:eastAsia="en-US"/>
              </w:rPr>
            </w:pPr>
            <w:ins w:id="609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1" w:author="Boisvert, Eric" w:date="2016-03-29T09:19:00Z"/>
                <w:rFonts w:cs="Arial"/>
                <w:b/>
                <w:color w:val="FF0000"/>
                <w:szCs w:val="18"/>
                <w:lang w:eastAsia="en-US"/>
              </w:rPr>
            </w:pPr>
            <w:ins w:id="6092"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0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0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5" w:author="Boisvert, Eric" w:date="2016-03-29T09:19:00Z"/>
                <w:rFonts w:ascii="Arial" w:eastAsia="MS Mincho" w:hAnsi="Arial" w:cs="Arial"/>
                <w:sz w:val="18"/>
                <w:szCs w:val="18"/>
              </w:rPr>
            </w:pPr>
            <w:ins w:id="60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7" w:author="Boisvert, Eric" w:date="2016-03-29T09:19:00Z"/>
                <w:rFonts w:ascii="Arial" w:eastAsia="MS Mincho" w:hAnsi="Arial" w:cs="Arial"/>
                <w:b/>
                <w:color w:val="0000FF"/>
                <w:sz w:val="18"/>
                <w:szCs w:val="18"/>
              </w:rPr>
            </w:pPr>
            <w:ins w:id="6098" w:author="Boisvert, Eric" w:date="2016-03-29T09:19:00Z">
              <w:r w:rsidRPr="00480BB6">
                <w:rPr>
                  <w:rFonts w:ascii="Arial" w:hAnsi="Arial" w:cs="Arial"/>
                  <w:sz w:val="18"/>
                  <w:szCs w:val="18"/>
                  <w:lang w:val="en-CA"/>
                  <w:rPrChange w:id="6099"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1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1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2" w:author="Boisvert, Eric" w:date="2016-03-29T09:19:00Z"/>
                <w:rFonts w:ascii="Arial" w:eastAsia="MS Mincho" w:hAnsi="Arial" w:cs="Arial"/>
                <w:sz w:val="18"/>
                <w:szCs w:val="18"/>
              </w:rPr>
            </w:pPr>
            <w:ins w:id="61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04" w:author="Boisvert, Eric" w:date="2016-03-29T09:19:00Z"/>
                <w:rFonts w:cs="Arial"/>
                <w:b/>
                <w:color w:val="FF0000"/>
                <w:szCs w:val="18"/>
                <w:lang w:eastAsia="en-US"/>
              </w:rPr>
            </w:pPr>
            <w:ins w:id="6105"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8" w:author="Boisvert, Eric" w:date="2016-03-29T09:19:00Z"/>
                <w:rFonts w:ascii="Arial" w:eastAsia="MS Mincho" w:hAnsi="Arial" w:cs="Arial"/>
                <w:sz w:val="18"/>
                <w:szCs w:val="18"/>
              </w:rPr>
            </w:pPr>
            <w:ins w:id="61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0" w:author="Boisvert, Eric" w:date="2016-03-29T09:19:00Z"/>
                <w:rFonts w:ascii="Arial" w:eastAsia="MS Mincho" w:hAnsi="Arial" w:cs="Arial"/>
                <w:sz w:val="18"/>
                <w:szCs w:val="18"/>
              </w:rPr>
            </w:pPr>
            <w:ins w:id="6111"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4" w:author="Boisvert, Eric" w:date="2016-03-29T09:19:00Z"/>
                <w:rFonts w:ascii="Arial" w:eastAsia="MS Mincho" w:hAnsi="Arial" w:cs="Arial"/>
                <w:sz w:val="18"/>
                <w:szCs w:val="18"/>
              </w:rPr>
            </w:pPr>
            <w:ins w:id="61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6" w:author="Boisvert, Eric" w:date="2016-03-29T09:19:00Z"/>
                <w:rFonts w:cs="Arial"/>
                <w:szCs w:val="18"/>
                <w:lang w:eastAsia="en-US"/>
              </w:rPr>
            </w:pPr>
          </w:p>
        </w:tc>
      </w:tr>
      <w:tr w:rsidR="00480BB6" w:rsidRPr="00DE63EA" w14:paraId="07FA64EF" w14:textId="77777777" w:rsidTr="0024128E">
        <w:trPr>
          <w:trHeight w:val="416"/>
          <w:ins w:id="611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8" w:author="Boisvert, Eric" w:date="2016-03-29T09:19:00Z"/>
                <w:rFonts w:cs="Arial"/>
                <w:b/>
                <w:szCs w:val="18"/>
                <w:lang w:eastAsia="en-US"/>
              </w:rPr>
            </w:pPr>
            <w:ins w:id="611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0" w:author="Boisvert, Eric" w:date="2016-03-29T09:19:00Z"/>
                <w:rFonts w:cs="Arial"/>
                <w:b/>
                <w:color w:val="FF0000"/>
                <w:szCs w:val="18"/>
                <w:lang w:eastAsia="en-US"/>
              </w:rPr>
            </w:pPr>
            <w:ins w:id="6121"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1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1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4" w:author="Boisvert, Eric" w:date="2016-03-29T09:19:00Z"/>
                <w:rFonts w:ascii="Arial" w:eastAsia="MS Mincho" w:hAnsi="Arial" w:cs="Arial"/>
                <w:sz w:val="18"/>
                <w:szCs w:val="18"/>
              </w:rPr>
            </w:pPr>
            <w:ins w:id="61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6" w:author="Boisvert, Eric" w:date="2016-03-29T09:19:00Z"/>
                <w:rFonts w:ascii="Arial" w:eastAsia="MS Mincho" w:hAnsi="Arial" w:cs="Arial"/>
                <w:b/>
                <w:color w:val="0000FF"/>
                <w:sz w:val="18"/>
                <w:szCs w:val="18"/>
              </w:rPr>
            </w:pPr>
            <w:ins w:id="6127" w:author="Boisvert, Eric" w:date="2016-03-29T09:19:00Z">
              <w:r w:rsidRPr="00480BB6">
                <w:rPr>
                  <w:rFonts w:ascii="Arial" w:hAnsi="Arial" w:cs="Arial"/>
                  <w:sz w:val="18"/>
                  <w:szCs w:val="18"/>
                  <w:lang w:val="en-CA"/>
                  <w:rPrChange w:id="6128"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1" w:author="Boisvert, Eric" w:date="2016-03-29T09:19:00Z"/>
                <w:rFonts w:ascii="Arial" w:eastAsia="MS Mincho" w:hAnsi="Arial" w:cs="Arial"/>
                <w:sz w:val="18"/>
                <w:szCs w:val="18"/>
              </w:rPr>
            </w:pPr>
            <w:ins w:id="61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33" w:author="Boisvert, Eric" w:date="2016-03-29T09:19:00Z"/>
                <w:rFonts w:cs="Arial"/>
                <w:b/>
                <w:color w:val="FF0000"/>
                <w:szCs w:val="18"/>
                <w:lang w:eastAsia="en-US"/>
              </w:rPr>
            </w:pPr>
            <w:ins w:id="6134"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7" w:author="Boisvert, Eric" w:date="2016-03-29T09:19:00Z"/>
                <w:rFonts w:ascii="Arial" w:eastAsia="MS Mincho" w:hAnsi="Arial" w:cs="Arial"/>
                <w:sz w:val="18"/>
                <w:szCs w:val="18"/>
              </w:rPr>
            </w:pPr>
            <w:ins w:id="61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39" w:author="Boisvert, Eric" w:date="2016-03-29T09:19:00Z"/>
                <w:rFonts w:ascii="Arial" w:eastAsia="MS Mincho" w:hAnsi="Arial" w:cs="Arial"/>
                <w:sz w:val="18"/>
                <w:szCs w:val="18"/>
              </w:rPr>
            </w:pPr>
            <w:ins w:id="6140"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3" w:author="Boisvert, Eric" w:date="2016-03-29T09:19:00Z"/>
                <w:rFonts w:ascii="Arial" w:eastAsia="MS Mincho" w:hAnsi="Arial" w:cs="Arial"/>
                <w:sz w:val="18"/>
                <w:szCs w:val="18"/>
              </w:rPr>
            </w:pPr>
            <w:ins w:id="61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5" w:author="Boisvert, Eric" w:date="2016-03-29T09:19:00Z"/>
                <w:rFonts w:cs="Arial"/>
                <w:szCs w:val="18"/>
                <w:lang w:eastAsia="en-US"/>
              </w:rPr>
            </w:pPr>
          </w:p>
        </w:tc>
      </w:tr>
      <w:tr w:rsidR="00480BB6" w:rsidRPr="00DE63EA" w14:paraId="621C68B7" w14:textId="77777777" w:rsidTr="0024128E">
        <w:trPr>
          <w:trHeight w:val="416"/>
          <w:ins w:id="614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7" w:author="Boisvert, Eric" w:date="2016-03-29T09:19:00Z"/>
                <w:rFonts w:cs="Arial"/>
                <w:b/>
                <w:szCs w:val="18"/>
                <w:lang w:eastAsia="en-US"/>
              </w:rPr>
            </w:pPr>
            <w:ins w:id="614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9" w:author="Boisvert, Eric" w:date="2016-03-29T09:19:00Z"/>
                <w:rFonts w:cs="Arial"/>
                <w:b/>
                <w:color w:val="FF0000"/>
                <w:szCs w:val="18"/>
                <w:lang w:eastAsia="en-US"/>
              </w:rPr>
            </w:pPr>
            <w:ins w:id="615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1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1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3" w:author="Boisvert, Eric" w:date="2016-03-29T09:19:00Z"/>
                <w:rFonts w:ascii="Arial" w:eastAsia="MS Mincho" w:hAnsi="Arial" w:cs="Arial"/>
                <w:sz w:val="18"/>
                <w:szCs w:val="18"/>
              </w:rPr>
            </w:pPr>
            <w:ins w:id="61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5" w:author="Boisvert, Eric" w:date="2016-03-29T09:19:00Z"/>
                <w:rFonts w:ascii="Arial" w:eastAsia="MS Mincho" w:hAnsi="Arial" w:cs="Arial"/>
                <w:b/>
                <w:color w:val="0000FF"/>
                <w:sz w:val="18"/>
                <w:szCs w:val="18"/>
              </w:rPr>
            </w:pPr>
            <w:ins w:id="6156" w:author="Boisvert, Eric" w:date="2016-03-29T09:19:00Z">
              <w:r w:rsidRPr="00480BB6">
                <w:rPr>
                  <w:rFonts w:ascii="Arial" w:hAnsi="Arial" w:cs="Arial"/>
                  <w:sz w:val="18"/>
                  <w:szCs w:val="18"/>
                  <w:lang w:val="en-CA"/>
                  <w:rPrChange w:id="6157"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0" w:author="Boisvert, Eric" w:date="2016-03-29T09:19:00Z"/>
                <w:rFonts w:ascii="Arial" w:eastAsia="MS Mincho" w:hAnsi="Arial" w:cs="Arial"/>
                <w:sz w:val="18"/>
                <w:szCs w:val="18"/>
              </w:rPr>
            </w:pPr>
            <w:ins w:id="61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2" w:author="Boisvert, Eric" w:date="2016-03-29T09:19:00Z"/>
                <w:rFonts w:cs="Arial"/>
                <w:b/>
                <w:color w:val="FF0000"/>
                <w:szCs w:val="18"/>
                <w:lang w:eastAsia="en-US"/>
              </w:rPr>
            </w:pPr>
            <w:ins w:id="6163"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6" w:author="Boisvert, Eric" w:date="2016-03-29T09:19:00Z"/>
                <w:rFonts w:ascii="Arial" w:eastAsia="MS Mincho" w:hAnsi="Arial" w:cs="Arial"/>
                <w:sz w:val="18"/>
                <w:szCs w:val="18"/>
              </w:rPr>
            </w:pPr>
            <w:ins w:id="61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68" w:author="Boisvert, Eric" w:date="2016-03-29T09:19:00Z"/>
                <w:rFonts w:ascii="Arial" w:eastAsia="MS Mincho" w:hAnsi="Arial" w:cs="Arial"/>
                <w:sz w:val="18"/>
                <w:szCs w:val="18"/>
              </w:rPr>
            </w:pPr>
            <w:ins w:id="6169"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2" w:author="Boisvert, Eric" w:date="2016-03-29T09:19:00Z"/>
                <w:rFonts w:ascii="Arial" w:eastAsia="MS Mincho" w:hAnsi="Arial" w:cs="Arial"/>
                <w:sz w:val="18"/>
                <w:szCs w:val="18"/>
              </w:rPr>
            </w:pPr>
            <w:ins w:id="61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4" w:author="Boisvert, Eric" w:date="2016-03-29T09:19:00Z"/>
                <w:rFonts w:cs="Arial"/>
                <w:szCs w:val="18"/>
                <w:lang w:eastAsia="en-US"/>
              </w:rPr>
            </w:pPr>
          </w:p>
        </w:tc>
      </w:tr>
      <w:tr w:rsidR="00480BB6" w:rsidRPr="00DE63EA" w14:paraId="2387E2EC" w14:textId="77777777" w:rsidTr="0024128E">
        <w:trPr>
          <w:trHeight w:val="416"/>
          <w:ins w:id="617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6" w:author="Boisvert, Eric" w:date="2016-03-29T09:19:00Z"/>
                <w:rFonts w:cs="Arial"/>
                <w:b/>
                <w:szCs w:val="18"/>
                <w:lang w:eastAsia="en-US"/>
              </w:rPr>
            </w:pPr>
            <w:ins w:id="6177"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8" w:author="Boisvert, Eric" w:date="2016-03-29T09:19:00Z"/>
                <w:rFonts w:cs="Arial"/>
                <w:b/>
                <w:color w:val="FF0000"/>
                <w:szCs w:val="18"/>
                <w:lang w:eastAsia="en-US"/>
              </w:rPr>
            </w:pPr>
            <w:ins w:id="6179"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1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1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2" w:author="Boisvert, Eric" w:date="2016-03-29T09:19:00Z"/>
                <w:rFonts w:ascii="Arial" w:eastAsia="MS Mincho" w:hAnsi="Arial" w:cs="Arial"/>
                <w:sz w:val="18"/>
                <w:szCs w:val="18"/>
              </w:rPr>
            </w:pPr>
            <w:ins w:id="61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4" w:author="Boisvert, Eric" w:date="2016-03-29T09:19:00Z"/>
                <w:rFonts w:ascii="Arial" w:eastAsia="MS Mincho" w:hAnsi="Arial" w:cs="Arial"/>
                <w:b/>
                <w:color w:val="0000FF"/>
                <w:sz w:val="18"/>
                <w:szCs w:val="18"/>
              </w:rPr>
            </w:pPr>
            <w:ins w:id="6185" w:author="Boisvert, Eric" w:date="2016-03-29T09:19:00Z">
              <w:r w:rsidRPr="00480BB6">
                <w:rPr>
                  <w:rFonts w:ascii="Arial" w:hAnsi="Arial" w:cs="Arial"/>
                  <w:sz w:val="18"/>
                  <w:szCs w:val="18"/>
                  <w:lang w:val="en-CA"/>
                  <w:rPrChange w:id="6186"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1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1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9" w:author="Boisvert, Eric" w:date="2016-03-29T09:19:00Z"/>
                <w:rFonts w:ascii="Arial" w:eastAsia="MS Mincho" w:hAnsi="Arial" w:cs="Arial"/>
                <w:sz w:val="18"/>
                <w:szCs w:val="18"/>
              </w:rPr>
            </w:pPr>
            <w:ins w:id="61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1" w:author="Boisvert, Eric" w:date="2016-03-29T09:19:00Z"/>
                <w:rFonts w:cs="Arial"/>
                <w:b/>
                <w:color w:val="FF0000"/>
                <w:szCs w:val="18"/>
                <w:lang w:eastAsia="en-US"/>
              </w:rPr>
            </w:pPr>
            <w:ins w:id="6192"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1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1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5" w:author="Boisvert, Eric" w:date="2016-03-29T09:19:00Z"/>
                <w:rFonts w:ascii="Arial" w:eastAsia="MS Mincho" w:hAnsi="Arial" w:cs="Arial"/>
                <w:sz w:val="18"/>
                <w:szCs w:val="18"/>
              </w:rPr>
            </w:pPr>
            <w:ins w:id="61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97" w:author="Boisvert, Eric" w:date="2016-03-29T09:19:00Z"/>
                <w:rFonts w:ascii="Arial" w:eastAsia="MS Mincho" w:hAnsi="Arial" w:cs="Arial"/>
                <w:sz w:val="18"/>
                <w:szCs w:val="18"/>
              </w:rPr>
            </w:pPr>
            <w:ins w:id="619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1" w:author="Boisvert, Eric" w:date="2016-03-29T09:19:00Z"/>
                <w:rFonts w:ascii="Arial" w:eastAsia="MS Mincho" w:hAnsi="Arial" w:cs="Arial"/>
                <w:sz w:val="18"/>
                <w:szCs w:val="18"/>
              </w:rPr>
            </w:pPr>
            <w:ins w:id="62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3" w:author="Boisvert, Eric" w:date="2016-03-29T09:19:00Z"/>
                <w:rFonts w:cs="Arial"/>
                <w:szCs w:val="18"/>
                <w:lang w:eastAsia="en-US"/>
              </w:rPr>
            </w:pPr>
          </w:p>
        </w:tc>
      </w:tr>
      <w:tr w:rsidR="00480BB6" w:rsidRPr="00DE63EA" w14:paraId="2304A13F" w14:textId="77777777" w:rsidTr="0024128E">
        <w:trPr>
          <w:trHeight w:val="416"/>
          <w:ins w:id="620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5" w:author="Boisvert, Eric" w:date="2016-03-29T09:19:00Z"/>
                <w:rFonts w:cs="Arial"/>
                <w:b/>
                <w:szCs w:val="18"/>
                <w:lang w:eastAsia="en-US"/>
              </w:rPr>
            </w:pPr>
            <w:ins w:id="620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7" w:author="Boisvert, Eric" w:date="2016-03-29T09:19:00Z"/>
                <w:rFonts w:cs="Arial"/>
                <w:b/>
                <w:color w:val="FF0000"/>
                <w:szCs w:val="18"/>
                <w:lang w:eastAsia="en-US"/>
              </w:rPr>
            </w:pPr>
            <w:ins w:id="6208"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2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2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1" w:author="Boisvert, Eric" w:date="2016-03-29T09:19:00Z"/>
                <w:rFonts w:ascii="Arial" w:eastAsia="MS Mincho" w:hAnsi="Arial" w:cs="Arial"/>
                <w:sz w:val="18"/>
                <w:szCs w:val="18"/>
              </w:rPr>
            </w:pPr>
            <w:ins w:id="62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3" w:author="Boisvert, Eric" w:date="2016-03-29T09:19:00Z"/>
                <w:rFonts w:ascii="Arial" w:eastAsia="MS Mincho" w:hAnsi="Arial" w:cs="Arial"/>
                <w:b/>
                <w:color w:val="0000FF"/>
                <w:sz w:val="18"/>
                <w:szCs w:val="18"/>
              </w:rPr>
            </w:pPr>
            <w:ins w:id="6214" w:author="Boisvert, Eric" w:date="2016-03-29T09:19:00Z">
              <w:r w:rsidRPr="00480BB6">
                <w:rPr>
                  <w:rFonts w:ascii="Arial" w:hAnsi="Arial" w:cs="Arial"/>
                  <w:sz w:val="18"/>
                  <w:szCs w:val="18"/>
                  <w:lang w:val="en-CA"/>
                  <w:rPrChange w:id="6215"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2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2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8" w:author="Boisvert, Eric" w:date="2016-03-29T09:19:00Z"/>
                <w:rFonts w:ascii="Arial" w:eastAsia="MS Mincho" w:hAnsi="Arial" w:cs="Arial"/>
                <w:sz w:val="18"/>
                <w:szCs w:val="18"/>
              </w:rPr>
            </w:pPr>
            <w:ins w:id="62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0" w:author="Boisvert, Eric" w:date="2016-03-29T09:19:00Z"/>
                <w:rFonts w:cs="Arial"/>
                <w:b/>
                <w:color w:val="FF0000"/>
                <w:szCs w:val="18"/>
                <w:lang w:eastAsia="en-US"/>
              </w:rPr>
            </w:pPr>
            <w:ins w:id="6221"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2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2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4" w:author="Boisvert, Eric" w:date="2016-03-29T09:19:00Z"/>
                <w:rFonts w:ascii="Arial" w:eastAsia="MS Mincho" w:hAnsi="Arial" w:cs="Arial"/>
                <w:sz w:val="18"/>
                <w:szCs w:val="18"/>
              </w:rPr>
            </w:pPr>
            <w:ins w:id="622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26" w:author="Boisvert, Eric" w:date="2016-03-29T09:19:00Z"/>
                <w:rFonts w:ascii="Arial" w:eastAsia="MS Mincho" w:hAnsi="Arial" w:cs="Arial"/>
                <w:sz w:val="18"/>
                <w:szCs w:val="18"/>
              </w:rPr>
            </w:pPr>
            <w:ins w:id="622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0" w:author="Boisvert, Eric" w:date="2016-03-29T09:19:00Z"/>
                <w:rFonts w:ascii="Arial" w:eastAsia="MS Mincho" w:hAnsi="Arial" w:cs="Arial"/>
                <w:sz w:val="18"/>
                <w:szCs w:val="18"/>
              </w:rPr>
            </w:pPr>
            <w:ins w:id="62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2" w:author="Boisvert, Eric" w:date="2016-03-29T09:19:00Z"/>
                <w:rFonts w:cs="Arial"/>
                <w:szCs w:val="18"/>
                <w:lang w:eastAsia="en-US"/>
              </w:rPr>
            </w:pPr>
          </w:p>
        </w:tc>
      </w:tr>
      <w:tr w:rsidR="00480BB6" w:rsidRPr="00DE63EA" w14:paraId="3A6D9AE1" w14:textId="77777777" w:rsidTr="0024128E">
        <w:trPr>
          <w:trHeight w:val="416"/>
          <w:ins w:id="623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4" w:author="Boisvert, Eric" w:date="2016-03-29T09:19:00Z"/>
                <w:rFonts w:cs="Arial"/>
                <w:b/>
                <w:szCs w:val="18"/>
                <w:lang w:eastAsia="en-US"/>
              </w:rPr>
            </w:pPr>
            <w:ins w:id="623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6" w:author="Boisvert, Eric" w:date="2016-03-29T09:19:00Z"/>
                <w:rFonts w:cs="Arial"/>
                <w:b/>
                <w:color w:val="FF0000"/>
                <w:szCs w:val="18"/>
                <w:lang w:eastAsia="en-US"/>
              </w:rPr>
            </w:pPr>
            <w:ins w:id="623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2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2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0" w:author="Boisvert, Eric" w:date="2016-03-29T09:19:00Z"/>
                <w:rFonts w:ascii="Arial" w:eastAsia="MS Mincho" w:hAnsi="Arial" w:cs="Arial"/>
                <w:sz w:val="18"/>
                <w:szCs w:val="18"/>
              </w:rPr>
            </w:pPr>
            <w:ins w:id="62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2" w:author="Boisvert, Eric" w:date="2016-03-29T09:19:00Z"/>
                <w:rFonts w:ascii="Arial" w:eastAsia="MS Mincho" w:hAnsi="Arial" w:cs="Arial"/>
                <w:b/>
                <w:color w:val="0000FF"/>
                <w:sz w:val="18"/>
                <w:szCs w:val="18"/>
              </w:rPr>
            </w:pPr>
            <w:ins w:id="6243" w:author="Boisvert, Eric" w:date="2016-03-29T09:19:00Z">
              <w:r w:rsidRPr="00480BB6">
                <w:rPr>
                  <w:rFonts w:ascii="Arial" w:hAnsi="Arial" w:cs="Arial"/>
                  <w:sz w:val="18"/>
                  <w:szCs w:val="18"/>
                  <w:lang w:val="en-CA"/>
                  <w:rPrChange w:id="6244"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2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2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7" w:author="Boisvert, Eric" w:date="2016-03-29T09:19:00Z"/>
                <w:rFonts w:ascii="Arial" w:eastAsia="MS Mincho" w:hAnsi="Arial" w:cs="Arial"/>
                <w:sz w:val="18"/>
                <w:szCs w:val="18"/>
              </w:rPr>
            </w:pPr>
            <w:ins w:id="62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9" w:author="Boisvert, Eric" w:date="2016-03-29T09:19:00Z"/>
                <w:rFonts w:cs="Arial"/>
                <w:b/>
                <w:color w:val="FF0000"/>
                <w:szCs w:val="18"/>
                <w:lang w:eastAsia="en-US"/>
              </w:rPr>
            </w:pPr>
            <w:ins w:id="625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2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2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3" w:author="Boisvert, Eric" w:date="2016-03-29T09:19:00Z"/>
                <w:rFonts w:ascii="Arial" w:eastAsia="MS Mincho" w:hAnsi="Arial" w:cs="Arial"/>
                <w:sz w:val="18"/>
                <w:szCs w:val="18"/>
              </w:rPr>
            </w:pPr>
            <w:ins w:id="625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55" w:author="Boisvert, Eric" w:date="2016-03-29T09:19:00Z"/>
                <w:rFonts w:ascii="Arial" w:eastAsia="MS Mincho" w:hAnsi="Arial" w:cs="Arial"/>
                <w:sz w:val="18"/>
                <w:szCs w:val="18"/>
              </w:rPr>
            </w:pPr>
            <w:ins w:id="625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2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2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9" w:author="Boisvert, Eric" w:date="2016-03-29T09:19:00Z"/>
                <w:rFonts w:ascii="Arial" w:eastAsia="MS Mincho" w:hAnsi="Arial" w:cs="Arial"/>
                <w:sz w:val="18"/>
                <w:szCs w:val="18"/>
              </w:rPr>
            </w:pPr>
            <w:ins w:id="626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1" w:author="Boisvert, Eric" w:date="2016-03-29T09:19:00Z"/>
                <w:rFonts w:cs="Arial"/>
                <w:szCs w:val="18"/>
                <w:lang w:eastAsia="en-US"/>
              </w:rPr>
            </w:pPr>
          </w:p>
        </w:tc>
      </w:tr>
      <w:tr w:rsidR="00480BB6" w:rsidRPr="00DE63EA" w14:paraId="07897C21" w14:textId="77777777" w:rsidTr="0024128E">
        <w:trPr>
          <w:trHeight w:val="416"/>
          <w:ins w:id="626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3" w:author="Boisvert, Eric" w:date="2016-03-29T09:19:00Z"/>
                <w:rFonts w:cs="Arial"/>
                <w:b/>
                <w:szCs w:val="18"/>
                <w:lang w:eastAsia="en-US"/>
              </w:rPr>
            </w:pPr>
            <w:ins w:id="626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5" w:author="Boisvert, Eric" w:date="2016-03-29T09:19:00Z"/>
                <w:rFonts w:cs="Arial"/>
                <w:b/>
                <w:color w:val="FF0000"/>
                <w:szCs w:val="18"/>
                <w:lang w:eastAsia="en-US"/>
              </w:rPr>
            </w:pPr>
            <w:ins w:id="6266"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2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2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9" w:author="Boisvert, Eric" w:date="2016-03-29T09:19:00Z"/>
                <w:rFonts w:ascii="Arial" w:eastAsia="MS Mincho" w:hAnsi="Arial" w:cs="Arial"/>
                <w:sz w:val="18"/>
                <w:szCs w:val="18"/>
              </w:rPr>
            </w:pPr>
            <w:ins w:id="62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1" w:author="Boisvert, Eric" w:date="2016-03-29T09:19:00Z"/>
                <w:rFonts w:ascii="Arial" w:eastAsia="MS Mincho" w:hAnsi="Arial" w:cs="Arial"/>
                <w:b/>
                <w:color w:val="0000FF"/>
                <w:sz w:val="18"/>
                <w:szCs w:val="18"/>
              </w:rPr>
            </w:pPr>
            <w:ins w:id="6272" w:author="Boisvert, Eric" w:date="2016-03-29T09:19:00Z">
              <w:r w:rsidRPr="00480BB6">
                <w:rPr>
                  <w:rFonts w:ascii="Arial" w:hAnsi="Arial" w:cs="Arial"/>
                  <w:sz w:val="18"/>
                  <w:szCs w:val="18"/>
                  <w:lang w:val="en-CA"/>
                  <w:rPrChange w:id="6273"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6" w:author="Boisvert, Eric" w:date="2016-03-29T09:19:00Z"/>
                <w:rFonts w:ascii="Arial" w:eastAsia="MS Mincho" w:hAnsi="Arial" w:cs="Arial"/>
                <w:sz w:val="18"/>
                <w:szCs w:val="18"/>
              </w:rPr>
            </w:pPr>
            <w:ins w:id="62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8" w:author="Boisvert, Eric" w:date="2016-03-29T09:19:00Z"/>
                <w:rFonts w:cs="Arial"/>
                <w:b/>
                <w:color w:val="FF0000"/>
                <w:szCs w:val="18"/>
                <w:lang w:eastAsia="en-US"/>
              </w:rPr>
            </w:pPr>
            <w:ins w:id="6279"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2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2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2" w:author="Boisvert, Eric" w:date="2016-03-29T09:19:00Z"/>
                <w:rFonts w:ascii="Arial" w:eastAsia="MS Mincho" w:hAnsi="Arial" w:cs="Arial"/>
                <w:sz w:val="18"/>
                <w:szCs w:val="18"/>
              </w:rPr>
            </w:pPr>
            <w:ins w:id="62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84" w:author="Boisvert, Eric" w:date="2016-03-29T09:19:00Z"/>
                <w:rFonts w:ascii="Arial" w:eastAsia="MS Mincho" w:hAnsi="Arial" w:cs="Arial"/>
                <w:sz w:val="18"/>
                <w:szCs w:val="18"/>
              </w:rPr>
            </w:pPr>
            <w:ins w:id="6285"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2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2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8" w:author="Boisvert, Eric" w:date="2016-03-29T09:19:00Z"/>
                <w:rFonts w:ascii="Arial" w:eastAsia="MS Mincho" w:hAnsi="Arial" w:cs="Arial"/>
                <w:sz w:val="18"/>
                <w:szCs w:val="18"/>
              </w:rPr>
            </w:pPr>
            <w:ins w:id="62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0" w:author="Boisvert, Eric" w:date="2016-03-29T09:19:00Z"/>
                <w:rFonts w:cs="Arial"/>
                <w:szCs w:val="18"/>
                <w:lang w:eastAsia="en-US"/>
              </w:rPr>
            </w:pPr>
          </w:p>
        </w:tc>
      </w:tr>
      <w:tr w:rsidR="00480BB6" w:rsidRPr="00DE63EA" w14:paraId="3921EFCF" w14:textId="77777777" w:rsidTr="0024128E">
        <w:trPr>
          <w:trHeight w:val="416"/>
          <w:ins w:id="629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2" w:author="Boisvert, Eric" w:date="2016-03-29T09:19:00Z"/>
                <w:rFonts w:cs="Arial"/>
                <w:b/>
                <w:szCs w:val="18"/>
                <w:lang w:eastAsia="en-US"/>
              </w:rPr>
            </w:pPr>
            <w:ins w:id="629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4" w:author="Boisvert, Eric" w:date="2016-03-29T09:19:00Z"/>
                <w:rFonts w:cs="Arial"/>
                <w:b/>
                <w:color w:val="FF0000"/>
                <w:szCs w:val="18"/>
                <w:lang w:eastAsia="en-US"/>
              </w:rPr>
            </w:pPr>
            <w:ins w:id="629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8" w:author="Boisvert, Eric" w:date="2016-03-29T09:19:00Z"/>
                <w:rFonts w:ascii="Arial" w:eastAsia="MS Mincho" w:hAnsi="Arial" w:cs="Arial"/>
                <w:sz w:val="18"/>
                <w:szCs w:val="18"/>
              </w:rPr>
            </w:pPr>
            <w:ins w:id="62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0" w:author="Boisvert, Eric" w:date="2016-03-29T09:19:00Z"/>
                <w:rFonts w:ascii="Arial" w:eastAsia="MS Mincho" w:hAnsi="Arial" w:cs="Arial"/>
                <w:b/>
                <w:color w:val="0000FF"/>
                <w:sz w:val="18"/>
                <w:szCs w:val="18"/>
              </w:rPr>
            </w:pPr>
            <w:ins w:id="6301" w:author="Boisvert, Eric" w:date="2016-03-29T09:19:00Z">
              <w:r w:rsidRPr="00480BB6">
                <w:rPr>
                  <w:rFonts w:ascii="Arial" w:hAnsi="Arial" w:cs="Arial"/>
                  <w:sz w:val="18"/>
                  <w:szCs w:val="18"/>
                  <w:lang w:val="en-CA"/>
                  <w:rPrChange w:id="6302"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3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5" w:author="Boisvert, Eric" w:date="2016-03-29T09:19:00Z"/>
                <w:rFonts w:ascii="Arial" w:eastAsia="MS Mincho" w:hAnsi="Arial" w:cs="Arial"/>
                <w:sz w:val="18"/>
                <w:szCs w:val="18"/>
              </w:rPr>
            </w:pPr>
            <w:ins w:id="63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7" w:author="Boisvert, Eric" w:date="2016-03-29T09:19:00Z"/>
                <w:rFonts w:cs="Arial"/>
                <w:b/>
                <w:color w:val="FF0000"/>
                <w:szCs w:val="18"/>
                <w:lang w:eastAsia="en-US"/>
              </w:rPr>
            </w:pPr>
            <w:ins w:id="6308"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3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3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1" w:author="Boisvert, Eric" w:date="2016-03-29T09:19:00Z"/>
                <w:rFonts w:ascii="Arial" w:eastAsia="MS Mincho" w:hAnsi="Arial" w:cs="Arial"/>
                <w:sz w:val="18"/>
                <w:szCs w:val="18"/>
              </w:rPr>
            </w:pPr>
            <w:ins w:id="63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13" w:author="Boisvert, Eric" w:date="2016-03-29T09:19:00Z"/>
                <w:rFonts w:ascii="Arial" w:eastAsia="MS Mincho" w:hAnsi="Arial" w:cs="Arial"/>
                <w:sz w:val="18"/>
                <w:szCs w:val="18"/>
              </w:rPr>
            </w:pPr>
            <w:ins w:id="6314"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3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3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7" w:author="Boisvert, Eric" w:date="2016-03-29T09:19:00Z"/>
                <w:rFonts w:ascii="Arial" w:eastAsia="MS Mincho" w:hAnsi="Arial" w:cs="Arial"/>
                <w:sz w:val="18"/>
                <w:szCs w:val="18"/>
              </w:rPr>
            </w:pPr>
            <w:ins w:id="63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9" w:author="Boisvert, Eric" w:date="2016-03-29T09:19:00Z"/>
                <w:rFonts w:cs="Arial"/>
                <w:szCs w:val="18"/>
                <w:lang w:eastAsia="en-US"/>
              </w:rPr>
            </w:pPr>
          </w:p>
        </w:tc>
      </w:tr>
      <w:tr w:rsidR="00480BB6" w:rsidRPr="00DE63EA" w14:paraId="0362597A" w14:textId="77777777" w:rsidTr="0024128E">
        <w:trPr>
          <w:trHeight w:val="416"/>
          <w:ins w:id="632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1" w:author="Boisvert, Eric" w:date="2016-03-29T09:19:00Z"/>
                <w:rFonts w:cs="Arial"/>
                <w:b/>
                <w:szCs w:val="18"/>
                <w:lang w:eastAsia="en-US"/>
              </w:rPr>
            </w:pPr>
            <w:ins w:id="632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3" w:author="Boisvert, Eric" w:date="2016-03-29T09:19:00Z"/>
                <w:rFonts w:cs="Arial"/>
                <w:b/>
                <w:color w:val="FF0000"/>
                <w:szCs w:val="18"/>
                <w:lang w:eastAsia="en-US"/>
              </w:rPr>
            </w:pPr>
            <w:ins w:id="6324"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3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3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7" w:author="Boisvert, Eric" w:date="2016-03-29T09:19:00Z"/>
                <w:rFonts w:ascii="Arial" w:eastAsia="MS Mincho" w:hAnsi="Arial" w:cs="Arial"/>
                <w:sz w:val="18"/>
                <w:szCs w:val="18"/>
              </w:rPr>
            </w:pPr>
            <w:ins w:id="63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9" w:author="Boisvert, Eric" w:date="2016-03-29T09:19:00Z"/>
                <w:rFonts w:ascii="Arial" w:eastAsia="MS Mincho" w:hAnsi="Arial" w:cs="Arial"/>
                <w:b/>
                <w:color w:val="0000FF"/>
                <w:sz w:val="18"/>
                <w:szCs w:val="18"/>
              </w:rPr>
            </w:pPr>
            <w:ins w:id="6330" w:author="Boisvert, Eric" w:date="2016-03-29T09:19:00Z">
              <w:r w:rsidRPr="00480BB6">
                <w:rPr>
                  <w:rFonts w:ascii="Arial" w:hAnsi="Arial" w:cs="Arial"/>
                  <w:sz w:val="18"/>
                  <w:szCs w:val="18"/>
                  <w:lang w:val="en-CA"/>
                  <w:rPrChange w:id="6331"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4" w:author="Boisvert, Eric" w:date="2016-03-29T09:19:00Z"/>
                <w:rFonts w:ascii="Arial" w:eastAsia="MS Mincho" w:hAnsi="Arial" w:cs="Arial"/>
                <w:sz w:val="18"/>
                <w:szCs w:val="18"/>
              </w:rPr>
            </w:pPr>
            <w:ins w:id="63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6" w:author="Boisvert, Eric" w:date="2016-03-29T09:19:00Z"/>
                <w:rFonts w:cs="Arial"/>
                <w:b/>
                <w:color w:val="FF0000"/>
                <w:szCs w:val="18"/>
                <w:lang w:eastAsia="en-US"/>
              </w:rPr>
            </w:pPr>
            <w:ins w:id="6337"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0" w:author="Boisvert, Eric" w:date="2016-03-29T09:19:00Z"/>
                <w:rFonts w:ascii="Arial" w:eastAsia="MS Mincho" w:hAnsi="Arial" w:cs="Arial"/>
                <w:sz w:val="18"/>
                <w:szCs w:val="18"/>
              </w:rPr>
            </w:pPr>
            <w:ins w:id="63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2" w:author="Boisvert, Eric" w:date="2016-03-29T09:19:00Z"/>
                <w:rFonts w:ascii="Arial" w:eastAsia="MS Mincho" w:hAnsi="Arial" w:cs="Arial"/>
                <w:sz w:val="18"/>
                <w:szCs w:val="18"/>
              </w:rPr>
            </w:pPr>
            <w:ins w:id="6343"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3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3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6" w:author="Boisvert, Eric" w:date="2016-03-29T09:19:00Z"/>
                <w:rFonts w:ascii="Arial" w:eastAsia="MS Mincho" w:hAnsi="Arial" w:cs="Arial"/>
                <w:sz w:val="18"/>
                <w:szCs w:val="18"/>
              </w:rPr>
            </w:pPr>
            <w:ins w:id="63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8" w:author="Boisvert, Eric" w:date="2016-03-29T09:19:00Z"/>
                <w:rFonts w:cs="Arial"/>
                <w:szCs w:val="18"/>
                <w:lang w:eastAsia="en-US"/>
              </w:rPr>
            </w:pPr>
          </w:p>
        </w:tc>
      </w:tr>
    </w:tbl>
    <w:p w14:paraId="491294AE" w14:textId="77777777" w:rsidR="00480BB6" w:rsidRDefault="00480BB6" w:rsidP="00480BB6">
      <w:pPr>
        <w:spacing w:after="0"/>
        <w:rPr>
          <w:ins w:id="6349" w:author="Boisvert, Eric" w:date="2016-03-29T09:19:00Z"/>
          <w:lang w:val="en-CA"/>
        </w:rPr>
      </w:pPr>
    </w:p>
    <w:p w14:paraId="68DEACED" w14:textId="77777777" w:rsidR="00480BB6" w:rsidRDefault="00480BB6" w:rsidP="00480BB6">
      <w:pPr>
        <w:rPr>
          <w:ins w:id="6350" w:author="Boisvert, Eric" w:date="2016-03-29T09:19:00Z"/>
          <w:lang w:val="en-CA"/>
        </w:rPr>
      </w:pPr>
      <w:ins w:id="6351" w:author="Boisvert, Eric" w:date="2016-03-29T09:19:00Z">
        <w:r>
          <w:rPr>
            <w:lang w:val="en-CA"/>
          </w:rPr>
          <w:br w:type="page"/>
        </w:r>
      </w:ins>
    </w:p>
    <w:p w14:paraId="419CF882" w14:textId="77777777" w:rsidR="00480BB6" w:rsidRPr="00480BB6" w:rsidRDefault="00480BB6" w:rsidP="003C54F8">
      <w:pPr>
        <w:pStyle w:val="OGCAnnexXX"/>
        <w:rPr>
          <w:ins w:id="6352" w:author="Boisvert, Eric" w:date="2016-03-29T09:19:00Z"/>
          <w:rPrChange w:id="6353" w:author="Boisvert, Eric" w:date="2016-03-29T09:20:00Z">
            <w:rPr>
              <w:ins w:id="6354" w:author="Boisvert, Eric" w:date="2016-03-29T09:19:00Z"/>
              <w:lang w:val="fr-CA"/>
            </w:rPr>
          </w:rPrChange>
        </w:rPr>
        <w:pPrChange w:id="6355" w:author="Eric Boisvert" w:date="2016-04-02T13:00:00Z">
          <w:pPr>
            <w:pStyle w:val="Heading3"/>
            <w:numPr>
              <w:ilvl w:val="0"/>
              <w:numId w:val="0"/>
            </w:numPr>
            <w:ind w:left="720" w:hanging="720"/>
          </w:pPr>
        </w:pPrChange>
      </w:pPr>
      <w:ins w:id="6356" w:author="Boisvert, Eric" w:date="2016-03-29T09:19:00Z">
        <w:del w:id="6357" w:author="Eric Boisvert" w:date="2016-04-02T12:17:00Z">
          <w:r w:rsidRPr="00480BB6" w:rsidDel="00231114">
            <w:rPr>
              <w:rPrChange w:id="6358" w:author="Boisvert, Eric" w:date="2016-03-29T09:20:00Z">
                <w:rPr>
                  <w:lang w:val="fr-CA"/>
                </w:rPr>
              </w:rPrChange>
            </w:rPr>
            <w:delText xml:space="preserve">A.2.1 </w:delText>
          </w:r>
        </w:del>
        <w:r w:rsidRPr="00480BB6">
          <w:rPr>
            <w:rPrChange w:id="6359" w:author="Boisvert, Eric" w:date="2016-03-29T09:20:00Z">
              <w:rPr>
                <w:lang w:val="fr-CA"/>
              </w:rPr>
            </w:rPrChange>
          </w:rPr>
          <w:t>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3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361" w:author="Boisvert, Eric" w:date="2016-03-29T09:19:00Z"/>
                <w:rFonts w:cs="Arial"/>
                <w:szCs w:val="18"/>
                <w:lang w:eastAsia="en-US"/>
              </w:rPr>
            </w:pPr>
            <w:ins w:id="636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363" w:author="Boisvert, Eric" w:date="2016-03-29T09:19:00Z"/>
                <w:rFonts w:cs="Arial"/>
                <w:b/>
                <w:color w:val="0000FF"/>
                <w:szCs w:val="18"/>
                <w:lang w:eastAsia="en-US"/>
              </w:rPr>
            </w:pPr>
            <w:ins w:id="6364"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36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366" w:author="Boisvert, Eric" w:date="2016-03-29T09:19:00Z"/>
                <w:rFonts w:cs="Arial"/>
                <w:szCs w:val="18"/>
                <w:lang w:eastAsia="en-US"/>
              </w:rPr>
            </w:pPr>
            <w:ins w:id="636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8" w:author="Boisvert, Eric" w:date="2016-03-29T09:19:00Z"/>
                <w:rFonts w:cs="Arial"/>
                <w:b/>
                <w:color w:val="0000FF"/>
                <w:szCs w:val="18"/>
                <w:lang w:eastAsia="en-US"/>
              </w:rPr>
            </w:pPr>
            <w:ins w:id="6369" w:author="Boisvert, Eric" w:date="2016-03-29T09:19:00Z">
              <w:r>
                <w:rPr>
                  <w:rFonts w:cs="Arial"/>
                  <w:szCs w:val="18"/>
                  <w:lang w:val="en-US"/>
                </w:rPr>
                <w:t>/req/gsml4-basic</w:t>
              </w:r>
            </w:ins>
          </w:p>
        </w:tc>
      </w:tr>
      <w:tr w:rsidR="00480BB6" w:rsidRPr="00DE63EA" w14:paraId="40B920D5" w14:textId="77777777" w:rsidTr="0024128E">
        <w:trPr>
          <w:ins w:id="637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371" w:author="Boisvert, Eric" w:date="2016-03-29T09:19:00Z"/>
                <w:rFonts w:cs="Arial"/>
                <w:b/>
                <w:szCs w:val="18"/>
              </w:rPr>
            </w:pPr>
            <w:ins w:id="637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3" w:author="Boisvert, Eric" w:date="2016-03-29T09:19:00Z"/>
                <w:rFonts w:cs="Arial"/>
                <w:szCs w:val="18"/>
                <w:lang w:val="en-US"/>
              </w:rPr>
            </w:pPr>
            <w:ins w:id="6374" w:author="Boisvert, Eric" w:date="2016-03-29T09:19:00Z">
              <w:r>
                <w:rPr>
                  <w:rFonts w:cs="Arial"/>
                  <w:szCs w:val="18"/>
                  <w:lang w:val="en-US"/>
                </w:rPr>
                <w:t>/conf/gsml4-core</w:t>
              </w:r>
            </w:ins>
          </w:p>
        </w:tc>
      </w:tr>
      <w:tr w:rsidR="00480BB6" w:rsidRPr="00DE63EA" w14:paraId="3952B3FE" w14:textId="77777777" w:rsidTr="0024128E">
        <w:trPr>
          <w:ins w:id="63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376" w:author="Boisvert, Eric" w:date="2016-03-29T09:19:00Z"/>
                <w:rFonts w:cs="Arial"/>
                <w:b/>
                <w:szCs w:val="18"/>
              </w:rPr>
            </w:pPr>
            <w:ins w:id="63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8" w:author="Boisvert, Eric" w:date="2016-03-29T09:19:00Z"/>
                <w:rFonts w:cs="Arial"/>
                <w:szCs w:val="18"/>
                <w:lang w:val="en-US"/>
              </w:rPr>
            </w:pPr>
            <w:ins w:id="6379"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2" w:author="Boisvert, Eric" w:date="2016-03-29T09:19:00Z"/>
                <w:rFonts w:ascii="Arial" w:eastAsia="MS Mincho" w:hAnsi="Arial" w:cs="Arial"/>
                <w:sz w:val="18"/>
                <w:szCs w:val="18"/>
              </w:rPr>
            </w:pPr>
            <w:ins w:id="63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4" w:author="Boisvert, Eric" w:date="2016-03-29T09:19:00Z"/>
                <w:rFonts w:ascii="Arial" w:eastAsia="MS Mincho" w:hAnsi="Arial" w:cs="Arial"/>
                <w:b/>
                <w:color w:val="0000FF"/>
                <w:sz w:val="18"/>
                <w:szCs w:val="18"/>
              </w:rPr>
            </w:pPr>
            <w:ins w:id="6385" w:author="Boisvert, Eric" w:date="2016-03-29T09:19:00Z">
              <w:r w:rsidRPr="00480BB6">
                <w:rPr>
                  <w:rFonts w:ascii="Arial" w:hAnsi="Arial" w:cs="Arial"/>
                  <w:sz w:val="18"/>
                  <w:szCs w:val="18"/>
                  <w:lang w:val="en-CA"/>
                  <w:rPrChange w:id="6386"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3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3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9" w:author="Boisvert, Eric" w:date="2016-03-29T09:19:00Z"/>
                <w:rFonts w:ascii="Arial" w:eastAsia="MS Mincho" w:hAnsi="Arial" w:cs="Arial"/>
                <w:sz w:val="18"/>
                <w:szCs w:val="18"/>
              </w:rPr>
            </w:pPr>
            <w:ins w:id="63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1" w:author="Boisvert, Eric" w:date="2016-03-29T09:19:00Z"/>
                <w:rFonts w:cs="Arial"/>
                <w:b/>
                <w:color w:val="FF0000"/>
                <w:szCs w:val="18"/>
                <w:lang w:eastAsia="en-US"/>
              </w:rPr>
            </w:pPr>
            <w:ins w:id="6392"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3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3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5" w:author="Boisvert, Eric" w:date="2016-03-29T09:19:00Z"/>
                <w:rFonts w:ascii="Arial" w:eastAsia="MS Mincho" w:hAnsi="Arial" w:cs="Arial"/>
                <w:sz w:val="18"/>
                <w:szCs w:val="18"/>
              </w:rPr>
            </w:pPr>
            <w:ins w:id="63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97" w:author="Boisvert, Eric" w:date="2016-03-29T09:19:00Z"/>
                <w:rFonts w:ascii="Arial" w:eastAsia="MS Mincho" w:hAnsi="Arial" w:cs="Arial"/>
                <w:sz w:val="18"/>
                <w:szCs w:val="18"/>
              </w:rPr>
            </w:pPr>
            <w:ins w:id="6398"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3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4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1" w:author="Boisvert, Eric" w:date="2016-03-29T09:19:00Z"/>
                <w:rFonts w:ascii="Arial" w:eastAsia="MS Mincho" w:hAnsi="Arial" w:cs="Arial"/>
                <w:sz w:val="18"/>
                <w:szCs w:val="18"/>
              </w:rPr>
            </w:pPr>
            <w:ins w:id="64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3" w:author="Boisvert, Eric" w:date="2016-03-29T09:19:00Z"/>
                <w:rFonts w:cs="Arial"/>
                <w:szCs w:val="18"/>
                <w:lang w:eastAsia="en-US"/>
              </w:rPr>
            </w:pPr>
          </w:p>
        </w:tc>
      </w:tr>
      <w:tr w:rsidR="00480BB6" w:rsidRPr="00DE63EA" w14:paraId="185EEFC5" w14:textId="77777777" w:rsidTr="0024128E">
        <w:trPr>
          <w:ins w:id="64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405" w:author="Boisvert, Eric" w:date="2016-03-29T09:19:00Z"/>
                <w:rFonts w:cs="Arial"/>
                <w:b/>
                <w:szCs w:val="18"/>
              </w:rPr>
            </w:pPr>
            <w:ins w:id="64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7" w:author="Boisvert, Eric" w:date="2016-03-29T09:19:00Z"/>
                <w:rFonts w:cs="Arial"/>
                <w:szCs w:val="18"/>
                <w:lang w:val="en-US"/>
              </w:rPr>
            </w:pPr>
            <w:ins w:id="6408"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4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4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1" w:author="Boisvert, Eric" w:date="2016-03-29T09:19:00Z"/>
                <w:rFonts w:ascii="Arial" w:eastAsia="MS Mincho" w:hAnsi="Arial" w:cs="Arial"/>
                <w:sz w:val="18"/>
                <w:szCs w:val="18"/>
              </w:rPr>
            </w:pPr>
            <w:ins w:id="64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3" w:author="Boisvert, Eric" w:date="2016-03-29T09:19:00Z"/>
                <w:rFonts w:ascii="Arial" w:eastAsia="MS Mincho" w:hAnsi="Arial" w:cs="Arial"/>
                <w:b/>
                <w:color w:val="0000FF"/>
                <w:sz w:val="18"/>
                <w:szCs w:val="18"/>
              </w:rPr>
            </w:pPr>
            <w:ins w:id="6414" w:author="Boisvert, Eric" w:date="2016-03-29T09:19:00Z">
              <w:r w:rsidRPr="00480BB6">
                <w:rPr>
                  <w:rFonts w:ascii="Arial" w:hAnsi="Arial" w:cs="Arial"/>
                  <w:sz w:val="18"/>
                  <w:szCs w:val="18"/>
                  <w:lang w:val="en-CA"/>
                  <w:rPrChange w:id="6415"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4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4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8" w:author="Boisvert, Eric" w:date="2016-03-29T09:19:00Z"/>
                <w:rFonts w:ascii="Arial" w:eastAsia="MS Mincho" w:hAnsi="Arial" w:cs="Arial"/>
                <w:sz w:val="18"/>
                <w:szCs w:val="18"/>
              </w:rPr>
            </w:pPr>
            <w:ins w:id="64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0" w:author="Boisvert, Eric" w:date="2016-03-29T09:19:00Z"/>
                <w:rFonts w:cs="Arial"/>
                <w:b/>
                <w:color w:val="FF0000"/>
                <w:szCs w:val="18"/>
                <w:lang w:eastAsia="en-US"/>
              </w:rPr>
            </w:pPr>
            <w:ins w:id="6421"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4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4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4" w:author="Boisvert, Eric" w:date="2016-03-29T09:19:00Z"/>
                <w:rFonts w:ascii="Arial" w:eastAsia="MS Mincho" w:hAnsi="Arial" w:cs="Arial"/>
                <w:sz w:val="18"/>
                <w:szCs w:val="18"/>
              </w:rPr>
            </w:pPr>
            <w:ins w:id="642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26" w:author="Boisvert, Eric" w:date="2016-03-29T09:19:00Z"/>
                <w:rFonts w:ascii="Arial" w:eastAsia="MS Mincho" w:hAnsi="Arial" w:cs="Arial"/>
                <w:sz w:val="18"/>
                <w:szCs w:val="18"/>
              </w:rPr>
            </w:pPr>
            <w:ins w:id="6427"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4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0" w:author="Boisvert, Eric" w:date="2016-03-29T09:19:00Z"/>
                <w:rFonts w:ascii="Arial" w:eastAsia="MS Mincho" w:hAnsi="Arial" w:cs="Arial"/>
                <w:sz w:val="18"/>
                <w:szCs w:val="18"/>
              </w:rPr>
            </w:pPr>
            <w:ins w:id="64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2" w:author="Boisvert, Eric" w:date="2016-03-29T09:19:00Z"/>
                <w:rFonts w:cs="Arial"/>
                <w:szCs w:val="18"/>
                <w:lang w:eastAsia="en-US"/>
              </w:rPr>
            </w:pPr>
          </w:p>
        </w:tc>
      </w:tr>
      <w:tr w:rsidR="00480BB6" w:rsidRPr="00DE63EA" w14:paraId="6FB5D55F" w14:textId="77777777" w:rsidTr="0024128E">
        <w:trPr>
          <w:ins w:id="64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434" w:author="Boisvert, Eric" w:date="2016-03-29T09:19:00Z"/>
                <w:rFonts w:cs="Arial"/>
                <w:b/>
                <w:szCs w:val="18"/>
              </w:rPr>
            </w:pPr>
            <w:ins w:id="643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6" w:author="Boisvert, Eric" w:date="2016-03-29T09:19:00Z"/>
                <w:rFonts w:cs="Arial"/>
                <w:szCs w:val="18"/>
                <w:lang w:val="en-US"/>
              </w:rPr>
            </w:pPr>
            <w:ins w:id="6437"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4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4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0" w:author="Boisvert, Eric" w:date="2016-03-29T09:19:00Z"/>
                <w:rFonts w:ascii="Arial" w:eastAsia="MS Mincho" w:hAnsi="Arial" w:cs="Arial"/>
                <w:sz w:val="18"/>
                <w:szCs w:val="18"/>
              </w:rPr>
            </w:pPr>
            <w:ins w:id="64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2" w:author="Boisvert, Eric" w:date="2016-03-29T09:19:00Z"/>
                <w:rFonts w:ascii="Arial" w:eastAsia="MS Mincho" w:hAnsi="Arial" w:cs="Arial"/>
                <w:b/>
                <w:color w:val="0000FF"/>
                <w:sz w:val="18"/>
                <w:szCs w:val="18"/>
              </w:rPr>
            </w:pPr>
            <w:ins w:id="6443" w:author="Boisvert, Eric" w:date="2016-03-29T09:19:00Z">
              <w:r w:rsidRPr="00480BB6">
                <w:rPr>
                  <w:rFonts w:ascii="Arial" w:hAnsi="Arial" w:cs="Arial"/>
                  <w:sz w:val="18"/>
                  <w:szCs w:val="18"/>
                  <w:lang w:val="en-CA"/>
                  <w:rPrChange w:id="6444"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4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4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7" w:author="Boisvert, Eric" w:date="2016-03-29T09:19:00Z"/>
                <w:rFonts w:ascii="Arial" w:eastAsia="MS Mincho" w:hAnsi="Arial" w:cs="Arial"/>
                <w:sz w:val="18"/>
                <w:szCs w:val="18"/>
              </w:rPr>
            </w:pPr>
            <w:ins w:id="64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9" w:author="Boisvert, Eric" w:date="2016-03-29T09:19:00Z"/>
                <w:rFonts w:cs="Arial"/>
                <w:b/>
                <w:color w:val="FF0000"/>
                <w:szCs w:val="18"/>
                <w:lang w:eastAsia="en-US"/>
              </w:rPr>
            </w:pPr>
            <w:ins w:id="6450"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4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4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3" w:author="Boisvert, Eric" w:date="2016-03-29T09:19:00Z"/>
                <w:rFonts w:ascii="Arial" w:eastAsia="MS Mincho" w:hAnsi="Arial" w:cs="Arial"/>
                <w:sz w:val="18"/>
                <w:szCs w:val="18"/>
              </w:rPr>
            </w:pPr>
            <w:ins w:id="645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55" w:author="Boisvert, Eric" w:date="2016-03-29T09:19:00Z"/>
                <w:rFonts w:ascii="Arial" w:eastAsia="MS Mincho" w:hAnsi="Arial" w:cs="Arial"/>
                <w:sz w:val="18"/>
                <w:szCs w:val="18"/>
              </w:rPr>
            </w:pPr>
            <w:ins w:id="6456"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9" w:author="Boisvert, Eric" w:date="2016-03-29T09:19:00Z"/>
                <w:rFonts w:ascii="Arial" w:eastAsia="MS Mincho" w:hAnsi="Arial" w:cs="Arial"/>
                <w:sz w:val="18"/>
                <w:szCs w:val="18"/>
              </w:rPr>
            </w:pPr>
            <w:ins w:id="646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1" w:author="Boisvert, Eric" w:date="2016-03-29T09:19:00Z"/>
                <w:rFonts w:cs="Arial"/>
                <w:szCs w:val="18"/>
                <w:lang w:eastAsia="en-US"/>
              </w:rPr>
            </w:pPr>
          </w:p>
        </w:tc>
      </w:tr>
      <w:tr w:rsidR="00480BB6" w:rsidRPr="00DE63EA" w14:paraId="617C05A1" w14:textId="77777777" w:rsidTr="0024128E">
        <w:trPr>
          <w:ins w:id="64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463" w:author="Boisvert, Eric" w:date="2016-03-29T09:19:00Z"/>
                <w:rFonts w:cs="Arial"/>
                <w:b/>
                <w:szCs w:val="18"/>
              </w:rPr>
            </w:pPr>
            <w:ins w:id="646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5" w:author="Boisvert, Eric" w:date="2016-03-29T09:19:00Z"/>
                <w:rFonts w:cs="Arial"/>
                <w:szCs w:val="18"/>
                <w:lang w:val="en-US"/>
              </w:rPr>
            </w:pPr>
            <w:ins w:id="6466"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4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4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9" w:author="Boisvert, Eric" w:date="2016-03-29T09:19:00Z"/>
                <w:rFonts w:ascii="Arial" w:eastAsia="MS Mincho" w:hAnsi="Arial" w:cs="Arial"/>
                <w:sz w:val="18"/>
                <w:szCs w:val="18"/>
              </w:rPr>
            </w:pPr>
            <w:ins w:id="64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1" w:author="Boisvert, Eric" w:date="2016-03-29T09:19:00Z"/>
                <w:rFonts w:ascii="Arial" w:eastAsia="MS Mincho" w:hAnsi="Arial" w:cs="Arial"/>
                <w:b/>
                <w:color w:val="0000FF"/>
                <w:sz w:val="18"/>
                <w:szCs w:val="18"/>
              </w:rPr>
            </w:pPr>
            <w:ins w:id="6472"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4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4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5" w:author="Boisvert, Eric" w:date="2016-03-29T09:19:00Z"/>
                <w:rFonts w:ascii="Arial" w:eastAsia="MS Mincho" w:hAnsi="Arial" w:cs="Arial"/>
                <w:sz w:val="18"/>
                <w:szCs w:val="18"/>
              </w:rPr>
            </w:pPr>
            <w:ins w:id="64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7" w:author="Boisvert, Eric" w:date="2016-03-29T09:19:00Z"/>
                <w:rFonts w:cs="Arial"/>
                <w:b/>
                <w:color w:val="FF0000"/>
                <w:szCs w:val="18"/>
                <w:lang w:eastAsia="en-US"/>
              </w:rPr>
            </w:pPr>
            <w:ins w:id="6478"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1" w:author="Boisvert, Eric" w:date="2016-03-29T09:19:00Z"/>
                <w:rFonts w:ascii="Arial" w:eastAsia="MS Mincho" w:hAnsi="Arial" w:cs="Arial"/>
                <w:sz w:val="18"/>
                <w:szCs w:val="18"/>
              </w:rPr>
            </w:pPr>
            <w:ins w:id="64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83" w:author="Boisvert, Eric" w:date="2016-03-29T09:19:00Z"/>
                <w:rFonts w:ascii="Arial" w:eastAsia="MS Mincho" w:hAnsi="Arial" w:cs="Arial"/>
                <w:sz w:val="18"/>
                <w:szCs w:val="18"/>
              </w:rPr>
            </w:pPr>
            <w:ins w:id="6484" w:author="Boisvert, Eric" w:date="2016-03-29T09:19:00Z">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4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4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7" w:author="Boisvert, Eric" w:date="2016-03-29T09:19:00Z"/>
                <w:rFonts w:ascii="Arial" w:eastAsia="MS Mincho" w:hAnsi="Arial" w:cs="Arial"/>
                <w:sz w:val="18"/>
                <w:szCs w:val="18"/>
              </w:rPr>
            </w:pPr>
            <w:ins w:id="64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9" w:author="Boisvert, Eric" w:date="2016-03-29T09:19:00Z"/>
                <w:rFonts w:cs="Arial"/>
                <w:szCs w:val="18"/>
                <w:lang w:eastAsia="en-US"/>
              </w:rPr>
            </w:pPr>
          </w:p>
        </w:tc>
      </w:tr>
      <w:tr w:rsidR="00480BB6" w:rsidRPr="00DE63EA" w14:paraId="48A9D95B" w14:textId="77777777" w:rsidTr="0024128E">
        <w:trPr>
          <w:ins w:id="64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491" w:author="Boisvert, Eric" w:date="2016-03-29T09:19:00Z"/>
                <w:rFonts w:cs="Arial"/>
                <w:b/>
                <w:szCs w:val="18"/>
              </w:rPr>
            </w:pPr>
            <w:ins w:id="64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3" w:author="Boisvert, Eric" w:date="2016-03-29T09:19:00Z"/>
                <w:rFonts w:cs="Arial"/>
                <w:szCs w:val="18"/>
                <w:lang w:val="en-US"/>
              </w:rPr>
            </w:pPr>
            <w:ins w:id="6494"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4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4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7" w:author="Boisvert, Eric" w:date="2016-03-29T09:19:00Z"/>
                <w:rFonts w:ascii="Arial" w:eastAsia="MS Mincho" w:hAnsi="Arial" w:cs="Arial"/>
                <w:sz w:val="18"/>
                <w:szCs w:val="18"/>
              </w:rPr>
            </w:pPr>
            <w:ins w:id="64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9" w:author="Boisvert, Eric" w:date="2016-03-29T09:19:00Z"/>
                <w:rFonts w:ascii="Arial" w:eastAsia="MS Mincho" w:hAnsi="Arial" w:cs="Arial"/>
                <w:b/>
                <w:color w:val="0000FF"/>
                <w:sz w:val="18"/>
                <w:szCs w:val="18"/>
              </w:rPr>
            </w:pPr>
            <w:ins w:id="6500" w:author="Boisvert, Eric" w:date="2016-03-29T09:19:00Z">
              <w:r w:rsidRPr="00480BB6">
                <w:rPr>
                  <w:rFonts w:ascii="Arial" w:hAnsi="Arial" w:cs="Arial"/>
                  <w:sz w:val="18"/>
                  <w:szCs w:val="18"/>
                  <w:lang w:val="en-CA"/>
                  <w:rPrChange w:id="6501"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5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5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4" w:author="Boisvert, Eric" w:date="2016-03-29T09:19:00Z"/>
                <w:rFonts w:ascii="Arial" w:eastAsia="MS Mincho" w:hAnsi="Arial" w:cs="Arial"/>
                <w:sz w:val="18"/>
                <w:szCs w:val="18"/>
              </w:rPr>
            </w:pPr>
            <w:ins w:id="65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6" w:author="Boisvert, Eric" w:date="2016-03-29T09:19:00Z"/>
                <w:rFonts w:cs="Arial"/>
                <w:b/>
                <w:color w:val="FF0000"/>
                <w:szCs w:val="18"/>
                <w:lang w:eastAsia="en-US"/>
              </w:rPr>
            </w:pPr>
            <w:ins w:id="6507"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5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5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0" w:author="Boisvert, Eric" w:date="2016-03-29T09:19:00Z"/>
                <w:rFonts w:ascii="Arial" w:eastAsia="MS Mincho" w:hAnsi="Arial" w:cs="Arial"/>
                <w:sz w:val="18"/>
                <w:szCs w:val="18"/>
              </w:rPr>
            </w:pPr>
            <w:ins w:id="65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12" w:author="Boisvert, Eric" w:date="2016-03-29T09:19:00Z"/>
                <w:rFonts w:ascii="Arial" w:eastAsia="MS Mincho" w:hAnsi="Arial" w:cs="Arial"/>
                <w:sz w:val="18"/>
                <w:szCs w:val="18"/>
              </w:rPr>
            </w:pPr>
            <w:ins w:id="6513"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5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5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6" w:author="Boisvert, Eric" w:date="2016-03-29T09:19:00Z"/>
                <w:rFonts w:ascii="Arial" w:eastAsia="MS Mincho" w:hAnsi="Arial" w:cs="Arial"/>
                <w:sz w:val="18"/>
                <w:szCs w:val="18"/>
              </w:rPr>
            </w:pPr>
            <w:ins w:id="65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8" w:author="Boisvert, Eric" w:date="2016-03-29T09:19:00Z"/>
                <w:rFonts w:cs="Arial"/>
                <w:szCs w:val="18"/>
                <w:lang w:eastAsia="en-US"/>
              </w:rPr>
            </w:pPr>
          </w:p>
        </w:tc>
      </w:tr>
      <w:tr w:rsidR="00480BB6" w:rsidRPr="00DE63EA" w14:paraId="02631127" w14:textId="77777777" w:rsidTr="0024128E">
        <w:trPr>
          <w:ins w:id="65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520" w:author="Boisvert, Eric" w:date="2016-03-29T09:19:00Z"/>
                <w:rFonts w:cs="Arial"/>
                <w:b/>
                <w:szCs w:val="18"/>
              </w:rPr>
            </w:pPr>
            <w:ins w:id="65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2" w:author="Boisvert, Eric" w:date="2016-03-29T09:19:00Z"/>
                <w:rFonts w:cs="Arial"/>
                <w:szCs w:val="18"/>
                <w:lang w:val="en-US"/>
              </w:rPr>
            </w:pPr>
            <w:ins w:id="6523"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6" w:author="Boisvert, Eric" w:date="2016-03-29T09:19:00Z"/>
                <w:rFonts w:ascii="Arial" w:eastAsia="MS Mincho" w:hAnsi="Arial" w:cs="Arial"/>
                <w:sz w:val="18"/>
                <w:szCs w:val="18"/>
              </w:rPr>
            </w:pPr>
            <w:ins w:id="65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8" w:author="Boisvert, Eric" w:date="2016-03-29T09:19:00Z"/>
                <w:rFonts w:ascii="Arial" w:eastAsia="MS Mincho" w:hAnsi="Arial" w:cs="Arial"/>
                <w:b/>
                <w:color w:val="0000FF"/>
                <w:sz w:val="18"/>
                <w:szCs w:val="18"/>
              </w:rPr>
            </w:pPr>
            <w:ins w:id="6529" w:author="Boisvert, Eric" w:date="2016-03-29T09:19:00Z">
              <w:r w:rsidRPr="00480BB6">
                <w:rPr>
                  <w:rFonts w:ascii="Arial" w:hAnsi="Arial" w:cs="Arial"/>
                  <w:sz w:val="18"/>
                  <w:szCs w:val="18"/>
                  <w:lang w:val="en-CA"/>
                  <w:rPrChange w:id="6530"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5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5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3" w:author="Boisvert, Eric" w:date="2016-03-29T09:19:00Z"/>
                <w:rFonts w:ascii="Arial" w:eastAsia="MS Mincho" w:hAnsi="Arial" w:cs="Arial"/>
                <w:sz w:val="18"/>
                <w:szCs w:val="18"/>
              </w:rPr>
            </w:pPr>
            <w:ins w:id="65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5" w:author="Boisvert, Eric" w:date="2016-03-29T09:19:00Z"/>
                <w:rFonts w:cs="Arial"/>
                <w:b/>
                <w:color w:val="FF0000"/>
                <w:szCs w:val="18"/>
                <w:lang w:eastAsia="en-US"/>
              </w:rPr>
            </w:pPr>
            <w:ins w:id="6536"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9" w:author="Boisvert, Eric" w:date="2016-03-29T09:19:00Z"/>
                <w:rFonts w:ascii="Arial" w:eastAsia="MS Mincho" w:hAnsi="Arial" w:cs="Arial"/>
                <w:sz w:val="18"/>
                <w:szCs w:val="18"/>
              </w:rPr>
            </w:pPr>
            <w:ins w:id="65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1" w:author="Boisvert, Eric" w:date="2016-03-29T09:19:00Z"/>
                <w:rFonts w:ascii="Arial" w:eastAsia="MS Mincho" w:hAnsi="Arial" w:cs="Arial"/>
                <w:sz w:val="18"/>
                <w:szCs w:val="18"/>
              </w:rPr>
            </w:pPr>
            <w:ins w:id="6542"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5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5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5" w:author="Boisvert, Eric" w:date="2016-03-29T09:19:00Z"/>
                <w:rFonts w:ascii="Arial" w:eastAsia="MS Mincho" w:hAnsi="Arial" w:cs="Arial"/>
                <w:sz w:val="18"/>
                <w:szCs w:val="18"/>
              </w:rPr>
            </w:pPr>
            <w:ins w:id="65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7" w:author="Boisvert, Eric" w:date="2016-03-29T09:19:00Z"/>
                <w:rFonts w:cs="Arial"/>
                <w:szCs w:val="18"/>
                <w:lang w:eastAsia="en-US"/>
              </w:rPr>
            </w:pPr>
          </w:p>
        </w:tc>
      </w:tr>
      <w:tr w:rsidR="00480BB6" w:rsidRPr="00DE63EA" w14:paraId="4FF2E869" w14:textId="77777777" w:rsidTr="0024128E">
        <w:trPr>
          <w:ins w:id="65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6549" w:author="Boisvert, Eric" w:date="2016-03-29T09:19:00Z"/>
                <w:rFonts w:cs="Arial"/>
                <w:b/>
                <w:szCs w:val="18"/>
              </w:rPr>
            </w:pPr>
            <w:ins w:id="655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1" w:author="Boisvert, Eric" w:date="2016-03-29T09:19:00Z"/>
                <w:rFonts w:cs="Arial"/>
                <w:szCs w:val="18"/>
                <w:lang w:val="en-US"/>
              </w:rPr>
            </w:pPr>
            <w:ins w:id="6552"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65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65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5" w:author="Boisvert, Eric" w:date="2016-03-29T09:19:00Z"/>
                <w:rFonts w:ascii="Arial" w:eastAsia="MS Mincho" w:hAnsi="Arial" w:cs="Arial"/>
                <w:sz w:val="18"/>
                <w:szCs w:val="18"/>
              </w:rPr>
            </w:pPr>
            <w:ins w:id="65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7" w:author="Boisvert, Eric" w:date="2016-03-29T09:19:00Z"/>
                <w:rFonts w:ascii="Arial" w:eastAsia="MS Mincho" w:hAnsi="Arial" w:cs="Arial"/>
                <w:b/>
                <w:color w:val="0000FF"/>
                <w:sz w:val="18"/>
                <w:szCs w:val="18"/>
              </w:rPr>
            </w:pPr>
            <w:ins w:id="6558" w:author="Boisvert, Eric" w:date="2016-03-29T09:19:00Z">
              <w:r w:rsidRPr="00480BB6">
                <w:rPr>
                  <w:rFonts w:ascii="Arial" w:hAnsi="Arial" w:cs="Arial"/>
                  <w:sz w:val="18"/>
                  <w:szCs w:val="18"/>
                  <w:lang w:val="en-CA"/>
                  <w:rPrChange w:id="6559"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65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65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2" w:author="Boisvert, Eric" w:date="2016-03-29T09:19:00Z"/>
                <w:rFonts w:ascii="Arial" w:eastAsia="MS Mincho" w:hAnsi="Arial" w:cs="Arial"/>
                <w:sz w:val="18"/>
                <w:szCs w:val="18"/>
              </w:rPr>
            </w:pPr>
            <w:ins w:id="65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4" w:author="Boisvert, Eric" w:date="2016-03-29T09:19:00Z"/>
                <w:rFonts w:cs="Arial"/>
                <w:b/>
                <w:color w:val="FF0000"/>
                <w:szCs w:val="18"/>
                <w:lang w:eastAsia="en-US"/>
              </w:rPr>
            </w:pPr>
            <w:ins w:id="6565"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65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65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8" w:author="Boisvert, Eric" w:date="2016-03-29T09:19:00Z"/>
                <w:rFonts w:ascii="Arial" w:eastAsia="MS Mincho" w:hAnsi="Arial" w:cs="Arial"/>
                <w:sz w:val="18"/>
                <w:szCs w:val="18"/>
              </w:rPr>
            </w:pPr>
            <w:ins w:id="65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0" w:author="Boisvert, Eric" w:date="2016-03-29T09:19:00Z"/>
                <w:rFonts w:ascii="Arial" w:eastAsia="MS Mincho" w:hAnsi="Arial" w:cs="Arial"/>
                <w:sz w:val="18"/>
                <w:szCs w:val="18"/>
              </w:rPr>
            </w:pPr>
            <w:ins w:id="6571"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65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65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4" w:author="Boisvert, Eric" w:date="2016-03-29T09:19:00Z"/>
                <w:rFonts w:ascii="Arial" w:eastAsia="MS Mincho" w:hAnsi="Arial" w:cs="Arial"/>
                <w:sz w:val="18"/>
                <w:szCs w:val="18"/>
              </w:rPr>
            </w:pPr>
            <w:ins w:id="65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6" w:author="Boisvert, Eric" w:date="2016-03-29T09:19:00Z"/>
                <w:rFonts w:cs="Arial"/>
                <w:szCs w:val="18"/>
                <w:lang w:eastAsia="en-US"/>
              </w:rPr>
            </w:pPr>
          </w:p>
        </w:tc>
      </w:tr>
      <w:tr w:rsidR="00480BB6" w:rsidRPr="00DE63EA" w14:paraId="72C67304" w14:textId="77777777" w:rsidTr="0024128E">
        <w:trPr>
          <w:ins w:id="65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578" w:author="Boisvert, Eric" w:date="2016-03-29T09:19:00Z"/>
                <w:rFonts w:cs="Arial"/>
                <w:b/>
                <w:szCs w:val="18"/>
              </w:rPr>
            </w:pPr>
            <w:ins w:id="65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0" w:author="Boisvert, Eric" w:date="2016-03-29T09:19:00Z"/>
                <w:rFonts w:cs="Arial"/>
                <w:szCs w:val="18"/>
                <w:lang w:val="en-US"/>
              </w:rPr>
            </w:pPr>
            <w:ins w:id="6581"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5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5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4" w:author="Boisvert, Eric" w:date="2016-03-29T09:19:00Z"/>
                <w:rFonts w:ascii="Arial" w:eastAsia="MS Mincho" w:hAnsi="Arial" w:cs="Arial"/>
                <w:sz w:val="18"/>
                <w:szCs w:val="18"/>
              </w:rPr>
            </w:pPr>
            <w:ins w:id="65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6" w:author="Boisvert, Eric" w:date="2016-03-29T09:19:00Z"/>
                <w:rFonts w:ascii="Arial" w:eastAsia="MS Mincho" w:hAnsi="Arial" w:cs="Arial"/>
                <w:b/>
                <w:color w:val="0000FF"/>
                <w:sz w:val="18"/>
                <w:szCs w:val="18"/>
              </w:rPr>
            </w:pPr>
            <w:ins w:id="6587" w:author="Boisvert, Eric" w:date="2016-03-29T09:19:00Z">
              <w:r w:rsidRPr="00480BB6">
                <w:rPr>
                  <w:rFonts w:ascii="Arial" w:hAnsi="Arial" w:cs="Arial"/>
                  <w:sz w:val="18"/>
                  <w:szCs w:val="18"/>
                  <w:lang w:val="en-CA"/>
                  <w:rPrChange w:id="6588"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5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5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1" w:author="Boisvert, Eric" w:date="2016-03-29T09:19:00Z"/>
                <w:rFonts w:ascii="Arial" w:eastAsia="MS Mincho" w:hAnsi="Arial" w:cs="Arial"/>
                <w:sz w:val="18"/>
                <w:szCs w:val="18"/>
              </w:rPr>
            </w:pPr>
            <w:ins w:id="65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3" w:author="Boisvert, Eric" w:date="2016-03-29T09:19:00Z"/>
                <w:rFonts w:cs="Arial"/>
                <w:b/>
                <w:color w:val="FF0000"/>
                <w:szCs w:val="18"/>
                <w:lang w:eastAsia="en-US"/>
              </w:rPr>
            </w:pPr>
            <w:ins w:id="6594"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5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5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7" w:author="Boisvert, Eric" w:date="2016-03-29T09:19:00Z"/>
                <w:rFonts w:ascii="Arial" w:eastAsia="MS Mincho" w:hAnsi="Arial" w:cs="Arial"/>
                <w:sz w:val="18"/>
                <w:szCs w:val="18"/>
              </w:rPr>
            </w:pPr>
            <w:ins w:id="65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99" w:author="Boisvert, Eric" w:date="2016-03-29T09:19:00Z"/>
                <w:rFonts w:ascii="Arial" w:eastAsia="MS Mincho" w:hAnsi="Arial" w:cs="Arial"/>
                <w:sz w:val="18"/>
                <w:szCs w:val="18"/>
              </w:rPr>
            </w:pPr>
            <w:ins w:id="6600"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6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6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3" w:author="Boisvert, Eric" w:date="2016-03-29T09:19:00Z"/>
                <w:rFonts w:ascii="Arial" w:eastAsia="MS Mincho" w:hAnsi="Arial" w:cs="Arial"/>
                <w:sz w:val="18"/>
                <w:szCs w:val="18"/>
              </w:rPr>
            </w:pPr>
            <w:ins w:id="66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5" w:author="Boisvert, Eric" w:date="2016-03-29T09:19:00Z"/>
                <w:rFonts w:cs="Arial"/>
                <w:szCs w:val="18"/>
                <w:lang w:eastAsia="en-US"/>
              </w:rPr>
            </w:pPr>
          </w:p>
        </w:tc>
      </w:tr>
      <w:tr w:rsidR="00480BB6" w:rsidRPr="00DE63EA" w14:paraId="246412EC" w14:textId="77777777" w:rsidTr="0024128E">
        <w:trPr>
          <w:ins w:id="66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607" w:author="Boisvert, Eric" w:date="2016-03-29T09:19:00Z"/>
                <w:rFonts w:cs="Arial"/>
                <w:b/>
                <w:szCs w:val="18"/>
              </w:rPr>
            </w:pPr>
            <w:ins w:id="66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9" w:author="Boisvert, Eric" w:date="2016-03-29T09:19:00Z"/>
                <w:rFonts w:cs="Arial"/>
                <w:szCs w:val="18"/>
                <w:lang w:val="en-US"/>
              </w:rPr>
            </w:pPr>
            <w:ins w:id="6610"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6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6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3" w:author="Boisvert, Eric" w:date="2016-03-29T09:19:00Z"/>
                <w:rFonts w:ascii="Arial" w:eastAsia="MS Mincho" w:hAnsi="Arial" w:cs="Arial"/>
                <w:sz w:val="18"/>
                <w:szCs w:val="18"/>
              </w:rPr>
            </w:pPr>
            <w:ins w:id="66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5" w:author="Boisvert, Eric" w:date="2016-03-29T09:19:00Z"/>
                <w:rFonts w:ascii="Arial" w:eastAsia="MS Mincho" w:hAnsi="Arial" w:cs="Arial"/>
                <w:b/>
                <w:color w:val="0000FF"/>
                <w:sz w:val="18"/>
                <w:szCs w:val="18"/>
              </w:rPr>
            </w:pPr>
            <w:ins w:id="6616" w:author="Boisvert, Eric" w:date="2016-03-29T09:19:00Z">
              <w:r w:rsidRPr="00480BB6">
                <w:rPr>
                  <w:rFonts w:ascii="Arial" w:hAnsi="Arial" w:cs="Arial"/>
                  <w:sz w:val="18"/>
                  <w:szCs w:val="18"/>
                  <w:lang w:val="en-CA"/>
                  <w:rPrChange w:id="6617"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0" w:author="Boisvert, Eric" w:date="2016-03-29T09:19:00Z"/>
                <w:rFonts w:ascii="Arial" w:eastAsia="MS Mincho" w:hAnsi="Arial" w:cs="Arial"/>
                <w:sz w:val="18"/>
                <w:szCs w:val="18"/>
              </w:rPr>
            </w:pPr>
            <w:ins w:id="66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2" w:author="Boisvert, Eric" w:date="2016-03-29T09:19:00Z"/>
                <w:rFonts w:cs="Arial"/>
                <w:b/>
                <w:color w:val="FF0000"/>
                <w:szCs w:val="18"/>
                <w:lang w:eastAsia="en-US"/>
              </w:rPr>
            </w:pPr>
            <w:ins w:id="6623"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6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6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6" w:author="Boisvert, Eric" w:date="2016-03-29T09:19:00Z"/>
                <w:rFonts w:ascii="Arial" w:eastAsia="MS Mincho" w:hAnsi="Arial" w:cs="Arial"/>
                <w:sz w:val="18"/>
                <w:szCs w:val="18"/>
              </w:rPr>
            </w:pPr>
            <w:ins w:id="66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28" w:author="Boisvert, Eric" w:date="2016-03-29T09:19:00Z"/>
                <w:rFonts w:ascii="Arial" w:eastAsia="MS Mincho" w:hAnsi="Arial" w:cs="Arial"/>
                <w:sz w:val="18"/>
                <w:szCs w:val="18"/>
              </w:rPr>
            </w:pPr>
            <w:ins w:id="6629"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6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6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2" w:author="Boisvert, Eric" w:date="2016-03-29T09:19:00Z"/>
                <w:rFonts w:ascii="Arial" w:eastAsia="MS Mincho" w:hAnsi="Arial" w:cs="Arial"/>
                <w:sz w:val="18"/>
                <w:szCs w:val="18"/>
              </w:rPr>
            </w:pPr>
            <w:ins w:id="66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4" w:author="Boisvert, Eric" w:date="2016-03-29T09:19:00Z"/>
                <w:rFonts w:cs="Arial"/>
                <w:szCs w:val="18"/>
                <w:lang w:eastAsia="en-US"/>
              </w:rPr>
            </w:pPr>
          </w:p>
        </w:tc>
      </w:tr>
      <w:tr w:rsidR="00480BB6" w:rsidRPr="00DE63EA" w14:paraId="662F42C3" w14:textId="77777777" w:rsidTr="0024128E">
        <w:trPr>
          <w:ins w:id="66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636" w:author="Boisvert, Eric" w:date="2016-03-29T09:19:00Z"/>
                <w:rFonts w:cs="Arial"/>
                <w:b/>
                <w:szCs w:val="18"/>
              </w:rPr>
            </w:pPr>
            <w:ins w:id="66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8" w:author="Boisvert, Eric" w:date="2016-03-29T09:19:00Z"/>
                <w:rFonts w:cs="Arial"/>
                <w:szCs w:val="18"/>
                <w:lang w:val="en-US"/>
              </w:rPr>
            </w:pPr>
            <w:ins w:id="6639"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6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6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2" w:author="Boisvert, Eric" w:date="2016-03-29T09:19:00Z"/>
                <w:rFonts w:ascii="Arial" w:eastAsia="MS Mincho" w:hAnsi="Arial" w:cs="Arial"/>
                <w:sz w:val="18"/>
                <w:szCs w:val="18"/>
              </w:rPr>
            </w:pPr>
            <w:ins w:id="66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4" w:author="Boisvert, Eric" w:date="2016-03-29T09:19:00Z"/>
                <w:rFonts w:ascii="Arial" w:eastAsia="MS Mincho" w:hAnsi="Arial" w:cs="Arial"/>
                <w:b/>
                <w:color w:val="0000FF"/>
                <w:sz w:val="18"/>
                <w:szCs w:val="18"/>
              </w:rPr>
            </w:pPr>
            <w:ins w:id="6645" w:author="Boisvert, Eric" w:date="2016-03-29T09:19:00Z">
              <w:r w:rsidRPr="00480BB6">
                <w:rPr>
                  <w:rFonts w:ascii="Arial" w:hAnsi="Arial" w:cs="Arial"/>
                  <w:sz w:val="18"/>
                  <w:szCs w:val="18"/>
                  <w:lang w:val="en-CA"/>
                  <w:rPrChange w:id="6646"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6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6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9" w:author="Boisvert, Eric" w:date="2016-03-29T09:19:00Z"/>
                <w:rFonts w:ascii="Arial" w:eastAsia="MS Mincho" w:hAnsi="Arial" w:cs="Arial"/>
                <w:sz w:val="18"/>
                <w:szCs w:val="18"/>
              </w:rPr>
            </w:pPr>
            <w:ins w:id="66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1" w:author="Boisvert, Eric" w:date="2016-03-29T09:19:00Z"/>
                <w:rFonts w:cs="Arial"/>
                <w:b/>
                <w:color w:val="FF0000"/>
                <w:szCs w:val="18"/>
                <w:lang w:eastAsia="en-US"/>
              </w:rPr>
            </w:pPr>
            <w:ins w:id="6652"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6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6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5" w:author="Boisvert, Eric" w:date="2016-03-29T09:19:00Z"/>
                <w:rFonts w:ascii="Arial" w:eastAsia="MS Mincho" w:hAnsi="Arial" w:cs="Arial"/>
                <w:sz w:val="18"/>
                <w:szCs w:val="18"/>
              </w:rPr>
            </w:pPr>
            <w:ins w:id="66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7" w:author="Boisvert, Eric" w:date="2016-03-29T09:19:00Z"/>
                <w:rFonts w:ascii="Arial" w:eastAsia="MS Mincho" w:hAnsi="Arial" w:cs="Arial"/>
                <w:sz w:val="18"/>
                <w:szCs w:val="18"/>
              </w:rPr>
            </w:pPr>
            <w:ins w:id="6658"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6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6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1" w:author="Boisvert, Eric" w:date="2016-03-29T09:19:00Z"/>
                <w:rFonts w:ascii="Arial" w:eastAsia="MS Mincho" w:hAnsi="Arial" w:cs="Arial"/>
                <w:sz w:val="18"/>
                <w:szCs w:val="18"/>
              </w:rPr>
            </w:pPr>
            <w:ins w:id="66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3" w:author="Boisvert, Eric" w:date="2016-03-29T09:19:00Z"/>
                <w:rFonts w:cs="Arial"/>
                <w:szCs w:val="18"/>
                <w:lang w:eastAsia="en-US"/>
              </w:rPr>
            </w:pPr>
          </w:p>
        </w:tc>
      </w:tr>
      <w:tr w:rsidR="00480BB6" w:rsidRPr="00DE63EA" w14:paraId="61B2261B" w14:textId="77777777" w:rsidTr="0024128E">
        <w:trPr>
          <w:ins w:id="66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6665" w:author="Boisvert, Eric" w:date="2016-03-29T09:19:00Z"/>
                <w:rFonts w:cs="Arial"/>
                <w:b/>
                <w:szCs w:val="18"/>
              </w:rPr>
            </w:pPr>
            <w:ins w:id="66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7" w:author="Boisvert, Eric" w:date="2016-03-29T09:19:00Z"/>
                <w:rFonts w:cs="Arial"/>
                <w:szCs w:val="18"/>
                <w:lang w:val="en-US"/>
              </w:rPr>
            </w:pPr>
            <w:ins w:id="6668"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6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6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1" w:author="Boisvert, Eric" w:date="2016-03-29T09:19:00Z"/>
                <w:rFonts w:ascii="Arial" w:eastAsia="MS Mincho" w:hAnsi="Arial" w:cs="Arial"/>
                <w:sz w:val="18"/>
                <w:szCs w:val="18"/>
              </w:rPr>
            </w:pPr>
            <w:ins w:id="66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3" w:author="Boisvert, Eric" w:date="2016-03-29T09:19:00Z"/>
                <w:rFonts w:ascii="Arial" w:eastAsia="MS Mincho" w:hAnsi="Arial" w:cs="Arial"/>
                <w:b/>
                <w:color w:val="0000FF"/>
                <w:sz w:val="18"/>
                <w:szCs w:val="18"/>
              </w:rPr>
            </w:pPr>
            <w:ins w:id="6674" w:author="Boisvert, Eric" w:date="2016-03-29T09:19:00Z">
              <w:r w:rsidRPr="00480BB6">
                <w:rPr>
                  <w:rFonts w:ascii="Arial" w:hAnsi="Arial" w:cs="Arial"/>
                  <w:sz w:val="18"/>
                  <w:szCs w:val="18"/>
                  <w:lang w:val="en-CA"/>
                  <w:rPrChange w:id="6675"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66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66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8" w:author="Boisvert, Eric" w:date="2016-03-29T09:19:00Z"/>
                <w:rFonts w:ascii="Arial" w:eastAsia="MS Mincho" w:hAnsi="Arial" w:cs="Arial"/>
                <w:sz w:val="18"/>
                <w:szCs w:val="18"/>
              </w:rPr>
            </w:pPr>
            <w:ins w:id="66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0" w:author="Boisvert, Eric" w:date="2016-03-29T09:19:00Z"/>
                <w:rFonts w:cs="Arial"/>
                <w:b/>
                <w:color w:val="FF0000"/>
                <w:szCs w:val="18"/>
                <w:lang w:eastAsia="en-US"/>
              </w:rPr>
            </w:pPr>
            <w:ins w:id="6681"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66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66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4" w:author="Boisvert, Eric" w:date="2016-03-29T09:19:00Z"/>
                <w:rFonts w:ascii="Arial" w:eastAsia="MS Mincho" w:hAnsi="Arial" w:cs="Arial"/>
                <w:sz w:val="18"/>
                <w:szCs w:val="18"/>
              </w:rPr>
            </w:pPr>
            <w:ins w:id="66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6" w:author="Boisvert, Eric" w:date="2016-03-29T09:19:00Z"/>
                <w:rFonts w:ascii="Arial" w:eastAsia="MS Mincho" w:hAnsi="Arial" w:cs="Arial"/>
                <w:sz w:val="18"/>
                <w:szCs w:val="18"/>
              </w:rPr>
            </w:pPr>
            <w:ins w:id="6687"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66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66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0" w:author="Boisvert, Eric" w:date="2016-03-29T09:19:00Z"/>
                <w:rFonts w:ascii="Arial" w:eastAsia="MS Mincho" w:hAnsi="Arial" w:cs="Arial"/>
                <w:sz w:val="18"/>
                <w:szCs w:val="18"/>
              </w:rPr>
            </w:pPr>
            <w:ins w:id="66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2" w:author="Boisvert, Eric" w:date="2016-03-29T09:19:00Z"/>
                <w:rFonts w:cs="Arial"/>
                <w:szCs w:val="18"/>
                <w:lang w:eastAsia="en-US"/>
              </w:rPr>
            </w:pPr>
          </w:p>
        </w:tc>
      </w:tr>
      <w:tr w:rsidR="00480BB6" w:rsidRPr="00DE63EA" w14:paraId="74BD5F35" w14:textId="77777777" w:rsidTr="0024128E">
        <w:trPr>
          <w:ins w:id="66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694" w:author="Boisvert, Eric" w:date="2016-03-29T09:19:00Z"/>
                <w:rFonts w:cs="Arial"/>
                <w:b/>
                <w:szCs w:val="18"/>
              </w:rPr>
            </w:pPr>
            <w:ins w:id="66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6" w:author="Boisvert, Eric" w:date="2016-03-29T09:19:00Z"/>
                <w:rFonts w:cs="Arial"/>
                <w:szCs w:val="18"/>
                <w:lang w:val="en-US"/>
              </w:rPr>
            </w:pPr>
            <w:ins w:id="6697"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6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0" w:author="Boisvert, Eric" w:date="2016-03-29T09:19:00Z"/>
                <w:rFonts w:ascii="Arial" w:eastAsia="MS Mincho" w:hAnsi="Arial" w:cs="Arial"/>
                <w:sz w:val="18"/>
                <w:szCs w:val="18"/>
              </w:rPr>
            </w:pPr>
            <w:ins w:id="67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2" w:author="Boisvert, Eric" w:date="2016-03-29T09:19:00Z"/>
                <w:rFonts w:ascii="Arial" w:eastAsia="MS Mincho" w:hAnsi="Arial" w:cs="Arial"/>
                <w:b/>
                <w:color w:val="0000FF"/>
                <w:sz w:val="18"/>
                <w:szCs w:val="18"/>
              </w:rPr>
            </w:pPr>
            <w:ins w:id="6703" w:author="Boisvert, Eric" w:date="2016-03-29T09:19:00Z">
              <w:r w:rsidRPr="00480BB6">
                <w:rPr>
                  <w:rFonts w:ascii="Arial" w:hAnsi="Arial" w:cs="Arial"/>
                  <w:sz w:val="18"/>
                  <w:szCs w:val="18"/>
                  <w:lang w:val="en-CA"/>
                  <w:rPrChange w:id="6704"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7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7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7" w:author="Boisvert, Eric" w:date="2016-03-29T09:19:00Z"/>
                <w:rFonts w:ascii="Arial" w:eastAsia="MS Mincho" w:hAnsi="Arial" w:cs="Arial"/>
                <w:sz w:val="18"/>
                <w:szCs w:val="18"/>
              </w:rPr>
            </w:pPr>
            <w:ins w:id="67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9" w:author="Boisvert, Eric" w:date="2016-03-29T09:19:00Z"/>
                <w:rFonts w:cs="Arial"/>
                <w:b/>
                <w:color w:val="FF0000"/>
                <w:szCs w:val="18"/>
                <w:lang w:eastAsia="en-US"/>
              </w:rPr>
            </w:pPr>
            <w:ins w:id="6710"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7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7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3" w:author="Boisvert, Eric" w:date="2016-03-29T09:19:00Z"/>
                <w:rFonts w:ascii="Arial" w:eastAsia="MS Mincho" w:hAnsi="Arial" w:cs="Arial"/>
                <w:sz w:val="18"/>
                <w:szCs w:val="18"/>
              </w:rPr>
            </w:pPr>
            <w:ins w:id="67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5" w:author="Boisvert, Eric" w:date="2016-03-29T09:19:00Z"/>
                <w:rFonts w:ascii="Arial" w:eastAsia="MS Mincho" w:hAnsi="Arial" w:cs="Arial"/>
                <w:sz w:val="18"/>
                <w:szCs w:val="18"/>
              </w:rPr>
            </w:pPr>
            <w:ins w:id="6716"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7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7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9" w:author="Boisvert, Eric" w:date="2016-03-29T09:19:00Z"/>
                <w:rFonts w:ascii="Arial" w:eastAsia="MS Mincho" w:hAnsi="Arial" w:cs="Arial"/>
                <w:sz w:val="18"/>
                <w:szCs w:val="18"/>
              </w:rPr>
            </w:pPr>
            <w:ins w:id="67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1" w:author="Boisvert, Eric" w:date="2016-03-29T09:19:00Z"/>
                <w:rFonts w:cs="Arial"/>
                <w:szCs w:val="18"/>
                <w:lang w:eastAsia="en-US"/>
              </w:rPr>
            </w:pPr>
          </w:p>
        </w:tc>
      </w:tr>
      <w:tr w:rsidR="00480BB6" w:rsidRPr="00DE63EA" w14:paraId="69EF98CD" w14:textId="77777777" w:rsidTr="0024128E">
        <w:trPr>
          <w:ins w:id="67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723" w:author="Boisvert, Eric" w:date="2016-03-29T09:19:00Z"/>
                <w:rFonts w:cs="Arial"/>
                <w:b/>
                <w:szCs w:val="18"/>
              </w:rPr>
            </w:pPr>
            <w:ins w:id="67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5" w:author="Boisvert, Eric" w:date="2016-03-29T09:19:00Z"/>
                <w:rFonts w:cs="Arial"/>
                <w:szCs w:val="18"/>
                <w:lang w:val="en-US"/>
              </w:rPr>
            </w:pPr>
            <w:ins w:id="6726"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7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7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9" w:author="Boisvert, Eric" w:date="2016-03-29T09:19:00Z"/>
                <w:rFonts w:ascii="Arial" w:eastAsia="MS Mincho" w:hAnsi="Arial" w:cs="Arial"/>
                <w:sz w:val="18"/>
                <w:szCs w:val="18"/>
              </w:rPr>
            </w:pPr>
            <w:ins w:id="67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1" w:author="Boisvert, Eric" w:date="2016-03-29T09:19:00Z"/>
                <w:rFonts w:ascii="Arial" w:eastAsia="MS Mincho" w:hAnsi="Arial" w:cs="Arial"/>
                <w:b/>
                <w:color w:val="0000FF"/>
                <w:sz w:val="18"/>
                <w:szCs w:val="18"/>
              </w:rPr>
            </w:pPr>
            <w:ins w:id="6732" w:author="Boisvert, Eric" w:date="2016-03-29T09:19:00Z">
              <w:r w:rsidRPr="00480BB6">
                <w:rPr>
                  <w:rFonts w:ascii="Arial" w:hAnsi="Arial" w:cs="Arial"/>
                  <w:sz w:val="18"/>
                  <w:szCs w:val="18"/>
                  <w:lang w:val="en-CA"/>
                  <w:rPrChange w:id="6733"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7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6" w:author="Boisvert, Eric" w:date="2016-03-29T09:19:00Z"/>
                <w:rFonts w:ascii="Arial" w:eastAsia="MS Mincho" w:hAnsi="Arial" w:cs="Arial"/>
                <w:sz w:val="18"/>
                <w:szCs w:val="18"/>
              </w:rPr>
            </w:pPr>
            <w:ins w:id="67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8" w:author="Boisvert, Eric" w:date="2016-03-29T09:19:00Z"/>
                <w:rFonts w:cs="Arial"/>
                <w:b/>
                <w:color w:val="FF0000"/>
                <w:szCs w:val="18"/>
                <w:lang w:eastAsia="en-US"/>
              </w:rPr>
            </w:pPr>
            <w:ins w:id="6739"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7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7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2" w:author="Boisvert, Eric" w:date="2016-03-29T09:19:00Z"/>
                <w:rFonts w:ascii="Arial" w:eastAsia="MS Mincho" w:hAnsi="Arial" w:cs="Arial"/>
                <w:sz w:val="18"/>
                <w:szCs w:val="18"/>
              </w:rPr>
            </w:pPr>
            <w:ins w:id="67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4" w:author="Boisvert, Eric" w:date="2016-03-29T09:19:00Z"/>
                <w:rFonts w:ascii="Arial" w:eastAsia="MS Mincho" w:hAnsi="Arial" w:cs="Arial"/>
                <w:sz w:val="18"/>
                <w:szCs w:val="18"/>
              </w:rPr>
            </w:pPr>
            <w:ins w:id="6745"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8" w:author="Boisvert, Eric" w:date="2016-03-29T09:19:00Z"/>
                <w:rFonts w:ascii="Arial" w:eastAsia="MS Mincho" w:hAnsi="Arial" w:cs="Arial"/>
                <w:sz w:val="18"/>
                <w:szCs w:val="18"/>
              </w:rPr>
            </w:pPr>
            <w:ins w:id="67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0" w:author="Boisvert, Eric" w:date="2016-03-29T09:19:00Z"/>
                <w:rFonts w:cs="Arial"/>
                <w:szCs w:val="18"/>
                <w:lang w:eastAsia="en-US"/>
              </w:rPr>
            </w:pPr>
          </w:p>
        </w:tc>
      </w:tr>
      <w:tr w:rsidR="00480BB6" w:rsidRPr="00DE63EA" w14:paraId="06CD22DE" w14:textId="77777777" w:rsidTr="0024128E">
        <w:trPr>
          <w:ins w:id="67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752" w:author="Boisvert, Eric" w:date="2016-03-29T09:19:00Z"/>
                <w:rFonts w:cs="Arial"/>
                <w:b/>
                <w:szCs w:val="18"/>
              </w:rPr>
            </w:pPr>
            <w:ins w:id="67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4" w:author="Boisvert, Eric" w:date="2016-03-29T09:19:00Z"/>
                <w:rFonts w:cs="Arial"/>
                <w:szCs w:val="18"/>
                <w:lang w:val="en-US"/>
              </w:rPr>
            </w:pPr>
            <w:ins w:id="6755"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7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7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8" w:author="Boisvert, Eric" w:date="2016-03-29T09:19:00Z"/>
                <w:rFonts w:ascii="Arial" w:eastAsia="MS Mincho" w:hAnsi="Arial" w:cs="Arial"/>
                <w:sz w:val="18"/>
                <w:szCs w:val="18"/>
              </w:rPr>
            </w:pPr>
            <w:ins w:id="67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0" w:author="Boisvert, Eric" w:date="2016-03-29T09:19:00Z"/>
                <w:rFonts w:ascii="Arial" w:eastAsia="MS Mincho" w:hAnsi="Arial" w:cs="Arial"/>
                <w:b/>
                <w:color w:val="0000FF"/>
                <w:sz w:val="18"/>
                <w:szCs w:val="18"/>
              </w:rPr>
            </w:pPr>
            <w:ins w:id="6761" w:author="Boisvert, Eric" w:date="2016-03-29T09:19:00Z">
              <w:r w:rsidRPr="00480BB6">
                <w:rPr>
                  <w:rFonts w:ascii="Arial" w:hAnsi="Arial" w:cs="Arial"/>
                  <w:sz w:val="18"/>
                  <w:szCs w:val="18"/>
                  <w:lang w:val="en-CA"/>
                  <w:rPrChange w:id="6762"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7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7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5" w:author="Boisvert, Eric" w:date="2016-03-29T09:19:00Z"/>
                <w:rFonts w:ascii="Arial" w:eastAsia="MS Mincho" w:hAnsi="Arial" w:cs="Arial"/>
                <w:sz w:val="18"/>
                <w:szCs w:val="18"/>
              </w:rPr>
            </w:pPr>
            <w:ins w:id="67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7" w:author="Boisvert, Eric" w:date="2016-03-29T09:19:00Z"/>
                <w:rFonts w:cs="Arial"/>
                <w:b/>
                <w:color w:val="FF0000"/>
                <w:szCs w:val="18"/>
                <w:lang w:eastAsia="en-US"/>
              </w:rPr>
            </w:pPr>
            <w:ins w:id="6768"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67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7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1" w:author="Boisvert, Eric" w:date="2016-03-29T09:19:00Z"/>
                <w:rFonts w:ascii="Arial" w:eastAsia="MS Mincho" w:hAnsi="Arial" w:cs="Arial"/>
                <w:sz w:val="18"/>
                <w:szCs w:val="18"/>
              </w:rPr>
            </w:pPr>
            <w:ins w:id="67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73" w:author="Boisvert, Eric" w:date="2016-03-29T09:19:00Z"/>
                <w:rFonts w:ascii="Arial" w:eastAsia="MS Mincho" w:hAnsi="Arial" w:cs="Arial"/>
                <w:sz w:val="18"/>
                <w:szCs w:val="18"/>
              </w:rPr>
            </w:pPr>
            <w:ins w:id="6774"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7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7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7" w:author="Boisvert, Eric" w:date="2016-03-29T09:19:00Z"/>
                <w:rFonts w:ascii="Arial" w:eastAsia="MS Mincho" w:hAnsi="Arial" w:cs="Arial"/>
                <w:sz w:val="18"/>
                <w:szCs w:val="18"/>
              </w:rPr>
            </w:pPr>
            <w:ins w:id="67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9" w:author="Boisvert, Eric" w:date="2016-03-29T09:19:00Z"/>
                <w:rFonts w:cs="Arial"/>
                <w:szCs w:val="18"/>
                <w:lang w:eastAsia="en-US"/>
              </w:rPr>
            </w:pPr>
          </w:p>
        </w:tc>
      </w:tr>
    </w:tbl>
    <w:p w14:paraId="298D873A" w14:textId="77777777" w:rsidR="00480BB6" w:rsidRDefault="00480BB6" w:rsidP="00480BB6">
      <w:pPr>
        <w:rPr>
          <w:ins w:id="6780" w:author="Boisvert, Eric" w:date="2016-03-29T09:19:00Z"/>
        </w:rPr>
      </w:pPr>
    </w:p>
    <w:p w14:paraId="35899589" w14:textId="77777777" w:rsidR="00480BB6" w:rsidRDefault="00480BB6" w:rsidP="00480BB6">
      <w:pPr>
        <w:rPr>
          <w:ins w:id="6781" w:author="Boisvert, Eric" w:date="2016-03-29T09:19:00Z"/>
        </w:rPr>
      </w:pPr>
      <w:ins w:id="6782" w:author="Boisvert, Eric" w:date="2016-03-29T09:19:00Z">
        <w:r>
          <w:br w:type="page"/>
        </w:r>
      </w:ins>
    </w:p>
    <w:p w14:paraId="7A3A7DF6" w14:textId="77777777" w:rsidR="00480BB6" w:rsidRDefault="00480BB6" w:rsidP="00480BB6">
      <w:pPr>
        <w:rPr>
          <w:ins w:id="6783" w:author="Boisvert, Eric" w:date="2016-03-29T09:19:00Z"/>
        </w:rPr>
      </w:pPr>
    </w:p>
    <w:p w14:paraId="30FF345D" w14:textId="77777777" w:rsidR="00480BB6" w:rsidRDefault="00480BB6" w:rsidP="003C54F8">
      <w:pPr>
        <w:pStyle w:val="OGCAnnexXX"/>
        <w:rPr>
          <w:ins w:id="6784" w:author="Boisvert, Eric" w:date="2016-03-29T09:19:00Z"/>
        </w:rPr>
        <w:pPrChange w:id="6785" w:author="Eric Boisvert" w:date="2016-04-02T13:00:00Z">
          <w:pPr>
            <w:pStyle w:val="Heading3"/>
            <w:numPr>
              <w:ilvl w:val="0"/>
              <w:numId w:val="0"/>
            </w:numPr>
            <w:ind w:left="720" w:hanging="720"/>
          </w:pPr>
        </w:pPrChange>
      </w:pPr>
      <w:ins w:id="6786" w:author="Boisvert, Eric" w:date="2016-03-29T09:19:00Z">
        <w:del w:id="6787" w:author="Eric Boisvert" w:date="2016-04-02T12:17:00Z">
          <w:r w:rsidDel="00231114">
            <w:delText xml:space="preserve">A.2.1 </w:delText>
          </w:r>
        </w:del>
        <w:r>
          <w:t>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7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789" w:author="Boisvert, Eric" w:date="2016-03-29T09:19:00Z"/>
                <w:rFonts w:cs="Arial"/>
                <w:szCs w:val="18"/>
                <w:lang w:eastAsia="en-US"/>
              </w:rPr>
            </w:pPr>
            <w:ins w:id="67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791" w:author="Boisvert, Eric" w:date="2016-03-29T09:19:00Z"/>
                <w:rFonts w:cs="Arial"/>
                <w:b/>
                <w:color w:val="0000FF"/>
                <w:szCs w:val="18"/>
                <w:lang w:eastAsia="en-US"/>
              </w:rPr>
            </w:pPr>
            <w:ins w:id="6792"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7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794" w:author="Boisvert, Eric" w:date="2016-03-29T09:19:00Z"/>
                <w:rFonts w:cs="Arial"/>
                <w:szCs w:val="18"/>
                <w:lang w:eastAsia="en-US"/>
              </w:rPr>
            </w:pPr>
            <w:ins w:id="67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6" w:author="Boisvert, Eric" w:date="2016-03-29T09:19:00Z"/>
                <w:rFonts w:cs="Arial"/>
                <w:b/>
                <w:color w:val="0000FF"/>
                <w:szCs w:val="18"/>
                <w:lang w:eastAsia="en-US"/>
              </w:rPr>
            </w:pPr>
            <w:ins w:id="6797" w:author="Boisvert, Eric" w:date="2016-03-29T09:19:00Z">
              <w:r>
                <w:rPr>
                  <w:rFonts w:cs="Arial"/>
                  <w:szCs w:val="18"/>
                  <w:lang w:val="en-US"/>
                </w:rPr>
                <w:t>/req/gsml4-extension</w:t>
              </w:r>
            </w:ins>
          </w:p>
        </w:tc>
      </w:tr>
      <w:tr w:rsidR="00480BB6" w:rsidRPr="00DE63EA" w14:paraId="1E3F7EC4" w14:textId="77777777" w:rsidTr="0024128E">
        <w:trPr>
          <w:ins w:id="67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799" w:author="Boisvert, Eric" w:date="2016-03-29T09:19:00Z"/>
                <w:rFonts w:cs="Arial"/>
                <w:b/>
                <w:szCs w:val="18"/>
              </w:rPr>
            </w:pPr>
            <w:ins w:id="68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1" w:author="Boisvert, Eric" w:date="2016-03-29T09:19:00Z"/>
                <w:rFonts w:cs="Arial"/>
                <w:szCs w:val="18"/>
                <w:lang w:val="en-US"/>
              </w:rPr>
            </w:pPr>
            <w:ins w:id="6802" w:author="Boisvert, Eric" w:date="2016-03-29T09:19:00Z">
              <w:r>
                <w:rPr>
                  <w:rFonts w:cs="Arial"/>
                  <w:szCs w:val="18"/>
                  <w:lang w:val="en-US"/>
                </w:rPr>
                <w:t>/conf/gsml4-basic</w:t>
              </w:r>
            </w:ins>
          </w:p>
        </w:tc>
      </w:tr>
      <w:tr w:rsidR="00480BB6" w:rsidRPr="00DE63EA" w14:paraId="015588B4" w14:textId="77777777" w:rsidTr="0024128E">
        <w:trPr>
          <w:ins w:id="68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804" w:author="Boisvert, Eric" w:date="2016-03-29T09:19:00Z"/>
                <w:rFonts w:cs="Arial"/>
                <w:b/>
                <w:szCs w:val="18"/>
              </w:rPr>
            </w:pPr>
            <w:ins w:id="68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6" w:author="Boisvert, Eric" w:date="2016-03-29T09:19:00Z"/>
                <w:rFonts w:cs="Arial"/>
                <w:szCs w:val="18"/>
                <w:lang w:val="en-US"/>
              </w:rPr>
            </w:pPr>
            <w:ins w:id="6807"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8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8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0" w:author="Boisvert, Eric" w:date="2016-03-29T09:19:00Z"/>
                <w:rFonts w:ascii="Arial" w:eastAsia="MS Mincho" w:hAnsi="Arial" w:cs="Arial"/>
                <w:sz w:val="18"/>
                <w:szCs w:val="18"/>
              </w:rPr>
            </w:pPr>
            <w:ins w:id="68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2" w:author="Boisvert, Eric" w:date="2016-03-29T09:19:00Z"/>
                <w:rFonts w:ascii="Arial" w:eastAsia="MS Mincho" w:hAnsi="Arial" w:cs="Arial"/>
                <w:b/>
                <w:color w:val="0000FF"/>
                <w:sz w:val="18"/>
                <w:szCs w:val="18"/>
              </w:rPr>
            </w:pPr>
            <w:ins w:id="6813" w:author="Boisvert, Eric" w:date="2016-03-29T09:19:00Z">
              <w:r w:rsidRPr="00480BB6">
                <w:rPr>
                  <w:rFonts w:ascii="Arial" w:hAnsi="Arial" w:cs="Arial"/>
                  <w:sz w:val="18"/>
                  <w:szCs w:val="18"/>
                  <w:lang w:val="en-CA"/>
                  <w:rPrChange w:id="6814"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8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8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7" w:author="Boisvert, Eric" w:date="2016-03-29T09:19:00Z"/>
                <w:rFonts w:ascii="Arial" w:eastAsia="MS Mincho" w:hAnsi="Arial" w:cs="Arial"/>
                <w:sz w:val="18"/>
                <w:szCs w:val="18"/>
              </w:rPr>
            </w:pPr>
            <w:ins w:id="68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9" w:author="Boisvert, Eric" w:date="2016-03-29T09:19:00Z"/>
                <w:rFonts w:cs="Arial"/>
                <w:b/>
                <w:color w:val="FF0000"/>
                <w:szCs w:val="18"/>
                <w:lang w:eastAsia="en-US"/>
              </w:rPr>
            </w:pPr>
            <w:ins w:id="6820"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8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8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3" w:author="Boisvert, Eric" w:date="2016-03-29T09:19:00Z"/>
                <w:rFonts w:ascii="Arial" w:eastAsia="MS Mincho" w:hAnsi="Arial" w:cs="Arial"/>
                <w:sz w:val="18"/>
                <w:szCs w:val="18"/>
              </w:rPr>
            </w:pPr>
            <w:ins w:id="68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25" w:author="Boisvert, Eric" w:date="2016-03-29T09:19:00Z"/>
                <w:rFonts w:ascii="Arial" w:eastAsia="MS Mincho" w:hAnsi="Arial" w:cs="Arial"/>
                <w:sz w:val="18"/>
                <w:szCs w:val="18"/>
              </w:rPr>
            </w:pPr>
            <w:ins w:id="6826"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8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8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9" w:author="Boisvert, Eric" w:date="2016-03-29T09:19:00Z"/>
                <w:rFonts w:ascii="Arial" w:eastAsia="MS Mincho" w:hAnsi="Arial" w:cs="Arial"/>
                <w:sz w:val="18"/>
                <w:szCs w:val="18"/>
              </w:rPr>
            </w:pPr>
            <w:ins w:id="68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1" w:author="Boisvert, Eric" w:date="2016-03-29T09:19:00Z"/>
                <w:rFonts w:cs="Arial"/>
                <w:szCs w:val="18"/>
                <w:lang w:eastAsia="en-US"/>
              </w:rPr>
            </w:pPr>
          </w:p>
        </w:tc>
      </w:tr>
      <w:tr w:rsidR="00480BB6" w:rsidRPr="00DE63EA" w14:paraId="7E879877" w14:textId="77777777" w:rsidTr="0024128E">
        <w:trPr>
          <w:ins w:id="68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6833" w:author="Boisvert, Eric" w:date="2016-03-29T09:19:00Z"/>
                <w:rFonts w:cs="Arial"/>
                <w:b/>
                <w:szCs w:val="18"/>
              </w:rPr>
            </w:pPr>
            <w:ins w:id="68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5" w:author="Boisvert, Eric" w:date="2016-03-29T09:19:00Z"/>
                <w:rFonts w:cs="Arial"/>
                <w:szCs w:val="18"/>
                <w:lang w:val="en-US"/>
              </w:rPr>
            </w:pPr>
            <w:ins w:id="6836"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68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68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9" w:author="Boisvert, Eric" w:date="2016-03-29T09:19:00Z"/>
                <w:rFonts w:ascii="Arial" w:eastAsia="MS Mincho" w:hAnsi="Arial" w:cs="Arial"/>
                <w:sz w:val="18"/>
                <w:szCs w:val="18"/>
              </w:rPr>
            </w:pPr>
            <w:ins w:id="68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1" w:author="Boisvert, Eric" w:date="2016-03-29T09:19:00Z"/>
                <w:rFonts w:ascii="Arial" w:eastAsia="MS Mincho" w:hAnsi="Arial" w:cs="Arial"/>
                <w:b/>
                <w:color w:val="0000FF"/>
                <w:sz w:val="18"/>
                <w:szCs w:val="18"/>
              </w:rPr>
            </w:pPr>
            <w:ins w:id="6842"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6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6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5" w:author="Boisvert, Eric" w:date="2016-03-29T09:19:00Z"/>
                <w:rFonts w:ascii="Arial" w:eastAsia="MS Mincho" w:hAnsi="Arial" w:cs="Arial"/>
                <w:sz w:val="18"/>
                <w:szCs w:val="18"/>
              </w:rPr>
            </w:pPr>
            <w:ins w:id="68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7" w:author="Boisvert, Eric" w:date="2016-03-29T09:19:00Z"/>
                <w:rFonts w:cs="Arial"/>
                <w:b/>
                <w:color w:val="FF0000"/>
                <w:szCs w:val="18"/>
                <w:lang w:eastAsia="en-US"/>
              </w:rPr>
            </w:pPr>
            <w:ins w:id="6848"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6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6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1" w:author="Boisvert, Eric" w:date="2016-03-29T09:19:00Z"/>
                <w:rFonts w:ascii="Arial" w:eastAsia="MS Mincho" w:hAnsi="Arial" w:cs="Arial"/>
                <w:sz w:val="18"/>
                <w:szCs w:val="18"/>
              </w:rPr>
            </w:pPr>
            <w:ins w:id="68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53" w:author="Boisvert, Eric" w:date="2016-03-29T09:19:00Z"/>
                <w:rFonts w:ascii="Arial" w:eastAsia="MS Mincho" w:hAnsi="Arial" w:cs="Arial"/>
                <w:sz w:val="18"/>
                <w:szCs w:val="18"/>
              </w:rPr>
            </w:pPr>
            <w:ins w:id="6854"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6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6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7" w:author="Boisvert, Eric" w:date="2016-03-29T09:19:00Z"/>
                <w:rFonts w:ascii="Arial" w:eastAsia="MS Mincho" w:hAnsi="Arial" w:cs="Arial"/>
                <w:sz w:val="18"/>
                <w:szCs w:val="18"/>
              </w:rPr>
            </w:pPr>
            <w:ins w:id="68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9" w:author="Boisvert, Eric" w:date="2016-03-29T09:19:00Z"/>
                <w:rFonts w:cs="Arial"/>
                <w:szCs w:val="18"/>
                <w:lang w:eastAsia="en-US"/>
              </w:rPr>
            </w:pPr>
          </w:p>
        </w:tc>
      </w:tr>
      <w:tr w:rsidR="00480BB6" w:rsidRPr="00DE63EA" w14:paraId="2D7E0ED3" w14:textId="77777777" w:rsidTr="0024128E">
        <w:trPr>
          <w:ins w:id="68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861" w:author="Boisvert, Eric" w:date="2016-03-29T09:19:00Z"/>
                <w:rFonts w:cs="Arial"/>
                <w:b/>
                <w:szCs w:val="18"/>
              </w:rPr>
            </w:pPr>
            <w:ins w:id="68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3" w:author="Boisvert, Eric" w:date="2016-03-29T09:19:00Z"/>
                <w:rFonts w:cs="Arial"/>
                <w:szCs w:val="18"/>
                <w:lang w:val="en-US"/>
              </w:rPr>
            </w:pPr>
            <w:ins w:id="6864"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8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8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7" w:author="Boisvert, Eric" w:date="2016-03-29T09:19:00Z"/>
                <w:rFonts w:ascii="Arial" w:eastAsia="MS Mincho" w:hAnsi="Arial" w:cs="Arial"/>
                <w:sz w:val="18"/>
                <w:szCs w:val="18"/>
              </w:rPr>
            </w:pPr>
            <w:ins w:id="68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9" w:author="Boisvert, Eric" w:date="2016-03-29T09:19:00Z"/>
                <w:rFonts w:ascii="Arial" w:eastAsia="MS Mincho" w:hAnsi="Arial" w:cs="Arial"/>
                <w:b/>
                <w:color w:val="0000FF"/>
                <w:sz w:val="18"/>
                <w:szCs w:val="18"/>
              </w:rPr>
            </w:pPr>
            <w:ins w:id="6870" w:author="Boisvert, Eric" w:date="2016-03-29T09:19:00Z">
              <w:r w:rsidRPr="00480BB6">
                <w:rPr>
                  <w:rFonts w:ascii="Arial" w:hAnsi="Arial" w:cs="Arial"/>
                  <w:sz w:val="18"/>
                  <w:szCs w:val="18"/>
                  <w:lang w:val="en-CA"/>
                  <w:rPrChange w:id="6871"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8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8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4" w:author="Boisvert, Eric" w:date="2016-03-29T09:19:00Z"/>
                <w:rFonts w:ascii="Arial" w:eastAsia="MS Mincho" w:hAnsi="Arial" w:cs="Arial"/>
                <w:sz w:val="18"/>
                <w:szCs w:val="18"/>
              </w:rPr>
            </w:pPr>
            <w:ins w:id="68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6" w:author="Boisvert, Eric" w:date="2016-03-29T09:19:00Z"/>
                <w:rFonts w:cs="Arial"/>
                <w:b/>
                <w:color w:val="FF0000"/>
                <w:szCs w:val="18"/>
                <w:lang w:eastAsia="en-US"/>
              </w:rPr>
            </w:pPr>
            <w:ins w:id="6877"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8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0" w:author="Boisvert, Eric" w:date="2016-03-29T09:19:00Z"/>
                <w:rFonts w:ascii="Arial" w:eastAsia="MS Mincho" w:hAnsi="Arial" w:cs="Arial"/>
                <w:sz w:val="18"/>
                <w:szCs w:val="18"/>
              </w:rPr>
            </w:pPr>
            <w:ins w:id="68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82" w:author="Boisvert, Eric" w:date="2016-03-29T09:19:00Z"/>
                <w:rFonts w:ascii="Arial" w:eastAsia="MS Mincho" w:hAnsi="Arial" w:cs="Arial"/>
                <w:sz w:val="18"/>
                <w:szCs w:val="18"/>
              </w:rPr>
            </w:pPr>
            <w:ins w:id="6883"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6" w:author="Boisvert, Eric" w:date="2016-03-29T09:19:00Z"/>
                <w:rFonts w:ascii="Arial" w:eastAsia="MS Mincho" w:hAnsi="Arial" w:cs="Arial"/>
                <w:sz w:val="18"/>
                <w:szCs w:val="18"/>
              </w:rPr>
            </w:pPr>
            <w:ins w:id="68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8" w:author="Boisvert, Eric" w:date="2016-03-29T09:19:00Z"/>
                <w:rFonts w:cs="Arial"/>
                <w:szCs w:val="18"/>
                <w:lang w:eastAsia="en-US"/>
              </w:rPr>
            </w:pPr>
          </w:p>
        </w:tc>
      </w:tr>
      <w:tr w:rsidR="00480BB6" w:rsidRPr="00DE63EA" w14:paraId="66178CA9" w14:textId="77777777" w:rsidTr="0024128E">
        <w:trPr>
          <w:ins w:id="68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6890" w:author="Boisvert, Eric" w:date="2016-03-29T09:19:00Z"/>
                <w:rFonts w:cs="Arial"/>
                <w:b/>
                <w:szCs w:val="18"/>
              </w:rPr>
            </w:pPr>
            <w:ins w:id="68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2" w:author="Boisvert, Eric" w:date="2016-03-29T09:19:00Z"/>
                <w:rFonts w:cs="Arial"/>
                <w:szCs w:val="18"/>
                <w:lang w:val="en-US"/>
              </w:rPr>
            </w:pPr>
            <w:ins w:id="6893"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6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6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6" w:author="Boisvert, Eric" w:date="2016-03-29T09:19:00Z"/>
                <w:rFonts w:ascii="Arial" w:eastAsia="MS Mincho" w:hAnsi="Arial" w:cs="Arial"/>
                <w:sz w:val="18"/>
                <w:szCs w:val="18"/>
              </w:rPr>
            </w:pPr>
            <w:ins w:id="68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8" w:author="Boisvert, Eric" w:date="2016-03-29T09:19:00Z"/>
                <w:rFonts w:ascii="Arial" w:eastAsia="MS Mincho" w:hAnsi="Arial" w:cs="Arial"/>
                <w:b/>
                <w:color w:val="0000FF"/>
                <w:sz w:val="18"/>
                <w:szCs w:val="18"/>
              </w:rPr>
            </w:pPr>
            <w:ins w:id="6899" w:author="Boisvert, Eric" w:date="2016-03-29T09:19:00Z">
              <w:r w:rsidRPr="00480BB6">
                <w:rPr>
                  <w:rFonts w:ascii="Arial" w:hAnsi="Arial" w:cs="Arial"/>
                  <w:sz w:val="18"/>
                  <w:szCs w:val="18"/>
                  <w:lang w:val="en-CA"/>
                  <w:rPrChange w:id="6900"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69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69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3" w:author="Boisvert, Eric" w:date="2016-03-29T09:19:00Z"/>
                <w:rFonts w:ascii="Arial" w:eastAsia="MS Mincho" w:hAnsi="Arial" w:cs="Arial"/>
                <w:sz w:val="18"/>
                <w:szCs w:val="18"/>
              </w:rPr>
            </w:pPr>
            <w:ins w:id="69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5" w:author="Boisvert, Eric" w:date="2016-03-29T09:19:00Z"/>
                <w:rFonts w:cs="Arial"/>
                <w:b/>
                <w:color w:val="FF0000"/>
                <w:szCs w:val="18"/>
                <w:lang w:eastAsia="en-US"/>
              </w:rPr>
            </w:pPr>
            <w:ins w:id="6906"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6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69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9" w:author="Boisvert, Eric" w:date="2016-03-29T09:19:00Z"/>
                <w:rFonts w:ascii="Arial" w:eastAsia="MS Mincho" w:hAnsi="Arial" w:cs="Arial"/>
                <w:sz w:val="18"/>
                <w:szCs w:val="18"/>
              </w:rPr>
            </w:pPr>
            <w:ins w:id="69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11" w:author="Boisvert, Eric" w:date="2016-03-29T09:19:00Z"/>
                <w:rFonts w:ascii="Arial" w:eastAsia="MS Mincho" w:hAnsi="Arial" w:cs="Arial"/>
                <w:sz w:val="18"/>
                <w:szCs w:val="18"/>
              </w:rPr>
            </w:pPr>
            <w:ins w:id="6912"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6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6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5" w:author="Boisvert, Eric" w:date="2016-03-29T09:19:00Z"/>
                <w:rFonts w:ascii="Arial" w:eastAsia="MS Mincho" w:hAnsi="Arial" w:cs="Arial"/>
                <w:sz w:val="18"/>
                <w:szCs w:val="18"/>
              </w:rPr>
            </w:pPr>
            <w:ins w:id="69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7" w:author="Boisvert, Eric" w:date="2016-03-29T09:19:00Z"/>
                <w:rFonts w:cs="Arial"/>
                <w:szCs w:val="18"/>
                <w:lang w:eastAsia="en-US"/>
              </w:rPr>
            </w:pPr>
          </w:p>
        </w:tc>
      </w:tr>
      <w:tr w:rsidR="00480BB6" w:rsidRPr="00DE63EA" w14:paraId="7A02F09B" w14:textId="77777777" w:rsidTr="0024128E">
        <w:trPr>
          <w:ins w:id="69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6919" w:author="Boisvert, Eric" w:date="2016-03-29T09:19:00Z"/>
                <w:rFonts w:cs="Arial"/>
                <w:b/>
                <w:szCs w:val="18"/>
              </w:rPr>
            </w:pPr>
            <w:ins w:id="69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1" w:author="Boisvert, Eric" w:date="2016-03-29T09:19:00Z"/>
                <w:rFonts w:cs="Arial"/>
                <w:szCs w:val="18"/>
                <w:lang w:val="en-US"/>
              </w:rPr>
            </w:pPr>
            <w:ins w:id="6922"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69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69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5" w:author="Boisvert, Eric" w:date="2016-03-29T09:19:00Z"/>
                <w:rFonts w:ascii="Arial" w:eastAsia="MS Mincho" w:hAnsi="Arial" w:cs="Arial"/>
                <w:sz w:val="18"/>
                <w:szCs w:val="18"/>
              </w:rPr>
            </w:pPr>
            <w:ins w:id="69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7" w:author="Boisvert, Eric" w:date="2016-03-29T09:19:00Z"/>
                <w:rFonts w:ascii="Arial" w:eastAsia="MS Mincho" w:hAnsi="Arial" w:cs="Arial"/>
                <w:b/>
                <w:color w:val="0000FF"/>
                <w:sz w:val="18"/>
                <w:szCs w:val="18"/>
              </w:rPr>
            </w:pPr>
            <w:ins w:id="6928"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69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69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1" w:author="Boisvert, Eric" w:date="2016-03-29T09:19:00Z"/>
                <w:rFonts w:ascii="Arial" w:eastAsia="MS Mincho" w:hAnsi="Arial" w:cs="Arial"/>
                <w:sz w:val="18"/>
                <w:szCs w:val="18"/>
              </w:rPr>
            </w:pPr>
            <w:ins w:id="69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3" w:author="Boisvert, Eric" w:date="2016-03-29T09:19:00Z"/>
                <w:rFonts w:cs="Arial"/>
                <w:b/>
                <w:color w:val="FF0000"/>
                <w:szCs w:val="18"/>
                <w:lang w:eastAsia="en-US"/>
              </w:rPr>
            </w:pPr>
            <w:ins w:id="6934"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69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69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7" w:author="Boisvert, Eric" w:date="2016-03-29T09:19:00Z"/>
                <w:rFonts w:ascii="Arial" w:eastAsia="MS Mincho" w:hAnsi="Arial" w:cs="Arial"/>
                <w:sz w:val="18"/>
                <w:szCs w:val="18"/>
              </w:rPr>
            </w:pPr>
            <w:ins w:id="69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39" w:author="Boisvert, Eric" w:date="2016-03-29T09:19:00Z"/>
                <w:rFonts w:ascii="Arial" w:eastAsia="MS Mincho" w:hAnsi="Arial" w:cs="Arial"/>
                <w:sz w:val="18"/>
                <w:szCs w:val="18"/>
              </w:rPr>
            </w:pPr>
            <w:ins w:id="6940" w:author="Boisvert, Eric" w:date="2016-03-29T09:19:00Z">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ins>
          </w:p>
        </w:tc>
      </w:tr>
      <w:tr w:rsidR="00480BB6" w:rsidRPr="00DE63EA" w14:paraId="0A07DE0D" w14:textId="77777777" w:rsidTr="0024128E">
        <w:trPr>
          <w:trHeight w:val="462"/>
          <w:ins w:id="69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69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3" w:author="Boisvert, Eric" w:date="2016-03-29T09:19:00Z"/>
                <w:rFonts w:ascii="Arial" w:eastAsia="MS Mincho" w:hAnsi="Arial" w:cs="Arial"/>
                <w:sz w:val="18"/>
                <w:szCs w:val="18"/>
              </w:rPr>
            </w:pPr>
            <w:ins w:id="69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5" w:author="Boisvert, Eric" w:date="2016-03-29T09:19:00Z"/>
                <w:rFonts w:cs="Arial"/>
                <w:szCs w:val="18"/>
                <w:lang w:eastAsia="en-US"/>
              </w:rPr>
            </w:pPr>
          </w:p>
        </w:tc>
      </w:tr>
    </w:tbl>
    <w:p w14:paraId="6ADE61B3" w14:textId="77777777" w:rsidR="00480BB6" w:rsidRDefault="00480BB6" w:rsidP="00480BB6">
      <w:pPr>
        <w:rPr>
          <w:ins w:id="6946" w:author="Boisvert, Eric" w:date="2016-03-29T09:19:00Z"/>
        </w:rPr>
      </w:pPr>
    </w:p>
    <w:p w14:paraId="70570D14" w14:textId="77777777" w:rsidR="00480BB6" w:rsidRDefault="00480BB6" w:rsidP="00480BB6">
      <w:pPr>
        <w:rPr>
          <w:ins w:id="6947" w:author="Boisvert, Eric" w:date="2016-03-29T09:19:00Z"/>
        </w:rPr>
      </w:pPr>
      <w:ins w:id="6948" w:author="Boisvert, Eric" w:date="2016-03-29T09:19:00Z">
        <w:r>
          <w:br w:type="page"/>
        </w:r>
      </w:ins>
    </w:p>
    <w:p w14:paraId="569DBE9C" w14:textId="77777777" w:rsidR="00480BB6" w:rsidRDefault="00480BB6" w:rsidP="00480BB6">
      <w:pPr>
        <w:rPr>
          <w:ins w:id="6949" w:author="Boisvert, Eric" w:date="2016-03-29T09:19:00Z"/>
        </w:rPr>
      </w:pPr>
    </w:p>
    <w:p w14:paraId="7CA65ABB" w14:textId="77777777" w:rsidR="00480BB6" w:rsidRPr="00480BB6" w:rsidRDefault="00480BB6" w:rsidP="003C54F8">
      <w:pPr>
        <w:pStyle w:val="OGCAnnexXX"/>
        <w:rPr>
          <w:ins w:id="6950" w:author="Boisvert, Eric" w:date="2016-03-29T09:19:00Z"/>
          <w:rPrChange w:id="6951" w:author="Boisvert, Eric" w:date="2016-03-29T09:20:00Z">
            <w:rPr>
              <w:ins w:id="6952" w:author="Boisvert, Eric" w:date="2016-03-29T09:19:00Z"/>
              <w:lang w:val="fr-CA"/>
            </w:rPr>
          </w:rPrChange>
        </w:rPr>
        <w:pPrChange w:id="6953" w:author="Eric Boisvert" w:date="2016-04-02T13:00:00Z">
          <w:pPr>
            <w:pStyle w:val="Heading3"/>
            <w:numPr>
              <w:ilvl w:val="0"/>
              <w:numId w:val="0"/>
            </w:numPr>
            <w:ind w:left="720" w:hanging="720"/>
          </w:pPr>
        </w:pPrChange>
      </w:pPr>
      <w:ins w:id="6954" w:author="Boisvert, Eric" w:date="2016-03-29T09:19:00Z">
        <w:del w:id="6955" w:author="Eric Boisvert" w:date="2016-04-02T12:17:00Z">
          <w:r w:rsidRPr="00480BB6" w:rsidDel="00231114">
            <w:rPr>
              <w:rPrChange w:id="6956" w:author="Boisvert, Eric" w:date="2016-03-29T09:20:00Z">
                <w:rPr>
                  <w:lang w:val="fr-CA"/>
                </w:rPr>
              </w:rPrChange>
            </w:rPr>
            <w:delText xml:space="preserve">A.2.1 </w:delText>
          </w:r>
        </w:del>
        <w:r w:rsidRPr="00480BB6">
          <w:rPr>
            <w:rPrChange w:id="6957" w:author="Boisvert, Eric" w:date="2016-03-29T09:20:00Z">
              <w:rPr>
                <w:lang w:val="fr-CA"/>
              </w:rPr>
            </w:rPrChange>
          </w:rPr>
          <w:t>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69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6959" w:author="Boisvert, Eric" w:date="2016-03-29T09:19:00Z"/>
                <w:rFonts w:cs="Arial"/>
                <w:szCs w:val="18"/>
                <w:lang w:eastAsia="en-US"/>
              </w:rPr>
            </w:pPr>
            <w:ins w:id="696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6961" w:author="Boisvert, Eric" w:date="2016-03-29T09:19:00Z"/>
                <w:rFonts w:cs="Arial"/>
                <w:b/>
                <w:color w:val="0000FF"/>
                <w:szCs w:val="18"/>
                <w:lang w:eastAsia="en-US"/>
              </w:rPr>
            </w:pPr>
            <w:ins w:id="6962"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696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6964" w:author="Boisvert, Eric" w:date="2016-03-29T09:19:00Z"/>
                <w:rFonts w:cs="Arial"/>
                <w:szCs w:val="18"/>
                <w:lang w:eastAsia="en-US"/>
              </w:rPr>
            </w:pPr>
            <w:ins w:id="696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6" w:author="Boisvert, Eric" w:date="2016-03-29T09:19:00Z"/>
                <w:rFonts w:cs="Arial"/>
                <w:b/>
                <w:color w:val="0000FF"/>
                <w:szCs w:val="18"/>
                <w:lang w:eastAsia="en-US"/>
              </w:rPr>
            </w:pPr>
            <w:ins w:id="6967" w:author="Boisvert, Eric" w:date="2016-03-29T09:19:00Z">
              <w:r>
                <w:rPr>
                  <w:rFonts w:cs="Arial"/>
                  <w:szCs w:val="18"/>
                  <w:lang w:val="en-US"/>
                </w:rPr>
                <w:t>/req/gsml4-timescale</w:t>
              </w:r>
            </w:ins>
          </w:p>
        </w:tc>
      </w:tr>
      <w:tr w:rsidR="00480BB6" w:rsidRPr="00DE63EA" w14:paraId="132FBC80" w14:textId="77777777" w:rsidTr="0024128E">
        <w:trPr>
          <w:ins w:id="696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6969" w:author="Boisvert, Eric" w:date="2016-03-29T09:19:00Z"/>
                <w:rFonts w:cs="Arial"/>
                <w:b/>
                <w:szCs w:val="18"/>
              </w:rPr>
            </w:pPr>
            <w:ins w:id="697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1" w:author="Boisvert, Eric" w:date="2016-03-29T09:19:00Z"/>
                <w:rFonts w:cs="Arial"/>
                <w:szCs w:val="18"/>
                <w:lang w:val="en-US"/>
              </w:rPr>
            </w:pPr>
            <w:ins w:id="6972" w:author="Boisvert, Eric" w:date="2016-03-29T09:19:00Z">
              <w:r>
                <w:rPr>
                  <w:rFonts w:cs="Arial"/>
                  <w:szCs w:val="18"/>
                  <w:lang w:val="en-US"/>
                </w:rPr>
                <w:t>/conf/gsml4-basic</w:t>
              </w:r>
            </w:ins>
          </w:p>
        </w:tc>
      </w:tr>
      <w:tr w:rsidR="00480BB6" w:rsidRPr="00DE63EA" w14:paraId="06DB8D17" w14:textId="77777777" w:rsidTr="0024128E">
        <w:trPr>
          <w:ins w:id="69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6974" w:author="Boisvert, Eric" w:date="2016-03-29T09:19:00Z"/>
                <w:rFonts w:cs="Arial"/>
                <w:b/>
                <w:szCs w:val="18"/>
              </w:rPr>
            </w:pPr>
            <w:ins w:id="697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6" w:author="Boisvert, Eric" w:date="2016-03-29T09:19:00Z"/>
                <w:rFonts w:cs="Arial"/>
                <w:szCs w:val="18"/>
                <w:lang w:val="en-US"/>
              </w:rPr>
            </w:pPr>
            <w:ins w:id="6977"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69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69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0" w:author="Boisvert, Eric" w:date="2016-03-29T09:19:00Z"/>
                <w:rFonts w:ascii="Arial" w:eastAsia="MS Mincho" w:hAnsi="Arial" w:cs="Arial"/>
                <w:sz w:val="18"/>
                <w:szCs w:val="18"/>
              </w:rPr>
            </w:pPr>
            <w:ins w:id="69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2" w:author="Boisvert, Eric" w:date="2016-03-29T09:19:00Z"/>
                <w:rFonts w:ascii="Arial" w:eastAsia="MS Mincho" w:hAnsi="Arial" w:cs="Arial"/>
                <w:b/>
                <w:color w:val="0000FF"/>
                <w:sz w:val="18"/>
                <w:szCs w:val="18"/>
              </w:rPr>
            </w:pPr>
            <w:ins w:id="6983" w:author="Boisvert, Eric" w:date="2016-03-29T09:19:00Z">
              <w:r w:rsidRPr="00480BB6">
                <w:rPr>
                  <w:rFonts w:ascii="Arial" w:hAnsi="Arial" w:cs="Arial"/>
                  <w:sz w:val="18"/>
                  <w:szCs w:val="18"/>
                  <w:lang w:val="en-CA"/>
                  <w:rPrChange w:id="6984"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69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69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7" w:author="Boisvert, Eric" w:date="2016-03-29T09:19:00Z"/>
                <w:rFonts w:ascii="Arial" w:eastAsia="MS Mincho" w:hAnsi="Arial" w:cs="Arial"/>
                <w:sz w:val="18"/>
                <w:szCs w:val="18"/>
              </w:rPr>
            </w:pPr>
            <w:ins w:id="69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9" w:author="Boisvert, Eric" w:date="2016-03-29T09:19:00Z"/>
                <w:rFonts w:cs="Arial"/>
                <w:b/>
                <w:color w:val="FF0000"/>
                <w:szCs w:val="18"/>
                <w:lang w:eastAsia="en-US"/>
              </w:rPr>
            </w:pPr>
            <w:ins w:id="6990"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69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69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3" w:author="Boisvert, Eric" w:date="2016-03-29T09:19:00Z"/>
                <w:rFonts w:ascii="Arial" w:eastAsia="MS Mincho" w:hAnsi="Arial" w:cs="Arial"/>
                <w:sz w:val="18"/>
                <w:szCs w:val="18"/>
              </w:rPr>
            </w:pPr>
            <w:commentRangeStart w:id="6994"/>
            <w:ins w:id="69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96" w:author="Boisvert, Eric" w:date="2016-03-29T09:19:00Z"/>
                <w:rFonts w:ascii="Arial" w:eastAsia="MS Mincho" w:hAnsi="Arial" w:cs="Arial"/>
                <w:sz w:val="18"/>
                <w:szCs w:val="18"/>
              </w:rPr>
            </w:pPr>
            <w:ins w:id="6997" w:author="Boisvert, Eric" w:date="2016-03-29T09:19:00Z">
              <w:r>
                <w:rPr>
                  <w:rFonts w:ascii="Arial" w:hAnsi="Arial" w:cs="Arial"/>
                  <w:sz w:val="18"/>
                  <w:szCs w:val="18"/>
                  <w:lang w:val="en-CA"/>
                </w:rPr>
                <w:t xml:space="preserve">Visual inspection that the target implementation has a mechanism </w:t>
              </w:r>
              <w:commentRangeEnd w:id="6994"/>
              <w:r>
                <w:rPr>
                  <w:rStyle w:val="CommentReference"/>
                </w:rPr>
                <w:commentReference w:id="6994"/>
              </w:r>
            </w:ins>
          </w:p>
        </w:tc>
      </w:tr>
      <w:tr w:rsidR="00480BB6" w:rsidRPr="00DE63EA" w14:paraId="50FD94A5" w14:textId="77777777" w:rsidTr="0024128E">
        <w:trPr>
          <w:trHeight w:val="462"/>
          <w:ins w:id="6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6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0" w:author="Boisvert, Eric" w:date="2016-03-29T09:19:00Z"/>
                <w:rFonts w:ascii="Arial" w:eastAsia="MS Mincho" w:hAnsi="Arial" w:cs="Arial"/>
                <w:sz w:val="18"/>
                <w:szCs w:val="18"/>
              </w:rPr>
            </w:pPr>
            <w:ins w:id="70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2" w:author="Boisvert, Eric" w:date="2016-03-29T09:19:00Z"/>
                <w:rFonts w:cs="Arial"/>
                <w:szCs w:val="18"/>
                <w:lang w:eastAsia="en-US"/>
              </w:rPr>
            </w:pPr>
          </w:p>
        </w:tc>
      </w:tr>
      <w:tr w:rsidR="00480BB6" w:rsidRPr="00DE63EA" w14:paraId="7BF158B8" w14:textId="77777777" w:rsidTr="0024128E">
        <w:trPr>
          <w:ins w:id="70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004" w:author="Boisvert, Eric" w:date="2016-03-29T09:19:00Z"/>
                <w:rFonts w:cs="Arial"/>
                <w:b/>
                <w:szCs w:val="18"/>
              </w:rPr>
            </w:pPr>
            <w:ins w:id="70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6" w:author="Boisvert, Eric" w:date="2016-03-29T09:19:00Z"/>
                <w:rFonts w:cs="Arial"/>
                <w:szCs w:val="18"/>
                <w:lang w:val="en-US"/>
              </w:rPr>
            </w:pPr>
            <w:ins w:id="7007"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0" w:author="Boisvert, Eric" w:date="2016-03-29T09:19:00Z"/>
                <w:rFonts w:ascii="Arial" w:eastAsia="MS Mincho" w:hAnsi="Arial" w:cs="Arial"/>
                <w:sz w:val="18"/>
                <w:szCs w:val="18"/>
              </w:rPr>
            </w:pPr>
            <w:ins w:id="70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2" w:author="Boisvert, Eric" w:date="2016-03-29T09:19:00Z"/>
                <w:rFonts w:ascii="Arial" w:eastAsia="MS Mincho" w:hAnsi="Arial" w:cs="Arial"/>
                <w:b/>
                <w:color w:val="0000FF"/>
                <w:sz w:val="18"/>
                <w:szCs w:val="18"/>
              </w:rPr>
            </w:pPr>
            <w:ins w:id="7013" w:author="Boisvert, Eric" w:date="2016-03-29T09:19:00Z">
              <w:r w:rsidRPr="00480BB6">
                <w:rPr>
                  <w:rFonts w:ascii="Arial" w:hAnsi="Arial" w:cs="Arial"/>
                  <w:sz w:val="18"/>
                  <w:szCs w:val="18"/>
                  <w:lang w:val="en-CA"/>
                  <w:rPrChange w:id="7014"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7" w:author="Boisvert, Eric" w:date="2016-03-29T09:19:00Z"/>
                <w:rFonts w:ascii="Arial" w:eastAsia="MS Mincho" w:hAnsi="Arial" w:cs="Arial"/>
                <w:sz w:val="18"/>
                <w:szCs w:val="18"/>
              </w:rPr>
            </w:pPr>
            <w:ins w:id="70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9" w:author="Boisvert, Eric" w:date="2016-03-29T09:19:00Z"/>
                <w:rFonts w:cs="Arial"/>
                <w:b/>
                <w:color w:val="FF0000"/>
                <w:szCs w:val="18"/>
                <w:lang w:eastAsia="en-US"/>
              </w:rPr>
            </w:pPr>
            <w:ins w:id="7020"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3" w:author="Boisvert, Eric" w:date="2016-03-29T09:19:00Z"/>
                <w:rFonts w:ascii="Arial" w:eastAsia="MS Mincho" w:hAnsi="Arial" w:cs="Arial"/>
                <w:sz w:val="18"/>
                <w:szCs w:val="18"/>
              </w:rPr>
            </w:pPr>
            <w:commentRangeStart w:id="7024"/>
            <w:ins w:id="702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26" w:author="Boisvert, Eric" w:date="2016-03-29T09:19:00Z"/>
                <w:rFonts w:ascii="Arial" w:eastAsia="MS Mincho" w:hAnsi="Arial" w:cs="Arial"/>
                <w:sz w:val="18"/>
                <w:szCs w:val="18"/>
              </w:rPr>
            </w:pPr>
            <w:ins w:id="7027" w:author="Boisvert, Eric" w:date="2016-03-29T09:19:00Z">
              <w:r>
                <w:rPr>
                  <w:rFonts w:ascii="Arial" w:hAnsi="Arial" w:cs="Arial"/>
                  <w:sz w:val="18"/>
                  <w:szCs w:val="18"/>
                  <w:lang w:val="en-CA"/>
                </w:rPr>
                <w:t xml:space="preserve">Visual inspection that the target implementation has a mechanism </w:t>
              </w:r>
              <w:commentRangeEnd w:id="7024"/>
              <w:r>
                <w:rPr>
                  <w:rStyle w:val="CommentReference"/>
                </w:rPr>
                <w:commentReference w:id="7024"/>
              </w:r>
            </w:ins>
          </w:p>
        </w:tc>
      </w:tr>
      <w:tr w:rsidR="00480BB6" w:rsidRPr="00DE63EA" w14:paraId="6670C957" w14:textId="77777777" w:rsidTr="0024128E">
        <w:trPr>
          <w:trHeight w:val="462"/>
          <w:ins w:id="70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0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0" w:author="Boisvert, Eric" w:date="2016-03-29T09:19:00Z"/>
                <w:rFonts w:ascii="Arial" w:eastAsia="MS Mincho" w:hAnsi="Arial" w:cs="Arial"/>
                <w:sz w:val="18"/>
                <w:szCs w:val="18"/>
              </w:rPr>
            </w:pPr>
            <w:ins w:id="70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2" w:author="Boisvert, Eric" w:date="2016-03-29T09:19:00Z"/>
                <w:rFonts w:cs="Arial"/>
                <w:szCs w:val="18"/>
                <w:lang w:eastAsia="en-US"/>
              </w:rPr>
            </w:pPr>
          </w:p>
        </w:tc>
      </w:tr>
    </w:tbl>
    <w:p w14:paraId="0FE8FBC7" w14:textId="77777777" w:rsidR="00480BB6" w:rsidRDefault="00480BB6" w:rsidP="00480BB6">
      <w:pPr>
        <w:rPr>
          <w:ins w:id="7033" w:author="Boisvert, Eric" w:date="2016-03-29T09:19:00Z"/>
        </w:rPr>
      </w:pPr>
    </w:p>
    <w:p w14:paraId="780FCDB7" w14:textId="77777777" w:rsidR="00480BB6" w:rsidRDefault="00480BB6" w:rsidP="00480BB6">
      <w:pPr>
        <w:rPr>
          <w:ins w:id="7034" w:author="Boisvert, Eric" w:date="2016-03-29T09:19:00Z"/>
        </w:rPr>
      </w:pPr>
      <w:ins w:id="7035" w:author="Boisvert, Eric" w:date="2016-03-29T09:19:00Z">
        <w:r>
          <w:br w:type="page"/>
        </w:r>
      </w:ins>
    </w:p>
    <w:p w14:paraId="1153F02D" w14:textId="77777777" w:rsidR="00480BB6" w:rsidRDefault="00480BB6" w:rsidP="00480BB6">
      <w:pPr>
        <w:rPr>
          <w:ins w:id="7036" w:author="Boisvert, Eric" w:date="2016-03-29T09:19:00Z"/>
        </w:rPr>
      </w:pPr>
    </w:p>
    <w:p w14:paraId="5C31AA37" w14:textId="77777777" w:rsidR="00480BB6" w:rsidRPr="00480BB6" w:rsidRDefault="00480BB6" w:rsidP="003C54F8">
      <w:pPr>
        <w:pStyle w:val="OGCAnnexXX"/>
        <w:rPr>
          <w:ins w:id="7037" w:author="Boisvert, Eric" w:date="2016-03-29T09:19:00Z"/>
          <w:rPrChange w:id="7038" w:author="Boisvert, Eric" w:date="2016-03-29T09:20:00Z">
            <w:rPr>
              <w:ins w:id="7039" w:author="Boisvert, Eric" w:date="2016-03-29T09:19:00Z"/>
              <w:lang w:val="fr-CA"/>
            </w:rPr>
          </w:rPrChange>
        </w:rPr>
        <w:pPrChange w:id="7040" w:author="Eric Boisvert" w:date="2016-04-02T13:00:00Z">
          <w:pPr>
            <w:pStyle w:val="Heading3"/>
            <w:numPr>
              <w:ilvl w:val="0"/>
              <w:numId w:val="0"/>
            </w:numPr>
            <w:ind w:left="720" w:hanging="720"/>
          </w:pPr>
        </w:pPrChange>
      </w:pPr>
      <w:ins w:id="7041" w:author="Boisvert, Eric" w:date="2016-03-29T09:19:00Z">
        <w:del w:id="7042" w:author="Eric Boisvert" w:date="2016-04-02T12:17:00Z">
          <w:r w:rsidRPr="00480BB6" w:rsidDel="00231114">
            <w:rPr>
              <w:rPrChange w:id="7043" w:author="Boisvert, Eric" w:date="2016-03-29T09:20:00Z">
                <w:rPr>
                  <w:lang w:val="fr-CA"/>
                </w:rPr>
              </w:rPrChange>
            </w:rPr>
            <w:delText xml:space="preserve">A.2.1 </w:delText>
          </w:r>
        </w:del>
        <w:r w:rsidRPr="00480BB6">
          <w:rPr>
            <w:rPrChange w:id="7044" w:author="Boisvert, Eric" w:date="2016-03-29T09:20:00Z">
              <w:rPr>
                <w:lang w:val="fr-CA"/>
              </w:rPr>
            </w:rPrChange>
          </w:rPr>
          <w:t>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0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046" w:author="Boisvert, Eric" w:date="2016-03-29T09:19:00Z"/>
                <w:rFonts w:cs="Arial"/>
                <w:szCs w:val="18"/>
                <w:lang w:eastAsia="en-US"/>
              </w:rPr>
            </w:pPr>
            <w:ins w:id="704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048" w:author="Boisvert, Eric" w:date="2016-03-29T09:19:00Z"/>
                <w:rFonts w:cs="Arial"/>
                <w:b/>
                <w:color w:val="0000FF"/>
                <w:szCs w:val="18"/>
                <w:lang w:eastAsia="en-US"/>
              </w:rPr>
            </w:pPr>
            <w:ins w:id="7049"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05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051" w:author="Boisvert, Eric" w:date="2016-03-29T09:19:00Z"/>
                <w:rFonts w:cs="Arial"/>
                <w:szCs w:val="18"/>
                <w:lang w:eastAsia="en-US"/>
              </w:rPr>
            </w:pPr>
            <w:ins w:id="705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3" w:author="Boisvert, Eric" w:date="2016-03-29T09:19:00Z"/>
                <w:rFonts w:cs="Arial"/>
                <w:b/>
                <w:color w:val="0000FF"/>
                <w:szCs w:val="18"/>
                <w:lang w:eastAsia="en-US"/>
              </w:rPr>
            </w:pPr>
            <w:ins w:id="7054" w:author="Boisvert, Eric" w:date="2016-03-29T09:19:00Z">
              <w:r>
                <w:rPr>
                  <w:rFonts w:cs="Arial"/>
                  <w:szCs w:val="18"/>
                  <w:lang w:val="en-US"/>
                </w:rPr>
                <w:t>/req/gsml4-borehole</w:t>
              </w:r>
            </w:ins>
          </w:p>
        </w:tc>
      </w:tr>
      <w:tr w:rsidR="00480BB6" w:rsidRPr="00DE63EA" w14:paraId="6B652479" w14:textId="77777777" w:rsidTr="0024128E">
        <w:trPr>
          <w:ins w:id="70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056" w:author="Boisvert, Eric" w:date="2016-03-29T09:19:00Z"/>
                <w:rFonts w:cs="Arial"/>
                <w:b/>
                <w:szCs w:val="18"/>
              </w:rPr>
            </w:pPr>
            <w:ins w:id="70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8" w:author="Boisvert, Eric" w:date="2016-03-29T09:19:00Z"/>
                <w:rFonts w:cs="Arial"/>
                <w:szCs w:val="18"/>
                <w:lang w:val="en-US"/>
              </w:rPr>
            </w:pPr>
            <w:ins w:id="7059" w:author="Boisvert, Eric" w:date="2016-03-29T09:19:00Z">
              <w:r>
                <w:rPr>
                  <w:rFonts w:cs="Arial"/>
                  <w:szCs w:val="18"/>
                  <w:lang w:val="en-US"/>
                </w:rPr>
                <w:t>/conf/gsml4-basic</w:t>
              </w:r>
            </w:ins>
          </w:p>
        </w:tc>
      </w:tr>
      <w:tr w:rsidR="00480BB6" w:rsidRPr="00DE63EA" w14:paraId="1B246E42" w14:textId="77777777" w:rsidTr="0024128E">
        <w:trPr>
          <w:ins w:id="706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061" w:author="Boisvert, Eric" w:date="2016-03-29T09:19:00Z"/>
                <w:rFonts w:cs="Arial"/>
                <w:b/>
                <w:szCs w:val="18"/>
              </w:rPr>
            </w:pPr>
            <w:ins w:id="706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3" w:author="Boisvert, Eric" w:date="2016-03-29T09:19:00Z"/>
                <w:rFonts w:cs="Arial"/>
                <w:szCs w:val="18"/>
                <w:lang w:val="en-US"/>
              </w:rPr>
            </w:pPr>
            <w:ins w:id="7064"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70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7066" w:author="Boisvert, Eric" w:date="2016-03-29T09:19:00Z"/>
                <w:rFonts w:cs="Arial"/>
                <w:b/>
                <w:szCs w:val="18"/>
              </w:rPr>
            </w:pPr>
            <w:ins w:id="70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8" w:author="Boisvert, Eric" w:date="2016-03-29T09:19:00Z"/>
                <w:rFonts w:cs="Arial"/>
                <w:szCs w:val="18"/>
                <w:highlight w:val="yellow"/>
                <w:lang w:val="en-US"/>
              </w:rPr>
            </w:pPr>
            <w:ins w:id="7069"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70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70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2" w:author="Boisvert, Eric" w:date="2016-03-29T09:19:00Z"/>
                <w:rFonts w:ascii="Arial" w:eastAsia="MS Mincho" w:hAnsi="Arial" w:cs="Arial"/>
                <w:sz w:val="18"/>
                <w:szCs w:val="18"/>
              </w:rPr>
            </w:pPr>
            <w:ins w:id="70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4" w:author="Boisvert, Eric" w:date="2016-03-29T09:19:00Z"/>
                <w:rFonts w:ascii="Arial" w:eastAsia="MS Mincho" w:hAnsi="Arial" w:cs="Arial"/>
                <w:b/>
                <w:color w:val="0000FF"/>
                <w:sz w:val="18"/>
                <w:szCs w:val="18"/>
              </w:rPr>
            </w:pPr>
            <w:ins w:id="7075" w:author="Boisvert, Eric" w:date="2016-03-29T09:19:00Z">
              <w:r w:rsidRPr="00480BB6">
                <w:rPr>
                  <w:rFonts w:ascii="Arial" w:hAnsi="Arial" w:cs="Arial"/>
                  <w:sz w:val="18"/>
                  <w:szCs w:val="18"/>
                  <w:lang w:val="en-CA"/>
                  <w:rPrChange w:id="7076"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70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70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9" w:author="Boisvert, Eric" w:date="2016-03-29T09:19:00Z"/>
                <w:rFonts w:ascii="Arial" w:eastAsia="MS Mincho" w:hAnsi="Arial" w:cs="Arial"/>
                <w:sz w:val="18"/>
                <w:szCs w:val="18"/>
              </w:rPr>
            </w:pPr>
            <w:ins w:id="70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1" w:author="Boisvert, Eric" w:date="2016-03-29T09:19:00Z"/>
                <w:rFonts w:cs="Arial"/>
                <w:b/>
                <w:color w:val="FF0000"/>
                <w:szCs w:val="18"/>
                <w:lang w:eastAsia="en-US"/>
              </w:rPr>
            </w:pPr>
            <w:ins w:id="7082"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70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70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5" w:author="Boisvert, Eric" w:date="2016-03-29T09:19:00Z"/>
                <w:rFonts w:ascii="Arial" w:eastAsia="MS Mincho" w:hAnsi="Arial" w:cs="Arial"/>
                <w:sz w:val="18"/>
                <w:szCs w:val="18"/>
              </w:rPr>
            </w:pPr>
            <w:ins w:id="70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87" w:author="Boisvert, Eric" w:date="2016-03-29T09:19:00Z"/>
                <w:rFonts w:ascii="Arial" w:eastAsia="MS Mincho" w:hAnsi="Arial" w:cs="Arial"/>
                <w:sz w:val="18"/>
                <w:szCs w:val="18"/>
              </w:rPr>
            </w:pPr>
            <w:ins w:id="7088"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7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7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1" w:author="Boisvert, Eric" w:date="2016-03-29T09:19:00Z"/>
                <w:rFonts w:ascii="Arial" w:eastAsia="MS Mincho" w:hAnsi="Arial" w:cs="Arial"/>
                <w:sz w:val="18"/>
                <w:szCs w:val="18"/>
              </w:rPr>
            </w:pPr>
            <w:ins w:id="70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3" w:author="Boisvert, Eric" w:date="2016-03-29T09:19:00Z"/>
                <w:rFonts w:cs="Arial"/>
                <w:szCs w:val="18"/>
                <w:lang w:eastAsia="en-US"/>
              </w:rPr>
            </w:pPr>
          </w:p>
        </w:tc>
      </w:tr>
      <w:tr w:rsidR="00480BB6" w:rsidRPr="00DE63EA" w14:paraId="7DE7F343" w14:textId="77777777" w:rsidTr="0024128E">
        <w:trPr>
          <w:ins w:id="70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095" w:author="Boisvert, Eric" w:date="2016-03-29T09:19:00Z"/>
                <w:rFonts w:cs="Arial"/>
                <w:b/>
                <w:szCs w:val="18"/>
              </w:rPr>
            </w:pPr>
            <w:ins w:id="70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7" w:author="Boisvert, Eric" w:date="2016-03-29T09:19:00Z"/>
                <w:rFonts w:cs="Arial"/>
                <w:szCs w:val="18"/>
                <w:lang w:val="en-US"/>
              </w:rPr>
            </w:pPr>
            <w:ins w:id="7098"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0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1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1" w:author="Boisvert, Eric" w:date="2016-03-29T09:19:00Z"/>
                <w:rFonts w:ascii="Arial" w:eastAsia="MS Mincho" w:hAnsi="Arial" w:cs="Arial"/>
                <w:sz w:val="18"/>
                <w:szCs w:val="18"/>
              </w:rPr>
            </w:pPr>
            <w:ins w:id="71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3" w:author="Boisvert, Eric" w:date="2016-03-29T09:19:00Z"/>
                <w:rFonts w:ascii="Arial" w:eastAsia="MS Mincho" w:hAnsi="Arial" w:cs="Arial"/>
                <w:b/>
                <w:color w:val="0000FF"/>
                <w:sz w:val="18"/>
                <w:szCs w:val="18"/>
              </w:rPr>
            </w:pPr>
            <w:ins w:id="7104" w:author="Boisvert, Eric" w:date="2016-03-29T09:19:00Z">
              <w:r w:rsidRPr="00480BB6">
                <w:rPr>
                  <w:rFonts w:ascii="Arial" w:hAnsi="Arial" w:cs="Arial"/>
                  <w:sz w:val="18"/>
                  <w:szCs w:val="18"/>
                  <w:lang w:val="en-CA"/>
                  <w:rPrChange w:id="7105"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8" w:author="Boisvert, Eric" w:date="2016-03-29T09:19:00Z"/>
                <w:rFonts w:ascii="Arial" w:eastAsia="MS Mincho" w:hAnsi="Arial" w:cs="Arial"/>
                <w:sz w:val="18"/>
                <w:szCs w:val="18"/>
              </w:rPr>
            </w:pPr>
            <w:ins w:id="71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0" w:author="Boisvert, Eric" w:date="2016-03-29T09:19:00Z"/>
                <w:rFonts w:cs="Arial"/>
                <w:b/>
                <w:color w:val="FF0000"/>
                <w:szCs w:val="18"/>
                <w:lang w:eastAsia="en-US"/>
              </w:rPr>
            </w:pPr>
            <w:ins w:id="7111"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4" w:author="Boisvert, Eric" w:date="2016-03-29T09:19:00Z"/>
                <w:rFonts w:ascii="Arial" w:eastAsia="MS Mincho" w:hAnsi="Arial" w:cs="Arial"/>
                <w:sz w:val="18"/>
                <w:szCs w:val="18"/>
              </w:rPr>
            </w:pPr>
            <w:ins w:id="71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16" w:author="Boisvert, Eric" w:date="2016-03-29T09:19:00Z"/>
                <w:rFonts w:ascii="Arial" w:eastAsia="MS Mincho" w:hAnsi="Arial" w:cs="Arial"/>
                <w:sz w:val="18"/>
                <w:szCs w:val="18"/>
              </w:rPr>
            </w:pPr>
            <w:ins w:id="7117"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1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1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0" w:author="Boisvert, Eric" w:date="2016-03-29T09:19:00Z"/>
                <w:rFonts w:ascii="Arial" w:eastAsia="MS Mincho" w:hAnsi="Arial" w:cs="Arial"/>
                <w:sz w:val="18"/>
                <w:szCs w:val="18"/>
              </w:rPr>
            </w:pPr>
            <w:ins w:id="71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2" w:author="Boisvert, Eric" w:date="2016-03-29T09:19:00Z"/>
                <w:rFonts w:cs="Arial"/>
                <w:szCs w:val="18"/>
                <w:lang w:eastAsia="en-US"/>
              </w:rPr>
            </w:pPr>
          </w:p>
        </w:tc>
      </w:tr>
      <w:tr w:rsidR="00480BB6" w:rsidRPr="00DE63EA" w14:paraId="2F7022E7" w14:textId="77777777" w:rsidTr="0024128E">
        <w:trPr>
          <w:ins w:id="71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124" w:author="Boisvert, Eric" w:date="2016-03-29T09:19:00Z"/>
                <w:rFonts w:cs="Arial"/>
                <w:b/>
                <w:szCs w:val="18"/>
              </w:rPr>
            </w:pPr>
            <w:ins w:id="71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6" w:author="Boisvert, Eric" w:date="2016-03-29T09:19:00Z"/>
                <w:rFonts w:cs="Arial"/>
                <w:szCs w:val="18"/>
                <w:lang w:val="en-US"/>
              </w:rPr>
            </w:pPr>
            <w:ins w:id="7127"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1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1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0" w:author="Boisvert, Eric" w:date="2016-03-29T09:19:00Z"/>
                <w:rFonts w:ascii="Arial" w:eastAsia="MS Mincho" w:hAnsi="Arial" w:cs="Arial"/>
                <w:sz w:val="18"/>
                <w:szCs w:val="18"/>
              </w:rPr>
            </w:pPr>
            <w:ins w:id="71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2" w:author="Boisvert, Eric" w:date="2016-03-29T09:19:00Z"/>
                <w:rFonts w:ascii="Arial" w:eastAsia="MS Mincho" w:hAnsi="Arial" w:cs="Arial"/>
                <w:b/>
                <w:color w:val="0000FF"/>
                <w:sz w:val="18"/>
                <w:szCs w:val="18"/>
              </w:rPr>
            </w:pPr>
            <w:ins w:id="7133" w:author="Boisvert, Eric" w:date="2016-03-29T09:19:00Z">
              <w:r w:rsidRPr="00480BB6">
                <w:rPr>
                  <w:rFonts w:ascii="Arial" w:hAnsi="Arial" w:cs="Arial"/>
                  <w:sz w:val="18"/>
                  <w:szCs w:val="18"/>
                  <w:lang w:val="en-CA"/>
                  <w:rPrChange w:id="7134"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7" w:author="Boisvert, Eric" w:date="2016-03-29T09:19:00Z"/>
                <w:rFonts w:ascii="Arial" w:eastAsia="MS Mincho" w:hAnsi="Arial" w:cs="Arial"/>
                <w:sz w:val="18"/>
                <w:szCs w:val="18"/>
              </w:rPr>
            </w:pPr>
            <w:ins w:id="71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9" w:author="Boisvert, Eric" w:date="2016-03-29T09:19:00Z"/>
                <w:rFonts w:cs="Arial"/>
                <w:b/>
                <w:color w:val="FF0000"/>
                <w:szCs w:val="18"/>
                <w:lang w:eastAsia="en-US"/>
              </w:rPr>
            </w:pPr>
            <w:ins w:id="7140"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3" w:author="Boisvert, Eric" w:date="2016-03-29T09:19:00Z"/>
                <w:rFonts w:ascii="Arial" w:eastAsia="MS Mincho" w:hAnsi="Arial" w:cs="Arial"/>
                <w:sz w:val="18"/>
                <w:szCs w:val="18"/>
              </w:rPr>
            </w:pPr>
            <w:ins w:id="71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45" w:author="Boisvert, Eric" w:date="2016-03-29T09:19:00Z"/>
                <w:rFonts w:ascii="Arial" w:eastAsia="MS Mincho" w:hAnsi="Arial" w:cs="Arial"/>
                <w:sz w:val="18"/>
                <w:szCs w:val="18"/>
              </w:rPr>
            </w:pPr>
            <w:ins w:id="7146"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1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1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9" w:author="Boisvert, Eric" w:date="2016-03-29T09:19:00Z"/>
                <w:rFonts w:ascii="Arial" w:eastAsia="MS Mincho" w:hAnsi="Arial" w:cs="Arial"/>
                <w:sz w:val="18"/>
                <w:szCs w:val="18"/>
              </w:rPr>
            </w:pPr>
            <w:ins w:id="71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1" w:author="Boisvert, Eric" w:date="2016-03-29T09:19:00Z"/>
                <w:rFonts w:cs="Arial"/>
                <w:szCs w:val="18"/>
                <w:lang w:eastAsia="en-US"/>
              </w:rPr>
            </w:pPr>
          </w:p>
        </w:tc>
      </w:tr>
      <w:tr w:rsidR="00480BB6" w:rsidRPr="00DE63EA" w14:paraId="6D1A3CED" w14:textId="77777777" w:rsidTr="0024128E">
        <w:trPr>
          <w:ins w:id="71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153" w:author="Boisvert, Eric" w:date="2016-03-29T09:19:00Z"/>
                <w:rFonts w:cs="Arial"/>
                <w:b/>
                <w:szCs w:val="18"/>
              </w:rPr>
            </w:pPr>
            <w:ins w:id="71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5" w:author="Boisvert, Eric" w:date="2016-03-29T09:19:00Z"/>
                <w:rFonts w:cs="Arial"/>
                <w:szCs w:val="18"/>
                <w:lang w:val="en-US"/>
              </w:rPr>
            </w:pPr>
            <w:ins w:id="7156"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1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1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9" w:author="Boisvert, Eric" w:date="2016-03-29T09:19:00Z"/>
                <w:rFonts w:ascii="Arial" w:eastAsia="MS Mincho" w:hAnsi="Arial" w:cs="Arial"/>
                <w:sz w:val="18"/>
                <w:szCs w:val="18"/>
              </w:rPr>
            </w:pPr>
            <w:ins w:id="71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1" w:author="Boisvert, Eric" w:date="2016-03-29T09:19:00Z"/>
                <w:rFonts w:ascii="Arial" w:eastAsia="MS Mincho" w:hAnsi="Arial" w:cs="Arial"/>
                <w:b/>
                <w:color w:val="0000FF"/>
                <w:sz w:val="18"/>
                <w:szCs w:val="18"/>
              </w:rPr>
            </w:pPr>
            <w:ins w:id="7162" w:author="Boisvert, Eric" w:date="2016-03-29T09:19:00Z">
              <w:r w:rsidRPr="00480BB6">
                <w:rPr>
                  <w:rFonts w:ascii="Arial" w:hAnsi="Arial" w:cs="Arial"/>
                  <w:sz w:val="18"/>
                  <w:szCs w:val="18"/>
                  <w:lang w:val="en-CA"/>
                  <w:rPrChange w:id="7163"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6" w:author="Boisvert, Eric" w:date="2016-03-29T09:19:00Z"/>
                <w:rFonts w:ascii="Arial" w:eastAsia="MS Mincho" w:hAnsi="Arial" w:cs="Arial"/>
                <w:sz w:val="18"/>
                <w:szCs w:val="18"/>
              </w:rPr>
            </w:pPr>
            <w:ins w:id="71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8" w:author="Boisvert, Eric" w:date="2016-03-29T09:19:00Z"/>
                <w:rFonts w:cs="Arial"/>
                <w:b/>
                <w:color w:val="FF0000"/>
                <w:szCs w:val="18"/>
                <w:lang w:eastAsia="en-US"/>
              </w:rPr>
            </w:pPr>
            <w:ins w:id="7169"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2" w:author="Boisvert, Eric" w:date="2016-03-29T09:19:00Z"/>
                <w:rFonts w:ascii="Arial" w:eastAsia="MS Mincho" w:hAnsi="Arial" w:cs="Arial"/>
                <w:sz w:val="18"/>
                <w:szCs w:val="18"/>
              </w:rPr>
            </w:pPr>
            <w:ins w:id="71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74" w:author="Boisvert, Eric" w:date="2016-03-29T09:19:00Z"/>
                <w:rFonts w:ascii="Arial" w:eastAsia="MS Mincho" w:hAnsi="Arial" w:cs="Arial"/>
                <w:sz w:val="18"/>
                <w:szCs w:val="18"/>
              </w:rPr>
            </w:pPr>
            <w:ins w:id="7175"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1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1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8" w:author="Boisvert, Eric" w:date="2016-03-29T09:19:00Z"/>
                <w:rFonts w:ascii="Arial" w:eastAsia="MS Mincho" w:hAnsi="Arial" w:cs="Arial"/>
                <w:sz w:val="18"/>
                <w:szCs w:val="18"/>
              </w:rPr>
            </w:pPr>
            <w:ins w:id="71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0" w:author="Boisvert, Eric" w:date="2016-03-29T09:19:00Z"/>
                <w:rFonts w:cs="Arial"/>
                <w:szCs w:val="18"/>
                <w:lang w:eastAsia="en-US"/>
              </w:rPr>
            </w:pPr>
          </w:p>
        </w:tc>
      </w:tr>
      <w:tr w:rsidR="00480BB6" w:rsidRPr="00DE63EA" w14:paraId="2EC126B3" w14:textId="77777777" w:rsidTr="0024128E">
        <w:trPr>
          <w:ins w:id="71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182" w:author="Boisvert, Eric" w:date="2016-03-29T09:19:00Z"/>
                <w:rFonts w:cs="Arial"/>
                <w:b/>
                <w:szCs w:val="18"/>
              </w:rPr>
            </w:pPr>
            <w:ins w:id="71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4" w:author="Boisvert, Eric" w:date="2016-03-29T09:19:00Z"/>
                <w:rFonts w:cs="Arial"/>
                <w:szCs w:val="18"/>
                <w:lang w:val="en-US"/>
              </w:rPr>
            </w:pPr>
            <w:ins w:id="7185"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1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1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8" w:author="Boisvert, Eric" w:date="2016-03-29T09:19:00Z"/>
                <w:rFonts w:ascii="Arial" w:eastAsia="MS Mincho" w:hAnsi="Arial" w:cs="Arial"/>
                <w:sz w:val="18"/>
                <w:szCs w:val="18"/>
              </w:rPr>
            </w:pPr>
            <w:ins w:id="71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0" w:author="Boisvert, Eric" w:date="2016-03-29T09:19:00Z"/>
                <w:rFonts w:ascii="Arial" w:eastAsia="MS Mincho" w:hAnsi="Arial" w:cs="Arial"/>
                <w:b/>
                <w:color w:val="0000FF"/>
                <w:sz w:val="18"/>
                <w:szCs w:val="18"/>
              </w:rPr>
            </w:pPr>
            <w:ins w:id="7191" w:author="Boisvert, Eric" w:date="2016-03-29T09:19:00Z">
              <w:r w:rsidRPr="00480BB6">
                <w:rPr>
                  <w:rFonts w:ascii="Arial" w:hAnsi="Arial" w:cs="Arial"/>
                  <w:sz w:val="18"/>
                  <w:szCs w:val="18"/>
                  <w:lang w:val="en-CA"/>
                  <w:rPrChange w:id="7192"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193"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1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1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6" w:author="Boisvert, Eric" w:date="2016-03-29T09:19:00Z"/>
                <w:rFonts w:ascii="Arial" w:eastAsia="MS Mincho" w:hAnsi="Arial" w:cs="Arial"/>
                <w:sz w:val="18"/>
                <w:szCs w:val="18"/>
              </w:rPr>
            </w:pPr>
            <w:ins w:id="71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8" w:author="Boisvert, Eric" w:date="2016-03-29T09:19:00Z"/>
                <w:rFonts w:cs="Arial"/>
                <w:b/>
                <w:color w:val="FF0000"/>
                <w:szCs w:val="18"/>
                <w:lang w:eastAsia="en-US"/>
              </w:rPr>
            </w:pPr>
            <w:ins w:id="7199"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2" w:author="Boisvert, Eric" w:date="2016-03-29T09:19:00Z"/>
                <w:rFonts w:ascii="Arial" w:eastAsia="MS Mincho" w:hAnsi="Arial" w:cs="Arial"/>
                <w:sz w:val="18"/>
                <w:szCs w:val="18"/>
              </w:rPr>
            </w:pPr>
            <w:ins w:id="72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04" w:author="Boisvert, Eric" w:date="2016-03-29T09:19:00Z"/>
                <w:rFonts w:ascii="Arial" w:eastAsia="MS Mincho" w:hAnsi="Arial" w:cs="Arial"/>
                <w:sz w:val="18"/>
                <w:szCs w:val="18"/>
              </w:rPr>
            </w:pPr>
            <w:ins w:id="7205"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8" w:author="Boisvert, Eric" w:date="2016-03-29T09:19:00Z"/>
                <w:rFonts w:ascii="Arial" w:eastAsia="MS Mincho" w:hAnsi="Arial" w:cs="Arial"/>
                <w:sz w:val="18"/>
                <w:szCs w:val="18"/>
              </w:rPr>
            </w:pPr>
            <w:ins w:id="72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0" w:author="Boisvert, Eric" w:date="2016-03-29T09:19:00Z"/>
                <w:rFonts w:cs="Arial"/>
                <w:szCs w:val="18"/>
                <w:lang w:eastAsia="en-US"/>
              </w:rPr>
            </w:pPr>
          </w:p>
        </w:tc>
      </w:tr>
      <w:tr w:rsidR="00480BB6" w:rsidRPr="00DE63EA" w14:paraId="07B8259B" w14:textId="77777777" w:rsidTr="0024128E">
        <w:trPr>
          <w:ins w:id="72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212" w:author="Boisvert, Eric" w:date="2016-03-29T09:19:00Z"/>
                <w:rFonts w:cs="Arial"/>
                <w:b/>
                <w:szCs w:val="18"/>
              </w:rPr>
            </w:pPr>
            <w:ins w:id="721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4" w:author="Boisvert, Eric" w:date="2016-03-29T09:19:00Z"/>
                <w:rFonts w:cs="Arial"/>
                <w:szCs w:val="18"/>
                <w:lang w:val="en-US"/>
              </w:rPr>
            </w:pPr>
            <w:ins w:id="7215"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2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2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8" w:author="Boisvert, Eric" w:date="2016-03-29T09:19:00Z"/>
                <w:rFonts w:ascii="Arial" w:eastAsia="MS Mincho" w:hAnsi="Arial" w:cs="Arial"/>
                <w:sz w:val="18"/>
                <w:szCs w:val="18"/>
              </w:rPr>
            </w:pPr>
            <w:ins w:id="72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0" w:author="Boisvert, Eric" w:date="2016-03-29T09:19:00Z"/>
                <w:rFonts w:ascii="Arial" w:eastAsia="MS Mincho" w:hAnsi="Arial" w:cs="Arial"/>
                <w:b/>
                <w:color w:val="0000FF"/>
                <w:sz w:val="18"/>
                <w:szCs w:val="18"/>
              </w:rPr>
            </w:pPr>
            <w:ins w:id="7221" w:author="Boisvert, Eric" w:date="2016-03-29T09:19:00Z">
              <w:r w:rsidRPr="00480BB6">
                <w:rPr>
                  <w:rFonts w:ascii="Arial" w:hAnsi="Arial" w:cs="Arial"/>
                  <w:sz w:val="18"/>
                  <w:szCs w:val="18"/>
                  <w:lang w:val="en-CA"/>
                  <w:rPrChange w:id="7222"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2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2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5" w:author="Boisvert, Eric" w:date="2016-03-29T09:19:00Z"/>
                <w:rFonts w:ascii="Arial" w:eastAsia="MS Mincho" w:hAnsi="Arial" w:cs="Arial"/>
                <w:sz w:val="18"/>
                <w:szCs w:val="18"/>
              </w:rPr>
            </w:pPr>
            <w:ins w:id="72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7" w:author="Boisvert, Eric" w:date="2016-03-29T09:19:00Z"/>
                <w:rFonts w:cs="Arial"/>
                <w:b/>
                <w:color w:val="FF0000"/>
                <w:szCs w:val="18"/>
                <w:lang w:eastAsia="en-US"/>
              </w:rPr>
            </w:pPr>
            <w:ins w:id="7228"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2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2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1" w:author="Boisvert, Eric" w:date="2016-03-29T09:19:00Z"/>
                <w:rFonts w:ascii="Arial" w:eastAsia="MS Mincho" w:hAnsi="Arial" w:cs="Arial"/>
                <w:sz w:val="18"/>
                <w:szCs w:val="18"/>
              </w:rPr>
            </w:pPr>
            <w:ins w:id="72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33" w:author="Boisvert, Eric" w:date="2016-03-29T09:19:00Z"/>
                <w:rFonts w:ascii="Arial" w:eastAsia="MS Mincho" w:hAnsi="Arial" w:cs="Arial"/>
                <w:sz w:val="18"/>
                <w:szCs w:val="18"/>
              </w:rPr>
            </w:pPr>
            <w:ins w:id="7234"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2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2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7" w:author="Boisvert, Eric" w:date="2016-03-29T09:19:00Z"/>
                <w:rFonts w:ascii="Arial" w:eastAsia="MS Mincho" w:hAnsi="Arial" w:cs="Arial"/>
                <w:sz w:val="18"/>
                <w:szCs w:val="18"/>
              </w:rPr>
            </w:pPr>
            <w:ins w:id="72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9" w:author="Boisvert, Eric" w:date="2016-03-29T09:19:00Z"/>
                <w:rFonts w:cs="Arial"/>
                <w:szCs w:val="18"/>
                <w:lang w:eastAsia="en-US"/>
              </w:rPr>
            </w:pPr>
          </w:p>
        </w:tc>
      </w:tr>
      <w:tr w:rsidR="00480BB6" w:rsidRPr="00DE63EA" w14:paraId="3E3838F7" w14:textId="77777777" w:rsidTr="0024128E">
        <w:trPr>
          <w:ins w:id="72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241" w:author="Boisvert, Eric" w:date="2016-03-29T09:19:00Z"/>
                <w:rFonts w:cs="Arial"/>
                <w:b/>
                <w:szCs w:val="18"/>
              </w:rPr>
            </w:pPr>
            <w:ins w:id="72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3" w:author="Boisvert, Eric" w:date="2016-03-29T09:19:00Z"/>
                <w:rFonts w:cs="Arial"/>
                <w:szCs w:val="18"/>
                <w:lang w:val="en-US"/>
              </w:rPr>
            </w:pPr>
            <w:ins w:id="7244"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2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2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7" w:author="Boisvert, Eric" w:date="2016-03-29T09:19:00Z"/>
                <w:rFonts w:ascii="Arial" w:eastAsia="MS Mincho" w:hAnsi="Arial" w:cs="Arial"/>
                <w:sz w:val="18"/>
                <w:szCs w:val="18"/>
              </w:rPr>
            </w:pPr>
            <w:ins w:id="72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9" w:author="Boisvert, Eric" w:date="2016-03-29T09:19:00Z"/>
                <w:rFonts w:ascii="Arial" w:eastAsia="MS Mincho" w:hAnsi="Arial" w:cs="Arial"/>
                <w:b/>
                <w:color w:val="0000FF"/>
                <w:sz w:val="18"/>
                <w:szCs w:val="18"/>
              </w:rPr>
            </w:pPr>
            <w:ins w:id="7250" w:author="Boisvert, Eric" w:date="2016-03-29T09:19:00Z">
              <w:r w:rsidRPr="00480BB6">
                <w:rPr>
                  <w:rFonts w:ascii="Arial" w:hAnsi="Arial" w:cs="Arial"/>
                  <w:sz w:val="18"/>
                  <w:szCs w:val="18"/>
                  <w:lang w:val="en-CA"/>
                  <w:rPrChange w:id="7251"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2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2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4" w:author="Boisvert, Eric" w:date="2016-03-29T09:19:00Z"/>
                <w:rFonts w:ascii="Arial" w:eastAsia="MS Mincho" w:hAnsi="Arial" w:cs="Arial"/>
                <w:sz w:val="18"/>
                <w:szCs w:val="18"/>
              </w:rPr>
            </w:pPr>
            <w:ins w:id="72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6" w:author="Boisvert, Eric" w:date="2016-03-29T09:19:00Z"/>
                <w:rFonts w:cs="Arial"/>
                <w:b/>
                <w:color w:val="FF0000"/>
                <w:szCs w:val="18"/>
                <w:lang w:eastAsia="en-US"/>
              </w:rPr>
            </w:pPr>
            <w:ins w:id="7257"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2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0" w:author="Boisvert, Eric" w:date="2016-03-29T09:19:00Z"/>
                <w:rFonts w:ascii="Arial" w:eastAsia="MS Mincho" w:hAnsi="Arial" w:cs="Arial"/>
                <w:sz w:val="18"/>
                <w:szCs w:val="18"/>
              </w:rPr>
            </w:pPr>
            <w:ins w:id="72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62" w:author="Boisvert, Eric" w:date="2016-03-29T09:19:00Z"/>
                <w:rFonts w:ascii="Arial" w:eastAsia="MS Mincho" w:hAnsi="Arial" w:cs="Arial"/>
                <w:sz w:val="18"/>
                <w:szCs w:val="18"/>
              </w:rPr>
            </w:pPr>
            <w:ins w:id="7263"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2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2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6" w:author="Boisvert, Eric" w:date="2016-03-29T09:19:00Z"/>
                <w:rFonts w:ascii="Arial" w:eastAsia="MS Mincho" w:hAnsi="Arial" w:cs="Arial"/>
                <w:sz w:val="18"/>
                <w:szCs w:val="18"/>
              </w:rPr>
            </w:pPr>
            <w:ins w:id="72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8" w:author="Boisvert, Eric" w:date="2016-03-29T09:19:00Z"/>
                <w:rFonts w:cs="Arial"/>
                <w:szCs w:val="18"/>
                <w:lang w:eastAsia="en-US"/>
              </w:rPr>
            </w:pPr>
          </w:p>
        </w:tc>
      </w:tr>
      <w:tr w:rsidR="00480BB6" w:rsidRPr="00DE63EA" w14:paraId="236B0429" w14:textId="77777777" w:rsidTr="0024128E">
        <w:trPr>
          <w:ins w:id="72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270" w:author="Boisvert, Eric" w:date="2016-03-29T09:19:00Z"/>
                <w:rFonts w:cs="Arial"/>
                <w:b/>
                <w:szCs w:val="18"/>
              </w:rPr>
            </w:pPr>
            <w:ins w:id="72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2" w:author="Boisvert, Eric" w:date="2016-03-29T09:19:00Z"/>
                <w:rFonts w:cs="Arial"/>
                <w:szCs w:val="18"/>
                <w:lang w:val="en-US"/>
              </w:rPr>
            </w:pPr>
            <w:ins w:id="7273"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6" w:author="Boisvert, Eric" w:date="2016-03-29T09:19:00Z"/>
                <w:rFonts w:ascii="Arial" w:eastAsia="MS Mincho" w:hAnsi="Arial" w:cs="Arial"/>
                <w:sz w:val="18"/>
                <w:szCs w:val="18"/>
              </w:rPr>
            </w:pPr>
            <w:ins w:id="72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8" w:author="Boisvert, Eric" w:date="2016-03-29T09:19:00Z"/>
                <w:rFonts w:ascii="Arial" w:eastAsia="MS Mincho" w:hAnsi="Arial" w:cs="Arial"/>
                <w:b/>
                <w:color w:val="0000FF"/>
                <w:sz w:val="18"/>
                <w:szCs w:val="18"/>
              </w:rPr>
            </w:pPr>
            <w:ins w:id="7279" w:author="Boisvert, Eric" w:date="2016-03-29T09:19:00Z">
              <w:r w:rsidRPr="00480BB6">
                <w:rPr>
                  <w:rFonts w:ascii="Arial" w:hAnsi="Arial" w:cs="Arial"/>
                  <w:sz w:val="18"/>
                  <w:szCs w:val="18"/>
                  <w:lang w:val="en-CA"/>
                  <w:rPrChange w:id="7280"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3" w:author="Boisvert, Eric" w:date="2016-03-29T09:19:00Z"/>
                <w:rFonts w:ascii="Arial" w:eastAsia="MS Mincho" w:hAnsi="Arial" w:cs="Arial"/>
                <w:sz w:val="18"/>
                <w:szCs w:val="18"/>
              </w:rPr>
            </w:pPr>
            <w:ins w:id="72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5" w:author="Boisvert, Eric" w:date="2016-03-29T09:19:00Z"/>
                <w:rFonts w:cs="Arial"/>
                <w:b/>
                <w:color w:val="FF0000"/>
                <w:szCs w:val="18"/>
                <w:lang w:eastAsia="en-US"/>
              </w:rPr>
            </w:pPr>
            <w:ins w:id="7286"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9" w:author="Boisvert, Eric" w:date="2016-03-29T09:19:00Z"/>
                <w:rFonts w:ascii="Arial" w:eastAsia="MS Mincho" w:hAnsi="Arial" w:cs="Arial"/>
                <w:sz w:val="18"/>
                <w:szCs w:val="18"/>
              </w:rPr>
            </w:pPr>
            <w:ins w:id="72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91" w:author="Boisvert, Eric" w:date="2016-03-29T09:19:00Z"/>
                <w:rFonts w:ascii="Arial" w:eastAsia="MS Mincho" w:hAnsi="Arial" w:cs="Arial"/>
                <w:sz w:val="18"/>
                <w:szCs w:val="18"/>
              </w:rPr>
            </w:pPr>
            <w:ins w:id="7292"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2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2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5" w:author="Boisvert, Eric" w:date="2016-03-29T09:19:00Z"/>
                <w:rFonts w:ascii="Arial" w:eastAsia="MS Mincho" w:hAnsi="Arial" w:cs="Arial"/>
                <w:sz w:val="18"/>
                <w:szCs w:val="18"/>
              </w:rPr>
            </w:pPr>
            <w:ins w:id="72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7" w:author="Boisvert, Eric" w:date="2016-03-29T09:19:00Z"/>
                <w:rFonts w:cs="Arial"/>
                <w:szCs w:val="18"/>
                <w:lang w:eastAsia="en-US"/>
              </w:rPr>
            </w:pPr>
          </w:p>
        </w:tc>
      </w:tr>
      <w:tr w:rsidR="00480BB6" w:rsidRPr="00DE63EA" w14:paraId="09AE02C5" w14:textId="77777777" w:rsidTr="0024128E">
        <w:trPr>
          <w:ins w:id="72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299" w:author="Boisvert, Eric" w:date="2016-03-29T09:19:00Z"/>
                <w:rFonts w:cs="Arial"/>
                <w:b/>
                <w:szCs w:val="18"/>
              </w:rPr>
            </w:pPr>
            <w:ins w:id="73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1" w:author="Boisvert, Eric" w:date="2016-03-29T09:19:00Z"/>
                <w:rFonts w:cs="Arial"/>
                <w:szCs w:val="18"/>
                <w:lang w:val="en-US"/>
              </w:rPr>
            </w:pPr>
            <w:ins w:id="7302"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3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5" w:author="Boisvert, Eric" w:date="2016-03-29T09:19:00Z"/>
                <w:rFonts w:ascii="Arial" w:eastAsia="MS Mincho" w:hAnsi="Arial" w:cs="Arial"/>
                <w:sz w:val="18"/>
                <w:szCs w:val="18"/>
              </w:rPr>
            </w:pPr>
            <w:ins w:id="73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7" w:author="Boisvert, Eric" w:date="2016-03-29T09:19:00Z"/>
                <w:rFonts w:ascii="Arial" w:eastAsia="MS Mincho" w:hAnsi="Arial" w:cs="Arial"/>
                <w:b/>
                <w:color w:val="0000FF"/>
                <w:sz w:val="18"/>
                <w:szCs w:val="18"/>
              </w:rPr>
            </w:pPr>
            <w:ins w:id="7308" w:author="Boisvert, Eric" w:date="2016-03-29T09:19:00Z">
              <w:r w:rsidRPr="00480BB6">
                <w:rPr>
                  <w:rFonts w:ascii="Arial" w:hAnsi="Arial" w:cs="Arial"/>
                  <w:sz w:val="18"/>
                  <w:szCs w:val="18"/>
                  <w:lang w:val="en-CA"/>
                  <w:rPrChange w:id="7309"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2" w:author="Boisvert, Eric" w:date="2016-03-29T09:19:00Z"/>
                <w:rFonts w:ascii="Arial" w:eastAsia="MS Mincho" w:hAnsi="Arial" w:cs="Arial"/>
                <w:sz w:val="18"/>
                <w:szCs w:val="18"/>
              </w:rPr>
            </w:pPr>
            <w:ins w:id="73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4" w:author="Boisvert, Eric" w:date="2016-03-29T09:19:00Z"/>
                <w:rFonts w:cs="Arial"/>
                <w:b/>
                <w:color w:val="FF0000"/>
                <w:szCs w:val="18"/>
                <w:lang w:eastAsia="en-US"/>
              </w:rPr>
            </w:pPr>
            <w:ins w:id="7315"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8" w:author="Boisvert, Eric" w:date="2016-03-29T09:19:00Z"/>
                <w:rFonts w:ascii="Arial" w:eastAsia="MS Mincho" w:hAnsi="Arial" w:cs="Arial"/>
                <w:sz w:val="18"/>
                <w:szCs w:val="18"/>
              </w:rPr>
            </w:pPr>
            <w:ins w:id="73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20" w:author="Boisvert, Eric" w:date="2016-03-29T09:19:00Z"/>
                <w:rFonts w:ascii="Arial" w:eastAsia="MS Mincho" w:hAnsi="Arial" w:cs="Arial"/>
                <w:sz w:val="18"/>
                <w:szCs w:val="18"/>
              </w:rPr>
            </w:pPr>
            <w:ins w:id="7321"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ins>
          </w:p>
        </w:tc>
      </w:tr>
      <w:tr w:rsidR="00480BB6" w:rsidRPr="00DE63EA" w14:paraId="1FA8EB1F" w14:textId="77777777" w:rsidTr="0024128E">
        <w:trPr>
          <w:trHeight w:val="462"/>
          <w:ins w:id="73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3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4" w:author="Boisvert, Eric" w:date="2016-03-29T09:19:00Z"/>
                <w:rFonts w:ascii="Arial" w:eastAsia="MS Mincho" w:hAnsi="Arial" w:cs="Arial"/>
                <w:sz w:val="18"/>
                <w:szCs w:val="18"/>
              </w:rPr>
            </w:pPr>
            <w:ins w:id="73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6" w:author="Boisvert, Eric" w:date="2016-03-29T09:19:00Z"/>
                <w:rFonts w:cs="Arial"/>
                <w:szCs w:val="18"/>
                <w:lang w:eastAsia="en-US"/>
              </w:rPr>
            </w:pPr>
          </w:p>
        </w:tc>
      </w:tr>
      <w:tr w:rsidR="00480BB6" w:rsidRPr="00DE63EA" w14:paraId="7DFFA4E1" w14:textId="77777777" w:rsidTr="0024128E">
        <w:trPr>
          <w:ins w:id="73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328" w:author="Boisvert, Eric" w:date="2016-03-29T09:19:00Z"/>
                <w:rFonts w:cs="Arial"/>
                <w:b/>
                <w:szCs w:val="18"/>
              </w:rPr>
            </w:pPr>
            <w:ins w:id="73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0" w:author="Boisvert, Eric" w:date="2016-03-29T09:19:00Z"/>
                <w:rFonts w:cs="Arial"/>
                <w:szCs w:val="18"/>
                <w:lang w:val="en-US"/>
              </w:rPr>
            </w:pPr>
            <w:ins w:id="7331"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4" w:author="Boisvert, Eric" w:date="2016-03-29T09:19:00Z"/>
                <w:rFonts w:ascii="Arial" w:eastAsia="MS Mincho" w:hAnsi="Arial" w:cs="Arial"/>
                <w:sz w:val="18"/>
                <w:szCs w:val="18"/>
              </w:rPr>
            </w:pPr>
            <w:ins w:id="73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6" w:author="Boisvert, Eric" w:date="2016-03-29T09:19:00Z"/>
                <w:rFonts w:ascii="Arial" w:eastAsia="MS Mincho" w:hAnsi="Arial" w:cs="Arial"/>
                <w:b/>
                <w:color w:val="0000FF"/>
                <w:sz w:val="18"/>
                <w:szCs w:val="18"/>
              </w:rPr>
            </w:pPr>
            <w:ins w:id="7337" w:author="Boisvert, Eric" w:date="2016-03-29T09:19:00Z">
              <w:r w:rsidRPr="00480BB6">
                <w:rPr>
                  <w:rFonts w:ascii="Arial" w:hAnsi="Arial" w:cs="Arial"/>
                  <w:sz w:val="18"/>
                  <w:szCs w:val="18"/>
                  <w:lang w:val="en-CA"/>
                  <w:rPrChange w:id="7338"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1" w:author="Boisvert, Eric" w:date="2016-03-29T09:19:00Z"/>
                <w:rFonts w:ascii="Arial" w:eastAsia="MS Mincho" w:hAnsi="Arial" w:cs="Arial"/>
                <w:sz w:val="18"/>
                <w:szCs w:val="18"/>
              </w:rPr>
            </w:pPr>
            <w:ins w:id="73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3" w:author="Boisvert, Eric" w:date="2016-03-29T09:19:00Z"/>
                <w:rFonts w:cs="Arial"/>
                <w:b/>
                <w:color w:val="FF0000"/>
                <w:szCs w:val="18"/>
                <w:lang w:eastAsia="en-US"/>
              </w:rPr>
            </w:pPr>
            <w:ins w:id="7344"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49" w:author="Boisvert, Eric" w:date="2016-03-29T09:19:00Z"/>
                <w:rFonts w:ascii="Arial" w:eastAsia="MS Mincho" w:hAnsi="Arial" w:cs="Arial"/>
                <w:sz w:val="18"/>
                <w:szCs w:val="18"/>
              </w:rPr>
            </w:pPr>
            <w:ins w:id="7350"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3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3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3" w:author="Boisvert, Eric" w:date="2016-03-29T09:19:00Z"/>
                <w:rFonts w:ascii="Arial" w:eastAsia="MS Mincho" w:hAnsi="Arial" w:cs="Arial"/>
                <w:sz w:val="18"/>
                <w:szCs w:val="18"/>
              </w:rPr>
            </w:pPr>
            <w:ins w:id="73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5" w:author="Boisvert, Eric" w:date="2016-03-29T09:19:00Z"/>
                <w:rFonts w:cs="Arial"/>
                <w:szCs w:val="18"/>
                <w:lang w:eastAsia="en-US"/>
              </w:rPr>
            </w:pPr>
          </w:p>
        </w:tc>
      </w:tr>
      <w:tr w:rsidR="00480BB6" w:rsidRPr="00DE63EA" w14:paraId="427BED77" w14:textId="77777777" w:rsidTr="0024128E">
        <w:trPr>
          <w:ins w:id="73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357" w:author="Boisvert, Eric" w:date="2016-03-29T09:19:00Z"/>
                <w:rFonts w:cs="Arial"/>
                <w:b/>
                <w:szCs w:val="18"/>
              </w:rPr>
            </w:pPr>
            <w:ins w:id="73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9" w:author="Boisvert, Eric" w:date="2016-03-29T09:19:00Z"/>
                <w:rFonts w:cs="Arial"/>
                <w:szCs w:val="18"/>
                <w:lang w:val="en-US"/>
              </w:rPr>
            </w:pPr>
            <w:ins w:id="7360"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3" w:author="Boisvert, Eric" w:date="2016-03-29T09:19:00Z"/>
                <w:rFonts w:ascii="Arial" w:eastAsia="MS Mincho" w:hAnsi="Arial" w:cs="Arial"/>
                <w:sz w:val="18"/>
                <w:szCs w:val="18"/>
              </w:rPr>
            </w:pPr>
            <w:ins w:id="73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5" w:author="Boisvert, Eric" w:date="2016-03-29T09:19:00Z"/>
                <w:rFonts w:ascii="Arial" w:eastAsia="MS Mincho" w:hAnsi="Arial" w:cs="Arial"/>
                <w:b/>
                <w:color w:val="0000FF"/>
                <w:sz w:val="18"/>
                <w:szCs w:val="18"/>
              </w:rPr>
            </w:pPr>
            <w:ins w:id="7366" w:author="Boisvert, Eric" w:date="2016-03-29T09:19:00Z">
              <w:r w:rsidRPr="00480BB6">
                <w:rPr>
                  <w:rFonts w:ascii="Arial" w:hAnsi="Arial" w:cs="Arial"/>
                  <w:sz w:val="18"/>
                  <w:szCs w:val="18"/>
                  <w:lang w:val="en-CA"/>
                  <w:rPrChange w:id="7367"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3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3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0" w:author="Boisvert, Eric" w:date="2016-03-29T09:19:00Z"/>
                <w:rFonts w:ascii="Arial" w:eastAsia="MS Mincho" w:hAnsi="Arial" w:cs="Arial"/>
                <w:sz w:val="18"/>
                <w:szCs w:val="18"/>
              </w:rPr>
            </w:pPr>
            <w:ins w:id="73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2" w:author="Boisvert, Eric" w:date="2016-03-29T09:19:00Z"/>
                <w:rFonts w:cs="Arial"/>
                <w:b/>
                <w:color w:val="FF0000"/>
                <w:szCs w:val="18"/>
                <w:lang w:eastAsia="en-US"/>
              </w:rPr>
            </w:pPr>
            <w:ins w:id="7373"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3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3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6" w:author="Boisvert, Eric" w:date="2016-03-29T09:19:00Z"/>
                <w:rFonts w:ascii="Arial" w:eastAsia="MS Mincho" w:hAnsi="Arial" w:cs="Arial"/>
                <w:sz w:val="18"/>
                <w:szCs w:val="18"/>
              </w:rPr>
            </w:pPr>
            <w:ins w:id="73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78" w:author="Boisvert, Eric" w:date="2016-03-29T09:19:00Z"/>
                <w:rFonts w:ascii="Arial" w:eastAsia="MS Mincho" w:hAnsi="Arial" w:cs="Arial"/>
                <w:sz w:val="18"/>
                <w:szCs w:val="18"/>
              </w:rPr>
            </w:pPr>
            <w:ins w:id="7379"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2" w:author="Boisvert, Eric" w:date="2016-03-29T09:19:00Z"/>
                <w:rFonts w:ascii="Arial" w:eastAsia="MS Mincho" w:hAnsi="Arial" w:cs="Arial"/>
                <w:sz w:val="18"/>
                <w:szCs w:val="18"/>
              </w:rPr>
            </w:pPr>
            <w:ins w:id="73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4" w:author="Boisvert, Eric" w:date="2016-03-29T09:19:00Z"/>
                <w:rFonts w:cs="Arial"/>
                <w:szCs w:val="18"/>
                <w:lang w:eastAsia="en-US"/>
              </w:rPr>
            </w:pPr>
          </w:p>
        </w:tc>
      </w:tr>
      <w:tr w:rsidR="00480BB6" w:rsidRPr="00DE63EA" w14:paraId="359DB0ED" w14:textId="77777777" w:rsidTr="0024128E">
        <w:trPr>
          <w:ins w:id="73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386" w:author="Boisvert, Eric" w:date="2016-03-29T09:19:00Z"/>
                <w:rFonts w:cs="Arial"/>
                <w:b/>
                <w:szCs w:val="18"/>
              </w:rPr>
            </w:pPr>
            <w:ins w:id="73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8" w:author="Boisvert, Eric" w:date="2016-03-29T09:19:00Z"/>
                <w:rFonts w:cs="Arial"/>
                <w:szCs w:val="18"/>
                <w:lang w:val="en-US"/>
              </w:rPr>
            </w:pPr>
            <w:ins w:id="7389"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3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3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2" w:author="Boisvert, Eric" w:date="2016-03-29T09:19:00Z"/>
                <w:rFonts w:ascii="Arial" w:eastAsia="MS Mincho" w:hAnsi="Arial" w:cs="Arial"/>
                <w:sz w:val="18"/>
                <w:szCs w:val="18"/>
              </w:rPr>
            </w:pPr>
            <w:ins w:id="73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4" w:author="Boisvert, Eric" w:date="2016-03-29T09:19:00Z"/>
                <w:rFonts w:ascii="Arial" w:eastAsia="MS Mincho" w:hAnsi="Arial" w:cs="Arial"/>
                <w:b/>
                <w:color w:val="0000FF"/>
                <w:sz w:val="18"/>
                <w:szCs w:val="18"/>
              </w:rPr>
            </w:pPr>
            <w:ins w:id="7395" w:author="Boisvert, Eric" w:date="2016-03-29T09:19:00Z">
              <w:r w:rsidRPr="00480BB6">
                <w:rPr>
                  <w:rFonts w:ascii="Arial" w:hAnsi="Arial" w:cs="Arial"/>
                  <w:sz w:val="18"/>
                  <w:szCs w:val="18"/>
                  <w:lang w:val="en-CA"/>
                  <w:rPrChange w:id="7396"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3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3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9" w:author="Boisvert, Eric" w:date="2016-03-29T09:19:00Z"/>
                <w:rFonts w:ascii="Arial" w:eastAsia="MS Mincho" w:hAnsi="Arial" w:cs="Arial"/>
                <w:sz w:val="18"/>
                <w:szCs w:val="18"/>
              </w:rPr>
            </w:pPr>
            <w:ins w:id="74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1" w:author="Boisvert, Eric" w:date="2016-03-29T09:19:00Z"/>
                <w:rStyle w:val="reqtext"/>
              </w:rPr>
            </w:pPr>
            <w:ins w:id="7402"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4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4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5" w:author="Boisvert, Eric" w:date="2016-03-29T09:19:00Z"/>
                <w:rFonts w:ascii="Arial" w:eastAsia="MS Mincho" w:hAnsi="Arial" w:cs="Arial"/>
                <w:sz w:val="18"/>
                <w:szCs w:val="18"/>
              </w:rPr>
            </w:pPr>
            <w:ins w:id="74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07" w:author="Boisvert, Eric" w:date="2016-03-29T09:19:00Z"/>
                <w:rFonts w:ascii="Arial" w:eastAsia="MS Mincho" w:hAnsi="Arial" w:cs="Arial"/>
                <w:sz w:val="18"/>
                <w:szCs w:val="18"/>
              </w:rPr>
            </w:pPr>
            <w:ins w:id="7408"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4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4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1" w:author="Boisvert, Eric" w:date="2016-03-29T09:19:00Z"/>
                <w:rFonts w:ascii="Arial" w:eastAsia="MS Mincho" w:hAnsi="Arial" w:cs="Arial"/>
                <w:sz w:val="18"/>
                <w:szCs w:val="18"/>
              </w:rPr>
            </w:pPr>
            <w:ins w:id="74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3" w:author="Boisvert, Eric" w:date="2016-03-29T09:19:00Z"/>
                <w:rFonts w:cs="Arial"/>
                <w:szCs w:val="18"/>
                <w:lang w:eastAsia="en-US"/>
              </w:rPr>
            </w:pPr>
          </w:p>
        </w:tc>
      </w:tr>
    </w:tbl>
    <w:p w14:paraId="75F51EE0" w14:textId="77777777" w:rsidR="00480BB6" w:rsidRDefault="00480BB6" w:rsidP="00480BB6">
      <w:pPr>
        <w:rPr>
          <w:ins w:id="7414" w:author="Boisvert, Eric" w:date="2016-03-29T09:19:00Z"/>
        </w:rPr>
      </w:pPr>
    </w:p>
    <w:p w14:paraId="57AE79F9" w14:textId="77777777" w:rsidR="00480BB6" w:rsidRDefault="00480BB6" w:rsidP="00480BB6">
      <w:pPr>
        <w:spacing w:after="200" w:line="276" w:lineRule="auto"/>
        <w:rPr>
          <w:ins w:id="7415" w:author="Boisvert, Eric" w:date="2016-03-29T09:19:00Z"/>
        </w:rPr>
      </w:pPr>
      <w:ins w:id="7416" w:author="Boisvert, Eric" w:date="2016-03-29T09:19:00Z">
        <w:r>
          <w:br w:type="page"/>
        </w:r>
      </w:ins>
    </w:p>
    <w:p w14:paraId="5B8A365F" w14:textId="77777777" w:rsidR="00480BB6" w:rsidRDefault="00480BB6" w:rsidP="00480BB6">
      <w:pPr>
        <w:rPr>
          <w:ins w:id="7417" w:author="Boisvert, Eric" w:date="2016-03-29T09:19:00Z"/>
        </w:rPr>
      </w:pPr>
    </w:p>
    <w:p w14:paraId="6054D072" w14:textId="77777777" w:rsidR="00480BB6" w:rsidRPr="0027787F" w:rsidRDefault="00480BB6" w:rsidP="003C54F8">
      <w:pPr>
        <w:pStyle w:val="OGCAnnexXX"/>
        <w:rPr>
          <w:ins w:id="7418" w:author="Boisvert, Eric" w:date="2016-03-29T09:19:00Z"/>
        </w:rPr>
        <w:pPrChange w:id="7419" w:author="Eric Boisvert" w:date="2016-04-02T13:00:00Z">
          <w:pPr>
            <w:pStyle w:val="Heading3"/>
            <w:numPr>
              <w:ilvl w:val="0"/>
              <w:numId w:val="0"/>
            </w:numPr>
            <w:ind w:left="720" w:hanging="720"/>
          </w:pPr>
        </w:pPrChange>
      </w:pPr>
      <w:ins w:id="7420" w:author="Boisvert, Eric" w:date="2016-03-29T09:19:00Z">
        <w:del w:id="7421" w:author="Eric Boisvert" w:date="2016-04-02T12:19:00Z">
          <w:r w:rsidRPr="00231114" w:rsidDel="00231114">
            <w:delText xml:space="preserve">A.2.1 </w:delText>
          </w:r>
        </w:del>
        <w:r w:rsidRPr="0027787F">
          <w:t>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4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423" w:author="Boisvert, Eric" w:date="2016-03-29T09:19:00Z"/>
                <w:rFonts w:cs="Arial"/>
                <w:szCs w:val="18"/>
                <w:lang w:eastAsia="en-US"/>
              </w:rPr>
            </w:pPr>
            <w:ins w:id="742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425" w:author="Boisvert, Eric" w:date="2016-03-29T09:19:00Z"/>
                <w:rFonts w:cs="Arial"/>
                <w:b/>
                <w:color w:val="0000FF"/>
                <w:szCs w:val="18"/>
                <w:lang w:eastAsia="en-US"/>
              </w:rPr>
            </w:pPr>
            <w:ins w:id="7426"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42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428" w:author="Boisvert, Eric" w:date="2016-03-29T09:19:00Z"/>
                <w:rFonts w:cs="Arial"/>
                <w:szCs w:val="18"/>
                <w:lang w:eastAsia="en-US"/>
              </w:rPr>
            </w:pPr>
            <w:ins w:id="742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0" w:author="Boisvert, Eric" w:date="2016-03-29T09:19:00Z"/>
                <w:rFonts w:cs="Arial"/>
                <w:b/>
                <w:color w:val="0000FF"/>
                <w:szCs w:val="18"/>
                <w:lang w:eastAsia="en-US"/>
              </w:rPr>
            </w:pPr>
            <w:ins w:id="7431"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43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433" w:author="Boisvert, Eric" w:date="2016-03-29T09:19:00Z"/>
                <w:rFonts w:cs="Arial"/>
                <w:b/>
                <w:szCs w:val="18"/>
              </w:rPr>
            </w:pPr>
            <w:ins w:id="743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5" w:author="Boisvert, Eric" w:date="2016-03-29T09:19:00Z"/>
                <w:rFonts w:cs="Arial"/>
                <w:szCs w:val="18"/>
                <w:lang w:val="en-US"/>
              </w:rPr>
            </w:pPr>
            <w:ins w:id="7436" w:author="Boisvert, Eric" w:date="2016-03-29T09:19:00Z">
              <w:r>
                <w:rPr>
                  <w:rFonts w:cs="Arial"/>
                  <w:szCs w:val="18"/>
                  <w:lang w:val="en-US"/>
                </w:rPr>
                <w:t>/conf/gsml4-basic</w:t>
              </w:r>
            </w:ins>
          </w:p>
        </w:tc>
      </w:tr>
      <w:tr w:rsidR="00480BB6" w:rsidRPr="00DE63EA" w14:paraId="6EBA3B52" w14:textId="77777777" w:rsidTr="0024128E">
        <w:trPr>
          <w:ins w:id="743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438" w:author="Boisvert, Eric" w:date="2016-03-29T09:19:00Z"/>
                <w:rFonts w:cs="Arial"/>
                <w:b/>
                <w:szCs w:val="18"/>
              </w:rPr>
            </w:pPr>
            <w:ins w:id="743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0" w:author="Boisvert, Eric" w:date="2016-03-29T09:19:00Z"/>
                <w:rFonts w:cs="Arial"/>
                <w:szCs w:val="18"/>
                <w:lang w:val="en-US"/>
              </w:rPr>
            </w:pPr>
            <w:ins w:id="7441"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4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443" w:author="Boisvert, Eric" w:date="2016-03-29T09:19:00Z"/>
                <w:rFonts w:cs="Arial"/>
                <w:b/>
                <w:szCs w:val="18"/>
              </w:rPr>
            </w:pPr>
            <w:ins w:id="74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5" w:author="Boisvert, Eric" w:date="2016-03-29T09:19:00Z"/>
                <w:rFonts w:cs="Arial"/>
                <w:szCs w:val="18"/>
                <w:highlight w:val="yellow"/>
                <w:lang w:val="en-US"/>
              </w:rPr>
            </w:pPr>
            <w:ins w:id="7446"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4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4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9" w:author="Boisvert, Eric" w:date="2016-03-29T09:19:00Z"/>
                <w:rFonts w:ascii="Arial" w:eastAsia="MS Mincho" w:hAnsi="Arial" w:cs="Arial"/>
                <w:sz w:val="18"/>
                <w:szCs w:val="18"/>
              </w:rPr>
            </w:pPr>
            <w:ins w:id="74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1" w:author="Boisvert, Eric" w:date="2016-03-29T09:19:00Z"/>
                <w:rFonts w:ascii="Arial" w:eastAsia="MS Mincho" w:hAnsi="Arial" w:cs="Arial"/>
                <w:b/>
                <w:color w:val="0000FF"/>
                <w:sz w:val="18"/>
                <w:szCs w:val="18"/>
              </w:rPr>
            </w:pPr>
            <w:ins w:id="7452" w:author="Boisvert, Eric" w:date="2016-03-29T09:19:00Z">
              <w:r w:rsidRPr="00480BB6">
                <w:rPr>
                  <w:rFonts w:ascii="Arial" w:hAnsi="Arial" w:cs="Arial"/>
                  <w:sz w:val="18"/>
                  <w:szCs w:val="18"/>
                  <w:lang w:val="en-CA"/>
                  <w:rPrChange w:id="7453"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4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4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6" w:author="Boisvert, Eric" w:date="2016-03-29T09:19:00Z"/>
                <w:rFonts w:ascii="Arial" w:eastAsia="MS Mincho" w:hAnsi="Arial" w:cs="Arial"/>
                <w:sz w:val="18"/>
                <w:szCs w:val="18"/>
              </w:rPr>
            </w:pPr>
            <w:ins w:id="74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8" w:author="Boisvert, Eric" w:date="2016-03-29T09:19:00Z"/>
                <w:rFonts w:cs="Arial"/>
                <w:szCs w:val="18"/>
                <w:lang w:eastAsia="en-US"/>
              </w:rPr>
            </w:pPr>
            <w:ins w:id="7459"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4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4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2" w:author="Boisvert, Eric" w:date="2016-03-29T09:19:00Z"/>
                <w:rFonts w:ascii="Arial" w:eastAsia="MS Mincho" w:hAnsi="Arial" w:cs="Arial"/>
                <w:sz w:val="18"/>
                <w:szCs w:val="18"/>
              </w:rPr>
            </w:pPr>
            <w:ins w:id="74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64" w:author="Boisvert, Eric" w:date="2016-03-29T09:19:00Z"/>
                <w:rFonts w:ascii="Arial" w:eastAsia="MS Mincho" w:hAnsi="Arial" w:cs="Arial"/>
                <w:sz w:val="18"/>
                <w:szCs w:val="18"/>
              </w:rPr>
            </w:pPr>
            <w:ins w:id="7465"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4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4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8" w:author="Boisvert, Eric" w:date="2016-03-29T09:19:00Z"/>
                <w:rFonts w:ascii="Arial" w:eastAsia="MS Mincho" w:hAnsi="Arial" w:cs="Arial"/>
                <w:sz w:val="18"/>
                <w:szCs w:val="18"/>
              </w:rPr>
            </w:pPr>
            <w:ins w:id="74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0" w:author="Boisvert, Eric" w:date="2016-03-29T09:19:00Z"/>
                <w:rFonts w:cs="Arial"/>
                <w:szCs w:val="18"/>
                <w:lang w:eastAsia="en-US"/>
              </w:rPr>
            </w:pPr>
          </w:p>
        </w:tc>
      </w:tr>
      <w:tr w:rsidR="00480BB6" w:rsidRPr="00DE63EA" w14:paraId="46CCEBC2" w14:textId="77777777" w:rsidTr="0024128E">
        <w:trPr>
          <w:ins w:id="74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472" w:author="Boisvert, Eric" w:date="2016-03-29T09:19:00Z"/>
                <w:rFonts w:cs="Arial"/>
                <w:b/>
                <w:szCs w:val="18"/>
              </w:rPr>
            </w:pPr>
            <w:ins w:id="74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4" w:author="Boisvert, Eric" w:date="2016-03-29T09:19:00Z"/>
                <w:rFonts w:cs="Arial"/>
                <w:szCs w:val="18"/>
                <w:lang w:val="en-US"/>
              </w:rPr>
            </w:pPr>
            <w:ins w:id="747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8" w:author="Boisvert, Eric" w:date="2016-03-29T09:19:00Z"/>
                <w:rFonts w:ascii="Arial" w:eastAsia="MS Mincho" w:hAnsi="Arial" w:cs="Arial"/>
                <w:sz w:val="18"/>
                <w:szCs w:val="18"/>
              </w:rPr>
            </w:pPr>
            <w:ins w:id="74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0" w:author="Boisvert, Eric" w:date="2016-03-29T09:19:00Z"/>
                <w:rFonts w:ascii="Arial" w:eastAsia="MS Mincho" w:hAnsi="Arial" w:cs="Arial"/>
                <w:b/>
                <w:color w:val="0000FF"/>
                <w:sz w:val="18"/>
                <w:szCs w:val="18"/>
              </w:rPr>
            </w:pPr>
            <w:ins w:id="7481" w:author="Boisvert, Eric" w:date="2016-03-29T09:19:00Z">
              <w:r w:rsidRPr="00480BB6">
                <w:rPr>
                  <w:rFonts w:ascii="Arial" w:hAnsi="Arial" w:cs="Arial"/>
                  <w:sz w:val="18"/>
                  <w:szCs w:val="18"/>
                  <w:lang w:val="en-CA"/>
                  <w:rPrChange w:id="7482"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5" w:author="Boisvert, Eric" w:date="2016-03-29T09:19:00Z"/>
                <w:rFonts w:ascii="Arial" w:eastAsia="MS Mincho" w:hAnsi="Arial" w:cs="Arial"/>
                <w:sz w:val="18"/>
                <w:szCs w:val="18"/>
              </w:rPr>
            </w:pPr>
            <w:ins w:id="74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7" w:author="Boisvert, Eric" w:date="2016-03-29T09:19:00Z"/>
                <w:rFonts w:cs="Arial"/>
                <w:szCs w:val="18"/>
                <w:lang w:eastAsia="en-US"/>
              </w:rPr>
            </w:pPr>
            <w:ins w:id="7488"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4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490" w:author="Boisvert, Eric" w:date="2016-03-29T09:19:00Z"/>
                <w:rFonts w:ascii="Arial" w:eastAsia="MS Mincho" w:hAnsi="Arial" w:cs="Arial"/>
                <w:b/>
                <w:sz w:val="18"/>
                <w:szCs w:val="18"/>
              </w:rPr>
            </w:pPr>
            <w:ins w:id="7491"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2" w:author="Boisvert, Eric" w:date="2016-03-29T09:19:00Z"/>
                <w:rFonts w:ascii="Arial" w:eastAsia="MS Mincho" w:hAnsi="Arial" w:cs="Arial"/>
                <w:sz w:val="18"/>
                <w:szCs w:val="18"/>
              </w:rPr>
            </w:pPr>
            <w:ins w:id="74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94" w:author="Boisvert, Eric" w:date="2016-03-29T09:19:00Z"/>
                <w:rFonts w:ascii="Arial" w:eastAsia="MS Mincho" w:hAnsi="Arial" w:cs="Arial"/>
                <w:sz w:val="18"/>
                <w:szCs w:val="18"/>
              </w:rPr>
            </w:pPr>
            <w:ins w:id="7495"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8" w:author="Boisvert, Eric" w:date="2016-03-29T09:19:00Z"/>
                <w:rFonts w:ascii="Arial" w:eastAsia="MS Mincho" w:hAnsi="Arial" w:cs="Arial"/>
                <w:sz w:val="18"/>
                <w:szCs w:val="18"/>
              </w:rPr>
            </w:pPr>
            <w:ins w:id="74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0" w:author="Boisvert, Eric" w:date="2016-03-29T09:19:00Z"/>
                <w:rFonts w:cs="Arial"/>
                <w:szCs w:val="18"/>
                <w:lang w:eastAsia="en-US"/>
              </w:rPr>
            </w:pPr>
          </w:p>
        </w:tc>
      </w:tr>
      <w:tr w:rsidR="00480BB6" w:rsidRPr="00DE63EA" w14:paraId="11FB19B2" w14:textId="77777777" w:rsidTr="0024128E">
        <w:trPr>
          <w:ins w:id="75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502" w:author="Boisvert, Eric" w:date="2016-03-29T09:19:00Z"/>
                <w:rFonts w:cs="Arial"/>
                <w:b/>
                <w:szCs w:val="18"/>
              </w:rPr>
            </w:pPr>
            <w:ins w:id="75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4" w:author="Boisvert, Eric" w:date="2016-03-29T09:19:00Z"/>
                <w:rFonts w:cs="Arial"/>
                <w:szCs w:val="18"/>
                <w:lang w:val="en-US"/>
              </w:rPr>
            </w:pPr>
            <w:ins w:id="750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5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5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8" w:author="Boisvert, Eric" w:date="2016-03-29T09:19:00Z"/>
                <w:rFonts w:ascii="Arial" w:eastAsia="MS Mincho" w:hAnsi="Arial" w:cs="Arial"/>
                <w:sz w:val="18"/>
                <w:szCs w:val="18"/>
              </w:rPr>
            </w:pPr>
            <w:ins w:id="75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0" w:author="Boisvert, Eric" w:date="2016-03-29T09:19:00Z"/>
                <w:rFonts w:ascii="Arial" w:eastAsia="MS Mincho" w:hAnsi="Arial" w:cs="Arial"/>
                <w:b/>
                <w:color w:val="0000FF"/>
                <w:sz w:val="18"/>
                <w:szCs w:val="18"/>
              </w:rPr>
            </w:pPr>
            <w:ins w:id="7511"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5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5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4" w:author="Boisvert, Eric" w:date="2016-03-29T09:19:00Z"/>
                <w:rFonts w:ascii="Arial" w:eastAsia="MS Mincho" w:hAnsi="Arial" w:cs="Arial"/>
                <w:sz w:val="18"/>
                <w:szCs w:val="18"/>
              </w:rPr>
            </w:pPr>
            <w:ins w:id="75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6" w:author="Boisvert, Eric" w:date="2016-03-29T09:19:00Z"/>
                <w:rFonts w:cs="Arial"/>
                <w:b/>
                <w:color w:val="FF0000"/>
                <w:szCs w:val="18"/>
                <w:lang w:eastAsia="en-US"/>
              </w:rPr>
            </w:pPr>
          </w:p>
        </w:tc>
      </w:tr>
      <w:tr w:rsidR="00480BB6" w:rsidRPr="00DE63EA" w14:paraId="4938A486" w14:textId="77777777" w:rsidTr="0024128E">
        <w:trPr>
          <w:trHeight w:val="645"/>
          <w:ins w:id="75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5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9" w:author="Boisvert, Eric" w:date="2016-03-29T09:19:00Z"/>
                <w:rFonts w:ascii="Arial" w:eastAsia="MS Mincho" w:hAnsi="Arial" w:cs="Arial"/>
                <w:sz w:val="18"/>
                <w:szCs w:val="18"/>
              </w:rPr>
            </w:pPr>
            <w:ins w:id="752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21" w:author="Boisvert, Eric" w:date="2016-03-29T09:19:00Z"/>
                <w:rFonts w:ascii="Arial" w:eastAsia="MS Mincho" w:hAnsi="Arial" w:cs="Arial"/>
                <w:sz w:val="18"/>
                <w:szCs w:val="18"/>
              </w:rPr>
            </w:pPr>
          </w:p>
        </w:tc>
      </w:tr>
      <w:tr w:rsidR="00480BB6" w:rsidRPr="00DE63EA" w14:paraId="581B060F" w14:textId="77777777" w:rsidTr="0024128E">
        <w:trPr>
          <w:trHeight w:val="462"/>
          <w:ins w:id="75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5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4" w:author="Boisvert, Eric" w:date="2016-03-29T09:19:00Z"/>
                <w:rFonts w:ascii="Arial" w:eastAsia="MS Mincho" w:hAnsi="Arial" w:cs="Arial"/>
                <w:sz w:val="18"/>
                <w:szCs w:val="18"/>
              </w:rPr>
            </w:pPr>
            <w:ins w:id="75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6" w:author="Boisvert, Eric" w:date="2016-03-29T09:19:00Z"/>
                <w:rFonts w:cs="Arial"/>
                <w:szCs w:val="18"/>
                <w:lang w:eastAsia="en-US"/>
              </w:rPr>
            </w:pPr>
          </w:p>
        </w:tc>
      </w:tr>
      <w:tr w:rsidR="00480BB6" w:rsidRPr="00DE63EA" w14:paraId="6D234F82" w14:textId="77777777" w:rsidTr="0024128E">
        <w:trPr>
          <w:ins w:id="75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528" w:author="Boisvert, Eric" w:date="2016-03-29T09:19:00Z"/>
                <w:rFonts w:cs="Arial"/>
                <w:b/>
                <w:szCs w:val="18"/>
              </w:rPr>
            </w:pPr>
            <w:ins w:id="7529"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0" w:author="Boisvert, Eric" w:date="2016-03-29T09:19:00Z"/>
                <w:rFonts w:cs="Arial"/>
                <w:szCs w:val="18"/>
                <w:lang w:val="en-US"/>
              </w:rPr>
            </w:pPr>
            <w:ins w:id="753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5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5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4" w:author="Boisvert, Eric" w:date="2016-03-29T09:19:00Z"/>
                <w:rFonts w:ascii="Arial" w:eastAsia="MS Mincho" w:hAnsi="Arial" w:cs="Arial"/>
                <w:sz w:val="18"/>
                <w:szCs w:val="18"/>
              </w:rPr>
            </w:pPr>
            <w:ins w:id="75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6" w:author="Boisvert, Eric" w:date="2016-03-29T09:19:00Z"/>
                <w:rFonts w:ascii="Arial" w:eastAsia="MS Mincho" w:hAnsi="Arial" w:cs="Arial"/>
                <w:b/>
                <w:color w:val="0000FF"/>
                <w:sz w:val="18"/>
                <w:szCs w:val="18"/>
              </w:rPr>
            </w:pPr>
            <w:ins w:id="7537"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5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5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0" w:author="Boisvert, Eric" w:date="2016-03-29T09:19:00Z"/>
                <w:rFonts w:ascii="Arial" w:eastAsia="MS Mincho" w:hAnsi="Arial" w:cs="Arial"/>
                <w:sz w:val="18"/>
                <w:szCs w:val="18"/>
              </w:rPr>
            </w:pPr>
            <w:ins w:id="75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2" w:author="Boisvert, Eric" w:date="2016-03-29T09:19:00Z"/>
                <w:rFonts w:cs="Arial"/>
                <w:szCs w:val="18"/>
                <w:lang w:eastAsia="en-US"/>
              </w:rPr>
            </w:pPr>
            <w:ins w:id="7543"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6" w:author="Boisvert, Eric" w:date="2016-03-29T09:19:00Z"/>
                <w:rFonts w:ascii="Arial" w:eastAsia="MS Mincho" w:hAnsi="Arial" w:cs="Arial"/>
                <w:sz w:val="18"/>
                <w:szCs w:val="18"/>
              </w:rPr>
            </w:pPr>
            <w:ins w:id="75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48" w:author="Boisvert, Eric" w:date="2016-03-29T09:19:00Z"/>
                <w:rFonts w:ascii="Arial" w:eastAsia="MS Mincho" w:hAnsi="Arial" w:cs="Arial"/>
                <w:sz w:val="18"/>
                <w:szCs w:val="18"/>
              </w:rPr>
            </w:pPr>
            <w:ins w:id="7549"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ins>
          </w:p>
        </w:tc>
      </w:tr>
      <w:tr w:rsidR="00480BB6" w:rsidRPr="00DE63EA" w14:paraId="29C657AD" w14:textId="77777777" w:rsidTr="0024128E">
        <w:trPr>
          <w:trHeight w:val="462"/>
          <w:ins w:id="75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5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2" w:author="Boisvert, Eric" w:date="2016-03-29T09:19:00Z"/>
                <w:rFonts w:ascii="Arial" w:eastAsia="MS Mincho" w:hAnsi="Arial" w:cs="Arial"/>
                <w:sz w:val="18"/>
                <w:szCs w:val="18"/>
              </w:rPr>
            </w:pPr>
            <w:ins w:id="75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4" w:author="Boisvert, Eric" w:date="2016-03-29T09:19:00Z"/>
                <w:rFonts w:cs="Arial"/>
                <w:szCs w:val="18"/>
                <w:lang w:eastAsia="en-US"/>
              </w:rPr>
            </w:pPr>
          </w:p>
        </w:tc>
      </w:tr>
    </w:tbl>
    <w:p w14:paraId="391E5CE4" w14:textId="77777777" w:rsidR="00480BB6" w:rsidRDefault="00480BB6" w:rsidP="00480BB6">
      <w:pPr>
        <w:rPr>
          <w:ins w:id="7555" w:author="Boisvert, Eric" w:date="2016-03-29T09:19:00Z"/>
        </w:rPr>
      </w:pPr>
    </w:p>
    <w:p w14:paraId="5CDE76E2" w14:textId="77777777" w:rsidR="00480BB6" w:rsidRDefault="00480BB6" w:rsidP="00480BB6">
      <w:pPr>
        <w:rPr>
          <w:ins w:id="7556" w:author="Boisvert, Eric" w:date="2016-03-29T09:19:00Z"/>
        </w:rPr>
      </w:pPr>
      <w:ins w:id="7557" w:author="Boisvert, Eric" w:date="2016-03-29T09:19:00Z">
        <w:r>
          <w:br w:type="page"/>
        </w:r>
      </w:ins>
    </w:p>
    <w:p w14:paraId="5D83B70F" w14:textId="77777777" w:rsidR="00480BB6" w:rsidRDefault="00480BB6" w:rsidP="00480BB6">
      <w:pPr>
        <w:rPr>
          <w:ins w:id="7558" w:author="Boisvert, Eric" w:date="2016-03-29T09:19:00Z"/>
        </w:rPr>
      </w:pPr>
    </w:p>
    <w:p w14:paraId="21129710" w14:textId="77777777" w:rsidR="00480BB6" w:rsidRPr="00480BB6" w:rsidRDefault="00480BB6" w:rsidP="003C54F8">
      <w:pPr>
        <w:pStyle w:val="OGCAnnexXX"/>
        <w:rPr>
          <w:ins w:id="7559" w:author="Boisvert, Eric" w:date="2016-03-29T09:19:00Z"/>
          <w:rPrChange w:id="7560" w:author="Boisvert, Eric" w:date="2016-03-29T09:20:00Z">
            <w:rPr>
              <w:ins w:id="7561" w:author="Boisvert, Eric" w:date="2016-03-29T09:19:00Z"/>
              <w:lang w:val="fr-CA"/>
            </w:rPr>
          </w:rPrChange>
        </w:rPr>
        <w:pPrChange w:id="7562" w:author="Eric Boisvert" w:date="2016-04-02T13:00:00Z">
          <w:pPr>
            <w:pStyle w:val="Heading3"/>
            <w:numPr>
              <w:ilvl w:val="0"/>
              <w:numId w:val="0"/>
            </w:numPr>
            <w:ind w:left="720" w:hanging="720"/>
          </w:pPr>
        </w:pPrChange>
      </w:pPr>
      <w:ins w:id="7563" w:author="Boisvert, Eric" w:date="2016-03-29T09:19:00Z">
        <w:del w:id="7564" w:author="Eric Boisvert" w:date="2016-04-02T12:19:00Z">
          <w:r w:rsidRPr="00480BB6" w:rsidDel="00231114">
            <w:rPr>
              <w:rPrChange w:id="7565" w:author="Boisvert, Eric" w:date="2016-03-29T09:20:00Z">
                <w:rPr>
                  <w:lang w:val="fr-CA"/>
                </w:rPr>
              </w:rPrChange>
            </w:rPr>
            <w:delText xml:space="preserve">A.2.1 </w:delText>
          </w:r>
        </w:del>
        <w:r w:rsidRPr="00480BB6">
          <w:rPr>
            <w:rPrChange w:id="7566" w:author="Boisvert, Eric" w:date="2016-03-29T09:20:00Z">
              <w:rPr>
                <w:lang w:val="fr-CA"/>
              </w:rPr>
            </w:rPrChange>
          </w:rPr>
          <w:t>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5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568" w:author="Boisvert, Eric" w:date="2016-03-29T09:19:00Z"/>
                <w:rFonts w:cs="Arial"/>
                <w:szCs w:val="18"/>
                <w:lang w:eastAsia="en-US"/>
              </w:rPr>
            </w:pPr>
            <w:ins w:id="756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570" w:author="Boisvert, Eric" w:date="2016-03-29T09:19:00Z"/>
                <w:rFonts w:cs="Arial"/>
                <w:b/>
                <w:color w:val="0000FF"/>
                <w:szCs w:val="18"/>
                <w:lang w:eastAsia="en-US"/>
              </w:rPr>
            </w:pPr>
            <w:ins w:id="7571"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57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573" w:author="Boisvert, Eric" w:date="2016-03-29T09:19:00Z"/>
                <w:rFonts w:cs="Arial"/>
                <w:szCs w:val="18"/>
                <w:lang w:eastAsia="en-US"/>
              </w:rPr>
            </w:pPr>
            <w:ins w:id="757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5" w:author="Boisvert, Eric" w:date="2016-03-29T09:19:00Z"/>
                <w:rFonts w:cs="Arial"/>
                <w:b/>
                <w:color w:val="0000FF"/>
                <w:szCs w:val="18"/>
                <w:lang w:eastAsia="en-US"/>
              </w:rPr>
            </w:pPr>
            <w:ins w:id="7576"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57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578" w:author="Boisvert, Eric" w:date="2016-03-29T09:19:00Z"/>
                <w:rFonts w:cs="Arial"/>
                <w:b/>
                <w:szCs w:val="18"/>
              </w:rPr>
            </w:pPr>
            <w:ins w:id="757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0" w:author="Boisvert, Eric" w:date="2016-03-29T09:19:00Z"/>
                <w:rFonts w:cs="Arial"/>
                <w:szCs w:val="18"/>
                <w:lang w:val="en-US"/>
              </w:rPr>
            </w:pPr>
            <w:ins w:id="758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5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583" w:author="Boisvert, Eric" w:date="2016-03-29T09:19:00Z"/>
                <w:rFonts w:cs="Arial"/>
                <w:b/>
                <w:szCs w:val="18"/>
              </w:rPr>
            </w:pPr>
            <w:ins w:id="75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5" w:author="Boisvert, Eric" w:date="2016-03-29T09:19:00Z"/>
                <w:rFonts w:cs="Arial"/>
                <w:szCs w:val="18"/>
                <w:highlight w:val="yellow"/>
                <w:lang w:val="en-US"/>
              </w:rPr>
            </w:pPr>
            <w:ins w:id="7586"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5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5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9" w:author="Boisvert, Eric" w:date="2016-03-29T09:19:00Z"/>
                <w:rFonts w:ascii="Arial" w:eastAsia="MS Mincho" w:hAnsi="Arial" w:cs="Arial"/>
                <w:sz w:val="18"/>
                <w:szCs w:val="18"/>
              </w:rPr>
            </w:pPr>
            <w:ins w:id="75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1" w:author="Boisvert, Eric" w:date="2016-03-29T09:19:00Z"/>
                <w:rFonts w:ascii="Arial" w:eastAsia="MS Mincho" w:hAnsi="Arial" w:cs="Arial"/>
                <w:b/>
                <w:color w:val="0000FF"/>
                <w:sz w:val="18"/>
                <w:szCs w:val="18"/>
              </w:rPr>
            </w:pPr>
            <w:ins w:id="759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5" w:author="Boisvert, Eric" w:date="2016-03-29T09:19:00Z"/>
                <w:rFonts w:ascii="Arial" w:eastAsia="MS Mincho" w:hAnsi="Arial" w:cs="Arial"/>
                <w:sz w:val="18"/>
                <w:szCs w:val="18"/>
              </w:rPr>
            </w:pPr>
            <w:ins w:id="75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7" w:author="Boisvert, Eric" w:date="2016-03-29T09:19:00Z"/>
                <w:rFonts w:cs="Arial"/>
                <w:szCs w:val="18"/>
                <w:lang w:eastAsia="en-US"/>
              </w:rPr>
            </w:pPr>
            <w:ins w:id="7598"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5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6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1" w:author="Boisvert, Eric" w:date="2016-03-29T09:19:00Z"/>
                <w:rFonts w:ascii="Arial" w:eastAsia="MS Mincho" w:hAnsi="Arial" w:cs="Arial"/>
                <w:sz w:val="18"/>
                <w:szCs w:val="18"/>
              </w:rPr>
            </w:pPr>
            <w:ins w:id="76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03" w:author="Boisvert, Eric" w:date="2016-03-29T09:19:00Z"/>
                <w:rFonts w:ascii="Arial" w:eastAsia="MS Mincho" w:hAnsi="Arial" w:cs="Arial"/>
                <w:sz w:val="18"/>
                <w:szCs w:val="18"/>
              </w:rPr>
            </w:pPr>
            <w:ins w:id="760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7" w:author="Boisvert, Eric" w:date="2016-03-29T09:19:00Z"/>
                <w:rFonts w:ascii="Arial" w:eastAsia="MS Mincho" w:hAnsi="Arial" w:cs="Arial"/>
                <w:sz w:val="18"/>
                <w:szCs w:val="18"/>
              </w:rPr>
            </w:pPr>
            <w:ins w:id="76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9" w:author="Boisvert, Eric" w:date="2016-03-29T09:19:00Z"/>
                <w:rFonts w:cs="Arial"/>
                <w:szCs w:val="18"/>
                <w:lang w:eastAsia="en-US"/>
              </w:rPr>
            </w:pPr>
          </w:p>
        </w:tc>
      </w:tr>
      <w:tr w:rsidR="00480BB6" w:rsidRPr="00DE63EA" w14:paraId="4E349ABC" w14:textId="77777777" w:rsidTr="0024128E">
        <w:trPr>
          <w:ins w:id="76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611" w:author="Boisvert, Eric" w:date="2016-03-29T09:19:00Z"/>
                <w:rFonts w:cs="Arial"/>
                <w:b/>
                <w:szCs w:val="18"/>
              </w:rPr>
            </w:pPr>
            <w:ins w:id="76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3" w:author="Boisvert, Eric" w:date="2016-03-29T09:19:00Z"/>
                <w:rFonts w:cs="Arial"/>
                <w:szCs w:val="18"/>
                <w:lang w:val="en-US"/>
              </w:rPr>
            </w:pPr>
            <w:ins w:id="7614"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7" w:author="Boisvert, Eric" w:date="2016-03-29T09:19:00Z"/>
                <w:rFonts w:ascii="Arial" w:eastAsia="MS Mincho" w:hAnsi="Arial" w:cs="Arial"/>
                <w:sz w:val="18"/>
                <w:szCs w:val="18"/>
              </w:rPr>
            </w:pPr>
            <w:ins w:id="76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9" w:author="Boisvert, Eric" w:date="2016-03-29T09:19:00Z"/>
                <w:rFonts w:ascii="Arial" w:eastAsia="MS Mincho" w:hAnsi="Arial" w:cs="Arial"/>
                <w:b/>
                <w:color w:val="0000FF"/>
                <w:sz w:val="18"/>
                <w:szCs w:val="18"/>
              </w:rPr>
            </w:pPr>
            <w:ins w:id="762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6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6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3" w:author="Boisvert, Eric" w:date="2016-03-29T09:19:00Z"/>
                <w:rFonts w:ascii="Arial" w:eastAsia="MS Mincho" w:hAnsi="Arial" w:cs="Arial"/>
                <w:sz w:val="18"/>
                <w:szCs w:val="18"/>
              </w:rPr>
            </w:pPr>
            <w:ins w:id="76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5" w:author="Boisvert, Eric" w:date="2016-03-29T09:19:00Z"/>
                <w:rFonts w:cs="Arial"/>
                <w:szCs w:val="18"/>
                <w:lang w:eastAsia="en-US"/>
              </w:rPr>
            </w:pPr>
            <w:ins w:id="7626"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6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6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9" w:author="Boisvert, Eric" w:date="2016-03-29T09:19:00Z"/>
                <w:rFonts w:ascii="Arial" w:eastAsia="MS Mincho" w:hAnsi="Arial" w:cs="Arial"/>
                <w:sz w:val="18"/>
                <w:szCs w:val="18"/>
              </w:rPr>
            </w:pPr>
            <w:ins w:id="76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31" w:author="Boisvert, Eric" w:date="2016-03-29T09:19:00Z"/>
                <w:rFonts w:ascii="Arial" w:eastAsia="MS Mincho" w:hAnsi="Arial" w:cs="Arial"/>
                <w:sz w:val="18"/>
                <w:szCs w:val="18"/>
              </w:rPr>
            </w:pPr>
            <w:ins w:id="763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6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6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5" w:author="Boisvert, Eric" w:date="2016-03-29T09:19:00Z"/>
                <w:rFonts w:ascii="Arial" w:eastAsia="MS Mincho" w:hAnsi="Arial" w:cs="Arial"/>
                <w:sz w:val="18"/>
                <w:szCs w:val="18"/>
              </w:rPr>
            </w:pPr>
            <w:ins w:id="76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7" w:author="Boisvert, Eric" w:date="2016-03-29T09:19:00Z"/>
                <w:rFonts w:cs="Arial"/>
                <w:szCs w:val="18"/>
                <w:lang w:eastAsia="en-US"/>
              </w:rPr>
            </w:pPr>
          </w:p>
        </w:tc>
      </w:tr>
      <w:tr w:rsidR="00480BB6" w:rsidRPr="00DE63EA" w14:paraId="378D8D46" w14:textId="77777777" w:rsidTr="0024128E">
        <w:trPr>
          <w:ins w:id="76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7639" w:author="Boisvert, Eric" w:date="2016-03-29T09:19:00Z"/>
                <w:rFonts w:cs="Arial"/>
                <w:b/>
                <w:szCs w:val="18"/>
              </w:rPr>
            </w:pPr>
            <w:ins w:id="76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1" w:author="Boisvert, Eric" w:date="2016-03-29T09:19:00Z"/>
                <w:rFonts w:cs="Arial"/>
                <w:szCs w:val="18"/>
                <w:lang w:val="en-US"/>
              </w:rPr>
            </w:pPr>
            <w:ins w:id="7642"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76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76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5" w:author="Boisvert, Eric" w:date="2016-03-29T09:19:00Z"/>
                <w:rFonts w:ascii="Arial" w:eastAsia="MS Mincho" w:hAnsi="Arial" w:cs="Arial"/>
                <w:sz w:val="18"/>
                <w:szCs w:val="18"/>
              </w:rPr>
            </w:pPr>
            <w:ins w:id="76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7" w:author="Boisvert, Eric" w:date="2016-03-29T09:19:00Z"/>
                <w:rFonts w:ascii="Arial" w:eastAsia="MS Mincho" w:hAnsi="Arial" w:cs="Arial"/>
                <w:b/>
                <w:color w:val="0000FF"/>
                <w:sz w:val="18"/>
                <w:szCs w:val="18"/>
              </w:rPr>
            </w:pPr>
            <w:ins w:id="764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7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7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1" w:author="Boisvert, Eric" w:date="2016-03-29T09:19:00Z"/>
                <w:rFonts w:ascii="Arial" w:eastAsia="MS Mincho" w:hAnsi="Arial" w:cs="Arial"/>
                <w:sz w:val="18"/>
                <w:szCs w:val="18"/>
              </w:rPr>
            </w:pPr>
            <w:ins w:id="76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3" w:author="Boisvert, Eric" w:date="2016-03-29T09:19:00Z"/>
                <w:rFonts w:cs="Arial"/>
                <w:szCs w:val="18"/>
                <w:lang w:eastAsia="en-US"/>
              </w:rPr>
            </w:pPr>
            <w:ins w:id="7654"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76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76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7" w:author="Boisvert, Eric" w:date="2016-03-29T09:19:00Z"/>
                <w:rFonts w:ascii="Arial" w:eastAsia="MS Mincho" w:hAnsi="Arial" w:cs="Arial"/>
                <w:sz w:val="18"/>
                <w:szCs w:val="18"/>
              </w:rPr>
            </w:pPr>
            <w:ins w:id="76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59" w:author="Boisvert, Eric" w:date="2016-03-29T09:19:00Z"/>
                <w:rFonts w:ascii="Arial" w:eastAsia="MS Mincho" w:hAnsi="Arial" w:cs="Arial"/>
                <w:sz w:val="18"/>
                <w:szCs w:val="18"/>
              </w:rPr>
            </w:pPr>
            <w:ins w:id="7660"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61" w:author="Boisvert, Eric" w:date="2016-03-29T09:19:00Z"/>
                <w:rFonts w:ascii="Arial" w:eastAsia="MS Mincho" w:hAnsi="Arial" w:cs="Arial"/>
                <w:sz w:val="18"/>
                <w:szCs w:val="18"/>
              </w:rPr>
            </w:pPr>
            <w:ins w:id="7662" w:author="Boisvert, Eric" w:date="2016-03-29T09:19:00Z">
              <w:r>
                <w:rPr>
                  <w:rFonts w:ascii="Arial" w:eastAsia="MS Mincho" w:hAnsi="Arial" w:cs="Arial"/>
                  <w:sz w:val="18"/>
                  <w:szCs w:val="18"/>
                </w:rPr>
                <w:t>If anchor (#term), check the instance if a gml</w:t>
              </w:r>
              <w:proofErr w:type="gramStart"/>
              <w:r>
                <w:rPr>
                  <w:rFonts w:ascii="Arial" w:eastAsia="MS Mincho" w:hAnsi="Arial" w:cs="Arial"/>
                  <w:sz w:val="18"/>
                  <w:szCs w:val="18"/>
                </w:rPr>
                <w:t>:id</w:t>
              </w:r>
              <w:proofErr w:type="gramEnd"/>
              <w:r>
                <w:rPr>
                  <w:rFonts w:ascii="Arial" w:eastAsia="MS Mincho" w:hAnsi="Arial" w:cs="Arial"/>
                  <w:sz w:val="18"/>
                  <w:szCs w:val="18"/>
                </w:rPr>
                <w:t xml:space="preserve"> contain the value of the anchor. (xlink:href=”#term” shall match gml:id=”term”)</w:t>
              </w:r>
            </w:ins>
          </w:p>
        </w:tc>
      </w:tr>
      <w:tr w:rsidR="00480BB6" w:rsidRPr="00DE63EA" w14:paraId="00FA5053" w14:textId="77777777" w:rsidTr="0024128E">
        <w:trPr>
          <w:trHeight w:val="462"/>
          <w:ins w:id="7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7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sz w:val="18"/>
                <w:szCs w:val="18"/>
              </w:rPr>
            </w:pPr>
            <w:ins w:id="76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7" w:author="Boisvert, Eric" w:date="2016-03-29T09:19:00Z"/>
                <w:rFonts w:cs="Arial"/>
                <w:szCs w:val="18"/>
                <w:lang w:eastAsia="en-US"/>
              </w:rPr>
            </w:pPr>
          </w:p>
        </w:tc>
      </w:tr>
      <w:tr w:rsidR="00480BB6" w:rsidRPr="00DE63EA" w14:paraId="7322AD51" w14:textId="77777777" w:rsidTr="0024128E">
        <w:trPr>
          <w:ins w:id="76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669" w:author="Boisvert, Eric" w:date="2016-03-29T09:19:00Z"/>
                <w:rFonts w:cs="Arial"/>
                <w:b/>
                <w:szCs w:val="18"/>
              </w:rPr>
            </w:pPr>
            <w:ins w:id="76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1" w:author="Boisvert, Eric" w:date="2016-03-29T09:19:00Z"/>
                <w:rFonts w:cs="Arial"/>
                <w:szCs w:val="18"/>
                <w:lang w:val="en-US"/>
              </w:rPr>
            </w:pPr>
            <w:ins w:id="7672"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5" w:author="Boisvert, Eric" w:date="2016-03-29T09:19:00Z"/>
                <w:rFonts w:ascii="Arial" w:eastAsia="MS Mincho" w:hAnsi="Arial" w:cs="Arial"/>
                <w:sz w:val="18"/>
                <w:szCs w:val="18"/>
              </w:rPr>
            </w:pPr>
            <w:ins w:id="76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7" w:author="Boisvert, Eric" w:date="2016-03-29T09:19:00Z"/>
                <w:rFonts w:ascii="Arial" w:eastAsia="MS Mincho" w:hAnsi="Arial" w:cs="Arial"/>
                <w:b/>
                <w:color w:val="0000FF"/>
                <w:sz w:val="18"/>
                <w:szCs w:val="18"/>
              </w:rPr>
            </w:pPr>
            <w:ins w:id="767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6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6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1" w:author="Boisvert, Eric" w:date="2016-03-29T09:19:00Z"/>
                <w:rFonts w:ascii="Arial" w:eastAsia="MS Mincho" w:hAnsi="Arial" w:cs="Arial"/>
                <w:sz w:val="18"/>
                <w:szCs w:val="18"/>
              </w:rPr>
            </w:pPr>
            <w:ins w:id="76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3" w:author="Boisvert, Eric" w:date="2016-03-29T09:19:00Z"/>
                <w:rFonts w:cs="Arial"/>
                <w:szCs w:val="18"/>
                <w:lang w:eastAsia="en-US"/>
              </w:rPr>
            </w:pPr>
            <w:ins w:id="7684"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6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6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7" w:author="Boisvert, Eric" w:date="2016-03-29T09:19:00Z"/>
                <w:rFonts w:ascii="Arial" w:eastAsia="MS Mincho" w:hAnsi="Arial" w:cs="Arial"/>
                <w:sz w:val="18"/>
                <w:szCs w:val="18"/>
              </w:rPr>
            </w:pPr>
            <w:ins w:id="76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89" w:author="Boisvert, Eric" w:date="2016-03-29T09:19:00Z"/>
                <w:rFonts w:ascii="Arial" w:eastAsia="MS Mincho" w:hAnsi="Arial" w:cs="Arial"/>
                <w:sz w:val="18"/>
                <w:szCs w:val="18"/>
              </w:rPr>
            </w:pPr>
            <w:ins w:id="7690"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6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6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3" w:author="Boisvert, Eric" w:date="2016-03-29T09:19:00Z"/>
                <w:rFonts w:ascii="Arial" w:eastAsia="MS Mincho" w:hAnsi="Arial" w:cs="Arial"/>
                <w:sz w:val="18"/>
                <w:szCs w:val="18"/>
              </w:rPr>
            </w:pPr>
            <w:ins w:id="76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5" w:author="Boisvert, Eric" w:date="2016-03-29T09:19:00Z"/>
                <w:rFonts w:cs="Arial"/>
                <w:szCs w:val="18"/>
                <w:lang w:eastAsia="en-US"/>
              </w:rPr>
            </w:pPr>
          </w:p>
        </w:tc>
      </w:tr>
      <w:tr w:rsidR="00480BB6" w:rsidRPr="00DE63EA" w14:paraId="2D9926EF" w14:textId="77777777" w:rsidTr="0024128E">
        <w:trPr>
          <w:ins w:id="76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697" w:author="Boisvert, Eric" w:date="2016-03-29T09:19:00Z"/>
                <w:rFonts w:cs="Arial"/>
                <w:b/>
                <w:szCs w:val="18"/>
              </w:rPr>
            </w:pPr>
            <w:ins w:id="76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9" w:author="Boisvert, Eric" w:date="2016-03-29T09:19:00Z"/>
                <w:rFonts w:cs="Arial"/>
                <w:szCs w:val="18"/>
                <w:lang w:val="en-US"/>
              </w:rPr>
            </w:pPr>
            <w:ins w:id="7700"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3" w:author="Boisvert, Eric" w:date="2016-03-29T09:19:00Z"/>
                <w:rFonts w:ascii="Arial" w:eastAsia="MS Mincho" w:hAnsi="Arial" w:cs="Arial"/>
                <w:sz w:val="18"/>
                <w:szCs w:val="18"/>
              </w:rPr>
            </w:pPr>
            <w:ins w:id="77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5" w:author="Boisvert, Eric" w:date="2016-03-29T09:19:00Z"/>
                <w:rFonts w:ascii="Arial" w:eastAsia="MS Mincho" w:hAnsi="Arial" w:cs="Arial"/>
                <w:b/>
                <w:color w:val="0000FF"/>
                <w:sz w:val="18"/>
                <w:szCs w:val="18"/>
              </w:rPr>
            </w:pPr>
            <w:ins w:id="770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7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7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9" w:author="Boisvert, Eric" w:date="2016-03-29T09:19:00Z"/>
                <w:rFonts w:ascii="Arial" w:eastAsia="MS Mincho" w:hAnsi="Arial" w:cs="Arial"/>
                <w:sz w:val="18"/>
                <w:szCs w:val="18"/>
              </w:rPr>
            </w:pPr>
            <w:ins w:id="77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1" w:author="Boisvert, Eric" w:date="2016-03-29T09:19:00Z"/>
                <w:rFonts w:cs="Arial"/>
                <w:szCs w:val="18"/>
                <w:lang w:eastAsia="en-US"/>
              </w:rPr>
            </w:pPr>
            <w:ins w:id="7712"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7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7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5" w:author="Boisvert, Eric" w:date="2016-03-29T09:19:00Z"/>
                <w:rFonts w:ascii="Arial" w:eastAsia="MS Mincho" w:hAnsi="Arial" w:cs="Arial"/>
                <w:sz w:val="18"/>
                <w:szCs w:val="18"/>
              </w:rPr>
            </w:pPr>
            <w:ins w:id="77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17" w:author="Boisvert, Eric" w:date="2016-03-29T09:19:00Z"/>
                <w:rFonts w:ascii="Arial" w:eastAsia="MS Mincho" w:hAnsi="Arial" w:cs="Arial"/>
                <w:sz w:val="18"/>
                <w:szCs w:val="18"/>
              </w:rPr>
            </w:pPr>
            <w:ins w:id="7718"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7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1" w:author="Boisvert, Eric" w:date="2016-03-29T09:19:00Z"/>
                <w:rFonts w:ascii="Arial" w:eastAsia="MS Mincho" w:hAnsi="Arial" w:cs="Arial"/>
                <w:sz w:val="18"/>
                <w:szCs w:val="18"/>
              </w:rPr>
            </w:pPr>
            <w:ins w:id="77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3" w:author="Boisvert, Eric" w:date="2016-03-29T09:19:00Z"/>
                <w:rFonts w:cs="Arial"/>
                <w:szCs w:val="18"/>
                <w:lang w:eastAsia="en-US"/>
              </w:rPr>
            </w:pPr>
          </w:p>
        </w:tc>
      </w:tr>
    </w:tbl>
    <w:p w14:paraId="67EC5C9E" w14:textId="77777777" w:rsidR="00480BB6" w:rsidRDefault="00480BB6" w:rsidP="00480BB6">
      <w:pPr>
        <w:rPr>
          <w:ins w:id="7724" w:author="Boisvert, Eric" w:date="2016-03-29T09:19:00Z"/>
        </w:rPr>
      </w:pPr>
    </w:p>
    <w:p w14:paraId="71AA152D" w14:textId="77777777" w:rsidR="00480BB6" w:rsidRDefault="00480BB6" w:rsidP="00480BB6">
      <w:pPr>
        <w:rPr>
          <w:ins w:id="7725" w:author="Boisvert, Eric" w:date="2016-03-29T09:19:00Z"/>
        </w:rPr>
      </w:pPr>
      <w:ins w:id="7726" w:author="Boisvert, Eric" w:date="2016-03-29T09:19:00Z">
        <w:r>
          <w:br w:type="page"/>
        </w:r>
      </w:ins>
    </w:p>
    <w:p w14:paraId="24FB6240" w14:textId="77777777" w:rsidR="00480BB6" w:rsidRDefault="00480BB6" w:rsidP="00480BB6">
      <w:pPr>
        <w:rPr>
          <w:ins w:id="7727" w:author="Boisvert, Eric" w:date="2016-03-29T09:19:00Z"/>
        </w:rPr>
      </w:pPr>
    </w:p>
    <w:p w14:paraId="5AF4F150" w14:textId="5B60A236" w:rsidR="00480BB6" w:rsidRPr="00480BB6" w:rsidRDefault="00480BB6" w:rsidP="003C54F8">
      <w:pPr>
        <w:pStyle w:val="OGCAnnexXX"/>
        <w:rPr>
          <w:ins w:id="7728" w:author="Boisvert, Eric" w:date="2016-03-29T09:19:00Z"/>
          <w:rPrChange w:id="7729" w:author="Boisvert, Eric" w:date="2016-03-29T09:20:00Z">
            <w:rPr>
              <w:ins w:id="7730" w:author="Boisvert, Eric" w:date="2016-03-29T09:19:00Z"/>
              <w:lang w:val="fr-CA"/>
            </w:rPr>
          </w:rPrChange>
        </w:rPr>
        <w:pPrChange w:id="7731" w:author="Eric Boisvert" w:date="2016-04-02T13:00:00Z">
          <w:pPr>
            <w:pStyle w:val="Heading3"/>
            <w:numPr>
              <w:ilvl w:val="0"/>
              <w:numId w:val="0"/>
            </w:numPr>
            <w:ind w:left="720" w:hanging="720"/>
          </w:pPr>
        </w:pPrChange>
      </w:pPr>
      <w:ins w:id="7732" w:author="Boisvert, Eric" w:date="2016-03-29T09:19:00Z">
        <w:del w:id="7733" w:author="Eric Boisvert" w:date="2016-04-02T12:19:00Z">
          <w:r w:rsidRPr="00480BB6" w:rsidDel="00231114">
            <w:rPr>
              <w:rPrChange w:id="7734" w:author="Boisvert, Eric" w:date="2016-03-29T09:20:00Z">
                <w:rPr>
                  <w:lang w:val="fr-CA"/>
                </w:rPr>
              </w:rPrChange>
            </w:rPr>
            <w:delText xml:space="preserve">A.2.1 </w:delText>
          </w:r>
        </w:del>
        <w:r w:rsidRPr="00480BB6">
          <w:rPr>
            <w:rPrChange w:id="7735" w:author="Boisvert, Eric" w:date="2016-03-29T09:20:00Z">
              <w:rPr>
                <w:lang w:val="fr-CA"/>
              </w:rPr>
            </w:rPrChange>
          </w:rPr>
          <w:t>Conformance class: GeoSciML Portrayal XML</w:t>
        </w:r>
      </w:ins>
      <w:ins w:id="7736" w:author="Eric Boisvert" w:date="2016-04-02T12:45:00Z">
        <w:r w:rsidR="0027787F">
          <w:t xml:space="preserve"> Abstract</w:t>
        </w:r>
      </w:ins>
      <w:ins w:id="7737" w:author="Boisvert, Eric" w:date="2016-03-29T09:19:00Z">
        <w:r w:rsidRPr="00480BB6">
          <w:rPr>
            <w:rPrChange w:id="7738" w:author="Boisvert, Eric" w:date="2016-03-29T09:20:00Z">
              <w:rPr>
                <w:lang w:val="fr-CA"/>
              </w:rPr>
            </w:rPrChange>
          </w:rPr>
          <w:t xml:space="preserve">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7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740" w:author="Boisvert, Eric" w:date="2016-03-29T09:19:00Z"/>
                <w:rFonts w:cs="Arial"/>
                <w:szCs w:val="18"/>
                <w:lang w:eastAsia="en-US"/>
              </w:rPr>
            </w:pPr>
            <w:ins w:id="774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742" w:author="Boisvert, Eric" w:date="2016-03-29T09:19:00Z"/>
                <w:rFonts w:cs="Arial"/>
                <w:b/>
                <w:color w:val="0000FF"/>
                <w:szCs w:val="18"/>
                <w:lang w:eastAsia="en-US"/>
              </w:rPr>
            </w:pPr>
            <w:ins w:id="774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74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745" w:author="Boisvert, Eric" w:date="2016-03-29T09:19:00Z"/>
                <w:rFonts w:cs="Arial"/>
                <w:szCs w:val="18"/>
                <w:lang w:eastAsia="en-US"/>
              </w:rPr>
            </w:pPr>
            <w:ins w:id="774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7" w:author="Boisvert, Eric" w:date="2016-03-29T09:19:00Z"/>
                <w:rFonts w:cs="Arial"/>
                <w:b/>
                <w:color w:val="0000FF"/>
                <w:szCs w:val="18"/>
                <w:lang w:eastAsia="en-US"/>
              </w:rPr>
            </w:pPr>
            <w:ins w:id="7748"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74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750" w:author="Boisvert, Eric" w:date="2016-03-29T09:19:00Z"/>
                <w:rFonts w:cs="Arial"/>
                <w:b/>
                <w:szCs w:val="18"/>
              </w:rPr>
            </w:pPr>
            <w:ins w:id="775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2" w:author="Boisvert, Eric" w:date="2016-03-29T09:19:00Z"/>
                <w:rFonts w:cs="Arial"/>
                <w:szCs w:val="18"/>
                <w:highlight w:val="yellow"/>
                <w:lang w:val="en-US"/>
              </w:rPr>
            </w:pPr>
            <w:ins w:id="7753"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7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755" w:author="Boisvert, Eric" w:date="2016-03-29T09:19:00Z"/>
                <w:rFonts w:cs="Arial"/>
                <w:b/>
                <w:szCs w:val="18"/>
              </w:rPr>
            </w:pPr>
            <w:ins w:id="77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7" w:author="Boisvert, Eric" w:date="2016-03-29T09:19:00Z"/>
                <w:rFonts w:cs="Arial"/>
                <w:szCs w:val="18"/>
                <w:lang w:val="en-US"/>
              </w:rPr>
            </w:pPr>
            <w:ins w:id="7758"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7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7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1" w:author="Boisvert, Eric" w:date="2016-03-29T09:19:00Z"/>
                <w:rFonts w:ascii="Arial" w:eastAsia="MS Mincho" w:hAnsi="Arial" w:cs="Arial"/>
                <w:sz w:val="18"/>
                <w:szCs w:val="18"/>
              </w:rPr>
            </w:pPr>
            <w:ins w:id="77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3" w:author="Boisvert, Eric" w:date="2016-03-29T09:19:00Z"/>
                <w:rFonts w:ascii="Arial" w:eastAsia="MS Mincho" w:hAnsi="Arial" w:cs="Arial"/>
                <w:b/>
                <w:color w:val="0000FF"/>
                <w:sz w:val="18"/>
                <w:szCs w:val="18"/>
              </w:rPr>
            </w:pPr>
            <w:ins w:id="776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7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7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7" w:author="Boisvert, Eric" w:date="2016-03-29T09:19:00Z"/>
                <w:rFonts w:ascii="Arial" w:eastAsia="MS Mincho" w:hAnsi="Arial" w:cs="Arial"/>
                <w:sz w:val="18"/>
                <w:szCs w:val="18"/>
              </w:rPr>
            </w:pPr>
            <w:ins w:id="77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9" w:author="Boisvert, Eric" w:date="2016-03-29T09:19:00Z"/>
                <w:rFonts w:cs="Arial"/>
                <w:szCs w:val="18"/>
                <w:lang w:eastAsia="en-US"/>
              </w:rPr>
            </w:pPr>
            <w:ins w:id="7770"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7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7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3" w:author="Boisvert, Eric" w:date="2016-03-29T09:19:00Z"/>
                <w:rFonts w:ascii="Arial" w:eastAsia="MS Mincho" w:hAnsi="Arial" w:cs="Arial"/>
                <w:sz w:val="18"/>
                <w:szCs w:val="18"/>
              </w:rPr>
            </w:pPr>
            <w:ins w:id="77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75" w:author="Boisvert, Eric" w:date="2016-03-29T09:19:00Z"/>
                <w:rFonts w:ascii="Arial" w:eastAsia="MS Mincho" w:hAnsi="Arial" w:cs="Arial"/>
                <w:sz w:val="18"/>
                <w:szCs w:val="18"/>
              </w:rPr>
            </w:pPr>
            <w:ins w:id="7776"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7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7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9" w:author="Boisvert, Eric" w:date="2016-03-29T09:19:00Z"/>
                <w:rFonts w:ascii="Arial" w:eastAsia="MS Mincho" w:hAnsi="Arial" w:cs="Arial"/>
                <w:sz w:val="18"/>
                <w:szCs w:val="18"/>
              </w:rPr>
            </w:pPr>
            <w:ins w:id="77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1" w:author="Boisvert, Eric" w:date="2016-03-29T09:19:00Z"/>
                <w:rFonts w:cs="Arial"/>
                <w:szCs w:val="18"/>
                <w:lang w:eastAsia="en-US"/>
              </w:rPr>
            </w:pPr>
          </w:p>
        </w:tc>
      </w:tr>
      <w:tr w:rsidR="00480BB6" w:rsidRPr="00DE63EA" w14:paraId="5238FF82" w14:textId="77777777" w:rsidTr="0024128E">
        <w:trPr>
          <w:ins w:id="77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783" w:author="Boisvert, Eric" w:date="2016-03-29T09:19:00Z"/>
                <w:rFonts w:cs="Arial"/>
                <w:b/>
                <w:szCs w:val="18"/>
              </w:rPr>
            </w:pPr>
            <w:ins w:id="77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5" w:author="Boisvert, Eric" w:date="2016-03-29T09:19:00Z"/>
                <w:rFonts w:cs="Arial"/>
                <w:szCs w:val="18"/>
                <w:lang w:val="en-US"/>
              </w:rPr>
            </w:pPr>
            <w:ins w:id="7786" w:author="Boisvert, Eric" w:date="2016-03-29T09:19:00Z">
              <w:r w:rsidRPr="00792A5B">
                <w:rPr>
                  <w:rFonts w:cs="Arial"/>
                  <w:szCs w:val="18"/>
                  <w:lang w:val="en-US"/>
                </w:rPr>
                <w:t>/conf/gsml4xsd</w:t>
              </w:r>
              <w:r w:rsidRPr="00480BB6">
                <w:rPr>
                  <w:rFonts w:cs="Arial"/>
                  <w:szCs w:val="18"/>
                  <w:lang w:val="en-CA"/>
                  <w:rPrChange w:id="7787"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0" w:author="Boisvert, Eric" w:date="2016-03-29T09:19:00Z"/>
                <w:rFonts w:ascii="Arial" w:eastAsia="MS Mincho" w:hAnsi="Arial" w:cs="Arial"/>
                <w:sz w:val="18"/>
                <w:szCs w:val="18"/>
              </w:rPr>
            </w:pPr>
            <w:ins w:id="77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2" w:author="Boisvert, Eric" w:date="2016-03-29T09:19:00Z"/>
                <w:rFonts w:ascii="Arial" w:eastAsia="MS Mincho" w:hAnsi="Arial" w:cs="Arial"/>
                <w:b/>
                <w:color w:val="0000FF"/>
                <w:sz w:val="18"/>
                <w:szCs w:val="18"/>
              </w:rPr>
            </w:pPr>
            <w:ins w:id="7793" w:author="Boisvert, Eric" w:date="2016-03-29T09:19:00Z">
              <w:r w:rsidRPr="00480BB6">
                <w:rPr>
                  <w:rFonts w:ascii="Arial" w:hAnsi="Arial" w:cs="Arial"/>
                  <w:sz w:val="18"/>
                  <w:szCs w:val="18"/>
                  <w:lang w:val="en-CA"/>
                  <w:rPrChange w:id="7794"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7" w:author="Boisvert, Eric" w:date="2016-03-29T09:19:00Z"/>
                <w:rFonts w:ascii="Arial" w:eastAsia="MS Mincho" w:hAnsi="Arial" w:cs="Arial"/>
                <w:sz w:val="18"/>
                <w:szCs w:val="18"/>
              </w:rPr>
            </w:pPr>
            <w:ins w:id="77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9" w:author="Boisvert, Eric" w:date="2016-03-29T09:19:00Z"/>
                <w:rFonts w:cs="Arial"/>
                <w:b/>
                <w:color w:val="FF0000"/>
                <w:szCs w:val="18"/>
                <w:lang w:eastAsia="en-US"/>
              </w:rPr>
            </w:pPr>
            <w:ins w:id="7800"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3" w:author="Boisvert, Eric" w:date="2016-03-29T09:19:00Z"/>
                <w:rFonts w:ascii="Arial" w:eastAsia="MS Mincho" w:hAnsi="Arial" w:cs="Arial"/>
                <w:sz w:val="18"/>
                <w:szCs w:val="18"/>
              </w:rPr>
            </w:pPr>
            <w:ins w:id="78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05" w:author="Boisvert, Eric" w:date="2016-03-29T09:19:00Z"/>
                <w:rFonts w:ascii="Arial" w:eastAsia="MS Mincho" w:hAnsi="Arial" w:cs="Arial"/>
                <w:sz w:val="18"/>
                <w:szCs w:val="18"/>
              </w:rPr>
            </w:pPr>
            <w:ins w:id="7806"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8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8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9" w:author="Boisvert, Eric" w:date="2016-03-29T09:19:00Z"/>
                <w:rFonts w:ascii="Arial" w:eastAsia="MS Mincho" w:hAnsi="Arial" w:cs="Arial"/>
                <w:sz w:val="18"/>
                <w:szCs w:val="18"/>
              </w:rPr>
            </w:pPr>
            <w:ins w:id="78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1" w:author="Boisvert, Eric" w:date="2016-03-29T09:19:00Z"/>
                <w:rFonts w:cs="Arial"/>
                <w:szCs w:val="18"/>
                <w:lang w:eastAsia="en-US"/>
              </w:rPr>
            </w:pPr>
          </w:p>
        </w:tc>
      </w:tr>
    </w:tbl>
    <w:p w14:paraId="5A621F3C" w14:textId="77777777" w:rsidR="00480BB6" w:rsidRDefault="00480BB6" w:rsidP="00480BB6">
      <w:pPr>
        <w:rPr>
          <w:ins w:id="7812" w:author="Boisvert, Eric" w:date="2016-03-29T09:19:00Z"/>
        </w:rPr>
      </w:pPr>
    </w:p>
    <w:p w14:paraId="01551818" w14:textId="77777777" w:rsidR="00480BB6" w:rsidRPr="00480BB6" w:rsidRDefault="00480BB6" w:rsidP="003C54F8">
      <w:pPr>
        <w:pStyle w:val="OGCAnnexXX"/>
        <w:rPr>
          <w:ins w:id="7813" w:author="Boisvert, Eric" w:date="2016-03-29T09:19:00Z"/>
          <w:rPrChange w:id="7814" w:author="Boisvert, Eric" w:date="2016-03-29T09:20:00Z">
            <w:rPr>
              <w:ins w:id="7815" w:author="Boisvert, Eric" w:date="2016-03-29T09:19:00Z"/>
              <w:lang w:val="fr-CA"/>
            </w:rPr>
          </w:rPrChange>
        </w:rPr>
        <w:pPrChange w:id="7816" w:author="Eric Boisvert" w:date="2016-04-02T13:00:00Z">
          <w:pPr>
            <w:pStyle w:val="Heading3"/>
            <w:numPr>
              <w:ilvl w:val="0"/>
              <w:numId w:val="0"/>
            </w:numPr>
            <w:ind w:left="720" w:hanging="720"/>
          </w:pPr>
        </w:pPrChange>
      </w:pPr>
      <w:ins w:id="7817" w:author="Boisvert, Eric" w:date="2016-03-29T09:19:00Z">
        <w:del w:id="7818" w:author="Eric Boisvert" w:date="2016-04-02T12:19:00Z">
          <w:r w:rsidRPr="00480BB6" w:rsidDel="00231114">
            <w:rPr>
              <w:rPrChange w:id="7819" w:author="Boisvert, Eric" w:date="2016-03-29T09:20:00Z">
                <w:rPr>
                  <w:lang w:val="fr-CA"/>
                </w:rPr>
              </w:rPrChange>
            </w:rPr>
            <w:delText xml:space="preserve">A.2.1 </w:delText>
          </w:r>
        </w:del>
        <w:r w:rsidRPr="00480BB6">
          <w:rPr>
            <w:rPrChange w:id="7820" w:author="Boisvert, Eric" w:date="2016-03-29T09:20:00Z">
              <w:rPr>
                <w:lang w:val="fr-CA"/>
              </w:rPr>
            </w:rPrChange>
          </w:rPr>
          <w:t>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8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822" w:author="Boisvert, Eric" w:date="2016-03-29T09:19:00Z"/>
                <w:rFonts w:cs="Arial"/>
                <w:szCs w:val="18"/>
                <w:lang w:eastAsia="en-US"/>
              </w:rPr>
            </w:pPr>
            <w:ins w:id="782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824" w:author="Boisvert, Eric" w:date="2016-03-29T09:19:00Z"/>
                <w:rFonts w:cs="Arial"/>
                <w:b/>
                <w:color w:val="0000FF"/>
                <w:szCs w:val="18"/>
                <w:lang w:eastAsia="en-US"/>
              </w:rPr>
            </w:pPr>
            <w:ins w:id="782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82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827" w:author="Boisvert, Eric" w:date="2016-03-29T09:19:00Z"/>
                <w:rFonts w:cs="Arial"/>
                <w:szCs w:val="18"/>
                <w:lang w:eastAsia="en-US"/>
              </w:rPr>
            </w:pPr>
            <w:ins w:id="782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9" w:author="Boisvert, Eric" w:date="2016-03-29T09:19:00Z"/>
                <w:rFonts w:cs="Arial"/>
                <w:b/>
                <w:color w:val="0000FF"/>
                <w:szCs w:val="18"/>
                <w:lang w:eastAsia="en-US"/>
              </w:rPr>
            </w:pPr>
            <w:ins w:id="7830"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83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832" w:author="Boisvert, Eric" w:date="2016-03-29T09:19:00Z"/>
                <w:rFonts w:cs="Arial"/>
                <w:b/>
                <w:szCs w:val="18"/>
              </w:rPr>
            </w:pPr>
            <w:ins w:id="783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4" w:author="Boisvert, Eric" w:date="2016-03-29T09:19:00Z"/>
                <w:rFonts w:cs="Arial"/>
                <w:szCs w:val="18"/>
                <w:lang w:val="en-US"/>
              </w:rPr>
            </w:pPr>
            <w:ins w:id="7835"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8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837" w:author="Boisvert, Eric" w:date="2016-03-29T09:19:00Z"/>
                <w:rFonts w:cs="Arial"/>
                <w:b/>
                <w:szCs w:val="18"/>
              </w:rPr>
            </w:pPr>
            <w:ins w:id="78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9" w:author="Boisvert, Eric" w:date="2016-03-29T09:19:00Z"/>
                <w:rFonts w:cs="Arial"/>
                <w:szCs w:val="18"/>
                <w:lang w:val="en-US"/>
              </w:rPr>
            </w:pPr>
            <w:ins w:id="7840"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8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8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3" w:author="Boisvert, Eric" w:date="2016-03-29T09:19:00Z"/>
                <w:rFonts w:ascii="Arial" w:eastAsia="MS Mincho" w:hAnsi="Arial" w:cs="Arial"/>
                <w:sz w:val="18"/>
                <w:szCs w:val="18"/>
              </w:rPr>
            </w:pPr>
            <w:ins w:id="78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5" w:author="Boisvert, Eric" w:date="2016-03-29T09:19:00Z"/>
                <w:rFonts w:ascii="Arial" w:eastAsia="MS Mincho" w:hAnsi="Arial" w:cs="Arial"/>
                <w:b/>
                <w:color w:val="0000FF"/>
                <w:sz w:val="18"/>
                <w:szCs w:val="18"/>
              </w:rPr>
            </w:pPr>
            <w:ins w:id="784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8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8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9" w:author="Boisvert, Eric" w:date="2016-03-29T09:19:00Z"/>
                <w:rFonts w:ascii="Arial" w:eastAsia="MS Mincho" w:hAnsi="Arial" w:cs="Arial"/>
                <w:sz w:val="18"/>
                <w:szCs w:val="18"/>
              </w:rPr>
            </w:pPr>
            <w:ins w:id="78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1" w:author="Boisvert, Eric" w:date="2016-03-29T09:19:00Z"/>
                <w:rFonts w:cs="Arial"/>
                <w:b/>
                <w:color w:val="FF0000"/>
                <w:szCs w:val="18"/>
                <w:lang w:eastAsia="en-US"/>
              </w:rPr>
            </w:pPr>
            <w:ins w:id="7852"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8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8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5" w:author="Boisvert, Eric" w:date="2016-03-29T09:19:00Z"/>
                <w:rFonts w:ascii="Arial" w:eastAsia="MS Mincho" w:hAnsi="Arial" w:cs="Arial"/>
                <w:sz w:val="18"/>
                <w:szCs w:val="18"/>
              </w:rPr>
            </w:pPr>
            <w:ins w:id="78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57" w:author="Boisvert, Eric" w:date="2016-03-29T09:19:00Z"/>
                <w:rFonts w:ascii="Arial" w:eastAsia="MS Mincho" w:hAnsi="Arial" w:cs="Arial"/>
                <w:sz w:val="18"/>
                <w:szCs w:val="18"/>
              </w:rPr>
            </w:pPr>
            <w:ins w:id="785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8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8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1" w:author="Boisvert, Eric" w:date="2016-03-29T09:19:00Z"/>
                <w:rFonts w:ascii="Arial" w:eastAsia="MS Mincho" w:hAnsi="Arial" w:cs="Arial"/>
                <w:sz w:val="18"/>
                <w:szCs w:val="18"/>
              </w:rPr>
            </w:pPr>
            <w:ins w:id="78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3" w:author="Boisvert, Eric" w:date="2016-03-29T09:19:00Z"/>
                <w:rFonts w:cs="Arial"/>
                <w:szCs w:val="18"/>
                <w:lang w:eastAsia="en-US"/>
              </w:rPr>
            </w:pPr>
          </w:p>
        </w:tc>
      </w:tr>
      <w:tr w:rsidR="00480BB6" w:rsidRPr="00DE63EA" w14:paraId="4EC8F013" w14:textId="77777777" w:rsidTr="0024128E">
        <w:trPr>
          <w:ins w:id="78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865" w:author="Boisvert, Eric" w:date="2016-03-29T09:19:00Z"/>
                <w:rFonts w:cs="Arial"/>
                <w:b/>
                <w:szCs w:val="18"/>
              </w:rPr>
            </w:pPr>
            <w:ins w:id="78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7" w:author="Boisvert, Eric" w:date="2016-03-29T09:19:00Z"/>
                <w:rFonts w:cs="Arial"/>
                <w:szCs w:val="18"/>
                <w:lang w:val="en-US"/>
              </w:rPr>
            </w:pPr>
            <w:ins w:id="7868"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1" w:author="Boisvert, Eric" w:date="2016-03-29T09:19:00Z"/>
                <w:rFonts w:ascii="Arial" w:eastAsia="MS Mincho" w:hAnsi="Arial" w:cs="Arial"/>
                <w:sz w:val="18"/>
                <w:szCs w:val="18"/>
              </w:rPr>
            </w:pPr>
            <w:ins w:id="78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3" w:author="Boisvert, Eric" w:date="2016-03-29T09:19:00Z"/>
                <w:rFonts w:ascii="Arial" w:eastAsia="MS Mincho" w:hAnsi="Arial" w:cs="Arial"/>
                <w:b/>
                <w:color w:val="0000FF"/>
                <w:sz w:val="18"/>
                <w:szCs w:val="18"/>
              </w:rPr>
            </w:pPr>
            <w:ins w:id="787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8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7" w:author="Boisvert, Eric" w:date="2016-03-29T09:19:00Z"/>
                <w:rFonts w:ascii="Arial" w:eastAsia="MS Mincho" w:hAnsi="Arial" w:cs="Arial"/>
                <w:sz w:val="18"/>
                <w:szCs w:val="18"/>
              </w:rPr>
            </w:pPr>
            <w:ins w:id="78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9" w:author="Boisvert, Eric" w:date="2016-03-29T09:19:00Z"/>
                <w:rFonts w:cs="Arial"/>
                <w:b/>
                <w:color w:val="FF0000"/>
                <w:szCs w:val="18"/>
                <w:lang w:eastAsia="en-US"/>
              </w:rPr>
            </w:pPr>
            <w:ins w:id="7880"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78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78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3" w:author="Boisvert, Eric" w:date="2016-03-29T09:19:00Z"/>
                <w:rFonts w:ascii="Arial" w:eastAsia="MS Mincho" w:hAnsi="Arial" w:cs="Arial"/>
                <w:sz w:val="18"/>
                <w:szCs w:val="18"/>
              </w:rPr>
            </w:pPr>
            <w:ins w:id="78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85" w:author="Boisvert, Eric" w:date="2016-03-29T09:19:00Z"/>
                <w:rFonts w:ascii="Arial" w:eastAsia="MS Mincho" w:hAnsi="Arial" w:cs="Arial"/>
                <w:sz w:val="18"/>
                <w:szCs w:val="18"/>
              </w:rPr>
            </w:pPr>
            <w:ins w:id="788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78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78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9" w:author="Boisvert, Eric" w:date="2016-03-29T09:19:00Z"/>
                <w:rFonts w:ascii="Arial" w:eastAsia="MS Mincho" w:hAnsi="Arial" w:cs="Arial"/>
                <w:sz w:val="18"/>
                <w:szCs w:val="18"/>
              </w:rPr>
            </w:pPr>
            <w:ins w:id="78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1" w:author="Boisvert, Eric" w:date="2016-03-29T09:19:00Z"/>
                <w:rFonts w:cs="Arial"/>
                <w:szCs w:val="18"/>
                <w:lang w:eastAsia="en-US"/>
              </w:rPr>
            </w:pPr>
          </w:p>
        </w:tc>
      </w:tr>
    </w:tbl>
    <w:p w14:paraId="19603C5E" w14:textId="77777777" w:rsidR="00480BB6" w:rsidRDefault="00480BB6" w:rsidP="00480BB6">
      <w:pPr>
        <w:rPr>
          <w:ins w:id="7892" w:author="Boisvert, Eric" w:date="2016-03-29T09:19:00Z"/>
        </w:rPr>
      </w:pPr>
    </w:p>
    <w:p w14:paraId="1BF897E0" w14:textId="77777777" w:rsidR="00480BB6" w:rsidRDefault="00480BB6" w:rsidP="00480BB6">
      <w:pPr>
        <w:rPr>
          <w:ins w:id="7893" w:author="Boisvert, Eric" w:date="2016-03-29T09:19:00Z"/>
        </w:rPr>
      </w:pPr>
      <w:ins w:id="7894" w:author="Boisvert, Eric" w:date="2016-03-29T09:19:00Z">
        <w:r>
          <w:br w:type="page"/>
        </w:r>
      </w:ins>
    </w:p>
    <w:p w14:paraId="2AE728EB" w14:textId="77777777" w:rsidR="00480BB6" w:rsidRDefault="00480BB6" w:rsidP="00480BB6">
      <w:pPr>
        <w:rPr>
          <w:ins w:id="7895" w:author="Boisvert, Eric" w:date="2016-03-29T09:19:00Z"/>
        </w:rPr>
      </w:pPr>
    </w:p>
    <w:p w14:paraId="01199039" w14:textId="77777777" w:rsidR="00480BB6" w:rsidRPr="00480BB6" w:rsidRDefault="00480BB6" w:rsidP="003C54F8">
      <w:pPr>
        <w:pStyle w:val="OGCAnnexXX"/>
        <w:rPr>
          <w:ins w:id="7896" w:author="Boisvert, Eric" w:date="2016-03-29T09:19:00Z"/>
          <w:rPrChange w:id="7897" w:author="Boisvert, Eric" w:date="2016-03-29T09:20:00Z">
            <w:rPr>
              <w:ins w:id="7898" w:author="Boisvert, Eric" w:date="2016-03-29T09:19:00Z"/>
              <w:lang w:val="fr-CA"/>
            </w:rPr>
          </w:rPrChange>
        </w:rPr>
        <w:pPrChange w:id="7899" w:author="Eric Boisvert" w:date="2016-04-02T13:00:00Z">
          <w:pPr>
            <w:pStyle w:val="Heading3"/>
            <w:numPr>
              <w:ilvl w:val="0"/>
              <w:numId w:val="0"/>
            </w:numPr>
            <w:ind w:left="720" w:hanging="720"/>
          </w:pPr>
        </w:pPrChange>
      </w:pPr>
      <w:ins w:id="7900" w:author="Boisvert, Eric" w:date="2016-03-29T09:19:00Z">
        <w:del w:id="7901" w:author="Eric Boisvert" w:date="2016-04-02T12:19:00Z">
          <w:r w:rsidRPr="00480BB6" w:rsidDel="00231114">
            <w:rPr>
              <w:rPrChange w:id="7902" w:author="Boisvert, Eric" w:date="2016-03-29T09:20:00Z">
                <w:rPr>
                  <w:lang w:val="fr-CA"/>
                </w:rPr>
              </w:rPrChange>
            </w:rPr>
            <w:delText xml:space="preserve">A.2.1 </w:delText>
          </w:r>
        </w:del>
        <w:r w:rsidRPr="00480BB6">
          <w:rPr>
            <w:rPrChange w:id="7903" w:author="Boisvert, Eric" w:date="2016-03-29T09:20:00Z">
              <w:rPr>
                <w:lang w:val="fr-CA"/>
              </w:rPr>
            </w:rPrChange>
          </w:rPr>
          <w:t xml:space="preserve">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79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7905" w:author="Boisvert, Eric" w:date="2016-03-29T09:19:00Z"/>
                <w:rFonts w:cs="Arial"/>
                <w:szCs w:val="18"/>
                <w:lang w:eastAsia="en-US"/>
              </w:rPr>
            </w:pPr>
            <w:ins w:id="790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7907" w:author="Boisvert, Eric" w:date="2016-03-29T09:19:00Z"/>
                <w:rFonts w:cs="Arial"/>
                <w:b/>
                <w:color w:val="0000FF"/>
                <w:szCs w:val="18"/>
                <w:lang w:eastAsia="en-US"/>
              </w:rPr>
            </w:pPr>
            <w:ins w:id="790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790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7910" w:author="Boisvert, Eric" w:date="2016-03-29T09:19:00Z"/>
                <w:rFonts w:cs="Arial"/>
                <w:szCs w:val="18"/>
                <w:lang w:eastAsia="en-US"/>
              </w:rPr>
            </w:pPr>
            <w:ins w:id="791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2" w:author="Boisvert, Eric" w:date="2016-03-29T09:19:00Z"/>
                <w:rFonts w:cs="Arial"/>
                <w:b/>
                <w:color w:val="0000FF"/>
                <w:szCs w:val="18"/>
                <w:lang w:eastAsia="en-US"/>
              </w:rPr>
            </w:pPr>
            <w:ins w:id="7913" w:author="Boisvert, Eric" w:date="2016-03-29T09:19:00Z">
              <w:r>
                <w:rPr>
                  <w:rFonts w:cs="Arial"/>
                  <w:szCs w:val="18"/>
                  <w:lang w:val="en-US"/>
                </w:rPr>
                <w:t>/req/gsml4xsd-basic</w:t>
              </w:r>
            </w:ins>
          </w:p>
        </w:tc>
      </w:tr>
      <w:tr w:rsidR="00480BB6" w:rsidRPr="00DE63EA" w14:paraId="2ECA127F" w14:textId="77777777" w:rsidTr="0024128E">
        <w:trPr>
          <w:ins w:id="791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7915" w:author="Boisvert, Eric" w:date="2016-03-29T09:19:00Z"/>
                <w:rFonts w:cs="Arial"/>
                <w:b/>
                <w:szCs w:val="18"/>
              </w:rPr>
            </w:pPr>
            <w:ins w:id="791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7" w:author="Boisvert, Eric" w:date="2016-03-29T09:19:00Z"/>
                <w:rFonts w:cs="Arial"/>
                <w:szCs w:val="18"/>
                <w:highlight w:val="yellow"/>
                <w:lang w:val="en-US"/>
              </w:rPr>
            </w:pPr>
            <w:ins w:id="7918" w:author="Boisvert, Eric" w:date="2016-03-29T09:19:00Z">
              <w:r>
                <w:rPr>
                  <w:rFonts w:cs="Arial"/>
                  <w:szCs w:val="18"/>
                  <w:highlight w:val="yellow"/>
                  <w:lang w:val="en-US"/>
                </w:rPr>
                <w:t>/conf/gsml4xsd/core</w:t>
              </w:r>
            </w:ins>
          </w:p>
        </w:tc>
      </w:tr>
      <w:tr w:rsidR="00480BB6" w:rsidRPr="00DE63EA" w14:paraId="0E0822AB" w14:textId="77777777" w:rsidTr="0024128E">
        <w:trPr>
          <w:ins w:id="791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7920" w:author="Boisvert, Eric" w:date="2016-03-29T09:19:00Z"/>
                <w:rFonts w:cs="Arial"/>
                <w:b/>
                <w:szCs w:val="18"/>
              </w:rPr>
            </w:pPr>
            <w:ins w:id="792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2" w:author="Boisvert, Eric" w:date="2016-03-29T09:19:00Z"/>
                <w:rFonts w:cs="Arial"/>
                <w:szCs w:val="18"/>
                <w:lang w:val="en-US"/>
              </w:rPr>
            </w:pPr>
            <w:ins w:id="7923"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79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7925" w:author="Boisvert, Eric" w:date="2016-03-29T09:19:00Z"/>
                <w:rFonts w:cs="Arial"/>
                <w:b/>
                <w:szCs w:val="18"/>
              </w:rPr>
            </w:pPr>
            <w:ins w:id="792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7" w:author="Boisvert, Eric" w:date="2016-03-29T09:19:00Z"/>
                <w:rFonts w:cs="Arial"/>
                <w:szCs w:val="18"/>
                <w:lang w:val="en-US"/>
              </w:rPr>
            </w:pPr>
            <w:ins w:id="7928"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79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79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1" w:author="Boisvert, Eric" w:date="2016-03-29T09:19:00Z"/>
                <w:rFonts w:ascii="Arial" w:eastAsia="MS Mincho" w:hAnsi="Arial" w:cs="Arial"/>
                <w:sz w:val="18"/>
                <w:szCs w:val="18"/>
              </w:rPr>
            </w:pPr>
            <w:ins w:id="79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3" w:author="Boisvert, Eric" w:date="2016-03-29T09:19:00Z"/>
                <w:rFonts w:ascii="Arial" w:eastAsia="MS Mincho" w:hAnsi="Arial" w:cs="Arial"/>
                <w:b/>
                <w:color w:val="0000FF"/>
                <w:sz w:val="18"/>
                <w:szCs w:val="18"/>
              </w:rPr>
            </w:pPr>
            <w:ins w:id="793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79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79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7" w:author="Boisvert, Eric" w:date="2016-03-29T09:19:00Z"/>
                <w:rFonts w:ascii="Arial" w:eastAsia="MS Mincho" w:hAnsi="Arial" w:cs="Arial"/>
                <w:sz w:val="18"/>
                <w:szCs w:val="18"/>
              </w:rPr>
            </w:pPr>
            <w:ins w:id="79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9" w:author="Boisvert, Eric" w:date="2016-03-29T09:19:00Z"/>
                <w:rFonts w:cs="Arial"/>
                <w:b/>
                <w:color w:val="FF0000"/>
                <w:szCs w:val="18"/>
                <w:lang w:eastAsia="en-US"/>
              </w:rPr>
            </w:pPr>
            <w:ins w:id="7940"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79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79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3" w:author="Boisvert, Eric" w:date="2016-03-29T09:19:00Z"/>
                <w:rFonts w:ascii="Arial" w:eastAsia="MS Mincho" w:hAnsi="Arial" w:cs="Arial"/>
                <w:sz w:val="18"/>
                <w:szCs w:val="18"/>
              </w:rPr>
            </w:pPr>
            <w:ins w:id="79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45" w:author="Boisvert, Eric" w:date="2016-03-29T09:19:00Z"/>
                <w:rFonts w:ascii="Arial" w:eastAsia="MS Mincho" w:hAnsi="Arial" w:cs="Arial"/>
                <w:sz w:val="18"/>
                <w:szCs w:val="18"/>
              </w:rPr>
            </w:pPr>
            <w:ins w:id="794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79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79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9" w:author="Boisvert, Eric" w:date="2016-03-29T09:19:00Z"/>
                <w:rFonts w:ascii="Arial" w:eastAsia="MS Mincho" w:hAnsi="Arial" w:cs="Arial"/>
                <w:sz w:val="18"/>
                <w:szCs w:val="18"/>
              </w:rPr>
            </w:pPr>
            <w:ins w:id="79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1" w:author="Boisvert, Eric" w:date="2016-03-29T09:19:00Z"/>
                <w:rFonts w:cs="Arial"/>
                <w:szCs w:val="18"/>
                <w:lang w:eastAsia="en-US"/>
              </w:rPr>
            </w:pPr>
          </w:p>
        </w:tc>
      </w:tr>
      <w:tr w:rsidR="00480BB6" w:rsidRPr="00DE63EA" w14:paraId="3CAA6C33" w14:textId="77777777" w:rsidTr="0024128E">
        <w:trPr>
          <w:ins w:id="79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7953" w:author="Boisvert, Eric" w:date="2016-03-29T09:19:00Z"/>
                <w:rFonts w:cs="Arial"/>
                <w:b/>
                <w:szCs w:val="18"/>
              </w:rPr>
            </w:pPr>
            <w:ins w:id="79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5" w:author="Boisvert, Eric" w:date="2016-03-29T09:19:00Z"/>
                <w:rFonts w:cs="Arial"/>
                <w:szCs w:val="18"/>
                <w:lang w:val="en-US"/>
              </w:rPr>
            </w:pPr>
            <w:ins w:id="7956"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79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79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9" w:author="Boisvert, Eric" w:date="2016-03-29T09:19:00Z"/>
                <w:rFonts w:ascii="Arial" w:eastAsia="MS Mincho" w:hAnsi="Arial" w:cs="Arial"/>
                <w:sz w:val="18"/>
                <w:szCs w:val="18"/>
              </w:rPr>
            </w:pPr>
            <w:ins w:id="79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1" w:author="Boisvert, Eric" w:date="2016-03-29T09:19:00Z"/>
                <w:rFonts w:ascii="Arial" w:eastAsia="MS Mincho" w:hAnsi="Arial" w:cs="Arial"/>
                <w:b/>
                <w:color w:val="0000FF"/>
                <w:sz w:val="18"/>
                <w:szCs w:val="18"/>
              </w:rPr>
            </w:pPr>
            <w:ins w:id="796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79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79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5" w:author="Boisvert, Eric" w:date="2016-03-29T09:19:00Z"/>
                <w:rFonts w:ascii="Arial" w:eastAsia="MS Mincho" w:hAnsi="Arial" w:cs="Arial"/>
                <w:sz w:val="18"/>
                <w:szCs w:val="18"/>
              </w:rPr>
            </w:pPr>
            <w:ins w:id="79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7" w:author="Boisvert, Eric" w:date="2016-03-29T09:19:00Z"/>
                <w:rFonts w:cs="Arial"/>
                <w:b/>
                <w:color w:val="FF0000"/>
                <w:szCs w:val="18"/>
                <w:lang w:eastAsia="en-US"/>
              </w:rPr>
            </w:pPr>
            <w:ins w:id="7968"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7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7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1" w:author="Boisvert, Eric" w:date="2016-03-29T09:19:00Z"/>
                <w:rFonts w:ascii="Arial" w:eastAsia="MS Mincho" w:hAnsi="Arial" w:cs="Arial"/>
                <w:sz w:val="18"/>
                <w:szCs w:val="18"/>
              </w:rPr>
            </w:pPr>
            <w:ins w:id="79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73" w:author="Boisvert, Eric" w:date="2016-03-29T09:19:00Z"/>
                <w:rFonts w:ascii="Arial" w:eastAsia="MS Mincho" w:hAnsi="Arial" w:cs="Arial"/>
                <w:sz w:val="18"/>
                <w:szCs w:val="18"/>
              </w:rPr>
            </w:pPr>
            <w:ins w:id="797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79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79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7" w:author="Boisvert, Eric" w:date="2016-03-29T09:19:00Z"/>
                <w:rFonts w:ascii="Arial" w:eastAsia="MS Mincho" w:hAnsi="Arial" w:cs="Arial"/>
                <w:sz w:val="18"/>
                <w:szCs w:val="18"/>
              </w:rPr>
            </w:pPr>
            <w:ins w:id="79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9" w:author="Boisvert, Eric" w:date="2016-03-29T09:19:00Z"/>
                <w:rFonts w:cs="Arial"/>
                <w:szCs w:val="18"/>
                <w:lang w:eastAsia="en-US"/>
              </w:rPr>
            </w:pPr>
          </w:p>
        </w:tc>
      </w:tr>
    </w:tbl>
    <w:p w14:paraId="5C975908" w14:textId="77777777" w:rsidR="00480BB6" w:rsidRDefault="00480BB6" w:rsidP="00480BB6">
      <w:pPr>
        <w:rPr>
          <w:ins w:id="7980" w:author="Boisvert, Eric" w:date="2016-03-29T09:19:00Z"/>
        </w:rPr>
      </w:pPr>
    </w:p>
    <w:p w14:paraId="353F6F88" w14:textId="77777777" w:rsidR="00480BB6" w:rsidRDefault="00480BB6" w:rsidP="00480BB6">
      <w:pPr>
        <w:rPr>
          <w:ins w:id="7981" w:author="Boisvert, Eric" w:date="2016-03-29T09:19:00Z"/>
        </w:rPr>
      </w:pPr>
      <w:ins w:id="7982" w:author="Boisvert, Eric" w:date="2016-03-29T09:19:00Z">
        <w:r>
          <w:br w:type="page"/>
        </w:r>
      </w:ins>
    </w:p>
    <w:p w14:paraId="5DA69643" w14:textId="77777777" w:rsidR="00480BB6" w:rsidRDefault="00480BB6" w:rsidP="00480BB6">
      <w:pPr>
        <w:rPr>
          <w:ins w:id="7983" w:author="Boisvert, Eric" w:date="2016-03-29T09:19:00Z"/>
        </w:rPr>
      </w:pPr>
    </w:p>
    <w:p w14:paraId="5ADF6AB8" w14:textId="77777777" w:rsidR="00480BB6" w:rsidRDefault="00480BB6" w:rsidP="003C54F8">
      <w:pPr>
        <w:pStyle w:val="OGCAnnexXX"/>
        <w:rPr>
          <w:ins w:id="7984" w:author="Boisvert, Eric" w:date="2016-03-29T09:19:00Z"/>
        </w:rPr>
        <w:pPrChange w:id="7985" w:author="Eric Boisvert" w:date="2016-04-02T13:00:00Z">
          <w:pPr>
            <w:pStyle w:val="Heading3"/>
            <w:numPr>
              <w:ilvl w:val="0"/>
              <w:numId w:val="0"/>
            </w:numPr>
            <w:ind w:left="720" w:hanging="720"/>
          </w:pPr>
        </w:pPrChange>
      </w:pPr>
      <w:ins w:id="7986" w:author="Boisvert, Eric" w:date="2016-03-29T09:19:00Z">
        <w:del w:id="7987" w:author="Eric Boisvert" w:date="2016-04-02T12:20:00Z">
          <w:r w:rsidDel="00231114">
            <w:delText xml:space="preserve">A.2.1 </w:delText>
          </w:r>
        </w:del>
        <w:r>
          <w:t xml:space="preserve">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79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7989" w:author="Boisvert, Eric" w:date="2016-03-29T09:19:00Z"/>
                <w:rFonts w:cs="Arial"/>
                <w:szCs w:val="18"/>
                <w:lang w:eastAsia="en-US"/>
              </w:rPr>
            </w:pPr>
            <w:ins w:id="79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7991" w:author="Boisvert, Eric" w:date="2016-03-29T09:19:00Z"/>
                <w:rFonts w:cs="Arial"/>
                <w:b/>
                <w:color w:val="0000FF"/>
                <w:szCs w:val="18"/>
                <w:lang w:eastAsia="en-US"/>
              </w:rPr>
            </w:pPr>
            <w:ins w:id="799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79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7994" w:author="Boisvert, Eric" w:date="2016-03-29T09:19:00Z"/>
                <w:rFonts w:cs="Arial"/>
                <w:szCs w:val="18"/>
                <w:lang w:eastAsia="en-US"/>
              </w:rPr>
            </w:pPr>
            <w:ins w:id="79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6" w:author="Boisvert, Eric" w:date="2016-03-29T09:19:00Z"/>
                <w:rFonts w:cs="Arial"/>
                <w:b/>
                <w:color w:val="0000FF"/>
                <w:szCs w:val="18"/>
                <w:lang w:eastAsia="en-US"/>
              </w:rPr>
            </w:pPr>
            <w:ins w:id="7997" w:author="Boisvert, Eric" w:date="2016-03-29T09:19:00Z">
              <w:r>
                <w:rPr>
                  <w:rFonts w:cs="Arial"/>
                  <w:szCs w:val="18"/>
                  <w:lang w:val="en-US"/>
                </w:rPr>
                <w:t>/req/gsml4xsd-extension</w:t>
              </w:r>
            </w:ins>
          </w:p>
        </w:tc>
      </w:tr>
      <w:tr w:rsidR="00480BB6" w:rsidRPr="00DE63EA" w14:paraId="3FD7A355" w14:textId="77777777" w:rsidTr="0024128E">
        <w:trPr>
          <w:ins w:id="79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7999" w:author="Boisvert, Eric" w:date="2016-03-29T09:19:00Z"/>
                <w:rFonts w:cs="Arial"/>
                <w:b/>
                <w:szCs w:val="18"/>
              </w:rPr>
            </w:pPr>
            <w:ins w:id="80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1" w:author="Boisvert, Eric" w:date="2016-03-29T09:19:00Z"/>
                <w:rFonts w:cs="Arial"/>
                <w:szCs w:val="18"/>
                <w:lang w:val="en-US"/>
              </w:rPr>
            </w:pPr>
            <w:ins w:id="8002" w:author="Boisvert, Eric" w:date="2016-03-29T09:19:00Z">
              <w:r w:rsidRPr="00D9100C">
                <w:rPr>
                  <w:rFonts w:cs="Arial"/>
                  <w:szCs w:val="18"/>
                  <w:lang w:val="en-US"/>
                </w:rPr>
                <w:t>/conf/gsml4xsd/core</w:t>
              </w:r>
            </w:ins>
          </w:p>
        </w:tc>
      </w:tr>
      <w:tr w:rsidR="00480BB6" w:rsidRPr="00DE63EA" w14:paraId="09F0FCEB" w14:textId="77777777" w:rsidTr="0024128E">
        <w:trPr>
          <w:ins w:id="800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8004" w:author="Boisvert, Eric" w:date="2016-03-29T09:19:00Z"/>
                <w:rFonts w:cs="Arial"/>
                <w:b/>
                <w:szCs w:val="18"/>
              </w:rPr>
            </w:pPr>
            <w:ins w:id="800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6" w:author="Boisvert, Eric" w:date="2016-03-29T09:19:00Z"/>
                <w:rFonts w:cs="Arial"/>
                <w:szCs w:val="18"/>
                <w:lang w:val="en-US"/>
              </w:rPr>
            </w:pPr>
            <w:ins w:id="800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80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009" w:author="Boisvert, Eric" w:date="2016-03-29T09:19:00Z"/>
                <w:rFonts w:cs="Arial"/>
                <w:b/>
                <w:szCs w:val="18"/>
              </w:rPr>
            </w:pPr>
            <w:ins w:id="801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1" w:author="Boisvert, Eric" w:date="2016-03-29T09:19:00Z"/>
                <w:rFonts w:cs="Arial"/>
                <w:szCs w:val="18"/>
                <w:lang w:val="en-US"/>
              </w:rPr>
            </w:pPr>
            <w:ins w:id="8012"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0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0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5" w:author="Boisvert, Eric" w:date="2016-03-29T09:19:00Z"/>
                <w:rFonts w:ascii="Arial" w:eastAsia="MS Mincho" w:hAnsi="Arial" w:cs="Arial"/>
                <w:sz w:val="18"/>
                <w:szCs w:val="18"/>
              </w:rPr>
            </w:pPr>
            <w:ins w:id="80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7" w:author="Boisvert, Eric" w:date="2016-03-29T09:19:00Z"/>
                <w:rFonts w:ascii="Arial" w:eastAsia="MS Mincho" w:hAnsi="Arial" w:cs="Arial"/>
                <w:b/>
                <w:color w:val="0000FF"/>
                <w:sz w:val="18"/>
                <w:szCs w:val="18"/>
              </w:rPr>
            </w:pPr>
            <w:ins w:id="801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0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0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1" w:author="Boisvert, Eric" w:date="2016-03-29T09:19:00Z"/>
                <w:rFonts w:ascii="Arial" w:eastAsia="MS Mincho" w:hAnsi="Arial" w:cs="Arial"/>
                <w:sz w:val="18"/>
                <w:szCs w:val="18"/>
              </w:rPr>
            </w:pPr>
            <w:ins w:id="80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3" w:author="Boisvert, Eric" w:date="2016-03-29T09:19:00Z"/>
                <w:rFonts w:cs="Arial"/>
                <w:b/>
                <w:color w:val="FF0000"/>
                <w:szCs w:val="18"/>
                <w:lang w:eastAsia="en-US"/>
              </w:rPr>
            </w:pPr>
            <w:ins w:id="8024"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0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0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7" w:author="Boisvert, Eric" w:date="2016-03-29T09:19:00Z"/>
                <w:rFonts w:ascii="Arial" w:eastAsia="MS Mincho" w:hAnsi="Arial" w:cs="Arial"/>
                <w:sz w:val="18"/>
                <w:szCs w:val="18"/>
              </w:rPr>
            </w:pPr>
            <w:ins w:id="80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29" w:author="Boisvert, Eric" w:date="2016-03-29T09:19:00Z"/>
                <w:rFonts w:ascii="Arial" w:eastAsia="MS Mincho" w:hAnsi="Arial" w:cs="Arial"/>
                <w:sz w:val="18"/>
                <w:szCs w:val="18"/>
              </w:rPr>
            </w:pPr>
            <w:ins w:id="803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0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0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3" w:author="Boisvert, Eric" w:date="2016-03-29T09:19:00Z"/>
                <w:rFonts w:ascii="Arial" w:eastAsia="MS Mincho" w:hAnsi="Arial" w:cs="Arial"/>
                <w:sz w:val="18"/>
                <w:szCs w:val="18"/>
              </w:rPr>
            </w:pPr>
            <w:ins w:id="80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5" w:author="Boisvert, Eric" w:date="2016-03-29T09:19:00Z"/>
                <w:rFonts w:cs="Arial"/>
                <w:szCs w:val="18"/>
                <w:lang w:eastAsia="en-US"/>
              </w:rPr>
            </w:pPr>
          </w:p>
        </w:tc>
      </w:tr>
      <w:tr w:rsidR="00480BB6" w:rsidRPr="00DE63EA" w14:paraId="2B443054" w14:textId="77777777" w:rsidTr="0024128E">
        <w:trPr>
          <w:ins w:id="80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037" w:author="Boisvert, Eric" w:date="2016-03-29T09:19:00Z"/>
                <w:rFonts w:cs="Arial"/>
                <w:b/>
                <w:szCs w:val="18"/>
              </w:rPr>
            </w:pPr>
            <w:ins w:id="80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9" w:author="Boisvert, Eric" w:date="2016-03-29T09:19:00Z"/>
                <w:rFonts w:cs="Arial"/>
                <w:szCs w:val="18"/>
                <w:lang w:val="en-US"/>
              </w:rPr>
            </w:pPr>
            <w:ins w:id="8040"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0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0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3" w:author="Boisvert, Eric" w:date="2016-03-29T09:19:00Z"/>
                <w:rFonts w:ascii="Arial" w:eastAsia="MS Mincho" w:hAnsi="Arial" w:cs="Arial"/>
                <w:sz w:val="18"/>
                <w:szCs w:val="18"/>
              </w:rPr>
            </w:pPr>
            <w:ins w:id="80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5" w:author="Boisvert, Eric" w:date="2016-03-29T09:19:00Z"/>
                <w:rFonts w:ascii="Arial" w:eastAsia="MS Mincho" w:hAnsi="Arial" w:cs="Arial"/>
                <w:b/>
                <w:color w:val="0000FF"/>
                <w:sz w:val="18"/>
                <w:szCs w:val="18"/>
              </w:rPr>
            </w:pPr>
            <w:ins w:id="804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0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0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9" w:author="Boisvert, Eric" w:date="2016-03-29T09:19:00Z"/>
                <w:rFonts w:ascii="Arial" w:eastAsia="MS Mincho" w:hAnsi="Arial" w:cs="Arial"/>
                <w:sz w:val="18"/>
                <w:szCs w:val="18"/>
              </w:rPr>
            </w:pPr>
            <w:ins w:id="80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1" w:author="Boisvert, Eric" w:date="2016-03-29T09:19:00Z"/>
                <w:rFonts w:cs="Arial"/>
                <w:b/>
                <w:color w:val="FF0000"/>
                <w:szCs w:val="18"/>
                <w:lang w:eastAsia="en-US"/>
              </w:rPr>
            </w:pPr>
            <w:ins w:id="8052"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0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0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5" w:author="Boisvert, Eric" w:date="2016-03-29T09:19:00Z"/>
                <w:rFonts w:ascii="Arial" w:eastAsia="MS Mincho" w:hAnsi="Arial" w:cs="Arial"/>
                <w:sz w:val="18"/>
                <w:szCs w:val="18"/>
              </w:rPr>
            </w:pPr>
            <w:ins w:id="80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57" w:author="Boisvert, Eric" w:date="2016-03-29T09:19:00Z"/>
                <w:rFonts w:ascii="Arial" w:eastAsia="MS Mincho" w:hAnsi="Arial" w:cs="Arial"/>
                <w:sz w:val="18"/>
                <w:szCs w:val="18"/>
              </w:rPr>
            </w:pPr>
            <w:ins w:id="805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0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0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1" w:author="Boisvert, Eric" w:date="2016-03-29T09:19:00Z"/>
                <w:rFonts w:ascii="Arial" w:eastAsia="MS Mincho" w:hAnsi="Arial" w:cs="Arial"/>
                <w:sz w:val="18"/>
                <w:szCs w:val="18"/>
              </w:rPr>
            </w:pPr>
            <w:ins w:id="80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3" w:author="Boisvert, Eric" w:date="2016-03-29T09:19:00Z"/>
                <w:rFonts w:cs="Arial"/>
                <w:szCs w:val="18"/>
                <w:lang w:eastAsia="en-US"/>
              </w:rPr>
            </w:pPr>
          </w:p>
        </w:tc>
      </w:tr>
    </w:tbl>
    <w:p w14:paraId="59EAF023" w14:textId="77777777" w:rsidR="00480BB6" w:rsidRDefault="00480BB6" w:rsidP="00480BB6">
      <w:pPr>
        <w:rPr>
          <w:ins w:id="8064" w:author="Boisvert, Eric" w:date="2016-03-29T09:19:00Z"/>
        </w:rPr>
      </w:pPr>
    </w:p>
    <w:p w14:paraId="250B6747" w14:textId="77777777" w:rsidR="00480BB6" w:rsidRDefault="00480BB6" w:rsidP="00480BB6">
      <w:pPr>
        <w:rPr>
          <w:ins w:id="8065" w:author="Boisvert, Eric" w:date="2016-03-29T09:19:00Z"/>
        </w:rPr>
      </w:pPr>
      <w:ins w:id="8066" w:author="Boisvert, Eric" w:date="2016-03-29T09:19:00Z">
        <w:r>
          <w:br w:type="page"/>
        </w:r>
      </w:ins>
    </w:p>
    <w:p w14:paraId="4185CC3C" w14:textId="77777777" w:rsidR="00480BB6" w:rsidRPr="002E3AD0" w:rsidRDefault="00480BB6" w:rsidP="00480BB6">
      <w:pPr>
        <w:rPr>
          <w:ins w:id="8067" w:author="Boisvert, Eric" w:date="2016-03-29T09:19:00Z"/>
        </w:rPr>
      </w:pPr>
    </w:p>
    <w:p w14:paraId="44F8F18A" w14:textId="77777777" w:rsidR="00480BB6" w:rsidRPr="00480BB6" w:rsidRDefault="00480BB6" w:rsidP="003C54F8">
      <w:pPr>
        <w:pStyle w:val="OGCAnnexXX"/>
        <w:rPr>
          <w:ins w:id="8068" w:author="Boisvert, Eric" w:date="2016-03-29T09:19:00Z"/>
          <w:lang w:val="en-CA"/>
          <w:rPrChange w:id="8069" w:author="Boisvert, Eric" w:date="2016-03-29T09:20:00Z">
            <w:rPr>
              <w:ins w:id="8070" w:author="Boisvert, Eric" w:date="2016-03-29T09:19:00Z"/>
              <w:lang w:val="fr-CA"/>
            </w:rPr>
          </w:rPrChange>
        </w:rPr>
        <w:pPrChange w:id="8071" w:author="Eric Boisvert" w:date="2016-04-02T13:00:00Z">
          <w:pPr>
            <w:pStyle w:val="Heading3"/>
            <w:numPr>
              <w:ilvl w:val="0"/>
              <w:numId w:val="0"/>
            </w:numPr>
            <w:ind w:left="720" w:hanging="720"/>
          </w:pPr>
        </w:pPrChange>
      </w:pPr>
      <w:ins w:id="8072" w:author="Boisvert, Eric" w:date="2016-03-29T09:19:00Z">
        <w:del w:id="8073" w:author="Eric Boisvert" w:date="2016-04-02T13:00:00Z">
          <w:r w:rsidRPr="00480BB6" w:rsidDel="003C54F8">
            <w:rPr>
              <w:lang w:val="en-CA"/>
              <w:rPrChange w:id="8074" w:author="Boisvert, Eric" w:date="2016-03-29T09:20:00Z">
                <w:rPr>
                  <w:lang w:val="fr-CA"/>
                </w:rPr>
              </w:rPrChange>
            </w:rPr>
            <w:delText xml:space="preserve">A.2.1 </w:delText>
          </w:r>
        </w:del>
        <w:r w:rsidRPr="00480BB6">
          <w:rPr>
            <w:lang w:val="en-CA"/>
            <w:rPrChange w:id="8075" w:author="Boisvert, Eric" w:date="2016-03-29T09:20:00Z">
              <w:rPr>
                <w:lang w:val="fr-CA"/>
              </w:rPr>
            </w:rPrChange>
          </w:rPr>
          <w:t xml:space="preserve">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0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077" w:author="Boisvert, Eric" w:date="2016-03-29T09:19:00Z"/>
                <w:rFonts w:cs="Arial"/>
                <w:szCs w:val="18"/>
                <w:lang w:eastAsia="en-US"/>
              </w:rPr>
            </w:pPr>
            <w:ins w:id="807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079" w:author="Boisvert, Eric" w:date="2016-03-29T09:19:00Z"/>
                <w:rFonts w:cs="Arial"/>
                <w:b/>
                <w:color w:val="0000FF"/>
                <w:szCs w:val="18"/>
                <w:lang w:eastAsia="en-US"/>
              </w:rPr>
            </w:pPr>
            <w:ins w:id="808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08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082" w:author="Boisvert, Eric" w:date="2016-03-29T09:19:00Z"/>
                <w:rFonts w:cs="Arial"/>
                <w:szCs w:val="18"/>
                <w:lang w:eastAsia="en-US"/>
              </w:rPr>
            </w:pPr>
            <w:ins w:id="808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4" w:author="Boisvert, Eric" w:date="2016-03-29T09:19:00Z"/>
                <w:rFonts w:cs="Arial"/>
                <w:b/>
                <w:color w:val="0000FF"/>
                <w:szCs w:val="18"/>
                <w:lang w:eastAsia="en-US"/>
              </w:rPr>
            </w:pPr>
            <w:ins w:id="8085"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08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087" w:author="Boisvert, Eric" w:date="2016-03-29T09:19:00Z"/>
                <w:rFonts w:cs="Arial"/>
                <w:b/>
                <w:szCs w:val="18"/>
              </w:rPr>
            </w:pPr>
            <w:ins w:id="808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9" w:author="Boisvert, Eric" w:date="2016-03-29T09:19:00Z"/>
                <w:rFonts w:cs="Arial"/>
                <w:szCs w:val="18"/>
                <w:lang w:val="en-US"/>
              </w:rPr>
            </w:pPr>
            <w:ins w:id="8090" w:author="Boisvert, Eric" w:date="2016-03-29T09:19:00Z">
              <w:r w:rsidRPr="00D9100C">
                <w:rPr>
                  <w:rFonts w:cs="Arial"/>
                  <w:szCs w:val="18"/>
                  <w:lang w:val="en-US"/>
                </w:rPr>
                <w:t>/conf/gsml4xsd/core</w:t>
              </w:r>
            </w:ins>
          </w:p>
        </w:tc>
      </w:tr>
      <w:tr w:rsidR="00480BB6" w:rsidRPr="00DE63EA" w14:paraId="0D05ECCD" w14:textId="77777777" w:rsidTr="0024128E">
        <w:trPr>
          <w:ins w:id="809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8092" w:author="Boisvert, Eric" w:date="2016-03-29T09:19:00Z"/>
                <w:rFonts w:cs="Arial"/>
                <w:b/>
                <w:szCs w:val="18"/>
              </w:rPr>
            </w:pPr>
            <w:ins w:id="809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4" w:author="Boisvert, Eric" w:date="2016-03-29T09:19:00Z"/>
                <w:rFonts w:cs="Arial"/>
                <w:szCs w:val="18"/>
                <w:lang w:val="en-US"/>
              </w:rPr>
            </w:pPr>
            <w:ins w:id="809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80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097" w:author="Boisvert, Eric" w:date="2016-03-29T09:19:00Z"/>
                <w:rFonts w:cs="Arial"/>
                <w:b/>
                <w:szCs w:val="18"/>
              </w:rPr>
            </w:pPr>
            <w:ins w:id="80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9" w:author="Boisvert, Eric" w:date="2016-03-29T09:19:00Z"/>
                <w:rFonts w:cs="Arial"/>
                <w:szCs w:val="18"/>
                <w:lang w:val="en-US"/>
              </w:rPr>
            </w:pPr>
            <w:ins w:id="8100"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1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1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3" w:author="Boisvert, Eric" w:date="2016-03-29T09:19:00Z"/>
                <w:rFonts w:ascii="Arial" w:eastAsia="MS Mincho" w:hAnsi="Arial" w:cs="Arial"/>
                <w:sz w:val="18"/>
                <w:szCs w:val="18"/>
              </w:rPr>
            </w:pPr>
            <w:ins w:id="81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5" w:author="Boisvert, Eric" w:date="2016-03-29T09:19:00Z"/>
                <w:rFonts w:ascii="Arial" w:eastAsia="MS Mincho" w:hAnsi="Arial" w:cs="Arial"/>
                <w:b/>
                <w:color w:val="0000FF"/>
                <w:sz w:val="18"/>
                <w:szCs w:val="18"/>
              </w:rPr>
            </w:pPr>
            <w:ins w:id="810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1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1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9" w:author="Boisvert, Eric" w:date="2016-03-29T09:19:00Z"/>
                <w:rFonts w:ascii="Arial" w:eastAsia="MS Mincho" w:hAnsi="Arial" w:cs="Arial"/>
                <w:sz w:val="18"/>
                <w:szCs w:val="18"/>
              </w:rPr>
            </w:pPr>
            <w:ins w:id="81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1" w:author="Boisvert, Eric" w:date="2016-03-29T09:19:00Z"/>
                <w:rFonts w:cs="Arial"/>
                <w:b/>
                <w:color w:val="FF0000"/>
                <w:szCs w:val="18"/>
                <w:lang w:eastAsia="en-US"/>
              </w:rPr>
            </w:pPr>
            <w:ins w:id="8112"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1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1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5" w:author="Boisvert, Eric" w:date="2016-03-29T09:19:00Z"/>
                <w:rFonts w:ascii="Arial" w:eastAsia="MS Mincho" w:hAnsi="Arial" w:cs="Arial"/>
                <w:sz w:val="18"/>
                <w:szCs w:val="18"/>
              </w:rPr>
            </w:pPr>
            <w:ins w:id="81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17" w:author="Boisvert, Eric" w:date="2016-03-29T09:19:00Z"/>
                <w:rFonts w:ascii="Arial" w:eastAsia="MS Mincho" w:hAnsi="Arial" w:cs="Arial"/>
                <w:sz w:val="18"/>
                <w:szCs w:val="18"/>
              </w:rPr>
            </w:pPr>
            <w:ins w:id="811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1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1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1" w:author="Boisvert, Eric" w:date="2016-03-29T09:19:00Z"/>
                <w:rFonts w:ascii="Arial" w:eastAsia="MS Mincho" w:hAnsi="Arial" w:cs="Arial"/>
                <w:sz w:val="18"/>
                <w:szCs w:val="18"/>
              </w:rPr>
            </w:pPr>
            <w:ins w:id="81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3" w:author="Boisvert, Eric" w:date="2016-03-29T09:19:00Z"/>
                <w:rFonts w:cs="Arial"/>
                <w:szCs w:val="18"/>
                <w:lang w:eastAsia="en-US"/>
              </w:rPr>
            </w:pPr>
          </w:p>
        </w:tc>
      </w:tr>
      <w:tr w:rsidR="00480BB6" w:rsidRPr="00DE63EA" w14:paraId="444438E7" w14:textId="77777777" w:rsidTr="0024128E">
        <w:trPr>
          <w:ins w:id="81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125" w:author="Boisvert, Eric" w:date="2016-03-29T09:19:00Z"/>
                <w:rFonts w:cs="Arial"/>
                <w:b/>
                <w:szCs w:val="18"/>
              </w:rPr>
            </w:pPr>
            <w:ins w:id="812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7" w:author="Boisvert, Eric" w:date="2016-03-29T09:19:00Z"/>
                <w:rFonts w:cs="Arial"/>
                <w:szCs w:val="18"/>
                <w:lang w:val="en-US"/>
              </w:rPr>
            </w:pPr>
            <w:ins w:id="8128"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1" w:author="Boisvert, Eric" w:date="2016-03-29T09:19:00Z"/>
                <w:rFonts w:ascii="Arial" w:eastAsia="MS Mincho" w:hAnsi="Arial" w:cs="Arial"/>
                <w:sz w:val="18"/>
                <w:szCs w:val="18"/>
              </w:rPr>
            </w:pPr>
            <w:ins w:id="81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3" w:author="Boisvert, Eric" w:date="2016-03-29T09:19:00Z"/>
                <w:rFonts w:ascii="Arial" w:eastAsia="MS Mincho" w:hAnsi="Arial" w:cs="Arial"/>
                <w:b/>
                <w:color w:val="0000FF"/>
                <w:sz w:val="18"/>
                <w:szCs w:val="18"/>
              </w:rPr>
            </w:pPr>
            <w:ins w:id="813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7" w:author="Boisvert, Eric" w:date="2016-03-29T09:19:00Z"/>
                <w:rFonts w:ascii="Arial" w:eastAsia="MS Mincho" w:hAnsi="Arial" w:cs="Arial"/>
                <w:sz w:val="18"/>
                <w:szCs w:val="18"/>
              </w:rPr>
            </w:pPr>
            <w:ins w:id="81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9" w:author="Boisvert, Eric" w:date="2016-03-29T09:19:00Z"/>
                <w:rFonts w:cs="Arial"/>
                <w:b/>
                <w:color w:val="FF0000"/>
                <w:szCs w:val="18"/>
                <w:lang w:eastAsia="en-US"/>
              </w:rPr>
            </w:pPr>
            <w:ins w:id="8140"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3" w:author="Boisvert, Eric" w:date="2016-03-29T09:19:00Z"/>
                <w:rFonts w:ascii="Arial" w:eastAsia="MS Mincho" w:hAnsi="Arial" w:cs="Arial"/>
                <w:sz w:val="18"/>
                <w:szCs w:val="18"/>
              </w:rPr>
            </w:pPr>
            <w:ins w:id="81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45" w:author="Boisvert, Eric" w:date="2016-03-29T09:19:00Z"/>
                <w:rFonts w:ascii="Arial" w:eastAsia="MS Mincho" w:hAnsi="Arial" w:cs="Arial"/>
                <w:sz w:val="18"/>
                <w:szCs w:val="18"/>
              </w:rPr>
            </w:pPr>
            <w:ins w:id="814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1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1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9" w:author="Boisvert, Eric" w:date="2016-03-29T09:19:00Z"/>
                <w:rFonts w:ascii="Arial" w:eastAsia="MS Mincho" w:hAnsi="Arial" w:cs="Arial"/>
                <w:sz w:val="18"/>
                <w:szCs w:val="18"/>
              </w:rPr>
            </w:pPr>
            <w:ins w:id="81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1" w:author="Boisvert, Eric" w:date="2016-03-29T09:19:00Z"/>
                <w:rFonts w:cs="Arial"/>
                <w:szCs w:val="18"/>
                <w:lang w:eastAsia="en-US"/>
              </w:rPr>
            </w:pPr>
          </w:p>
        </w:tc>
      </w:tr>
    </w:tbl>
    <w:p w14:paraId="28886F93" w14:textId="77777777" w:rsidR="00480BB6" w:rsidRPr="002E3AD0" w:rsidRDefault="00480BB6" w:rsidP="00480BB6">
      <w:pPr>
        <w:rPr>
          <w:ins w:id="8152" w:author="Boisvert, Eric" w:date="2016-03-29T09:19:00Z"/>
        </w:rPr>
      </w:pPr>
    </w:p>
    <w:p w14:paraId="152D19F2" w14:textId="77777777" w:rsidR="00480BB6" w:rsidRPr="002E3AD0" w:rsidRDefault="00480BB6" w:rsidP="00480BB6">
      <w:pPr>
        <w:rPr>
          <w:ins w:id="8153" w:author="Boisvert, Eric" w:date="2016-03-29T09:19:00Z"/>
        </w:rPr>
      </w:pPr>
    </w:p>
    <w:p w14:paraId="7E490D96" w14:textId="77777777" w:rsidR="00480BB6" w:rsidRDefault="00480BB6" w:rsidP="00480BB6">
      <w:pPr>
        <w:spacing w:after="200" w:line="276" w:lineRule="auto"/>
        <w:rPr>
          <w:ins w:id="8154" w:author="Boisvert, Eric" w:date="2016-03-29T09:19:00Z"/>
        </w:rPr>
      </w:pPr>
      <w:ins w:id="8155" w:author="Boisvert, Eric" w:date="2016-03-29T09:19:00Z">
        <w:r>
          <w:br w:type="page"/>
        </w:r>
      </w:ins>
    </w:p>
    <w:p w14:paraId="539B27EE" w14:textId="77777777" w:rsidR="00480BB6" w:rsidRPr="002E3AD0" w:rsidRDefault="00480BB6" w:rsidP="00480BB6">
      <w:pPr>
        <w:rPr>
          <w:ins w:id="8156" w:author="Boisvert, Eric" w:date="2016-03-29T09:19:00Z"/>
        </w:rPr>
      </w:pPr>
    </w:p>
    <w:p w14:paraId="0257B9A5" w14:textId="77777777" w:rsidR="00480BB6" w:rsidRPr="00480BB6" w:rsidRDefault="00480BB6" w:rsidP="003C54F8">
      <w:pPr>
        <w:pStyle w:val="OGCAnnexXX"/>
        <w:rPr>
          <w:ins w:id="8157" w:author="Boisvert, Eric" w:date="2016-03-29T09:19:00Z"/>
          <w:lang w:val="en-CA"/>
          <w:rPrChange w:id="8158" w:author="Boisvert, Eric" w:date="2016-03-29T09:20:00Z">
            <w:rPr>
              <w:ins w:id="8159" w:author="Boisvert, Eric" w:date="2016-03-29T09:19:00Z"/>
              <w:lang w:val="fr-CA"/>
            </w:rPr>
          </w:rPrChange>
        </w:rPr>
        <w:pPrChange w:id="8160" w:author="Eric Boisvert" w:date="2016-04-02T13:01:00Z">
          <w:pPr>
            <w:pStyle w:val="Heading3"/>
            <w:numPr>
              <w:ilvl w:val="0"/>
              <w:numId w:val="0"/>
            </w:numPr>
            <w:ind w:left="720" w:hanging="720"/>
          </w:pPr>
        </w:pPrChange>
      </w:pPr>
      <w:ins w:id="8161" w:author="Boisvert, Eric" w:date="2016-03-29T09:19:00Z">
        <w:del w:id="8162" w:author="Eric Boisvert" w:date="2016-04-02T13:01:00Z">
          <w:r w:rsidRPr="00480BB6" w:rsidDel="003C54F8">
            <w:rPr>
              <w:lang w:val="en-CA"/>
              <w:rPrChange w:id="8163" w:author="Boisvert, Eric" w:date="2016-03-29T09:20:00Z">
                <w:rPr>
                  <w:lang w:val="fr-CA"/>
                </w:rPr>
              </w:rPrChange>
            </w:rPr>
            <w:delText>A.2</w:delText>
          </w:r>
        </w:del>
        <w:del w:id="8164" w:author="Eric Boisvert" w:date="2016-04-02T13:00:00Z">
          <w:r w:rsidRPr="00480BB6" w:rsidDel="003C54F8">
            <w:rPr>
              <w:lang w:val="en-CA"/>
              <w:rPrChange w:id="8165" w:author="Boisvert, Eric" w:date="2016-03-29T09:20:00Z">
                <w:rPr>
                  <w:lang w:val="fr-CA"/>
                </w:rPr>
              </w:rPrChange>
            </w:rPr>
            <w:delText xml:space="preserve">.1 </w:delText>
          </w:r>
        </w:del>
        <w:r w:rsidRPr="00480BB6">
          <w:rPr>
            <w:lang w:val="en-CA"/>
            <w:rPrChange w:id="8166" w:author="Boisvert, Eric" w:date="2016-03-29T09:20:00Z">
              <w:rPr>
                <w:lang w:val="fr-CA"/>
              </w:rPr>
            </w:rPrChange>
          </w:rPr>
          <w:t xml:space="preserve">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1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168" w:author="Boisvert, Eric" w:date="2016-03-29T09:19:00Z"/>
                <w:rFonts w:cs="Arial"/>
                <w:szCs w:val="18"/>
                <w:lang w:eastAsia="en-US"/>
              </w:rPr>
            </w:pPr>
            <w:ins w:id="816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170" w:author="Boisvert, Eric" w:date="2016-03-29T09:19:00Z"/>
                <w:rFonts w:cs="Arial"/>
                <w:b/>
                <w:color w:val="0000FF"/>
                <w:szCs w:val="18"/>
                <w:lang w:eastAsia="en-US"/>
              </w:rPr>
            </w:pPr>
            <w:ins w:id="817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17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173" w:author="Boisvert, Eric" w:date="2016-03-29T09:19:00Z"/>
                <w:rFonts w:cs="Arial"/>
                <w:szCs w:val="18"/>
                <w:lang w:eastAsia="en-US"/>
              </w:rPr>
            </w:pPr>
            <w:ins w:id="817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5" w:author="Boisvert, Eric" w:date="2016-03-29T09:19:00Z"/>
                <w:rFonts w:cs="Arial"/>
                <w:b/>
                <w:color w:val="0000FF"/>
                <w:szCs w:val="18"/>
                <w:lang w:eastAsia="en-US"/>
              </w:rPr>
            </w:pPr>
            <w:ins w:id="8176"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17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178" w:author="Boisvert, Eric" w:date="2016-03-29T09:19:00Z"/>
                <w:rFonts w:cs="Arial"/>
                <w:b/>
                <w:szCs w:val="18"/>
              </w:rPr>
            </w:pPr>
            <w:ins w:id="817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0" w:author="Boisvert, Eric" w:date="2016-03-29T09:19:00Z"/>
                <w:rFonts w:cs="Arial"/>
                <w:szCs w:val="18"/>
                <w:lang w:val="en-US"/>
              </w:rPr>
            </w:pPr>
            <w:ins w:id="8181" w:author="Boisvert, Eric" w:date="2016-03-29T09:19:00Z">
              <w:r w:rsidRPr="00D9100C">
                <w:rPr>
                  <w:rFonts w:cs="Arial"/>
                  <w:szCs w:val="18"/>
                  <w:lang w:val="en-US"/>
                </w:rPr>
                <w:t>/conf/gsml4xsd/core</w:t>
              </w:r>
            </w:ins>
          </w:p>
        </w:tc>
      </w:tr>
      <w:tr w:rsidR="00480BB6" w:rsidRPr="00DE63EA" w14:paraId="7C0930F8" w14:textId="77777777" w:rsidTr="0024128E">
        <w:trPr>
          <w:ins w:id="818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183" w:author="Boisvert, Eric" w:date="2016-03-29T09:19:00Z"/>
                <w:rFonts w:cs="Arial"/>
                <w:b/>
                <w:szCs w:val="18"/>
              </w:rPr>
            </w:pPr>
            <w:ins w:id="818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5" w:author="Boisvert, Eric" w:date="2016-03-29T09:19:00Z"/>
                <w:rFonts w:cs="Arial"/>
                <w:szCs w:val="18"/>
                <w:lang w:val="en-US"/>
              </w:rPr>
            </w:pPr>
            <w:ins w:id="8186"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1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188" w:author="Boisvert, Eric" w:date="2016-03-29T09:19:00Z"/>
                <w:rFonts w:cs="Arial"/>
                <w:b/>
                <w:szCs w:val="18"/>
              </w:rPr>
            </w:pPr>
            <w:ins w:id="81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0" w:author="Boisvert, Eric" w:date="2016-03-29T09:19:00Z"/>
                <w:rFonts w:cs="Arial"/>
                <w:szCs w:val="18"/>
                <w:lang w:val="en-US"/>
              </w:rPr>
            </w:pPr>
            <w:ins w:id="8191"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1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1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4" w:author="Boisvert, Eric" w:date="2016-03-29T09:19:00Z"/>
                <w:rFonts w:ascii="Arial" w:eastAsia="MS Mincho" w:hAnsi="Arial" w:cs="Arial"/>
                <w:sz w:val="18"/>
                <w:szCs w:val="18"/>
              </w:rPr>
            </w:pPr>
            <w:ins w:id="81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6" w:author="Boisvert, Eric" w:date="2016-03-29T09:19:00Z"/>
                <w:rFonts w:ascii="Arial" w:eastAsia="MS Mincho" w:hAnsi="Arial" w:cs="Arial"/>
                <w:b/>
                <w:color w:val="0000FF"/>
                <w:sz w:val="18"/>
                <w:szCs w:val="18"/>
              </w:rPr>
            </w:pPr>
            <w:ins w:id="819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1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1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0" w:author="Boisvert, Eric" w:date="2016-03-29T09:19:00Z"/>
                <w:rFonts w:ascii="Arial" w:eastAsia="MS Mincho" w:hAnsi="Arial" w:cs="Arial"/>
                <w:sz w:val="18"/>
                <w:szCs w:val="18"/>
              </w:rPr>
            </w:pPr>
            <w:ins w:id="82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2" w:author="Boisvert, Eric" w:date="2016-03-29T09:19:00Z"/>
                <w:rFonts w:cs="Arial"/>
                <w:b/>
                <w:color w:val="FF0000"/>
                <w:szCs w:val="18"/>
                <w:lang w:eastAsia="en-US"/>
              </w:rPr>
            </w:pPr>
            <w:ins w:id="8203"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2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2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6" w:author="Boisvert, Eric" w:date="2016-03-29T09:19:00Z"/>
                <w:rFonts w:ascii="Arial" w:eastAsia="MS Mincho" w:hAnsi="Arial" w:cs="Arial"/>
                <w:sz w:val="18"/>
                <w:szCs w:val="18"/>
              </w:rPr>
            </w:pPr>
            <w:ins w:id="82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08" w:author="Boisvert, Eric" w:date="2016-03-29T09:19:00Z"/>
                <w:rFonts w:ascii="Arial" w:eastAsia="MS Mincho" w:hAnsi="Arial" w:cs="Arial"/>
                <w:sz w:val="18"/>
                <w:szCs w:val="18"/>
              </w:rPr>
            </w:pPr>
            <w:ins w:id="820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2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2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2" w:author="Boisvert, Eric" w:date="2016-03-29T09:19:00Z"/>
                <w:rFonts w:ascii="Arial" w:eastAsia="MS Mincho" w:hAnsi="Arial" w:cs="Arial"/>
                <w:sz w:val="18"/>
                <w:szCs w:val="18"/>
              </w:rPr>
            </w:pPr>
            <w:ins w:id="82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4" w:author="Boisvert, Eric" w:date="2016-03-29T09:19:00Z"/>
                <w:rFonts w:cs="Arial"/>
                <w:szCs w:val="18"/>
                <w:lang w:eastAsia="en-US"/>
              </w:rPr>
            </w:pPr>
          </w:p>
        </w:tc>
      </w:tr>
      <w:tr w:rsidR="00480BB6" w:rsidRPr="00DE63EA" w14:paraId="430295DE" w14:textId="77777777" w:rsidTr="0024128E">
        <w:trPr>
          <w:ins w:id="82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216" w:author="Boisvert, Eric" w:date="2016-03-29T09:19:00Z"/>
                <w:rFonts w:cs="Arial"/>
                <w:b/>
                <w:szCs w:val="18"/>
              </w:rPr>
            </w:pPr>
            <w:ins w:id="82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8" w:author="Boisvert, Eric" w:date="2016-03-29T09:19:00Z"/>
                <w:rFonts w:cs="Arial"/>
                <w:szCs w:val="18"/>
                <w:lang w:val="en-US"/>
              </w:rPr>
            </w:pPr>
            <w:ins w:id="8219"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2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2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2" w:author="Boisvert, Eric" w:date="2016-03-29T09:19:00Z"/>
                <w:rFonts w:ascii="Arial" w:eastAsia="MS Mincho" w:hAnsi="Arial" w:cs="Arial"/>
                <w:sz w:val="18"/>
                <w:szCs w:val="18"/>
              </w:rPr>
            </w:pPr>
            <w:ins w:id="82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4" w:author="Boisvert, Eric" w:date="2016-03-29T09:19:00Z"/>
                <w:rFonts w:ascii="Arial" w:eastAsia="MS Mincho" w:hAnsi="Arial" w:cs="Arial"/>
                <w:b/>
                <w:color w:val="0000FF"/>
                <w:sz w:val="18"/>
                <w:szCs w:val="18"/>
              </w:rPr>
            </w:pPr>
            <w:ins w:id="822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2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2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8" w:author="Boisvert, Eric" w:date="2016-03-29T09:19:00Z"/>
                <w:rFonts w:ascii="Arial" w:eastAsia="MS Mincho" w:hAnsi="Arial" w:cs="Arial"/>
                <w:sz w:val="18"/>
                <w:szCs w:val="18"/>
              </w:rPr>
            </w:pPr>
            <w:ins w:id="82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0" w:author="Boisvert, Eric" w:date="2016-03-29T09:19:00Z"/>
                <w:rFonts w:cs="Arial"/>
                <w:b/>
                <w:color w:val="FF0000"/>
                <w:szCs w:val="18"/>
                <w:lang w:eastAsia="en-US"/>
              </w:rPr>
            </w:pPr>
            <w:ins w:id="8231"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2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2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4" w:author="Boisvert, Eric" w:date="2016-03-29T09:19:00Z"/>
                <w:rFonts w:ascii="Arial" w:eastAsia="MS Mincho" w:hAnsi="Arial" w:cs="Arial"/>
                <w:sz w:val="18"/>
                <w:szCs w:val="18"/>
              </w:rPr>
            </w:pPr>
            <w:ins w:id="82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36" w:author="Boisvert, Eric" w:date="2016-03-29T09:19:00Z"/>
                <w:rFonts w:ascii="Arial" w:eastAsia="MS Mincho" w:hAnsi="Arial" w:cs="Arial"/>
                <w:sz w:val="18"/>
                <w:szCs w:val="18"/>
              </w:rPr>
            </w:pPr>
            <w:ins w:id="823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2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2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0" w:author="Boisvert, Eric" w:date="2016-03-29T09:19:00Z"/>
                <w:rFonts w:ascii="Arial" w:eastAsia="MS Mincho" w:hAnsi="Arial" w:cs="Arial"/>
                <w:sz w:val="18"/>
                <w:szCs w:val="18"/>
              </w:rPr>
            </w:pPr>
            <w:ins w:id="82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2" w:author="Boisvert, Eric" w:date="2016-03-29T09:19:00Z"/>
                <w:rFonts w:cs="Arial"/>
                <w:szCs w:val="18"/>
                <w:lang w:eastAsia="en-US"/>
              </w:rPr>
            </w:pPr>
          </w:p>
        </w:tc>
      </w:tr>
    </w:tbl>
    <w:p w14:paraId="09719AB4" w14:textId="77777777" w:rsidR="00480BB6" w:rsidRPr="002E3AD0" w:rsidRDefault="00480BB6" w:rsidP="00480BB6">
      <w:pPr>
        <w:rPr>
          <w:ins w:id="8243" w:author="Boisvert, Eric" w:date="2016-03-29T09:19:00Z"/>
        </w:rPr>
      </w:pPr>
    </w:p>
    <w:p w14:paraId="6648987F" w14:textId="77777777" w:rsidR="00480BB6" w:rsidRPr="002E3AD0" w:rsidRDefault="00480BB6" w:rsidP="00480BB6">
      <w:pPr>
        <w:rPr>
          <w:ins w:id="8244" w:author="Boisvert, Eric" w:date="2016-03-29T09:19:00Z"/>
        </w:rPr>
      </w:pPr>
    </w:p>
    <w:p w14:paraId="0A0F2751" w14:textId="77777777" w:rsidR="00480BB6" w:rsidRDefault="00480BB6" w:rsidP="00480BB6">
      <w:pPr>
        <w:spacing w:after="200" w:line="276" w:lineRule="auto"/>
        <w:rPr>
          <w:ins w:id="8245" w:author="Boisvert, Eric" w:date="2016-03-29T09:19:00Z"/>
        </w:rPr>
      </w:pPr>
      <w:ins w:id="8246" w:author="Boisvert, Eric" w:date="2016-03-29T09:19:00Z">
        <w:r>
          <w:br w:type="page"/>
        </w:r>
      </w:ins>
    </w:p>
    <w:p w14:paraId="0264067A" w14:textId="77777777" w:rsidR="00480BB6" w:rsidRPr="002E3AD0" w:rsidRDefault="00480BB6" w:rsidP="00480BB6">
      <w:pPr>
        <w:rPr>
          <w:ins w:id="8247" w:author="Boisvert, Eric" w:date="2016-03-29T09:19:00Z"/>
        </w:rPr>
      </w:pPr>
    </w:p>
    <w:p w14:paraId="525924B3" w14:textId="77777777" w:rsidR="00480BB6" w:rsidRPr="00480BB6" w:rsidRDefault="00480BB6" w:rsidP="003C54F8">
      <w:pPr>
        <w:pStyle w:val="OGCAnnexXX"/>
        <w:rPr>
          <w:ins w:id="8248" w:author="Boisvert, Eric" w:date="2016-03-29T09:19:00Z"/>
          <w:lang w:val="en-CA"/>
          <w:rPrChange w:id="8249" w:author="Boisvert, Eric" w:date="2016-03-29T09:20:00Z">
            <w:rPr>
              <w:ins w:id="8250" w:author="Boisvert, Eric" w:date="2016-03-29T09:19:00Z"/>
              <w:lang w:val="fr-CA"/>
            </w:rPr>
          </w:rPrChange>
        </w:rPr>
        <w:pPrChange w:id="8251" w:author="Eric Boisvert" w:date="2016-04-02T13:01:00Z">
          <w:pPr>
            <w:pStyle w:val="Heading3"/>
            <w:numPr>
              <w:ilvl w:val="0"/>
              <w:numId w:val="0"/>
            </w:numPr>
            <w:ind w:left="720" w:hanging="720"/>
          </w:pPr>
        </w:pPrChange>
      </w:pPr>
      <w:ins w:id="8252" w:author="Boisvert, Eric" w:date="2016-03-29T09:19:00Z">
        <w:del w:id="8253" w:author="Eric Boisvert" w:date="2016-04-02T13:01:00Z">
          <w:r w:rsidRPr="00480BB6" w:rsidDel="003C54F8">
            <w:rPr>
              <w:lang w:val="en-CA"/>
              <w:rPrChange w:id="8254" w:author="Boisvert, Eric" w:date="2016-03-29T09:20:00Z">
                <w:rPr>
                  <w:lang w:val="fr-CA"/>
                </w:rPr>
              </w:rPrChange>
            </w:rPr>
            <w:delText xml:space="preserve">A.2.1 </w:delText>
          </w:r>
        </w:del>
        <w:r w:rsidRPr="00480BB6">
          <w:rPr>
            <w:lang w:val="en-CA"/>
            <w:rPrChange w:id="8255" w:author="Boisvert, Eric" w:date="2016-03-29T09:20:00Z">
              <w:rPr>
                <w:lang w:val="fr-CA"/>
              </w:rPr>
            </w:rPrChange>
          </w:rPr>
          <w:t xml:space="preserve">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2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257" w:author="Boisvert, Eric" w:date="2016-03-29T09:19:00Z"/>
                <w:rFonts w:cs="Arial"/>
                <w:szCs w:val="18"/>
                <w:lang w:eastAsia="en-US"/>
              </w:rPr>
            </w:pPr>
            <w:ins w:id="82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259" w:author="Boisvert, Eric" w:date="2016-03-29T09:19:00Z"/>
                <w:rFonts w:cs="Arial"/>
                <w:b/>
                <w:color w:val="0000FF"/>
                <w:szCs w:val="18"/>
                <w:lang w:eastAsia="en-US"/>
              </w:rPr>
            </w:pPr>
            <w:ins w:id="826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2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262" w:author="Boisvert, Eric" w:date="2016-03-29T09:19:00Z"/>
                <w:rFonts w:cs="Arial"/>
                <w:szCs w:val="18"/>
                <w:lang w:eastAsia="en-US"/>
              </w:rPr>
            </w:pPr>
            <w:ins w:id="82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4" w:author="Boisvert, Eric" w:date="2016-03-29T09:19:00Z"/>
                <w:rFonts w:cs="Arial"/>
                <w:b/>
                <w:color w:val="0000FF"/>
                <w:szCs w:val="18"/>
                <w:lang w:eastAsia="en-US"/>
              </w:rPr>
            </w:pPr>
            <w:ins w:id="8265"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2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267" w:author="Boisvert, Eric" w:date="2016-03-29T09:19:00Z"/>
                <w:rFonts w:cs="Arial"/>
                <w:b/>
                <w:szCs w:val="18"/>
              </w:rPr>
            </w:pPr>
            <w:ins w:id="82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9" w:author="Boisvert, Eric" w:date="2016-03-29T09:19:00Z"/>
                <w:rFonts w:cs="Arial"/>
                <w:szCs w:val="18"/>
                <w:lang w:val="en-US"/>
              </w:rPr>
            </w:pPr>
            <w:ins w:id="8270" w:author="Boisvert, Eric" w:date="2016-03-29T09:19:00Z">
              <w:r w:rsidRPr="00D9100C">
                <w:rPr>
                  <w:rFonts w:cs="Arial"/>
                  <w:szCs w:val="18"/>
                  <w:lang w:val="en-US"/>
                </w:rPr>
                <w:t>/conf/gsml4xsd/core</w:t>
              </w:r>
            </w:ins>
          </w:p>
        </w:tc>
      </w:tr>
      <w:tr w:rsidR="00480BB6" w:rsidRPr="00DE63EA" w14:paraId="6946A695" w14:textId="77777777" w:rsidTr="0024128E">
        <w:trPr>
          <w:ins w:id="827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272" w:author="Boisvert, Eric" w:date="2016-03-29T09:19:00Z"/>
                <w:rFonts w:cs="Arial"/>
                <w:b/>
                <w:szCs w:val="18"/>
              </w:rPr>
            </w:pPr>
            <w:ins w:id="827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4" w:author="Boisvert, Eric" w:date="2016-03-29T09:19:00Z"/>
                <w:rFonts w:cs="Arial"/>
                <w:szCs w:val="18"/>
                <w:lang w:val="en-US"/>
              </w:rPr>
            </w:pPr>
            <w:ins w:id="827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2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277" w:author="Boisvert, Eric" w:date="2016-03-29T09:19:00Z"/>
                <w:rFonts w:cs="Arial"/>
                <w:b/>
                <w:szCs w:val="18"/>
              </w:rPr>
            </w:pPr>
            <w:ins w:id="82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9" w:author="Boisvert, Eric" w:date="2016-03-29T09:19:00Z"/>
                <w:rFonts w:cs="Arial"/>
                <w:szCs w:val="18"/>
                <w:lang w:val="en-US"/>
              </w:rPr>
            </w:pPr>
            <w:ins w:id="8280"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3" w:author="Boisvert, Eric" w:date="2016-03-29T09:19:00Z"/>
                <w:rFonts w:ascii="Arial" w:eastAsia="MS Mincho" w:hAnsi="Arial" w:cs="Arial"/>
                <w:sz w:val="18"/>
                <w:szCs w:val="18"/>
              </w:rPr>
            </w:pPr>
            <w:ins w:id="82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5" w:author="Boisvert, Eric" w:date="2016-03-29T09:19:00Z"/>
                <w:rFonts w:ascii="Arial" w:eastAsia="MS Mincho" w:hAnsi="Arial" w:cs="Arial"/>
                <w:b/>
                <w:color w:val="0000FF"/>
                <w:sz w:val="18"/>
                <w:szCs w:val="18"/>
              </w:rPr>
            </w:pPr>
            <w:ins w:id="828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9" w:author="Boisvert, Eric" w:date="2016-03-29T09:19:00Z"/>
                <w:rFonts w:ascii="Arial" w:eastAsia="MS Mincho" w:hAnsi="Arial" w:cs="Arial"/>
                <w:sz w:val="18"/>
                <w:szCs w:val="18"/>
              </w:rPr>
            </w:pPr>
            <w:ins w:id="82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1" w:author="Boisvert, Eric" w:date="2016-03-29T09:19:00Z"/>
                <w:rFonts w:cs="Arial"/>
                <w:b/>
                <w:color w:val="FF0000"/>
                <w:szCs w:val="18"/>
                <w:lang w:eastAsia="en-US"/>
              </w:rPr>
            </w:pPr>
            <w:ins w:id="8292"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2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2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5" w:author="Boisvert, Eric" w:date="2016-03-29T09:19:00Z"/>
                <w:rFonts w:ascii="Arial" w:eastAsia="MS Mincho" w:hAnsi="Arial" w:cs="Arial"/>
                <w:sz w:val="18"/>
                <w:szCs w:val="18"/>
              </w:rPr>
            </w:pPr>
            <w:ins w:id="82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97" w:author="Boisvert, Eric" w:date="2016-03-29T09:19:00Z"/>
                <w:rFonts w:ascii="Arial" w:eastAsia="MS Mincho" w:hAnsi="Arial" w:cs="Arial"/>
                <w:sz w:val="18"/>
                <w:szCs w:val="18"/>
              </w:rPr>
            </w:pPr>
            <w:ins w:id="829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2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3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1" w:author="Boisvert, Eric" w:date="2016-03-29T09:19:00Z"/>
                <w:rFonts w:ascii="Arial" w:eastAsia="MS Mincho" w:hAnsi="Arial" w:cs="Arial"/>
                <w:sz w:val="18"/>
                <w:szCs w:val="18"/>
              </w:rPr>
            </w:pPr>
            <w:ins w:id="83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3" w:author="Boisvert, Eric" w:date="2016-03-29T09:19:00Z"/>
                <w:rFonts w:cs="Arial"/>
                <w:szCs w:val="18"/>
                <w:lang w:eastAsia="en-US"/>
              </w:rPr>
            </w:pPr>
          </w:p>
        </w:tc>
      </w:tr>
      <w:tr w:rsidR="00480BB6" w:rsidRPr="00DE63EA" w14:paraId="5DAB8285" w14:textId="77777777" w:rsidTr="0024128E">
        <w:trPr>
          <w:ins w:id="83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305" w:author="Boisvert, Eric" w:date="2016-03-29T09:19:00Z"/>
                <w:rFonts w:cs="Arial"/>
                <w:b/>
                <w:szCs w:val="18"/>
              </w:rPr>
            </w:pPr>
            <w:ins w:id="83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7" w:author="Boisvert, Eric" w:date="2016-03-29T09:19:00Z"/>
                <w:rFonts w:cs="Arial"/>
                <w:szCs w:val="18"/>
                <w:lang w:val="en-US"/>
              </w:rPr>
            </w:pPr>
            <w:ins w:id="8308"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3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3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1" w:author="Boisvert, Eric" w:date="2016-03-29T09:19:00Z"/>
                <w:rFonts w:ascii="Arial" w:eastAsia="MS Mincho" w:hAnsi="Arial" w:cs="Arial"/>
                <w:sz w:val="18"/>
                <w:szCs w:val="18"/>
              </w:rPr>
            </w:pPr>
            <w:ins w:id="83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3" w:author="Boisvert, Eric" w:date="2016-03-29T09:19:00Z"/>
                <w:rFonts w:ascii="Arial" w:eastAsia="MS Mincho" w:hAnsi="Arial" w:cs="Arial"/>
                <w:b/>
                <w:color w:val="0000FF"/>
                <w:sz w:val="18"/>
                <w:szCs w:val="18"/>
              </w:rPr>
            </w:pPr>
            <w:ins w:id="831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3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3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7" w:author="Boisvert, Eric" w:date="2016-03-29T09:19:00Z"/>
                <w:rFonts w:ascii="Arial" w:eastAsia="MS Mincho" w:hAnsi="Arial" w:cs="Arial"/>
                <w:sz w:val="18"/>
                <w:szCs w:val="18"/>
              </w:rPr>
            </w:pPr>
            <w:ins w:id="83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9" w:author="Boisvert, Eric" w:date="2016-03-29T09:19:00Z"/>
                <w:rFonts w:cs="Arial"/>
                <w:b/>
                <w:color w:val="FF0000"/>
                <w:szCs w:val="18"/>
                <w:lang w:eastAsia="en-US"/>
              </w:rPr>
            </w:pPr>
            <w:ins w:id="8320"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3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3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3" w:author="Boisvert, Eric" w:date="2016-03-29T09:19:00Z"/>
                <w:rFonts w:ascii="Arial" w:eastAsia="MS Mincho" w:hAnsi="Arial" w:cs="Arial"/>
                <w:sz w:val="18"/>
                <w:szCs w:val="18"/>
              </w:rPr>
            </w:pPr>
            <w:ins w:id="83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25" w:author="Boisvert, Eric" w:date="2016-03-29T09:19:00Z"/>
                <w:rFonts w:ascii="Arial" w:eastAsia="MS Mincho" w:hAnsi="Arial" w:cs="Arial"/>
                <w:sz w:val="18"/>
                <w:szCs w:val="18"/>
              </w:rPr>
            </w:pPr>
            <w:ins w:id="832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3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3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9" w:author="Boisvert, Eric" w:date="2016-03-29T09:19:00Z"/>
                <w:rFonts w:ascii="Arial" w:eastAsia="MS Mincho" w:hAnsi="Arial" w:cs="Arial"/>
                <w:sz w:val="18"/>
                <w:szCs w:val="18"/>
              </w:rPr>
            </w:pPr>
            <w:ins w:id="83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1" w:author="Boisvert, Eric" w:date="2016-03-29T09:19:00Z"/>
                <w:rFonts w:cs="Arial"/>
                <w:szCs w:val="18"/>
                <w:lang w:eastAsia="en-US"/>
              </w:rPr>
            </w:pPr>
          </w:p>
        </w:tc>
      </w:tr>
    </w:tbl>
    <w:p w14:paraId="201FD4E7" w14:textId="77777777" w:rsidR="00480BB6" w:rsidRDefault="00480BB6" w:rsidP="00480BB6">
      <w:pPr>
        <w:rPr>
          <w:ins w:id="8332" w:author="Eric Boisvert" w:date="2016-04-02T12:07:00Z"/>
        </w:rPr>
      </w:pPr>
    </w:p>
    <w:p w14:paraId="7723B021" w14:textId="2F28C81E" w:rsidR="00B61014" w:rsidRPr="002E3AD0" w:rsidRDefault="00B61014" w:rsidP="00480BB6">
      <w:pPr>
        <w:rPr>
          <w:ins w:id="8333" w:author="Boisvert, Eric" w:date="2016-03-29T09:19:00Z"/>
        </w:rPr>
      </w:pPr>
      <w:ins w:id="8334" w:author="Eric Boisvert" w:date="2016-04-02T12:08:00Z">
        <w:r>
          <w:br w:type="page"/>
        </w:r>
      </w:ins>
    </w:p>
    <w:p w14:paraId="352A00F8" w14:textId="5C254B72" w:rsidR="009A7B37" w:rsidRPr="00D12552" w:rsidRDefault="00165E04" w:rsidP="0027787F">
      <w:pPr>
        <w:pStyle w:val="OGCAnnexX"/>
        <w:rPr>
          <w:lang w:val="en-CA"/>
        </w:rPr>
        <w:pPrChange w:id="8335" w:author="Eric Boisvert" w:date="2016-04-02T12:53:00Z">
          <w:pPr>
            <w:pStyle w:val="Annex"/>
          </w:pPr>
        </w:pPrChange>
      </w:pPr>
      <w:bookmarkStart w:id="8336" w:name="_Toc165888231"/>
      <w:del w:id="8337"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r w:rsidR="009A7B37" w:rsidRPr="00D12552">
        <w:rPr>
          <w:lang w:val="en-CA"/>
        </w:rPr>
        <w:t>Revision history</w:t>
      </w:r>
      <w:bookmarkEnd w:id="833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338"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339" w:author="Eric Boisvert" w:date="2016-01-05T08:45:00Z"/>
                <w:lang w:val="en-CA"/>
              </w:rPr>
            </w:pPr>
            <w:ins w:id="8340"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341" w:author="Eric Boisvert" w:date="2016-01-05T08:45:00Z"/>
                <w:lang w:val="en-CA"/>
              </w:rPr>
            </w:pPr>
            <w:ins w:id="8342" w:author="Eric Boisvert" w:date="2016-01-05T08:45:00Z">
              <w:r>
                <w:rPr>
                  <w:lang w:val="en-CA"/>
                </w:rPr>
                <w:t>1.0.</w:t>
              </w:r>
            </w:ins>
            <w:ins w:id="8343"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344" w:author="Eric Boisvert" w:date="2016-01-05T08:45:00Z"/>
                <w:lang w:val="en-CA"/>
              </w:rPr>
            </w:pPr>
            <w:ins w:id="834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346" w:author="Eric Boisvert" w:date="2016-01-05T08:45:00Z"/>
                <w:lang w:val="en-CA"/>
              </w:rPr>
            </w:pPr>
            <w:ins w:id="834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348" w:author="Eric Boisvert" w:date="2016-01-05T08:45:00Z"/>
                <w:lang w:val="en-CA"/>
              </w:rPr>
            </w:pPr>
            <w:ins w:id="8349" w:author="Eric Boisvert" w:date="2016-01-05T08:45:00Z">
              <w:r>
                <w:rPr>
                  <w:lang w:val="en-CA"/>
                </w:rPr>
                <w:t>Group review of some clauses</w:t>
              </w:r>
            </w:ins>
            <w:ins w:id="835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351" w:author="Eric Boisvert" w:date="2016-01-05T08:44:00Z">
              <w:r>
                <w:rPr>
                  <w:lang w:val="en-CA"/>
                </w:rPr>
                <w:t>201</w:t>
              </w:r>
            </w:ins>
            <w:ins w:id="8352" w:author="Eric Boisvert" w:date="2016-01-05T08:45:00Z">
              <w:r>
                <w:rPr>
                  <w:lang w:val="en-CA"/>
                </w:rPr>
                <w:t>6</w:t>
              </w:r>
            </w:ins>
            <w:ins w:id="835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354" w:author="Eric Boisvert" w:date="2016-01-05T08:44:00Z">
              <w:r>
                <w:rPr>
                  <w:lang w:val="en-CA"/>
                </w:rPr>
                <w:t>1.</w:t>
              </w:r>
            </w:ins>
            <w:ins w:id="8355" w:author="Eric Boisvert" w:date="2016-04-02T12:07:00Z">
              <w:r>
                <w:rPr>
                  <w:lang w:val="en-CA"/>
                </w:rPr>
                <w:t>0</w:t>
              </w:r>
            </w:ins>
            <w:ins w:id="8356"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357"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358"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359" w:author="Eric Boisvert" w:date="2016-01-05T08:46:00Z">
              <w:r>
                <w:rPr>
                  <w:lang w:val="en-CA"/>
                </w:rPr>
                <w:t>Global review of text for first draft</w:t>
              </w:r>
            </w:ins>
            <w:ins w:id="8360"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361"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8362"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363"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364"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365" w:author="Ollie Raymond" w:date="2016-02-03T10:05:00Z">
              <w:r>
                <w:rPr>
                  <w:lang w:val="en-CA"/>
                </w:rPr>
                <w:t>General review</w:t>
              </w:r>
            </w:ins>
          </w:p>
        </w:tc>
      </w:tr>
      <w:tr w:rsidR="00401781" w:rsidRPr="00D12552" w14:paraId="50AF4230" w14:textId="77777777">
        <w:trPr>
          <w:ins w:id="8366"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8367" w:author="Eric Boisvert" w:date="2016-04-02T12:06:00Z"/>
                <w:lang w:val="en-CA"/>
              </w:rPr>
            </w:pPr>
            <w:ins w:id="8368"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8369" w:author="Eric Boisvert" w:date="2016-04-02T12:06:00Z"/>
                <w:lang w:val="en-CA"/>
              </w:rPr>
            </w:pPr>
            <w:ins w:id="8370" w:author="Eric Boisvert" w:date="2016-04-02T12:06:00Z">
              <w:r>
                <w:rPr>
                  <w:lang w:val="en-CA"/>
                </w:rPr>
                <w:t>1.</w:t>
              </w:r>
            </w:ins>
            <w:ins w:id="8371" w:author="Eric Boisvert" w:date="2016-04-02T12:07:00Z">
              <w:r>
                <w:rPr>
                  <w:lang w:val="en-CA"/>
                </w:rPr>
                <w:t>0</w:t>
              </w:r>
            </w:ins>
            <w:ins w:id="8372"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8373" w:author="Eric Boisvert" w:date="2016-04-02T12:06:00Z"/>
                <w:lang w:val="en-CA"/>
              </w:rPr>
            </w:pPr>
            <w:ins w:id="8374"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8375" w:author="Eric Boisvert" w:date="2016-04-02T12:06:00Z"/>
                <w:lang w:val="en-CA"/>
              </w:rPr>
            </w:pPr>
            <w:ins w:id="8376"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8377" w:author="Eric Boisvert" w:date="2016-04-02T12:06:00Z"/>
                <w:lang w:val="en-CA"/>
              </w:rPr>
            </w:pPr>
            <w:ins w:id="8378" w:author="Eric Boisvert" w:date="2016-04-02T12:07:00Z">
              <w:r>
                <w:rPr>
                  <w:lang w:val="en-CA"/>
                </w:rPr>
                <w:t>Review, document structure</w:t>
              </w:r>
            </w:ins>
            <w:ins w:id="8379"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Bibliography</w:t>
      </w:r>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46"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7"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48"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49"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1E53A14D" w14:textId="789E4B6B" w:rsidR="00F20F81" w:rsidRPr="006C3FF2" w:rsidRDefault="0057428A" w:rsidP="003C54F8">
      <w:pPr>
        <w:rPr>
          <w:lang w:val="en-CA"/>
        </w:rPr>
      </w:pPr>
      <w:r w:rsidRPr="006C3FF2">
        <w:t>Sneed and Folk, 1958</w:t>
      </w:r>
      <w:r w:rsidR="00F20F81" w:rsidRPr="006C3FF2">
        <w:rPr>
          <w:lang w:val="en-CA"/>
        </w:rPr>
        <w:t xml:space="preserve">Steno, Nicolaus, 1669, The Prodromus of Nicolaus Steno’s Dissertation Concerning a Solid Body Enclosed by Process of Nature </w:t>
      </w:r>
      <w:proofErr w:type="gramStart"/>
      <w:r w:rsidR="00F20F81" w:rsidRPr="006C3FF2">
        <w:rPr>
          <w:lang w:val="en-CA"/>
        </w:rPr>
        <w:t>Within</w:t>
      </w:r>
      <w:proofErr w:type="gramEnd"/>
      <w:r w:rsidR="00F20F81"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0"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proofErr w:type="gramStart"/>
      <w:r w:rsidRPr="000A6EE8">
        <w:rPr>
          <w:lang w:val="en-CA"/>
        </w:rPr>
        <w:lastRenderedPageBreak/>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w:t>
      </w:r>
      <w:r>
        <w:t xml:space="preserve"> </w:t>
      </w:r>
      <w:r>
        <w:t>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1"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5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6" w:author="Eric Boisvert" w:date="2016-03-31T14:35:00Z" w:initials="EB/L">
    <w:p w14:paraId="6655E12C" w14:textId="77777777" w:rsidR="00B61014" w:rsidRDefault="00B61014">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8" w:author="Eric Boisvert" w:date="2016-03-31T14:35:00Z" w:initials="EB/L">
    <w:p w14:paraId="07AC35A5" w14:textId="77777777" w:rsidR="00B61014" w:rsidRDefault="00B61014">
      <w:pPr>
        <w:pStyle w:val="CommentText"/>
      </w:pPr>
      <w:r>
        <w:rPr>
          <w:rStyle w:val="CommentReference"/>
        </w:rPr>
        <w:annotationRef/>
      </w:r>
      <w:r>
        <w:t>More. Must check the OGC affiliation rule</w:t>
      </w:r>
    </w:p>
  </w:comment>
  <w:comment w:id="597" w:author="Eric Boisvert" w:date="2016-03-31T14:35:00Z" w:initials="EB/L">
    <w:p w14:paraId="1192DEFF" w14:textId="777B092A" w:rsidR="00B61014" w:rsidRDefault="00B61014">
      <w:pPr>
        <w:pStyle w:val="CommentText"/>
      </w:pPr>
      <w:r>
        <w:rPr>
          <w:rStyle w:val="CommentReferenc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601" w:author="Ollie Raymond" w:date="2016-03-31T14:35:00Z" w:initials="OLR">
    <w:p w14:paraId="44D37F8B" w14:textId="7B01D289" w:rsidR="00B61014" w:rsidRDefault="00B61014">
      <w:pPr>
        <w:pStyle w:val="CommentText"/>
      </w:pPr>
      <w:r>
        <w:rPr>
          <w:rStyle w:val="CommentReference"/>
        </w:rPr>
        <w:annotationRef/>
      </w:r>
      <w:r>
        <w:t xml:space="preserve"> Sould this be Annex “A”? - Ollie</w:t>
      </w:r>
    </w:p>
  </w:comment>
  <w:comment w:id="606" w:author="Ollie Raymond" w:date="2016-03-31T14:35:00Z" w:initials="OLR">
    <w:p w14:paraId="733BBD75" w14:textId="07AFB6BB" w:rsidR="00B61014" w:rsidRDefault="00B61014">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16" w:author="Ollie Raymond" w:date="2016-03-31T14:35:00Z" w:initials="OLR">
    <w:p w14:paraId="431A36BA" w14:textId="1AE8453C" w:rsidR="00B61014" w:rsidRDefault="00B61014">
      <w:pPr>
        <w:pStyle w:val="CommentText"/>
      </w:pPr>
      <w:r>
        <w:rPr>
          <w:rStyle w:val="CommentReference"/>
        </w:rPr>
        <w:annotationRef/>
      </w:r>
      <w:r>
        <w:t>“Coverage” and “19123” are not used elsewhere in the document.  Delete?</w:t>
      </w:r>
    </w:p>
    <w:p w14:paraId="645A8857" w14:textId="77777777" w:rsidR="00B61014" w:rsidRDefault="00B61014">
      <w:pPr>
        <w:pStyle w:val="CommentText"/>
      </w:pPr>
    </w:p>
    <w:p w14:paraId="002D690C" w14:textId="2EDA274D" w:rsidR="00B61014" w:rsidRDefault="00B61014">
      <w:pPr>
        <w:pStyle w:val="CommentText"/>
      </w:pPr>
      <w:r>
        <w:t>Yes EB, I copy pasted from another spec</w:t>
      </w:r>
    </w:p>
  </w:comment>
  <w:comment w:id="647" w:author="Ollie Raymond" w:date="2016-03-31T14:35:00Z" w:initials="OLR">
    <w:p w14:paraId="56A25665" w14:textId="0B1E2522" w:rsidR="00B61014" w:rsidRDefault="00B61014">
      <w:pPr>
        <w:pStyle w:val="CommentText"/>
      </w:pPr>
      <w:r>
        <w:rPr>
          <w:rStyle w:val="CommentReference"/>
        </w:rPr>
        <w:annotationRef/>
      </w:r>
      <w:r>
        <w:t>“Coverage” is not used elsewhere in the document.  Delete?</w:t>
      </w:r>
    </w:p>
  </w:comment>
  <w:comment w:id="967" w:author="Ollie Raymond" w:date="2016-03-31T14:35:00Z" w:initials="OLR">
    <w:p w14:paraId="37598CCB" w14:textId="62514D93" w:rsidR="00B61014" w:rsidRDefault="00B61014">
      <w:pPr>
        <w:pStyle w:val="CommentText"/>
      </w:pPr>
      <w:r>
        <w:rPr>
          <w:rStyle w:val="CommentReference"/>
        </w:rPr>
        <w:annotationRef/>
      </w:r>
      <w:r>
        <w:t>Not sure of the exact intention is here. Need to find out exactly</w:t>
      </w:r>
    </w:p>
  </w:comment>
  <w:comment w:id="1165" w:author="Ollie Raymond" w:date="2016-03-31T14:35:00Z" w:initials="OLR">
    <w:p w14:paraId="315EC1C2" w14:textId="66195E4F" w:rsidR="00B61014" w:rsidRDefault="00B61014">
      <w:pPr>
        <w:pStyle w:val="CommentText"/>
      </w:pPr>
      <w:r>
        <w:rPr>
          <w:rStyle w:val="CommentReference"/>
        </w:rPr>
        <w:annotationRef/>
      </w:r>
      <w:r>
        <w:t>Latest advice from S.Cox is that this statement in 19109:2015 is in error and should be changed. I suggest that we delete this paragraph.</w:t>
      </w:r>
    </w:p>
  </w:comment>
  <w:comment w:id="1184" w:author="Eric Boisvert" w:date="2016-03-31T14:35:00Z" w:initials="EB/L">
    <w:p w14:paraId="72D76448" w14:textId="0D6009B0" w:rsidR="00B61014" w:rsidRDefault="00B61014">
      <w:pPr>
        <w:pStyle w:val="CommentText"/>
      </w:pPr>
      <w:r>
        <w:rPr>
          <w:rStyle w:val="CommentReference"/>
        </w:rPr>
        <w:annotationRef/>
      </w:r>
      <w:r>
        <w:t xml:space="preserve">Which </w:t>
      </w:r>
      <w:proofErr w:type="gramStart"/>
      <w:r>
        <w:t>ones ?</w:t>
      </w:r>
      <w:proofErr w:type="gramEnd"/>
    </w:p>
  </w:comment>
  <w:comment w:id="1211" w:author="Eric Boisvert" w:date="2016-03-31T14:35:00Z" w:initials="EB/L">
    <w:p w14:paraId="11C9FC8B" w14:textId="2D3E112B" w:rsidR="00B61014" w:rsidRDefault="00B61014">
      <w:pPr>
        <w:pStyle w:val="CommentText"/>
      </w:pPr>
      <w:r>
        <w:rPr>
          <w:rStyle w:val="CommentReference"/>
        </w:rPr>
        <w:annotationRef/>
      </w:r>
      <w:r>
        <w:t>Adapt to GeoSciML. Done (Ollie).</w:t>
      </w:r>
    </w:p>
  </w:comment>
  <w:comment w:id="1587" w:author="Eric Boisvert" w:date="2016-03-31T14:35:00Z" w:initials="EB/L">
    <w:p w14:paraId="0CEA0AD6" w14:textId="77777777" w:rsidR="00B61014" w:rsidRDefault="00B61014">
      <w:pPr>
        <w:pStyle w:val="CommentText"/>
      </w:pPr>
      <w:r>
        <w:rPr>
          <w:rStyle w:val="CommentReference"/>
        </w:rPr>
        <w:annotationRef/>
      </w:r>
      <w:r>
        <w:t>My pet peeves</w:t>
      </w:r>
    </w:p>
  </w:comment>
  <w:comment w:id="1600" w:author="Eric Boisvert" w:date="2016-03-31T14:35:00Z" w:initials="EB/L">
    <w:p w14:paraId="09AE58E9" w14:textId="77777777" w:rsidR="00B61014" w:rsidRDefault="00B61014">
      <w:pPr>
        <w:pStyle w:val="CommentText"/>
      </w:pPr>
      <w:r>
        <w:rPr>
          <w:rStyle w:val="CommentReference"/>
        </w:rPr>
        <w:annotationRef/>
      </w:r>
      <w:r>
        <w:t>We don’t have a clear way to report this, unless we allow a nillable property to have both a nil and a content (the Organism class) nilReason = absent</w:t>
      </w:r>
    </w:p>
  </w:comment>
  <w:comment w:id="1590" w:author="Eric Boisvert" w:date="2016-03-31T14:35:00Z" w:initials="EB/L">
    <w:p w14:paraId="0E9B0D43" w14:textId="025D0DD1" w:rsidR="00B61014" w:rsidRDefault="00B61014">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615" w:author="Eric Boisvert" w:date="2016-03-31T14:35:00Z" w:initials="EB/L">
    <w:p w14:paraId="009599B9" w14:textId="77777777" w:rsidR="00B61014" w:rsidRDefault="00B61014">
      <w:pPr>
        <w:pStyle w:val="CommentText"/>
      </w:pPr>
      <w:r>
        <w:rPr>
          <w:rStyle w:val="CommentReference"/>
        </w:rPr>
        <w:annotationRef/>
      </w:r>
      <w:r>
        <w:t>The way to do this in GeoSciML is to have ConstituentPart/proportion = 0</w:t>
      </w:r>
    </w:p>
  </w:comment>
  <w:comment w:id="1634" w:author="Eric Boisvert" w:date="2016-03-31T14:35:00Z" w:initials="EB/L">
    <w:p w14:paraId="235D7807" w14:textId="487EBE5E" w:rsidR="00B61014" w:rsidRDefault="00B61014">
      <w:pPr>
        <w:pStyle w:val="CommentText"/>
      </w:pPr>
      <w:r>
        <w:rPr>
          <w:rStyle w:val="CommentReference"/>
        </w:rPr>
        <w:annotationRef/>
      </w:r>
      <w:r>
        <w:t>Harmoniser les tableaux</w:t>
      </w:r>
    </w:p>
  </w:comment>
  <w:comment w:id="1684" w:author="Eric Boisvert" w:date="2016-03-31T14:35:00Z" w:initials="EB/L">
    <w:p w14:paraId="285ACA1A" w14:textId="050EE93A" w:rsidR="00B61014" w:rsidRDefault="00B61014">
      <w:pPr>
        <w:pStyle w:val="CommentText"/>
      </w:pPr>
      <w:r>
        <w:rPr>
          <w:rStyle w:val="CommentReference"/>
        </w:rPr>
        <w:annotationRef/>
      </w:r>
      <w:r>
        <w:t>Move to own requirements class</w:t>
      </w:r>
    </w:p>
  </w:comment>
  <w:comment w:id="1685" w:author="Eric Boisvert" w:date="2016-03-31T14:35:00Z" w:initials="EB/L">
    <w:p w14:paraId="20D344E6" w14:textId="4DC741AF" w:rsidR="00B61014" w:rsidRDefault="00B61014">
      <w:pPr>
        <w:pStyle w:val="CommentText"/>
      </w:pPr>
      <w:r>
        <w:rPr>
          <w:rStyle w:val="CommentReference"/>
        </w:rPr>
        <w:annotationRef/>
      </w:r>
      <w:r>
        <w:t>Double check for the right name</w:t>
      </w:r>
    </w:p>
  </w:comment>
  <w:comment w:id="1908" w:author="Eric Boisvert" w:date="2016-03-31T14:35:00Z" w:initials="EB/L">
    <w:p w14:paraId="543EE89F" w14:textId="14D31BC3" w:rsidR="00B61014" w:rsidRDefault="00B61014">
      <w:pPr>
        <w:pStyle w:val="CommentText"/>
      </w:pPr>
      <w:r>
        <w:rPr>
          <w:rStyle w:val="CommentReference"/>
        </w:rPr>
        <w:annotationRef/>
      </w:r>
      <w:r>
        <w:t>The following two clauses should probably be in their own profile</w:t>
      </w:r>
    </w:p>
  </w:comment>
  <w:comment w:id="1916" w:author="Eric Boisvert" w:date="2016-03-31T14:35:00Z" w:initials="EB/L">
    <w:p w14:paraId="61064CC3" w14:textId="0B759CA5" w:rsidR="00B61014" w:rsidRDefault="00B61014">
      <w:pPr>
        <w:pStyle w:val="CommentText"/>
      </w:pPr>
      <w:r>
        <w:rPr>
          <w:rStyle w:val="CommentReference"/>
        </w:rPr>
        <w:annotationRef/>
      </w:r>
      <w:r>
        <w:t>Move to LOD requirements class</w:t>
      </w:r>
    </w:p>
  </w:comment>
  <w:comment w:id="1946" w:author="Eric Boisvert" w:date="2016-03-31T14:35:00Z" w:initials="EB/L">
    <w:p w14:paraId="1FAED83F" w14:textId="02425D3D" w:rsidR="00B61014" w:rsidRDefault="00B61014">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960" w:author="Eric Boisvert" w:date="2016-03-31T14:35:00Z" w:initials="EB/L">
    <w:p w14:paraId="54872106" w14:textId="6452D0FA" w:rsidR="00B61014" w:rsidRDefault="00B61014">
      <w:pPr>
        <w:pStyle w:val="CommentText"/>
      </w:pPr>
      <w:r>
        <w:rPr>
          <w:rStyle w:val="CommentReference"/>
        </w:rPr>
        <w:annotationRef/>
      </w:r>
      <w:r>
        <w:t xml:space="preserve">Intro text essentially stolen from 7.1 cookbook </w:t>
      </w:r>
      <w:r w:rsidRPr="00762332">
        <w:t>http://www.onegeology.org/wmscookbook/7_1.html</w:t>
      </w:r>
    </w:p>
  </w:comment>
  <w:comment w:id="1978" w:author="Eric Boisvert" w:date="2016-04-01T15:12:00Z" w:initials="EB/L">
    <w:p w14:paraId="6F736F16" w14:textId="77777777" w:rsidR="00B61014" w:rsidRDefault="00B61014" w:rsidP="001563D9">
      <w:pPr>
        <w:pStyle w:val="CommentText"/>
      </w:pPr>
      <w:r>
        <w:rPr>
          <w:rStyle w:val="CommentReference"/>
        </w:rPr>
        <w:annotationRef/>
      </w:r>
      <w:r>
        <w:t>Change in UML scope notes and remove observation_URI</w:t>
      </w:r>
    </w:p>
  </w:comment>
  <w:comment w:id="2036" w:author="Eric Boisvert" w:date="2016-03-31T14:35:00Z" w:initials="EB/L">
    <w:p w14:paraId="23F0E68C" w14:textId="6FA28754" w:rsidR="00B61014" w:rsidRDefault="00B61014">
      <w:pPr>
        <w:pStyle w:val="CommentText"/>
      </w:pPr>
      <w:r>
        <w:rPr>
          <w:rStyle w:val="CommentReference"/>
        </w:rPr>
        <w:annotationRef/>
      </w:r>
      <w:r>
        <w:t>I don’t understand what this means (from scope notes)</w:t>
      </w:r>
    </w:p>
  </w:comment>
  <w:comment w:id="2121" w:author="Eric Boisvert" w:date="2016-03-31T14:35:00Z" w:initials="EB/L">
    <w:p w14:paraId="6D70419C" w14:textId="51DEC8C7" w:rsidR="00B61014" w:rsidRDefault="00B61014">
      <w:pPr>
        <w:pStyle w:val="CommentText"/>
      </w:pPr>
      <w:r>
        <w:rPr>
          <w:rStyle w:val="CommentReference"/>
        </w:rPr>
        <w:annotationRef/>
      </w:r>
      <w:r>
        <w:t xml:space="preserve">Check, eg. </w:t>
      </w:r>
    </w:p>
  </w:comment>
  <w:comment w:id="2125" w:author="Eric Boisvert" w:date="2016-03-31T14:35:00Z" w:initials="EB/L">
    <w:p w14:paraId="7ED5E424" w14:textId="2BED472C" w:rsidR="00B61014" w:rsidRDefault="00B61014">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171" w:author="Eric Boisvert" w:date="2016-03-31T14:35:00Z" w:initials="EB/L">
    <w:p w14:paraId="65E74C2D" w14:textId="77777777" w:rsidR="00B61014" w:rsidRDefault="00B61014" w:rsidP="00D96958">
      <w:pPr>
        <w:pStyle w:val="CommentText"/>
      </w:pPr>
      <w:r>
        <w:rPr>
          <w:rStyle w:val="CommentReference"/>
        </w:rPr>
        <w:annotationRef/>
      </w:r>
      <w:r>
        <w:t xml:space="preserve">Check, eg. </w:t>
      </w:r>
    </w:p>
  </w:comment>
  <w:comment w:id="2177" w:author="Eric Boisvert" w:date="2016-03-31T14:35:00Z" w:initials="EB/L">
    <w:p w14:paraId="1AAB0499" w14:textId="77777777" w:rsidR="00B61014" w:rsidRDefault="00B61014"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238" w:author="Eric Boisvert" w:date="2016-03-31T14:35:00Z" w:initials="EB/L">
    <w:p w14:paraId="2DDC24B9" w14:textId="77777777" w:rsidR="00B61014" w:rsidRDefault="00B61014"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261" w:author="Eric Boisvert" w:date="2016-03-31T14:35:00Z" w:initials="EB/L">
    <w:p w14:paraId="71798E18" w14:textId="48F7898B" w:rsidR="00B61014" w:rsidRDefault="00B61014" w:rsidP="00176E9E">
      <w:pPr>
        <w:pStyle w:val="CommentText"/>
      </w:pPr>
      <w:r>
        <w:rPr>
          <w:rStyle w:val="CommentReference"/>
        </w:rPr>
        <w:annotationRef/>
      </w:r>
      <w:r>
        <w:t>This is a shortcut or a replacement of getting the full MappedFeature and then resolve the specification association</w:t>
      </w:r>
    </w:p>
  </w:comment>
  <w:comment w:id="2292" w:author="Eric Boisvert" w:date="2016-03-31T14:35:00Z" w:initials="EB/L">
    <w:p w14:paraId="021DDEA1" w14:textId="77777777" w:rsidR="00B61014" w:rsidRDefault="00B61014" w:rsidP="00D96958">
      <w:pPr>
        <w:pStyle w:val="CommentText"/>
      </w:pPr>
      <w:r>
        <w:rPr>
          <w:rStyle w:val="CommentReference"/>
        </w:rPr>
        <w:annotationRef/>
      </w:r>
      <w:r>
        <w:t xml:space="preserve">Check, eg. </w:t>
      </w:r>
    </w:p>
  </w:comment>
  <w:comment w:id="2291" w:author="Ollie Raymond" w:date="2016-03-31T14:35:00Z" w:initials="OLR">
    <w:p w14:paraId="5F95FA50" w14:textId="77777777" w:rsidR="00B61014" w:rsidRDefault="00B61014"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61014" w:rsidRDefault="00B61014">
      <w:pPr>
        <w:pStyle w:val="CommentText"/>
      </w:pPr>
    </w:p>
  </w:comment>
  <w:comment w:id="2297" w:author="Eric Boisvert" w:date="2016-03-31T14:35:00Z" w:initials="EB/L">
    <w:p w14:paraId="5B647355" w14:textId="7881E39E" w:rsidR="00B61014" w:rsidRDefault="00B61014">
      <w:pPr>
        <w:pStyle w:val="CommentText"/>
      </w:pPr>
      <w:r>
        <w:rPr>
          <w:rStyle w:val="CommentReference"/>
        </w:rPr>
        <w:annotationRef/>
      </w:r>
      <w:r>
        <w:t>SHOULD are not mandatory and don’t have compliance teste associated to them.</w:t>
      </w:r>
    </w:p>
  </w:comment>
  <w:comment w:id="2296" w:author="Ollie Raymond" w:date="2016-03-31T14:35:00Z" w:initials="OLR">
    <w:p w14:paraId="2AF7AF0C" w14:textId="1567801F" w:rsidR="00B61014" w:rsidRDefault="00B61014">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382" w:author="Eric Boisvert" w:date="2016-03-31T14:35:00Z" w:initials="EB/L">
    <w:p w14:paraId="5396C471" w14:textId="77777777" w:rsidR="00B61014" w:rsidRDefault="00B61014" w:rsidP="00BE718C">
      <w:pPr>
        <w:pStyle w:val="CommentText"/>
      </w:pPr>
      <w:r>
        <w:rPr>
          <w:rStyle w:val="CommentReference"/>
        </w:rPr>
        <w:annotationRef/>
      </w:r>
      <w:r>
        <w:t xml:space="preserve">Resolve implies URI – doesn’t </w:t>
      </w:r>
      <w:proofErr w:type="gramStart"/>
      <w:r>
        <w:t>it ?</w:t>
      </w:r>
      <w:proofErr w:type="gramEnd"/>
    </w:p>
  </w:comment>
  <w:comment w:id="2467" w:author="Eric Boisvert" w:date="2016-03-31T14:35:00Z" w:initials="EB/L">
    <w:p w14:paraId="52CEAD5D" w14:textId="77777777" w:rsidR="00B61014" w:rsidRDefault="00B61014" w:rsidP="00D96958">
      <w:pPr>
        <w:pStyle w:val="CommentText"/>
      </w:pPr>
      <w:r>
        <w:rPr>
          <w:rStyle w:val="CommentReference"/>
        </w:rPr>
        <w:annotationRef/>
      </w:r>
      <w:r>
        <w:t xml:space="preserve">Check, eg. </w:t>
      </w:r>
    </w:p>
  </w:comment>
  <w:comment w:id="2533" w:author="Eric Boisvert" w:date="2016-03-31T14:35:00Z" w:initials="EB/L">
    <w:p w14:paraId="1AA086B4" w14:textId="77777777" w:rsidR="00B61014" w:rsidRDefault="00B61014" w:rsidP="00D96958">
      <w:pPr>
        <w:pStyle w:val="CommentText"/>
      </w:pPr>
      <w:r>
        <w:rPr>
          <w:rStyle w:val="CommentReference"/>
        </w:rPr>
        <w:annotationRef/>
      </w:r>
      <w:r>
        <w:t xml:space="preserve">Check, eg. </w:t>
      </w:r>
    </w:p>
  </w:comment>
  <w:comment w:id="2623" w:author="Eric Boisvert" w:date="2016-03-31T14:35:00Z" w:initials="EB/L">
    <w:p w14:paraId="58D17B83" w14:textId="77777777" w:rsidR="00B61014" w:rsidRDefault="00B61014" w:rsidP="00DF2985">
      <w:pPr>
        <w:pStyle w:val="CommentText"/>
      </w:pPr>
      <w:r>
        <w:rPr>
          <w:rStyle w:val="CommentReference"/>
        </w:rPr>
        <w:annotationRef/>
      </w:r>
      <w:r>
        <w:t xml:space="preserve">Check, eg. </w:t>
      </w:r>
    </w:p>
  </w:comment>
  <w:comment w:id="2745" w:author="Eric Boisvert" w:date="2016-03-31T14:35:00Z" w:initials="EB/L">
    <w:p w14:paraId="3F27E355" w14:textId="77777777" w:rsidR="00B61014" w:rsidRDefault="00B61014" w:rsidP="002E6F45">
      <w:pPr>
        <w:pStyle w:val="CommentText"/>
      </w:pPr>
      <w:r>
        <w:rPr>
          <w:rStyle w:val="CommentReference"/>
        </w:rPr>
        <w:annotationRef/>
      </w:r>
      <w:r>
        <w:t xml:space="preserve">Check, eg. </w:t>
      </w:r>
    </w:p>
  </w:comment>
  <w:comment w:id="2869" w:author="Eric Boisvert" w:date="2016-03-31T14:35:00Z" w:initials="EB/L">
    <w:p w14:paraId="3916DEFC" w14:textId="77777777" w:rsidR="00B61014" w:rsidRDefault="00B61014" w:rsidP="00006FB0">
      <w:pPr>
        <w:pStyle w:val="CommentText"/>
      </w:pPr>
      <w:r>
        <w:rPr>
          <w:rStyle w:val="CommentReference"/>
        </w:rPr>
        <w:annotationRef/>
      </w:r>
      <w:r>
        <w:t xml:space="preserve">Check, eg. </w:t>
      </w:r>
    </w:p>
  </w:comment>
  <w:comment w:id="2870" w:author="Eric Boisvert" w:date="2016-03-31T14:35:00Z" w:initials="EB/L">
    <w:p w14:paraId="246F852D" w14:textId="77777777" w:rsidR="00B61014" w:rsidRDefault="00B61014" w:rsidP="00637CC9">
      <w:pPr>
        <w:pStyle w:val="CommentText"/>
      </w:pPr>
      <w:r>
        <w:rPr>
          <w:rStyle w:val="CommentReference"/>
        </w:rPr>
        <w:annotationRef/>
      </w:r>
      <w:r>
        <w:t>Change in UML scope notes and remove observation_URI</w:t>
      </w:r>
    </w:p>
  </w:comment>
  <w:comment w:id="2904" w:author="Eric Boisvert" w:date="2016-03-31T14:35:00Z" w:initials="EB/L">
    <w:p w14:paraId="1361859C" w14:textId="0AA10B9F" w:rsidR="00B61014" w:rsidRDefault="00B61014">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69" w:author="Eric Boisvert" w:date="2016-03-31T14:35:00Z" w:initials="EB/L">
    <w:p w14:paraId="084DAD59" w14:textId="3EBA890B" w:rsidR="00B61014" w:rsidRDefault="00B61014">
      <w:pPr>
        <w:pStyle w:val="CommentText"/>
      </w:pPr>
      <w:r>
        <w:rPr>
          <w:rStyle w:val="CommentReference"/>
        </w:rPr>
        <w:annotationRef/>
      </w:r>
      <w:r>
        <w:t>Rephrase important use case = INSPIRE</w:t>
      </w:r>
    </w:p>
  </w:comment>
  <w:comment w:id="2989" w:author="Eric Boisvert" w:date="2016-03-31T14:35:00Z" w:initials="EB/L">
    <w:p w14:paraId="4602724B" w14:textId="1CB62DD0" w:rsidR="00B61014" w:rsidRDefault="00B61014">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3020" w:author="Eric Boisvert" w:date="2016-03-31T14:35:00Z" w:initials="EB/L">
    <w:p w14:paraId="6B5921D4" w14:textId="5533ACFC" w:rsidR="00B61014" w:rsidRDefault="00B61014">
      <w:pPr>
        <w:pStyle w:val="CommentText"/>
      </w:pPr>
      <w:r>
        <w:rPr>
          <w:rStyle w:val="CommentReference"/>
        </w:rPr>
        <w:annotationRef/>
      </w:r>
      <w:r>
        <w:t>Not quite sure what to do of this.</w:t>
      </w:r>
    </w:p>
  </w:comment>
  <w:comment w:id="3031" w:author="Eric Boisvert" w:date="2016-03-31T14:35:00Z" w:initials="EB/L">
    <w:p w14:paraId="49D40484" w14:textId="5C78DA5F" w:rsidR="00B61014" w:rsidRDefault="00B61014">
      <w:pPr>
        <w:pStyle w:val="CommentText"/>
      </w:pPr>
      <w:r>
        <w:rPr>
          <w:rStyle w:val="CommentReference"/>
        </w:rPr>
        <w:annotationRef/>
      </w:r>
      <w:r>
        <w:t>I don’t understand</w:t>
      </w:r>
    </w:p>
  </w:comment>
  <w:comment w:id="3037" w:author="Eric Boisvert" w:date="2016-03-31T14:35:00Z" w:initials="EB/L">
    <w:p w14:paraId="18B6C9FA" w14:textId="77777777" w:rsidR="00B61014" w:rsidRDefault="00B61014" w:rsidP="0016408B">
      <w:pPr>
        <w:pStyle w:val="CommentText"/>
      </w:pPr>
      <w:r>
        <w:rPr>
          <w:rStyle w:val="CommentReference"/>
        </w:rPr>
        <w:annotationRef/>
      </w:r>
      <w:r>
        <w:t>Probably don’t need this because this is what the UML says, but this CodeType is different since it is not an external vocabulary</w:t>
      </w:r>
    </w:p>
  </w:comment>
  <w:comment w:id="3045" w:author="Eric Boisvert" w:date="2016-03-31T14:35:00Z" w:initials="EB/L">
    <w:p w14:paraId="29FF579F" w14:textId="418C8DEC" w:rsidR="00B61014" w:rsidRDefault="00B61014">
      <w:pPr>
        <w:pStyle w:val="CommentText"/>
      </w:pPr>
      <w:r>
        <w:rPr>
          <w:rStyle w:val="CommentReference"/>
        </w:rPr>
        <w:annotationRef/>
      </w:r>
      <w:r>
        <w:t>Delete because it actually goes in 8.5.1</w:t>
      </w:r>
    </w:p>
  </w:comment>
  <w:comment w:id="3054" w:author="Eric Boisvert" w:date="2016-03-31T14:35:00Z" w:initials="EB/L">
    <w:p w14:paraId="2A96457B" w14:textId="5EA18721" w:rsidR="00B61014" w:rsidRDefault="00B61014">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056" w:author="Eric Boisvert" w:date="2016-03-31T14:35:00Z" w:initials="EB/L">
    <w:p w14:paraId="53080A5A" w14:textId="720EBE1D" w:rsidR="00B61014" w:rsidRDefault="00B61014">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3062" w:author="Eric Boisvert" w:date="2016-03-31T14:35:00Z" w:initials="EB/L">
    <w:p w14:paraId="08690EA4" w14:textId="058794F9" w:rsidR="00B61014" w:rsidRDefault="00B61014">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67" w:author="Eric Boisvert" w:date="2016-03-31T14:35:00Z" w:initials="EB/L">
    <w:p w14:paraId="5C743AC9" w14:textId="77777777" w:rsidR="00B61014" w:rsidRDefault="00B61014">
      <w:pPr>
        <w:pStyle w:val="CommentText"/>
      </w:pPr>
      <w:r>
        <w:rPr>
          <w:rStyle w:val="CommentReference"/>
        </w:rPr>
        <w:annotationRef/>
      </w:r>
      <w:r>
        <w:t xml:space="preserve">This was in the scope note.  I don’t understand what this means.  Is the last item </w:t>
      </w:r>
    </w:p>
  </w:comment>
  <w:comment w:id="3068" w:author="Eric Boisvert" w:date="2016-03-31T14:35:00Z" w:initials="EB/L">
    <w:p w14:paraId="720006F6" w14:textId="77777777" w:rsidR="00B61014" w:rsidRDefault="00B61014">
      <w:pPr>
        <w:pStyle w:val="CommentText"/>
      </w:pPr>
      <w:r>
        <w:rPr>
          <w:rStyle w:val="CommentReference"/>
        </w:rPr>
        <w:annotationRef/>
      </w:r>
      <w:r>
        <w:t xml:space="preserve">This is a 3.2 thing, it has been replace with a “samplingFrame” term.  I honestly preferred the 3.2 </w:t>
      </w:r>
    </w:p>
  </w:comment>
  <w:comment w:id="3075" w:author="Eric Boisvert" w:date="2016-03-31T14:35:00Z" w:initials="EB/L">
    <w:p w14:paraId="5B19BE13" w14:textId="40E8328A" w:rsidR="00B61014" w:rsidRDefault="00B61014">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3115" w:author="Eric Boisvert" w:date="2016-03-31T14:35:00Z" w:initials="EB/L">
    <w:p w14:paraId="7766A12B" w14:textId="74BF3C91" w:rsidR="00B61014" w:rsidRDefault="00B61014">
      <w:pPr>
        <w:pStyle w:val="CommentText"/>
      </w:pPr>
      <w:r>
        <w:rPr>
          <w:rStyle w:val="CommentReference"/>
        </w:rPr>
        <w:annotationRef/>
      </w:r>
      <w:r>
        <w:t>Not sure what this means</w:t>
      </w:r>
    </w:p>
  </w:comment>
  <w:comment w:id="3144" w:author="Eric Boisvert" w:date="2016-03-31T14:35:00Z" w:initials="EB/L">
    <w:p w14:paraId="459DF5D5" w14:textId="3425E002" w:rsidR="00B61014" w:rsidRDefault="00B61014">
      <w:pPr>
        <w:pStyle w:val="CommentText"/>
      </w:pPr>
      <w:r>
        <w:rPr>
          <w:rStyle w:val="CommentReference"/>
        </w:rPr>
        <w:annotationRef/>
      </w:r>
      <w:r>
        <w:t>Might as well just say “SHALL be percent”</w:t>
      </w:r>
    </w:p>
  </w:comment>
  <w:comment w:id="3149" w:author="Eric Boisvert" w:date="2016-03-31T14:35:00Z" w:initials="EB/L">
    <w:p w14:paraId="49EC594F" w14:textId="2959065E" w:rsidR="00B61014" w:rsidRDefault="00B61014">
      <w:pPr>
        <w:pStyle w:val="CommentText"/>
      </w:pPr>
      <w:r>
        <w:rPr>
          <w:rStyle w:val="CommentReference"/>
        </w:rPr>
        <w:annotationRef/>
      </w:r>
      <w:r>
        <w:t>Note: I keep capitalization only when we refer to the class name, not the concept, EarthMaterial versus “Earth material”.</w:t>
      </w:r>
    </w:p>
  </w:comment>
  <w:comment w:id="3162" w:author="Eric Boisvert" w:date="2016-03-31T14:35:00Z" w:initials="EB/L">
    <w:p w14:paraId="07C6E8F7" w14:textId="19414C95" w:rsidR="00B61014" w:rsidRDefault="00B61014">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82" w:author="Eric Boisvert" w:date="2016-03-31T14:35:00Z" w:initials="EB/L">
    <w:p w14:paraId="411F64B9" w14:textId="2AC6BAD6" w:rsidR="00B61014" w:rsidRDefault="00B61014">
      <w:pPr>
        <w:pStyle w:val="CommentText"/>
      </w:pPr>
      <w:r>
        <w:rPr>
          <w:rStyle w:val="CommentReference"/>
        </w:rPr>
        <w:annotationRef/>
      </w:r>
      <w:r>
        <w:t>We don’t get the opportunities to site XVII century stuff very often</w:t>
      </w:r>
    </w:p>
  </w:comment>
  <w:comment w:id="3205" w:author="Eric Boisvert" w:date="2016-03-31T14:35:00Z" w:initials="EB/L">
    <w:p w14:paraId="064878C1" w14:textId="5C24CDFF" w:rsidR="00B61014" w:rsidRDefault="00B61014">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244" w:author="Eric Boisvert" w:date="2016-03-31T14:35:00Z" w:initials="EB/L">
    <w:p w14:paraId="141CBB56" w14:textId="78925F87" w:rsidR="00B61014" w:rsidRDefault="00B61014">
      <w:pPr>
        <w:pStyle w:val="CommentText"/>
      </w:pPr>
      <w:r>
        <w:rPr>
          <w:rStyle w:val="CommentReference"/>
        </w:rPr>
        <w:annotationRef/>
      </w:r>
      <w:proofErr w:type="gramStart"/>
      <w:r>
        <w:t>Heterogeneity ?</w:t>
      </w:r>
      <w:proofErr w:type="gramEnd"/>
    </w:p>
  </w:comment>
  <w:comment w:id="3261" w:author="Eric Boisvert" w:date="2016-03-31T14:35:00Z" w:initials="EB/L">
    <w:p w14:paraId="58301678" w14:textId="30B77D74" w:rsidR="00B61014" w:rsidRDefault="00B61014">
      <w:pPr>
        <w:pStyle w:val="CommentText"/>
      </w:pPr>
      <w:r>
        <w:rPr>
          <w:rStyle w:val="CommentReference"/>
        </w:rPr>
        <w:annotationRef/>
      </w:r>
      <w:r>
        <w:t>Not sure what this is for</w:t>
      </w:r>
    </w:p>
  </w:comment>
  <w:comment w:id="3269" w:author="Eric Boisvert" w:date="2016-03-31T14:35:00Z" w:initials="EB/L">
    <w:p w14:paraId="10B4786D" w14:textId="0F8925E1" w:rsidR="00B61014" w:rsidRDefault="00B61014">
      <w:pPr>
        <w:pStyle w:val="CommentText"/>
      </w:pPr>
      <w:r>
        <w:rPr>
          <w:rStyle w:val="CommentReference"/>
        </w:rPr>
        <w:annotationRef/>
      </w:r>
      <w:r>
        <w:t>Shouldn’t be “deformation of a GeologicUnit</w:t>
      </w:r>
      <w:proofErr w:type="gramStart"/>
      <w:r>
        <w:t>” ?</w:t>
      </w:r>
      <w:proofErr w:type="gramEnd"/>
    </w:p>
  </w:comment>
  <w:comment w:id="3351" w:author="Eric Boisvert" w:date="2016-03-31T14:35:00Z" w:initials="EB/L">
    <w:p w14:paraId="7145605A" w14:textId="12673CC8" w:rsidR="00B61014" w:rsidRDefault="00B61014">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367" w:author="Boisvert, Eric" w:date="2016-03-31T14:35:00Z" w:initials="BE">
    <w:p w14:paraId="41B1F482" w14:textId="77777777" w:rsidR="00B61014" w:rsidRDefault="00B61014" w:rsidP="00390DF7">
      <w:pPr>
        <w:pStyle w:val="CommentText"/>
      </w:pPr>
      <w:r>
        <w:rPr>
          <w:rStyle w:val="CommentReference"/>
        </w:rPr>
        <w:annotationRef/>
      </w:r>
      <w:r>
        <w:t>Check. Maybe it’s a GML 3.3 thing</w:t>
      </w:r>
    </w:p>
  </w:comment>
  <w:comment w:id="3406" w:author="Boisvert, Eric" w:date="2016-03-31T14:35:00Z" w:initials="BE">
    <w:p w14:paraId="1D69B5C2" w14:textId="5CF0D125" w:rsidR="00B61014" w:rsidRDefault="00B61014">
      <w:pPr>
        <w:pStyle w:val="CommentText"/>
      </w:pPr>
      <w:r>
        <w:rPr>
          <w:rStyle w:val="CommentReference"/>
        </w:rPr>
        <w:annotationRef/>
      </w:r>
      <w:r>
        <w:t>Although some of the requirements below do.</w:t>
      </w:r>
    </w:p>
  </w:comment>
  <w:comment w:id="3408" w:author="Eric Boisvert" w:date="2016-03-31T14:35:00Z" w:initials="EB/L">
    <w:p w14:paraId="6ED4705C" w14:textId="77777777" w:rsidR="00B61014" w:rsidRDefault="00B61014" w:rsidP="00657E64">
      <w:pPr>
        <w:pStyle w:val="CommentText"/>
      </w:pPr>
      <w:r>
        <w:rPr>
          <w:rStyle w:val="CommentReference"/>
        </w:rPr>
        <w:annotationRef/>
      </w:r>
      <w:r>
        <w:t>Should we have a recommendation that community stick to a single convension (eg: OneGeology uses that convension)</w:t>
      </w:r>
    </w:p>
  </w:comment>
  <w:comment w:id="3443" w:author="Eric Boisvert" w:date="2016-03-31T14:35:00Z" w:initials="EB/L">
    <w:p w14:paraId="5485F6AC" w14:textId="77777777" w:rsidR="00B61014" w:rsidRDefault="00B61014" w:rsidP="00657E64">
      <w:pPr>
        <w:pStyle w:val="CommentText"/>
      </w:pPr>
      <w:r>
        <w:rPr>
          <w:rStyle w:val="CommentReference"/>
        </w:rPr>
        <w:annotationRef/>
      </w:r>
      <w:r>
        <w:t>Should we define a specific uom for this – or should we even bother and leave this for community.</w:t>
      </w:r>
    </w:p>
  </w:comment>
  <w:comment w:id="3487" w:author="Eric Boisvert" w:date="2016-03-31T14:35:00Z" w:initials="EB/L">
    <w:p w14:paraId="0B5605F6" w14:textId="6C87D3D6" w:rsidR="00B61014" w:rsidRDefault="00B61014">
      <w:pPr>
        <w:pStyle w:val="CommentText"/>
      </w:pPr>
      <w:r>
        <w:rPr>
          <w:rStyle w:val="CommentReference"/>
        </w:rPr>
        <w:annotationRef/>
      </w:r>
      <w:r>
        <w:t>This is one exception in the list.  It’s not externally managed, but actually enforced in the specification and the schema.</w:t>
      </w:r>
    </w:p>
  </w:comment>
  <w:comment w:id="3511" w:author="Eric Boisvert" w:date="2016-03-31T14:35:00Z" w:initials="EB/L">
    <w:p w14:paraId="66B47F31" w14:textId="1A6C4486" w:rsidR="00B61014" w:rsidRDefault="00B61014">
      <w:pPr>
        <w:pStyle w:val="CommentText"/>
      </w:pPr>
      <w:r>
        <w:rPr>
          <w:rStyle w:val="CommentReference"/>
        </w:rPr>
        <w:annotationRef/>
      </w:r>
      <w:r>
        <w:t>Cordlink and Kentuky did a mapping</w:t>
      </w:r>
    </w:p>
  </w:comment>
  <w:comment w:id="3533" w:author="Boisvert, Eric" w:date="2016-03-31T14:35:00Z" w:initials="BE">
    <w:p w14:paraId="418FC66E" w14:textId="01BC6B1B" w:rsidR="00B61014" w:rsidRDefault="00B61014">
      <w:pPr>
        <w:pStyle w:val="CommentText"/>
      </w:pPr>
      <w:r>
        <w:rPr>
          <w:rStyle w:val="CommentReference"/>
        </w:rPr>
        <w:annotationRef/>
      </w:r>
      <w:r>
        <w:t>There should be a convention that the SRS of the geometries on the cross-section shall be a reference to the plane that makes the cross-section.</w:t>
      </w:r>
    </w:p>
  </w:comment>
  <w:comment w:id="3583" w:author="Eric Boisvert" w:date="2016-03-31T14:35:00Z" w:initials="EB/L">
    <w:p w14:paraId="3B2EDD2B" w14:textId="3ED32B99" w:rsidR="00B61014" w:rsidRDefault="00B61014">
      <w:pPr>
        <w:pStyle w:val="CommentText"/>
      </w:pPr>
      <w:r>
        <w:rPr>
          <w:rStyle w:val="CommentReference"/>
        </w:rPr>
        <w:annotationRef/>
      </w:r>
      <w:r>
        <w:t>Rework this, this should be under GeologicFeatureRelation below</w:t>
      </w:r>
    </w:p>
  </w:comment>
  <w:comment w:id="3594" w:author="Eric Boisvert" w:date="2016-03-31T14:35:00Z" w:initials="EB/L">
    <w:p w14:paraId="301A2117" w14:textId="7B08D6E4" w:rsidR="00B61014" w:rsidRDefault="00B61014">
      <w:pPr>
        <w:pStyle w:val="CommentText"/>
      </w:pPr>
      <w:r>
        <w:rPr>
          <w:rStyle w:val="CommentReference"/>
        </w:rPr>
        <w:annotationRef/>
      </w:r>
      <w:r>
        <w:t>I remove “spatial object” because GeologicFeatureRelation are between Features</w:t>
      </w:r>
    </w:p>
  </w:comment>
  <w:comment w:id="3687" w:author="Eric Boisvert" w:date="2016-03-31T14:35:00Z" w:initials="EB/L">
    <w:p w14:paraId="05D4B33C" w14:textId="05CF38CA" w:rsidR="00B61014" w:rsidRDefault="00B61014">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93" w:author="Eric Boisvert" w:date="2016-03-31T14:35:00Z" w:initials="EB/L">
    <w:p w14:paraId="5F904FE1" w14:textId="3B228682" w:rsidR="00B61014" w:rsidRDefault="00B61014">
      <w:pPr>
        <w:pStyle w:val="CommentText"/>
      </w:pPr>
      <w:r>
        <w:rPr>
          <w:rStyle w:val="CommentReference"/>
        </w:rPr>
        <w:annotationRef/>
      </w:r>
      <w:r>
        <w:t>It’s a swe</w:t>
      </w:r>
      <w:proofErr w:type="gramStart"/>
      <w:r>
        <w:t>:QuantityRange</w:t>
      </w:r>
      <w:proofErr w:type="gramEnd"/>
    </w:p>
  </w:comment>
  <w:comment w:id="3707" w:author="Eric Boisvert" w:date="2016-03-31T14:35:00Z" w:initials="EB/L">
    <w:p w14:paraId="39A3506E" w14:textId="63BD2186" w:rsidR="00B61014" w:rsidRPr="00CD22DC" w:rsidRDefault="00B61014">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841" w:author="Eric Boisvert" w:date="2016-03-31T14:35:00Z" w:initials="EB/L">
    <w:p w14:paraId="2825455C" w14:textId="17477529" w:rsidR="00B61014" w:rsidRDefault="00B61014">
      <w:pPr>
        <w:pStyle w:val="CommentText"/>
      </w:pPr>
      <w:r>
        <w:rPr>
          <w:rStyle w:val="CommentReference"/>
        </w:rPr>
        <w:annotationRef/>
      </w:r>
      <w:r>
        <w:t>Don’t forget to add a dependency to GeologicAge in the requirement class list</w:t>
      </w:r>
    </w:p>
  </w:comment>
  <w:comment w:id="3851" w:author="Boisvert, Eric" w:date="2016-03-31T14:35:00Z" w:initials="BE">
    <w:p w14:paraId="1C808EF5" w14:textId="6F40C929" w:rsidR="00B61014" w:rsidRDefault="00B61014">
      <w:pPr>
        <w:pStyle w:val="CommentText"/>
      </w:pPr>
      <w:r>
        <w:rPr>
          <w:rStyle w:val="CommentReference"/>
        </w:rPr>
        <w:annotationRef/>
      </w:r>
      <w:r>
        <w:t>There is room for a requirement clause here.</w:t>
      </w:r>
    </w:p>
  </w:comment>
  <w:comment w:id="3905" w:author="Eric Boisvert" w:date="2016-03-31T14:35:00Z" w:initials="EB/L">
    <w:p w14:paraId="46DD4A60" w14:textId="39A954E4" w:rsidR="00B61014" w:rsidRDefault="00B61014">
      <w:pPr>
        <w:pStyle w:val="CommentText"/>
      </w:pPr>
      <w:r>
        <w:rPr>
          <w:rStyle w:val="CommentReference"/>
        </w:rPr>
        <w:annotationRef/>
      </w:r>
      <w:r>
        <w:t xml:space="preserve">Not clear sentence.  </w:t>
      </w:r>
    </w:p>
  </w:comment>
  <w:comment w:id="4049" w:author="Eric Boisvert" w:date="2016-03-31T14:35:00Z" w:initials="EB/L">
    <w:p w14:paraId="42C21903" w14:textId="3AFF6780" w:rsidR="00B61014" w:rsidRDefault="00B61014">
      <w:pPr>
        <w:pStyle w:val="CommentText"/>
      </w:pPr>
      <w:r>
        <w:rPr>
          <w:rStyle w:val="CommentReference"/>
        </w:rPr>
        <w:annotationRef/>
      </w:r>
      <w:r>
        <w:t>Would’t it be more informative to have ShearDisplacementStructure in this diagram (to show that SDSDescription adds description to SDS)</w:t>
      </w:r>
    </w:p>
  </w:comment>
  <w:comment w:id="4080" w:author="Eric Boisvert" w:date="2016-03-31T14:35:00Z" w:initials="EB/L">
    <w:p w14:paraId="34ACD43E" w14:textId="47D71F8A" w:rsidR="00B61014" w:rsidRDefault="00B61014">
      <w:pPr>
        <w:pStyle w:val="CommentText"/>
      </w:pPr>
      <w:r>
        <w:rPr>
          <w:rStyle w:val="CommentReference"/>
        </w:rPr>
        <w:annotationRef/>
      </w:r>
      <w:r>
        <w:t>Although strongly related, there are not much Esker made of basalt.</w:t>
      </w:r>
    </w:p>
  </w:comment>
  <w:comment w:id="4085" w:author="Boisvert, Eric" w:date="2016-03-31T14:35:00Z" w:initials="BE">
    <w:p w14:paraId="5ADFBBDF" w14:textId="643A6A76" w:rsidR="00B61014" w:rsidRDefault="00B61014">
      <w:pPr>
        <w:pStyle w:val="CommentText"/>
      </w:pPr>
      <w:r>
        <w:rPr>
          <w:rStyle w:val="CommentReference"/>
        </w:rPr>
        <w:annotationRef/>
      </w:r>
      <w:r>
        <w:t>This is true for all QuantityRange</w:t>
      </w:r>
    </w:p>
  </w:comment>
  <w:comment w:id="4106" w:author="Eric Boisvert" w:date="2016-03-31T14:35:00Z" w:initials="EB/L">
    <w:p w14:paraId="400E408F" w14:textId="0E976AB6" w:rsidR="00B61014" w:rsidRDefault="00B61014">
      <w:pPr>
        <w:pStyle w:val="CommentText"/>
      </w:pPr>
      <w:r>
        <w:rPr>
          <w:rStyle w:val="CommentReference"/>
        </w:rPr>
        <w:annotationRef/>
      </w:r>
      <w:r>
        <w:t>Original scope notes had “term(s) or numeric values.”</w:t>
      </w:r>
    </w:p>
  </w:comment>
  <w:comment w:id="4166" w:author="Eric Boisvert" w:date="2016-03-31T14:35:00Z" w:initials="EB/L">
    <w:p w14:paraId="0435CE0A" w14:textId="4553E961" w:rsidR="00B61014" w:rsidRDefault="00B61014">
      <w:pPr>
        <w:pStyle w:val="CommentText"/>
      </w:pPr>
      <w:r>
        <w:rPr>
          <w:rStyle w:val="CommentReference"/>
        </w:rPr>
        <w:annotationRef/>
      </w:r>
      <w:r>
        <w:t>This is a bit circular</w:t>
      </w:r>
    </w:p>
  </w:comment>
  <w:comment w:id="4202" w:author="Eric Boisvert" w:date="2016-03-31T14:35:00Z" w:initials="EB/L">
    <w:p w14:paraId="5768A9DC" w14:textId="2773047A" w:rsidR="00B61014" w:rsidRDefault="00B61014">
      <w:pPr>
        <w:pStyle w:val="CommentText"/>
      </w:pPr>
      <w:r>
        <w:rPr>
          <w:rStyle w:val="CommentReference"/>
        </w:rPr>
        <w:annotationRef/>
      </w:r>
      <w:r>
        <w:t>This is the very same description than GeochronologicEra.  I suspect this description is for GeochronologicEra because it references stratotype.</w:t>
      </w:r>
    </w:p>
  </w:comment>
  <w:comment w:id="4206" w:author="Eric Boisvert" w:date="2016-03-31T14:35:00Z" w:initials="EB/L">
    <w:p w14:paraId="2C24A7A7" w14:textId="66DBDB6A" w:rsidR="00B61014" w:rsidRDefault="00B61014">
      <w:pPr>
        <w:pStyle w:val="CommentText"/>
      </w:pPr>
      <w:r>
        <w:rPr>
          <w:rStyle w:val="CommentReference"/>
        </w:rPr>
        <w:annotationRef/>
      </w:r>
      <w:r>
        <w:t>Is there a better way to say that children and grand-childrens.</w:t>
      </w:r>
    </w:p>
  </w:comment>
  <w:comment w:id="4214" w:author="Eric Boisvert" w:date="2016-03-31T14:35:00Z" w:initials="EB/L">
    <w:p w14:paraId="7247A767" w14:textId="343C40D3" w:rsidR="00B61014" w:rsidRDefault="00B61014">
      <w:pPr>
        <w:pStyle w:val="CommentText"/>
      </w:pPr>
      <w:r>
        <w:rPr>
          <w:rStyle w:val="CommentReference"/>
        </w:rPr>
        <w:annotationRef/>
      </w:r>
      <w:r>
        <w:t xml:space="preserve">Is there a rule that says that start must be younger than </w:t>
      </w:r>
      <w:proofErr w:type="gramStart"/>
      <w:r>
        <w:t>end ?</w:t>
      </w:r>
      <w:proofErr w:type="gramEnd"/>
    </w:p>
  </w:comment>
  <w:comment w:id="4334" w:author="Boisvert, Eric" w:date="2016-03-31T14:35:00Z" w:initials="BE">
    <w:p w14:paraId="21B89F9C" w14:textId="3B667400" w:rsidR="00B61014" w:rsidRDefault="00B61014">
      <w:pPr>
        <w:pStyle w:val="CommentText"/>
      </w:pPr>
      <w:r>
        <w:rPr>
          <w:rStyle w:val="CommentReference"/>
        </w:rPr>
        <w:annotationRef/>
      </w:r>
      <w:r>
        <w:t>Already covered in Core (7.2.5)</w:t>
      </w:r>
    </w:p>
  </w:comment>
  <w:comment w:id="4344" w:author="Boisvert, Eric" w:date="2016-03-31T14:35:00Z" w:initials="BE">
    <w:p w14:paraId="0C3F4C70" w14:textId="61A7041F" w:rsidR="00B61014" w:rsidRDefault="00B61014">
      <w:pPr>
        <w:pStyle w:val="CommentText"/>
      </w:pPr>
      <w:r>
        <w:rPr>
          <w:rStyle w:val="CommentReference"/>
        </w:rPr>
        <w:annotationRef/>
      </w:r>
      <w:r>
        <w:t>Already covered in core (7.2.5)</w:t>
      </w:r>
    </w:p>
  </w:comment>
  <w:comment w:id="4370" w:author="Boisvert, Eric" w:date="2016-03-31T14:35:00Z" w:initials="BE">
    <w:p w14:paraId="6BE94171" w14:textId="6D01443C" w:rsidR="00B61014" w:rsidRDefault="00B61014">
      <w:pPr>
        <w:pStyle w:val="CommentText"/>
      </w:pPr>
      <w:r>
        <w:rPr>
          <w:rStyle w:val="CommentReference"/>
        </w:rPr>
        <w:annotationRef/>
      </w:r>
      <w:r>
        <w:t>The CRS should be the borehole curve</w:t>
      </w:r>
    </w:p>
  </w:comment>
  <w:comment w:id="4388" w:author="Boisvert, Eric" w:date="2016-03-31T14:35:00Z" w:initials="BE">
    <w:p w14:paraId="2B24470B" w14:textId="65C06FB9" w:rsidR="00B61014" w:rsidRDefault="00B61014">
      <w:pPr>
        <w:pStyle w:val="CommentText"/>
      </w:pPr>
      <w:r>
        <w:rPr>
          <w:rStyle w:val="CommentReference"/>
        </w:rPr>
        <w:annotationRef/>
      </w:r>
      <w:r>
        <w:t xml:space="preserve">Already covered in core </w:t>
      </w:r>
    </w:p>
  </w:comment>
  <w:comment w:id="4416" w:author="Boisvert, Eric" w:date="2016-03-31T14:35:00Z" w:initials="BE">
    <w:p w14:paraId="14328BAF" w14:textId="1FF148EF" w:rsidR="00B61014" w:rsidRDefault="00B61014">
      <w:pPr>
        <w:pStyle w:val="CommentText"/>
      </w:pPr>
      <w:r>
        <w:rPr>
          <w:rStyle w:val="CommentReference"/>
        </w:rPr>
        <w:annotationRef/>
      </w:r>
      <w:r>
        <w:t>This means that interval are in absolute coordinate</w:t>
      </w:r>
    </w:p>
  </w:comment>
  <w:comment w:id="4563" w:author="Eric Boisvert" w:date="2016-03-31T14:35:00Z" w:initials="EB/L">
    <w:p w14:paraId="13AA4EC3" w14:textId="25C396E8" w:rsidR="00B61014" w:rsidRDefault="00B61014">
      <w:pPr>
        <w:pStyle w:val="CommentText"/>
      </w:pPr>
      <w:r>
        <w:rPr>
          <w:rStyle w:val="CommentReference"/>
        </w:rPr>
        <w:annotationRef/>
      </w:r>
      <w:r>
        <w:t>In the previous version, I wrote this down as a requirement.  But it’s untestable, it’s just two different encoding that have different meanings</w:t>
      </w:r>
    </w:p>
  </w:comment>
  <w:comment w:id="4725" w:author="Boisvert, Eric" w:date="2016-03-31T14:35:00Z" w:initials="BE">
    <w:p w14:paraId="1D73A3B9" w14:textId="3051C86B" w:rsidR="00B61014" w:rsidRDefault="00B61014">
      <w:pPr>
        <w:pStyle w:val="CommentText"/>
      </w:pPr>
      <w:r>
        <w:rPr>
          <w:rStyle w:val="CommentReference"/>
        </w:rPr>
        <w:annotationRef/>
      </w:r>
      <w:r>
        <w:t>This labAnalysis-&gt;samplgFeature is redundant since its already include with basic</w:t>
      </w:r>
    </w:p>
  </w:comment>
  <w:comment w:id="4770" w:author="Eric Boisvert" w:date="2016-03-31T14:35:00Z" w:initials="EB/L">
    <w:p w14:paraId="3FE7EDCC" w14:textId="2BD98D64" w:rsidR="00B61014" w:rsidRDefault="00B61014">
      <w:pPr>
        <w:pStyle w:val="CommentText"/>
      </w:pPr>
      <w:r>
        <w:rPr>
          <w:rStyle w:val="CommentReference"/>
        </w:rPr>
        <w:annotationRef/>
      </w:r>
      <w:r>
        <w:t>Removed because this should be defined in the profile made by that community</w:t>
      </w:r>
    </w:p>
  </w:comment>
  <w:comment w:id="4925" w:author="Boisvert, Eric" w:date="2016-03-31T14:35:00Z" w:initials="BE">
    <w:p w14:paraId="7B362452" w14:textId="07A1582E" w:rsidR="00B61014" w:rsidRDefault="00B61014">
      <w:pPr>
        <w:pStyle w:val="CommentText"/>
      </w:pPr>
      <w:r>
        <w:rPr>
          <w:rStyle w:val="CommentReference"/>
        </w:rPr>
        <w:annotationRef/>
      </w:r>
      <w:r>
        <w:t>I suppose we can’t really police what other domains do.</w:t>
      </w:r>
    </w:p>
  </w:comment>
  <w:comment w:id="4941" w:author="Boisvert, Eric" w:date="2016-03-31T14:35:00Z" w:initials="BE">
    <w:p w14:paraId="261F51AD" w14:textId="318CAC15" w:rsidR="00B61014" w:rsidRDefault="00B61014">
      <w:pPr>
        <w:pStyle w:val="CommentText"/>
      </w:pPr>
      <w:r>
        <w:rPr>
          <w:rStyle w:val="CommentReference"/>
        </w:rPr>
        <w:annotationRef/>
      </w:r>
      <w:r>
        <w:t xml:space="preserve">Or is it </w:t>
      </w:r>
      <w:proofErr w:type="gramStart"/>
      <w:r>
        <w:t>normative ?</w:t>
      </w:r>
      <w:proofErr w:type="gramEnd"/>
    </w:p>
  </w:comment>
  <w:comment w:id="5006" w:author="Eric Boisvert" w:date="2016-03-31T14:35:00Z" w:initials="EB/L">
    <w:p w14:paraId="7795B763" w14:textId="0B9030E4" w:rsidR="00B61014" w:rsidRDefault="00B61014">
      <w:pPr>
        <w:pStyle w:val="CommentText"/>
      </w:pPr>
      <w:r>
        <w:rPr>
          <w:rStyle w:val="CommentReference"/>
        </w:rPr>
        <w:annotationRef/>
      </w:r>
      <w:r>
        <w:t xml:space="preserve">Is this still how http URI </w:t>
      </w:r>
      <w:proofErr w:type="gramStart"/>
      <w:r>
        <w:t>flagged ?</w:t>
      </w:r>
      <w:proofErr w:type="gramEnd"/>
    </w:p>
  </w:comment>
  <w:comment w:id="5064" w:author="Eric Boisvert" w:date="2016-03-31T14:35:00Z" w:initials="EB/L">
    <w:p w14:paraId="7F452530" w14:textId="4D282E5B" w:rsidR="00B61014" w:rsidRDefault="00B61014">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071" w:author="Eric Boisvert" w:date="2016-03-31T14:35:00Z" w:initials="EB/L">
    <w:p w14:paraId="23E499DD" w14:textId="4C908A9F" w:rsidR="00B61014" w:rsidRDefault="00B61014">
      <w:pPr>
        <w:pStyle w:val="CommentText"/>
      </w:pPr>
      <w:r>
        <w:rPr>
          <w:rStyle w:val="CommentReference"/>
        </w:rPr>
        <w:annotationRef/>
      </w:r>
      <w:r>
        <w:t>Removed since all sch will import core anyway.  It’s embedded in the previous rule</w:t>
      </w:r>
    </w:p>
  </w:comment>
  <w:comment w:id="5150" w:author="Eric Boisvert" w:date="2016-03-31T14:35:00Z" w:initials="EB/L">
    <w:p w14:paraId="05E20B47" w14:textId="2CC7B3E4" w:rsidR="00B61014" w:rsidRDefault="00B61014">
      <w:pPr>
        <w:pStyle w:val="CommentText"/>
      </w:pPr>
      <w:r>
        <w:rPr>
          <w:rStyle w:val="CommentReference"/>
        </w:rPr>
        <w:annotationRef/>
      </w:r>
      <w:r>
        <w:t>Gml</w:t>
      </w:r>
      <w:proofErr w:type="gramStart"/>
      <w:r>
        <w:t>:id</w:t>
      </w:r>
      <w:proofErr w:type="gramEnd"/>
      <w:r>
        <w:t xml:space="preserve"> != name !</w:t>
      </w:r>
    </w:p>
  </w:comment>
  <w:comment w:id="5283" w:author="Eric Boisvert" w:date="2016-03-31T14:35:00Z" w:initials="EB/L">
    <w:p w14:paraId="18EE763B" w14:textId="77777777" w:rsidR="00B61014" w:rsidRDefault="00B61014" w:rsidP="00652E95">
      <w:pPr>
        <w:pStyle w:val="CommentText"/>
      </w:pPr>
      <w:r>
        <w:rPr>
          <w:rStyle w:val="CommentReference"/>
        </w:rPr>
        <w:annotationRef/>
      </w:r>
      <w:r>
        <w:t>Great. This one 404s</w:t>
      </w:r>
    </w:p>
  </w:comment>
  <w:comment w:id="5304" w:author="Eric Boisvert" w:date="2016-03-31T14:35:00Z" w:initials="EB/L">
    <w:p w14:paraId="7EBA9BF2" w14:textId="77777777" w:rsidR="00B61014" w:rsidRDefault="00B61014">
      <w:pPr>
        <w:pStyle w:val="CommentText"/>
      </w:pPr>
      <w:r>
        <w:rPr>
          <w:rStyle w:val="CommentReference"/>
        </w:rPr>
        <w:annotationRef/>
      </w:r>
      <w:r>
        <w:t>Great. This one 404s</w:t>
      </w:r>
    </w:p>
  </w:comment>
  <w:comment w:id="5314" w:author="Boisvert, Eric" w:date="2016-03-31T14:35:00Z" w:initials="BE">
    <w:p w14:paraId="70C77D12" w14:textId="582AFCB0" w:rsidR="00B61014" w:rsidRDefault="00B61014">
      <w:pPr>
        <w:pStyle w:val="CommentText"/>
      </w:pPr>
      <w:r>
        <w:rPr>
          <w:rStyle w:val="CommentReference"/>
        </w:rPr>
        <w:annotationRef/>
      </w:r>
      <w:r>
        <w:t>Technically, this one should be testable by schematron</w:t>
      </w:r>
    </w:p>
  </w:comment>
  <w:comment w:id="5315" w:author="Boisvert, Eric" w:date="2016-03-31T14:35:00Z" w:initials="BE">
    <w:p w14:paraId="45CD9209" w14:textId="209DC396" w:rsidR="00B61014" w:rsidRDefault="00B61014">
      <w:pPr>
        <w:pStyle w:val="CommentText"/>
      </w:pPr>
      <w:r>
        <w:rPr>
          <w:rStyle w:val="CommentReference"/>
        </w:rPr>
        <w:annotationRef/>
      </w:r>
      <w:r>
        <w:t xml:space="preserve">Shall we enforce a specific </w:t>
      </w:r>
      <w:proofErr w:type="gramStart"/>
      <w:r>
        <w:t>codeSpace ?</w:t>
      </w:r>
      <w:proofErr w:type="gramEnd"/>
    </w:p>
  </w:comment>
  <w:comment w:id="5389" w:author="Eric Boisvert" w:date="2016-03-31T14:35:00Z" w:initials="EB/L">
    <w:p w14:paraId="285C7AC8" w14:textId="3CA6FD1E" w:rsidR="00B61014" w:rsidRDefault="00B61014">
      <w:pPr>
        <w:pStyle w:val="CommentText"/>
      </w:pPr>
      <w:r>
        <w:rPr>
          <w:rStyle w:val="CommentReference"/>
        </w:rPr>
        <w:annotationRef/>
      </w:r>
      <w:r>
        <w:t>Not an official spec</w:t>
      </w:r>
    </w:p>
  </w:comment>
  <w:comment w:id="5431" w:author="Eric Boisvert" w:date="2016-03-31T14:35:00Z" w:initials="EB/L">
    <w:p w14:paraId="60ACA5C2" w14:textId="2073F116" w:rsidR="00B61014" w:rsidRDefault="00B61014">
      <w:pPr>
        <w:pStyle w:val="CommentText"/>
      </w:pPr>
      <w:r>
        <w:rPr>
          <w:rStyle w:val="CommentReference"/>
        </w:rPr>
        <w:annotationRef/>
      </w:r>
      <w:r>
        <w:t>Check.  Are we SF1 or SF0</w:t>
      </w:r>
    </w:p>
  </w:comment>
  <w:comment w:id="5485" w:author="Eric Boisvert" w:date="2016-03-31T14:35:00Z" w:initials="EB/L">
    <w:p w14:paraId="004591F4" w14:textId="77777777" w:rsidR="00B61014" w:rsidRDefault="00B61014" w:rsidP="00974714">
      <w:pPr>
        <w:pStyle w:val="CommentText"/>
      </w:pPr>
      <w:r>
        <w:rPr>
          <w:rStyle w:val="CommentReference"/>
        </w:rPr>
        <w:annotationRef/>
      </w:r>
      <w:r>
        <w:t>Should we keep the abstract portrayal for future 3.2 extension</w:t>
      </w:r>
    </w:p>
  </w:comment>
  <w:comment w:id="5540" w:author="Eric Boisvert" w:date="2016-03-31T14:35:00Z" w:initials="EB/L">
    <w:p w14:paraId="42B015B6" w14:textId="30254E4D" w:rsidR="00B61014" w:rsidRDefault="00B61014">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5555" w:author="Eric Boisvert" w:date="2016-03-31T14:35:00Z" w:initials="EB/L">
    <w:p w14:paraId="5664EA8E" w14:textId="793BA081" w:rsidR="00B61014" w:rsidRDefault="00B61014">
      <w:pPr>
        <w:pStyle w:val="CommentText"/>
      </w:pPr>
      <w:r>
        <w:rPr>
          <w:rStyle w:val="CommentReference"/>
        </w:rPr>
        <w:annotationRef/>
      </w:r>
      <w:r>
        <w:t>Removed this clause, because the top requirement is already that instance must be valid.</w:t>
      </w:r>
    </w:p>
  </w:comment>
  <w:comment w:id="5864" w:author="Eric Boisvert" w:date="2016-03-31T14:35:00Z" w:initials="EB/L">
    <w:p w14:paraId="656303FA" w14:textId="77777777" w:rsidR="00B61014" w:rsidRDefault="00B61014" w:rsidP="00480BB6">
      <w:pPr>
        <w:pStyle w:val="CommentText"/>
      </w:pPr>
      <w:r>
        <w:rPr>
          <w:rStyle w:val="CommentReference"/>
        </w:rPr>
        <w:annotationRef/>
      </w:r>
      <w:r>
        <w:t>This is bad.</w:t>
      </w:r>
    </w:p>
  </w:comment>
  <w:comment w:id="6994" w:author="Eric Boisvert" w:date="2016-03-31T14:35:00Z" w:initials="EB/L">
    <w:p w14:paraId="229C7586" w14:textId="77777777" w:rsidR="00B61014" w:rsidRDefault="00B61014" w:rsidP="00480BB6">
      <w:pPr>
        <w:pStyle w:val="CommentText"/>
      </w:pPr>
      <w:r>
        <w:rPr>
          <w:rStyle w:val="CommentReference"/>
        </w:rPr>
        <w:annotationRef/>
      </w:r>
      <w:r>
        <w:t>Could not figure a good way to craft a rule (see requirements)</w:t>
      </w:r>
    </w:p>
  </w:comment>
  <w:comment w:id="7024" w:author="Eric Boisvert" w:date="2016-03-31T14:35:00Z" w:initials="EB/L">
    <w:p w14:paraId="67555824" w14:textId="77777777" w:rsidR="00B61014" w:rsidRDefault="00B61014"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E43B97" w14:textId="77777777" w:rsidR="00DC2FB9" w:rsidRDefault="00DC2FB9">
      <w:pPr>
        <w:spacing w:after="0"/>
      </w:pPr>
      <w:r>
        <w:separator/>
      </w:r>
    </w:p>
  </w:endnote>
  <w:endnote w:type="continuationSeparator" w:id="0">
    <w:p w14:paraId="22D0CD5A" w14:textId="77777777" w:rsidR="00DC2FB9" w:rsidRDefault="00DC2F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B61014" w:rsidRDefault="00B61014">
    <w:pPr>
      <w:pStyle w:val="Footer"/>
      <w:jc w:val="center"/>
    </w:pPr>
    <w:r>
      <w:fldChar w:fldCharType="begin"/>
    </w:r>
    <w:r>
      <w:instrText xml:space="preserve"> PAGE   \* MERGEFORMAT </w:instrText>
    </w:r>
    <w:r>
      <w:fldChar w:fldCharType="separate"/>
    </w:r>
    <w:r w:rsidR="00334B16">
      <w:rPr>
        <w:noProof/>
      </w:rPr>
      <w:t>217</w:t>
    </w:r>
    <w:r>
      <w:rPr>
        <w:noProof/>
      </w:rPr>
      <w:fldChar w:fldCharType="end"/>
    </w:r>
  </w:p>
  <w:p w14:paraId="5299F2EC" w14:textId="52887485" w:rsidR="00B61014" w:rsidRPr="0079517D" w:rsidRDefault="00B61014" w:rsidP="0079517D">
    <w:pPr>
      <w:pStyle w:val="Footer"/>
      <w:jc w:val="right"/>
      <w:rPr>
        <w:sz w:val="16"/>
        <w:szCs w:val="16"/>
      </w:rPr>
    </w:pPr>
    <w:r w:rsidRPr="0079517D">
      <w:rPr>
        <w:sz w:val="16"/>
        <w:szCs w:val="16"/>
      </w:rPr>
      <w:t xml:space="preserve">Copyright © </w:t>
    </w:r>
    <w:r w:rsidRPr="009B3BBD">
      <w:rPr>
        <w:sz w:val="16"/>
        <w:szCs w:val="16"/>
      </w:rPr>
      <w:t>201</w:t>
    </w:r>
    <w:del w:id="8380" w:author="Ollie Raymond" w:date="2016-02-09T11:27:00Z">
      <w:r w:rsidRPr="009B3BBD" w:rsidDel="00FA31AE">
        <w:rPr>
          <w:sz w:val="16"/>
          <w:szCs w:val="16"/>
        </w:rPr>
        <w:delText>5</w:delText>
      </w:r>
    </w:del>
    <w:ins w:id="8381"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604870" w14:textId="77777777" w:rsidR="00DC2FB9" w:rsidRDefault="00DC2FB9">
      <w:pPr>
        <w:spacing w:after="0"/>
      </w:pPr>
      <w:r>
        <w:separator/>
      </w:r>
    </w:p>
  </w:footnote>
  <w:footnote w:type="continuationSeparator" w:id="0">
    <w:p w14:paraId="1372DF9A" w14:textId="77777777" w:rsidR="00DC2FB9" w:rsidRDefault="00DC2FB9">
      <w:pPr>
        <w:spacing w:after="0"/>
      </w:pPr>
      <w:r>
        <w:continuationSeparator/>
      </w:r>
    </w:p>
  </w:footnote>
  <w:footnote w:id="1">
    <w:p w14:paraId="015C3D42" w14:textId="77777777" w:rsidR="00B61014" w:rsidRDefault="00B61014">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B61014" w:rsidRPr="006F2ACD" w:rsidRDefault="00B61014"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55"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56"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3D9"/>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E7133"/>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7787F"/>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843"/>
    <w:rsid w:val="003E0DCA"/>
    <w:rsid w:val="003E16A4"/>
    <w:rsid w:val="003E1755"/>
    <w:rsid w:val="003E6590"/>
    <w:rsid w:val="003E7F91"/>
    <w:rsid w:val="003F157A"/>
    <w:rsid w:val="003F569A"/>
    <w:rsid w:val="003F5AA4"/>
    <w:rsid w:val="00401781"/>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2FFC"/>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976"/>
    <w:rsid w:val="00481AF6"/>
    <w:rsid w:val="00483791"/>
    <w:rsid w:val="00486E2A"/>
    <w:rsid w:val="0048717F"/>
    <w:rsid w:val="004879BF"/>
    <w:rsid w:val="00495F38"/>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DC1"/>
    <w:rsid w:val="004F288E"/>
    <w:rsid w:val="004F46E7"/>
    <w:rsid w:val="004F51E1"/>
    <w:rsid w:val="005036D9"/>
    <w:rsid w:val="00504099"/>
    <w:rsid w:val="0050472F"/>
    <w:rsid w:val="00507C93"/>
    <w:rsid w:val="00507F3E"/>
    <w:rsid w:val="00510B4F"/>
    <w:rsid w:val="00510FBF"/>
    <w:rsid w:val="00513449"/>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54E8"/>
    <w:rsid w:val="006A7DD0"/>
    <w:rsid w:val="006B03E3"/>
    <w:rsid w:val="006B39A1"/>
    <w:rsid w:val="006B5B2B"/>
    <w:rsid w:val="006C3FF2"/>
    <w:rsid w:val="006C4C24"/>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2681"/>
    <w:rsid w:val="00733354"/>
    <w:rsid w:val="00733724"/>
    <w:rsid w:val="00734129"/>
    <w:rsid w:val="007347EF"/>
    <w:rsid w:val="0073628E"/>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407"/>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526C"/>
    <w:rsid w:val="00CE5B49"/>
    <w:rsid w:val="00CE7808"/>
    <w:rsid w:val="00CE7929"/>
    <w:rsid w:val="00CF0A2E"/>
    <w:rsid w:val="00CF12E6"/>
    <w:rsid w:val="00CF2507"/>
    <w:rsid w:val="00CF2518"/>
    <w:rsid w:val="00CF617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35608"/>
    <w:rsid w:val="00D404D2"/>
    <w:rsid w:val="00D41C9A"/>
    <w:rsid w:val="00D43BE2"/>
    <w:rsid w:val="00D44162"/>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1331"/>
    <w:rsid w:val="00E12ECA"/>
    <w:rsid w:val="00E13215"/>
    <w:rsid w:val="00E13DE0"/>
    <w:rsid w:val="00E1402F"/>
    <w:rsid w:val="00E205D6"/>
    <w:rsid w:val="00E20E2E"/>
    <w:rsid w:val="00E21DD0"/>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B7E1F"/>
    <w:rsid w:val="00EC332D"/>
    <w:rsid w:val="00EC644A"/>
    <w:rsid w:val="00EC73A8"/>
    <w:rsid w:val="00ED2525"/>
    <w:rsid w:val="00ED4EA5"/>
    <w:rsid w:val="00ED5267"/>
    <w:rsid w:val="00EE022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54" Type="http://schemas.openxmlformats.org/officeDocument/2006/relationships/theme" Target="theme/theme1.xm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www.geosciml.org" TargetMode="External"/><Relationship Id="rId149" Type="http://schemas.openxmlformats.org/officeDocument/2006/relationships/hyperlink" Target="http://pubs.usgs.gov/of/2004/1334/2004-1334.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www.cgi-iugs.org/tech_collaboration/geoscience_terminology_working_group.html"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www.geologicacarpathica.com/GeolCarp_Vol56_No3_273_284.html" TargetMode="External"/><Relationship Id="rId155"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unitsofmeasure.org/ucum.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resource.geosciml.org"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png"/><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hyperlink" Target="http://inspire.jrc.ec.europa.eu/documents/Data_Specifications/INSPIRE_DataSpecification_GE_v3.0.pdf" TargetMode="External"/><Relationship Id="rId151" Type="http://schemas.openxmlformats.org/officeDocument/2006/relationships/hyperlink" Target="http://precambrian.stratigraphy.org/Walsh_et_al_2004.pdf" TargetMode="External"/><Relationship Id="rId156"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www.ct.ingv.it/images/MappaGeologicaEtna/geological_map_Etna.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png"/><Relationship Id="rId82" Type="http://schemas.openxmlformats.org/officeDocument/2006/relationships/image" Target="media/image66.emf"/><Relationship Id="rId152" Type="http://schemas.openxmlformats.org/officeDocument/2006/relationships/footer" Target="footer1.xml"/><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3/exr" TargetMode="External"/><Relationship Id="rId147" Type="http://schemas.openxmlformats.org/officeDocument/2006/relationships/hyperlink" Target="http://www.chronos.org/pdfs/publications/geosphere2005.pdf"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CACDC-318C-4D6C-800C-C46495201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115</TotalTime>
  <Pages>265</Pages>
  <Words>47444</Words>
  <Characters>270436</Characters>
  <Application>Microsoft Office Word</Application>
  <DocSecurity>0</DocSecurity>
  <Lines>2253</Lines>
  <Paragraphs>634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317246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9</cp:revision>
  <cp:lastPrinted>2016-04-01T11:54:00Z</cp:lastPrinted>
  <dcterms:created xsi:type="dcterms:W3CDTF">2016-04-02T15:22:00Z</dcterms:created>
  <dcterms:modified xsi:type="dcterms:W3CDTF">2016-04-02T17:22:00Z</dcterms:modified>
</cp:coreProperties>
</file>