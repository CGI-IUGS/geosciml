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w:t>
      </w:r>
      <w:r w:rsidR="004832DE">
        <w:rPr>
          <w:rStyle w:val="Lienhypertexte"/>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1912B1F1" w:rsidR="00D63684" w:rsidRPr="00792D31" w:rsidRDefault="002C1418"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Pr>
          <w:b w:val="0"/>
          <w:color w:val="auto"/>
          <w:sz w:val="20"/>
          <w:lang w:val="fr-CA"/>
        </w:rPr>
        <w:t>Document subtype:   </w:t>
      </w:r>
      <w:r>
        <w:rPr>
          <w:b w:val="0"/>
          <w:color w:val="auto"/>
          <w:sz w:val="20"/>
          <w:lang w:val="fr-CA"/>
        </w:rPr>
        <w:tab/>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En-ttedetabledesmatires"/>
        <w:rPr>
          <w:lang w:val="en-CA"/>
        </w:rPr>
      </w:pPr>
      <w:r w:rsidRPr="00D12552">
        <w:rPr>
          <w:lang w:val="en-CA"/>
        </w:rPr>
        <w:lastRenderedPageBreak/>
        <w:t>Contents</w:t>
      </w:r>
    </w:p>
    <w:p w14:paraId="5E8037A3" w14:textId="77777777" w:rsidR="008765D9" w:rsidRPr="008765D9" w:rsidRDefault="008765D9" w:rsidP="00AE53C0">
      <w:pPr>
        <w:rPr>
          <w:lang w:val="en-CA"/>
        </w:rPr>
      </w:pPr>
    </w:p>
    <w:p w14:paraId="2180E5C1" w14:textId="77777777" w:rsidR="00AD44BE" w:rsidRDefault="00F27D5A">
      <w:pPr>
        <w:pStyle w:val="TM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8154171" w:history="1">
        <w:r w:rsidR="00AD44BE" w:rsidRPr="00822ED7">
          <w:rPr>
            <w:rStyle w:val="Lienhypertexte"/>
            <w:noProof/>
            <w:lang w:val="en-CA"/>
          </w:rPr>
          <w:t>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Scope</w:t>
        </w:r>
        <w:r w:rsidR="00AD44BE">
          <w:rPr>
            <w:noProof/>
            <w:webHidden/>
          </w:rPr>
          <w:tab/>
        </w:r>
        <w:r w:rsidR="00AD44BE">
          <w:rPr>
            <w:noProof/>
            <w:webHidden/>
          </w:rPr>
          <w:fldChar w:fldCharType="begin"/>
        </w:r>
        <w:r w:rsidR="00AD44BE">
          <w:rPr>
            <w:noProof/>
            <w:webHidden/>
          </w:rPr>
          <w:instrText xml:space="preserve"> PAGEREF _Toc458154171 \h </w:instrText>
        </w:r>
        <w:r w:rsidR="00AD44BE">
          <w:rPr>
            <w:noProof/>
            <w:webHidden/>
          </w:rPr>
        </w:r>
        <w:r w:rsidR="00AD44BE">
          <w:rPr>
            <w:noProof/>
            <w:webHidden/>
          </w:rPr>
          <w:fldChar w:fldCharType="separate"/>
        </w:r>
        <w:r w:rsidR="00AD44BE">
          <w:rPr>
            <w:noProof/>
            <w:webHidden/>
          </w:rPr>
          <w:t>10</w:t>
        </w:r>
        <w:r w:rsidR="00AD44BE">
          <w:rPr>
            <w:noProof/>
            <w:webHidden/>
          </w:rPr>
          <w:fldChar w:fldCharType="end"/>
        </w:r>
      </w:hyperlink>
    </w:p>
    <w:p w14:paraId="68FAE485" w14:textId="77777777" w:rsidR="00AD44BE" w:rsidRDefault="00AD44BE">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154172" w:history="1">
        <w:r w:rsidRPr="00822ED7">
          <w:rPr>
            <w:rStyle w:val="Lienhypertexte"/>
            <w:noProof/>
            <w:lang w:val="en-CA"/>
          </w:rPr>
          <w:t>2.</w:t>
        </w:r>
        <w:r>
          <w:rPr>
            <w:rFonts w:asciiTheme="minorHAnsi" w:eastAsiaTheme="minorEastAsia" w:hAnsiTheme="minorHAnsi" w:cstheme="minorBidi"/>
            <w:noProof/>
            <w:sz w:val="22"/>
            <w:szCs w:val="22"/>
            <w:lang w:val="en-CA" w:eastAsia="en-CA"/>
          </w:rPr>
          <w:tab/>
        </w:r>
        <w:r w:rsidRPr="00822ED7">
          <w:rPr>
            <w:rStyle w:val="Lienhypertexte"/>
            <w:noProof/>
            <w:lang w:val="en-CA"/>
          </w:rPr>
          <w:t>Conformance</w:t>
        </w:r>
        <w:r>
          <w:rPr>
            <w:noProof/>
            <w:webHidden/>
          </w:rPr>
          <w:tab/>
        </w:r>
        <w:r>
          <w:rPr>
            <w:noProof/>
            <w:webHidden/>
          </w:rPr>
          <w:fldChar w:fldCharType="begin"/>
        </w:r>
        <w:r>
          <w:rPr>
            <w:noProof/>
            <w:webHidden/>
          </w:rPr>
          <w:instrText xml:space="preserve"> PAGEREF _Toc458154172 \h </w:instrText>
        </w:r>
        <w:r>
          <w:rPr>
            <w:noProof/>
            <w:webHidden/>
          </w:rPr>
        </w:r>
        <w:r>
          <w:rPr>
            <w:noProof/>
            <w:webHidden/>
          </w:rPr>
          <w:fldChar w:fldCharType="separate"/>
        </w:r>
        <w:r>
          <w:rPr>
            <w:noProof/>
            <w:webHidden/>
          </w:rPr>
          <w:t>10</w:t>
        </w:r>
        <w:r>
          <w:rPr>
            <w:noProof/>
            <w:webHidden/>
          </w:rPr>
          <w:fldChar w:fldCharType="end"/>
        </w:r>
      </w:hyperlink>
    </w:p>
    <w:p w14:paraId="7C1DA020" w14:textId="77777777" w:rsidR="00AD44BE" w:rsidRDefault="00AD44BE">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154173" w:history="1">
        <w:r w:rsidRPr="00822ED7">
          <w:rPr>
            <w:rStyle w:val="Lienhypertexte"/>
            <w:noProof/>
            <w:lang w:val="en-CA"/>
          </w:rPr>
          <w:t>3.</w:t>
        </w:r>
        <w:r>
          <w:rPr>
            <w:rFonts w:asciiTheme="minorHAnsi" w:eastAsiaTheme="minorEastAsia" w:hAnsiTheme="minorHAnsi" w:cstheme="minorBidi"/>
            <w:noProof/>
            <w:sz w:val="22"/>
            <w:szCs w:val="22"/>
            <w:lang w:val="en-CA" w:eastAsia="en-CA"/>
          </w:rPr>
          <w:tab/>
        </w:r>
        <w:r w:rsidRPr="00822ED7">
          <w:rPr>
            <w:rStyle w:val="Lienhypertexte"/>
            <w:noProof/>
            <w:lang w:val="en-CA"/>
          </w:rPr>
          <w:t>References</w:t>
        </w:r>
        <w:r>
          <w:rPr>
            <w:noProof/>
            <w:webHidden/>
          </w:rPr>
          <w:tab/>
        </w:r>
        <w:r>
          <w:rPr>
            <w:noProof/>
            <w:webHidden/>
          </w:rPr>
          <w:fldChar w:fldCharType="begin"/>
        </w:r>
        <w:r>
          <w:rPr>
            <w:noProof/>
            <w:webHidden/>
          </w:rPr>
          <w:instrText xml:space="preserve"> PAGEREF _Toc458154173 \h </w:instrText>
        </w:r>
        <w:r>
          <w:rPr>
            <w:noProof/>
            <w:webHidden/>
          </w:rPr>
        </w:r>
        <w:r>
          <w:rPr>
            <w:noProof/>
            <w:webHidden/>
          </w:rPr>
          <w:fldChar w:fldCharType="separate"/>
        </w:r>
        <w:r>
          <w:rPr>
            <w:noProof/>
            <w:webHidden/>
          </w:rPr>
          <w:t>11</w:t>
        </w:r>
        <w:r>
          <w:rPr>
            <w:noProof/>
            <w:webHidden/>
          </w:rPr>
          <w:fldChar w:fldCharType="end"/>
        </w:r>
      </w:hyperlink>
    </w:p>
    <w:p w14:paraId="1794D55A" w14:textId="77777777" w:rsidR="00AD44BE" w:rsidRDefault="00AD44BE">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154174" w:history="1">
        <w:r w:rsidRPr="00822ED7">
          <w:rPr>
            <w:rStyle w:val="Lienhypertexte"/>
            <w:noProof/>
            <w:lang w:val="en-CA"/>
          </w:rPr>
          <w:t>4.</w:t>
        </w:r>
        <w:r>
          <w:rPr>
            <w:rFonts w:asciiTheme="minorHAnsi" w:eastAsiaTheme="minorEastAsia" w:hAnsiTheme="minorHAnsi" w:cstheme="minorBidi"/>
            <w:noProof/>
            <w:sz w:val="22"/>
            <w:szCs w:val="22"/>
            <w:lang w:val="en-CA" w:eastAsia="en-CA"/>
          </w:rPr>
          <w:tab/>
        </w:r>
        <w:r w:rsidRPr="00822ED7">
          <w:rPr>
            <w:rStyle w:val="Lienhypertexte"/>
            <w:noProof/>
            <w:lang w:val="en-CA"/>
          </w:rPr>
          <w:t>Terms and Definitions</w:t>
        </w:r>
        <w:r>
          <w:rPr>
            <w:noProof/>
            <w:webHidden/>
          </w:rPr>
          <w:tab/>
        </w:r>
        <w:r>
          <w:rPr>
            <w:noProof/>
            <w:webHidden/>
          </w:rPr>
          <w:fldChar w:fldCharType="begin"/>
        </w:r>
        <w:r>
          <w:rPr>
            <w:noProof/>
            <w:webHidden/>
          </w:rPr>
          <w:instrText xml:space="preserve"> PAGEREF _Toc458154174 \h </w:instrText>
        </w:r>
        <w:r>
          <w:rPr>
            <w:noProof/>
            <w:webHidden/>
          </w:rPr>
        </w:r>
        <w:r>
          <w:rPr>
            <w:noProof/>
            <w:webHidden/>
          </w:rPr>
          <w:fldChar w:fldCharType="separate"/>
        </w:r>
        <w:r>
          <w:rPr>
            <w:noProof/>
            <w:webHidden/>
          </w:rPr>
          <w:t>12</w:t>
        </w:r>
        <w:r>
          <w:rPr>
            <w:noProof/>
            <w:webHidden/>
          </w:rPr>
          <w:fldChar w:fldCharType="end"/>
        </w:r>
      </w:hyperlink>
    </w:p>
    <w:p w14:paraId="43C99C8F"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75" w:history="1">
        <w:r w:rsidRPr="00822ED7">
          <w:rPr>
            <w:rStyle w:val="Lienhypertexte"/>
            <w:noProof/>
          </w:rPr>
          <w:t>4.1</w:t>
        </w:r>
        <w:r>
          <w:rPr>
            <w:rFonts w:asciiTheme="minorHAnsi" w:eastAsiaTheme="minorEastAsia" w:hAnsiTheme="minorHAnsi" w:cstheme="minorBidi"/>
            <w:noProof/>
            <w:sz w:val="22"/>
            <w:szCs w:val="22"/>
            <w:lang w:val="en-CA" w:eastAsia="en-CA"/>
          </w:rPr>
          <w:tab/>
        </w:r>
        <w:r w:rsidRPr="00822ED7">
          <w:rPr>
            <w:rStyle w:val="Lienhypertexte"/>
            <w:noProof/>
            <w:lang w:val="en-CA"/>
          </w:rPr>
          <w:t>classifier</w:t>
        </w:r>
        <w:r>
          <w:rPr>
            <w:noProof/>
            <w:webHidden/>
          </w:rPr>
          <w:tab/>
        </w:r>
        <w:r>
          <w:rPr>
            <w:noProof/>
            <w:webHidden/>
          </w:rPr>
          <w:fldChar w:fldCharType="begin"/>
        </w:r>
        <w:r>
          <w:rPr>
            <w:noProof/>
            <w:webHidden/>
          </w:rPr>
          <w:instrText xml:space="preserve"> PAGEREF _Toc458154175 \h </w:instrText>
        </w:r>
        <w:r>
          <w:rPr>
            <w:noProof/>
            <w:webHidden/>
          </w:rPr>
        </w:r>
        <w:r>
          <w:rPr>
            <w:noProof/>
            <w:webHidden/>
          </w:rPr>
          <w:fldChar w:fldCharType="separate"/>
        </w:r>
        <w:r>
          <w:rPr>
            <w:noProof/>
            <w:webHidden/>
          </w:rPr>
          <w:t>12</w:t>
        </w:r>
        <w:r>
          <w:rPr>
            <w:noProof/>
            <w:webHidden/>
          </w:rPr>
          <w:fldChar w:fldCharType="end"/>
        </w:r>
      </w:hyperlink>
    </w:p>
    <w:p w14:paraId="28880300"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76" w:history="1">
        <w:r w:rsidRPr="00822ED7">
          <w:rPr>
            <w:rStyle w:val="Lienhypertexte"/>
            <w:noProof/>
            <w:lang w:val="en-CA"/>
          </w:rPr>
          <w:t>4.2</w:t>
        </w:r>
        <w:r>
          <w:rPr>
            <w:rFonts w:asciiTheme="minorHAnsi" w:eastAsiaTheme="minorEastAsia" w:hAnsiTheme="minorHAnsi" w:cstheme="minorBidi"/>
            <w:noProof/>
            <w:sz w:val="22"/>
            <w:szCs w:val="22"/>
            <w:lang w:val="en-CA" w:eastAsia="en-CA"/>
          </w:rPr>
          <w:tab/>
        </w:r>
        <w:r w:rsidRPr="00822ED7">
          <w:rPr>
            <w:rStyle w:val="Lienhypertexte"/>
            <w:noProof/>
            <w:lang w:val="en-CA"/>
          </w:rPr>
          <w:t>domain feature</w:t>
        </w:r>
        <w:r>
          <w:rPr>
            <w:noProof/>
            <w:webHidden/>
          </w:rPr>
          <w:tab/>
        </w:r>
        <w:r>
          <w:rPr>
            <w:noProof/>
            <w:webHidden/>
          </w:rPr>
          <w:fldChar w:fldCharType="begin"/>
        </w:r>
        <w:r>
          <w:rPr>
            <w:noProof/>
            <w:webHidden/>
          </w:rPr>
          <w:instrText xml:space="preserve"> PAGEREF _Toc458154176 \h </w:instrText>
        </w:r>
        <w:r>
          <w:rPr>
            <w:noProof/>
            <w:webHidden/>
          </w:rPr>
        </w:r>
        <w:r>
          <w:rPr>
            <w:noProof/>
            <w:webHidden/>
          </w:rPr>
          <w:fldChar w:fldCharType="separate"/>
        </w:r>
        <w:r>
          <w:rPr>
            <w:noProof/>
            <w:webHidden/>
          </w:rPr>
          <w:t>12</w:t>
        </w:r>
        <w:r>
          <w:rPr>
            <w:noProof/>
            <w:webHidden/>
          </w:rPr>
          <w:fldChar w:fldCharType="end"/>
        </w:r>
      </w:hyperlink>
    </w:p>
    <w:p w14:paraId="04E7E3CE"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77" w:history="1">
        <w:r w:rsidRPr="00822ED7">
          <w:rPr>
            <w:rStyle w:val="Lienhypertexte"/>
            <w:noProof/>
            <w:lang w:val="en-CA"/>
          </w:rPr>
          <w:t>4.3</w:t>
        </w:r>
        <w:r>
          <w:rPr>
            <w:rFonts w:asciiTheme="minorHAnsi" w:eastAsiaTheme="minorEastAsia" w:hAnsiTheme="minorHAnsi" w:cstheme="minorBidi"/>
            <w:noProof/>
            <w:sz w:val="22"/>
            <w:szCs w:val="22"/>
            <w:lang w:val="en-CA" w:eastAsia="en-CA"/>
          </w:rPr>
          <w:tab/>
        </w:r>
        <w:r w:rsidRPr="00822ED7">
          <w:rPr>
            <w:rStyle w:val="Lienhypertexte"/>
            <w:noProof/>
            <w:lang w:val="en-CA"/>
          </w:rPr>
          <w:t>element &lt;XML&gt;</w:t>
        </w:r>
        <w:r>
          <w:rPr>
            <w:noProof/>
            <w:webHidden/>
          </w:rPr>
          <w:tab/>
        </w:r>
        <w:r>
          <w:rPr>
            <w:noProof/>
            <w:webHidden/>
          </w:rPr>
          <w:fldChar w:fldCharType="begin"/>
        </w:r>
        <w:r>
          <w:rPr>
            <w:noProof/>
            <w:webHidden/>
          </w:rPr>
          <w:instrText xml:space="preserve"> PAGEREF _Toc458154177 \h </w:instrText>
        </w:r>
        <w:r>
          <w:rPr>
            <w:noProof/>
            <w:webHidden/>
          </w:rPr>
        </w:r>
        <w:r>
          <w:rPr>
            <w:noProof/>
            <w:webHidden/>
          </w:rPr>
          <w:fldChar w:fldCharType="separate"/>
        </w:r>
        <w:r>
          <w:rPr>
            <w:noProof/>
            <w:webHidden/>
          </w:rPr>
          <w:t>13</w:t>
        </w:r>
        <w:r>
          <w:rPr>
            <w:noProof/>
            <w:webHidden/>
          </w:rPr>
          <w:fldChar w:fldCharType="end"/>
        </w:r>
      </w:hyperlink>
    </w:p>
    <w:p w14:paraId="4F1B1048"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78" w:history="1">
        <w:r w:rsidRPr="00822ED7">
          <w:rPr>
            <w:rStyle w:val="Lienhypertexte"/>
            <w:noProof/>
            <w:lang w:val="en-CA"/>
          </w:rPr>
          <w:t>4.4</w:t>
        </w:r>
        <w:r>
          <w:rPr>
            <w:rFonts w:asciiTheme="minorHAnsi" w:eastAsiaTheme="minorEastAsia" w:hAnsiTheme="minorHAnsi" w:cstheme="minorBidi"/>
            <w:noProof/>
            <w:sz w:val="22"/>
            <w:szCs w:val="22"/>
            <w:lang w:val="en-CA" w:eastAsia="en-CA"/>
          </w:rPr>
          <w:tab/>
        </w:r>
        <w:r w:rsidRPr="00822ED7">
          <w:rPr>
            <w:rStyle w:val="Lienhypertexte"/>
            <w:noProof/>
            <w:lang w:val="en-CA"/>
          </w:rPr>
          <w:t>feature</w:t>
        </w:r>
        <w:r>
          <w:rPr>
            <w:noProof/>
            <w:webHidden/>
          </w:rPr>
          <w:tab/>
        </w:r>
        <w:r>
          <w:rPr>
            <w:noProof/>
            <w:webHidden/>
          </w:rPr>
          <w:fldChar w:fldCharType="begin"/>
        </w:r>
        <w:r>
          <w:rPr>
            <w:noProof/>
            <w:webHidden/>
          </w:rPr>
          <w:instrText xml:space="preserve"> PAGEREF _Toc458154178 \h </w:instrText>
        </w:r>
        <w:r>
          <w:rPr>
            <w:noProof/>
            <w:webHidden/>
          </w:rPr>
        </w:r>
        <w:r>
          <w:rPr>
            <w:noProof/>
            <w:webHidden/>
          </w:rPr>
          <w:fldChar w:fldCharType="separate"/>
        </w:r>
        <w:r>
          <w:rPr>
            <w:noProof/>
            <w:webHidden/>
          </w:rPr>
          <w:t>13</w:t>
        </w:r>
        <w:r>
          <w:rPr>
            <w:noProof/>
            <w:webHidden/>
          </w:rPr>
          <w:fldChar w:fldCharType="end"/>
        </w:r>
      </w:hyperlink>
    </w:p>
    <w:p w14:paraId="5C4C67B5"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79" w:history="1">
        <w:r w:rsidRPr="00822ED7">
          <w:rPr>
            <w:rStyle w:val="Lienhypertexte"/>
            <w:noProof/>
            <w:lang w:val="en-CA"/>
          </w:rPr>
          <w:t>4.5</w:t>
        </w:r>
        <w:r>
          <w:rPr>
            <w:rFonts w:asciiTheme="minorHAnsi" w:eastAsiaTheme="minorEastAsia" w:hAnsiTheme="minorHAnsi" w:cstheme="minorBidi"/>
            <w:noProof/>
            <w:sz w:val="22"/>
            <w:szCs w:val="22"/>
            <w:lang w:val="en-CA" w:eastAsia="en-CA"/>
          </w:rPr>
          <w:tab/>
        </w:r>
        <w:r w:rsidRPr="00822ED7">
          <w:rPr>
            <w:rStyle w:val="Lienhypertexte"/>
            <w:noProof/>
            <w:lang w:val="en-CA"/>
          </w:rPr>
          <w:t>GML application schema</w:t>
        </w:r>
        <w:r>
          <w:rPr>
            <w:noProof/>
            <w:webHidden/>
          </w:rPr>
          <w:tab/>
        </w:r>
        <w:r>
          <w:rPr>
            <w:noProof/>
            <w:webHidden/>
          </w:rPr>
          <w:fldChar w:fldCharType="begin"/>
        </w:r>
        <w:r>
          <w:rPr>
            <w:noProof/>
            <w:webHidden/>
          </w:rPr>
          <w:instrText xml:space="preserve"> PAGEREF _Toc458154179 \h </w:instrText>
        </w:r>
        <w:r>
          <w:rPr>
            <w:noProof/>
            <w:webHidden/>
          </w:rPr>
        </w:r>
        <w:r>
          <w:rPr>
            <w:noProof/>
            <w:webHidden/>
          </w:rPr>
          <w:fldChar w:fldCharType="separate"/>
        </w:r>
        <w:r>
          <w:rPr>
            <w:noProof/>
            <w:webHidden/>
          </w:rPr>
          <w:t>13</w:t>
        </w:r>
        <w:r>
          <w:rPr>
            <w:noProof/>
            <w:webHidden/>
          </w:rPr>
          <w:fldChar w:fldCharType="end"/>
        </w:r>
      </w:hyperlink>
    </w:p>
    <w:p w14:paraId="7A336484"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80" w:history="1">
        <w:r w:rsidRPr="00822ED7">
          <w:rPr>
            <w:rStyle w:val="Lienhypertexte"/>
            <w:noProof/>
            <w:lang w:val="en-CA"/>
          </w:rPr>
          <w:t>4.6</w:t>
        </w:r>
        <w:r>
          <w:rPr>
            <w:rFonts w:asciiTheme="minorHAnsi" w:eastAsiaTheme="minorEastAsia" w:hAnsiTheme="minorHAnsi" w:cstheme="minorBidi"/>
            <w:noProof/>
            <w:sz w:val="22"/>
            <w:szCs w:val="22"/>
            <w:lang w:val="en-CA" w:eastAsia="en-CA"/>
          </w:rPr>
          <w:tab/>
        </w:r>
        <w:r w:rsidRPr="00822ED7">
          <w:rPr>
            <w:rStyle w:val="Lienhypertexte"/>
            <w:noProof/>
            <w:lang w:val="en-CA"/>
          </w:rPr>
          <w:t>GML document</w:t>
        </w:r>
        <w:r>
          <w:rPr>
            <w:noProof/>
            <w:webHidden/>
          </w:rPr>
          <w:tab/>
        </w:r>
        <w:r>
          <w:rPr>
            <w:noProof/>
            <w:webHidden/>
          </w:rPr>
          <w:fldChar w:fldCharType="begin"/>
        </w:r>
        <w:r>
          <w:rPr>
            <w:noProof/>
            <w:webHidden/>
          </w:rPr>
          <w:instrText xml:space="preserve"> PAGEREF _Toc458154180 \h </w:instrText>
        </w:r>
        <w:r>
          <w:rPr>
            <w:noProof/>
            <w:webHidden/>
          </w:rPr>
        </w:r>
        <w:r>
          <w:rPr>
            <w:noProof/>
            <w:webHidden/>
          </w:rPr>
          <w:fldChar w:fldCharType="separate"/>
        </w:r>
        <w:r>
          <w:rPr>
            <w:noProof/>
            <w:webHidden/>
          </w:rPr>
          <w:t>13</w:t>
        </w:r>
        <w:r>
          <w:rPr>
            <w:noProof/>
            <w:webHidden/>
          </w:rPr>
          <w:fldChar w:fldCharType="end"/>
        </w:r>
      </w:hyperlink>
    </w:p>
    <w:p w14:paraId="20A40D06"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81" w:history="1">
        <w:r w:rsidRPr="00822ED7">
          <w:rPr>
            <w:rStyle w:val="Lienhypertexte"/>
            <w:noProof/>
            <w:lang w:val="en-CA"/>
          </w:rPr>
          <w:t>4.7</w:t>
        </w:r>
        <w:r>
          <w:rPr>
            <w:rFonts w:asciiTheme="minorHAnsi" w:eastAsiaTheme="minorEastAsia" w:hAnsiTheme="minorHAnsi" w:cstheme="minorBidi"/>
            <w:noProof/>
            <w:sz w:val="22"/>
            <w:szCs w:val="22"/>
            <w:lang w:val="en-CA" w:eastAsia="en-CA"/>
          </w:rPr>
          <w:tab/>
        </w:r>
        <w:r w:rsidRPr="00822ED7">
          <w:rPr>
            <w:rStyle w:val="Lienhypertexte"/>
            <w:noProof/>
            <w:lang w:val="en-CA"/>
          </w:rPr>
          <w:t>GML schema</w:t>
        </w:r>
        <w:r>
          <w:rPr>
            <w:noProof/>
            <w:webHidden/>
          </w:rPr>
          <w:tab/>
        </w:r>
        <w:r>
          <w:rPr>
            <w:noProof/>
            <w:webHidden/>
          </w:rPr>
          <w:fldChar w:fldCharType="begin"/>
        </w:r>
        <w:r>
          <w:rPr>
            <w:noProof/>
            <w:webHidden/>
          </w:rPr>
          <w:instrText xml:space="preserve"> PAGEREF _Toc458154181 \h </w:instrText>
        </w:r>
        <w:r>
          <w:rPr>
            <w:noProof/>
            <w:webHidden/>
          </w:rPr>
        </w:r>
        <w:r>
          <w:rPr>
            <w:noProof/>
            <w:webHidden/>
          </w:rPr>
          <w:fldChar w:fldCharType="separate"/>
        </w:r>
        <w:r>
          <w:rPr>
            <w:noProof/>
            <w:webHidden/>
          </w:rPr>
          <w:t>13</w:t>
        </w:r>
        <w:r>
          <w:rPr>
            <w:noProof/>
            <w:webHidden/>
          </w:rPr>
          <w:fldChar w:fldCharType="end"/>
        </w:r>
      </w:hyperlink>
    </w:p>
    <w:p w14:paraId="50945667"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82" w:history="1">
        <w:r w:rsidRPr="00822ED7">
          <w:rPr>
            <w:rStyle w:val="Lienhypertexte"/>
            <w:noProof/>
            <w:lang w:val="en-CA"/>
          </w:rPr>
          <w:t>4.8</w:t>
        </w:r>
        <w:r>
          <w:rPr>
            <w:rFonts w:asciiTheme="minorHAnsi" w:eastAsiaTheme="minorEastAsia" w:hAnsiTheme="minorHAnsi" w:cstheme="minorBidi"/>
            <w:noProof/>
            <w:sz w:val="22"/>
            <w:szCs w:val="22"/>
            <w:lang w:val="en-CA" w:eastAsia="en-CA"/>
          </w:rPr>
          <w:tab/>
        </w:r>
        <w:r w:rsidRPr="00822ED7">
          <w:rPr>
            <w:rStyle w:val="Lienhypertexte"/>
            <w:noProof/>
            <w:lang w:val="en-CA"/>
          </w:rPr>
          <w:t>measurement</w:t>
        </w:r>
        <w:r>
          <w:rPr>
            <w:noProof/>
            <w:webHidden/>
          </w:rPr>
          <w:tab/>
        </w:r>
        <w:r>
          <w:rPr>
            <w:noProof/>
            <w:webHidden/>
          </w:rPr>
          <w:fldChar w:fldCharType="begin"/>
        </w:r>
        <w:r>
          <w:rPr>
            <w:noProof/>
            <w:webHidden/>
          </w:rPr>
          <w:instrText xml:space="preserve"> PAGEREF _Toc458154182 \h </w:instrText>
        </w:r>
        <w:r>
          <w:rPr>
            <w:noProof/>
            <w:webHidden/>
          </w:rPr>
        </w:r>
        <w:r>
          <w:rPr>
            <w:noProof/>
            <w:webHidden/>
          </w:rPr>
          <w:fldChar w:fldCharType="separate"/>
        </w:r>
        <w:r>
          <w:rPr>
            <w:noProof/>
            <w:webHidden/>
          </w:rPr>
          <w:t>13</w:t>
        </w:r>
        <w:r>
          <w:rPr>
            <w:noProof/>
            <w:webHidden/>
          </w:rPr>
          <w:fldChar w:fldCharType="end"/>
        </w:r>
      </w:hyperlink>
    </w:p>
    <w:p w14:paraId="65C3823C"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83" w:history="1">
        <w:r w:rsidRPr="00822ED7">
          <w:rPr>
            <w:rStyle w:val="Lienhypertexte"/>
            <w:noProof/>
            <w:lang w:val="en-CA"/>
          </w:rPr>
          <w:t>4.9</w:t>
        </w:r>
        <w:r>
          <w:rPr>
            <w:rFonts w:asciiTheme="minorHAnsi" w:eastAsiaTheme="minorEastAsia" w:hAnsiTheme="minorHAnsi" w:cstheme="minorBidi"/>
            <w:noProof/>
            <w:sz w:val="22"/>
            <w:szCs w:val="22"/>
            <w:lang w:val="en-CA" w:eastAsia="en-CA"/>
          </w:rPr>
          <w:tab/>
        </w:r>
        <w:r w:rsidRPr="00822ED7">
          <w:rPr>
            <w:rStyle w:val="Lienhypertexte"/>
            <w:noProof/>
            <w:lang w:val="en-CA"/>
          </w:rPr>
          <w:t>observation</w:t>
        </w:r>
        <w:r>
          <w:rPr>
            <w:noProof/>
            <w:webHidden/>
          </w:rPr>
          <w:tab/>
        </w:r>
        <w:r>
          <w:rPr>
            <w:noProof/>
            <w:webHidden/>
          </w:rPr>
          <w:fldChar w:fldCharType="begin"/>
        </w:r>
        <w:r>
          <w:rPr>
            <w:noProof/>
            <w:webHidden/>
          </w:rPr>
          <w:instrText xml:space="preserve"> PAGEREF _Toc458154183 \h </w:instrText>
        </w:r>
        <w:r>
          <w:rPr>
            <w:noProof/>
            <w:webHidden/>
          </w:rPr>
        </w:r>
        <w:r>
          <w:rPr>
            <w:noProof/>
            <w:webHidden/>
          </w:rPr>
          <w:fldChar w:fldCharType="separate"/>
        </w:r>
        <w:r>
          <w:rPr>
            <w:noProof/>
            <w:webHidden/>
          </w:rPr>
          <w:t>13</w:t>
        </w:r>
        <w:r>
          <w:rPr>
            <w:noProof/>
            <w:webHidden/>
          </w:rPr>
          <w:fldChar w:fldCharType="end"/>
        </w:r>
      </w:hyperlink>
    </w:p>
    <w:p w14:paraId="18682951" w14:textId="77777777" w:rsidR="00AD44BE" w:rsidRDefault="00AD44BE">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184" w:history="1">
        <w:r w:rsidRPr="00822ED7">
          <w:rPr>
            <w:rStyle w:val="Lienhypertexte"/>
            <w:noProof/>
            <w:lang w:val="en-CA"/>
          </w:rPr>
          <w:t>4.10</w:t>
        </w:r>
        <w:r>
          <w:rPr>
            <w:rFonts w:asciiTheme="minorHAnsi" w:eastAsiaTheme="minorEastAsia" w:hAnsiTheme="minorHAnsi" w:cstheme="minorBidi"/>
            <w:noProof/>
            <w:sz w:val="22"/>
            <w:szCs w:val="22"/>
            <w:lang w:val="en-CA" w:eastAsia="en-CA"/>
          </w:rPr>
          <w:tab/>
        </w:r>
        <w:r w:rsidRPr="00822ED7">
          <w:rPr>
            <w:rStyle w:val="Lienhypertexte"/>
            <w:noProof/>
            <w:lang w:val="en-CA"/>
          </w:rPr>
          <w:t>observation procedure</w:t>
        </w:r>
        <w:r>
          <w:rPr>
            <w:noProof/>
            <w:webHidden/>
          </w:rPr>
          <w:tab/>
        </w:r>
        <w:r>
          <w:rPr>
            <w:noProof/>
            <w:webHidden/>
          </w:rPr>
          <w:fldChar w:fldCharType="begin"/>
        </w:r>
        <w:r>
          <w:rPr>
            <w:noProof/>
            <w:webHidden/>
          </w:rPr>
          <w:instrText xml:space="preserve"> PAGEREF _Toc458154184 \h </w:instrText>
        </w:r>
        <w:r>
          <w:rPr>
            <w:noProof/>
            <w:webHidden/>
          </w:rPr>
        </w:r>
        <w:r>
          <w:rPr>
            <w:noProof/>
            <w:webHidden/>
          </w:rPr>
          <w:fldChar w:fldCharType="separate"/>
        </w:r>
        <w:r>
          <w:rPr>
            <w:noProof/>
            <w:webHidden/>
          </w:rPr>
          <w:t>14</w:t>
        </w:r>
        <w:r>
          <w:rPr>
            <w:noProof/>
            <w:webHidden/>
          </w:rPr>
          <w:fldChar w:fldCharType="end"/>
        </w:r>
      </w:hyperlink>
    </w:p>
    <w:p w14:paraId="6F05C304" w14:textId="77777777" w:rsidR="00AD44BE" w:rsidRDefault="00AD44BE">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185" w:history="1">
        <w:r w:rsidRPr="00822ED7">
          <w:rPr>
            <w:rStyle w:val="Lienhypertexte"/>
            <w:noProof/>
            <w:lang w:val="en-CA"/>
          </w:rPr>
          <w:t>4.11</w:t>
        </w:r>
        <w:r>
          <w:rPr>
            <w:rFonts w:asciiTheme="minorHAnsi" w:eastAsiaTheme="minorEastAsia" w:hAnsiTheme="minorHAnsi" w:cstheme="minorBidi"/>
            <w:noProof/>
            <w:sz w:val="22"/>
            <w:szCs w:val="22"/>
            <w:lang w:val="en-CA" w:eastAsia="en-CA"/>
          </w:rPr>
          <w:tab/>
        </w:r>
        <w:r w:rsidRPr="00822ED7">
          <w:rPr>
            <w:rStyle w:val="Lienhypertexte"/>
            <w:noProof/>
            <w:lang w:val="en-CA"/>
          </w:rPr>
          <w:t>observation result</w:t>
        </w:r>
        <w:r>
          <w:rPr>
            <w:noProof/>
            <w:webHidden/>
          </w:rPr>
          <w:tab/>
        </w:r>
        <w:r>
          <w:rPr>
            <w:noProof/>
            <w:webHidden/>
          </w:rPr>
          <w:fldChar w:fldCharType="begin"/>
        </w:r>
        <w:r>
          <w:rPr>
            <w:noProof/>
            <w:webHidden/>
          </w:rPr>
          <w:instrText xml:space="preserve"> PAGEREF _Toc458154185 \h </w:instrText>
        </w:r>
        <w:r>
          <w:rPr>
            <w:noProof/>
            <w:webHidden/>
          </w:rPr>
        </w:r>
        <w:r>
          <w:rPr>
            <w:noProof/>
            <w:webHidden/>
          </w:rPr>
          <w:fldChar w:fldCharType="separate"/>
        </w:r>
        <w:r>
          <w:rPr>
            <w:noProof/>
            <w:webHidden/>
          </w:rPr>
          <w:t>14</w:t>
        </w:r>
        <w:r>
          <w:rPr>
            <w:noProof/>
            <w:webHidden/>
          </w:rPr>
          <w:fldChar w:fldCharType="end"/>
        </w:r>
      </w:hyperlink>
    </w:p>
    <w:p w14:paraId="4B17724E" w14:textId="77777777" w:rsidR="00AD44BE" w:rsidRDefault="00AD44BE">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186" w:history="1">
        <w:r w:rsidRPr="00822ED7">
          <w:rPr>
            <w:rStyle w:val="Lienhypertexte"/>
            <w:noProof/>
            <w:lang w:val="en-CA"/>
          </w:rPr>
          <w:t>4.12</w:t>
        </w:r>
        <w:r>
          <w:rPr>
            <w:rFonts w:asciiTheme="minorHAnsi" w:eastAsiaTheme="minorEastAsia" w:hAnsiTheme="minorHAnsi" w:cstheme="minorBidi"/>
            <w:noProof/>
            <w:sz w:val="22"/>
            <w:szCs w:val="22"/>
            <w:lang w:val="en-CA" w:eastAsia="en-CA"/>
          </w:rPr>
          <w:tab/>
        </w:r>
        <w:r w:rsidRPr="00822ED7">
          <w:rPr>
            <w:rStyle w:val="Lienhypertexte"/>
            <w:noProof/>
            <w:lang w:val="en-CA"/>
          </w:rPr>
          <w:t>property &lt;General Feature Model&gt;</w:t>
        </w:r>
        <w:r>
          <w:rPr>
            <w:noProof/>
            <w:webHidden/>
          </w:rPr>
          <w:tab/>
        </w:r>
        <w:r>
          <w:rPr>
            <w:noProof/>
            <w:webHidden/>
          </w:rPr>
          <w:fldChar w:fldCharType="begin"/>
        </w:r>
        <w:r>
          <w:rPr>
            <w:noProof/>
            <w:webHidden/>
          </w:rPr>
          <w:instrText xml:space="preserve"> PAGEREF _Toc458154186 \h </w:instrText>
        </w:r>
        <w:r>
          <w:rPr>
            <w:noProof/>
            <w:webHidden/>
          </w:rPr>
        </w:r>
        <w:r>
          <w:rPr>
            <w:noProof/>
            <w:webHidden/>
          </w:rPr>
          <w:fldChar w:fldCharType="separate"/>
        </w:r>
        <w:r>
          <w:rPr>
            <w:noProof/>
            <w:webHidden/>
          </w:rPr>
          <w:t>14</w:t>
        </w:r>
        <w:r>
          <w:rPr>
            <w:noProof/>
            <w:webHidden/>
          </w:rPr>
          <w:fldChar w:fldCharType="end"/>
        </w:r>
      </w:hyperlink>
    </w:p>
    <w:p w14:paraId="5D88EBEE" w14:textId="77777777" w:rsidR="00AD44BE" w:rsidRDefault="00AD44BE">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187" w:history="1">
        <w:r w:rsidRPr="00822ED7">
          <w:rPr>
            <w:rStyle w:val="Lienhypertexte"/>
            <w:noProof/>
            <w:lang w:val="en-CA"/>
          </w:rPr>
          <w:t>4.13</w:t>
        </w:r>
        <w:r>
          <w:rPr>
            <w:rFonts w:asciiTheme="minorHAnsi" w:eastAsiaTheme="minorEastAsia" w:hAnsiTheme="minorHAnsi" w:cstheme="minorBidi"/>
            <w:noProof/>
            <w:sz w:val="22"/>
            <w:szCs w:val="22"/>
            <w:lang w:val="en-CA" w:eastAsia="en-CA"/>
          </w:rPr>
          <w:tab/>
        </w:r>
        <w:r w:rsidRPr="00822ED7">
          <w:rPr>
            <w:rStyle w:val="Lienhypertexte"/>
            <w:noProof/>
            <w:lang w:val="en-CA"/>
          </w:rPr>
          <w:t>sampled feature</w:t>
        </w:r>
        <w:r>
          <w:rPr>
            <w:noProof/>
            <w:webHidden/>
          </w:rPr>
          <w:tab/>
        </w:r>
        <w:r>
          <w:rPr>
            <w:noProof/>
            <w:webHidden/>
          </w:rPr>
          <w:fldChar w:fldCharType="begin"/>
        </w:r>
        <w:r>
          <w:rPr>
            <w:noProof/>
            <w:webHidden/>
          </w:rPr>
          <w:instrText xml:space="preserve"> PAGEREF _Toc458154187 \h </w:instrText>
        </w:r>
        <w:r>
          <w:rPr>
            <w:noProof/>
            <w:webHidden/>
          </w:rPr>
        </w:r>
        <w:r>
          <w:rPr>
            <w:noProof/>
            <w:webHidden/>
          </w:rPr>
          <w:fldChar w:fldCharType="separate"/>
        </w:r>
        <w:r>
          <w:rPr>
            <w:noProof/>
            <w:webHidden/>
          </w:rPr>
          <w:t>14</w:t>
        </w:r>
        <w:r>
          <w:rPr>
            <w:noProof/>
            <w:webHidden/>
          </w:rPr>
          <w:fldChar w:fldCharType="end"/>
        </w:r>
      </w:hyperlink>
    </w:p>
    <w:p w14:paraId="68D0023E" w14:textId="77777777" w:rsidR="00AD44BE" w:rsidRDefault="00AD44BE">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188" w:history="1">
        <w:r w:rsidRPr="00822ED7">
          <w:rPr>
            <w:rStyle w:val="Lienhypertexte"/>
            <w:noProof/>
            <w:lang w:val="en-CA"/>
          </w:rPr>
          <w:t>4.14</w:t>
        </w:r>
        <w:r>
          <w:rPr>
            <w:rFonts w:asciiTheme="minorHAnsi" w:eastAsiaTheme="minorEastAsia" w:hAnsiTheme="minorHAnsi" w:cstheme="minorBidi"/>
            <w:noProof/>
            <w:sz w:val="22"/>
            <w:szCs w:val="22"/>
            <w:lang w:val="en-CA" w:eastAsia="en-CA"/>
          </w:rPr>
          <w:tab/>
        </w:r>
        <w:r w:rsidRPr="00822ED7">
          <w:rPr>
            <w:rStyle w:val="Lienhypertexte"/>
            <w:noProof/>
            <w:lang w:val="en-CA"/>
          </w:rPr>
          <w:t>sampling feature</w:t>
        </w:r>
        <w:r>
          <w:rPr>
            <w:noProof/>
            <w:webHidden/>
          </w:rPr>
          <w:tab/>
        </w:r>
        <w:r>
          <w:rPr>
            <w:noProof/>
            <w:webHidden/>
          </w:rPr>
          <w:fldChar w:fldCharType="begin"/>
        </w:r>
        <w:r>
          <w:rPr>
            <w:noProof/>
            <w:webHidden/>
          </w:rPr>
          <w:instrText xml:space="preserve"> PAGEREF _Toc458154188 \h </w:instrText>
        </w:r>
        <w:r>
          <w:rPr>
            <w:noProof/>
            <w:webHidden/>
          </w:rPr>
        </w:r>
        <w:r>
          <w:rPr>
            <w:noProof/>
            <w:webHidden/>
          </w:rPr>
          <w:fldChar w:fldCharType="separate"/>
        </w:r>
        <w:r>
          <w:rPr>
            <w:noProof/>
            <w:webHidden/>
          </w:rPr>
          <w:t>14</w:t>
        </w:r>
        <w:r>
          <w:rPr>
            <w:noProof/>
            <w:webHidden/>
          </w:rPr>
          <w:fldChar w:fldCharType="end"/>
        </w:r>
      </w:hyperlink>
    </w:p>
    <w:p w14:paraId="0EF2FD3C" w14:textId="77777777" w:rsidR="00AD44BE" w:rsidRDefault="00AD44BE">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189" w:history="1">
        <w:r w:rsidRPr="00822ED7">
          <w:rPr>
            <w:rStyle w:val="Lienhypertexte"/>
            <w:noProof/>
            <w:lang w:val="en-CA"/>
          </w:rPr>
          <w:t>4.15</w:t>
        </w:r>
        <w:r>
          <w:rPr>
            <w:rFonts w:asciiTheme="minorHAnsi" w:eastAsiaTheme="minorEastAsia" w:hAnsiTheme="minorHAnsi" w:cstheme="minorBidi"/>
            <w:noProof/>
            <w:sz w:val="22"/>
            <w:szCs w:val="22"/>
            <w:lang w:val="en-CA" w:eastAsia="en-CA"/>
          </w:rPr>
          <w:tab/>
        </w:r>
        <w:r w:rsidRPr="00822ED7">
          <w:rPr>
            <w:rStyle w:val="Lienhypertexte"/>
            <w:noProof/>
            <w:lang w:val="en-CA"/>
          </w:rPr>
          <w:t>schema &lt;XML Schema&gt;</w:t>
        </w:r>
        <w:r>
          <w:rPr>
            <w:noProof/>
            <w:webHidden/>
          </w:rPr>
          <w:tab/>
        </w:r>
        <w:r>
          <w:rPr>
            <w:noProof/>
            <w:webHidden/>
          </w:rPr>
          <w:fldChar w:fldCharType="begin"/>
        </w:r>
        <w:r>
          <w:rPr>
            <w:noProof/>
            <w:webHidden/>
          </w:rPr>
          <w:instrText xml:space="preserve"> PAGEREF _Toc458154189 \h </w:instrText>
        </w:r>
        <w:r>
          <w:rPr>
            <w:noProof/>
            <w:webHidden/>
          </w:rPr>
        </w:r>
        <w:r>
          <w:rPr>
            <w:noProof/>
            <w:webHidden/>
          </w:rPr>
          <w:fldChar w:fldCharType="separate"/>
        </w:r>
        <w:r>
          <w:rPr>
            <w:noProof/>
            <w:webHidden/>
          </w:rPr>
          <w:t>14</w:t>
        </w:r>
        <w:r>
          <w:rPr>
            <w:noProof/>
            <w:webHidden/>
          </w:rPr>
          <w:fldChar w:fldCharType="end"/>
        </w:r>
      </w:hyperlink>
    </w:p>
    <w:p w14:paraId="1AE9B22D" w14:textId="77777777" w:rsidR="00AD44BE" w:rsidRDefault="00AD44BE">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154190" w:history="1">
        <w:r w:rsidRPr="00822ED7">
          <w:rPr>
            <w:rStyle w:val="Lienhypertexte"/>
            <w:noProof/>
            <w:lang w:val="en-CA"/>
          </w:rPr>
          <w:t>5.</w:t>
        </w:r>
        <w:r>
          <w:rPr>
            <w:rFonts w:asciiTheme="minorHAnsi" w:eastAsiaTheme="minorEastAsia" w:hAnsiTheme="minorHAnsi" w:cstheme="minorBidi"/>
            <w:noProof/>
            <w:sz w:val="22"/>
            <w:szCs w:val="22"/>
            <w:lang w:val="en-CA" w:eastAsia="en-CA"/>
          </w:rPr>
          <w:tab/>
        </w:r>
        <w:r w:rsidRPr="00822ED7">
          <w:rPr>
            <w:rStyle w:val="Lienhypertexte"/>
            <w:noProof/>
            <w:lang w:val="en-CA"/>
          </w:rPr>
          <w:t>GeoSciML Models</w:t>
        </w:r>
        <w:r>
          <w:rPr>
            <w:noProof/>
            <w:webHidden/>
          </w:rPr>
          <w:tab/>
        </w:r>
        <w:r>
          <w:rPr>
            <w:noProof/>
            <w:webHidden/>
          </w:rPr>
          <w:fldChar w:fldCharType="begin"/>
        </w:r>
        <w:r>
          <w:rPr>
            <w:noProof/>
            <w:webHidden/>
          </w:rPr>
          <w:instrText xml:space="preserve"> PAGEREF _Toc458154190 \h </w:instrText>
        </w:r>
        <w:r>
          <w:rPr>
            <w:noProof/>
            <w:webHidden/>
          </w:rPr>
        </w:r>
        <w:r>
          <w:rPr>
            <w:noProof/>
            <w:webHidden/>
          </w:rPr>
          <w:fldChar w:fldCharType="separate"/>
        </w:r>
        <w:r>
          <w:rPr>
            <w:noProof/>
            <w:webHidden/>
          </w:rPr>
          <w:t>15</w:t>
        </w:r>
        <w:r>
          <w:rPr>
            <w:noProof/>
            <w:webHidden/>
          </w:rPr>
          <w:fldChar w:fldCharType="end"/>
        </w:r>
      </w:hyperlink>
    </w:p>
    <w:p w14:paraId="126537DA"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91" w:history="1">
        <w:r w:rsidRPr="00822ED7">
          <w:rPr>
            <w:rStyle w:val="Lienhypertexte"/>
            <w:noProof/>
            <w:lang w:val="en-CA"/>
          </w:rPr>
          <w:t>5.1</w:t>
        </w:r>
        <w:r>
          <w:rPr>
            <w:rFonts w:asciiTheme="minorHAnsi" w:eastAsiaTheme="minorEastAsia" w:hAnsiTheme="minorHAnsi" w:cstheme="minorBidi"/>
            <w:noProof/>
            <w:sz w:val="22"/>
            <w:szCs w:val="22"/>
            <w:lang w:val="en-CA" w:eastAsia="en-CA"/>
          </w:rPr>
          <w:tab/>
        </w:r>
        <w:r w:rsidRPr="00822ED7">
          <w:rPr>
            <w:rStyle w:val="Lienhypertexte"/>
            <w:noProof/>
            <w:lang w:val="en-CA"/>
          </w:rPr>
          <w:t>GeoSciML Basic and Extension</w:t>
        </w:r>
        <w:r>
          <w:rPr>
            <w:noProof/>
            <w:webHidden/>
          </w:rPr>
          <w:tab/>
        </w:r>
        <w:r>
          <w:rPr>
            <w:noProof/>
            <w:webHidden/>
          </w:rPr>
          <w:fldChar w:fldCharType="begin"/>
        </w:r>
        <w:r>
          <w:rPr>
            <w:noProof/>
            <w:webHidden/>
          </w:rPr>
          <w:instrText xml:space="preserve"> PAGEREF _Toc458154191 \h </w:instrText>
        </w:r>
        <w:r>
          <w:rPr>
            <w:noProof/>
            <w:webHidden/>
          </w:rPr>
        </w:r>
        <w:r>
          <w:rPr>
            <w:noProof/>
            <w:webHidden/>
          </w:rPr>
          <w:fldChar w:fldCharType="separate"/>
        </w:r>
        <w:r>
          <w:rPr>
            <w:noProof/>
            <w:webHidden/>
          </w:rPr>
          <w:t>17</w:t>
        </w:r>
        <w:r>
          <w:rPr>
            <w:noProof/>
            <w:webHidden/>
          </w:rPr>
          <w:fldChar w:fldCharType="end"/>
        </w:r>
      </w:hyperlink>
    </w:p>
    <w:p w14:paraId="501C4EF5"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192" w:history="1">
        <w:r w:rsidRPr="00822ED7">
          <w:rPr>
            <w:rStyle w:val="Lienhypertexte"/>
            <w:noProof/>
            <w:lang w:val="en-CA" w:bidi="x-none"/>
          </w:rPr>
          <w:t>5.1.1</w:t>
        </w:r>
        <w:r>
          <w:rPr>
            <w:rFonts w:asciiTheme="minorHAnsi" w:eastAsiaTheme="minorEastAsia" w:hAnsiTheme="minorHAnsi" w:cstheme="minorBidi"/>
            <w:noProof/>
            <w:sz w:val="22"/>
            <w:szCs w:val="22"/>
            <w:lang w:val="en-CA" w:eastAsia="en-CA"/>
          </w:rPr>
          <w:tab/>
        </w:r>
        <w:r w:rsidRPr="00822ED7">
          <w:rPr>
            <w:rStyle w:val="Lienhypertexte"/>
            <w:noProof/>
            <w:lang w:val="en-CA"/>
          </w:rPr>
          <w:t>AbstractDescription classes</w:t>
        </w:r>
        <w:r>
          <w:rPr>
            <w:noProof/>
            <w:webHidden/>
          </w:rPr>
          <w:tab/>
        </w:r>
        <w:r>
          <w:rPr>
            <w:noProof/>
            <w:webHidden/>
          </w:rPr>
          <w:fldChar w:fldCharType="begin"/>
        </w:r>
        <w:r>
          <w:rPr>
            <w:noProof/>
            <w:webHidden/>
          </w:rPr>
          <w:instrText xml:space="preserve"> PAGEREF _Toc458154192 \h </w:instrText>
        </w:r>
        <w:r>
          <w:rPr>
            <w:noProof/>
            <w:webHidden/>
          </w:rPr>
        </w:r>
        <w:r>
          <w:rPr>
            <w:noProof/>
            <w:webHidden/>
          </w:rPr>
          <w:fldChar w:fldCharType="separate"/>
        </w:r>
        <w:r>
          <w:rPr>
            <w:noProof/>
            <w:webHidden/>
          </w:rPr>
          <w:t>18</w:t>
        </w:r>
        <w:r>
          <w:rPr>
            <w:noProof/>
            <w:webHidden/>
          </w:rPr>
          <w:fldChar w:fldCharType="end"/>
        </w:r>
      </w:hyperlink>
    </w:p>
    <w:p w14:paraId="690DDFA6"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93" w:history="1">
        <w:r w:rsidRPr="00822ED7">
          <w:rPr>
            <w:rStyle w:val="Lienhypertexte"/>
            <w:noProof/>
            <w:lang w:val="en-CA"/>
          </w:rPr>
          <w:t>5.2</w:t>
        </w:r>
        <w:r>
          <w:rPr>
            <w:rFonts w:asciiTheme="minorHAnsi" w:eastAsiaTheme="minorEastAsia" w:hAnsiTheme="minorHAnsi" w:cstheme="minorBidi"/>
            <w:noProof/>
            <w:sz w:val="22"/>
            <w:szCs w:val="22"/>
            <w:lang w:val="en-CA" w:eastAsia="en-CA"/>
          </w:rPr>
          <w:tab/>
        </w:r>
        <w:r w:rsidRPr="00822ED7">
          <w:rPr>
            <w:rStyle w:val="Lienhypertexte"/>
            <w:noProof/>
            <w:lang w:val="en-CA"/>
          </w:rPr>
          <w:t>GeoSciML Lite</w:t>
        </w:r>
        <w:r>
          <w:rPr>
            <w:noProof/>
            <w:webHidden/>
          </w:rPr>
          <w:tab/>
        </w:r>
        <w:r>
          <w:rPr>
            <w:noProof/>
            <w:webHidden/>
          </w:rPr>
          <w:fldChar w:fldCharType="begin"/>
        </w:r>
        <w:r>
          <w:rPr>
            <w:noProof/>
            <w:webHidden/>
          </w:rPr>
          <w:instrText xml:space="preserve"> PAGEREF _Toc458154193 \h </w:instrText>
        </w:r>
        <w:r>
          <w:rPr>
            <w:noProof/>
            <w:webHidden/>
          </w:rPr>
        </w:r>
        <w:r>
          <w:rPr>
            <w:noProof/>
            <w:webHidden/>
          </w:rPr>
          <w:fldChar w:fldCharType="separate"/>
        </w:r>
        <w:r>
          <w:rPr>
            <w:noProof/>
            <w:webHidden/>
          </w:rPr>
          <w:t>21</w:t>
        </w:r>
        <w:r>
          <w:rPr>
            <w:noProof/>
            <w:webHidden/>
          </w:rPr>
          <w:fldChar w:fldCharType="end"/>
        </w:r>
      </w:hyperlink>
    </w:p>
    <w:p w14:paraId="5449CA8E" w14:textId="77777777" w:rsidR="00AD44BE" w:rsidRDefault="00AD44BE">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154194" w:history="1">
        <w:r w:rsidRPr="00822ED7">
          <w:rPr>
            <w:rStyle w:val="Lienhypertexte"/>
            <w:noProof/>
            <w:lang w:val="en-CA"/>
          </w:rPr>
          <w:t>6.</w:t>
        </w:r>
        <w:r>
          <w:rPr>
            <w:rFonts w:asciiTheme="minorHAnsi" w:eastAsiaTheme="minorEastAsia" w:hAnsiTheme="minorHAnsi" w:cstheme="minorBidi"/>
            <w:noProof/>
            <w:sz w:val="22"/>
            <w:szCs w:val="22"/>
            <w:lang w:val="en-CA" w:eastAsia="en-CA"/>
          </w:rPr>
          <w:tab/>
        </w:r>
        <w:r w:rsidRPr="00822ED7">
          <w:rPr>
            <w:rStyle w:val="Lienhypertexte"/>
            <w:noProof/>
            <w:lang w:val="en-CA"/>
          </w:rPr>
          <w:t>Conventions</w:t>
        </w:r>
        <w:r>
          <w:rPr>
            <w:noProof/>
            <w:webHidden/>
          </w:rPr>
          <w:tab/>
        </w:r>
        <w:r>
          <w:rPr>
            <w:noProof/>
            <w:webHidden/>
          </w:rPr>
          <w:fldChar w:fldCharType="begin"/>
        </w:r>
        <w:r>
          <w:rPr>
            <w:noProof/>
            <w:webHidden/>
          </w:rPr>
          <w:instrText xml:space="preserve"> PAGEREF _Toc458154194 \h </w:instrText>
        </w:r>
        <w:r>
          <w:rPr>
            <w:noProof/>
            <w:webHidden/>
          </w:rPr>
        </w:r>
        <w:r>
          <w:rPr>
            <w:noProof/>
            <w:webHidden/>
          </w:rPr>
          <w:fldChar w:fldCharType="separate"/>
        </w:r>
        <w:r>
          <w:rPr>
            <w:noProof/>
            <w:webHidden/>
          </w:rPr>
          <w:t>22</w:t>
        </w:r>
        <w:r>
          <w:rPr>
            <w:noProof/>
            <w:webHidden/>
          </w:rPr>
          <w:fldChar w:fldCharType="end"/>
        </w:r>
      </w:hyperlink>
    </w:p>
    <w:p w14:paraId="2DEC8EF7"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95" w:history="1">
        <w:r w:rsidRPr="00822ED7">
          <w:rPr>
            <w:rStyle w:val="Lienhypertexte"/>
            <w:noProof/>
            <w:lang w:val="en-CA"/>
          </w:rPr>
          <w:t>6.1</w:t>
        </w:r>
        <w:r>
          <w:rPr>
            <w:rFonts w:asciiTheme="minorHAnsi" w:eastAsiaTheme="minorEastAsia" w:hAnsiTheme="minorHAnsi" w:cstheme="minorBidi"/>
            <w:noProof/>
            <w:sz w:val="22"/>
            <w:szCs w:val="22"/>
            <w:lang w:val="en-CA" w:eastAsia="en-CA"/>
          </w:rPr>
          <w:tab/>
        </w:r>
        <w:r w:rsidRPr="00822ED7">
          <w:rPr>
            <w:rStyle w:val="Lienhypertexte"/>
            <w:noProof/>
            <w:lang w:val="en-CA"/>
          </w:rPr>
          <w:t>Requirement class</w:t>
        </w:r>
        <w:r>
          <w:rPr>
            <w:noProof/>
            <w:webHidden/>
          </w:rPr>
          <w:tab/>
        </w:r>
        <w:r>
          <w:rPr>
            <w:noProof/>
            <w:webHidden/>
          </w:rPr>
          <w:fldChar w:fldCharType="begin"/>
        </w:r>
        <w:r>
          <w:rPr>
            <w:noProof/>
            <w:webHidden/>
          </w:rPr>
          <w:instrText xml:space="preserve"> PAGEREF _Toc458154195 \h </w:instrText>
        </w:r>
        <w:r>
          <w:rPr>
            <w:noProof/>
            <w:webHidden/>
          </w:rPr>
        </w:r>
        <w:r>
          <w:rPr>
            <w:noProof/>
            <w:webHidden/>
          </w:rPr>
          <w:fldChar w:fldCharType="separate"/>
        </w:r>
        <w:r>
          <w:rPr>
            <w:noProof/>
            <w:webHidden/>
          </w:rPr>
          <w:t>22</w:t>
        </w:r>
        <w:r>
          <w:rPr>
            <w:noProof/>
            <w:webHidden/>
          </w:rPr>
          <w:fldChar w:fldCharType="end"/>
        </w:r>
      </w:hyperlink>
    </w:p>
    <w:p w14:paraId="67356A5A"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96" w:history="1">
        <w:r w:rsidRPr="00822ED7">
          <w:rPr>
            <w:rStyle w:val="Lienhypertexte"/>
            <w:noProof/>
            <w:lang w:val="en-CA"/>
          </w:rPr>
          <w:t>6.2</w:t>
        </w:r>
        <w:r>
          <w:rPr>
            <w:rFonts w:asciiTheme="minorHAnsi" w:eastAsiaTheme="minorEastAsia" w:hAnsiTheme="minorHAnsi" w:cstheme="minorBidi"/>
            <w:noProof/>
            <w:sz w:val="22"/>
            <w:szCs w:val="22"/>
            <w:lang w:val="en-CA" w:eastAsia="en-CA"/>
          </w:rPr>
          <w:tab/>
        </w:r>
        <w:r w:rsidRPr="00822ED7">
          <w:rPr>
            <w:rStyle w:val="Lienhypertexte"/>
            <w:noProof/>
            <w:lang w:val="en-CA"/>
          </w:rPr>
          <w:t>Requirement and Recommendation</w:t>
        </w:r>
        <w:r>
          <w:rPr>
            <w:noProof/>
            <w:webHidden/>
          </w:rPr>
          <w:tab/>
        </w:r>
        <w:r>
          <w:rPr>
            <w:noProof/>
            <w:webHidden/>
          </w:rPr>
          <w:fldChar w:fldCharType="begin"/>
        </w:r>
        <w:r>
          <w:rPr>
            <w:noProof/>
            <w:webHidden/>
          </w:rPr>
          <w:instrText xml:space="preserve"> PAGEREF _Toc458154196 \h </w:instrText>
        </w:r>
        <w:r>
          <w:rPr>
            <w:noProof/>
            <w:webHidden/>
          </w:rPr>
        </w:r>
        <w:r>
          <w:rPr>
            <w:noProof/>
            <w:webHidden/>
          </w:rPr>
          <w:fldChar w:fldCharType="separate"/>
        </w:r>
        <w:r>
          <w:rPr>
            <w:noProof/>
            <w:webHidden/>
          </w:rPr>
          <w:t>23</w:t>
        </w:r>
        <w:r>
          <w:rPr>
            <w:noProof/>
            <w:webHidden/>
          </w:rPr>
          <w:fldChar w:fldCharType="end"/>
        </w:r>
      </w:hyperlink>
    </w:p>
    <w:p w14:paraId="073DE99F"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97" w:history="1">
        <w:r w:rsidRPr="00822ED7">
          <w:rPr>
            <w:rStyle w:val="Lienhypertexte"/>
            <w:noProof/>
            <w:lang w:val="en-CA"/>
          </w:rPr>
          <w:t>6.3</w:t>
        </w:r>
        <w:r>
          <w:rPr>
            <w:rFonts w:asciiTheme="minorHAnsi" w:eastAsiaTheme="minorEastAsia" w:hAnsiTheme="minorHAnsi" w:cstheme="minorBidi"/>
            <w:noProof/>
            <w:sz w:val="22"/>
            <w:szCs w:val="22"/>
            <w:lang w:val="en-CA" w:eastAsia="en-CA"/>
          </w:rPr>
          <w:tab/>
        </w:r>
        <w:r w:rsidRPr="00822ED7">
          <w:rPr>
            <w:rStyle w:val="Lienhypertexte"/>
            <w:noProof/>
            <w:lang w:val="en-CA"/>
          </w:rPr>
          <w:t>Conformance class</w:t>
        </w:r>
        <w:r>
          <w:rPr>
            <w:noProof/>
            <w:webHidden/>
          </w:rPr>
          <w:tab/>
        </w:r>
        <w:r>
          <w:rPr>
            <w:noProof/>
            <w:webHidden/>
          </w:rPr>
          <w:fldChar w:fldCharType="begin"/>
        </w:r>
        <w:r>
          <w:rPr>
            <w:noProof/>
            <w:webHidden/>
          </w:rPr>
          <w:instrText xml:space="preserve"> PAGEREF _Toc458154197 \h </w:instrText>
        </w:r>
        <w:r>
          <w:rPr>
            <w:noProof/>
            <w:webHidden/>
          </w:rPr>
        </w:r>
        <w:r>
          <w:rPr>
            <w:noProof/>
            <w:webHidden/>
          </w:rPr>
          <w:fldChar w:fldCharType="separate"/>
        </w:r>
        <w:r>
          <w:rPr>
            <w:noProof/>
            <w:webHidden/>
          </w:rPr>
          <w:t>23</w:t>
        </w:r>
        <w:r>
          <w:rPr>
            <w:noProof/>
            <w:webHidden/>
          </w:rPr>
          <w:fldChar w:fldCharType="end"/>
        </w:r>
      </w:hyperlink>
    </w:p>
    <w:p w14:paraId="6D3833F4"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98" w:history="1">
        <w:r w:rsidRPr="00822ED7">
          <w:rPr>
            <w:rStyle w:val="Lienhypertexte"/>
            <w:noProof/>
            <w:lang w:val="en-CA"/>
          </w:rPr>
          <w:t>6.4</w:t>
        </w:r>
        <w:r>
          <w:rPr>
            <w:rFonts w:asciiTheme="minorHAnsi" w:eastAsiaTheme="minorEastAsia" w:hAnsiTheme="minorHAnsi" w:cstheme="minorBidi"/>
            <w:noProof/>
            <w:sz w:val="22"/>
            <w:szCs w:val="22"/>
            <w:lang w:val="en-CA" w:eastAsia="en-CA"/>
          </w:rPr>
          <w:tab/>
        </w:r>
        <w:r w:rsidRPr="00822ED7">
          <w:rPr>
            <w:rStyle w:val="Lienhypertexte"/>
            <w:noProof/>
            <w:lang w:val="en-CA"/>
          </w:rPr>
          <w:t>Identifiers</w:t>
        </w:r>
        <w:r>
          <w:rPr>
            <w:noProof/>
            <w:webHidden/>
          </w:rPr>
          <w:tab/>
        </w:r>
        <w:r>
          <w:rPr>
            <w:noProof/>
            <w:webHidden/>
          </w:rPr>
          <w:fldChar w:fldCharType="begin"/>
        </w:r>
        <w:r>
          <w:rPr>
            <w:noProof/>
            <w:webHidden/>
          </w:rPr>
          <w:instrText xml:space="preserve"> PAGEREF _Toc458154198 \h </w:instrText>
        </w:r>
        <w:r>
          <w:rPr>
            <w:noProof/>
            <w:webHidden/>
          </w:rPr>
        </w:r>
        <w:r>
          <w:rPr>
            <w:noProof/>
            <w:webHidden/>
          </w:rPr>
          <w:fldChar w:fldCharType="separate"/>
        </w:r>
        <w:r>
          <w:rPr>
            <w:noProof/>
            <w:webHidden/>
          </w:rPr>
          <w:t>24</w:t>
        </w:r>
        <w:r>
          <w:rPr>
            <w:noProof/>
            <w:webHidden/>
          </w:rPr>
          <w:fldChar w:fldCharType="end"/>
        </w:r>
      </w:hyperlink>
    </w:p>
    <w:p w14:paraId="202E0484"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99" w:history="1">
        <w:r w:rsidRPr="00822ED7">
          <w:rPr>
            <w:rStyle w:val="Lienhypertexte"/>
            <w:noProof/>
            <w:lang w:val="en-CA"/>
          </w:rPr>
          <w:t>6.5</w:t>
        </w:r>
        <w:r>
          <w:rPr>
            <w:rFonts w:asciiTheme="minorHAnsi" w:eastAsiaTheme="minorEastAsia" w:hAnsiTheme="minorHAnsi" w:cstheme="minorBidi"/>
            <w:noProof/>
            <w:sz w:val="22"/>
            <w:szCs w:val="22"/>
            <w:lang w:val="en-CA" w:eastAsia="en-CA"/>
          </w:rPr>
          <w:tab/>
        </w:r>
        <w:r w:rsidRPr="00822ED7">
          <w:rPr>
            <w:rStyle w:val="Lienhypertexte"/>
            <w:noProof/>
            <w:lang w:val="en-CA"/>
          </w:rPr>
          <w:t>Classifiers</w:t>
        </w:r>
        <w:r>
          <w:rPr>
            <w:noProof/>
            <w:webHidden/>
          </w:rPr>
          <w:tab/>
        </w:r>
        <w:r>
          <w:rPr>
            <w:noProof/>
            <w:webHidden/>
          </w:rPr>
          <w:fldChar w:fldCharType="begin"/>
        </w:r>
        <w:r>
          <w:rPr>
            <w:noProof/>
            <w:webHidden/>
          </w:rPr>
          <w:instrText xml:space="preserve"> PAGEREF _Toc458154199 \h </w:instrText>
        </w:r>
        <w:r>
          <w:rPr>
            <w:noProof/>
            <w:webHidden/>
          </w:rPr>
        </w:r>
        <w:r>
          <w:rPr>
            <w:noProof/>
            <w:webHidden/>
          </w:rPr>
          <w:fldChar w:fldCharType="separate"/>
        </w:r>
        <w:r>
          <w:rPr>
            <w:noProof/>
            <w:webHidden/>
          </w:rPr>
          <w:t>25</w:t>
        </w:r>
        <w:r>
          <w:rPr>
            <w:noProof/>
            <w:webHidden/>
          </w:rPr>
          <w:fldChar w:fldCharType="end"/>
        </w:r>
      </w:hyperlink>
    </w:p>
    <w:p w14:paraId="206FEC95" w14:textId="77777777" w:rsidR="00AD44BE" w:rsidRDefault="00AD44BE">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154200" w:history="1">
        <w:r w:rsidRPr="00822ED7">
          <w:rPr>
            <w:rStyle w:val="Lienhypertexte"/>
            <w:noProof/>
            <w:lang w:val="en-CA"/>
          </w:rPr>
          <w:t>7.</w:t>
        </w:r>
        <w:r>
          <w:rPr>
            <w:rFonts w:asciiTheme="minorHAnsi" w:eastAsiaTheme="minorEastAsia" w:hAnsiTheme="minorHAnsi" w:cstheme="minorBidi"/>
            <w:noProof/>
            <w:sz w:val="22"/>
            <w:szCs w:val="22"/>
            <w:lang w:val="en-CA" w:eastAsia="en-CA"/>
          </w:rPr>
          <w:tab/>
        </w:r>
        <w:r w:rsidRPr="00822ED7">
          <w:rPr>
            <w:rStyle w:val="Lienhypertexte"/>
            <w:noProof/>
            <w:lang w:val="en-CA"/>
          </w:rPr>
          <w:t>Conceptual Model</w:t>
        </w:r>
        <w:r>
          <w:rPr>
            <w:noProof/>
            <w:webHidden/>
          </w:rPr>
          <w:tab/>
        </w:r>
        <w:r>
          <w:rPr>
            <w:noProof/>
            <w:webHidden/>
          </w:rPr>
          <w:fldChar w:fldCharType="begin"/>
        </w:r>
        <w:r>
          <w:rPr>
            <w:noProof/>
            <w:webHidden/>
          </w:rPr>
          <w:instrText xml:space="preserve"> PAGEREF _Toc458154200 \h </w:instrText>
        </w:r>
        <w:r>
          <w:rPr>
            <w:noProof/>
            <w:webHidden/>
          </w:rPr>
        </w:r>
        <w:r>
          <w:rPr>
            <w:noProof/>
            <w:webHidden/>
          </w:rPr>
          <w:fldChar w:fldCharType="separate"/>
        </w:r>
        <w:r>
          <w:rPr>
            <w:noProof/>
            <w:webHidden/>
          </w:rPr>
          <w:t>26</w:t>
        </w:r>
        <w:r>
          <w:rPr>
            <w:noProof/>
            <w:webHidden/>
          </w:rPr>
          <w:fldChar w:fldCharType="end"/>
        </w:r>
      </w:hyperlink>
    </w:p>
    <w:p w14:paraId="00D3E58D" w14:textId="77777777" w:rsidR="00AD44BE" w:rsidRDefault="00AD44BE">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154201" w:history="1">
        <w:r w:rsidRPr="00822ED7">
          <w:rPr>
            <w:rStyle w:val="Lienhypertexte"/>
            <w:noProof/>
            <w:lang w:val="en-CA"/>
          </w:rPr>
          <w:t>8.</w:t>
        </w:r>
        <w:r>
          <w:rPr>
            <w:rFonts w:asciiTheme="minorHAnsi" w:eastAsiaTheme="minorEastAsia" w:hAnsiTheme="minorHAnsi" w:cstheme="minorBidi"/>
            <w:noProof/>
            <w:sz w:val="22"/>
            <w:szCs w:val="22"/>
            <w:lang w:val="en-CA" w:eastAsia="en-CA"/>
          </w:rPr>
          <w:tab/>
        </w:r>
        <w:r w:rsidRPr="00822ED7">
          <w:rPr>
            <w:rStyle w:val="Lienhypertexte"/>
            <w:noProof/>
            <w:lang w:val="en-CA"/>
          </w:rPr>
          <w:t>Logical Model</w:t>
        </w:r>
        <w:r>
          <w:rPr>
            <w:noProof/>
            <w:webHidden/>
          </w:rPr>
          <w:tab/>
        </w:r>
        <w:r>
          <w:rPr>
            <w:noProof/>
            <w:webHidden/>
          </w:rPr>
          <w:fldChar w:fldCharType="begin"/>
        </w:r>
        <w:r>
          <w:rPr>
            <w:noProof/>
            <w:webHidden/>
          </w:rPr>
          <w:instrText xml:space="preserve"> PAGEREF _Toc458154201 \h </w:instrText>
        </w:r>
        <w:r>
          <w:rPr>
            <w:noProof/>
            <w:webHidden/>
          </w:rPr>
        </w:r>
        <w:r>
          <w:rPr>
            <w:noProof/>
            <w:webHidden/>
          </w:rPr>
          <w:fldChar w:fldCharType="separate"/>
        </w:r>
        <w:r>
          <w:rPr>
            <w:noProof/>
            <w:webHidden/>
          </w:rPr>
          <w:t>27</w:t>
        </w:r>
        <w:r>
          <w:rPr>
            <w:noProof/>
            <w:webHidden/>
          </w:rPr>
          <w:fldChar w:fldCharType="end"/>
        </w:r>
      </w:hyperlink>
    </w:p>
    <w:p w14:paraId="5C1A0865"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02" w:history="1">
        <w:r w:rsidRPr="00822ED7">
          <w:rPr>
            <w:rStyle w:val="Lienhypertexte"/>
            <w:noProof/>
            <w:lang w:val="en-CA" w:bidi="x-none"/>
          </w:rPr>
          <w:t>8.1.1</w:t>
        </w:r>
        <w:r>
          <w:rPr>
            <w:rFonts w:asciiTheme="minorHAnsi" w:eastAsiaTheme="minorEastAsia" w:hAnsiTheme="minorHAnsi" w:cstheme="minorBidi"/>
            <w:noProof/>
            <w:sz w:val="22"/>
            <w:szCs w:val="22"/>
            <w:lang w:val="en-CA" w:eastAsia="en-CA"/>
          </w:rPr>
          <w:tab/>
        </w:r>
        <w:r w:rsidRPr="00822ED7">
          <w:rPr>
            <w:rStyle w:val="Lienhypertexte"/>
            <w:noProof/>
            <w:lang w:val="en-CA"/>
          </w:rPr>
          <w:t>Property cardinality</w:t>
        </w:r>
        <w:r>
          <w:rPr>
            <w:noProof/>
            <w:webHidden/>
          </w:rPr>
          <w:tab/>
        </w:r>
        <w:r>
          <w:rPr>
            <w:noProof/>
            <w:webHidden/>
          </w:rPr>
          <w:fldChar w:fldCharType="begin"/>
        </w:r>
        <w:r>
          <w:rPr>
            <w:noProof/>
            <w:webHidden/>
          </w:rPr>
          <w:instrText xml:space="preserve"> PAGEREF _Toc458154202 \h </w:instrText>
        </w:r>
        <w:r>
          <w:rPr>
            <w:noProof/>
            <w:webHidden/>
          </w:rPr>
        </w:r>
        <w:r>
          <w:rPr>
            <w:noProof/>
            <w:webHidden/>
          </w:rPr>
          <w:fldChar w:fldCharType="separate"/>
        </w:r>
        <w:r>
          <w:rPr>
            <w:noProof/>
            <w:webHidden/>
          </w:rPr>
          <w:t>28</w:t>
        </w:r>
        <w:r>
          <w:rPr>
            <w:noProof/>
            <w:webHidden/>
          </w:rPr>
          <w:fldChar w:fldCharType="end"/>
        </w:r>
      </w:hyperlink>
    </w:p>
    <w:p w14:paraId="6DC0F10B"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03" w:history="1">
        <w:r w:rsidRPr="00822ED7">
          <w:rPr>
            <w:rStyle w:val="Lienhypertexte"/>
            <w:noProof/>
            <w:lang w:val="en-CA" w:bidi="x-none"/>
          </w:rPr>
          <w:t>8.1.2</w:t>
        </w:r>
        <w:r>
          <w:rPr>
            <w:rFonts w:asciiTheme="minorHAnsi" w:eastAsiaTheme="minorEastAsia" w:hAnsiTheme="minorHAnsi" w:cstheme="minorBidi"/>
            <w:noProof/>
            <w:sz w:val="22"/>
            <w:szCs w:val="22"/>
            <w:lang w:val="en-CA" w:eastAsia="en-CA"/>
          </w:rPr>
          <w:tab/>
        </w:r>
        <w:r w:rsidRPr="00822ED7">
          <w:rPr>
            <w:rStyle w:val="Lienhypertexte"/>
            <w:noProof/>
            <w:lang w:val="en-CA"/>
          </w:rPr>
          <w:t>Package shortcuts</w:t>
        </w:r>
        <w:r>
          <w:rPr>
            <w:noProof/>
            <w:webHidden/>
          </w:rPr>
          <w:tab/>
        </w:r>
        <w:r>
          <w:rPr>
            <w:noProof/>
            <w:webHidden/>
          </w:rPr>
          <w:fldChar w:fldCharType="begin"/>
        </w:r>
        <w:r>
          <w:rPr>
            <w:noProof/>
            <w:webHidden/>
          </w:rPr>
          <w:instrText xml:space="preserve"> PAGEREF _Toc458154203 \h </w:instrText>
        </w:r>
        <w:r>
          <w:rPr>
            <w:noProof/>
            <w:webHidden/>
          </w:rPr>
        </w:r>
        <w:r>
          <w:rPr>
            <w:noProof/>
            <w:webHidden/>
          </w:rPr>
          <w:fldChar w:fldCharType="separate"/>
        </w:r>
        <w:r>
          <w:rPr>
            <w:noProof/>
            <w:webHidden/>
          </w:rPr>
          <w:t>29</w:t>
        </w:r>
        <w:r>
          <w:rPr>
            <w:noProof/>
            <w:webHidden/>
          </w:rPr>
          <w:fldChar w:fldCharType="end"/>
        </w:r>
      </w:hyperlink>
    </w:p>
    <w:p w14:paraId="1DEC1CF2"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04" w:history="1">
        <w:r w:rsidRPr="00822ED7">
          <w:rPr>
            <w:rStyle w:val="Lienhypertexte"/>
            <w:noProof/>
            <w:lang w:val="en-CA"/>
          </w:rPr>
          <w:t>8.2</w:t>
        </w:r>
        <w:r>
          <w:rPr>
            <w:rFonts w:asciiTheme="minorHAnsi" w:eastAsiaTheme="minorEastAsia" w:hAnsiTheme="minorHAnsi" w:cstheme="minorBidi"/>
            <w:noProof/>
            <w:sz w:val="22"/>
            <w:szCs w:val="22"/>
            <w:lang w:val="en-CA" w:eastAsia="en-CA"/>
          </w:rPr>
          <w:tab/>
        </w:r>
        <w:r w:rsidRPr="00822ED7">
          <w:rPr>
            <w:rStyle w:val="Lienhypertexte"/>
            <w:noProof/>
            <w:lang w:val="en-CA"/>
          </w:rPr>
          <w:t>GeoSciML Core Abstract Requirements Class (Normative)</w:t>
        </w:r>
        <w:r>
          <w:rPr>
            <w:noProof/>
            <w:webHidden/>
          </w:rPr>
          <w:tab/>
        </w:r>
        <w:r>
          <w:rPr>
            <w:noProof/>
            <w:webHidden/>
          </w:rPr>
          <w:fldChar w:fldCharType="begin"/>
        </w:r>
        <w:r>
          <w:rPr>
            <w:noProof/>
            <w:webHidden/>
          </w:rPr>
          <w:instrText xml:space="preserve"> PAGEREF _Toc458154204 \h </w:instrText>
        </w:r>
        <w:r>
          <w:rPr>
            <w:noProof/>
            <w:webHidden/>
          </w:rPr>
        </w:r>
        <w:r>
          <w:rPr>
            <w:noProof/>
            <w:webHidden/>
          </w:rPr>
          <w:fldChar w:fldCharType="separate"/>
        </w:r>
        <w:r>
          <w:rPr>
            <w:noProof/>
            <w:webHidden/>
          </w:rPr>
          <w:t>29</w:t>
        </w:r>
        <w:r>
          <w:rPr>
            <w:noProof/>
            <w:webHidden/>
          </w:rPr>
          <w:fldChar w:fldCharType="end"/>
        </w:r>
      </w:hyperlink>
    </w:p>
    <w:p w14:paraId="061F439D"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05" w:history="1">
        <w:r w:rsidRPr="00822ED7">
          <w:rPr>
            <w:rStyle w:val="Lienhypertexte"/>
            <w:noProof/>
            <w:lang w:val="en-CA" w:bidi="x-none"/>
          </w:rPr>
          <w:t>8.2.1</w:t>
        </w:r>
        <w:r>
          <w:rPr>
            <w:rFonts w:asciiTheme="minorHAnsi" w:eastAsiaTheme="minorEastAsia" w:hAnsiTheme="minorHAnsi" w:cstheme="minorBidi"/>
            <w:noProof/>
            <w:sz w:val="22"/>
            <w:szCs w:val="22"/>
            <w:lang w:val="en-CA" w:eastAsia="en-CA"/>
          </w:rPr>
          <w:tab/>
        </w:r>
        <w:r w:rsidRPr="00822ED7">
          <w:rPr>
            <w:rStyle w:val="Lienhypertexte"/>
            <w:noProof/>
            <w:lang w:val="en-CA"/>
          </w:rPr>
          <w:t>Naming of entities</w:t>
        </w:r>
        <w:r>
          <w:rPr>
            <w:noProof/>
            <w:webHidden/>
          </w:rPr>
          <w:tab/>
        </w:r>
        <w:r>
          <w:rPr>
            <w:noProof/>
            <w:webHidden/>
          </w:rPr>
          <w:fldChar w:fldCharType="begin"/>
        </w:r>
        <w:r>
          <w:rPr>
            <w:noProof/>
            <w:webHidden/>
          </w:rPr>
          <w:instrText xml:space="preserve"> PAGEREF _Toc458154205 \h </w:instrText>
        </w:r>
        <w:r>
          <w:rPr>
            <w:noProof/>
            <w:webHidden/>
          </w:rPr>
        </w:r>
        <w:r>
          <w:rPr>
            <w:noProof/>
            <w:webHidden/>
          </w:rPr>
          <w:fldChar w:fldCharType="separate"/>
        </w:r>
        <w:r>
          <w:rPr>
            <w:noProof/>
            <w:webHidden/>
          </w:rPr>
          <w:t>30</w:t>
        </w:r>
        <w:r>
          <w:rPr>
            <w:noProof/>
            <w:webHidden/>
          </w:rPr>
          <w:fldChar w:fldCharType="end"/>
        </w:r>
      </w:hyperlink>
    </w:p>
    <w:p w14:paraId="78718D63"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06" w:history="1">
        <w:r w:rsidRPr="00822ED7">
          <w:rPr>
            <w:rStyle w:val="Lienhypertexte"/>
            <w:noProof/>
            <w:lang w:val="en-CA" w:bidi="x-none"/>
          </w:rPr>
          <w:t>8.2.2</w:t>
        </w:r>
        <w:r>
          <w:rPr>
            <w:rFonts w:asciiTheme="minorHAnsi" w:eastAsiaTheme="minorEastAsia" w:hAnsiTheme="minorHAnsi" w:cstheme="minorBidi"/>
            <w:noProof/>
            <w:sz w:val="22"/>
            <w:szCs w:val="22"/>
            <w:lang w:val="en-CA" w:eastAsia="en-CA"/>
          </w:rPr>
          <w:tab/>
        </w:r>
        <w:r w:rsidRPr="00822ED7">
          <w:rPr>
            <w:rStyle w:val="Lienhypertexte"/>
            <w:noProof/>
            <w:lang w:val="en-CA"/>
          </w:rPr>
          <w:t>Cardinality</w:t>
        </w:r>
        <w:r>
          <w:rPr>
            <w:noProof/>
            <w:webHidden/>
          </w:rPr>
          <w:tab/>
        </w:r>
        <w:r>
          <w:rPr>
            <w:noProof/>
            <w:webHidden/>
          </w:rPr>
          <w:fldChar w:fldCharType="begin"/>
        </w:r>
        <w:r>
          <w:rPr>
            <w:noProof/>
            <w:webHidden/>
          </w:rPr>
          <w:instrText xml:space="preserve"> PAGEREF _Toc458154206 \h </w:instrText>
        </w:r>
        <w:r>
          <w:rPr>
            <w:noProof/>
            <w:webHidden/>
          </w:rPr>
        </w:r>
        <w:r>
          <w:rPr>
            <w:noProof/>
            <w:webHidden/>
          </w:rPr>
          <w:fldChar w:fldCharType="separate"/>
        </w:r>
        <w:r>
          <w:rPr>
            <w:noProof/>
            <w:webHidden/>
          </w:rPr>
          <w:t>30</w:t>
        </w:r>
        <w:r>
          <w:rPr>
            <w:noProof/>
            <w:webHidden/>
          </w:rPr>
          <w:fldChar w:fldCharType="end"/>
        </w:r>
      </w:hyperlink>
    </w:p>
    <w:p w14:paraId="374A0760"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07" w:history="1">
        <w:r w:rsidRPr="00822ED7">
          <w:rPr>
            <w:rStyle w:val="Lienhypertexte"/>
            <w:noProof/>
            <w:lang w:val="en-CA" w:bidi="x-none"/>
          </w:rPr>
          <w:t>8.2.3</w:t>
        </w:r>
        <w:r>
          <w:rPr>
            <w:rFonts w:asciiTheme="minorHAnsi" w:eastAsiaTheme="minorEastAsia" w:hAnsiTheme="minorHAnsi" w:cstheme="minorBidi"/>
            <w:noProof/>
            <w:sz w:val="22"/>
            <w:szCs w:val="22"/>
            <w:lang w:val="en-CA" w:eastAsia="en-CA"/>
          </w:rPr>
          <w:tab/>
        </w:r>
        <w:r w:rsidRPr="00822ED7">
          <w:rPr>
            <w:rStyle w:val="Lienhypertexte"/>
            <w:noProof/>
            <w:lang w:val="en-CA"/>
          </w:rPr>
          <w:t>Abstract classes</w:t>
        </w:r>
        <w:r>
          <w:rPr>
            <w:noProof/>
            <w:webHidden/>
          </w:rPr>
          <w:tab/>
        </w:r>
        <w:r>
          <w:rPr>
            <w:noProof/>
            <w:webHidden/>
          </w:rPr>
          <w:fldChar w:fldCharType="begin"/>
        </w:r>
        <w:r>
          <w:rPr>
            <w:noProof/>
            <w:webHidden/>
          </w:rPr>
          <w:instrText xml:space="preserve"> PAGEREF _Toc458154207 \h </w:instrText>
        </w:r>
        <w:r>
          <w:rPr>
            <w:noProof/>
            <w:webHidden/>
          </w:rPr>
        </w:r>
        <w:r>
          <w:rPr>
            <w:noProof/>
            <w:webHidden/>
          </w:rPr>
          <w:fldChar w:fldCharType="separate"/>
        </w:r>
        <w:r>
          <w:rPr>
            <w:noProof/>
            <w:webHidden/>
          </w:rPr>
          <w:t>31</w:t>
        </w:r>
        <w:r>
          <w:rPr>
            <w:noProof/>
            <w:webHidden/>
          </w:rPr>
          <w:fldChar w:fldCharType="end"/>
        </w:r>
      </w:hyperlink>
    </w:p>
    <w:p w14:paraId="2E09C3D2"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08" w:history="1">
        <w:r w:rsidRPr="00822ED7">
          <w:rPr>
            <w:rStyle w:val="Lienhypertexte"/>
            <w:noProof/>
            <w:lang w:val="en-CA" w:bidi="x-none"/>
          </w:rPr>
          <w:t>8.2.4</w:t>
        </w:r>
        <w:r>
          <w:rPr>
            <w:rFonts w:asciiTheme="minorHAnsi" w:eastAsiaTheme="minorEastAsia" w:hAnsiTheme="minorHAnsi" w:cstheme="minorBidi"/>
            <w:noProof/>
            <w:sz w:val="22"/>
            <w:szCs w:val="22"/>
            <w:lang w:val="en-CA" w:eastAsia="en-CA"/>
          </w:rPr>
          <w:tab/>
        </w:r>
        <w:r w:rsidRPr="00822ED7">
          <w:rPr>
            <w:rStyle w:val="Lienhypertexte"/>
            <w:noProof/>
            <w:lang w:val="en-CA"/>
          </w:rPr>
          <w:t>Polymorphism</w:t>
        </w:r>
        <w:r>
          <w:rPr>
            <w:noProof/>
            <w:webHidden/>
          </w:rPr>
          <w:tab/>
        </w:r>
        <w:r>
          <w:rPr>
            <w:noProof/>
            <w:webHidden/>
          </w:rPr>
          <w:fldChar w:fldCharType="begin"/>
        </w:r>
        <w:r>
          <w:rPr>
            <w:noProof/>
            <w:webHidden/>
          </w:rPr>
          <w:instrText xml:space="preserve"> PAGEREF _Toc458154208 \h </w:instrText>
        </w:r>
        <w:r>
          <w:rPr>
            <w:noProof/>
            <w:webHidden/>
          </w:rPr>
        </w:r>
        <w:r>
          <w:rPr>
            <w:noProof/>
            <w:webHidden/>
          </w:rPr>
          <w:fldChar w:fldCharType="separate"/>
        </w:r>
        <w:r>
          <w:rPr>
            <w:noProof/>
            <w:webHidden/>
          </w:rPr>
          <w:t>31</w:t>
        </w:r>
        <w:r>
          <w:rPr>
            <w:noProof/>
            <w:webHidden/>
          </w:rPr>
          <w:fldChar w:fldCharType="end"/>
        </w:r>
      </w:hyperlink>
    </w:p>
    <w:p w14:paraId="47AA0FE1"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09" w:history="1">
        <w:r w:rsidRPr="00822ED7">
          <w:rPr>
            <w:rStyle w:val="Lienhypertexte"/>
            <w:noProof/>
            <w:lang w:val="en-CA" w:bidi="x-none"/>
          </w:rPr>
          <w:t>8.2.5</w:t>
        </w:r>
        <w:r>
          <w:rPr>
            <w:rFonts w:asciiTheme="minorHAnsi" w:eastAsiaTheme="minorEastAsia" w:hAnsiTheme="minorHAnsi" w:cstheme="minorBidi"/>
            <w:noProof/>
            <w:sz w:val="22"/>
            <w:szCs w:val="22"/>
            <w:lang w:val="en-CA" w:eastAsia="en-CA"/>
          </w:rPr>
          <w:tab/>
        </w:r>
        <w:r w:rsidRPr="00822ED7">
          <w:rPr>
            <w:rStyle w:val="Lienhypertexte"/>
            <w:noProof/>
            <w:lang w:val="en-CA"/>
          </w:rPr>
          <w:t>Quantities</w:t>
        </w:r>
        <w:r>
          <w:rPr>
            <w:noProof/>
            <w:webHidden/>
          </w:rPr>
          <w:tab/>
        </w:r>
        <w:r>
          <w:rPr>
            <w:noProof/>
            <w:webHidden/>
          </w:rPr>
          <w:fldChar w:fldCharType="begin"/>
        </w:r>
        <w:r>
          <w:rPr>
            <w:noProof/>
            <w:webHidden/>
          </w:rPr>
          <w:instrText xml:space="preserve"> PAGEREF _Toc458154209 \h </w:instrText>
        </w:r>
        <w:r>
          <w:rPr>
            <w:noProof/>
            <w:webHidden/>
          </w:rPr>
        </w:r>
        <w:r>
          <w:rPr>
            <w:noProof/>
            <w:webHidden/>
          </w:rPr>
          <w:fldChar w:fldCharType="separate"/>
        </w:r>
        <w:r>
          <w:rPr>
            <w:noProof/>
            <w:webHidden/>
          </w:rPr>
          <w:t>31</w:t>
        </w:r>
        <w:r>
          <w:rPr>
            <w:noProof/>
            <w:webHidden/>
          </w:rPr>
          <w:fldChar w:fldCharType="end"/>
        </w:r>
      </w:hyperlink>
    </w:p>
    <w:p w14:paraId="622FF43E"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10" w:history="1">
        <w:r w:rsidRPr="00822ED7">
          <w:rPr>
            <w:rStyle w:val="Lienhypertexte"/>
            <w:noProof/>
            <w:lang w:val="en-CA" w:bidi="x-none"/>
          </w:rPr>
          <w:t>8.2.6</w:t>
        </w:r>
        <w:r>
          <w:rPr>
            <w:rFonts w:asciiTheme="minorHAnsi" w:eastAsiaTheme="minorEastAsia" w:hAnsiTheme="minorHAnsi" w:cstheme="minorBidi"/>
            <w:noProof/>
            <w:sz w:val="22"/>
            <w:szCs w:val="22"/>
            <w:lang w:val="en-CA" w:eastAsia="en-CA"/>
          </w:rPr>
          <w:tab/>
        </w:r>
        <w:r w:rsidRPr="00822ED7">
          <w:rPr>
            <w:rStyle w:val="Lienhypertexte"/>
            <w:noProof/>
            <w:lang w:val="en-CA"/>
          </w:rPr>
          <w:t>QuantityRange</w:t>
        </w:r>
        <w:r>
          <w:rPr>
            <w:noProof/>
            <w:webHidden/>
          </w:rPr>
          <w:tab/>
        </w:r>
        <w:r>
          <w:rPr>
            <w:noProof/>
            <w:webHidden/>
          </w:rPr>
          <w:fldChar w:fldCharType="begin"/>
        </w:r>
        <w:r>
          <w:rPr>
            <w:noProof/>
            <w:webHidden/>
          </w:rPr>
          <w:instrText xml:space="preserve"> PAGEREF _Toc458154210 \h </w:instrText>
        </w:r>
        <w:r>
          <w:rPr>
            <w:noProof/>
            <w:webHidden/>
          </w:rPr>
        </w:r>
        <w:r>
          <w:rPr>
            <w:noProof/>
            <w:webHidden/>
          </w:rPr>
          <w:fldChar w:fldCharType="separate"/>
        </w:r>
        <w:r>
          <w:rPr>
            <w:noProof/>
            <w:webHidden/>
          </w:rPr>
          <w:t>31</w:t>
        </w:r>
        <w:r>
          <w:rPr>
            <w:noProof/>
            <w:webHidden/>
          </w:rPr>
          <w:fldChar w:fldCharType="end"/>
        </w:r>
      </w:hyperlink>
    </w:p>
    <w:p w14:paraId="64B9CFA1"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11" w:history="1">
        <w:r w:rsidRPr="00822ED7">
          <w:rPr>
            <w:rStyle w:val="Lienhypertexte"/>
            <w:noProof/>
            <w:lang w:val="en-CA" w:bidi="x-none"/>
          </w:rPr>
          <w:t>8.2.7</w:t>
        </w:r>
        <w:r>
          <w:rPr>
            <w:rFonts w:asciiTheme="minorHAnsi" w:eastAsiaTheme="minorEastAsia" w:hAnsiTheme="minorHAnsi" w:cstheme="minorBidi"/>
            <w:noProof/>
            <w:sz w:val="22"/>
            <w:szCs w:val="22"/>
            <w:lang w:val="en-CA" w:eastAsia="en-CA"/>
          </w:rPr>
          <w:tab/>
        </w:r>
        <w:r w:rsidRPr="00822ED7">
          <w:rPr>
            <w:rStyle w:val="Lienhypertexte"/>
            <w:noProof/>
            <w:lang w:val="en-CA"/>
          </w:rPr>
          <w:t xml:space="preserve">Code lists </w:t>
        </w:r>
        <w:r>
          <w:rPr>
            <w:noProof/>
            <w:webHidden/>
          </w:rPr>
          <w:tab/>
        </w:r>
        <w:r>
          <w:rPr>
            <w:noProof/>
            <w:webHidden/>
          </w:rPr>
          <w:fldChar w:fldCharType="begin"/>
        </w:r>
        <w:r>
          <w:rPr>
            <w:noProof/>
            <w:webHidden/>
          </w:rPr>
          <w:instrText xml:space="preserve"> PAGEREF _Toc458154211 \h </w:instrText>
        </w:r>
        <w:r>
          <w:rPr>
            <w:noProof/>
            <w:webHidden/>
          </w:rPr>
        </w:r>
        <w:r>
          <w:rPr>
            <w:noProof/>
            <w:webHidden/>
          </w:rPr>
          <w:fldChar w:fldCharType="separate"/>
        </w:r>
        <w:r>
          <w:rPr>
            <w:noProof/>
            <w:webHidden/>
          </w:rPr>
          <w:t>32</w:t>
        </w:r>
        <w:r>
          <w:rPr>
            <w:noProof/>
            <w:webHidden/>
          </w:rPr>
          <w:fldChar w:fldCharType="end"/>
        </w:r>
      </w:hyperlink>
    </w:p>
    <w:p w14:paraId="475F3CEA"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12" w:history="1">
        <w:r w:rsidRPr="00822ED7">
          <w:rPr>
            <w:rStyle w:val="Lienhypertexte"/>
            <w:noProof/>
            <w:lang w:val="en-CA"/>
          </w:rPr>
          <w:t>8.3</w:t>
        </w:r>
        <w:r>
          <w:rPr>
            <w:rFonts w:asciiTheme="minorHAnsi" w:eastAsiaTheme="minorEastAsia" w:hAnsiTheme="minorHAnsi" w:cstheme="minorBidi"/>
            <w:noProof/>
            <w:sz w:val="22"/>
            <w:szCs w:val="22"/>
            <w:lang w:val="en-CA" w:eastAsia="en-CA"/>
          </w:rPr>
          <w:tab/>
        </w:r>
        <w:r w:rsidRPr="00822ED7">
          <w:rPr>
            <w:rStyle w:val="Lienhypertexte"/>
            <w:noProof/>
            <w:lang w:val="en-CA"/>
          </w:rPr>
          <w:t>Linked Open Data Requirements Class (Normative)</w:t>
        </w:r>
        <w:r>
          <w:rPr>
            <w:noProof/>
            <w:webHidden/>
          </w:rPr>
          <w:tab/>
        </w:r>
        <w:r>
          <w:rPr>
            <w:noProof/>
            <w:webHidden/>
          </w:rPr>
          <w:fldChar w:fldCharType="begin"/>
        </w:r>
        <w:r>
          <w:rPr>
            <w:noProof/>
            <w:webHidden/>
          </w:rPr>
          <w:instrText xml:space="preserve"> PAGEREF _Toc458154212 \h </w:instrText>
        </w:r>
        <w:r>
          <w:rPr>
            <w:noProof/>
            <w:webHidden/>
          </w:rPr>
        </w:r>
        <w:r>
          <w:rPr>
            <w:noProof/>
            <w:webHidden/>
          </w:rPr>
          <w:fldChar w:fldCharType="separate"/>
        </w:r>
        <w:r>
          <w:rPr>
            <w:noProof/>
            <w:webHidden/>
          </w:rPr>
          <w:t>32</w:t>
        </w:r>
        <w:r>
          <w:rPr>
            <w:noProof/>
            <w:webHidden/>
          </w:rPr>
          <w:fldChar w:fldCharType="end"/>
        </w:r>
      </w:hyperlink>
    </w:p>
    <w:p w14:paraId="2BB0A64A"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13" w:history="1">
        <w:r w:rsidRPr="00822ED7">
          <w:rPr>
            <w:rStyle w:val="Lienhypertexte"/>
            <w:noProof/>
            <w:lang w:val="en-CA" w:bidi="x-none"/>
          </w:rPr>
          <w:t>8.3.1</w:t>
        </w:r>
        <w:r>
          <w:rPr>
            <w:rFonts w:asciiTheme="minorHAnsi" w:eastAsiaTheme="minorEastAsia" w:hAnsiTheme="minorHAnsi" w:cstheme="minorBidi"/>
            <w:noProof/>
            <w:sz w:val="22"/>
            <w:szCs w:val="22"/>
            <w:lang w:val="en-CA" w:eastAsia="en-CA"/>
          </w:rPr>
          <w:tab/>
        </w:r>
        <w:r w:rsidRPr="00822ED7">
          <w:rPr>
            <w:rStyle w:val="Lienhypertexte"/>
            <w:noProof/>
            <w:lang w:val="en-CA"/>
          </w:rPr>
          <w:t>Code lists URI</w:t>
        </w:r>
        <w:r>
          <w:rPr>
            <w:noProof/>
            <w:webHidden/>
          </w:rPr>
          <w:tab/>
        </w:r>
        <w:r>
          <w:rPr>
            <w:noProof/>
            <w:webHidden/>
          </w:rPr>
          <w:fldChar w:fldCharType="begin"/>
        </w:r>
        <w:r>
          <w:rPr>
            <w:noProof/>
            <w:webHidden/>
          </w:rPr>
          <w:instrText xml:space="preserve"> PAGEREF _Toc458154213 \h </w:instrText>
        </w:r>
        <w:r>
          <w:rPr>
            <w:noProof/>
            <w:webHidden/>
          </w:rPr>
        </w:r>
        <w:r>
          <w:rPr>
            <w:noProof/>
            <w:webHidden/>
          </w:rPr>
          <w:fldChar w:fldCharType="separate"/>
        </w:r>
        <w:r>
          <w:rPr>
            <w:noProof/>
            <w:webHidden/>
          </w:rPr>
          <w:t>33</w:t>
        </w:r>
        <w:r>
          <w:rPr>
            <w:noProof/>
            <w:webHidden/>
          </w:rPr>
          <w:fldChar w:fldCharType="end"/>
        </w:r>
      </w:hyperlink>
    </w:p>
    <w:p w14:paraId="32E83116"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14" w:history="1">
        <w:r w:rsidRPr="00822ED7">
          <w:rPr>
            <w:rStyle w:val="Lienhypertexte"/>
            <w:noProof/>
            <w:lang w:val="en-CA" w:bidi="x-none"/>
          </w:rPr>
          <w:t>8.3.2</w:t>
        </w:r>
        <w:r>
          <w:rPr>
            <w:rFonts w:asciiTheme="minorHAnsi" w:eastAsiaTheme="minorEastAsia" w:hAnsiTheme="minorHAnsi" w:cstheme="minorBidi"/>
            <w:noProof/>
            <w:sz w:val="22"/>
            <w:szCs w:val="22"/>
            <w:lang w:val="en-CA" w:eastAsia="en-CA"/>
          </w:rPr>
          <w:tab/>
        </w:r>
        <w:r w:rsidRPr="00822ED7">
          <w:rPr>
            <w:rStyle w:val="Lienhypertexte"/>
            <w:noProof/>
            <w:lang w:val="en-CA"/>
          </w:rPr>
          <w:t>Identifier</w:t>
        </w:r>
        <w:r>
          <w:rPr>
            <w:noProof/>
            <w:webHidden/>
          </w:rPr>
          <w:tab/>
        </w:r>
        <w:r>
          <w:rPr>
            <w:noProof/>
            <w:webHidden/>
          </w:rPr>
          <w:fldChar w:fldCharType="begin"/>
        </w:r>
        <w:r>
          <w:rPr>
            <w:noProof/>
            <w:webHidden/>
          </w:rPr>
          <w:instrText xml:space="preserve"> PAGEREF _Toc458154214 \h </w:instrText>
        </w:r>
        <w:r>
          <w:rPr>
            <w:noProof/>
            <w:webHidden/>
          </w:rPr>
        </w:r>
        <w:r>
          <w:rPr>
            <w:noProof/>
            <w:webHidden/>
          </w:rPr>
          <w:fldChar w:fldCharType="separate"/>
        </w:r>
        <w:r>
          <w:rPr>
            <w:noProof/>
            <w:webHidden/>
          </w:rPr>
          <w:t>34</w:t>
        </w:r>
        <w:r>
          <w:rPr>
            <w:noProof/>
            <w:webHidden/>
          </w:rPr>
          <w:fldChar w:fldCharType="end"/>
        </w:r>
      </w:hyperlink>
    </w:p>
    <w:p w14:paraId="10AFE86B"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15" w:history="1">
        <w:r w:rsidRPr="00822ED7">
          <w:rPr>
            <w:rStyle w:val="Lienhypertexte"/>
            <w:noProof/>
            <w:lang w:val="en-CA" w:bidi="x-none"/>
          </w:rPr>
          <w:t>8.3.3</w:t>
        </w:r>
        <w:r>
          <w:rPr>
            <w:rFonts w:asciiTheme="minorHAnsi" w:eastAsiaTheme="minorEastAsia" w:hAnsiTheme="minorHAnsi" w:cstheme="minorBidi"/>
            <w:noProof/>
            <w:sz w:val="22"/>
            <w:szCs w:val="22"/>
            <w:lang w:val="en-CA" w:eastAsia="en-CA"/>
          </w:rPr>
          <w:tab/>
        </w:r>
        <w:r w:rsidRPr="00822ED7">
          <w:rPr>
            <w:rStyle w:val="Lienhypertexte"/>
            <w:noProof/>
            <w:lang w:val="en-CA"/>
          </w:rPr>
          <w:t>ByReference associations</w:t>
        </w:r>
        <w:r>
          <w:rPr>
            <w:noProof/>
            <w:webHidden/>
          </w:rPr>
          <w:tab/>
        </w:r>
        <w:r>
          <w:rPr>
            <w:noProof/>
            <w:webHidden/>
          </w:rPr>
          <w:fldChar w:fldCharType="begin"/>
        </w:r>
        <w:r>
          <w:rPr>
            <w:noProof/>
            <w:webHidden/>
          </w:rPr>
          <w:instrText xml:space="preserve"> PAGEREF _Toc458154215 \h </w:instrText>
        </w:r>
        <w:r>
          <w:rPr>
            <w:noProof/>
            <w:webHidden/>
          </w:rPr>
        </w:r>
        <w:r>
          <w:rPr>
            <w:noProof/>
            <w:webHidden/>
          </w:rPr>
          <w:fldChar w:fldCharType="separate"/>
        </w:r>
        <w:r>
          <w:rPr>
            <w:noProof/>
            <w:webHidden/>
          </w:rPr>
          <w:t>34</w:t>
        </w:r>
        <w:r>
          <w:rPr>
            <w:noProof/>
            <w:webHidden/>
          </w:rPr>
          <w:fldChar w:fldCharType="end"/>
        </w:r>
      </w:hyperlink>
    </w:p>
    <w:p w14:paraId="47741907"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16" w:history="1">
        <w:r w:rsidRPr="00822ED7">
          <w:rPr>
            <w:rStyle w:val="Lienhypertexte"/>
            <w:noProof/>
            <w:lang w:val="en-CA"/>
          </w:rPr>
          <w:t>8.4</w:t>
        </w:r>
        <w:r>
          <w:rPr>
            <w:rFonts w:asciiTheme="minorHAnsi" w:eastAsiaTheme="minorEastAsia" w:hAnsiTheme="minorHAnsi" w:cstheme="minorBidi"/>
            <w:noProof/>
            <w:sz w:val="22"/>
            <w:szCs w:val="22"/>
            <w:lang w:val="en-CA" w:eastAsia="en-CA"/>
          </w:rPr>
          <w:tab/>
        </w:r>
        <w:r w:rsidRPr="00822ED7">
          <w:rPr>
            <w:rStyle w:val="Lienhypertexte"/>
            <w:noProof/>
            <w:lang w:val="en-CA"/>
          </w:rPr>
          <w:t xml:space="preserve">GeoSciML Basic Requirements Class </w:t>
        </w:r>
        <w:r w:rsidRPr="00822ED7">
          <w:rPr>
            <w:rStyle w:val="Lienhypertexte"/>
            <w:noProof/>
          </w:rPr>
          <w:t>(Normative)</w:t>
        </w:r>
        <w:r>
          <w:rPr>
            <w:noProof/>
            <w:webHidden/>
          </w:rPr>
          <w:tab/>
        </w:r>
        <w:r>
          <w:rPr>
            <w:noProof/>
            <w:webHidden/>
          </w:rPr>
          <w:fldChar w:fldCharType="begin"/>
        </w:r>
        <w:r>
          <w:rPr>
            <w:noProof/>
            <w:webHidden/>
          </w:rPr>
          <w:instrText xml:space="preserve"> PAGEREF _Toc458154216 \h </w:instrText>
        </w:r>
        <w:r>
          <w:rPr>
            <w:noProof/>
            <w:webHidden/>
          </w:rPr>
        </w:r>
        <w:r>
          <w:rPr>
            <w:noProof/>
            <w:webHidden/>
          </w:rPr>
          <w:fldChar w:fldCharType="separate"/>
        </w:r>
        <w:r>
          <w:rPr>
            <w:noProof/>
            <w:webHidden/>
          </w:rPr>
          <w:t>34</w:t>
        </w:r>
        <w:r>
          <w:rPr>
            <w:noProof/>
            <w:webHidden/>
          </w:rPr>
          <w:fldChar w:fldCharType="end"/>
        </w:r>
      </w:hyperlink>
    </w:p>
    <w:p w14:paraId="4BF0F84F"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17" w:history="1">
        <w:r w:rsidRPr="00822ED7">
          <w:rPr>
            <w:rStyle w:val="Lienhypertexte"/>
            <w:noProof/>
            <w:lang w:val="en-CA" w:bidi="x-none"/>
          </w:rPr>
          <w:t>8.4.1</w:t>
        </w:r>
        <w:r>
          <w:rPr>
            <w:rFonts w:asciiTheme="minorHAnsi" w:eastAsiaTheme="minorEastAsia" w:hAnsiTheme="minorHAnsi" w:cstheme="minorBidi"/>
            <w:noProof/>
            <w:sz w:val="22"/>
            <w:szCs w:val="22"/>
            <w:lang w:val="en-CA" w:eastAsia="en-CA"/>
          </w:rPr>
          <w:tab/>
        </w:r>
        <w:r w:rsidRPr="00822ED7">
          <w:rPr>
            <w:rStyle w:val="Lienhypertexte"/>
            <w:noProof/>
            <w:lang w:val="en-CA"/>
          </w:rPr>
          <w:t>Geology Basic</w:t>
        </w:r>
        <w:r>
          <w:rPr>
            <w:noProof/>
            <w:webHidden/>
          </w:rPr>
          <w:tab/>
        </w:r>
        <w:r>
          <w:rPr>
            <w:noProof/>
            <w:webHidden/>
          </w:rPr>
          <w:fldChar w:fldCharType="begin"/>
        </w:r>
        <w:r>
          <w:rPr>
            <w:noProof/>
            <w:webHidden/>
          </w:rPr>
          <w:instrText xml:space="preserve"> PAGEREF _Toc458154217 \h </w:instrText>
        </w:r>
        <w:r>
          <w:rPr>
            <w:noProof/>
            <w:webHidden/>
          </w:rPr>
        </w:r>
        <w:r>
          <w:rPr>
            <w:noProof/>
            <w:webHidden/>
          </w:rPr>
          <w:fldChar w:fldCharType="separate"/>
        </w:r>
        <w:r>
          <w:rPr>
            <w:noProof/>
            <w:webHidden/>
          </w:rPr>
          <w:t>36</w:t>
        </w:r>
        <w:r>
          <w:rPr>
            <w:noProof/>
            <w:webHidden/>
          </w:rPr>
          <w:fldChar w:fldCharType="end"/>
        </w:r>
      </w:hyperlink>
    </w:p>
    <w:p w14:paraId="7672D593"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18" w:history="1">
        <w:r w:rsidRPr="00822ED7">
          <w:rPr>
            <w:rStyle w:val="Lienhypertexte"/>
            <w:noProof/>
            <w:lang w:bidi="x-none"/>
          </w:rPr>
          <w:t>8.4.2</w:t>
        </w:r>
        <w:r>
          <w:rPr>
            <w:rFonts w:asciiTheme="minorHAnsi" w:eastAsiaTheme="minorEastAsia" w:hAnsiTheme="minorHAnsi" w:cstheme="minorBidi"/>
            <w:noProof/>
            <w:sz w:val="22"/>
            <w:szCs w:val="22"/>
            <w:lang w:val="en-CA" w:eastAsia="en-CA"/>
          </w:rPr>
          <w:tab/>
        </w:r>
        <w:r w:rsidRPr="00822ED7">
          <w:rPr>
            <w:rStyle w:val="Lienhypertexte"/>
            <w:noProof/>
          </w:rPr>
          <w:t>Geologic Event</w:t>
        </w:r>
        <w:r>
          <w:rPr>
            <w:noProof/>
            <w:webHidden/>
          </w:rPr>
          <w:tab/>
        </w:r>
        <w:r>
          <w:rPr>
            <w:noProof/>
            <w:webHidden/>
          </w:rPr>
          <w:fldChar w:fldCharType="begin"/>
        </w:r>
        <w:r>
          <w:rPr>
            <w:noProof/>
            <w:webHidden/>
          </w:rPr>
          <w:instrText xml:space="preserve"> PAGEREF _Toc458154218 \h </w:instrText>
        </w:r>
        <w:r>
          <w:rPr>
            <w:noProof/>
            <w:webHidden/>
          </w:rPr>
        </w:r>
        <w:r>
          <w:rPr>
            <w:noProof/>
            <w:webHidden/>
          </w:rPr>
          <w:fldChar w:fldCharType="separate"/>
        </w:r>
        <w:r>
          <w:rPr>
            <w:noProof/>
            <w:webHidden/>
          </w:rPr>
          <w:t>46</w:t>
        </w:r>
        <w:r>
          <w:rPr>
            <w:noProof/>
            <w:webHidden/>
          </w:rPr>
          <w:fldChar w:fldCharType="end"/>
        </w:r>
      </w:hyperlink>
    </w:p>
    <w:p w14:paraId="2E78514E"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19" w:history="1">
        <w:r w:rsidRPr="00822ED7">
          <w:rPr>
            <w:rStyle w:val="Lienhypertexte"/>
            <w:noProof/>
            <w:lang w:bidi="x-none"/>
          </w:rPr>
          <w:t>8.4.3</w:t>
        </w:r>
        <w:r>
          <w:rPr>
            <w:rFonts w:asciiTheme="minorHAnsi" w:eastAsiaTheme="minorEastAsia" w:hAnsiTheme="minorHAnsi" w:cstheme="minorBidi"/>
            <w:noProof/>
            <w:sz w:val="22"/>
            <w:szCs w:val="22"/>
            <w:lang w:val="en-CA" w:eastAsia="en-CA"/>
          </w:rPr>
          <w:tab/>
        </w:r>
        <w:r w:rsidRPr="00822ED7">
          <w:rPr>
            <w:rStyle w:val="Lienhypertexte"/>
            <w:noProof/>
          </w:rPr>
          <w:t>Geologic Structure</w:t>
        </w:r>
        <w:r>
          <w:rPr>
            <w:noProof/>
            <w:webHidden/>
          </w:rPr>
          <w:tab/>
        </w:r>
        <w:r>
          <w:rPr>
            <w:noProof/>
            <w:webHidden/>
          </w:rPr>
          <w:fldChar w:fldCharType="begin"/>
        </w:r>
        <w:r>
          <w:rPr>
            <w:noProof/>
            <w:webHidden/>
          </w:rPr>
          <w:instrText xml:space="preserve"> PAGEREF _Toc458154219 \h </w:instrText>
        </w:r>
        <w:r>
          <w:rPr>
            <w:noProof/>
            <w:webHidden/>
          </w:rPr>
        </w:r>
        <w:r>
          <w:rPr>
            <w:noProof/>
            <w:webHidden/>
          </w:rPr>
          <w:fldChar w:fldCharType="separate"/>
        </w:r>
        <w:r>
          <w:rPr>
            <w:noProof/>
            <w:webHidden/>
          </w:rPr>
          <w:t>49</w:t>
        </w:r>
        <w:r>
          <w:rPr>
            <w:noProof/>
            <w:webHidden/>
          </w:rPr>
          <w:fldChar w:fldCharType="end"/>
        </w:r>
      </w:hyperlink>
    </w:p>
    <w:p w14:paraId="58D3DC33"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20" w:history="1">
        <w:r w:rsidRPr="00822ED7">
          <w:rPr>
            <w:rStyle w:val="Lienhypertexte"/>
            <w:noProof/>
            <w:lang w:bidi="x-none"/>
          </w:rPr>
          <w:t>8.4.4</w:t>
        </w:r>
        <w:r>
          <w:rPr>
            <w:rFonts w:asciiTheme="minorHAnsi" w:eastAsiaTheme="minorEastAsia" w:hAnsiTheme="minorHAnsi" w:cstheme="minorBidi"/>
            <w:noProof/>
            <w:sz w:val="22"/>
            <w:szCs w:val="22"/>
            <w:lang w:val="en-CA" w:eastAsia="en-CA"/>
          </w:rPr>
          <w:tab/>
        </w:r>
        <w:r w:rsidRPr="00822ED7">
          <w:rPr>
            <w:rStyle w:val="Lienhypertexte"/>
            <w:noProof/>
          </w:rPr>
          <w:t>Geomorphology</w:t>
        </w:r>
        <w:r>
          <w:rPr>
            <w:noProof/>
            <w:webHidden/>
          </w:rPr>
          <w:tab/>
        </w:r>
        <w:r>
          <w:rPr>
            <w:noProof/>
            <w:webHidden/>
          </w:rPr>
          <w:fldChar w:fldCharType="begin"/>
        </w:r>
        <w:r>
          <w:rPr>
            <w:noProof/>
            <w:webHidden/>
          </w:rPr>
          <w:instrText xml:space="preserve"> PAGEREF _Toc458154220 \h </w:instrText>
        </w:r>
        <w:r>
          <w:rPr>
            <w:noProof/>
            <w:webHidden/>
          </w:rPr>
        </w:r>
        <w:r>
          <w:rPr>
            <w:noProof/>
            <w:webHidden/>
          </w:rPr>
          <w:fldChar w:fldCharType="separate"/>
        </w:r>
        <w:r>
          <w:rPr>
            <w:noProof/>
            <w:webHidden/>
          </w:rPr>
          <w:t>55</w:t>
        </w:r>
        <w:r>
          <w:rPr>
            <w:noProof/>
            <w:webHidden/>
          </w:rPr>
          <w:fldChar w:fldCharType="end"/>
        </w:r>
      </w:hyperlink>
    </w:p>
    <w:p w14:paraId="52B37993"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21" w:history="1">
        <w:r w:rsidRPr="00822ED7">
          <w:rPr>
            <w:rStyle w:val="Lienhypertexte"/>
            <w:noProof/>
            <w:lang w:val="en-CA" w:bidi="x-none"/>
          </w:rPr>
          <w:t>8.4.5</w:t>
        </w:r>
        <w:r>
          <w:rPr>
            <w:rFonts w:asciiTheme="minorHAnsi" w:eastAsiaTheme="minorEastAsia" w:hAnsiTheme="minorHAnsi" w:cstheme="minorBidi"/>
            <w:noProof/>
            <w:sz w:val="22"/>
            <w:szCs w:val="22"/>
            <w:lang w:val="en-CA" w:eastAsia="en-CA"/>
          </w:rPr>
          <w:tab/>
        </w:r>
        <w:r w:rsidRPr="00822ED7">
          <w:rPr>
            <w:rStyle w:val="Lienhypertexte"/>
            <w:noProof/>
            <w:lang w:val="en-CA"/>
          </w:rPr>
          <w:t>Collection</w:t>
        </w:r>
        <w:r>
          <w:rPr>
            <w:noProof/>
            <w:webHidden/>
          </w:rPr>
          <w:tab/>
        </w:r>
        <w:r>
          <w:rPr>
            <w:noProof/>
            <w:webHidden/>
          </w:rPr>
          <w:fldChar w:fldCharType="begin"/>
        </w:r>
        <w:r>
          <w:rPr>
            <w:noProof/>
            <w:webHidden/>
          </w:rPr>
          <w:instrText xml:space="preserve"> PAGEREF _Toc458154221 \h </w:instrText>
        </w:r>
        <w:r>
          <w:rPr>
            <w:noProof/>
            <w:webHidden/>
          </w:rPr>
        </w:r>
        <w:r>
          <w:rPr>
            <w:noProof/>
            <w:webHidden/>
          </w:rPr>
          <w:fldChar w:fldCharType="separate"/>
        </w:r>
        <w:r>
          <w:rPr>
            <w:noProof/>
            <w:webHidden/>
          </w:rPr>
          <w:t>58</w:t>
        </w:r>
        <w:r>
          <w:rPr>
            <w:noProof/>
            <w:webHidden/>
          </w:rPr>
          <w:fldChar w:fldCharType="end"/>
        </w:r>
      </w:hyperlink>
    </w:p>
    <w:p w14:paraId="4A4BEF91"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22" w:history="1">
        <w:r w:rsidRPr="00822ED7">
          <w:rPr>
            <w:rStyle w:val="Lienhypertexte"/>
            <w:noProof/>
            <w:lang w:val="en-CA" w:bidi="x-none"/>
          </w:rPr>
          <w:t>8.4.6</w:t>
        </w:r>
        <w:r>
          <w:rPr>
            <w:rFonts w:asciiTheme="minorHAnsi" w:eastAsiaTheme="minorEastAsia" w:hAnsiTheme="minorHAnsi" w:cstheme="minorBidi"/>
            <w:noProof/>
            <w:sz w:val="22"/>
            <w:szCs w:val="22"/>
            <w:lang w:val="en-CA" w:eastAsia="en-CA"/>
          </w:rPr>
          <w:tab/>
        </w:r>
        <w:r w:rsidRPr="00822ED7">
          <w:rPr>
            <w:rStyle w:val="Lienhypertexte"/>
            <w:noProof/>
            <w:lang w:val="en-CA"/>
          </w:rPr>
          <w:t>GeoSciML Data Types</w:t>
        </w:r>
        <w:r>
          <w:rPr>
            <w:noProof/>
            <w:webHidden/>
          </w:rPr>
          <w:tab/>
        </w:r>
        <w:r>
          <w:rPr>
            <w:noProof/>
            <w:webHidden/>
          </w:rPr>
          <w:fldChar w:fldCharType="begin"/>
        </w:r>
        <w:r>
          <w:rPr>
            <w:noProof/>
            <w:webHidden/>
          </w:rPr>
          <w:instrText xml:space="preserve"> PAGEREF _Toc458154222 \h </w:instrText>
        </w:r>
        <w:r>
          <w:rPr>
            <w:noProof/>
            <w:webHidden/>
          </w:rPr>
        </w:r>
        <w:r>
          <w:rPr>
            <w:noProof/>
            <w:webHidden/>
          </w:rPr>
          <w:fldChar w:fldCharType="separate"/>
        </w:r>
        <w:r>
          <w:rPr>
            <w:noProof/>
            <w:webHidden/>
          </w:rPr>
          <w:t>61</w:t>
        </w:r>
        <w:r>
          <w:rPr>
            <w:noProof/>
            <w:webHidden/>
          </w:rPr>
          <w:fldChar w:fldCharType="end"/>
        </w:r>
      </w:hyperlink>
    </w:p>
    <w:p w14:paraId="5E326E7B"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23" w:history="1">
        <w:r w:rsidRPr="00822ED7">
          <w:rPr>
            <w:rStyle w:val="Lienhypertexte"/>
            <w:noProof/>
            <w:lang w:val="en-CA" w:bidi="x-none"/>
          </w:rPr>
          <w:t>8.4.7</w:t>
        </w:r>
        <w:r>
          <w:rPr>
            <w:rFonts w:asciiTheme="minorHAnsi" w:eastAsiaTheme="minorEastAsia" w:hAnsiTheme="minorHAnsi" w:cstheme="minorBidi"/>
            <w:noProof/>
            <w:sz w:val="22"/>
            <w:szCs w:val="22"/>
            <w:lang w:val="en-CA" w:eastAsia="en-CA"/>
          </w:rPr>
          <w:tab/>
        </w:r>
        <w:r w:rsidRPr="00822ED7">
          <w:rPr>
            <w:rStyle w:val="Lienhypertexte"/>
            <w:noProof/>
            <w:lang w:val="en-CA"/>
          </w:rPr>
          <w:t>GeoSciML basic vocabularies</w:t>
        </w:r>
        <w:r>
          <w:rPr>
            <w:noProof/>
            <w:webHidden/>
          </w:rPr>
          <w:tab/>
        </w:r>
        <w:r>
          <w:rPr>
            <w:noProof/>
            <w:webHidden/>
          </w:rPr>
          <w:fldChar w:fldCharType="begin"/>
        </w:r>
        <w:r>
          <w:rPr>
            <w:noProof/>
            <w:webHidden/>
          </w:rPr>
          <w:instrText xml:space="preserve"> PAGEREF _Toc458154223 \h </w:instrText>
        </w:r>
        <w:r>
          <w:rPr>
            <w:noProof/>
            <w:webHidden/>
          </w:rPr>
        </w:r>
        <w:r>
          <w:rPr>
            <w:noProof/>
            <w:webHidden/>
          </w:rPr>
          <w:fldChar w:fldCharType="separate"/>
        </w:r>
        <w:r>
          <w:rPr>
            <w:noProof/>
            <w:webHidden/>
          </w:rPr>
          <w:t>67</w:t>
        </w:r>
        <w:r>
          <w:rPr>
            <w:noProof/>
            <w:webHidden/>
          </w:rPr>
          <w:fldChar w:fldCharType="end"/>
        </w:r>
      </w:hyperlink>
    </w:p>
    <w:p w14:paraId="4FC55899"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24" w:history="1">
        <w:r w:rsidRPr="00822ED7">
          <w:rPr>
            <w:rStyle w:val="Lienhypertexte"/>
            <w:noProof/>
            <w:lang w:val="en-CA" w:bidi="x-none"/>
          </w:rPr>
          <w:t>8.4.8</w:t>
        </w:r>
        <w:r>
          <w:rPr>
            <w:rFonts w:asciiTheme="minorHAnsi" w:eastAsiaTheme="minorEastAsia" w:hAnsiTheme="minorHAnsi" w:cstheme="minorBidi"/>
            <w:noProof/>
            <w:sz w:val="22"/>
            <w:szCs w:val="22"/>
            <w:lang w:val="en-CA" w:eastAsia="en-CA"/>
          </w:rPr>
          <w:tab/>
        </w:r>
        <w:r w:rsidRPr="00822ED7">
          <w:rPr>
            <w:rStyle w:val="Lienhypertexte"/>
            <w:noProof/>
            <w:lang w:val="en-CA"/>
          </w:rPr>
          <w:t>Instance examples</w:t>
        </w:r>
        <w:r>
          <w:rPr>
            <w:noProof/>
            <w:webHidden/>
          </w:rPr>
          <w:tab/>
        </w:r>
        <w:r>
          <w:rPr>
            <w:noProof/>
            <w:webHidden/>
          </w:rPr>
          <w:fldChar w:fldCharType="begin"/>
        </w:r>
        <w:r>
          <w:rPr>
            <w:noProof/>
            <w:webHidden/>
          </w:rPr>
          <w:instrText xml:space="preserve"> PAGEREF _Toc458154224 \h </w:instrText>
        </w:r>
        <w:r>
          <w:rPr>
            <w:noProof/>
            <w:webHidden/>
          </w:rPr>
        </w:r>
        <w:r>
          <w:rPr>
            <w:noProof/>
            <w:webHidden/>
          </w:rPr>
          <w:fldChar w:fldCharType="separate"/>
        </w:r>
        <w:r>
          <w:rPr>
            <w:noProof/>
            <w:webHidden/>
          </w:rPr>
          <w:t>69</w:t>
        </w:r>
        <w:r>
          <w:rPr>
            <w:noProof/>
            <w:webHidden/>
          </w:rPr>
          <w:fldChar w:fldCharType="end"/>
        </w:r>
      </w:hyperlink>
    </w:p>
    <w:p w14:paraId="60E4BF58"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25" w:history="1">
        <w:r w:rsidRPr="00822ED7">
          <w:rPr>
            <w:rStyle w:val="Lienhypertexte"/>
            <w:noProof/>
            <w:lang w:val="en-CA"/>
          </w:rPr>
          <w:t>8.5</w:t>
        </w:r>
        <w:r>
          <w:rPr>
            <w:rFonts w:asciiTheme="minorHAnsi" w:eastAsiaTheme="minorEastAsia" w:hAnsiTheme="minorHAnsi" w:cstheme="minorBidi"/>
            <w:noProof/>
            <w:sz w:val="22"/>
            <w:szCs w:val="22"/>
            <w:lang w:val="en-CA" w:eastAsia="en-CA"/>
          </w:rPr>
          <w:tab/>
        </w:r>
        <w:r w:rsidRPr="00822ED7">
          <w:rPr>
            <w:rStyle w:val="Lienhypertexte"/>
            <w:noProof/>
            <w:lang w:val="en-CA"/>
          </w:rPr>
          <w:t xml:space="preserve">GeoSciML Extension Requirements Class </w:t>
        </w:r>
        <w:r w:rsidRPr="00822ED7">
          <w:rPr>
            <w:rStyle w:val="Lienhypertexte"/>
            <w:noProof/>
          </w:rPr>
          <w:t>(Normative)</w:t>
        </w:r>
        <w:r>
          <w:rPr>
            <w:noProof/>
            <w:webHidden/>
          </w:rPr>
          <w:tab/>
        </w:r>
        <w:r>
          <w:rPr>
            <w:noProof/>
            <w:webHidden/>
          </w:rPr>
          <w:fldChar w:fldCharType="begin"/>
        </w:r>
        <w:r>
          <w:rPr>
            <w:noProof/>
            <w:webHidden/>
          </w:rPr>
          <w:instrText xml:space="preserve"> PAGEREF _Toc458154225 \h </w:instrText>
        </w:r>
        <w:r>
          <w:rPr>
            <w:noProof/>
            <w:webHidden/>
          </w:rPr>
        </w:r>
        <w:r>
          <w:rPr>
            <w:noProof/>
            <w:webHidden/>
          </w:rPr>
          <w:fldChar w:fldCharType="separate"/>
        </w:r>
        <w:r>
          <w:rPr>
            <w:noProof/>
            <w:webHidden/>
          </w:rPr>
          <w:t>72</w:t>
        </w:r>
        <w:r>
          <w:rPr>
            <w:noProof/>
            <w:webHidden/>
          </w:rPr>
          <w:fldChar w:fldCharType="end"/>
        </w:r>
      </w:hyperlink>
    </w:p>
    <w:p w14:paraId="428D8409"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26" w:history="1">
        <w:r w:rsidRPr="00822ED7">
          <w:rPr>
            <w:rStyle w:val="Lienhypertexte"/>
            <w:noProof/>
            <w:lang w:val="en-CA" w:bidi="x-none"/>
          </w:rPr>
          <w:t>8.5.1</w:t>
        </w:r>
        <w:r>
          <w:rPr>
            <w:rFonts w:asciiTheme="minorHAnsi" w:eastAsiaTheme="minorEastAsia" w:hAnsiTheme="minorHAnsi" w:cstheme="minorBidi"/>
            <w:noProof/>
            <w:sz w:val="22"/>
            <w:szCs w:val="22"/>
            <w:lang w:val="en-CA" w:eastAsia="en-CA"/>
          </w:rPr>
          <w:tab/>
        </w:r>
        <w:r w:rsidRPr="00822ED7">
          <w:rPr>
            <w:rStyle w:val="Lienhypertexte"/>
            <w:noProof/>
            <w:lang w:val="en-CA"/>
          </w:rPr>
          <w:t>Geologic Relations</w:t>
        </w:r>
        <w:r>
          <w:rPr>
            <w:noProof/>
            <w:webHidden/>
          </w:rPr>
          <w:tab/>
        </w:r>
        <w:r>
          <w:rPr>
            <w:noProof/>
            <w:webHidden/>
          </w:rPr>
          <w:fldChar w:fldCharType="begin"/>
        </w:r>
        <w:r>
          <w:rPr>
            <w:noProof/>
            <w:webHidden/>
          </w:rPr>
          <w:instrText xml:space="preserve"> PAGEREF _Toc458154226 \h </w:instrText>
        </w:r>
        <w:r>
          <w:rPr>
            <w:noProof/>
            <w:webHidden/>
          </w:rPr>
        </w:r>
        <w:r>
          <w:rPr>
            <w:noProof/>
            <w:webHidden/>
          </w:rPr>
          <w:fldChar w:fldCharType="separate"/>
        </w:r>
        <w:r>
          <w:rPr>
            <w:noProof/>
            <w:webHidden/>
          </w:rPr>
          <w:t>73</w:t>
        </w:r>
        <w:r>
          <w:rPr>
            <w:noProof/>
            <w:webHidden/>
          </w:rPr>
          <w:fldChar w:fldCharType="end"/>
        </w:r>
      </w:hyperlink>
    </w:p>
    <w:p w14:paraId="4A0F2AC8"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27" w:history="1">
        <w:r w:rsidRPr="00822ED7">
          <w:rPr>
            <w:rStyle w:val="Lienhypertexte"/>
            <w:noProof/>
            <w:lang w:val="en-CA" w:bidi="x-none"/>
          </w:rPr>
          <w:t>8.5.2</w:t>
        </w:r>
        <w:r>
          <w:rPr>
            <w:rFonts w:asciiTheme="minorHAnsi" w:eastAsiaTheme="minorEastAsia" w:hAnsiTheme="minorHAnsi" w:cstheme="minorBidi"/>
            <w:noProof/>
            <w:sz w:val="22"/>
            <w:szCs w:val="22"/>
            <w:lang w:val="en-CA" w:eastAsia="en-CA"/>
          </w:rPr>
          <w:tab/>
        </w:r>
        <w:r w:rsidRPr="00822ED7">
          <w:rPr>
            <w:rStyle w:val="Lienhypertexte"/>
            <w:noProof/>
            <w:lang w:val="en-CA"/>
          </w:rPr>
          <w:t>Earth material details</w:t>
        </w:r>
        <w:r>
          <w:rPr>
            <w:noProof/>
            <w:webHidden/>
          </w:rPr>
          <w:tab/>
        </w:r>
        <w:r>
          <w:rPr>
            <w:noProof/>
            <w:webHidden/>
          </w:rPr>
          <w:fldChar w:fldCharType="begin"/>
        </w:r>
        <w:r>
          <w:rPr>
            <w:noProof/>
            <w:webHidden/>
          </w:rPr>
          <w:instrText xml:space="preserve"> PAGEREF _Toc458154227 \h </w:instrText>
        </w:r>
        <w:r>
          <w:rPr>
            <w:noProof/>
            <w:webHidden/>
          </w:rPr>
        </w:r>
        <w:r>
          <w:rPr>
            <w:noProof/>
            <w:webHidden/>
          </w:rPr>
          <w:fldChar w:fldCharType="separate"/>
        </w:r>
        <w:r>
          <w:rPr>
            <w:noProof/>
            <w:webHidden/>
          </w:rPr>
          <w:t>78</w:t>
        </w:r>
        <w:r>
          <w:rPr>
            <w:noProof/>
            <w:webHidden/>
          </w:rPr>
          <w:fldChar w:fldCharType="end"/>
        </w:r>
      </w:hyperlink>
    </w:p>
    <w:p w14:paraId="42E90882"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28" w:history="1">
        <w:r w:rsidRPr="00822ED7">
          <w:rPr>
            <w:rStyle w:val="Lienhypertexte"/>
            <w:noProof/>
            <w:lang w:bidi="x-none"/>
          </w:rPr>
          <w:t>8.5.3</w:t>
        </w:r>
        <w:r>
          <w:rPr>
            <w:rFonts w:asciiTheme="minorHAnsi" w:eastAsiaTheme="minorEastAsia" w:hAnsiTheme="minorHAnsi" w:cstheme="minorBidi"/>
            <w:noProof/>
            <w:sz w:val="22"/>
            <w:szCs w:val="22"/>
            <w:lang w:val="en-CA" w:eastAsia="en-CA"/>
          </w:rPr>
          <w:tab/>
        </w:r>
        <w:r w:rsidRPr="00822ED7">
          <w:rPr>
            <w:rStyle w:val="Lienhypertexte"/>
            <w:noProof/>
          </w:rPr>
          <w:t>GeologicAgeDetails</w:t>
        </w:r>
        <w:r>
          <w:rPr>
            <w:noProof/>
            <w:webHidden/>
          </w:rPr>
          <w:tab/>
        </w:r>
        <w:r>
          <w:rPr>
            <w:noProof/>
            <w:webHidden/>
          </w:rPr>
          <w:fldChar w:fldCharType="begin"/>
        </w:r>
        <w:r>
          <w:rPr>
            <w:noProof/>
            <w:webHidden/>
          </w:rPr>
          <w:instrText xml:space="preserve"> PAGEREF _Toc458154228 \h </w:instrText>
        </w:r>
        <w:r>
          <w:rPr>
            <w:noProof/>
            <w:webHidden/>
          </w:rPr>
        </w:r>
        <w:r>
          <w:rPr>
            <w:noProof/>
            <w:webHidden/>
          </w:rPr>
          <w:fldChar w:fldCharType="separate"/>
        </w:r>
        <w:r>
          <w:rPr>
            <w:noProof/>
            <w:webHidden/>
          </w:rPr>
          <w:t>97</w:t>
        </w:r>
        <w:r>
          <w:rPr>
            <w:noProof/>
            <w:webHidden/>
          </w:rPr>
          <w:fldChar w:fldCharType="end"/>
        </w:r>
      </w:hyperlink>
    </w:p>
    <w:p w14:paraId="00F83281"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29" w:history="1">
        <w:r w:rsidRPr="00822ED7">
          <w:rPr>
            <w:rStyle w:val="Lienhypertexte"/>
            <w:noProof/>
            <w:lang w:bidi="x-none"/>
          </w:rPr>
          <w:t>8.5.4</w:t>
        </w:r>
        <w:r>
          <w:rPr>
            <w:rFonts w:asciiTheme="minorHAnsi" w:eastAsiaTheme="minorEastAsia" w:hAnsiTheme="minorHAnsi" w:cstheme="minorBidi"/>
            <w:noProof/>
            <w:sz w:val="22"/>
            <w:szCs w:val="22"/>
            <w:lang w:val="en-CA" w:eastAsia="en-CA"/>
          </w:rPr>
          <w:tab/>
        </w:r>
        <w:r w:rsidRPr="00822ED7">
          <w:rPr>
            <w:rStyle w:val="Lienhypertexte"/>
            <w:noProof/>
          </w:rPr>
          <w:t>Geologic Structure Details</w:t>
        </w:r>
        <w:r>
          <w:rPr>
            <w:noProof/>
            <w:webHidden/>
          </w:rPr>
          <w:tab/>
        </w:r>
        <w:r>
          <w:rPr>
            <w:noProof/>
            <w:webHidden/>
          </w:rPr>
          <w:fldChar w:fldCharType="begin"/>
        </w:r>
        <w:r>
          <w:rPr>
            <w:noProof/>
            <w:webHidden/>
          </w:rPr>
          <w:instrText xml:space="preserve"> PAGEREF _Toc458154229 \h </w:instrText>
        </w:r>
        <w:r>
          <w:rPr>
            <w:noProof/>
            <w:webHidden/>
          </w:rPr>
        </w:r>
        <w:r>
          <w:rPr>
            <w:noProof/>
            <w:webHidden/>
          </w:rPr>
          <w:fldChar w:fldCharType="separate"/>
        </w:r>
        <w:r>
          <w:rPr>
            <w:noProof/>
            <w:webHidden/>
          </w:rPr>
          <w:t>99</w:t>
        </w:r>
        <w:r>
          <w:rPr>
            <w:noProof/>
            <w:webHidden/>
          </w:rPr>
          <w:fldChar w:fldCharType="end"/>
        </w:r>
      </w:hyperlink>
    </w:p>
    <w:p w14:paraId="4CB63915"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30" w:history="1">
        <w:r w:rsidRPr="00822ED7">
          <w:rPr>
            <w:rStyle w:val="Lienhypertexte"/>
            <w:noProof/>
            <w:lang w:bidi="x-none"/>
          </w:rPr>
          <w:t>8.5.5</w:t>
        </w:r>
        <w:r>
          <w:rPr>
            <w:rFonts w:asciiTheme="minorHAnsi" w:eastAsiaTheme="minorEastAsia" w:hAnsiTheme="minorHAnsi" w:cstheme="minorBidi"/>
            <w:noProof/>
            <w:sz w:val="22"/>
            <w:szCs w:val="22"/>
            <w:lang w:val="en-CA" w:eastAsia="en-CA"/>
          </w:rPr>
          <w:tab/>
        </w:r>
        <w:r w:rsidRPr="00822ED7">
          <w:rPr>
            <w:rStyle w:val="Lienhypertexte"/>
            <w:noProof/>
          </w:rPr>
          <w:t>Geologic Unit Details</w:t>
        </w:r>
        <w:r>
          <w:rPr>
            <w:noProof/>
            <w:webHidden/>
          </w:rPr>
          <w:tab/>
        </w:r>
        <w:r>
          <w:rPr>
            <w:noProof/>
            <w:webHidden/>
          </w:rPr>
          <w:fldChar w:fldCharType="begin"/>
        </w:r>
        <w:r>
          <w:rPr>
            <w:noProof/>
            <w:webHidden/>
          </w:rPr>
          <w:instrText xml:space="preserve"> PAGEREF _Toc458154230 \h </w:instrText>
        </w:r>
        <w:r>
          <w:rPr>
            <w:noProof/>
            <w:webHidden/>
          </w:rPr>
        </w:r>
        <w:r>
          <w:rPr>
            <w:noProof/>
            <w:webHidden/>
          </w:rPr>
          <w:fldChar w:fldCharType="separate"/>
        </w:r>
        <w:r>
          <w:rPr>
            <w:noProof/>
            <w:webHidden/>
          </w:rPr>
          <w:t>112</w:t>
        </w:r>
        <w:r>
          <w:rPr>
            <w:noProof/>
            <w:webHidden/>
          </w:rPr>
          <w:fldChar w:fldCharType="end"/>
        </w:r>
      </w:hyperlink>
    </w:p>
    <w:p w14:paraId="05B8B9A5"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31" w:history="1">
        <w:r w:rsidRPr="00822ED7">
          <w:rPr>
            <w:rStyle w:val="Lienhypertexte"/>
            <w:noProof/>
            <w:lang w:bidi="x-none"/>
          </w:rPr>
          <w:t>8.5.6</w:t>
        </w:r>
        <w:r>
          <w:rPr>
            <w:rFonts w:asciiTheme="minorHAnsi" w:eastAsiaTheme="minorEastAsia" w:hAnsiTheme="minorHAnsi" w:cstheme="minorBidi"/>
            <w:noProof/>
            <w:sz w:val="22"/>
            <w:szCs w:val="22"/>
            <w:lang w:val="en-CA" w:eastAsia="en-CA"/>
          </w:rPr>
          <w:tab/>
        </w:r>
        <w:r w:rsidRPr="00822ED7">
          <w:rPr>
            <w:rStyle w:val="Lienhypertexte"/>
            <w:noProof/>
          </w:rPr>
          <w:t>GeoSciML extension vocabularies</w:t>
        </w:r>
        <w:r>
          <w:rPr>
            <w:noProof/>
            <w:webHidden/>
          </w:rPr>
          <w:tab/>
        </w:r>
        <w:r>
          <w:rPr>
            <w:noProof/>
            <w:webHidden/>
          </w:rPr>
          <w:fldChar w:fldCharType="begin"/>
        </w:r>
        <w:r>
          <w:rPr>
            <w:noProof/>
            <w:webHidden/>
          </w:rPr>
          <w:instrText xml:space="preserve"> PAGEREF _Toc458154231 \h </w:instrText>
        </w:r>
        <w:r>
          <w:rPr>
            <w:noProof/>
            <w:webHidden/>
          </w:rPr>
        </w:r>
        <w:r>
          <w:rPr>
            <w:noProof/>
            <w:webHidden/>
          </w:rPr>
          <w:fldChar w:fldCharType="separate"/>
        </w:r>
        <w:r>
          <w:rPr>
            <w:noProof/>
            <w:webHidden/>
          </w:rPr>
          <w:t>115</w:t>
        </w:r>
        <w:r>
          <w:rPr>
            <w:noProof/>
            <w:webHidden/>
          </w:rPr>
          <w:fldChar w:fldCharType="end"/>
        </w:r>
      </w:hyperlink>
    </w:p>
    <w:p w14:paraId="1AB693CF"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32" w:history="1">
        <w:r w:rsidRPr="00822ED7">
          <w:rPr>
            <w:rStyle w:val="Lienhypertexte"/>
            <w:noProof/>
            <w:lang w:val="en-CA"/>
          </w:rPr>
          <w:t>8.6</w:t>
        </w:r>
        <w:r>
          <w:rPr>
            <w:rFonts w:asciiTheme="minorHAnsi" w:eastAsiaTheme="minorEastAsia" w:hAnsiTheme="minorHAnsi" w:cstheme="minorBidi"/>
            <w:noProof/>
            <w:sz w:val="22"/>
            <w:szCs w:val="22"/>
            <w:lang w:val="en-CA" w:eastAsia="en-CA"/>
          </w:rPr>
          <w:tab/>
        </w:r>
        <w:r w:rsidRPr="00822ED7">
          <w:rPr>
            <w:rStyle w:val="Lienhypertexte"/>
            <w:noProof/>
            <w:lang w:val="en-CA"/>
          </w:rPr>
          <w:t xml:space="preserve">GeoSciML GeologicTime Requirements Class </w:t>
        </w:r>
        <w:r w:rsidRPr="00822ED7">
          <w:rPr>
            <w:rStyle w:val="Lienhypertexte"/>
            <w:noProof/>
          </w:rPr>
          <w:t>(Normative)</w:t>
        </w:r>
        <w:r>
          <w:rPr>
            <w:noProof/>
            <w:webHidden/>
          </w:rPr>
          <w:tab/>
        </w:r>
        <w:r>
          <w:rPr>
            <w:noProof/>
            <w:webHidden/>
          </w:rPr>
          <w:fldChar w:fldCharType="begin"/>
        </w:r>
        <w:r>
          <w:rPr>
            <w:noProof/>
            <w:webHidden/>
          </w:rPr>
          <w:instrText xml:space="preserve"> PAGEREF _Toc458154232 \h </w:instrText>
        </w:r>
        <w:r>
          <w:rPr>
            <w:noProof/>
            <w:webHidden/>
          </w:rPr>
        </w:r>
        <w:r>
          <w:rPr>
            <w:noProof/>
            <w:webHidden/>
          </w:rPr>
          <w:fldChar w:fldCharType="separate"/>
        </w:r>
        <w:r>
          <w:rPr>
            <w:noProof/>
            <w:webHidden/>
          </w:rPr>
          <w:t>117</w:t>
        </w:r>
        <w:r>
          <w:rPr>
            <w:noProof/>
            <w:webHidden/>
          </w:rPr>
          <w:fldChar w:fldCharType="end"/>
        </w:r>
      </w:hyperlink>
    </w:p>
    <w:p w14:paraId="69512DC2"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33" w:history="1">
        <w:r w:rsidRPr="00822ED7">
          <w:rPr>
            <w:rStyle w:val="Lienhypertexte"/>
            <w:noProof/>
            <w:lang w:bidi="x-none"/>
          </w:rPr>
          <w:t>8.6.1</w:t>
        </w:r>
        <w:r>
          <w:rPr>
            <w:rFonts w:asciiTheme="minorHAnsi" w:eastAsiaTheme="minorEastAsia" w:hAnsiTheme="minorHAnsi" w:cstheme="minorBidi"/>
            <w:noProof/>
            <w:sz w:val="22"/>
            <w:szCs w:val="22"/>
            <w:lang w:val="en-CA" w:eastAsia="en-CA"/>
          </w:rPr>
          <w:tab/>
        </w:r>
        <w:r w:rsidRPr="00822ED7">
          <w:rPr>
            <w:rStyle w:val="Lienhypertexte"/>
            <w:noProof/>
          </w:rPr>
          <w:t>Global Boundary Stratotype Sections and Points</w:t>
        </w:r>
        <w:r>
          <w:rPr>
            <w:noProof/>
            <w:webHidden/>
          </w:rPr>
          <w:tab/>
        </w:r>
        <w:r>
          <w:rPr>
            <w:noProof/>
            <w:webHidden/>
          </w:rPr>
          <w:fldChar w:fldCharType="begin"/>
        </w:r>
        <w:r>
          <w:rPr>
            <w:noProof/>
            <w:webHidden/>
          </w:rPr>
          <w:instrText xml:space="preserve"> PAGEREF _Toc458154233 \h </w:instrText>
        </w:r>
        <w:r>
          <w:rPr>
            <w:noProof/>
            <w:webHidden/>
          </w:rPr>
        </w:r>
        <w:r>
          <w:rPr>
            <w:noProof/>
            <w:webHidden/>
          </w:rPr>
          <w:fldChar w:fldCharType="separate"/>
        </w:r>
        <w:r>
          <w:rPr>
            <w:noProof/>
            <w:webHidden/>
          </w:rPr>
          <w:t>119</w:t>
        </w:r>
        <w:r>
          <w:rPr>
            <w:noProof/>
            <w:webHidden/>
          </w:rPr>
          <w:fldChar w:fldCharType="end"/>
        </w:r>
      </w:hyperlink>
    </w:p>
    <w:p w14:paraId="6A556934"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34" w:history="1">
        <w:r w:rsidRPr="00822ED7">
          <w:rPr>
            <w:rStyle w:val="Lienhypertexte"/>
            <w:noProof/>
            <w:lang w:bidi="x-none"/>
          </w:rPr>
          <w:t>8.6.2</w:t>
        </w:r>
        <w:r>
          <w:rPr>
            <w:rFonts w:asciiTheme="minorHAnsi" w:eastAsiaTheme="minorEastAsia" w:hAnsiTheme="minorHAnsi" w:cstheme="minorBidi"/>
            <w:noProof/>
            <w:sz w:val="22"/>
            <w:szCs w:val="22"/>
            <w:lang w:val="en-CA" w:eastAsia="en-CA"/>
          </w:rPr>
          <w:tab/>
        </w:r>
        <w:r w:rsidRPr="00822ED7">
          <w:rPr>
            <w:rStyle w:val="Lienhypertexte"/>
            <w:noProof/>
          </w:rPr>
          <w:t>Temporal Reference System</w:t>
        </w:r>
        <w:r>
          <w:rPr>
            <w:noProof/>
            <w:webHidden/>
          </w:rPr>
          <w:tab/>
        </w:r>
        <w:r>
          <w:rPr>
            <w:noProof/>
            <w:webHidden/>
          </w:rPr>
          <w:fldChar w:fldCharType="begin"/>
        </w:r>
        <w:r>
          <w:rPr>
            <w:noProof/>
            <w:webHidden/>
          </w:rPr>
          <w:instrText xml:space="preserve"> PAGEREF _Toc458154234 \h </w:instrText>
        </w:r>
        <w:r>
          <w:rPr>
            <w:noProof/>
            <w:webHidden/>
          </w:rPr>
        </w:r>
        <w:r>
          <w:rPr>
            <w:noProof/>
            <w:webHidden/>
          </w:rPr>
          <w:fldChar w:fldCharType="separate"/>
        </w:r>
        <w:r>
          <w:rPr>
            <w:noProof/>
            <w:webHidden/>
          </w:rPr>
          <w:t>123</w:t>
        </w:r>
        <w:r>
          <w:rPr>
            <w:noProof/>
            <w:webHidden/>
          </w:rPr>
          <w:fldChar w:fldCharType="end"/>
        </w:r>
      </w:hyperlink>
    </w:p>
    <w:p w14:paraId="69B1E826"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35" w:history="1">
        <w:r w:rsidRPr="00822ED7">
          <w:rPr>
            <w:rStyle w:val="Lienhypertexte"/>
            <w:noProof/>
            <w:lang w:bidi="x-none"/>
          </w:rPr>
          <w:t>8.6.3</w:t>
        </w:r>
        <w:r>
          <w:rPr>
            <w:rFonts w:asciiTheme="minorHAnsi" w:eastAsiaTheme="minorEastAsia" w:hAnsiTheme="minorHAnsi" w:cstheme="minorBidi"/>
            <w:noProof/>
            <w:sz w:val="22"/>
            <w:szCs w:val="22"/>
            <w:lang w:val="en-CA" w:eastAsia="en-CA"/>
          </w:rPr>
          <w:tab/>
        </w:r>
        <w:r w:rsidRPr="00822ED7">
          <w:rPr>
            <w:rStyle w:val="Lienhypertexte"/>
            <w:noProof/>
          </w:rPr>
          <w:t>Time scale</w:t>
        </w:r>
        <w:r>
          <w:rPr>
            <w:noProof/>
            <w:webHidden/>
          </w:rPr>
          <w:tab/>
        </w:r>
        <w:r>
          <w:rPr>
            <w:noProof/>
            <w:webHidden/>
          </w:rPr>
          <w:fldChar w:fldCharType="begin"/>
        </w:r>
        <w:r>
          <w:rPr>
            <w:noProof/>
            <w:webHidden/>
          </w:rPr>
          <w:instrText xml:space="preserve"> PAGEREF _Toc458154235 \h </w:instrText>
        </w:r>
        <w:r>
          <w:rPr>
            <w:noProof/>
            <w:webHidden/>
          </w:rPr>
        </w:r>
        <w:r>
          <w:rPr>
            <w:noProof/>
            <w:webHidden/>
          </w:rPr>
          <w:fldChar w:fldCharType="separate"/>
        </w:r>
        <w:r>
          <w:rPr>
            <w:noProof/>
            <w:webHidden/>
          </w:rPr>
          <w:t>126</w:t>
        </w:r>
        <w:r>
          <w:rPr>
            <w:noProof/>
            <w:webHidden/>
          </w:rPr>
          <w:fldChar w:fldCharType="end"/>
        </w:r>
      </w:hyperlink>
    </w:p>
    <w:p w14:paraId="6923E819"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36" w:history="1">
        <w:r w:rsidRPr="00822ED7">
          <w:rPr>
            <w:rStyle w:val="Lienhypertexte"/>
            <w:noProof/>
            <w:lang w:bidi="x-none"/>
          </w:rPr>
          <w:t>8.6.4</w:t>
        </w:r>
        <w:r>
          <w:rPr>
            <w:rFonts w:asciiTheme="minorHAnsi" w:eastAsiaTheme="minorEastAsia" w:hAnsiTheme="minorHAnsi" w:cstheme="minorBidi"/>
            <w:noProof/>
            <w:sz w:val="22"/>
            <w:szCs w:val="22"/>
            <w:lang w:val="en-CA" w:eastAsia="en-CA"/>
          </w:rPr>
          <w:tab/>
        </w:r>
        <w:r w:rsidRPr="00822ED7">
          <w:rPr>
            <w:rStyle w:val="Lienhypertexte"/>
            <w:noProof/>
          </w:rPr>
          <w:t>Geologic time vocabularies</w:t>
        </w:r>
        <w:r>
          <w:rPr>
            <w:noProof/>
            <w:webHidden/>
          </w:rPr>
          <w:tab/>
        </w:r>
        <w:r>
          <w:rPr>
            <w:noProof/>
            <w:webHidden/>
          </w:rPr>
          <w:fldChar w:fldCharType="begin"/>
        </w:r>
        <w:r>
          <w:rPr>
            <w:noProof/>
            <w:webHidden/>
          </w:rPr>
          <w:instrText xml:space="preserve"> PAGEREF _Toc458154236 \h </w:instrText>
        </w:r>
        <w:r>
          <w:rPr>
            <w:noProof/>
            <w:webHidden/>
          </w:rPr>
        </w:r>
        <w:r>
          <w:rPr>
            <w:noProof/>
            <w:webHidden/>
          </w:rPr>
          <w:fldChar w:fldCharType="separate"/>
        </w:r>
        <w:r>
          <w:rPr>
            <w:noProof/>
            <w:webHidden/>
          </w:rPr>
          <w:t>131</w:t>
        </w:r>
        <w:r>
          <w:rPr>
            <w:noProof/>
            <w:webHidden/>
          </w:rPr>
          <w:fldChar w:fldCharType="end"/>
        </w:r>
      </w:hyperlink>
    </w:p>
    <w:p w14:paraId="218BEF4F"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37" w:history="1">
        <w:r w:rsidRPr="00822ED7">
          <w:rPr>
            <w:rStyle w:val="Lienhypertexte"/>
            <w:noProof/>
            <w:lang w:val="en-CA"/>
          </w:rPr>
          <w:t>8.7</w:t>
        </w:r>
        <w:r>
          <w:rPr>
            <w:rFonts w:asciiTheme="minorHAnsi" w:eastAsiaTheme="minorEastAsia" w:hAnsiTheme="minorHAnsi" w:cstheme="minorBidi"/>
            <w:noProof/>
            <w:sz w:val="22"/>
            <w:szCs w:val="22"/>
            <w:lang w:val="en-CA" w:eastAsia="en-CA"/>
          </w:rPr>
          <w:tab/>
        </w:r>
        <w:r w:rsidRPr="00822ED7">
          <w:rPr>
            <w:rStyle w:val="Lienhypertexte"/>
            <w:noProof/>
            <w:lang w:val="en-CA"/>
          </w:rPr>
          <w:t xml:space="preserve">GeoSciML Borehole Requirements Class </w:t>
        </w:r>
        <w:r w:rsidRPr="00822ED7">
          <w:rPr>
            <w:rStyle w:val="Lienhypertexte"/>
            <w:noProof/>
          </w:rPr>
          <w:t>(Normative)</w:t>
        </w:r>
        <w:r>
          <w:rPr>
            <w:noProof/>
            <w:webHidden/>
          </w:rPr>
          <w:tab/>
        </w:r>
        <w:r>
          <w:rPr>
            <w:noProof/>
            <w:webHidden/>
          </w:rPr>
          <w:fldChar w:fldCharType="begin"/>
        </w:r>
        <w:r>
          <w:rPr>
            <w:noProof/>
            <w:webHidden/>
          </w:rPr>
          <w:instrText xml:space="preserve"> PAGEREF _Toc458154237 \h </w:instrText>
        </w:r>
        <w:r>
          <w:rPr>
            <w:noProof/>
            <w:webHidden/>
          </w:rPr>
        </w:r>
        <w:r>
          <w:rPr>
            <w:noProof/>
            <w:webHidden/>
          </w:rPr>
          <w:fldChar w:fldCharType="separate"/>
        </w:r>
        <w:r>
          <w:rPr>
            <w:noProof/>
            <w:webHidden/>
          </w:rPr>
          <w:t>133</w:t>
        </w:r>
        <w:r>
          <w:rPr>
            <w:noProof/>
            <w:webHidden/>
          </w:rPr>
          <w:fldChar w:fldCharType="end"/>
        </w:r>
      </w:hyperlink>
    </w:p>
    <w:p w14:paraId="10687694"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38" w:history="1">
        <w:r w:rsidRPr="00822ED7">
          <w:rPr>
            <w:rStyle w:val="Lienhypertexte"/>
            <w:noProof/>
            <w:lang w:val="en-CA" w:bidi="x-none"/>
          </w:rPr>
          <w:t>8.7.1</w:t>
        </w:r>
        <w:r>
          <w:rPr>
            <w:rFonts w:asciiTheme="minorHAnsi" w:eastAsiaTheme="minorEastAsia" w:hAnsiTheme="minorHAnsi" w:cstheme="minorBidi"/>
            <w:noProof/>
            <w:sz w:val="22"/>
            <w:szCs w:val="22"/>
            <w:lang w:val="en-CA" w:eastAsia="en-CA"/>
          </w:rPr>
          <w:tab/>
        </w:r>
        <w:r w:rsidRPr="00822ED7">
          <w:rPr>
            <w:rStyle w:val="Lienhypertexte"/>
            <w:noProof/>
            <w:lang w:val="en-CA"/>
          </w:rPr>
          <w:t>Borehole</w:t>
        </w:r>
        <w:r>
          <w:rPr>
            <w:noProof/>
            <w:webHidden/>
          </w:rPr>
          <w:tab/>
        </w:r>
        <w:r>
          <w:rPr>
            <w:noProof/>
            <w:webHidden/>
          </w:rPr>
          <w:fldChar w:fldCharType="begin"/>
        </w:r>
        <w:r>
          <w:rPr>
            <w:noProof/>
            <w:webHidden/>
          </w:rPr>
          <w:instrText xml:space="preserve"> PAGEREF _Toc458154238 \h </w:instrText>
        </w:r>
        <w:r>
          <w:rPr>
            <w:noProof/>
            <w:webHidden/>
          </w:rPr>
        </w:r>
        <w:r>
          <w:rPr>
            <w:noProof/>
            <w:webHidden/>
          </w:rPr>
          <w:fldChar w:fldCharType="separate"/>
        </w:r>
        <w:r>
          <w:rPr>
            <w:noProof/>
            <w:webHidden/>
          </w:rPr>
          <w:t>135</w:t>
        </w:r>
        <w:r>
          <w:rPr>
            <w:noProof/>
            <w:webHidden/>
          </w:rPr>
          <w:fldChar w:fldCharType="end"/>
        </w:r>
      </w:hyperlink>
    </w:p>
    <w:p w14:paraId="1299CD2E"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39" w:history="1">
        <w:r w:rsidRPr="00822ED7">
          <w:rPr>
            <w:rStyle w:val="Lienhypertexte"/>
            <w:noProof/>
            <w:lang w:val="en-CA"/>
          </w:rPr>
          <w:t>8.8</w:t>
        </w:r>
        <w:r>
          <w:rPr>
            <w:rFonts w:asciiTheme="minorHAnsi" w:eastAsiaTheme="minorEastAsia" w:hAnsiTheme="minorHAnsi" w:cstheme="minorBidi"/>
            <w:noProof/>
            <w:sz w:val="22"/>
            <w:szCs w:val="22"/>
            <w:lang w:val="en-CA" w:eastAsia="en-CA"/>
          </w:rPr>
          <w:tab/>
        </w:r>
        <w:r w:rsidRPr="00822ED7">
          <w:rPr>
            <w:rStyle w:val="Lienhypertexte"/>
            <w:noProof/>
            <w:lang w:val="en-CA"/>
          </w:rPr>
          <w:t xml:space="preserve">GeoSciML Laboratory Analysis Requirements Class </w:t>
        </w:r>
        <w:r w:rsidRPr="00822ED7">
          <w:rPr>
            <w:rStyle w:val="Lienhypertexte"/>
            <w:noProof/>
          </w:rPr>
          <w:t>(Normative)</w:t>
        </w:r>
        <w:r>
          <w:rPr>
            <w:noProof/>
            <w:webHidden/>
          </w:rPr>
          <w:tab/>
        </w:r>
        <w:r>
          <w:rPr>
            <w:noProof/>
            <w:webHidden/>
          </w:rPr>
          <w:fldChar w:fldCharType="begin"/>
        </w:r>
        <w:r>
          <w:rPr>
            <w:noProof/>
            <w:webHidden/>
          </w:rPr>
          <w:instrText xml:space="preserve"> PAGEREF _Toc458154239 \h </w:instrText>
        </w:r>
        <w:r>
          <w:rPr>
            <w:noProof/>
            <w:webHidden/>
          </w:rPr>
        </w:r>
        <w:r>
          <w:rPr>
            <w:noProof/>
            <w:webHidden/>
          </w:rPr>
          <w:fldChar w:fldCharType="separate"/>
        </w:r>
        <w:r>
          <w:rPr>
            <w:noProof/>
            <w:webHidden/>
          </w:rPr>
          <w:t>147</w:t>
        </w:r>
        <w:r>
          <w:rPr>
            <w:noProof/>
            <w:webHidden/>
          </w:rPr>
          <w:fldChar w:fldCharType="end"/>
        </w:r>
      </w:hyperlink>
    </w:p>
    <w:p w14:paraId="31612724"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40" w:history="1">
        <w:r w:rsidRPr="00822ED7">
          <w:rPr>
            <w:rStyle w:val="Lienhypertexte"/>
            <w:noProof/>
            <w:lang w:val="en-CA" w:bidi="x-none"/>
          </w:rPr>
          <w:t>8.8.1</w:t>
        </w:r>
        <w:r>
          <w:rPr>
            <w:rFonts w:asciiTheme="minorHAnsi" w:eastAsiaTheme="minorEastAsia" w:hAnsiTheme="minorHAnsi" w:cstheme="minorBidi"/>
            <w:noProof/>
            <w:sz w:val="22"/>
            <w:szCs w:val="22"/>
            <w:lang w:val="en-CA" w:eastAsia="en-CA"/>
          </w:rPr>
          <w:tab/>
        </w:r>
        <w:r w:rsidRPr="00822ED7">
          <w:rPr>
            <w:rStyle w:val="Lienhypertexte"/>
            <w:noProof/>
            <w:lang w:val="en-CA"/>
          </w:rPr>
          <w:t>Laboratory Analysis</w:t>
        </w:r>
        <w:r>
          <w:rPr>
            <w:noProof/>
            <w:webHidden/>
          </w:rPr>
          <w:tab/>
        </w:r>
        <w:r>
          <w:rPr>
            <w:noProof/>
            <w:webHidden/>
          </w:rPr>
          <w:fldChar w:fldCharType="begin"/>
        </w:r>
        <w:r>
          <w:rPr>
            <w:noProof/>
            <w:webHidden/>
          </w:rPr>
          <w:instrText xml:space="preserve"> PAGEREF _Toc458154240 \h </w:instrText>
        </w:r>
        <w:r>
          <w:rPr>
            <w:noProof/>
            <w:webHidden/>
          </w:rPr>
        </w:r>
        <w:r>
          <w:rPr>
            <w:noProof/>
            <w:webHidden/>
          </w:rPr>
          <w:fldChar w:fldCharType="separate"/>
        </w:r>
        <w:r>
          <w:rPr>
            <w:noProof/>
            <w:webHidden/>
          </w:rPr>
          <w:t>149</w:t>
        </w:r>
        <w:r>
          <w:rPr>
            <w:noProof/>
            <w:webHidden/>
          </w:rPr>
          <w:fldChar w:fldCharType="end"/>
        </w:r>
      </w:hyperlink>
    </w:p>
    <w:p w14:paraId="77276A37"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41" w:history="1">
        <w:r w:rsidRPr="00822ED7">
          <w:rPr>
            <w:rStyle w:val="Lienhypertexte"/>
            <w:noProof/>
            <w:lang w:bidi="x-none"/>
          </w:rPr>
          <w:t>8.8.2</w:t>
        </w:r>
        <w:r>
          <w:rPr>
            <w:rFonts w:asciiTheme="minorHAnsi" w:eastAsiaTheme="minorEastAsia" w:hAnsiTheme="minorHAnsi" w:cstheme="minorBidi"/>
            <w:noProof/>
            <w:sz w:val="22"/>
            <w:szCs w:val="22"/>
            <w:lang w:val="en-CA" w:eastAsia="en-CA"/>
          </w:rPr>
          <w:tab/>
        </w:r>
        <w:r w:rsidRPr="00822ED7">
          <w:rPr>
            <w:rStyle w:val="Lienhypertexte"/>
            <w:noProof/>
          </w:rPr>
          <w:t>Geochronology</w:t>
        </w:r>
        <w:r>
          <w:rPr>
            <w:noProof/>
            <w:webHidden/>
          </w:rPr>
          <w:tab/>
        </w:r>
        <w:r>
          <w:rPr>
            <w:noProof/>
            <w:webHidden/>
          </w:rPr>
          <w:fldChar w:fldCharType="begin"/>
        </w:r>
        <w:r>
          <w:rPr>
            <w:noProof/>
            <w:webHidden/>
          </w:rPr>
          <w:instrText xml:space="preserve"> PAGEREF _Toc458154241 \h </w:instrText>
        </w:r>
        <w:r>
          <w:rPr>
            <w:noProof/>
            <w:webHidden/>
          </w:rPr>
        </w:r>
        <w:r>
          <w:rPr>
            <w:noProof/>
            <w:webHidden/>
          </w:rPr>
          <w:fldChar w:fldCharType="separate"/>
        </w:r>
        <w:r>
          <w:rPr>
            <w:noProof/>
            <w:webHidden/>
          </w:rPr>
          <w:t>156</w:t>
        </w:r>
        <w:r>
          <w:rPr>
            <w:noProof/>
            <w:webHidden/>
          </w:rPr>
          <w:fldChar w:fldCharType="end"/>
        </w:r>
      </w:hyperlink>
    </w:p>
    <w:p w14:paraId="3E22AD87"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42" w:history="1">
        <w:r w:rsidRPr="00822ED7">
          <w:rPr>
            <w:rStyle w:val="Lienhypertexte"/>
            <w:noProof/>
            <w:lang w:val="en-CA" w:bidi="x-none"/>
          </w:rPr>
          <w:t>8.8.3</w:t>
        </w:r>
        <w:r>
          <w:rPr>
            <w:rFonts w:asciiTheme="minorHAnsi" w:eastAsiaTheme="minorEastAsia" w:hAnsiTheme="minorHAnsi" w:cstheme="minorBidi"/>
            <w:noProof/>
            <w:sz w:val="22"/>
            <w:szCs w:val="22"/>
            <w:lang w:val="en-CA" w:eastAsia="en-CA"/>
          </w:rPr>
          <w:tab/>
        </w:r>
        <w:r w:rsidRPr="00822ED7">
          <w:rPr>
            <w:rStyle w:val="Lienhypertexte"/>
            <w:noProof/>
            <w:lang w:val="en-CA"/>
          </w:rPr>
          <w:t>Geologic Specimen</w:t>
        </w:r>
        <w:r>
          <w:rPr>
            <w:noProof/>
            <w:webHidden/>
          </w:rPr>
          <w:tab/>
        </w:r>
        <w:r>
          <w:rPr>
            <w:noProof/>
            <w:webHidden/>
          </w:rPr>
          <w:fldChar w:fldCharType="begin"/>
        </w:r>
        <w:r>
          <w:rPr>
            <w:noProof/>
            <w:webHidden/>
          </w:rPr>
          <w:instrText xml:space="preserve"> PAGEREF _Toc458154242 \h </w:instrText>
        </w:r>
        <w:r>
          <w:rPr>
            <w:noProof/>
            <w:webHidden/>
          </w:rPr>
        </w:r>
        <w:r>
          <w:rPr>
            <w:noProof/>
            <w:webHidden/>
          </w:rPr>
          <w:fldChar w:fldCharType="separate"/>
        </w:r>
        <w:r>
          <w:rPr>
            <w:noProof/>
            <w:webHidden/>
          </w:rPr>
          <w:t>159</w:t>
        </w:r>
        <w:r>
          <w:rPr>
            <w:noProof/>
            <w:webHidden/>
          </w:rPr>
          <w:fldChar w:fldCharType="end"/>
        </w:r>
      </w:hyperlink>
    </w:p>
    <w:p w14:paraId="5367DCF3"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43" w:history="1">
        <w:r w:rsidRPr="00822ED7">
          <w:rPr>
            <w:rStyle w:val="Lienhypertexte"/>
            <w:noProof/>
            <w:lang w:val="en-CA" w:bidi="x-none"/>
          </w:rPr>
          <w:t>8.8.4</w:t>
        </w:r>
        <w:r>
          <w:rPr>
            <w:rFonts w:asciiTheme="minorHAnsi" w:eastAsiaTheme="minorEastAsia" w:hAnsiTheme="minorHAnsi" w:cstheme="minorBidi"/>
            <w:noProof/>
            <w:sz w:val="22"/>
            <w:szCs w:val="22"/>
            <w:lang w:val="en-CA" w:eastAsia="en-CA"/>
          </w:rPr>
          <w:tab/>
        </w:r>
        <w:r w:rsidRPr="00822ED7">
          <w:rPr>
            <w:rStyle w:val="Lienhypertexte"/>
            <w:noProof/>
            <w:lang w:val="en-CA"/>
          </w:rPr>
          <w:t>GeoSciML Laboratory analysis and specimen vocabularies</w:t>
        </w:r>
        <w:r>
          <w:rPr>
            <w:noProof/>
            <w:webHidden/>
          </w:rPr>
          <w:tab/>
        </w:r>
        <w:r>
          <w:rPr>
            <w:noProof/>
            <w:webHidden/>
          </w:rPr>
          <w:fldChar w:fldCharType="begin"/>
        </w:r>
        <w:r>
          <w:rPr>
            <w:noProof/>
            <w:webHidden/>
          </w:rPr>
          <w:instrText xml:space="preserve"> PAGEREF _Toc458154243 \h </w:instrText>
        </w:r>
        <w:r>
          <w:rPr>
            <w:noProof/>
            <w:webHidden/>
          </w:rPr>
        </w:r>
        <w:r>
          <w:rPr>
            <w:noProof/>
            <w:webHidden/>
          </w:rPr>
          <w:fldChar w:fldCharType="separate"/>
        </w:r>
        <w:r>
          <w:rPr>
            <w:noProof/>
            <w:webHidden/>
          </w:rPr>
          <w:t>164</w:t>
        </w:r>
        <w:r>
          <w:rPr>
            <w:noProof/>
            <w:webHidden/>
          </w:rPr>
          <w:fldChar w:fldCharType="end"/>
        </w:r>
      </w:hyperlink>
    </w:p>
    <w:p w14:paraId="52942600"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44" w:history="1">
        <w:r w:rsidRPr="00822ED7">
          <w:rPr>
            <w:rStyle w:val="Lienhypertexte"/>
            <w:noProof/>
            <w:lang w:val="en-CA" w:bidi="x-none"/>
          </w:rPr>
          <w:t>8.8.5</w:t>
        </w:r>
        <w:r>
          <w:rPr>
            <w:rFonts w:asciiTheme="minorHAnsi" w:eastAsiaTheme="minorEastAsia" w:hAnsiTheme="minorHAnsi" w:cstheme="minorBidi"/>
            <w:noProof/>
            <w:sz w:val="22"/>
            <w:szCs w:val="22"/>
            <w:lang w:val="en-CA" w:eastAsia="en-CA"/>
          </w:rPr>
          <w:tab/>
        </w:r>
        <w:r w:rsidRPr="00822ED7">
          <w:rPr>
            <w:rStyle w:val="Lienhypertexte"/>
            <w:noProof/>
            <w:lang w:val="en-CA"/>
          </w:rPr>
          <w:t>Outcrop encoding pattern (Informative)</w:t>
        </w:r>
        <w:r>
          <w:rPr>
            <w:noProof/>
            <w:webHidden/>
          </w:rPr>
          <w:tab/>
        </w:r>
        <w:r>
          <w:rPr>
            <w:noProof/>
            <w:webHidden/>
          </w:rPr>
          <w:fldChar w:fldCharType="begin"/>
        </w:r>
        <w:r>
          <w:rPr>
            <w:noProof/>
            <w:webHidden/>
          </w:rPr>
          <w:instrText xml:space="preserve"> PAGEREF _Toc458154244 \h </w:instrText>
        </w:r>
        <w:r>
          <w:rPr>
            <w:noProof/>
            <w:webHidden/>
          </w:rPr>
        </w:r>
        <w:r>
          <w:rPr>
            <w:noProof/>
            <w:webHidden/>
          </w:rPr>
          <w:fldChar w:fldCharType="separate"/>
        </w:r>
        <w:r>
          <w:rPr>
            <w:noProof/>
            <w:webHidden/>
          </w:rPr>
          <w:t>164</w:t>
        </w:r>
        <w:r>
          <w:rPr>
            <w:noProof/>
            <w:webHidden/>
          </w:rPr>
          <w:fldChar w:fldCharType="end"/>
        </w:r>
      </w:hyperlink>
    </w:p>
    <w:p w14:paraId="1882B208"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45" w:history="1">
        <w:r w:rsidRPr="00822ED7">
          <w:rPr>
            <w:rStyle w:val="Lienhypertexte"/>
            <w:noProof/>
            <w:lang w:val="en-CA"/>
          </w:rPr>
          <w:t>8.9</w:t>
        </w:r>
        <w:r>
          <w:rPr>
            <w:rFonts w:asciiTheme="minorHAnsi" w:eastAsiaTheme="minorEastAsia" w:hAnsiTheme="minorHAnsi" w:cstheme="minorBidi"/>
            <w:noProof/>
            <w:sz w:val="22"/>
            <w:szCs w:val="22"/>
            <w:lang w:val="en-CA" w:eastAsia="en-CA"/>
          </w:rPr>
          <w:tab/>
        </w:r>
        <w:r w:rsidRPr="00822ED7">
          <w:rPr>
            <w:rStyle w:val="Lienhypertexte"/>
            <w:noProof/>
            <w:lang w:val="en-CA"/>
          </w:rPr>
          <w:t xml:space="preserve">GeoSciML Lite Requirements Class </w:t>
        </w:r>
        <w:r w:rsidRPr="00822ED7">
          <w:rPr>
            <w:rStyle w:val="Lienhypertexte"/>
            <w:noProof/>
          </w:rPr>
          <w:t xml:space="preserve"> (Normative)</w:t>
        </w:r>
        <w:r>
          <w:rPr>
            <w:noProof/>
            <w:webHidden/>
          </w:rPr>
          <w:tab/>
        </w:r>
        <w:r>
          <w:rPr>
            <w:noProof/>
            <w:webHidden/>
          </w:rPr>
          <w:fldChar w:fldCharType="begin"/>
        </w:r>
        <w:r>
          <w:rPr>
            <w:noProof/>
            <w:webHidden/>
          </w:rPr>
          <w:instrText xml:space="preserve"> PAGEREF _Toc458154245 \h </w:instrText>
        </w:r>
        <w:r>
          <w:rPr>
            <w:noProof/>
            <w:webHidden/>
          </w:rPr>
        </w:r>
        <w:r>
          <w:rPr>
            <w:noProof/>
            <w:webHidden/>
          </w:rPr>
          <w:fldChar w:fldCharType="separate"/>
        </w:r>
        <w:r>
          <w:rPr>
            <w:noProof/>
            <w:webHidden/>
          </w:rPr>
          <w:t>165</w:t>
        </w:r>
        <w:r>
          <w:rPr>
            <w:noProof/>
            <w:webHidden/>
          </w:rPr>
          <w:fldChar w:fldCharType="end"/>
        </w:r>
      </w:hyperlink>
    </w:p>
    <w:p w14:paraId="68F4A330"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46" w:history="1">
        <w:r w:rsidRPr="00822ED7">
          <w:rPr>
            <w:rStyle w:val="Lienhypertexte"/>
            <w:noProof/>
            <w:lang w:val="en-CA" w:bidi="x-none"/>
          </w:rPr>
          <w:t>8.9.1</w:t>
        </w:r>
        <w:r>
          <w:rPr>
            <w:rFonts w:asciiTheme="minorHAnsi" w:eastAsiaTheme="minorEastAsia" w:hAnsiTheme="minorHAnsi" w:cstheme="minorBidi"/>
            <w:noProof/>
            <w:sz w:val="22"/>
            <w:szCs w:val="22"/>
            <w:lang w:val="en-CA" w:eastAsia="en-CA"/>
          </w:rPr>
          <w:tab/>
        </w:r>
        <w:r w:rsidRPr="00822ED7">
          <w:rPr>
            <w:rStyle w:val="Lienhypertexte"/>
            <w:noProof/>
            <w:lang w:val="en-CA"/>
          </w:rPr>
          <w:t>Property mapping</w:t>
        </w:r>
        <w:r>
          <w:rPr>
            <w:noProof/>
            <w:webHidden/>
          </w:rPr>
          <w:tab/>
        </w:r>
        <w:r>
          <w:rPr>
            <w:noProof/>
            <w:webHidden/>
          </w:rPr>
          <w:fldChar w:fldCharType="begin"/>
        </w:r>
        <w:r>
          <w:rPr>
            <w:noProof/>
            <w:webHidden/>
          </w:rPr>
          <w:instrText xml:space="preserve"> PAGEREF _Toc458154246 \h </w:instrText>
        </w:r>
        <w:r>
          <w:rPr>
            <w:noProof/>
            <w:webHidden/>
          </w:rPr>
        </w:r>
        <w:r>
          <w:rPr>
            <w:noProof/>
            <w:webHidden/>
          </w:rPr>
          <w:fldChar w:fldCharType="separate"/>
        </w:r>
        <w:r>
          <w:rPr>
            <w:noProof/>
            <w:webHidden/>
          </w:rPr>
          <w:t>169</w:t>
        </w:r>
        <w:r>
          <w:rPr>
            <w:noProof/>
            <w:webHidden/>
          </w:rPr>
          <w:fldChar w:fldCharType="end"/>
        </w:r>
      </w:hyperlink>
    </w:p>
    <w:p w14:paraId="0C2550D1"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47" w:history="1">
        <w:r w:rsidRPr="00822ED7">
          <w:rPr>
            <w:rStyle w:val="Lienhypertexte"/>
            <w:noProof/>
            <w:lang w:val="en-CA" w:bidi="x-none"/>
          </w:rPr>
          <w:t>8.9.2</w:t>
        </w:r>
        <w:r>
          <w:rPr>
            <w:rFonts w:asciiTheme="minorHAnsi" w:eastAsiaTheme="minorEastAsia" w:hAnsiTheme="minorHAnsi" w:cstheme="minorBidi"/>
            <w:noProof/>
            <w:sz w:val="22"/>
            <w:szCs w:val="22"/>
            <w:lang w:val="en-CA" w:eastAsia="en-CA"/>
          </w:rPr>
          <w:tab/>
        </w:r>
        <w:r w:rsidRPr="00822ED7">
          <w:rPr>
            <w:rStyle w:val="Lienhypertexte"/>
            <w:noProof/>
            <w:lang w:val="en-CA"/>
          </w:rPr>
          <w:t>Lite views</w:t>
        </w:r>
        <w:r>
          <w:rPr>
            <w:noProof/>
            <w:webHidden/>
          </w:rPr>
          <w:tab/>
        </w:r>
        <w:r>
          <w:rPr>
            <w:noProof/>
            <w:webHidden/>
          </w:rPr>
          <w:fldChar w:fldCharType="begin"/>
        </w:r>
        <w:r>
          <w:rPr>
            <w:noProof/>
            <w:webHidden/>
          </w:rPr>
          <w:instrText xml:space="preserve"> PAGEREF _Toc458154247 \h </w:instrText>
        </w:r>
        <w:r>
          <w:rPr>
            <w:noProof/>
            <w:webHidden/>
          </w:rPr>
        </w:r>
        <w:r>
          <w:rPr>
            <w:noProof/>
            <w:webHidden/>
          </w:rPr>
          <w:fldChar w:fldCharType="separate"/>
        </w:r>
        <w:r>
          <w:rPr>
            <w:noProof/>
            <w:webHidden/>
          </w:rPr>
          <w:t>171</w:t>
        </w:r>
        <w:r>
          <w:rPr>
            <w:noProof/>
            <w:webHidden/>
          </w:rPr>
          <w:fldChar w:fldCharType="end"/>
        </w:r>
      </w:hyperlink>
    </w:p>
    <w:p w14:paraId="0E9A1661"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48" w:history="1">
        <w:r w:rsidRPr="00822ED7">
          <w:rPr>
            <w:rStyle w:val="Lienhypertexte"/>
            <w:noProof/>
            <w:lang w:bidi="x-none"/>
          </w:rPr>
          <w:t>8.9.3</w:t>
        </w:r>
        <w:r>
          <w:rPr>
            <w:rFonts w:asciiTheme="minorHAnsi" w:eastAsiaTheme="minorEastAsia" w:hAnsiTheme="minorHAnsi" w:cstheme="minorBidi"/>
            <w:noProof/>
            <w:sz w:val="22"/>
            <w:szCs w:val="22"/>
            <w:lang w:val="en-CA" w:eastAsia="en-CA"/>
          </w:rPr>
          <w:tab/>
        </w:r>
        <w:r w:rsidRPr="00822ED7">
          <w:rPr>
            <w:rStyle w:val="Lienhypertexte"/>
            <w:noProof/>
          </w:rPr>
          <w:t>GeologicUnitView</w:t>
        </w:r>
        <w:r>
          <w:rPr>
            <w:noProof/>
            <w:webHidden/>
          </w:rPr>
          <w:tab/>
        </w:r>
        <w:r>
          <w:rPr>
            <w:noProof/>
            <w:webHidden/>
          </w:rPr>
          <w:fldChar w:fldCharType="begin"/>
        </w:r>
        <w:r>
          <w:rPr>
            <w:noProof/>
            <w:webHidden/>
          </w:rPr>
          <w:instrText xml:space="preserve"> PAGEREF _Toc458154248 \h </w:instrText>
        </w:r>
        <w:r>
          <w:rPr>
            <w:noProof/>
            <w:webHidden/>
          </w:rPr>
        </w:r>
        <w:r>
          <w:rPr>
            <w:noProof/>
            <w:webHidden/>
          </w:rPr>
          <w:fldChar w:fldCharType="separate"/>
        </w:r>
        <w:r>
          <w:rPr>
            <w:noProof/>
            <w:webHidden/>
          </w:rPr>
          <w:t>174</w:t>
        </w:r>
        <w:r>
          <w:rPr>
            <w:noProof/>
            <w:webHidden/>
          </w:rPr>
          <w:fldChar w:fldCharType="end"/>
        </w:r>
      </w:hyperlink>
    </w:p>
    <w:p w14:paraId="48594069"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49" w:history="1">
        <w:r w:rsidRPr="00822ED7">
          <w:rPr>
            <w:rStyle w:val="Lienhypertexte"/>
            <w:noProof/>
            <w:lang w:val="en-CA" w:bidi="x-none"/>
          </w:rPr>
          <w:t>8.9.4</w:t>
        </w:r>
        <w:r>
          <w:rPr>
            <w:rFonts w:asciiTheme="minorHAnsi" w:eastAsiaTheme="minorEastAsia" w:hAnsiTheme="minorHAnsi" w:cstheme="minorBidi"/>
            <w:noProof/>
            <w:sz w:val="22"/>
            <w:szCs w:val="22"/>
            <w:lang w:val="en-CA" w:eastAsia="en-CA"/>
          </w:rPr>
          <w:tab/>
        </w:r>
        <w:r w:rsidRPr="00822ED7">
          <w:rPr>
            <w:rStyle w:val="Lienhypertexte"/>
            <w:noProof/>
            <w:lang w:val="en-CA"/>
          </w:rPr>
          <w:t>BoreholeView</w:t>
        </w:r>
        <w:r>
          <w:rPr>
            <w:noProof/>
            <w:webHidden/>
          </w:rPr>
          <w:tab/>
        </w:r>
        <w:r>
          <w:rPr>
            <w:noProof/>
            <w:webHidden/>
          </w:rPr>
          <w:fldChar w:fldCharType="begin"/>
        </w:r>
        <w:r>
          <w:rPr>
            <w:noProof/>
            <w:webHidden/>
          </w:rPr>
          <w:instrText xml:space="preserve"> PAGEREF _Toc458154249 \h </w:instrText>
        </w:r>
        <w:r>
          <w:rPr>
            <w:noProof/>
            <w:webHidden/>
          </w:rPr>
        </w:r>
        <w:r>
          <w:rPr>
            <w:noProof/>
            <w:webHidden/>
          </w:rPr>
          <w:fldChar w:fldCharType="separate"/>
        </w:r>
        <w:r>
          <w:rPr>
            <w:noProof/>
            <w:webHidden/>
          </w:rPr>
          <w:t>180</w:t>
        </w:r>
        <w:r>
          <w:rPr>
            <w:noProof/>
            <w:webHidden/>
          </w:rPr>
          <w:fldChar w:fldCharType="end"/>
        </w:r>
      </w:hyperlink>
    </w:p>
    <w:p w14:paraId="2308C653"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50" w:history="1">
        <w:r w:rsidRPr="00822ED7">
          <w:rPr>
            <w:rStyle w:val="Lienhypertexte"/>
            <w:noProof/>
            <w:lang w:val="en-CA" w:bidi="x-none"/>
          </w:rPr>
          <w:t>8.9.5</w:t>
        </w:r>
        <w:r>
          <w:rPr>
            <w:rFonts w:asciiTheme="minorHAnsi" w:eastAsiaTheme="minorEastAsia" w:hAnsiTheme="minorHAnsi" w:cstheme="minorBidi"/>
            <w:noProof/>
            <w:sz w:val="22"/>
            <w:szCs w:val="22"/>
            <w:lang w:val="en-CA" w:eastAsia="en-CA"/>
          </w:rPr>
          <w:tab/>
        </w:r>
        <w:r w:rsidRPr="00822ED7">
          <w:rPr>
            <w:rStyle w:val="Lienhypertexte"/>
            <w:noProof/>
            <w:lang w:val="en-CA"/>
          </w:rPr>
          <w:t>ContactView</w:t>
        </w:r>
        <w:r>
          <w:rPr>
            <w:noProof/>
            <w:webHidden/>
          </w:rPr>
          <w:tab/>
        </w:r>
        <w:r>
          <w:rPr>
            <w:noProof/>
            <w:webHidden/>
          </w:rPr>
          <w:fldChar w:fldCharType="begin"/>
        </w:r>
        <w:r>
          <w:rPr>
            <w:noProof/>
            <w:webHidden/>
          </w:rPr>
          <w:instrText xml:space="preserve"> PAGEREF _Toc458154250 \h </w:instrText>
        </w:r>
        <w:r>
          <w:rPr>
            <w:noProof/>
            <w:webHidden/>
          </w:rPr>
        </w:r>
        <w:r>
          <w:rPr>
            <w:noProof/>
            <w:webHidden/>
          </w:rPr>
          <w:fldChar w:fldCharType="separate"/>
        </w:r>
        <w:r>
          <w:rPr>
            <w:noProof/>
            <w:webHidden/>
          </w:rPr>
          <w:t>185</w:t>
        </w:r>
        <w:r>
          <w:rPr>
            <w:noProof/>
            <w:webHidden/>
          </w:rPr>
          <w:fldChar w:fldCharType="end"/>
        </w:r>
      </w:hyperlink>
    </w:p>
    <w:p w14:paraId="22AD3140"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51" w:history="1">
        <w:r w:rsidRPr="00822ED7">
          <w:rPr>
            <w:rStyle w:val="Lienhypertexte"/>
            <w:noProof/>
            <w:lang w:val="en-CA" w:bidi="x-none"/>
          </w:rPr>
          <w:t>8.9.6</w:t>
        </w:r>
        <w:r>
          <w:rPr>
            <w:rFonts w:asciiTheme="minorHAnsi" w:eastAsiaTheme="minorEastAsia" w:hAnsiTheme="minorHAnsi" w:cstheme="minorBidi"/>
            <w:noProof/>
            <w:sz w:val="22"/>
            <w:szCs w:val="22"/>
            <w:lang w:val="en-CA" w:eastAsia="en-CA"/>
          </w:rPr>
          <w:tab/>
        </w:r>
        <w:r w:rsidRPr="00822ED7">
          <w:rPr>
            <w:rStyle w:val="Lienhypertexte"/>
            <w:noProof/>
            <w:lang w:val="en-CA"/>
          </w:rPr>
          <w:t>GeologicSpecimenView</w:t>
        </w:r>
        <w:r>
          <w:rPr>
            <w:noProof/>
            <w:webHidden/>
          </w:rPr>
          <w:tab/>
        </w:r>
        <w:r>
          <w:rPr>
            <w:noProof/>
            <w:webHidden/>
          </w:rPr>
          <w:fldChar w:fldCharType="begin"/>
        </w:r>
        <w:r>
          <w:rPr>
            <w:noProof/>
            <w:webHidden/>
          </w:rPr>
          <w:instrText xml:space="preserve"> PAGEREF _Toc458154251 \h </w:instrText>
        </w:r>
        <w:r>
          <w:rPr>
            <w:noProof/>
            <w:webHidden/>
          </w:rPr>
        </w:r>
        <w:r>
          <w:rPr>
            <w:noProof/>
            <w:webHidden/>
          </w:rPr>
          <w:fldChar w:fldCharType="separate"/>
        </w:r>
        <w:r>
          <w:rPr>
            <w:noProof/>
            <w:webHidden/>
          </w:rPr>
          <w:t>188</w:t>
        </w:r>
        <w:r>
          <w:rPr>
            <w:noProof/>
            <w:webHidden/>
          </w:rPr>
          <w:fldChar w:fldCharType="end"/>
        </w:r>
      </w:hyperlink>
    </w:p>
    <w:p w14:paraId="69472895"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52" w:history="1">
        <w:r w:rsidRPr="00822ED7">
          <w:rPr>
            <w:rStyle w:val="Lienhypertexte"/>
            <w:noProof/>
            <w:lang w:val="en-CA" w:bidi="x-none"/>
          </w:rPr>
          <w:t>8.9.7</w:t>
        </w:r>
        <w:r>
          <w:rPr>
            <w:rFonts w:asciiTheme="minorHAnsi" w:eastAsiaTheme="minorEastAsia" w:hAnsiTheme="minorHAnsi" w:cstheme="minorBidi"/>
            <w:noProof/>
            <w:sz w:val="22"/>
            <w:szCs w:val="22"/>
            <w:lang w:val="en-CA" w:eastAsia="en-CA"/>
          </w:rPr>
          <w:tab/>
        </w:r>
        <w:r w:rsidRPr="00822ED7">
          <w:rPr>
            <w:rStyle w:val="Lienhypertexte"/>
            <w:noProof/>
            <w:lang w:val="en-CA"/>
          </w:rPr>
          <w:t>GeomorphologicUnitView</w:t>
        </w:r>
        <w:r>
          <w:rPr>
            <w:noProof/>
            <w:webHidden/>
          </w:rPr>
          <w:tab/>
        </w:r>
        <w:r>
          <w:rPr>
            <w:noProof/>
            <w:webHidden/>
          </w:rPr>
          <w:fldChar w:fldCharType="begin"/>
        </w:r>
        <w:r>
          <w:rPr>
            <w:noProof/>
            <w:webHidden/>
          </w:rPr>
          <w:instrText xml:space="preserve"> PAGEREF _Toc458154252 \h </w:instrText>
        </w:r>
        <w:r>
          <w:rPr>
            <w:noProof/>
            <w:webHidden/>
          </w:rPr>
        </w:r>
        <w:r>
          <w:rPr>
            <w:noProof/>
            <w:webHidden/>
          </w:rPr>
          <w:fldChar w:fldCharType="separate"/>
        </w:r>
        <w:r>
          <w:rPr>
            <w:noProof/>
            <w:webHidden/>
          </w:rPr>
          <w:t>191</w:t>
        </w:r>
        <w:r>
          <w:rPr>
            <w:noProof/>
            <w:webHidden/>
          </w:rPr>
          <w:fldChar w:fldCharType="end"/>
        </w:r>
      </w:hyperlink>
    </w:p>
    <w:p w14:paraId="69ECCF24"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53" w:history="1">
        <w:r w:rsidRPr="00822ED7">
          <w:rPr>
            <w:rStyle w:val="Lienhypertexte"/>
            <w:noProof/>
            <w:lang w:val="en-CA" w:bidi="x-none"/>
          </w:rPr>
          <w:t>8.9.8</w:t>
        </w:r>
        <w:r>
          <w:rPr>
            <w:rFonts w:asciiTheme="minorHAnsi" w:eastAsiaTheme="minorEastAsia" w:hAnsiTheme="minorHAnsi" w:cstheme="minorBidi"/>
            <w:noProof/>
            <w:sz w:val="22"/>
            <w:szCs w:val="22"/>
            <w:lang w:val="en-CA" w:eastAsia="en-CA"/>
          </w:rPr>
          <w:tab/>
        </w:r>
        <w:r w:rsidRPr="00822ED7">
          <w:rPr>
            <w:rStyle w:val="Lienhypertexte"/>
            <w:noProof/>
            <w:lang w:val="en-CA"/>
          </w:rPr>
          <w:t>ShearDisplacementStructureView</w:t>
        </w:r>
        <w:r>
          <w:rPr>
            <w:noProof/>
            <w:webHidden/>
          </w:rPr>
          <w:tab/>
        </w:r>
        <w:r>
          <w:rPr>
            <w:noProof/>
            <w:webHidden/>
          </w:rPr>
          <w:fldChar w:fldCharType="begin"/>
        </w:r>
        <w:r>
          <w:rPr>
            <w:noProof/>
            <w:webHidden/>
          </w:rPr>
          <w:instrText xml:space="preserve"> PAGEREF _Toc458154253 \h </w:instrText>
        </w:r>
        <w:r>
          <w:rPr>
            <w:noProof/>
            <w:webHidden/>
          </w:rPr>
        </w:r>
        <w:r>
          <w:rPr>
            <w:noProof/>
            <w:webHidden/>
          </w:rPr>
          <w:fldChar w:fldCharType="separate"/>
        </w:r>
        <w:r>
          <w:rPr>
            <w:noProof/>
            <w:webHidden/>
          </w:rPr>
          <w:t>196</w:t>
        </w:r>
        <w:r>
          <w:rPr>
            <w:noProof/>
            <w:webHidden/>
          </w:rPr>
          <w:fldChar w:fldCharType="end"/>
        </w:r>
      </w:hyperlink>
    </w:p>
    <w:p w14:paraId="3CD39150"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54" w:history="1">
        <w:r w:rsidRPr="00822ED7">
          <w:rPr>
            <w:rStyle w:val="Lienhypertexte"/>
            <w:noProof/>
            <w:lang w:val="en-CA" w:bidi="x-none"/>
          </w:rPr>
          <w:t>8.9.9</w:t>
        </w:r>
        <w:r>
          <w:rPr>
            <w:rFonts w:asciiTheme="minorHAnsi" w:eastAsiaTheme="minorEastAsia" w:hAnsiTheme="minorHAnsi" w:cstheme="minorBidi"/>
            <w:noProof/>
            <w:sz w:val="22"/>
            <w:szCs w:val="22"/>
            <w:lang w:val="en-CA" w:eastAsia="en-CA"/>
          </w:rPr>
          <w:tab/>
        </w:r>
        <w:r w:rsidRPr="00822ED7">
          <w:rPr>
            <w:rStyle w:val="Lienhypertexte"/>
            <w:noProof/>
            <w:lang w:val="en-CA"/>
          </w:rPr>
          <w:t>SiteObservationView</w:t>
        </w:r>
        <w:r>
          <w:rPr>
            <w:noProof/>
            <w:webHidden/>
          </w:rPr>
          <w:tab/>
        </w:r>
        <w:r>
          <w:rPr>
            <w:noProof/>
            <w:webHidden/>
          </w:rPr>
          <w:fldChar w:fldCharType="begin"/>
        </w:r>
        <w:r>
          <w:rPr>
            <w:noProof/>
            <w:webHidden/>
          </w:rPr>
          <w:instrText xml:space="preserve"> PAGEREF _Toc458154254 \h </w:instrText>
        </w:r>
        <w:r>
          <w:rPr>
            <w:noProof/>
            <w:webHidden/>
          </w:rPr>
        </w:r>
        <w:r>
          <w:rPr>
            <w:noProof/>
            <w:webHidden/>
          </w:rPr>
          <w:fldChar w:fldCharType="separate"/>
        </w:r>
        <w:r>
          <w:rPr>
            <w:noProof/>
            <w:webHidden/>
          </w:rPr>
          <w:t>201</w:t>
        </w:r>
        <w:r>
          <w:rPr>
            <w:noProof/>
            <w:webHidden/>
          </w:rPr>
          <w:fldChar w:fldCharType="end"/>
        </w:r>
      </w:hyperlink>
    </w:p>
    <w:p w14:paraId="1B7A7FDC" w14:textId="77777777" w:rsidR="00AD44BE" w:rsidRDefault="00AD44BE">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154255" w:history="1">
        <w:r w:rsidRPr="00822ED7">
          <w:rPr>
            <w:rStyle w:val="Lienhypertexte"/>
            <w:noProof/>
            <w:lang w:val="en-CA"/>
          </w:rPr>
          <w:t>9.</w:t>
        </w:r>
        <w:r>
          <w:rPr>
            <w:rFonts w:asciiTheme="minorHAnsi" w:eastAsiaTheme="minorEastAsia" w:hAnsiTheme="minorHAnsi" w:cstheme="minorBidi"/>
            <w:noProof/>
            <w:sz w:val="22"/>
            <w:szCs w:val="22"/>
            <w:lang w:val="en-CA" w:eastAsia="en-CA"/>
          </w:rPr>
          <w:tab/>
        </w:r>
        <w:r w:rsidRPr="00822ED7">
          <w:rPr>
            <w:rStyle w:val="Lienhypertexte"/>
            <w:noProof/>
            <w:lang w:val="en-CA"/>
          </w:rPr>
          <w:t>XML Encoding Requirement classes (Normative)</w:t>
        </w:r>
        <w:r>
          <w:rPr>
            <w:noProof/>
            <w:webHidden/>
          </w:rPr>
          <w:tab/>
        </w:r>
        <w:r>
          <w:rPr>
            <w:noProof/>
            <w:webHidden/>
          </w:rPr>
          <w:fldChar w:fldCharType="begin"/>
        </w:r>
        <w:r>
          <w:rPr>
            <w:noProof/>
            <w:webHidden/>
          </w:rPr>
          <w:instrText xml:space="preserve"> PAGEREF _Toc458154255 \h </w:instrText>
        </w:r>
        <w:r>
          <w:rPr>
            <w:noProof/>
            <w:webHidden/>
          </w:rPr>
        </w:r>
        <w:r>
          <w:rPr>
            <w:noProof/>
            <w:webHidden/>
          </w:rPr>
          <w:fldChar w:fldCharType="separate"/>
        </w:r>
        <w:r>
          <w:rPr>
            <w:noProof/>
            <w:webHidden/>
          </w:rPr>
          <w:t>207</w:t>
        </w:r>
        <w:r>
          <w:rPr>
            <w:noProof/>
            <w:webHidden/>
          </w:rPr>
          <w:fldChar w:fldCharType="end"/>
        </w:r>
      </w:hyperlink>
    </w:p>
    <w:p w14:paraId="4587CD93"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56" w:history="1">
        <w:r w:rsidRPr="00822ED7">
          <w:rPr>
            <w:rStyle w:val="Lienhypertexte"/>
            <w:noProof/>
            <w:lang w:val="en-CA"/>
          </w:rPr>
          <w:t>9.1</w:t>
        </w:r>
        <w:r>
          <w:rPr>
            <w:rFonts w:asciiTheme="minorHAnsi" w:eastAsiaTheme="minorEastAsia" w:hAnsiTheme="minorHAnsi" w:cstheme="minorBidi"/>
            <w:noProof/>
            <w:sz w:val="22"/>
            <w:szCs w:val="22"/>
            <w:lang w:val="en-CA" w:eastAsia="en-CA"/>
          </w:rPr>
          <w:tab/>
        </w:r>
        <w:r w:rsidRPr="00822ED7">
          <w:rPr>
            <w:rStyle w:val="Lienhypertexte"/>
            <w:noProof/>
            <w:lang w:val="en-CA"/>
          </w:rPr>
          <w:t>Prefixes used in examples</w:t>
        </w:r>
        <w:r>
          <w:rPr>
            <w:noProof/>
            <w:webHidden/>
          </w:rPr>
          <w:tab/>
        </w:r>
        <w:r>
          <w:rPr>
            <w:noProof/>
            <w:webHidden/>
          </w:rPr>
          <w:fldChar w:fldCharType="begin"/>
        </w:r>
        <w:r>
          <w:rPr>
            <w:noProof/>
            <w:webHidden/>
          </w:rPr>
          <w:instrText xml:space="preserve"> PAGEREF _Toc458154256 \h </w:instrText>
        </w:r>
        <w:r>
          <w:rPr>
            <w:noProof/>
            <w:webHidden/>
          </w:rPr>
        </w:r>
        <w:r>
          <w:rPr>
            <w:noProof/>
            <w:webHidden/>
          </w:rPr>
          <w:fldChar w:fldCharType="separate"/>
        </w:r>
        <w:r>
          <w:rPr>
            <w:noProof/>
            <w:webHidden/>
          </w:rPr>
          <w:t>207</w:t>
        </w:r>
        <w:r>
          <w:rPr>
            <w:noProof/>
            <w:webHidden/>
          </w:rPr>
          <w:fldChar w:fldCharType="end"/>
        </w:r>
      </w:hyperlink>
    </w:p>
    <w:p w14:paraId="05E65227"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57" w:history="1">
        <w:r w:rsidRPr="00822ED7">
          <w:rPr>
            <w:rStyle w:val="Lienhypertexte"/>
            <w:noProof/>
            <w:lang w:val="en-CA"/>
          </w:rPr>
          <w:t>9.2</w:t>
        </w:r>
        <w:r>
          <w:rPr>
            <w:rFonts w:asciiTheme="minorHAnsi" w:eastAsiaTheme="minorEastAsia" w:hAnsiTheme="minorHAnsi" w:cstheme="minorBidi"/>
            <w:noProof/>
            <w:sz w:val="22"/>
            <w:szCs w:val="22"/>
            <w:lang w:val="en-CA" w:eastAsia="en-CA"/>
          </w:rPr>
          <w:tab/>
        </w:r>
        <w:r w:rsidRPr="00822ED7">
          <w:rPr>
            <w:rStyle w:val="Lienhypertexte"/>
            <w:noProof/>
            <w:lang w:val="en-CA"/>
          </w:rPr>
          <w:t>GeoSciML Core XML Abstract Requirements Class (Normative)</w:t>
        </w:r>
        <w:r>
          <w:rPr>
            <w:noProof/>
            <w:webHidden/>
          </w:rPr>
          <w:tab/>
        </w:r>
        <w:r>
          <w:rPr>
            <w:noProof/>
            <w:webHidden/>
          </w:rPr>
          <w:fldChar w:fldCharType="begin"/>
        </w:r>
        <w:r>
          <w:rPr>
            <w:noProof/>
            <w:webHidden/>
          </w:rPr>
          <w:instrText xml:space="preserve"> PAGEREF _Toc458154257 \h </w:instrText>
        </w:r>
        <w:r>
          <w:rPr>
            <w:noProof/>
            <w:webHidden/>
          </w:rPr>
        </w:r>
        <w:r>
          <w:rPr>
            <w:noProof/>
            <w:webHidden/>
          </w:rPr>
          <w:fldChar w:fldCharType="separate"/>
        </w:r>
        <w:r>
          <w:rPr>
            <w:noProof/>
            <w:webHidden/>
          </w:rPr>
          <w:t>208</w:t>
        </w:r>
        <w:r>
          <w:rPr>
            <w:noProof/>
            <w:webHidden/>
          </w:rPr>
          <w:fldChar w:fldCharType="end"/>
        </w:r>
      </w:hyperlink>
    </w:p>
    <w:p w14:paraId="6FEA5C29"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58" w:history="1">
        <w:r w:rsidRPr="00822ED7">
          <w:rPr>
            <w:rStyle w:val="Lienhypertexte"/>
            <w:noProof/>
            <w:lang w:val="en-CA" w:bidi="x-none"/>
          </w:rPr>
          <w:t>9.2.1</w:t>
        </w:r>
        <w:r>
          <w:rPr>
            <w:rFonts w:asciiTheme="minorHAnsi" w:eastAsiaTheme="minorEastAsia" w:hAnsiTheme="minorHAnsi" w:cstheme="minorBidi"/>
            <w:noProof/>
            <w:sz w:val="22"/>
            <w:szCs w:val="22"/>
            <w:lang w:val="en-CA" w:eastAsia="en-CA"/>
          </w:rPr>
          <w:tab/>
        </w:r>
        <w:r w:rsidRPr="00822ED7">
          <w:rPr>
            <w:rStyle w:val="Lienhypertexte"/>
            <w:noProof/>
            <w:lang w:val="en-CA"/>
          </w:rPr>
          <w:t>XML document validation</w:t>
        </w:r>
        <w:r>
          <w:rPr>
            <w:noProof/>
            <w:webHidden/>
          </w:rPr>
          <w:tab/>
        </w:r>
        <w:r>
          <w:rPr>
            <w:noProof/>
            <w:webHidden/>
          </w:rPr>
          <w:fldChar w:fldCharType="begin"/>
        </w:r>
        <w:r>
          <w:rPr>
            <w:noProof/>
            <w:webHidden/>
          </w:rPr>
          <w:instrText xml:space="preserve"> PAGEREF _Toc458154258 \h </w:instrText>
        </w:r>
        <w:r>
          <w:rPr>
            <w:noProof/>
            <w:webHidden/>
          </w:rPr>
        </w:r>
        <w:r>
          <w:rPr>
            <w:noProof/>
            <w:webHidden/>
          </w:rPr>
          <w:fldChar w:fldCharType="separate"/>
        </w:r>
        <w:r>
          <w:rPr>
            <w:noProof/>
            <w:webHidden/>
          </w:rPr>
          <w:t>209</w:t>
        </w:r>
        <w:r>
          <w:rPr>
            <w:noProof/>
            <w:webHidden/>
          </w:rPr>
          <w:fldChar w:fldCharType="end"/>
        </w:r>
      </w:hyperlink>
    </w:p>
    <w:p w14:paraId="0CDE815E"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59" w:history="1">
        <w:r w:rsidRPr="00822ED7">
          <w:rPr>
            <w:rStyle w:val="Lienhypertexte"/>
            <w:noProof/>
            <w:lang w:val="en-CA" w:bidi="x-none"/>
          </w:rPr>
          <w:t>9.2.2</w:t>
        </w:r>
        <w:r>
          <w:rPr>
            <w:rFonts w:asciiTheme="minorHAnsi" w:eastAsiaTheme="minorEastAsia" w:hAnsiTheme="minorHAnsi" w:cstheme="minorBidi"/>
            <w:noProof/>
            <w:sz w:val="22"/>
            <w:szCs w:val="22"/>
            <w:lang w:val="en-CA" w:eastAsia="en-CA"/>
          </w:rPr>
          <w:tab/>
        </w:r>
        <w:r w:rsidRPr="00822ED7">
          <w:rPr>
            <w:rStyle w:val="Lienhypertexte"/>
            <w:noProof/>
            <w:lang w:val="en-CA"/>
          </w:rPr>
          <w:t>CodeList</w:t>
        </w:r>
        <w:r>
          <w:rPr>
            <w:noProof/>
            <w:webHidden/>
          </w:rPr>
          <w:tab/>
        </w:r>
        <w:r>
          <w:rPr>
            <w:noProof/>
            <w:webHidden/>
          </w:rPr>
          <w:fldChar w:fldCharType="begin"/>
        </w:r>
        <w:r>
          <w:rPr>
            <w:noProof/>
            <w:webHidden/>
          </w:rPr>
          <w:instrText xml:space="preserve"> PAGEREF _Toc458154259 \h </w:instrText>
        </w:r>
        <w:r>
          <w:rPr>
            <w:noProof/>
            <w:webHidden/>
          </w:rPr>
        </w:r>
        <w:r>
          <w:rPr>
            <w:noProof/>
            <w:webHidden/>
          </w:rPr>
          <w:fldChar w:fldCharType="separate"/>
        </w:r>
        <w:r>
          <w:rPr>
            <w:noProof/>
            <w:webHidden/>
          </w:rPr>
          <w:t>210</w:t>
        </w:r>
        <w:r>
          <w:rPr>
            <w:noProof/>
            <w:webHidden/>
          </w:rPr>
          <w:fldChar w:fldCharType="end"/>
        </w:r>
      </w:hyperlink>
    </w:p>
    <w:p w14:paraId="4F1598FD"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60" w:history="1">
        <w:r w:rsidRPr="00822ED7">
          <w:rPr>
            <w:rStyle w:val="Lienhypertexte"/>
            <w:noProof/>
            <w:lang w:val="en-CA" w:bidi="x-none"/>
          </w:rPr>
          <w:t>9.2.3</w:t>
        </w:r>
        <w:r>
          <w:rPr>
            <w:rFonts w:asciiTheme="minorHAnsi" w:eastAsiaTheme="minorEastAsia" w:hAnsiTheme="minorHAnsi" w:cstheme="minorBidi"/>
            <w:noProof/>
            <w:sz w:val="22"/>
            <w:szCs w:val="22"/>
            <w:lang w:val="en-CA" w:eastAsia="en-CA"/>
          </w:rPr>
          <w:tab/>
        </w:r>
        <w:r w:rsidRPr="00822ED7">
          <w:rPr>
            <w:rStyle w:val="Lienhypertexte"/>
            <w:noProof/>
            <w:lang w:val="en-CA"/>
          </w:rPr>
          <w:t>Identifiers</w:t>
        </w:r>
        <w:r>
          <w:rPr>
            <w:noProof/>
            <w:webHidden/>
          </w:rPr>
          <w:tab/>
        </w:r>
        <w:r>
          <w:rPr>
            <w:noProof/>
            <w:webHidden/>
          </w:rPr>
          <w:fldChar w:fldCharType="begin"/>
        </w:r>
        <w:r>
          <w:rPr>
            <w:noProof/>
            <w:webHidden/>
          </w:rPr>
          <w:instrText xml:space="preserve"> PAGEREF _Toc458154260 \h </w:instrText>
        </w:r>
        <w:r>
          <w:rPr>
            <w:noProof/>
            <w:webHidden/>
          </w:rPr>
        </w:r>
        <w:r>
          <w:rPr>
            <w:noProof/>
            <w:webHidden/>
          </w:rPr>
          <w:fldChar w:fldCharType="separate"/>
        </w:r>
        <w:r>
          <w:rPr>
            <w:noProof/>
            <w:webHidden/>
          </w:rPr>
          <w:t>210</w:t>
        </w:r>
        <w:r>
          <w:rPr>
            <w:noProof/>
            <w:webHidden/>
          </w:rPr>
          <w:fldChar w:fldCharType="end"/>
        </w:r>
      </w:hyperlink>
    </w:p>
    <w:p w14:paraId="0A9AF156"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61" w:history="1">
        <w:r w:rsidRPr="00822ED7">
          <w:rPr>
            <w:rStyle w:val="Lienhypertexte"/>
            <w:noProof/>
            <w:lang w:val="en-CA" w:bidi="x-none"/>
          </w:rPr>
          <w:t>9.2.4</w:t>
        </w:r>
        <w:r>
          <w:rPr>
            <w:rFonts w:asciiTheme="minorHAnsi" w:eastAsiaTheme="minorEastAsia" w:hAnsiTheme="minorHAnsi" w:cstheme="minorBidi"/>
            <w:noProof/>
            <w:sz w:val="22"/>
            <w:szCs w:val="22"/>
            <w:lang w:val="en-CA" w:eastAsia="en-CA"/>
          </w:rPr>
          <w:tab/>
        </w:r>
        <w:r w:rsidRPr="00822ED7">
          <w:rPr>
            <w:rStyle w:val="Lienhypertexte"/>
            <w:noProof/>
            <w:lang w:val="en-CA"/>
          </w:rPr>
          <w:t>Nillables or Voidables</w:t>
        </w:r>
        <w:r>
          <w:rPr>
            <w:noProof/>
            <w:webHidden/>
          </w:rPr>
          <w:tab/>
        </w:r>
        <w:r>
          <w:rPr>
            <w:noProof/>
            <w:webHidden/>
          </w:rPr>
          <w:fldChar w:fldCharType="begin"/>
        </w:r>
        <w:r>
          <w:rPr>
            <w:noProof/>
            <w:webHidden/>
          </w:rPr>
          <w:instrText xml:space="preserve"> PAGEREF _Toc458154261 \h </w:instrText>
        </w:r>
        <w:r>
          <w:rPr>
            <w:noProof/>
            <w:webHidden/>
          </w:rPr>
        </w:r>
        <w:r>
          <w:rPr>
            <w:noProof/>
            <w:webHidden/>
          </w:rPr>
          <w:fldChar w:fldCharType="separate"/>
        </w:r>
        <w:r>
          <w:rPr>
            <w:noProof/>
            <w:webHidden/>
          </w:rPr>
          <w:t>211</w:t>
        </w:r>
        <w:r>
          <w:rPr>
            <w:noProof/>
            <w:webHidden/>
          </w:rPr>
          <w:fldChar w:fldCharType="end"/>
        </w:r>
      </w:hyperlink>
    </w:p>
    <w:p w14:paraId="75293865"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62" w:history="1">
        <w:r w:rsidRPr="00822ED7">
          <w:rPr>
            <w:rStyle w:val="Lienhypertexte"/>
            <w:noProof/>
            <w:lang w:val="en-CA" w:bidi="x-none"/>
          </w:rPr>
          <w:t>9.2.5</w:t>
        </w:r>
        <w:r>
          <w:rPr>
            <w:rFonts w:asciiTheme="minorHAnsi" w:eastAsiaTheme="minorEastAsia" w:hAnsiTheme="minorHAnsi" w:cstheme="minorBidi"/>
            <w:noProof/>
            <w:sz w:val="22"/>
            <w:szCs w:val="22"/>
            <w:lang w:val="en-CA" w:eastAsia="en-CA"/>
          </w:rPr>
          <w:tab/>
        </w:r>
        <w:r w:rsidRPr="00822ED7">
          <w:rPr>
            <w:rStyle w:val="Lienhypertexte"/>
            <w:noProof/>
            <w:lang w:val="en-CA"/>
          </w:rPr>
          <w:t>Date encoding</w:t>
        </w:r>
        <w:r>
          <w:rPr>
            <w:noProof/>
            <w:webHidden/>
          </w:rPr>
          <w:tab/>
        </w:r>
        <w:r>
          <w:rPr>
            <w:noProof/>
            <w:webHidden/>
          </w:rPr>
          <w:fldChar w:fldCharType="begin"/>
        </w:r>
        <w:r>
          <w:rPr>
            <w:noProof/>
            <w:webHidden/>
          </w:rPr>
          <w:instrText xml:space="preserve"> PAGEREF _Toc458154262 \h </w:instrText>
        </w:r>
        <w:r>
          <w:rPr>
            <w:noProof/>
            <w:webHidden/>
          </w:rPr>
        </w:r>
        <w:r>
          <w:rPr>
            <w:noProof/>
            <w:webHidden/>
          </w:rPr>
          <w:fldChar w:fldCharType="separate"/>
        </w:r>
        <w:r>
          <w:rPr>
            <w:noProof/>
            <w:webHidden/>
          </w:rPr>
          <w:t>211</w:t>
        </w:r>
        <w:r>
          <w:rPr>
            <w:noProof/>
            <w:webHidden/>
          </w:rPr>
          <w:fldChar w:fldCharType="end"/>
        </w:r>
      </w:hyperlink>
    </w:p>
    <w:p w14:paraId="496577D2"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63" w:history="1">
        <w:r w:rsidRPr="00822ED7">
          <w:rPr>
            <w:rStyle w:val="Lienhypertexte"/>
            <w:noProof/>
            <w:lang w:val="en-CA"/>
          </w:rPr>
          <w:t>9.3</w:t>
        </w:r>
        <w:r>
          <w:rPr>
            <w:rFonts w:asciiTheme="minorHAnsi" w:eastAsiaTheme="minorEastAsia" w:hAnsiTheme="minorHAnsi" w:cstheme="minorBidi"/>
            <w:noProof/>
            <w:sz w:val="22"/>
            <w:szCs w:val="22"/>
            <w:lang w:val="en-CA" w:eastAsia="en-CA"/>
          </w:rPr>
          <w:tab/>
        </w:r>
        <w:r w:rsidRPr="00822ED7">
          <w:rPr>
            <w:rStyle w:val="Lienhypertexte"/>
            <w:noProof/>
            <w:lang w:val="en-CA"/>
          </w:rPr>
          <w:t xml:space="preserve">GeoSciML Basic XML Requirements Class </w:t>
        </w:r>
        <w:r w:rsidRPr="00822ED7">
          <w:rPr>
            <w:rStyle w:val="Lienhypertexte"/>
            <w:noProof/>
          </w:rPr>
          <w:t>(Normative)</w:t>
        </w:r>
        <w:r>
          <w:rPr>
            <w:noProof/>
            <w:webHidden/>
          </w:rPr>
          <w:tab/>
        </w:r>
        <w:r>
          <w:rPr>
            <w:noProof/>
            <w:webHidden/>
          </w:rPr>
          <w:fldChar w:fldCharType="begin"/>
        </w:r>
        <w:r>
          <w:rPr>
            <w:noProof/>
            <w:webHidden/>
          </w:rPr>
          <w:instrText xml:space="preserve"> PAGEREF _Toc458154263 \h </w:instrText>
        </w:r>
        <w:r>
          <w:rPr>
            <w:noProof/>
            <w:webHidden/>
          </w:rPr>
        </w:r>
        <w:r>
          <w:rPr>
            <w:noProof/>
            <w:webHidden/>
          </w:rPr>
          <w:fldChar w:fldCharType="separate"/>
        </w:r>
        <w:r>
          <w:rPr>
            <w:noProof/>
            <w:webHidden/>
          </w:rPr>
          <w:t>212</w:t>
        </w:r>
        <w:r>
          <w:rPr>
            <w:noProof/>
            <w:webHidden/>
          </w:rPr>
          <w:fldChar w:fldCharType="end"/>
        </w:r>
      </w:hyperlink>
    </w:p>
    <w:p w14:paraId="54B29A2A"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64" w:history="1">
        <w:r w:rsidRPr="00822ED7">
          <w:rPr>
            <w:rStyle w:val="Lienhypertexte"/>
            <w:noProof/>
            <w:lang w:bidi="x-none"/>
          </w:rPr>
          <w:t>9.3.1</w:t>
        </w:r>
        <w:r>
          <w:rPr>
            <w:rFonts w:asciiTheme="minorHAnsi" w:eastAsiaTheme="minorEastAsia" w:hAnsiTheme="minorHAnsi" w:cstheme="minorBidi"/>
            <w:noProof/>
            <w:sz w:val="22"/>
            <w:szCs w:val="22"/>
            <w:lang w:val="en-CA" w:eastAsia="en-CA"/>
          </w:rPr>
          <w:tab/>
        </w:r>
        <w:r w:rsidRPr="00822ED7">
          <w:rPr>
            <w:rStyle w:val="Lienhypertexte"/>
            <w:noProof/>
          </w:rPr>
          <w:t>relatedFeature</w:t>
        </w:r>
        <w:r>
          <w:rPr>
            <w:noProof/>
            <w:webHidden/>
          </w:rPr>
          <w:tab/>
        </w:r>
        <w:r>
          <w:rPr>
            <w:noProof/>
            <w:webHidden/>
          </w:rPr>
          <w:fldChar w:fldCharType="begin"/>
        </w:r>
        <w:r>
          <w:rPr>
            <w:noProof/>
            <w:webHidden/>
          </w:rPr>
          <w:instrText xml:space="preserve"> PAGEREF _Toc458154264 \h </w:instrText>
        </w:r>
        <w:r>
          <w:rPr>
            <w:noProof/>
            <w:webHidden/>
          </w:rPr>
        </w:r>
        <w:r>
          <w:rPr>
            <w:noProof/>
            <w:webHidden/>
          </w:rPr>
          <w:fldChar w:fldCharType="separate"/>
        </w:r>
        <w:r>
          <w:rPr>
            <w:noProof/>
            <w:webHidden/>
          </w:rPr>
          <w:t>213</w:t>
        </w:r>
        <w:r>
          <w:rPr>
            <w:noProof/>
            <w:webHidden/>
          </w:rPr>
          <w:fldChar w:fldCharType="end"/>
        </w:r>
      </w:hyperlink>
    </w:p>
    <w:p w14:paraId="62D12628"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65" w:history="1">
        <w:r w:rsidRPr="00822ED7">
          <w:rPr>
            <w:rStyle w:val="Lienhypertexte"/>
            <w:noProof/>
            <w:lang w:val="en-CA"/>
          </w:rPr>
          <w:t>9.4</w:t>
        </w:r>
        <w:r>
          <w:rPr>
            <w:rFonts w:asciiTheme="minorHAnsi" w:eastAsiaTheme="minorEastAsia" w:hAnsiTheme="minorHAnsi" w:cstheme="minorBidi"/>
            <w:noProof/>
            <w:sz w:val="22"/>
            <w:szCs w:val="22"/>
            <w:lang w:val="en-CA" w:eastAsia="en-CA"/>
          </w:rPr>
          <w:tab/>
        </w:r>
        <w:r w:rsidRPr="00822ED7">
          <w:rPr>
            <w:rStyle w:val="Lienhypertexte"/>
            <w:noProof/>
            <w:lang w:val="en-CA"/>
          </w:rPr>
          <w:t xml:space="preserve">GeoSciML Extension XML Requirements Class </w:t>
        </w:r>
        <w:r w:rsidRPr="00822ED7">
          <w:rPr>
            <w:rStyle w:val="Lienhypertexte"/>
            <w:noProof/>
          </w:rPr>
          <w:t>(Normative)</w:t>
        </w:r>
        <w:r>
          <w:rPr>
            <w:noProof/>
            <w:webHidden/>
          </w:rPr>
          <w:tab/>
        </w:r>
        <w:r>
          <w:rPr>
            <w:noProof/>
            <w:webHidden/>
          </w:rPr>
          <w:fldChar w:fldCharType="begin"/>
        </w:r>
        <w:r>
          <w:rPr>
            <w:noProof/>
            <w:webHidden/>
          </w:rPr>
          <w:instrText xml:space="preserve"> PAGEREF _Toc458154265 \h </w:instrText>
        </w:r>
        <w:r>
          <w:rPr>
            <w:noProof/>
            <w:webHidden/>
          </w:rPr>
        </w:r>
        <w:r>
          <w:rPr>
            <w:noProof/>
            <w:webHidden/>
          </w:rPr>
          <w:fldChar w:fldCharType="separate"/>
        </w:r>
        <w:r>
          <w:rPr>
            <w:noProof/>
            <w:webHidden/>
          </w:rPr>
          <w:t>213</w:t>
        </w:r>
        <w:r>
          <w:rPr>
            <w:noProof/>
            <w:webHidden/>
          </w:rPr>
          <w:fldChar w:fldCharType="end"/>
        </w:r>
      </w:hyperlink>
    </w:p>
    <w:p w14:paraId="0CB1B1C3"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66" w:history="1">
        <w:r w:rsidRPr="00822ED7">
          <w:rPr>
            <w:rStyle w:val="Lienhypertexte"/>
            <w:noProof/>
            <w:lang w:val="en-CA"/>
          </w:rPr>
          <w:t>9.5</w:t>
        </w:r>
        <w:r>
          <w:rPr>
            <w:rFonts w:asciiTheme="minorHAnsi" w:eastAsiaTheme="minorEastAsia" w:hAnsiTheme="minorHAnsi" w:cstheme="minorBidi"/>
            <w:noProof/>
            <w:sz w:val="22"/>
            <w:szCs w:val="22"/>
            <w:lang w:val="en-CA" w:eastAsia="en-CA"/>
          </w:rPr>
          <w:tab/>
        </w:r>
        <w:r w:rsidRPr="00822ED7">
          <w:rPr>
            <w:rStyle w:val="Lienhypertexte"/>
            <w:noProof/>
            <w:lang w:val="en-CA"/>
          </w:rPr>
          <w:t xml:space="preserve">GeoSciML Geologic Time XML Requirements Class </w:t>
        </w:r>
        <w:r w:rsidRPr="00822ED7">
          <w:rPr>
            <w:rStyle w:val="Lienhypertexte"/>
            <w:noProof/>
          </w:rPr>
          <w:t>(Normative)</w:t>
        </w:r>
        <w:r>
          <w:rPr>
            <w:noProof/>
            <w:webHidden/>
          </w:rPr>
          <w:tab/>
        </w:r>
        <w:r>
          <w:rPr>
            <w:noProof/>
            <w:webHidden/>
          </w:rPr>
          <w:fldChar w:fldCharType="begin"/>
        </w:r>
        <w:r>
          <w:rPr>
            <w:noProof/>
            <w:webHidden/>
          </w:rPr>
          <w:instrText xml:space="preserve"> PAGEREF _Toc458154266 \h </w:instrText>
        </w:r>
        <w:r>
          <w:rPr>
            <w:noProof/>
            <w:webHidden/>
          </w:rPr>
        </w:r>
        <w:r>
          <w:rPr>
            <w:noProof/>
            <w:webHidden/>
          </w:rPr>
          <w:fldChar w:fldCharType="separate"/>
        </w:r>
        <w:r>
          <w:rPr>
            <w:noProof/>
            <w:webHidden/>
          </w:rPr>
          <w:t>214</w:t>
        </w:r>
        <w:r>
          <w:rPr>
            <w:noProof/>
            <w:webHidden/>
          </w:rPr>
          <w:fldChar w:fldCharType="end"/>
        </w:r>
      </w:hyperlink>
    </w:p>
    <w:p w14:paraId="17FD4887"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67" w:history="1">
        <w:r w:rsidRPr="00822ED7">
          <w:rPr>
            <w:rStyle w:val="Lienhypertexte"/>
            <w:noProof/>
            <w:lang w:val="en-CA"/>
          </w:rPr>
          <w:t>9.6</w:t>
        </w:r>
        <w:r>
          <w:rPr>
            <w:rFonts w:asciiTheme="minorHAnsi" w:eastAsiaTheme="minorEastAsia" w:hAnsiTheme="minorHAnsi" w:cstheme="minorBidi"/>
            <w:noProof/>
            <w:sz w:val="22"/>
            <w:szCs w:val="22"/>
            <w:lang w:val="en-CA" w:eastAsia="en-CA"/>
          </w:rPr>
          <w:tab/>
        </w:r>
        <w:r w:rsidRPr="00822ED7">
          <w:rPr>
            <w:rStyle w:val="Lienhypertexte"/>
            <w:noProof/>
            <w:lang w:val="en-CA"/>
          </w:rPr>
          <w:t xml:space="preserve">GeoSciML Borehole XML Requirements Class </w:t>
        </w:r>
        <w:r w:rsidRPr="00822ED7">
          <w:rPr>
            <w:rStyle w:val="Lienhypertexte"/>
            <w:noProof/>
          </w:rPr>
          <w:t>(Normative)</w:t>
        </w:r>
        <w:r>
          <w:rPr>
            <w:noProof/>
            <w:webHidden/>
          </w:rPr>
          <w:tab/>
        </w:r>
        <w:r>
          <w:rPr>
            <w:noProof/>
            <w:webHidden/>
          </w:rPr>
          <w:fldChar w:fldCharType="begin"/>
        </w:r>
        <w:r>
          <w:rPr>
            <w:noProof/>
            <w:webHidden/>
          </w:rPr>
          <w:instrText xml:space="preserve"> PAGEREF _Toc458154267 \h </w:instrText>
        </w:r>
        <w:r>
          <w:rPr>
            <w:noProof/>
            <w:webHidden/>
          </w:rPr>
        </w:r>
        <w:r>
          <w:rPr>
            <w:noProof/>
            <w:webHidden/>
          </w:rPr>
          <w:fldChar w:fldCharType="separate"/>
        </w:r>
        <w:r>
          <w:rPr>
            <w:noProof/>
            <w:webHidden/>
          </w:rPr>
          <w:t>215</w:t>
        </w:r>
        <w:r>
          <w:rPr>
            <w:noProof/>
            <w:webHidden/>
          </w:rPr>
          <w:fldChar w:fldCharType="end"/>
        </w:r>
      </w:hyperlink>
    </w:p>
    <w:p w14:paraId="6AD42FD8"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68" w:history="1">
        <w:r w:rsidRPr="00822ED7">
          <w:rPr>
            <w:rStyle w:val="Lienhypertexte"/>
            <w:noProof/>
            <w:lang w:val="en-CA"/>
          </w:rPr>
          <w:t>9.7</w:t>
        </w:r>
        <w:r>
          <w:rPr>
            <w:rFonts w:asciiTheme="minorHAnsi" w:eastAsiaTheme="minorEastAsia" w:hAnsiTheme="minorHAnsi" w:cstheme="minorBidi"/>
            <w:noProof/>
            <w:sz w:val="22"/>
            <w:szCs w:val="22"/>
            <w:lang w:val="en-CA" w:eastAsia="en-CA"/>
          </w:rPr>
          <w:tab/>
        </w:r>
        <w:r w:rsidRPr="00822ED7">
          <w:rPr>
            <w:rStyle w:val="Lienhypertexte"/>
            <w:noProof/>
            <w:lang w:val="en-CA"/>
          </w:rPr>
          <w:t xml:space="preserve">GeoSciML Laboratory XML Analysis Requirements Class </w:t>
        </w:r>
        <w:r w:rsidRPr="00822ED7">
          <w:rPr>
            <w:rStyle w:val="Lienhypertexte"/>
            <w:noProof/>
          </w:rPr>
          <w:t>(Normative)</w:t>
        </w:r>
        <w:r>
          <w:rPr>
            <w:noProof/>
            <w:webHidden/>
          </w:rPr>
          <w:tab/>
        </w:r>
        <w:r>
          <w:rPr>
            <w:noProof/>
            <w:webHidden/>
          </w:rPr>
          <w:fldChar w:fldCharType="begin"/>
        </w:r>
        <w:r>
          <w:rPr>
            <w:noProof/>
            <w:webHidden/>
          </w:rPr>
          <w:instrText xml:space="preserve"> PAGEREF _Toc458154268 \h </w:instrText>
        </w:r>
        <w:r>
          <w:rPr>
            <w:noProof/>
            <w:webHidden/>
          </w:rPr>
        </w:r>
        <w:r>
          <w:rPr>
            <w:noProof/>
            <w:webHidden/>
          </w:rPr>
          <w:fldChar w:fldCharType="separate"/>
        </w:r>
        <w:r>
          <w:rPr>
            <w:noProof/>
            <w:webHidden/>
          </w:rPr>
          <w:t>215</w:t>
        </w:r>
        <w:r>
          <w:rPr>
            <w:noProof/>
            <w:webHidden/>
          </w:rPr>
          <w:fldChar w:fldCharType="end"/>
        </w:r>
      </w:hyperlink>
    </w:p>
    <w:p w14:paraId="693C5246"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69" w:history="1">
        <w:r w:rsidRPr="00822ED7">
          <w:rPr>
            <w:rStyle w:val="Lienhypertexte"/>
            <w:noProof/>
            <w:lang w:val="en-CA"/>
          </w:rPr>
          <w:t>9.8</w:t>
        </w:r>
        <w:r>
          <w:rPr>
            <w:rFonts w:asciiTheme="minorHAnsi" w:eastAsiaTheme="minorEastAsia" w:hAnsiTheme="minorHAnsi" w:cstheme="minorBidi"/>
            <w:noProof/>
            <w:sz w:val="22"/>
            <w:szCs w:val="22"/>
            <w:lang w:val="en-CA" w:eastAsia="en-CA"/>
          </w:rPr>
          <w:tab/>
        </w:r>
        <w:r w:rsidRPr="00822ED7">
          <w:rPr>
            <w:rStyle w:val="Lienhypertexte"/>
            <w:noProof/>
            <w:lang w:val="en-CA"/>
          </w:rPr>
          <w:t>Abstract GeoSciML lite XML Requirements Class (Normative)</w:t>
        </w:r>
        <w:r>
          <w:rPr>
            <w:noProof/>
            <w:webHidden/>
          </w:rPr>
          <w:tab/>
        </w:r>
        <w:r>
          <w:rPr>
            <w:noProof/>
            <w:webHidden/>
          </w:rPr>
          <w:fldChar w:fldCharType="begin"/>
        </w:r>
        <w:r>
          <w:rPr>
            <w:noProof/>
            <w:webHidden/>
          </w:rPr>
          <w:instrText xml:space="preserve"> PAGEREF _Toc458154269 \h </w:instrText>
        </w:r>
        <w:r>
          <w:rPr>
            <w:noProof/>
            <w:webHidden/>
          </w:rPr>
        </w:r>
        <w:r>
          <w:rPr>
            <w:noProof/>
            <w:webHidden/>
          </w:rPr>
          <w:fldChar w:fldCharType="separate"/>
        </w:r>
        <w:r>
          <w:rPr>
            <w:noProof/>
            <w:webHidden/>
          </w:rPr>
          <w:t>217</w:t>
        </w:r>
        <w:r>
          <w:rPr>
            <w:noProof/>
            <w:webHidden/>
          </w:rPr>
          <w:fldChar w:fldCharType="end"/>
        </w:r>
      </w:hyperlink>
    </w:p>
    <w:p w14:paraId="4A2D3B58"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70" w:history="1">
        <w:r w:rsidRPr="00822ED7">
          <w:rPr>
            <w:rStyle w:val="Lienhypertexte"/>
            <w:noProof/>
            <w:lang w:val="en-CA" w:bidi="x-none"/>
          </w:rPr>
          <w:t>9.8.1</w:t>
        </w:r>
        <w:r>
          <w:rPr>
            <w:rFonts w:asciiTheme="minorHAnsi" w:eastAsiaTheme="minorEastAsia" w:hAnsiTheme="minorHAnsi" w:cstheme="minorBidi"/>
            <w:noProof/>
            <w:sz w:val="22"/>
            <w:szCs w:val="22"/>
            <w:lang w:val="en-CA" w:eastAsia="en-CA"/>
          </w:rPr>
          <w:tab/>
        </w:r>
        <w:r w:rsidRPr="00822ED7">
          <w:rPr>
            <w:rStyle w:val="Lienhypertexte"/>
            <w:noProof/>
            <w:lang w:val="en-CA"/>
          </w:rPr>
          <w:t>Simple Feature</w:t>
        </w:r>
        <w:r>
          <w:rPr>
            <w:noProof/>
            <w:webHidden/>
          </w:rPr>
          <w:tab/>
        </w:r>
        <w:r>
          <w:rPr>
            <w:noProof/>
            <w:webHidden/>
          </w:rPr>
          <w:fldChar w:fldCharType="begin"/>
        </w:r>
        <w:r>
          <w:rPr>
            <w:noProof/>
            <w:webHidden/>
          </w:rPr>
          <w:instrText xml:space="preserve"> PAGEREF _Toc458154270 \h </w:instrText>
        </w:r>
        <w:r>
          <w:rPr>
            <w:noProof/>
            <w:webHidden/>
          </w:rPr>
        </w:r>
        <w:r>
          <w:rPr>
            <w:noProof/>
            <w:webHidden/>
          </w:rPr>
          <w:fldChar w:fldCharType="separate"/>
        </w:r>
        <w:r>
          <w:rPr>
            <w:noProof/>
            <w:webHidden/>
          </w:rPr>
          <w:t>217</w:t>
        </w:r>
        <w:r>
          <w:rPr>
            <w:noProof/>
            <w:webHidden/>
          </w:rPr>
          <w:fldChar w:fldCharType="end"/>
        </w:r>
      </w:hyperlink>
    </w:p>
    <w:p w14:paraId="444A78BC"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71" w:history="1">
        <w:r w:rsidRPr="00822ED7">
          <w:rPr>
            <w:rStyle w:val="Lienhypertexte"/>
            <w:noProof/>
            <w:lang w:bidi="x-none"/>
          </w:rPr>
          <w:t>9.8.2</w:t>
        </w:r>
        <w:r>
          <w:rPr>
            <w:rFonts w:asciiTheme="minorHAnsi" w:eastAsiaTheme="minorEastAsia" w:hAnsiTheme="minorHAnsi" w:cstheme="minorBidi"/>
            <w:noProof/>
            <w:sz w:val="22"/>
            <w:szCs w:val="22"/>
            <w:lang w:val="en-CA" w:eastAsia="en-CA"/>
          </w:rPr>
          <w:tab/>
        </w:r>
        <w:r w:rsidRPr="00822ED7">
          <w:rPr>
            <w:rStyle w:val="Lienhypertexte"/>
            <w:noProof/>
          </w:rPr>
          <w:t>Simple Content</w:t>
        </w:r>
        <w:r>
          <w:rPr>
            <w:noProof/>
            <w:webHidden/>
          </w:rPr>
          <w:tab/>
        </w:r>
        <w:r>
          <w:rPr>
            <w:noProof/>
            <w:webHidden/>
          </w:rPr>
          <w:fldChar w:fldCharType="begin"/>
        </w:r>
        <w:r>
          <w:rPr>
            <w:noProof/>
            <w:webHidden/>
          </w:rPr>
          <w:instrText xml:space="preserve"> PAGEREF _Toc458154271 \h </w:instrText>
        </w:r>
        <w:r>
          <w:rPr>
            <w:noProof/>
            <w:webHidden/>
          </w:rPr>
        </w:r>
        <w:r>
          <w:rPr>
            <w:noProof/>
            <w:webHidden/>
          </w:rPr>
          <w:fldChar w:fldCharType="separate"/>
        </w:r>
        <w:r>
          <w:rPr>
            <w:noProof/>
            <w:webHidden/>
          </w:rPr>
          <w:t>218</w:t>
        </w:r>
        <w:r>
          <w:rPr>
            <w:noProof/>
            <w:webHidden/>
          </w:rPr>
          <w:fldChar w:fldCharType="end"/>
        </w:r>
      </w:hyperlink>
    </w:p>
    <w:p w14:paraId="78068EFF" w14:textId="77777777" w:rsidR="00AD44BE" w:rsidRDefault="00AD44BE">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72" w:history="1">
        <w:r w:rsidRPr="00822ED7">
          <w:rPr>
            <w:rStyle w:val="Lienhypertexte"/>
            <w:noProof/>
            <w:lang w:bidi="x-none"/>
          </w:rPr>
          <w:t>9.8.3</w:t>
        </w:r>
        <w:r>
          <w:rPr>
            <w:rFonts w:asciiTheme="minorHAnsi" w:eastAsiaTheme="minorEastAsia" w:hAnsiTheme="minorHAnsi" w:cstheme="minorBidi"/>
            <w:noProof/>
            <w:sz w:val="22"/>
            <w:szCs w:val="22"/>
            <w:lang w:val="en-CA" w:eastAsia="en-CA"/>
          </w:rPr>
          <w:tab/>
        </w:r>
        <w:r w:rsidRPr="00822ED7">
          <w:rPr>
            <w:rStyle w:val="Lienhypertexte"/>
            <w:noProof/>
          </w:rPr>
          <w:t>User Defined Namespaces</w:t>
        </w:r>
        <w:r>
          <w:rPr>
            <w:noProof/>
            <w:webHidden/>
          </w:rPr>
          <w:tab/>
        </w:r>
        <w:r>
          <w:rPr>
            <w:noProof/>
            <w:webHidden/>
          </w:rPr>
          <w:fldChar w:fldCharType="begin"/>
        </w:r>
        <w:r>
          <w:rPr>
            <w:noProof/>
            <w:webHidden/>
          </w:rPr>
          <w:instrText xml:space="preserve"> PAGEREF _Toc458154272 \h </w:instrText>
        </w:r>
        <w:r>
          <w:rPr>
            <w:noProof/>
            <w:webHidden/>
          </w:rPr>
        </w:r>
        <w:r>
          <w:rPr>
            <w:noProof/>
            <w:webHidden/>
          </w:rPr>
          <w:fldChar w:fldCharType="separate"/>
        </w:r>
        <w:r>
          <w:rPr>
            <w:noProof/>
            <w:webHidden/>
          </w:rPr>
          <w:t>218</w:t>
        </w:r>
        <w:r>
          <w:rPr>
            <w:noProof/>
            <w:webHidden/>
          </w:rPr>
          <w:fldChar w:fldCharType="end"/>
        </w:r>
      </w:hyperlink>
    </w:p>
    <w:p w14:paraId="2EA8D083"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73" w:history="1">
        <w:r w:rsidRPr="00822ED7">
          <w:rPr>
            <w:rStyle w:val="Lienhypertexte"/>
            <w:noProof/>
          </w:rPr>
          <w:t>9.9</w:t>
        </w:r>
        <w:r>
          <w:rPr>
            <w:rFonts w:asciiTheme="minorHAnsi" w:eastAsiaTheme="minorEastAsia" w:hAnsiTheme="minorHAnsi" w:cstheme="minorBidi"/>
            <w:noProof/>
            <w:sz w:val="22"/>
            <w:szCs w:val="22"/>
            <w:lang w:val="en-CA" w:eastAsia="en-CA"/>
          </w:rPr>
          <w:tab/>
        </w:r>
        <w:r w:rsidRPr="00822ED7">
          <w:rPr>
            <w:rStyle w:val="Lienhypertexte"/>
            <w:noProof/>
          </w:rPr>
          <w:t>GeoSciML Lite GML 3.1 profile (Normative)</w:t>
        </w:r>
        <w:r>
          <w:rPr>
            <w:noProof/>
            <w:webHidden/>
          </w:rPr>
          <w:tab/>
        </w:r>
        <w:r>
          <w:rPr>
            <w:noProof/>
            <w:webHidden/>
          </w:rPr>
          <w:fldChar w:fldCharType="begin"/>
        </w:r>
        <w:r>
          <w:rPr>
            <w:noProof/>
            <w:webHidden/>
          </w:rPr>
          <w:instrText xml:space="preserve"> PAGEREF _Toc458154273 \h </w:instrText>
        </w:r>
        <w:r>
          <w:rPr>
            <w:noProof/>
            <w:webHidden/>
          </w:rPr>
        </w:r>
        <w:r>
          <w:rPr>
            <w:noProof/>
            <w:webHidden/>
          </w:rPr>
          <w:fldChar w:fldCharType="separate"/>
        </w:r>
        <w:r>
          <w:rPr>
            <w:noProof/>
            <w:webHidden/>
          </w:rPr>
          <w:t>219</w:t>
        </w:r>
        <w:r>
          <w:rPr>
            <w:noProof/>
            <w:webHidden/>
          </w:rPr>
          <w:fldChar w:fldCharType="end"/>
        </w:r>
      </w:hyperlink>
    </w:p>
    <w:p w14:paraId="1D53FF71" w14:textId="77777777" w:rsidR="00AD44BE" w:rsidRDefault="00AD44BE">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8154274" w:history="1">
        <w:r w:rsidRPr="00822ED7">
          <w:rPr>
            <w:rStyle w:val="Lienhypertexte"/>
            <w:noProof/>
            <w:lang w:val="en-CA"/>
          </w:rPr>
          <w:t>10.</w:t>
        </w:r>
        <w:r>
          <w:rPr>
            <w:rFonts w:asciiTheme="minorHAnsi" w:eastAsiaTheme="minorEastAsia" w:hAnsiTheme="minorHAnsi" w:cstheme="minorBidi"/>
            <w:noProof/>
            <w:sz w:val="22"/>
            <w:szCs w:val="22"/>
            <w:lang w:val="en-CA" w:eastAsia="en-CA"/>
          </w:rPr>
          <w:tab/>
        </w:r>
        <w:r w:rsidRPr="00822ED7">
          <w:rPr>
            <w:rStyle w:val="Lienhypertexte"/>
            <w:noProof/>
            <w:lang w:val="en-CA"/>
          </w:rPr>
          <w:t>Media Types for any data encoding(s)</w:t>
        </w:r>
        <w:r>
          <w:rPr>
            <w:noProof/>
            <w:webHidden/>
          </w:rPr>
          <w:tab/>
        </w:r>
        <w:r>
          <w:rPr>
            <w:noProof/>
            <w:webHidden/>
          </w:rPr>
          <w:fldChar w:fldCharType="begin"/>
        </w:r>
        <w:r>
          <w:rPr>
            <w:noProof/>
            <w:webHidden/>
          </w:rPr>
          <w:instrText xml:space="preserve"> PAGEREF _Toc458154274 \h </w:instrText>
        </w:r>
        <w:r>
          <w:rPr>
            <w:noProof/>
            <w:webHidden/>
          </w:rPr>
        </w:r>
        <w:r>
          <w:rPr>
            <w:noProof/>
            <w:webHidden/>
          </w:rPr>
          <w:fldChar w:fldCharType="separate"/>
        </w:r>
        <w:r>
          <w:rPr>
            <w:noProof/>
            <w:webHidden/>
          </w:rPr>
          <w:t>220</w:t>
        </w:r>
        <w:r>
          <w:rPr>
            <w:noProof/>
            <w:webHidden/>
          </w:rPr>
          <w:fldChar w:fldCharType="end"/>
        </w:r>
      </w:hyperlink>
    </w:p>
    <w:p w14:paraId="3A7B6153" w14:textId="77777777" w:rsidR="00AD44BE" w:rsidRDefault="00AD44BE">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8154275" w:history="1">
        <w:r w:rsidRPr="00822ED7">
          <w:rPr>
            <w:rStyle w:val="Lienhypertexte"/>
            <w:noProof/>
            <w:lang w:val="en-CA"/>
          </w:rPr>
          <w:t>11.</w:t>
        </w:r>
        <w:r>
          <w:rPr>
            <w:rFonts w:asciiTheme="minorHAnsi" w:eastAsiaTheme="minorEastAsia" w:hAnsiTheme="minorHAnsi" w:cstheme="minorBidi"/>
            <w:noProof/>
            <w:sz w:val="22"/>
            <w:szCs w:val="22"/>
            <w:lang w:val="en-CA" w:eastAsia="en-CA"/>
          </w:rPr>
          <w:tab/>
        </w:r>
        <w:r w:rsidRPr="00822ED7">
          <w:rPr>
            <w:rStyle w:val="Lienhypertexte"/>
            <w:noProof/>
            <w:lang w:val="en-CA"/>
          </w:rPr>
          <w:t>Abbreviations and Acronyms</w:t>
        </w:r>
        <w:r>
          <w:rPr>
            <w:noProof/>
            <w:webHidden/>
          </w:rPr>
          <w:tab/>
        </w:r>
        <w:r>
          <w:rPr>
            <w:noProof/>
            <w:webHidden/>
          </w:rPr>
          <w:fldChar w:fldCharType="begin"/>
        </w:r>
        <w:r>
          <w:rPr>
            <w:noProof/>
            <w:webHidden/>
          </w:rPr>
          <w:instrText xml:space="preserve"> PAGEREF _Toc458154275 \h </w:instrText>
        </w:r>
        <w:r>
          <w:rPr>
            <w:noProof/>
            <w:webHidden/>
          </w:rPr>
        </w:r>
        <w:r>
          <w:rPr>
            <w:noProof/>
            <w:webHidden/>
          </w:rPr>
          <w:fldChar w:fldCharType="separate"/>
        </w:r>
        <w:r>
          <w:rPr>
            <w:noProof/>
            <w:webHidden/>
          </w:rPr>
          <w:t>221</w:t>
        </w:r>
        <w:r>
          <w:rPr>
            <w:noProof/>
            <w:webHidden/>
          </w:rPr>
          <w:fldChar w:fldCharType="end"/>
        </w:r>
      </w:hyperlink>
    </w:p>
    <w:p w14:paraId="2A518DBD" w14:textId="77777777" w:rsidR="00AD44BE" w:rsidRDefault="00AD44BE">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8154276" w:history="1">
        <w:r w:rsidRPr="00822ED7">
          <w:rPr>
            <w:rStyle w:val="Lienhypertexte"/>
            <w:noProof/>
          </w:rPr>
          <w:t>Annex A.</w:t>
        </w:r>
        <w:r>
          <w:rPr>
            <w:rFonts w:asciiTheme="minorHAnsi" w:eastAsiaTheme="minorEastAsia" w:hAnsiTheme="minorHAnsi" w:cstheme="minorBidi"/>
            <w:noProof/>
            <w:sz w:val="22"/>
            <w:szCs w:val="22"/>
            <w:lang w:val="en-CA" w:eastAsia="en-CA"/>
          </w:rPr>
          <w:tab/>
        </w:r>
        <w:r w:rsidRPr="00822ED7">
          <w:rPr>
            <w:rStyle w:val="Lienhypertexte"/>
            <w:noProof/>
          </w:rPr>
          <w:t>Conformance classes</w:t>
        </w:r>
        <w:r>
          <w:rPr>
            <w:noProof/>
            <w:webHidden/>
          </w:rPr>
          <w:tab/>
        </w:r>
        <w:r>
          <w:rPr>
            <w:noProof/>
            <w:webHidden/>
          </w:rPr>
          <w:fldChar w:fldCharType="begin"/>
        </w:r>
        <w:r>
          <w:rPr>
            <w:noProof/>
            <w:webHidden/>
          </w:rPr>
          <w:instrText xml:space="preserve"> PAGEREF _Toc458154276 \h </w:instrText>
        </w:r>
        <w:r>
          <w:rPr>
            <w:noProof/>
            <w:webHidden/>
          </w:rPr>
        </w:r>
        <w:r>
          <w:rPr>
            <w:noProof/>
            <w:webHidden/>
          </w:rPr>
          <w:fldChar w:fldCharType="separate"/>
        </w:r>
        <w:r>
          <w:rPr>
            <w:noProof/>
            <w:webHidden/>
          </w:rPr>
          <w:t>222</w:t>
        </w:r>
        <w:r>
          <w:rPr>
            <w:noProof/>
            <w:webHidden/>
          </w:rPr>
          <w:fldChar w:fldCharType="end"/>
        </w:r>
      </w:hyperlink>
    </w:p>
    <w:p w14:paraId="15B7444F"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77" w:history="1">
        <w:r w:rsidRPr="00822ED7">
          <w:rPr>
            <w:rStyle w:val="Lienhypertexte"/>
            <w:noProof/>
          </w:rPr>
          <w:t>A.1.</w:t>
        </w:r>
        <w:r>
          <w:rPr>
            <w:rFonts w:asciiTheme="minorHAnsi" w:eastAsiaTheme="minorEastAsia" w:hAnsiTheme="minorHAnsi" w:cstheme="minorBidi"/>
            <w:noProof/>
            <w:sz w:val="22"/>
            <w:szCs w:val="22"/>
            <w:lang w:val="en-CA" w:eastAsia="en-CA"/>
          </w:rPr>
          <w:tab/>
        </w:r>
        <w:r w:rsidRPr="00822ED7">
          <w:rPr>
            <w:rStyle w:val="Lienhypertexte"/>
            <w:noProof/>
          </w:rPr>
          <w:t>Conformance class: GeoSciML Conceptual</w:t>
        </w:r>
        <w:r>
          <w:rPr>
            <w:noProof/>
            <w:webHidden/>
          </w:rPr>
          <w:tab/>
        </w:r>
        <w:r>
          <w:rPr>
            <w:noProof/>
            <w:webHidden/>
          </w:rPr>
          <w:fldChar w:fldCharType="begin"/>
        </w:r>
        <w:r>
          <w:rPr>
            <w:noProof/>
            <w:webHidden/>
          </w:rPr>
          <w:instrText xml:space="preserve"> PAGEREF _Toc458154277 \h </w:instrText>
        </w:r>
        <w:r>
          <w:rPr>
            <w:noProof/>
            <w:webHidden/>
          </w:rPr>
        </w:r>
        <w:r>
          <w:rPr>
            <w:noProof/>
            <w:webHidden/>
          </w:rPr>
          <w:fldChar w:fldCharType="separate"/>
        </w:r>
        <w:r>
          <w:rPr>
            <w:noProof/>
            <w:webHidden/>
          </w:rPr>
          <w:t>222</w:t>
        </w:r>
        <w:r>
          <w:rPr>
            <w:noProof/>
            <w:webHidden/>
          </w:rPr>
          <w:fldChar w:fldCharType="end"/>
        </w:r>
      </w:hyperlink>
    </w:p>
    <w:p w14:paraId="32C44A77"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78" w:history="1">
        <w:r w:rsidRPr="00822ED7">
          <w:rPr>
            <w:rStyle w:val="Lienhypertexte"/>
            <w:noProof/>
          </w:rPr>
          <w:t>A.2.</w:t>
        </w:r>
        <w:r>
          <w:rPr>
            <w:rFonts w:asciiTheme="minorHAnsi" w:eastAsiaTheme="minorEastAsia" w:hAnsiTheme="minorHAnsi" w:cstheme="minorBidi"/>
            <w:noProof/>
            <w:sz w:val="22"/>
            <w:szCs w:val="22"/>
            <w:lang w:val="en-CA" w:eastAsia="en-CA"/>
          </w:rPr>
          <w:tab/>
        </w:r>
        <w:r w:rsidRPr="00822ED7">
          <w:rPr>
            <w:rStyle w:val="Lienhypertexte"/>
            <w:noProof/>
          </w:rPr>
          <w:t>Conformance class: GeoSciML Core Abstract</w:t>
        </w:r>
        <w:r>
          <w:rPr>
            <w:noProof/>
            <w:webHidden/>
          </w:rPr>
          <w:tab/>
        </w:r>
        <w:r>
          <w:rPr>
            <w:noProof/>
            <w:webHidden/>
          </w:rPr>
          <w:fldChar w:fldCharType="begin"/>
        </w:r>
        <w:r>
          <w:rPr>
            <w:noProof/>
            <w:webHidden/>
          </w:rPr>
          <w:instrText xml:space="preserve"> PAGEREF _Toc458154278 \h </w:instrText>
        </w:r>
        <w:r>
          <w:rPr>
            <w:noProof/>
            <w:webHidden/>
          </w:rPr>
        </w:r>
        <w:r>
          <w:rPr>
            <w:noProof/>
            <w:webHidden/>
          </w:rPr>
          <w:fldChar w:fldCharType="separate"/>
        </w:r>
        <w:r>
          <w:rPr>
            <w:noProof/>
            <w:webHidden/>
          </w:rPr>
          <w:t>222</w:t>
        </w:r>
        <w:r>
          <w:rPr>
            <w:noProof/>
            <w:webHidden/>
          </w:rPr>
          <w:fldChar w:fldCharType="end"/>
        </w:r>
      </w:hyperlink>
    </w:p>
    <w:p w14:paraId="2F6980D0"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79" w:history="1">
        <w:r w:rsidRPr="00822ED7">
          <w:rPr>
            <w:rStyle w:val="Lienhypertexte"/>
            <w:noProof/>
          </w:rPr>
          <w:t>A.3.</w:t>
        </w:r>
        <w:r>
          <w:rPr>
            <w:rFonts w:asciiTheme="minorHAnsi" w:eastAsiaTheme="minorEastAsia" w:hAnsiTheme="minorHAnsi" w:cstheme="minorBidi"/>
            <w:noProof/>
            <w:sz w:val="22"/>
            <w:szCs w:val="22"/>
            <w:lang w:val="en-CA" w:eastAsia="en-CA"/>
          </w:rPr>
          <w:tab/>
        </w:r>
        <w:r w:rsidRPr="00822ED7">
          <w:rPr>
            <w:rStyle w:val="Lienhypertexte"/>
            <w:noProof/>
          </w:rPr>
          <w:t>Conformance class: GeoSciML Linked Open Data</w:t>
        </w:r>
        <w:r>
          <w:rPr>
            <w:noProof/>
            <w:webHidden/>
          </w:rPr>
          <w:tab/>
        </w:r>
        <w:r>
          <w:rPr>
            <w:noProof/>
            <w:webHidden/>
          </w:rPr>
          <w:fldChar w:fldCharType="begin"/>
        </w:r>
        <w:r>
          <w:rPr>
            <w:noProof/>
            <w:webHidden/>
          </w:rPr>
          <w:instrText xml:space="preserve"> PAGEREF _Toc458154279 \h </w:instrText>
        </w:r>
        <w:r>
          <w:rPr>
            <w:noProof/>
            <w:webHidden/>
          </w:rPr>
        </w:r>
        <w:r>
          <w:rPr>
            <w:noProof/>
            <w:webHidden/>
          </w:rPr>
          <w:fldChar w:fldCharType="separate"/>
        </w:r>
        <w:r>
          <w:rPr>
            <w:noProof/>
            <w:webHidden/>
          </w:rPr>
          <w:t>224</w:t>
        </w:r>
        <w:r>
          <w:rPr>
            <w:noProof/>
            <w:webHidden/>
          </w:rPr>
          <w:fldChar w:fldCharType="end"/>
        </w:r>
      </w:hyperlink>
    </w:p>
    <w:p w14:paraId="7D7F6D45"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80" w:history="1">
        <w:r w:rsidRPr="00822ED7">
          <w:rPr>
            <w:rStyle w:val="Lienhypertexte"/>
            <w:noProof/>
          </w:rPr>
          <w:t>A.4.</w:t>
        </w:r>
        <w:r>
          <w:rPr>
            <w:rFonts w:asciiTheme="minorHAnsi" w:eastAsiaTheme="minorEastAsia" w:hAnsiTheme="minorHAnsi" w:cstheme="minorBidi"/>
            <w:noProof/>
            <w:sz w:val="22"/>
            <w:szCs w:val="22"/>
            <w:lang w:val="en-CA" w:eastAsia="en-CA"/>
          </w:rPr>
          <w:tab/>
        </w:r>
        <w:r w:rsidRPr="00822ED7">
          <w:rPr>
            <w:rStyle w:val="Lienhypertexte"/>
            <w:noProof/>
          </w:rPr>
          <w:t>Conformance class: GeoSciML Basic Logical Model</w:t>
        </w:r>
        <w:r>
          <w:rPr>
            <w:noProof/>
            <w:webHidden/>
          </w:rPr>
          <w:tab/>
        </w:r>
        <w:r>
          <w:rPr>
            <w:noProof/>
            <w:webHidden/>
          </w:rPr>
          <w:fldChar w:fldCharType="begin"/>
        </w:r>
        <w:r>
          <w:rPr>
            <w:noProof/>
            <w:webHidden/>
          </w:rPr>
          <w:instrText xml:space="preserve"> PAGEREF _Toc458154280 \h </w:instrText>
        </w:r>
        <w:r>
          <w:rPr>
            <w:noProof/>
            <w:webHidden/>
          </w:rPr>
        </w:r>
        <w:r>
          <w:rPr>
            <w:noProof/>
            <w:webHidden/>
          </w:rPr>
          <w:fldChar w:fldCharType="separate"/>
        </w:r>
        <w:r>
          <w:rPr>
            <w:noProof/>
            <w:webHidden/>
          </w:rPr>
          <w:t>225</w:t>
        </w:r>
        <w:r>
          <w:rPr>
            <w:noProof/>
            <w:webHidden/>
          </w:rPr>
          <w:fldChar w:fldCharType="end"/>
        </w:r>
      </w:hyperlink>
    </w:p>
    <w:p w14:paraId="1C8FFBBC"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81" w:history="1">
        <w:r w:rsidRPr="00822ED7">
          <w:rPr>
            <w:rStyle w:val="Lienhypertexte"/>
            <w:noProof/>
          </w:rPr>
          <w:t>A.5.</w:t>
        </w:r>
        <w:r>
          <w:rPr>
            <w:rFonts w:asciiTheme="minorHAnsi" w:eastAsiaTheme="minorEastAsia" w:hAnsiTheme="minorHAnsi" w:cstheme="minorBidi"/>
            <w:noProof/>
            <w:sz w:val="22"/>
            <w:szCs w:val="22"/>
            <w:lang w:val="en-CA" w:eastAsia="en-CA"/>
          </w:rPr>
          <w:tab/>
        </w:r>
        <w:r w:rsidRPr="00822ED7">
          <w:rPr>
            <w:rStyle w:val="Lienhypertexte"/>
            <w:noProof/>
          </w:rPr>
          <w:t>Conformance class: GeoSciML Extension Logical Model</w:t>
        </w:r>
        <w:r>
          <w:rPr>
            <w:noProof/>
            <w:webHidden/>
          </w:rPr>
          <w:tab/>
        </w:r>
        <w:r>
          <w:rPr>
            <w:noProof/>
            <w:webHidden/>
          </w:rPr>
          <w:fldChar w:fldCharType="begin"/>
        </w:r>
        <w:r>
          <w:rPr>
            <w:noProof/>
            <w:webHidden/>
          </w:rPr>
          <w:instrText xml:space="preserve"> PAGEREF _Toc458154281 \h </w:instrText>
        </w:r>
        <w:r>
          <w:rPr>
            <w:noProof/>
            <w:webHidden/>
          </w:rPr>
        </w:r>
        <w:r>
          <w:rPr>
            <w:noProof/>
            <w:webHidden/>
          </w:rPr>
          <w:fldChar w:fldCharType="separate"/>
        </w:r>
        <w:r>
          <w:rPr>
            <w:noProof/>
            <w:webHidden/>
          </w:rPr>
          <w:t>227</w:t>
        </w:r>
        <w:r>
          <w:rPr>
            <w:noProof/>
            <w:webHidden/>
          </w:rPr>
          <w:fldChar w:fldCharType="end"/>
        </w:r>
      </w:hyperlink>
    </w:p>
    <w:p w14:paraId="5AB924F3"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82" w:history="1">
        <w:r w:rsidRPr="00822ED7">
          <w:rPr>
            <w:rStyle w:val="Lienhypertexte"/>
            <w:noProof/>
          </w:rPr>
          <w:t>A.6.</w:t>
        </w:r>
        <w:r>
          <w:rPr>
            <w:rFonts w:asciiTheme="minorHAnsi" w:eastAsiaTheme="minorEastAsia" w:hAnsiTheme="minorHAnsi" w:cstheme="minorBidi"/>
            <w:noProof/>
            <w:sz w:val="22"/>
            <w:szCs w:val="22"/>
            <w:lang w:val="en-CA" w:eastAsia="en-CA"/>
          </w:rPr>
          <w:tab/>
        </w:r>
        <w:r w:rsidRPr="00822ED7">
          <w:rPr>
            <w:rStyle w:val="Lienhypertexte"/>
            <w:noProof/>
          </w:rPr>
          <w:t>Conformance class: GeoSciML Time-Scale Logical Model</w:t>
        </w:r>
        <w:r>
          <w:rPr>
            <w:noProof/>
            <w:webHidden/>
          </w:rPr>
          <w:tab/>
        </w:r>
        <w:r>
          <w:rPr>
            <w:noProof/>
            <w:webHidden/>
          </w:rPr>
          <w:fldChar w:fldCharType="begin"/>
        </w:r>
        <w:r>
          <w:rPr>
            <w:noProof/>
            <w:webHidden/>
          </w:rPr>
          <w:instrText xml:space="preserve"> PAGEREF _Toc458154282 \h </w:instrText>
        </w:r>
        <w:r>
          <w:rPr>
            <w:noProof/>
            <w:webHidden/>
          </w:rPr>
        </w:r>
        <w:r>
          <w:rPr>
            <w:noProof/>
            <w:webHidden/>
          </w:rPr>
          <w:fldChar w:fldCharType="separate"/>
        </w:r>
        <w:r>
          <w:rPr>
            <w:noProof/>
            <w:webHidden/>
          </w:rPr>
          <w:t>228</w:t>
        </w:r>
        <w:r>
          <w:rPr>
            <w:noProof/>
            <w:webHidden/>
          </w:rPr>
          <w:fldChar w:fldCharType="end"/>
        </w:r>
      </w:hyperlink>
    </w:p>
    <w:p w14:paraId="0BCB6D53"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83" w:history="1">
        <w:r w:rsidRPr="00822ED7">
          <w:rPr>
            <w:rStyle w:val="Lienhypertexte"/>
            <w:noProof/>
          </w:rPr>
          <w:t>A.7.</w:t>
        </w:r>
        <w:r>
          <w:rPr>
            <w:rFonts w:asciiTheme="minorHAnsi" w:eastAsiaTheme="minorEastAsia" w:hAnsiTheme="minorHAnsi" w:cstheme="minorBidi"/>
            <w:noProof/>
            <w:sz w:val="22"/>
            <w:szCs w:val="22"/>
            <w:lang w:val="en-CA" w:eastAsia="en-CA"/>
          </w:rPr>
          <w:tab/>
        </w:r>
        <w:r w:rsidRPr="00822ED7">
          <w:rPr>
            <w:rStyle w:val="Lienhypertexte"/>
            <w:noProof/>
          </w:rPr>
          <w:t>Conformance class: GeoSciML Borehole Logical Model</w:t>
        </w:r>
        <w:r>
          <w:rPr>
            <w:noProof/>
            <w:webHidden/>
          </w:rPr>
          <w:tab/>
        </w:r>
        <w:r>
          <w:rPr>
            <w:noProof/>
            <w:webHidden/>
          </w:rPr>
          <w:fldChar w:fldCharType="begin"/>
        </w:r>
        <w:r>
          <w:rPr>
            <w:noProof/>
            <w:webHidden/>
          </w:rPr>
          <w:instrText xml:space="preserve"> PAGEREF _Toc458154283 \h </w:instrText>
        </w:r>
        <w:r>
          <w:rPr>
            <w:noProof/>
            <w:webHidden/>
          </w:rPr>
        </w:r>
        <w:r>
          <w:rPr>
            <w:noProof/>
            <w:webHidden/>
          </w:rPr>
          <w:fldChar w:fldCharType="separate"/>
        </w:r>
        <w:r>
          <w:rPr>
            <w:noProof/>
            <w:webHidden/>
          </w:rPr>
          <w:t>229</w:t>
        </w:r>
        <w:r>
          <w:rPr>
            <w:noProof/>
            <w:webHidden/>
          </w:rPr>
          <w:fldChar w:fldCharType="end"/>
        </w:r>
      </w:hyperlink>
    </w:p>
    <w:p w14:paraId="162DC3F9"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84" w:history="1">
        <w:r w:rsidRPr="00822ED7">
          <w:rPr>
            <w:rStyle w:val="Lienhypertexte"/>
            <w:noProof/>
          </w:rPr>
          <w:t>A.8.</w:t>
        </w:r>
        <w:r>
          <w:rPr>
            <w:rFonts w:asciiTheme="minorHAnsi" w:eastAsiaTheme="minorEastAsia" w:hAnsiTheme="minorHAnsi" w:cstheme="minorBidi"/>
            <w:noProof/>
            <w:sz w:val="22"/>
            <w:szCs w:val="22"/>
            <w:lang w:val="en-CA" w:eastAsia="en-CA"/>
          </w:rPr>
          <w:tab/>
        </w:r>
        <w:r w:rsidRPr="00822ED7">
          <w:rPr>
            <w:rStyle w:val="Lienhypertexte"/>
            <w:noProof/>
          </w:rPr>
          <w:t>Conformance class: GeoSciML Lab Analysis Logical Model</w:t>
        </w:r>
        <w:r>
          <w:rPr>
            <w:noProof/>
            <w:webHidden/>
          </w:rPr>
          <w:tab/>
        </w:r>
        <w:r>
          <w:rPr>
            <w:noProof/>
            <w:webHidden/>
          </w:rPr>
          <w:fldChar w:fldCharType="begin"/>
        </w:r>
        <w:r>
          <w:rPr>
            <w:noProof/>
            <w:webHidden/>
          </w:rPr>
          <w:instrText xml:space="preserve"> PAGEREF _Toc458154284 \h </w:instrText>
        </w:r>
        <w:r>
          <w:rPr>
            <w:noProof/>
            <w:webHidden/>
          </w:rPr>
        </w:r>
        <w:r>
          <w:rPr>
            <w:noProof/>
            <w:webHidden/>
          </w:rPr>
          <w:fldChar w:fldCharType="separate"/>
        </w:r>
        <w:r>
          <w:rPr>
            <w:noProof/>
            <w:webHidden/>
          </w:rPr>
          <w:t>232</w:t>
        </w:r>
        <w:r>
          <w:rPr>
            <w:noProof/>
            <w:webHidden/>
          </w:rPr>
          <w:fldChar w:fldCharType="end"/>
        </w:r>
      </w:hyperlink>
    </w:p>
    <w:p w14:paraId="74C3F17C" w14:textId="77777777" w:rsidR="00AD44BE" w:rsidRDefault="00AD44BE">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85" w:history="1">
        <w:r w:rsidRPr="00822ED7">
          <w:rPr>
            <w:rStyle w:val="Lienhypertexte"/>
            <w:noProof/>
          </w:rPr>
          <w:t>A.9.</w:t>
        </w:r>
        <w:r>
          <w:rPr>
            <w:rFonts w:asciiTheme="minorHAnsi" w:eastAsiaTheme="minorEastAsia" w:hAnsiTheme="minorHAnsi" w:cstheme="minorBidi"/>
            <w:noProof/>
            <w:sz w:val="22"/>
            <w:szCs w:val="22"/>
            <w:lang w:val="en-CA" w:eastAsia="en-CA"/>
          </w:rPr>
          <w:tab/>
        </w:r>
        <w:r w:rsidRPr="00822ED7">
          <w:rPr>
            <w:rStyle w:val="Lienhypertexte"/>
            <w:noProof/>
          </w:rPr>
          <w:t>Conformance class: Lite  Logical</w:t>
        </w:r>
        <w:r>
          <w:rPr>
            <w:noProof/>
            <w:webHidden/>
          </w:rPr>
          <w:tab/>
        </w:r>
        <w:r>
          <w:rPr>
            <w:noProof/>
            <w:webHidden/>
          </w:rPr>
          <w:fldChar w:fldCharType="begin"/>
        </w:r>
        <w:r>
          <w:rPr>
            <w:noProof/>
            <w:webHidden/>
          </w:rPr>
          <w:instrText xml:space="preserve"> PAGEREF _Toc458154285 \h </w:instrText>
        </w:r>
        <w:r>
          <w:rPr>
            <w:noProof/>
            <w:webHidden/>
          </w:rPr>
        </w:r>
        <w:r>
          <w:rPr>
            <w:noProof/>
            <w:webHidden/>
          </w:rPr>
          <w:fldChar w:fldCharType="separate"/>
        </w:r>
        <w:r>
          <w:rPr>
            <w:noProof/>
            <w:webHidden/>
          </w:rPr>
          <w:t>233</w:t>
        </w:r>
        <w:r>
          <w:rPr>
            <w:noProof/>
            <w:webHidden/>
          </w:rPr>
          <w:fldChar w:fldCharType="end"/>
        </w:r>
      </w:hyperlink>
    </w:p>
    <w:p w14:paraId="1C140D92" w14:textId="77777777" w:rsidR="00AD44BE" w:rsidRDefault="00AD44BE">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286" w:history="1">
        <w:r w:rsidRPr="00822ED7">
          <w:rPr>
            <w:rStyle w:val="Lienhypertexte"/>
            <w:noProof/>
          </w:rPr>
          <w:t>A.10.</w:t>
        </w:r>
        <w:r>
          <w:rPr>
            <w:rFonts w:asciiTheme="minorHAnsi" w:eastAsiaTheme="minorEastAsia" w:hAnsiTheme="minorHAnsi" w:cstheme="minorBidi"/>
            <w:noProof/>
            <w:sz w:val="22"/>
            <w:szCs w:val="22"/>
            <w:lang w:val="en-CA" w:eastAsia="en-CA"/>
          </w:rPr>
          <w:tab/>
        </w:r>
        <w:r w:rsidRPr="00822ED7">
          <w:rPr>
            <w:rStyle w:val="Lienhypertexte"/>
            <w:noProof/>
          </w:rPr>
          <w:t>Conformance class: GeoSciML XML Encoding Abstract Core</w:t>
        </w:r>
        <w:r>
          <w:rPr>
            <w:noProof/>
            <w:webHidden/>
          </w:rPr>
          <w:tab/>
        </w:r>
        <w:r>
          <w:rPr>
            <w:noProof/>
            <w:webHidden/>
          </w:rPr>
          <w:fldChar w:fldCharType="begin"/>
        </w:r>
        <w:r>
          <w:rPr>
            <w:noProof/>
            <w:webHidden/>
          </w:rPr>
          <w:instrText xml:space="preserve"> PAGEREF _Toc458154286 \h </w:instrText>
        </w:r>
        <w:r>
          <w:rPr>
            <w:noProof/>
            <w:webHidden/>
          </w:rPr>
        </w:r>
        <w:r>
          <w:rPr>
            <w:noProof/>
            <w:webHidden/>
          </w:rPr>
          <w:fldChar w:fldCharType="separate"/>
        </w:r>
        <w:r>
          <w:rPr>
            <w:noProof/>
            <w:webHidden/>
          </w:rPr>
          <w:t>237</w:t>
        </w:r>
        <w:r>
          <w:rPr>
            <w:noProof/>
            <w:webHidden/>
          </w:rPr>
          <w:fldChar w:fldCharType="end"/>
        </w:r>
      </w:hyperlink>
    </w:p>
    <w:p w14:paraId="485966B1" w14:textId="77777777" w:rsidR="00AD44BE" w:rsidRDefault="00AD44BE">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287" w:history="1">
        <w:r w:rsidRPr="00822ED7">
          <w:rPr>
            <w:rStyle w:val="Lienhypertexte"/>
            <w:noProof/>
          </w:rPr>
          <w:t>A.11.</w:t>
        </w:r>
        <w:r>
          <w:rPr>
            <w:rFonts w:asciiTheme="minorHAnsi" w:eastAsiaTheme="minorEastAsia" w:hAnsiTheme="minorHAnsi" w:cstheme="minorBidi"/>
            <w:noProof/>
            <w:sz w:val="22"/>
            <w:szCs w:val="22"/>
            <w:lang w:val="en-CA" w:eastAsia="en-CA"/>
          </w:rPr>
          <w:tab/>
        </w:r>
        <w:r w:rsidRPr="00822ED7">
          <w:rPr>
            <w:rStyle w:val="Lienhypertexte"/>
            <w:noProof/>
          </w:rPr>
          <w:t>Conformance class: GeoSciML Basic XML Encoding</w:t>
        </w:r>
        <w:r>
          <w:rPr>
            <w:noProof/>
            <w:webHidden/>
          </w:rPr>
          <w:tab/>
        </w:r>
        <w:r>
          <w:rPr>
            <w:noProof/>
            <w:webHidden/>
          </w:rPr>
          <w:fldChar w:fldCharType="begin"/>
        </w:r>
        <w:r>
          <w:rPr>
            <w:noProof/>
            <w:webHidden/>
          </w:rPr>
          <w:instrText xml:space="preserve"> PAGEREF _Toc458154287 \h </w:instrText>
        </w:r>
        <w:r>
          <w:rPr>
            <w:noProof/>
            <w:webHidden/>
          </w:rPr>
        </w:r>
        <w:r>
          <w:rPr>
            <w:noProof/>
            <w:webHidden/>
          </w:rPr>
          <w:fldChar w:fldCharType="separate"/>
        </w:r>
        <w:r>
          <w:rPr>
            <w:noProof/>
            <w:webHidden/>
          </w:rPr>
          <w:t>239</w:t>
        </w:r>
        <w:r>
          <w:rPr>
            <w:noProof/>
            <w:webHidden/>
          </w:rPr>
          <w:fldChar w:fldCharType="end"/>
        </w:r>
      </w:hyperlink>
    </w:p>
    <w:p w14:paraId="28C5672C" w14:textId="77777777" w:rsidR="00AD44BE" w:rsidRDefault="00AD44BE">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288" w:history="1">
        <w:r w:rsidRPr="00822ED7">
          <w:rPr>
            <w:rStyle w:val="Lienhypertexte"/>
            <w:noProof/>
          </w:rPr>
          <w:t>A.12.</w:t>
        </w:r>
        <w:r>
          <w:rPr>
            <w:rFonts w:asciiTheme="minorHAnsi" w:eastAsiaTheme="minorEastAsia" w:hAnsiTheme="minorHAnsi" w:cstheme="minorBidi"/>
            <w:noProof/>
            <w:sz w:val="22"/>
            <w:szCs w:val="22"/>
            <w:lang w:val="en-CA" w:eastAsia="en-CA"/>
          </w:rPr>
          <w:tab/>
        </w:r>
        <w:r w:rsidRPr="00822ED7">
          <w:rPr>
            <w:rStyle w:val="Lienhypertexte"/>
            <w:noProof/>
          </w:rPr>
          <w:t>Conformance class: GeoSciML Extension XML Encoding</w:t>
        </w:r>
        <w:r>
          <w:rPr>
            <w:noProof/>
            <w:webHidden/>
          </w:rPr>
          <w:tab/>
        </w:r>
        <w:r>
          <w:rPr>
            <w:noProof/>
            <w:webHidden/>
          </w:rPr>
          <w:fldChar w:fldCharType="begin"/>
        </w:r>
        <w:r>
          <w:rPr>
            <w:noProof/>
            <w:webHidden/>
          </w:rPr>
          <w:instrText xml:space="preserve"> PAGEREF _Toc458154288 \h </w:instrText>
        </w:r>
        <w:r>
          <w:rPr>
            <w:noProof/>
            <w:webHidden/>
          </w:rPr>
        </w:r>
        <w:r>
          <w:rPr>
            <w:noProof/>
            <w:webHidden/>
          </w:rPr>
          <w:fldChar w:fldCharType="separate"/>
        </w:r>
        <w:r>
          <w:rPr>
            <w:noProof/>
            <w:webHidden/>
          </w:rPr>
          <w:t>240</w:t>
        </w:r>
        <w:r>
          <w:rPr>
            <w:noProof/>
            <w:webHidden/>
          </w:rPr>
          <w:fldChar w:fldCharType="end"/>
        </w:r>
      </w:hyperlink>
    </w:p>
    <w:p w14:paraId="3813D8C7" w14:textId="77777777" w:rsidR="00AD44BE" w:rsidRDefault="00AD44BE">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289" w:history="1">
        <w:r w:rsidRPr="00822ED7">
          <w:rPr>
            <w:rStyle w:val="Lienhypertexte"/>
            <w:noProof/>
            <w:lang w:val="en-CA"/>
          </w:rPr>
          <w:t>A.13.</w:t>
        </w:r>
        <w:r>
          <w:rPr>
            <w:rFonts w:asciiTheme="minorHAnsi" w:eastAsiaTheme="minorEastAsia" w:hAnsiTheme="minorHAnsi" w:cstheme="minorBidi"/>
            <w:noProof/>
            <w:sz w:val="22"/>
            <w:szCs w:val="22"/>
            <w:lang w:val="en-CA" w:eastAsia="en-CA"/>
          </w:rPr>
          <w:tab/>
        </w:r>
        <w:r w:rsidRPr="00822ED7">
          <w:rPr>
            <w:rStyle w:val="Lienhypertexte"/>
            <w:noProof/>
            <w:lang w:val="en-CA"/>
          </w:rPr>
          <w:t>Conformance class: GeoSciML Geologic Time XML Encoding</w:t>
        </w:r>
        <w:r>
          <w:rPr>
            <w:noProof/>
            <w:webHidden/>
          </w:rPr>
          <w:tab/>
        </w:r>
        <w:r>
          <w:rPr>
            <w:noProof/>
            <w:webHidden/>
          </w:rPr>
          <w:fldChar w:fldCharType="begin"/>
        </w:r>
        <w:r>
          <w:rPr>
            <w:noProof/>
            <w:webHidden/>
          </w:rPr>
          <w:instrText xml:space="preserve"> PAGEREF _Toc458154289 \h </w:instrText>
        </w:r>
        <w:r>
          <w:rPr>
            <w:noProof/>
            <w:webHidden/>
          </w:rPr>
        </w:r>
        <w:r>
          <w:rPr>
            <w:noProof/>
            <w:webHidden/>
          </w:rPr>
          <w:fldChar w:fldCharType="separate"/>
        </w:r>
        <w:r>
          <w:rPr>
            <w:noProof/>
            <w:webHidden/>
          </w:rPr>
          <w:t>241</w:t>
        </w:r>
        <w:r>
          <w:rPr>
            <w:noProof/>
            <w:webHidden/>
          </w:rPr>
          <w:fldChar w:fldCharType="end"/>
        </w:r>
      </w:hyperlink>
    </w:p>
    <w:p w14:paraId="6C70234E" w14:textId="77777777" w:rsidR="00AD44BE" w:rsidRDefault="00AD44BE">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290" w:history="1">
        <w:r w:rsidRPr="00822ED7">
          <w:rPr>
            <w:rStyle w:val="Lienhypertexte"/>
            <w:noProof/>
            <w:lang w:val="en-CA"/>
          </w:rPr>
          <w:t>A.14.</w:t>
        </w:r>
        <w:r>
          <w:rPr>
            <w:rFonts w:asciiTheme="minorHAnsi" w:eastAsiaTheme="minorEastAsia" w:hAnsiTheme="minorHAnsi" w:cstheme="minorBidi"/>
            <w:noProof/>
            <w:sz w:val="22"/>
            <w:szCs w:val="22"/>
            <w:lang w:val="en-CA" w:eastAsia="en-CA"/>
          </w:rPr>
          <w:tab/>
        </w:r>
        <w:r w:rsidRPr="00822ED7">
          <w:rPr>
            <w:rStyle w:val="Lienhypertexte"/>
            <w:noProof/>
            <w:lang w:val="en-CA"/>
          </w:rPr>
          <w:t>Conformance class: GeoSciML Borehole XML Encoding</w:t>
        </w:r>
        <w:r>
          <w:rPr>
            <w:noProof/>
            <w:webHidden/>
          </w:rPr>
          <w:tab/>
        </w:r>
        <w:r>
          <w:rPr>
            <w:noProof/>
            <w:webHidden/>
          </w:rPr>
          <w:fldChar w:fldCharType="begin"/>
        </w:r>
        <w:r>
          <w:rPr>
            <w:noProof/>
            <w:webHidden/>
          </w:rPr>
          <w:instrText xml:space="preserve"> PAGEREF _Toc458154290 \h </w:instrText>
        </w:r>
        <w:r>
          <w:rPr>
            <w:noProof/>
            <w:webHidden/>
          </w:rPr>
        </w:r>
        <w:r>
          <w:rPr>
            <w:noProof/>
            <w:webHidden/>
          </w:rPr>
          <w:fldChar w:fldCharType="separate"/>
        </w:r>
        <w:r>
          <w:rPr>
            <w:noProof/>
            <w:webHidden/>
          </w:rPr>
          <w:t>242</w:t>
        </w:r>
        <w:r>
          <w:rPr>
            <w:noProof/>
            <w:webHidden/>
          </w:rPr>
          <w:fldChar w:fldCharType="end"/>
        </w:r>
      </w:hyperlink>
    </w:p>
    <w:p w14:paraId="25075F73" w14:textId="77777777" w:rsidR="00AD44BE" w:rsidRDefault="00AD44BE">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291" w:history="1">
        <w:r w:rsidRPr="00822ED7">
          <w:rPr>
            <w:rStyle w:val="Lienhypertexte"/>
            <w:noProof/>
            <w:lang w:val="en-CA"/>
          </w:rPr>
          <w:t>A.15.</w:t>
        </w:r>
        <w:r>
          <w:rPr>
            <w:rFonts w:asciiTheme="minorHAnsi" w:eastAsiaTheme="minorEastAsia" w:hAnsiTheme="minorHAnsi" w:cstheme="minorBidi"/>
            <w:noProof/>
            <w:sz w:val="22"/>
            <w:szCs w:val="22"/>
            <w:lang w:val="en-CA" w:eastAsia="en-CA"/>
          </w:rPr>
          <w:tab/>
        </w:r>
        <w:r w:rsidRPr="00822ED7">
          <w:rPr>
            <w:rStyle w:val="Lienhypertexte"/>
            <w:noProof/>
            <w:lang w:val="en-CA"/>
          </w:rPr>
          <w:t>Conformance class: GeoSciML Laboratory and Analysis XML Encoding</w:t>
        </w:r>
        <w:r>
          <w:rPr>
            <w:noProof/>
            <w:webHidden/>
          </w:rPr>
          <w:tab/>
        </w:r>
        <w:r>
          <w:rPr>
            <w:noProof/>
            <w:webHidden/>
          </w:rPr>
          <w:fldChar w:fldCharType="begin"/>
        </w:r>
        <w:r>
          <w:rPr>
            <w:noProof/>
            <w:webHidden/>
          </w:rPr>
          <w:instrText xml:space="preserve"> PAGEREF _Toc458154291 \h </w:instrText>
        </w:r>
        <w:r>
          <w:rPr>
            <w:noProof/>
            <w:webHidden/>
          </w:rPr>
        </w:r>
        <w:r>
          <w:rPr>
            <w:noProof/>
            <w:webHidden/>
          </w:rPr>
          <w:fldChar w:fldCharType="separate"/>
        </w:r>
        <w:r>
          <w:rPr>
            <w:noProof/>
            <w:webHidden/>
          </w:rPr>
          <w:t>243</w:t>
        </w:r>
        <w:r>
          <w:rPr>
            <w:noProof/>
            <w:webHidden/>
          </w:rPr>
          <w:fldChar w:fldCharType="end"/>
        </w:r>
      </w:hyperlink>
    </w:p>
    <w:p w14:paraId="26E578D9" w14:textId="77777777" w:rsidR="00AD44BE" w:rsidRDefault="00AD44BE">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292" w:history="1">
        <w:r w:rsidRPr="00822ED7">
          <w:rPr>
            <w:rStyle w:val="Lienhypertexte"/>
            <w:noProof/>
          </w:rPr>
          <w:t>A.16.</w:t>
        </w:r>
        <w:r>
          <w:rPr>
            <w:rFonts w:asciiTheme="minorHAnsi" w:eastAsiaTheme="minorEastAsia" w:hAnsiTheme="minorHAnsi" w:cstheme="minorBidi"/>
            <w:noProof/>
            <w:sz w:val="22"/>
            <w:szCs w:val="22"/>
            <w:lang w:val="en-CA" w:eastAsia="en-CA"/>
          </w:rPr>
          <w:tab/>
        </w:r>
        <w:r w:rsidRPr="00822ED7">
          <w:rPr>
            <w:rStyle w:val="Lienhypertexte"/>
            <w:noProof/>
          </w:rPr>
          <w:t>Conformance class: GeoSciML Lite XML Abstract Encoding</w:t>
        </w:r>
        <w:r>
          <w:rPr>
            <w:noProof/>
            <w:webHidden/>
          </w:rPr>
          <w:tab/>
        </w:r>
        <w:r>
          <w:rPr>
            <w:noProof/>
            <w:webHidden/>
          </w:rPr>
          <w:fldChar w:fldCharType="begin"/>
        </w:r>
        <w:r>
          <w:rPr>
            <w:noProof/>
            <w:webHidden/>
          </w:rPr>
          <w:instrText xml:space="preserve"> PAGEREF _Toc458154292 \h </w:instrText>
        </w:r>
        <w:r>
          <w:rPr>
            <w:noProof/>
            <w:webHidden/>
          </w:rPr>
        </w:r>
        <w:r>
          <w:rPr>
            <w:noProof/>
            <w:webHidden/>
          </w:rPr>
          <w:fldChar w:fldCharType="separate"/>
        </w:r>
        <w:r>
          <w:rPr>
            <w:noProof/>
            <w:webHidden/>
          </w:rPr>
          <w:t>244</w:t>
        </w:r>
        <w:r>
          <w:rPr>
            <w:noProof/>
            <w:webHidden/>
          </w:rPr>
          <w:fldChar w:fldCharType="end"/>
        </w:r>
      </w:hyperlink>
    </w:p>
    <w:p w14:paraId="4C59EDE7" w14:textId="77777777" w:rsidR="00AD44BE" w:rsidRDefault="00AD44BE">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293" w:history="1">
        <w:r w:rsidRPr="00822ED7">
          <w:rPr>
            <w:rStyle w:val="Lienhypertexte"/>
            <w:noProof/>
          </w:rPr>
          <w:t>A.17.</w:t>
        </w:r>
        <w:r>
          <w:rPr>
            <w:rFonts w:asciiTheme="minorHAnsi" w:eastAsiaTheme="minorEastAsia" w:hAnsiTheme="minorHAnsi" w:cstheme="minorBidi"/>
            <w:noProof/>
            <w:sz w:val="22"/>
            <w:szCs w:val="22"/>
            <w:lang w:val="en-CA" w:eastAsia="en-CA"/>
          </w:rPr>
          <w:tab/>
        </w:r>
        <w:r w:rsidRPr="00822ED7">
          <w:rPr>
            <w:rStyle w:val="Lienhypertexte"/>
            <w:noProof/>
          </w:rPr>
          <w:t>Conformance class: GeoSciML Lite XML Encoding for GML</w:t>
        </w:r>
        <w:r>
          <w:rPr>
            <w:noProof/>
            <w:webHidden/>
          </w:rPr>
          <w:tab/>
        </w:r>
        <w:r>
          <w:rPr>
            <w:noProof/>
            <w:webHidden/>
          </w:rPr>
          <w:fldChar w:fldCharType="begin"/>
        </w:r>
        <w:r>
          <w:rPr>
            <w:noProof/>
            <w:webHidden/>
          </w:rPr>
          <w:instrText xml:space="preserve"> PAGEREF _Toc458154293 \h </w:instrText>
        </w:r>
        <w:r>
          <w:rPr>
            <w:noProof/>
            <w:webHidden/>
          </w:rPr>
        </w:r>
        <w:r>
          <w:rPr>
            <w:noProof/>
            <w:webHidden/>
          </w:rPr>
          <w:fldChar w:fldCharType="separate"/>
        </w:r>
        <w:r>
          <w:rPr>
            <w:noProof/>
            <w:webHidden/>
          </w:rPr>
          <w:t>244</w:t>
        </w:r>
        <w:r>
          <w:rPr>
            <w:noProof/>
            <w:webHidden/>
          </w:rPr>
          <w:fldChar w:fldCharType="end"/>
        </w:r>
      </w:hyperlink>
    </w:p>
    <w:p w14:paraId="3108A54A" w14:textId="77777777" w:rsidR="00AD44BE" w:rsidRDefault="00AD44BE">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8154294" w:history="1">
        <w:r w:rsidRPr="00822ED7">
          <w:rPr>
            <w:rStyle w:val="Lienhypertexte"/>
            <w:noProof/>
            <w:lang w:val="en-CA"/>
          </w:rPr>
          <w:t>Annex B.</w:t>
        </w:r>
        <w:r>
          <w:rPr>
            <w:rFonts w:asciiTheme="minorHAnsi" w:eastAsiaTheme="minorEastAsia" w:hAnsiTheme="minorHAnsi" w:cstheme="minorBidi"/>
            <w:noProof/>
            <w:sz w:val="22"/>
            <w:szCs w:val="22"/>
            <w:lang w:val="en-CA" w:eastAsia="en-CA"/>
          </w:rPr>
          <w:tab/>
        </w:r>
        <w:r w:rsidRPr="00822ED7">
          <w:rPr>
            <w:rStyle w:val="Lienhypertexte"/>
            <w:noProof/>
            <w:lang w:val="en-CA"/>
          </w:rPr>
          <w:t>Revision history</w:t>
        </w:r>
        <w:r>
          <w:rPr>
            <w:noProof/>
            <w:webHidden/>
          </w:rPr>
          <w:tab/>
        </w:r>
        <w:r>
          <w:rPr>
            <w:noProof/>
            <w:webHidden/>
          </w:rPr>
          <w:fldChar w:fldCharType="begin"/>
        </w:r>
        <w:r>
          <w:rPr>
            <w:noProof/>
            <w:webHidden/>
          </w:rPr>
          <w:instrText xml:space="preserve"> PAGEREF _Toc458154294 \h </w:instrText>
        </w:r>
        <w:r>
          <w:rPr>
            <w:noProof/>
            <w:webHidden/>
          </w:rPr>
        </w:r>
        <w:r>
          <w:rPr>
            <w:noProof/>
            <w:webHidden/>
          </w:rPr>
          <w:fldChar w:fldCharType="separate"/>
        </w:r>
        <w:r>
          <w:rPr>
            <w:noProof/>
            <w:webHidden/>
          </w:rPr>
          <w:t>246</w:t>
        </w:r>
        <w:r>
          <w:rPr>
            <w:noProof/>
            <w:webHidden/>
          </w:rPr>
          <w:fldChar w:fldCharType="end"/>
        </w:r>
      </w:hyperlink>
    </w:p>
    <w:p w14:paraId="33B9D0B7" w14:textId="77777777" w:rsidR="00AD44BE" w:rsidRDefault="00AD44BE">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8154295" w:history="1">
        <w:r w:rsidRPr="00822ED7">
          <w:rPr>
            <w:rStyle w:val="Lienhypertexte"/>
            <w:noProof/>
            <w:lang w:val="en-CA"/>
          </w:rPr>
          <w:t>Annex C.</w:t>
        </w:r>
        <w:r>
          <w:rPr>
            <w:rFonts w:asciiTheme="minorHAnsi" w:eastAsiaTheme="minorEastAsia" w:hAnsiTheme="minorHAnsi" w:cstheme="minorBidi"/>
            <w:noProof/>
            <w:sz w:val="22"/>
            <w:szCs w:val="22"/>
            <w:lang w:val="en-CA" w:eastAsia="en-CA"/>
          </w:rPr>
          <w:tab/>
        </w:r>
        <w:r w:rsidRPr="00822ED7">
          <w:rPr>
            <w:rStyle w:val="Lienhypertexte"/>
            <w:noProof/>
            <w:lang w:val="en-CA"/>
          </w:rPr>
          <w:t>Bibliography</w:t>
        </w:r>
        <w:r>
          <w:rPr>
            <w:noProof/>
            <w:webHidden/>
          </w:rPr>
          <w:tab/>
        </w:r>
        <w:r>
          <w:rPr>
            <w:noProof/>
            <w:webHidden/>
          </w:rPr>
          <w:fldChar w:fldCharType="begin"/>
        </w:r>
        <w:r>
          <w:rPr>
            <w:noProof/>
            <w:webHidden/>
          </w:rPr>
          <w:instrText xml:space="preserve"> PAGEREF _Toc458154295 \h </w:instrText>
        </w:r>
        <w:r>
          <w:rPr>
            <w:noProof/>
            <w:webHidden/>
          </w:rPr>
        </w:r>
        <w:r>
          <w:rPr>
            <w:noProof/>
            <w:webHidden/>
          </w:rPr>
          <w:fldChar w:fldCharType="separate"/>
        </w:r>
        <w:r>
          <w:rPr>
            <w:noProof/>
            <w:webHidden/>
          </w:rPr>
          <w:t>247</w:t>
        </w:r>
        <w:r>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6DA245A0"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sidRPr="00276900">
        <w:rPr>
          <w:i/>
          <w:lang w:val="en-CA"/>
        </w:rPr>
        <w:t>lite</w:t>
      </w:r>
      <w:r w:rsidR="006C01C8">
        <w:rPr>
          <w:lang w:val="en-CA"/>
        </w:rPr>
        <w:t xml:space="preserve"> </w:t>
      </w:r>
      <w:r w:rsidR="00C822F3">
        <w:rPr>
          <w:lang w:val="en-CA"/>
        </w:rPr>
        <w:t>model, used for</w:t>
      </w:r>
      <w:r w:rsidR="009E76CF">
        <w:rPr>
          <w:lang w:val="en-CA"/>
        </w:rPr>
        <w:t xml:space="preserve"> simple map based application</w:t>
      </w:r>
      <w:r w:rsidR="00384CB6">
        <w:rPr>
          <w:lang w:val="en-CA"/>
        </w:rPr>
        <w:t>s</w:t>
      </w:r>
      <w:r w:rsidR="00C00D3F">
        <w:rPr>
          <w:lang w:val="en-CA"/>
        </w:rPr>
        <w:t>,</w:t>
      </w:r>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w:t>
      </w:r>
      <w:r w:rsidR="00D806CC">
        <w:rPr>
          <w:lang w:val="en-CA"/>
        </w:rPr>
        <w:t>more complex scenarios</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r w:rsidRPr="00D12552">
        <w:rPr>
          <w:lang w:val="en-CA"/>
        </w:rPr>
        <w:t>Submitting organizations</w:t>
      </w:r>
      <w:bookmarkEnd w:id="2"/>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bookmarkStart w:id="3"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AC02F9" w:rsidP="00CE0562">
            <w:pPr>
              <w:rPr>
                <w:lang w:val="en-CA"/>
              </w:rPr>
            </w:pPr>
            <w:hyperlink r:id="rId11" w:history="1">
              <w:r w:rsidR="00AA18A0" w:rsidRPr="00AA18A0">
                <w:t>oliver.raymond@ga.gov.au</w:t>
              </w:r>
            </w:hyperlink>
          </w:p>
        </w:tc>
      </w:tr>
      <w:tr w:rsidR="00AA18A0" w:rsidRPr="00D12552" w14:paraId="742CD91F" w14:textId="275C7B1B" w:rsidTr="00AA18A0">
        <w:trPr>
          <w:jc w:val="center"/>
        </w:trPr>
        <w:tc>
          <w:tcPr>
            <w:tcW w:w="2323" w:type="dxa"/>
          </w:tcPr>
          <w:p w14:paraId="3DDBDFD8" w14:textId="62362C7D" w:rsidR="00AA18A0" w:rsidRPr="00D12552" w:rsidRDefault="00C446E1" w:rsidP="00CE0562">
            <w:pPr>
              <w:rPr>
                <w:lang w:val="en-CA"/>
              </w:rPr>
            </w:pPr>
            <w:r>
              <w:rPr>
                <w:lang w:val="en-CA"/>
              </w:rPr>
              <w:t>Marcus Sen</w:t>
            </w:r>
          </w:p>
        </w:tc>
        <w:tc>
          <w:tcPr>
            <w:tcW w:w="3851" w:type="dxa"/>
          </w:tcPr>
          <w:p w14:paraId="372727C1" w14:textId="18DF65D1" w:rsidR="00AA18A0" w:rsidRPr="00D12552" w:rsidRDefault="00C446E1" w:rsidP="00CE0562">
            <w:pPr>
              <w:rPr>
                <w:lang w:val="en-CA"/>
              </w:rPr>
            </w:pPr>
            <w:r w:rsidRPr="00D12552">
              <w:rPr>
                <w:rFonts w:ascii="TimesNewRomanPSMT" w:hAnsi="TimesNewRomanPSMT" w:cs="TimesNewRomanPSMT"/>
                <w:lang w:val="en-CA"/>
              </w:rPr>
              <w:t>British Geological Survey</w:t>
            </w:r>
          </w:p>
        </w:tc>
        <w:tc>
          <w:tcPr>
            <w:tcW w:w="4075" w:type="dxa"/>
          </w:tcPr>
          <w:p w14:paraId="21EB8F7B" w14:textId="4D51B773" w:rsidR="00AA18A0" w:rsidRPr="00D12552" w:rsidRDefault="00C446E1" w:rsidP="00C446E1">
            <w:pPr>
              <w:rPr>
                <w:lang w:val="en-CA"/>
              </w:rPr>
            </w:pPr>
            <w:r>
              <w:rPr>
                <w:lang w:val="en-CA"/>
              </w:rPr>
              <w:t>mase</w:t>
            </w:r>
            <w:r w:rsidRPr="00AA18A0">
              <w:rPr>
                <w:lang w:val="en-CA"/>
              </w:rPr>
              <w:t>@</w:t>
            </w:r>
            <w:r>
              <w:rPr>
                <w:lang w:val="en-CA"/>
              </w:rPr>
              <w:t>bgs.</w:t>
            </w:r>
            <w:r w:rsidR="0021254A">
              <w:rPr>
                <w:lang w:val="en-CA"/>
              </w:rPr>
              <w:t>ac.uk</w:t>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Titre1"/>
        <w:rPr>
          <w:lang w:val="en-CA"/>
        </w:rPr>
      </w:pPr>
      <w:bookmarkStart w:id="4" w:name="_Toc458154171"/>
      <w:r w:rsidRPr="00D12552">
        <w:rPr>
          <w:lang w:val="en-CA"/>
        </w:rPr>
        <w:t>Scope</w:t>
      </w:r>
      <w:bookmarkEnd w:id="4"/>
    </w:p>
    <w:p w14:paraId="2501848A" w14:textId="52F79D47"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806CC">
        <w:rPr>
          <w:lang w:val="en-CA"/>
        </w:rPr>
        <w:t>GroundwaterML</w:t>
      </w:r>
      <w:r w:rsidR="00D806CC" w:rsidRPr="00761F44">
        <w:rPr>
          <w:lang w:val="en-CA"/>
        </w:rPr>
        <w:t xml:space="preserve"> </w:t>
      </w:r>
      <w:r w:rsidR="00D12552" w:rsidRPr="00761F44">
        <w:rPr>
          <w:lang w:val="en-CA"/>
        </w:rPr>
        <w:t>for hydrogeology</w:t>
      </w:r>
      <w:r w:rsidR="00D806CC">
        <w:rPr>
          <w:lang w:val="en-CA"/>
        </w:rPr>
        <w:t xml:space="preserve">; OGC 16-032, </w:t>
      </w:r>
      <w:del w:id="5" w:author="Eric Boisvert" w:date="2016-07-11T19:06:00Z">
        <w:r w:rsidR="00D12552" w:rsidRPr="00761F44" w:rsidDel="00C00D3F">
          <w:rPr>
            <w:lang w:val="en-CA"/>
          </w:rPr>
          <w:delText xml:space="preserve"> </w:delText>
        </w:r>
      </w:del>
      <w:r w:rsidR="00D12552" w:rsidRPr="00761F44">
        <w:rPr>
          <w:lang w:val="en-CA"/>
        </w:rPr>
        <w:t xml:space="preserve">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Titre1"/>
        <w:rPr>
          <w:lang w:val="en-CA"/>
        </w:rPr>
      </w:pPr>
      <w:bookmarkStart w:id="6" w:name="_Toc458154172"/>
      <w:r w:rsidRPr="00D12552">
        <w:rPr>
          <w:lang w:val="en-CA"/>
        </w:rPr>
        <w:t>Conformance</w:t>
      </w:r>
      <w:bookmarkEnd w:id="6"/>
    </w:p>
    <w:p w14:paraId="1723473F" w14:textId="30AAB0D5" w:rsidR="009A7B37" w:rsidRPr="009A49CB" w:rsidRDefault="00211657">
      <w:pPr>
        <w:rPr>
          <w:lang w:val="en-CA"/>
        </w:rPr>
      </w:pPr>
      <w:r w:rsidRPr="009A49CB">
        <w:rPr>
          <w:lang w:val="en-CA"/>
        </w:rPr>
        <w:t>This s</w:t>
      </w:r>
      <w:r w:rsidR="009A7B37" w:rsidRPr="009A49CB">
        <w:rPr>
          <w:lang w:val="en-CA"/>
        </w:rPr>
        <w:t xml:space="preserve">tandard </w:t>
      </w:r>
      <w:r w:rsidR="00A17543" w:rsidRPr="009A49CB">
        <w:rPr>
          <w:lang w:val="en-CA"/>
        </w:rPr>
        <w:t xml:space="preserve">defines a logical model and an XML encoding </w:t>
      </w:r>
      <w:r w:rsidR="003C0FEA" w:rsidRPr="009A49CB">
        <w:rPr>
          <w:lang w:val="en-CA"/>
        </w:rPr>
        <w:t xml:space="preserve"> </w:t>
      </w:r>
      <w:r w:rsidR="00C6419D" w:rsidRPr="009A49CB">
        <w:rPr>
          <w:lang w:val="en-CA"/>
        </w:rPr>
        <w:t xml:space="preserve">which </w:t>
      </w:r>
      <w:r w:rsidR="003C0FEA" w:rsidRPr="009A49CB">
        <w:rPr>
          <w:lang w:val="en-CA"/>
        </w:rPr>
        <w:t xml:space="preserve">conform to OGC GML 3.3 encoding rules, itself, an </w:t>
      </w:r>
      <w:r w:rsidR="00122E1A" w:rsidRPr="009A49CB">
        <w:rPr>
          <w:lang w:val="en-CA"/>
        </w:rPr>
        <w:t>iteration over</w:t>
      </w:r>
      <w:r w:rsidR="003C0FEA" w:rsidRPr="009A49CB">
        <w:rPr>
          <w:lang w:val="en-CA"/>
        </w:rPr>
        <w:t xml:space="preserve"> ISO 19136 (2007). </w:t>
      </w:r>
    </w:p>
    <w:p w14:paraId="3F70FD13" w14:textId="52C322F0" w:rsidR="009A7B37" w:rsidRPr="009A49CB" w:rsidRDefault="00A17543">
      <w:pPr>
        <w:rPr>
          <w:lang w:val="en-CA"/>
        </w:rPr>
      </w:pPr>
      <w:r w:rsidRPr="009A49CB">
        <w:rPr>
          <w:lang w:val="en-CA"/>
        </w:rPr>
        <w:t xml:space="preserve">Requirements for </w:t>
      </w:r>
      <w:r w:rsidR="00501FA1" w:rsidRPr="009A49CB">
        <w:rPr>
          <w:lang w:val="en-CA"/>
        </w:rPr>
        <w:t>two</w:t>
      </w:r>
      <w:r w:rsidR="009A7B37" w:rsidRPr="009A49CB">
        <w:rPr>
          <w:lang w:val="en-CA"/>
        </w:rPr>
        <w:t xml:space="preserve"> standardization target types are considered:</w:t>
      </w:r>
    </w:p>
    <w:p w14:paraId="6CA99CCA" w14:textId="1063EF6B" w:rsidR="009A7B37" w:rsidRPr="009A49CB" w:rsidRDefault="008B5A54">
      <w:pPr>
        <w:pStyle w:val="List2OGCbullets"/>
        <w:rPr>
          <w:lang w:val="en-CA"/>
        </w:rPr>
      </w:pPr>
      <w:r w:rsidRPr="009A49CB">
        <w:rPr>
          <w:lang w:val="en-CA"/>
        </w:rPr>
        <w:t xml:space="preserve">Encoding </w:t>
      </w:r>
    </w:p>
    <w:p w14:paraId="41F0D7E3" w14:textId="50988F4E" w:rsidR="009A7B37" w:rsidRPr="009A49CB" w:rsidRDefault="00A17543">
      <w:pPr>
        <w:pStyle w:val="List2OGCbullets"/>
        <w:rPr>
          <w:lang w:val="en-CA"/>
        </w:rPr>
      </w:pPr>
      <w:r w:rsidRPr="009A49CB">
        <w:rPr>
          <w:lang w:val="en-CA"/>
        </w:rPr>
        <w:lastRenderedPageBreak/>
        <w:t>Data instance</w:t>
      </w:r>
      <w:r w:rsidR="007C5519" w:rsidRPr="009A49CB">
        <w:rPr>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7" w:name="_Toc458154173"/>
      <w:r w:rsidRPr="00D12552">
        <w:rPr>
          <w:lang w:val="en-CA"/>
        </w:rPr>
        <w:t>References</w:t>
      </w:r>
      <w:bookmarkEnd w:id="7"/>
    </w:p>
    <w:p w14:paraId="5F8CE84A" w14:textId="4F5BDD1C"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06-121r9, OGC® Web Services Common Standard</w:t>
      </w:r>
    </w:p>
    <w:p w14:paraId="25146681" w14:textId="77777777" w:rsidR="00FA3D28" w:rsidRDefault="00FA3D28" w:rsidP="00C44904">
      <w:pPr>
        <w:pStyle w:val="Paragraphedeliste"/>
        <w:numPr>
          <w:ilvl w:val="0"/>
          <w:numId w:val="9"/>
        </w:numPr>
        <w:spacing w:after="0" w:line="276" w:lineRule="auto"/>
        <w:rPr>
          <w:lang w:val="en-CA"/>
        </w:rPr>
      </w:pPr>
      <w:r w:rsidRPr="00BD7B2A">
        <w:rPr>
          <w:lang w:val="en-CA"/>
        </w:rPr>
        <w:t>ISO 19103:2005 – Conceptual Schema Language</w:t>
      </w:r>
    </w:p>
    <w:p w14:paraId="34E5371D" w14:textId="790A0C73" w:rsidR="007F26AE" w:rsidRDefault="007F26AE" w:rsidP="00C44904">
      <w:pPr>
        <w:pStyle w:val="Paragraphedeliste"/>
        <w:numPr>
          <w:ilvl w:val="0"/>
          <w:numId w:val="9"/>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C44904">
      <w:pPr>
        <w:pStyle w:val="Paragraphedeliste"/>
        <w:numPr>
          <w:ilvl w:val="0"/>
          <w:numId w:val="9"/>
        </w:numPr>
        <w:spacing w:after="0" w:line="276" w:lineRule="auto"/>
        <w:rPr>
          <w:lang w:val="en-CA"/>
        </w:rPr>
      </w:pPr>
      <w:r>
        <w:rPr>
          <w:lang w:val="en-CA"/>
        </w:rPr>
        <w:t>ISO 19108:2006 - Temporal Schema</w:t>
      </w:r>
    </w:p>
    <w:p w14:paraId="1AAD1631" w14:textId="77777777" w:rsidR="00FA3D28" w:rsidRPr="00BD7B2A" w:rsidRDefault="00FA3D28" w:rsidP="00C44904">
      <w:pPr>
        <w:pStyle w:val="Paragraphedeliste"/>
        <w:numPr>
          <w:ilvl w:val="0"/>
          <w:numId w:val="9"/>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C44904">
      <w:pPr>
        <w:pStyle w:val="Paragraphedeliste"/>
        <w:numPr>
          <w:ilvl w:val="0"/>
          <w:numId w:val="9"/>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C44904">
      <w:pPr>
        <w:pStyle w:val="Paragraphedeliste"/>
        <w:numPr>
          <w:ilvl w:val="0"/>
          <w:numId w:val="9"/>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C44904">
      <w:pPr>
        <w:pStyle w:val="Paragraphedeliste"/>
        <w:numPr>
          <w:ilvl w:val="0"/>
          <w:numId w:val="9"/>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C44904">
      <w:pPr>
        <w:pStyle w:val="Paragraphedeliste"/>
        <w:numPr>
          <w:ilvl w:val="0"/>
          <w:numId w:val="9"/>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C44904">
      <w:pPr>
        <w:pStyle w:val="Paragraphedeliste"/>
        <w:numPr>
          <w:ilvl w:val="0"/>
          <w:numId w:val="9"/>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C44904">
      <w:pPr>
        <w:pStyle w:val="Paragraphedeliste"/>
        <w:numPr>
          <w:ilvl w:val="0"/>
          <w:numId w:val="9"/>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C44904">
      <w:pPr>
        <w:pStyle w:val="Paragraphedeliste"/>
        <w:numPr>
          <w:ilvl w:val="0"/>
          <w:numId w:val="9"/>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C44904">
      <w:pPr>
        <w:pStyle w:val="Paragraphedeliste"/>
        <w:numPr>
          <w:ilvl w:val="0"/>
          <w:numId w:val="9"/>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3174E20C" w:rsidR="003D7505" w:rsidRPr="00BD7B2A" w:rsidRDefault="003D7505" w:rsidP="00C44904">
      <w:pPr>
        <w:pStyle w:val="Paragraphedeliste"/>
        <w:numPr>
          <w:ilvl w:val="0"/>
          <w:numId w:val="9"/>
        </w:numPr>
        <w:spacing w:after="0" w:line="276" w:lineRule="auto"/>
        <w:rPr>
          <w:lang w:val="en-CA"/>
        </w:rPr>
      </w:pPr>
      <w:r>
        <w:rPr>
          <w:lang w:val="en-CA"/>
        </w:rPr>
        <w:t xml:space="preserve">North American Data Model , </w:t>
      </w:r>
      <w:r w:rsidR="00A55052">
        <w:rPr>
          <w:lang w:val="en-CA"/>
        </w:rPr>
        <w:t>especially</w:t>
      </w:r>
      <w:r>
        <w:rPr>
          <w:lang w:val="en-CA"/>
        </w:rPr>
        <w:t xml:space="preserve"> </w:t>
      </w:r>
      <w:r w:rsidR="00D806CC">
        <w:rPr>
          <w:lang w:val="en-CA"/>
        </w:rPr>
        <w:t>the conceptual model (</w:t>
      </w:r>
      <w:r w:rsidR="00D806CC" w:rsidRPr="00D806CC">
        <w:rPr>
          <w:lang w:val="en-CA"/>
        </w:rPr>
        <w:t>http://pubs.usgs.gov/of/2004/1334</w:t>
      </w:r>
      <w:r w:rsidR="00D806CC">
        <w:rPr>
          <w:lang w:val="en-CA"/>
        </w:rPr>
        <w:t xml:space="preserve">) and </w:t>
      </w:r>
      <w:r>
        <w:rPr>
          <w:lang w:val="en-CA"/>
        </w:rPr>
        <w:t>the science language products (</w:t>
      </w:r>
      <w:r w:rsidRPr="003D7505">
        <w:rPr>
          <w:lang w:val="en-CA"/>
        </w:rPr>
        <w:t>http://ngmdb.usgs.gov/www-nadm/sltt/products.html</w:t>
      </w:r>
      <w:r>
        <w:rPr>
          <w:lang w:val="en-CA"/>
        </w:rPr>
        <w:t>)</w:t>
      </w:r>
    </w:p>
    <w:p w14:paraId="36944A09" w14:textId="77777777" w:rsidR="009A7B37" w:rsidRPr="00D12552" w:rsidRDefault="009A7B37">
      <w:pPr>
        <w:pStyle w:val="Titre1"/>
        <w:rPr>
          <w:lang w:val="en-CA"/>
        </w:rPr>
      </w:pPr>
      <w:bookmarkStart w:id="8" w:name="_Toc458154174"/>
      <w:r w:rsidRPr="00D12552">
        <w:rPr>
          <w:lang w:val="en-CA"/>
        </w:rPr>
        <w:t>Terms and Definitions</w:t>
      </w:r>
      <w:bookmarkEnd w:id="8"/>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Titre2"/>
      </w:pPr>
      <w:bookmarkStart w:id="9" w:name="_Toc428885175"/>
      <w:bookmarkStart w:id="10" w:name="Glossary_Feature"/>
      <w:bookmarkStart w:id="11" w:name="_Toc458154175"/>
      <w:r>
        <w:rPr>
          <w:lang w:val="en-CA"/>
        </w:rPr>
        <w:t>classifier</w:t>
      </w:r>
      <w:bookmarkEnd w:id="11"/>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Titre2"/>
        <w:rPr>
          <w:lang w:val="en-CA"/>
        </w:rPr>
      </w:pPr>
      <w:bookmarkStart w:id="12" w:name="_Toc448329382"/>
      <w:bookmarkStart w:id="13" w:name="_Toc448329530"/>
      <w:bookmarkStart w:id="14" w:name="_Toc448329916"/>
      <w:bookmarkStart w:id="15" w:name="_Toc448329383"/>
      <w:bookmarkStart w:id="16" w:name="_Toc448329531"/>
      <w:bookmarkStart w:id="17" w:name="_Toc448329917"/>
      <w:bookmarkStart w:id="18" w:name="_Toc448329384"/>
      <w:bookmarkStart w:id="19" w:name="_Toc448329532"/>
      <w:bookmarkStart w:id="20" w:name="_Toc448329918"/>
      <w:bookmarkStart w:id="21" w:name="_Toc428885176"/>
      <w:bookmarkStart w:id="22" w:name="_Toc458154176"/>
      <w:bookmarkEnd w:id="9"/>
      <w:bookmarkEnd w:id="12"/>
      <w:bookmarkEnd w:id="13"/>
      <w:bookmarkEnd w:id="14"/>
      <w:bookmarkEnd w:id="15"/>
      <w:bookmarkEnd w:id="16"/>
      <w:bookmarkEnd w:id="17"/>
      <w:bookmarkEnd w:id="18"/>
      <w:bookmarkEnd w:id="19"/>
      <w:bookmarkEnd w:id="20"/>
      <w:r w:rsidRPr="00D12552">
        <w:rPr>
          <w:lang w:val="en-CA"/>
        </w:rPr>
        <w:t>domain feature</w:t>
      </w:r>
      <w:bookmarkEnd w:id="21"/>
      <w:bookmarkEnd w:id="2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Titre2"/>
        <w:rPr>
          <w:lang w:val="en-CA"/>
        </w:rPr>
      </w:pPr>
      <w:bookmarkStart w:id="23" w:name="_Toc428885177"/>
      <w:bookmarkStart w:id="24" w:name="_Toc458154177"/>
      <w:r w:rsidRPr="00D12552">
        <w:rPr>
          <w:lang w:val="en-CA"/>
        </w:rPr>
        <w:t>element &lt;XML&gt;</w:t>
      </w:r>
      <w:bookmarkEnd w:id="23"/>
      <w:bookmarkEnd w:id="24"/>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25" w:name="_Toc428885178"/>
      <w:bookmarkStart w:id="26" w:name="_Toc458154178"/>
      <w:r w:rsidRPr="00D12552">
        <w:rPr>
          <w:lang w:val="en-CA"/>
        </w:rPr>
        <w:t>feature</w:t>
      </w:r>
      <w:bookmarkEnd w:id="25"/>
      <w:bookmarkEnd w:id="26"/>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Titre2"/>
        <w:rPr>
          <w:lang w:val="en-CA"/>
        </w:rPr>
      </w:pPr>
      <w:bookmarkStart w:id="27" w:name="_Toc428885179"/>
      <w:bookmarkStart w:id="28" w:name="_Toc458154179"/>
      <w:r w:rsidRPr="001C3AE8">
        <w:rPr>
          <w:lang w:val="en-CA"/>
        </w:rPr>
        <w:t>GML application schema</w:t>
      </w:r>
      <w:bookmarkEnd w:id="27"/>
      <w:bookmarkEnd w:id="28"/>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Titre2"/>
        <w:rPr>
          <w:lang w:val="en-CA"/>
        </w:rPr>
      </w:pPr>
      <w:bookmarkStart w:id="29" w:name="_Toc428885180"/>
      <w:bookmarkStart w:id="30" w:name="_Toc458154180"/>
      <w:r w:rsidRPr="00D12552">
        <w:rPr>
          <w:lang w:val="en-CA"/>
        </w:rPr>
        <w:t>GML document</w:t>
      </w:r>
      <w:bookmarkEnd w:id="29"/>
      <w:bookmarkEnd w:id="30"/>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31" w:name="_Toc428885181"/>
      <w:bookmarkStart w:id="32" w:name="_Toc458154181"/>
      <w:r w:rsidRPr="00D12552">
        <w:rPr>
          <w:lang w:val="en-CA"/>
        </w:rPr>
        <w:t>GML schema</w:t>
      </w:r>
      <w:bookmarkEnd w:id="31"/>
      <w:bookmarkEnd w:id="32"/>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33" w:name="_Toc428885182"/>
      <w:bookmarkStart w:id="34" w:name="_Toc458154182"/>
      <w:r w:rsidRPr="00D12552">
        <w:rPr>
          <w:lang w:val="en-CA"/>
        </w:rPr>
        <w:t>measurement</w:t>
      </w:r>
      <w:bookmarkEnd w:id="33"/>
      <w:bookmarkEnd w:id="34"/>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35" w:name="_Toc428885183"/>
      <w:bookmarkStart w:id="36" w:name="_Toc458154183"/>
      <w:r w:rsidRPr="00D12552">
        <w:rPr>
          <w:lang w:val="en-CA"/>
        </w:rPr>
        <w:t>observation</w:t>
      </w:r>
      <w:bookmarkEnd w:id="35"/>
      <w:bookmarkEnd w:id="36"/>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37" w:name="_Toc428885184"/>
      <w:bookmarkStart w:id="38" w:name="_Toc458154184"/>
      <w:r w:rsidRPr="00D12552">
        <w:rPr>
          <w:lang w:val="en-CA"/>
        </w:rPr>
        <w:t>observation procedure</w:t>
      </w:r>
      <w:bookmarkEnd w:id="37"/>
      <w:bookmarkEnd w:id="38"/>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39" w:name="_Toc428885185"/>
      <w:bookmarkStart w:id="40" w:name="_Toc458154185"/>
      <w:r w:rsidRPr="00D12552">
        <w:rPr>
          <w:lang w:val="en-CA"/>
        </w:rPr>
        <w:t>observation result</w:t>
      </w:r>
      <w:bookmarkEnd w:id="39"/>
      <w:bookmarkEnd w:id="40"/>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Titre2"/>
        <w:rPr>
          <w:lang w:val="en-CA"/>
        </w:rPr>
      </w:pPr>
      <w:bookmarkStart w:id="41" w:name="_Toc428885186"/>
      <w:bookmarkStart w:id="42" w:name="_Toc458154186"/>
      <w:r w:rsidRPr="00D12552">
        <w:rPr>
          <w:lang w:val="en-CA"/>
        </w:rPr>
        <w:t>property &lt;General Feature Model&gt;</w:t>
      </w:r>
      <w:bookmarkEnd w:id="41"/>
      <w:bookmarkEnd w:id="42"/>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43" w:name="_Toc428885187"/>
      <w:bookmarkStart w:id="44" w:name="_Toc458154187"/>
      <w:r w:rsidRPr="00D12552">
        <w:rPr>
          <w:lang w:val="en-CA"/>
        </w:rPr>
        <w:t>sampled feature</w:t>
      </w:r>
      <w:bookmarkEnd w:id="43"/>
      <w:bookmarkEnd w:id="44"/>
    </w:p>
    <w:p w14:paraId="25874CEE" w14:textId="536369C5" w:rsidR="00FA3D28" w:rsidRPr="00D12552" w:rsidRDefault="00FA3D28" w:rsidP="00FA3D28">
      <w:pPr>
        <w:rPr>
          <w:lang w:val="en-CA"/>
        </w:rPr>
      </w:pPr>
      <w:r w:rsidRPr="00D12552">
        <w:rPr>
          <w:lang w:val="en-CA"/>
        </w:rPr>
        <w:t xml:space="preserve">The real-world domain feature of interest, such as a </w:t>
      </w:r>
      <w:r w:rsidR="00670D2F">
        <w:rPr>
          <w:lang w:val="en-CA"/>
        </w:rPr>
        <w:t xml:space="preserve">geological unit or structure </w:t>
      </w:r>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45" w:name="_Toc428885188"/>
      <w:bookmarkStart w:id="46" w:name="_Toc458154188"/>
      <w:r w:rsidRPr="00D12552">
        <w:rPr>
          <w:lang w:val="en-CA"/>
        </w:rPr>
        <w:t>sampling feature</w:t>
      </w:r>
      <w:bookmarkEnd w:id="45"/>
      <w:bookmarkEnd w:id="46"/>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47" w:name="_Toc428885189"/>
      <w:bookmarkStart w:id="48" w:name="_Toc458154189"/>
      <w:r w:rsidRPr="00D12552">
        <w:rPr>
          <w:lang w:val="en-CA"/>
        </w:rPr>
        <w:t>schema &lt;XML Schema&gt;</w:t>
      </w:r>
      <w:bookmarkEnd w:id="47"/>
      <w:bookmarkEnd w:id="48"/>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Titre1"/>
        <w:rPr>
          <w:lang w:val="en-CA"/>
        </w:rPr>
      </w:pPr>
      <w:bookmarkStart w:id="49" w:name="_Toc458154190"/>
      <w:bookmarkEnd w:id="10"/>
      <w:r>
        <w:rPr>
          <w:lang w:val="en-CA"/>
        </w:rPr>
        <w:lastRenderedPageBreak/>
        <w:t>GeoSciML Models</w:t>
      </w:r>
      <w:bookmarkEnd w:id="49"/>
      <w:r>
        <w:rPr>
          <w:lang w:val="en-CA"/>
        </w:rPr>
        <w:t xml:space="preserve"> </w:t>
      </w:r>
    </w:p>
    <w:p w14:paraId="577FFDC8" w14:textId="1765534C" w:rsidR="000F58D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sidR="000F58DA">
        <w:rPr>
          <w:lang w:val="en-CA"/>
        </w:rPr>
        <w:t>is a</w:t>
      </w:r>
      <w:r w:rsidR="00431395">
        <w:rPr>
          <w:lang w:val="en-CA"/>
        </w:rPr>
        <w:t>n</w:t>
      </w:r>
      <w:r w:rsidR="000F58DA">
        <w:rPr>
          <w:lang w:val="en-CA"/>
        </w:rPr>
        <w:t xml:space="preserve"> ISO General Feature Model (ISO19101, ISO19109) implementation of portions of the North American Data Model </w:t>
      </w:r>
      <w:r w:rsidR="005E0F6A">
        <w:rPr>
          <w:lang w:val="en-CA"/>
        </w:rPr>
        <w:t>[</w:t>
      </w:r>
      <w:r w:rsidR="005E0F6A">
        <w:rPr>
          <w:lang w:val="en-CA"/>
        </w:rPr>
        <w:fldChar w:fldCharType="begin"/>
      </w:r>
      <w:r w:rsidR="005E0F6A">
        <w:rPr>
          <w:lang w:val="en-CA"/>
        </w:rPr>
        <w:instrText xml:space="preserve"> REF _Ref458064875 \n \h </w:instrText>
      </w:r>
      <w:r w:rsidR="005E0F6A">
        <w:rPr>
          <w:lang w:val="en-CA"/>
        </w:rPr>
      </w:r>
      <w:r w:rsidR="005E0F6A">
        <w:rPr>
          <w:lang w:val="en-CA"/>
        </w:rPr>
        <w:fldChar w:fldCharType="separate"/>
      </w:r>
      <w:r w:rsidR="00AD44BE">
        <w:rPr>
          <w:lang w:val="en-CA"/>
        </w:rPr>
        <w:t>12</w:t>
      </w:r>
      <w:r w:rsidR="005E0F6A">
        <w:rPr>
          <w:lang w:val="en-CA"/>
        </w:rPr>
        <w:fldChar w:fldCharType="end"/>
      </w:r>
      <w:r w:rsidR="005E0F6A">
        <w:rPr>
          <w:lang w:val="en-CA"/>
        </w:rPr>
        <w:t>]</w:t>
      </w:r>
      <w:r w:rsidR="00281AAC">
        <w:rPr>
          <w:lang w:val="en-CA"/>
        </w:rPr>
        <w:t xml:space="preserve"> and CSIRO XMML.  GeoSciML also provides models for concepts at the immediate periphery </w:t>
      </w:r>
      <w:r w:rsidR="001C1463">
        <w:rPr>
          <w:lang w:val="en-CA"/>
        </w:rPr>
        <w:t>of geological mapping, such as boreholes, geologic s</w:t>
      </w:r>
      <w:r w:rsidR="00281AAC">
        <w:rPr>
          <w:lang w:val="en-CA"/>
        </w:rPr>
        <w:t>pecimen</w:t>
      </w:r>
      <w:r w:rsidR="00C00D3F">
        <w:rPr>
          <w:lang w:val="en-CA"/>
        </w:rPr>
        <w:t>s</w:t>
      </w:r>
      <w:r w:rsidR="001C1463">
        <w:rPr>
          <w:lang w:val="en-CA"/>
        </w:rPr>
        <w:t xml:space="preserve"> and l</w:t>
      </w:r>
      <w:r w:rsidR="00281AAC">
        <w:rPr>
          <w:lang w:val="en-CA"/>
        </w:rPr>
        <w:t xml:space="preserve">aboratory analysis, </w:t>
      </w:r>
      <w:r w:rsidR="00324EFC">
        <w:rPr>
          <w:lang w:val="en-CA"/>
        </w:rPr>
        <w:t>modelled</w:t>
      </w:r>
      <w:r w:rsidR="001C1463">
        <w:rPr>
          <w:lang w:val="en-CA"/>
        </w:rPr>
        <w:t xml:space="preserve"> as </w:t>
      </w:r>
      <w:r w:rsidR="001C1463" w:rsidRPr="001C1463">
        <w:rPr>
          <w:rStyle w:val="Entity"/>
        </w:rPr>
        <w:t>SF_Sampling</w:t>
      </w:r>
      <w:r w:rsidR="00281AAC" w:rsidRPr="001C1463">
        <w:rPr>
          <w:rStyle w:val="Entity"/>
        </w:rPr>
        <w:t>Features</w:t>
      </w:r>
      <w:r w:rsidR="00281AAC">
        <w:rPr>
          <w:lang w:val="en-CA"/>
        </w:rPr>
        <w:t xml:space="preserve"> and </w:t>
      </w:r>
      <w:r w:rsidR="001C1463" w:rsidRPr="001C1463">
        <w:rPr>
          <w:rStyle w:val="Entity"/>
        </w:rPr>
        <w:t>OM_</w:t>
      </w:r>
      <w:r w:rsidR="00281AAC" w:rsidRPr="001C1463">
        <w:rPr>
          <w:rStyle w:val="Entity"/>
        </w:rPr>
        <w:t>Observations</w:t>
      </w:r>
      <w:r w:rsidR="00324EFC">
        <w:rPr>
          <w:lang w:val="en-CA"/>
        </w:rPr>
        <w:t xml:space="preserve"> (OGC </w:t>
      </w:r>
      <w:r w:rsidR="00324EFC" w:rsidRPr="00324EFC">
        <w:rPr>
          <w:lang w:val="en-CA"/>
        </w:rPr>
        <w:t>10-004r3</w:t>
      </w:r>
      <w:r w:rsidR="00324EFC">
        <w:rPr>
          <w:lang w:val="en-CA"/>
        </w:rPr>
        <w:t>).</w:t>
      </w:r>
      <w:r w:rsidR="00C00D3F">
        <w:rPr>
          <w:lang w:val="en-CA"/>
        </w:rPr>
        <w:t xml:space="preserve">  </w:t>
      </w:r>
    </w:p>
    <w:p w14:paraId="6EB2102A" w14:textId="77777777" w:rsidR="00431395" w:rsidRDefault="00431395" w:rsidP="000D2F14">
      <w:pPr>
        <w:rPr>
          <w:lang w:val="en-CA"/>
        </w:rPr>
      </w:pPr>
    </w:p>
    <w:p w14:paraId="48C54186" w14:textId="7A15FC8A" w:rsidR="008D755A" w:rsidRDefault="0007548F" w:rsidP="001C3AE8">
      <w:pPr>
        <w:keepNext/>
      </w:pPr>
      <w:r>
        <w:rPr>
          <w:noProof/>
          <w:lang w:val="en-CA" w:eastAsia="en-CA"/>
        </w:rPr>
        <w:drawing>
          <wp:inline distT="0" distB="0" distL="0" distR="0" wp14:anchorId="7B53C086" wp14:editId="388622CF">
            <wp:extent cx="3733165" cy="3238500"/>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165" cy="3238500"/>
                    </a:xfrm>
                    <a:prstGeom prst="rect">
                      <a:avLst/>
                    </a:prstGeom>
                    <a:noFill/>
                    <a:ln>
                      <a:noFill/>
                    </a:ln>
                  </pic:spPr>
                </pic:pic>
              </a:graphicData>
            </a:graphic>
          </wp:inline>
        </w:drawing>
      </w:r>
    </w:p>
    <w:p w14:paraId="779CD4EE" w14:textId="253942A8" w:rsidR="008D755A" w:rsidRDefault="008D755A" w:rsidP="001C3AE8">
      <w:pPr>
        <w:pStyle w:val="Lgende"/>
        <w:rPr>
          <w:lang w:val="en-CA"/>
        </w:rPr>
      </w:pPr>
      <w:r>
        <w:t xml:space="preserve">Figure </w:t>
      </w:r>
      <w:r>
        <w:fldChar w:fldCharType="begin"/>
      </w:r>
      <w:r>
        <w:instrText xml:space="preserve"> SEQ Figure \* ARABIC </w:instrText>
      </w:r>
      <w:r>
        <w:fldChar w:fldCharType="separate"/>
      </w:r>
      <w:r w:rsidR="00AD44BE">
        <w:rPr>
          <w:noProof/>
        </w:rPr>
        <w:t>1</w:t>
      </w:r>
      <w:r>
        <w:fldChar w:fldCharType="end"/>
      </w:r>
      <w:r>
        <w:t xml:space="preserve"> : Model lineage. </w:t>
      </w:r>
      <w:r w:rsidR="0007548F">
        <w:t>Geological entitites are logical implementations of NADM while sampling and observations entities are implementations of O&amp;M (ISO19156).</w:t>
      </w:r>
    </w:p>
    <w:p w14:paraId="5AFC96BB" w14:textId="3DCE1998" w:rsidR="003811C7" w:rsidRDefault="003811C7" w:rsidP="000D2F14">
      <w:pPr>
        <w:rPr>
          <w:lang w:val="en-CA"/>
        </w:rPr>
      </w:pPr>
      <w:r>
        <w:rPr>
          <w:lang w:val="en-CA"/>
        </w:rPr>
        <w:t>GeoSciML went through 4 major releases and a few mi</w:t>
      </w:r>
      <w:r w:rsidR="00431395">
        <w:rPr>
          <w:lang w:val="en-CA"/>
        </w:rPr>
        <w:t>nor releases since 2005.  Each version brough a different interpretation of what is essentially the same conceptual model.  The reader looking at all iterations will see</w:t>
      </w:r>
      <w:r w:rsidR="001C1463">
        <w:rPr>
          <w:lang w:val="en-CA"/>
        </w:rPr>
        <w:t>, with few exceptions,</w:t>
      </w:r>
      <w:r w:rsidR="00431395">
        <w:rPr>
          <w:lang w:val="en-CA"/>
        </w:rPr>
        <w:t xml:space="preserve"> the same concepts, the same associations and t</w:t>
      </w:r>
      <w:r w:rsidR="001C1463">
        <w:rPr>
          <w:lang w:val="en-CA"/>
        </w:rPr>
        <w:t>he same properties, but packaged</w:t>
      </w:r>
      <w:r w:rsidR="00431395">
        <w:rPr>
          <w:lang w:val="en-CA"/>
        </w:rPr>
        <w:t xml:space="preserve"> differently.  GeoSciML increasingly adopted other domain models as it evolved; it replaced XMML (eXploration and Mining Markup Languages, developed by CSIRO) by Observation and Measurement (ISO19156), custom data types for ranges and categories by SWE Common and </w:t>
      </w:r>
      <w:r w:rsidR="00BC55A0">
        <w:rPr>
          <w:lang w:val="en-CA"/>
        </w:rPr>
        <w:t>removed</w:t>
      </w:r>
      <w:r w:rsidR="001C1463">
        <w:rPr>
          <w:lang w:val="en-CA"/>
        </w:rPr>
        <w:t xml:space="preserve"> custom vocabularies to use web </w:t>
      </w:r>
      <w:r w:rsidR="00BC55A0">
        <w:rPr>
          <w:lang w:val="en-CA"/>
        </w:rPr>
        <w:t>resources.</w:t>
      </w:r>
    </w:p>
    <w:p w14:paraId="18DD64C4" w14:textId="35682576" w:rsidR="00CD43E1" w:rsidRDefault="003811C7" w:rsidP="000D2F14">
      <w:pPr>
        <w:rPr>
          <w:lang w:val="en-CA"/>
        </w:rPr>
      </w:pPr>
      <w:r>
        <w:rPr>
          <w:lang w:val="en-CA"/>
        </w:rPr>
        <w:t xml:space="preserve">This fourth iteration </w:t>
      </w:r>
      <w:r w:rsidR="00C00D3F">
        <w:rPr>
          <w:lang w:val="en-CA"/>
        </w:rPr>
        <w:t xml:space="preserve">is essentially a repackaging of </w:t>
      </w:r>
      <w:r>
        <w:rPr>
          <w:lang w:val="en-CA"/>
        </w:rPr>
        <w:t xml:space="preserve">the previous </w:t>
      </w:r>
      <w:r w:rsidR="00C00D3F">
        <w:rPr>
          <w:lang w:val="en-CA"/>
        </w:rPr>
        <w:t>version 3.2</w:t>
      </w:r>
      <w:r w:rsidR="00BC55A0">
        <w:rPr>
          <w:lang w:val="en-CA"/>
        </w:rPr>
        <w:t xml:space="preserve"> from</w:t>
      </w:r>
      <w:r>
        <w:rPr>
          <w:lang w:val="en-CA"/>
        </w:rPr>
        <w:t xml:space="preserve"> 13 packages</w:t>
      </w:r>
      <w:r w:rsidR="001C1463">
        <w:rPr>
          <w:lang w:val="en-CA"/>
        </w:rPr>
        <w:t xml:space="preserve"> organised by themes into 6</w:t>
      </w:r>
      <w:r>
        <w:rPr>
          <w:lang w:val="en-CA"/>
        </w:rPr>
        <w:t xml:space="preserve"> packages</w:t>
      </w:r>
      <w:r w:rsidR="001C1463">
        <w:rPr>
          <w:lang w:val="en-CA"/>
        </w:rPr>
        <w:t xml:space="preserve"> organised by use cases</w:t>
      </w:r>
      <w:r>
        <w:rPr>
          <w:lang w:val="en-CA"/>
        </w:rPr>
        <w:t xml:space="preserve"> (</w:t>
      </w:r>
      <w:r>
        <w:rPr>
          <w:lang w:val="en-CA"/>
        </w:rPr>
        <w:fldChar w:fldCharType="begin"/>
      </w:r>
      <w:r>
        <w:rPr>
          <w:lang w:val="en-CA"/>
        </w:rPr>
        <w:instrText xml:space="preserve"> REF _Ref447001591 \h </w:instrText>
      </w:r>
      <w:r>
        <w:rPr>
          <w:lang w:val="en-CA"/>
        </w:rPr>
      </w:r>
      <w:r>
        <w:rPr>
          <w:lang w:val="en-CA"/>
        </w:rPr>
        <w:fldChar w:fldCharType="separate"/>
      </w:r>
      <w:r w:rsidR="00AD44BE" w:rsidRPr="00690C3D">
        <w:t xml:space="preserve">Figure </w:t>
      </w:r>
      <w:r w:rsidR="00AD44BE">
        <w:rPr>
          <w:noProof/>
        </w:rPr>
        <w:t>2</w:t>
      </w:r>
      <w:r>
        <w:rPr>
          <w:lang w:val="en-CA"/>
        </w:rPr>
        <w:fldChar w:fldCharType="end"/>
      </w:r>
      <w:r w:rsidR="00BC55A0">
        <w:rPr>
          <w:lang w:val="en-CA"/>
        </w:rPr>
        <w:t>):</w:t>
      </w:r>
    </w:p>
    <w:p w14:paraId="4F59F348" w14:textId="3534EDC1" w:rsidR="000D2F14" w:rsidRDefault="000D2F14" w:rsidP="00C44904">
      <w:pPr>
        <w:pStyle w:val="Paragraphedeliste"/>
        <w:numPr>
          <w:ilvl w:val="0"/>
          <w:numId w:val="10"/>
        </w:numPr>
        <w:rPr>
          <w:lang w:val="en-CA"/>
        </w:rPr>
      </w:pPr>
      <w:r w:rsidRPr="00BC55A0">
        <w:rPr>
          <w:b/>
          <w:lang w:val="en-CA"/>
        </w:rPr>
        <w:t xml:space="preserve">GeoSciML </w:t>
      </w:r>
      <w:r w:rsidR="004175F5" w:rsidRPr="00BC55A0">
        <w:rPr>
          <w:b/>
          <w:lang w:val="en-CA"/>
        </w:rPr>
        <w:t>Basic</w:t>
      </w:r>
      <w:r w:rsidR="004175F5">
        <w:rPr>
          <w:lang w:val="en-CA"/>
        </w:rPr>
        <w:t>:</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C44904">
      <w:pPr>
        <w:pStyle w:val="Paragraphedeliste"/>
        <w:numPr>
          <w:ilvl w:val="0"/>
          <w:numId w:val="10"/>
        </w:numPr>
        <w:rPr>
          <w:lang w:val="en-CA"/>
        </w:rPr>
      </w:pPr>
      <w:r w:rsidRPr="00BC55A0">
        <w:rPr>
          <w:b/>
          <w:lang w:val="en-CA"/>
        </w:rPr>
        <w:lastRenderedPageBreak/>
        <w:t xml:space="preserve">GeoSciML </w:t>
      </w:r>
      <w:r w:rsidR="004175F5" w:rsidRPr="00BC55A0">
        <w:rPr>
          <w:b/>
          <w:lang w:val="en-CA"/>
        </w:rPr>
        <w:t>Extension</w:t>
      </w:r>
      <w:r w:rsidR="004175F5">
        <w:rPr>
          <w:lang w:val="en-CA"/>
        </w:rPr>
        <w:t>:</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C44904">
      <w:pPr>
        <w:pStyle w:val="Paragraphedeliste"/>
        <w:numPr>
          <w:ilvl w:val="0"/>
          <w:numId w:val="10"/>
        </w:numPr>
        <w:rPr>
          <w:lang w:val="en-CA"/>
        </w:rPr>
      </w:pPr>
      <w:r w:rsidRPr="00BC55A0">
        <w:rPr>
          <w:b/>
          <w:lang w:val="en-CA"/>
        </w:rPr>
        <w:t xml:space="preserve">GeoSciML Geologic </w:t>
      </w:r>
      <w:r w:rsidR="004175F5" w:rsidRPr="00BC55A0">
        <w:rPr>
          <w:b/>
          <w:lang w:val="en-CA"/>
        </w:rPr>
        <w:t>Age</w:t>
      </w:r>
      <w:r w:rsidR="004175F5">
        <w:rPr>
          <w:lang w:val="en-CA"/>
        </w:rPr>
        <w:t>:</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1A8391AB" w:rsidR="000D2F14" w:rsidRDefault="000D2F14" w:rsidP="00C44904">
      <w:pPr>
        <w:pStyle w:val="Paragraphedeliste"/>
        <w:numPr>
          <w:ilvl w:val="0"/>
          <w:numId w:val="10"/>
        </w:numPr>
        <w:rPr>
          <w:lang w:val="en-CA"/>
        </w:rPr>
      </w:pPr>
      <w:r w:rsidRPr="00BC55A0">
        <w:rPr>
          <w:b/>
          <w:lang w:val="en-CA"/>
        </w:rPr>
        <w:t xml:space="preserve">GeoSciML </w:t>
      </w:r>
      <w:r w:rsidR="00147062" w:rsidRPr="00BC55A0">
        <w:rPr>
          <w:b/>
          <w:lang w:val="en-CA"/>
        </w:rPr>
        <w:t>Borehole</w:t>
      </w:r>
      <w:r w:rsidR="00147062">
        <w:rPr>
          <w:lang w:val="en-CA"/>
        </w:rPr>
        <w:t>:</w:t>
      </w:r>
      <w:r>
        <w:rPr>
          <w:lang w:val="en-CA"/>
        </w:rPr>
        <w:t xml:space="preserve"> a model </w:t>
      </w:r>
      <w:r w:rsidR="002E4FD9">
        <w:rPr>
          <w:lang w:val="en-CA"/>
        </w:rPr>
        <w:t>for</w:t>
      </w:r>
      <w:r>
        <w:rPr>
          <w:lang w:val="en-CA"/>
        </w:rPr>
        <w:t xml:space="preserve"> borehole</w:t>
      </w:r>
      <w:r w:rsidR="009367D1">
        <w:rPr>
          <w:lang w:val="en-CA"/>
        </w:rPr>
        <w:t>s</w:t>
      </w:r>
      <w:r w:rsidR="002E4FD9">
        <w:rPr>
          <w:lang w:val="en-CA"/>
        </w:rPr>
        <w:t xml:space="preserve">, geologic logs and drilling details and other engineering informations. </w:t>
      </w:r>
    </w:p>
    <w:p w14:paraId="0863ABFD" w14:textId="77777777" w:rsidR="00BC55A0" w:rsidRDefault="000D2F14" w:rsidP="00C44904">
      <w:pPr>
        <w:pStyle w:val="Paragraphedeliste"/>
        <w:numPr>
          <w:ilvl w:val="0"/>
          <w:numId w:val="10"/>
        </w:numPr>
        <w:rPr>
          <w:lang w:val="en-CA"/>
        </w:rPr>
      </w:pPr>
      <w:r w:rsidRPr="00BC55A0">
        <w:rPr>
          <w:b/>
          <w:lang w:val="en-CA"/>
        </w:rPr>
        <w:t xml:space="preserve">GeoSciML Laboratory </w:t>
      </w:r>
      <w:r w:rsidR="00BC55A0" w:rsidRPr="00BC55A0">
        <w:rPr>
          <w:b/>
          <w:lang w:val="en-CA"/>
        </w:rPr>
        <w:t xml:space="preserve">and </w:t>
      </w:r>
      <w:r w:rsidR="00147062" w:rsidRPr="00BC55A0">
        <w:rPr>
          <w:b/>
          <w:lang w:val="en-CA"/>
        </w:rPr>
        <w:t>A</w:t>
      </w:r>
      <w:r w:rsidRPr="00BC55A0">
        <w:rPr>
          <w:b/>
          <w:lang w:val="en-CA"/>
        </w:rPr>
        <w:t>nalysis</w:t>
      </w:r>
      <w:r w:rsidRPr="00BC55A0">
        <w:rPr>
          <w:lang w:val="en-CA"/>
        </w:rPr>
        <w:t xml:space="preserve">: a model of </w:t>
      </w:r>
      <w:r w:rsidR="009367D1" w:rsidRPr="00BC55A0">
        <w:rPr>
          <w:lang w:val="en-CA"/>
        </w:rPr>
        <w:t xml:space="preserve">laboratory analytical </w:t>
      </w:r>
      <w:r w:rsidR="00B14110" w:rsidRPr="00BC55A0">
        <w:rPr>
          <w:lang w:val="en-CA"/>
        </w:rPr>
        <w:t>meta</w:t>
      </w:r>
      <w:r w:rsidR="009367D1" w:rsidRPr="00BC55A0">
        <w:rPr>
          <w:lang w:val="en-CA"/>
        </w:rPr>
        <w:t xml:space="preserve">data, </w:t>
      </w:r>
      <w:r w:rsidR="00B14110" w:rsidRPr="00BC55A0">
        <w:rPr>
          <w:lang w:val="en-CA"/>
        </w:rPr>
        <w:t xml:space="preserve">geological </w:t>
      </w:r>
      <w:r w:rsidR="004D2ACB" w:rsidRPr="00BC55A0">
        <w:rPr>
          <w:lang w:val="en-CA"/>
        </w:rPr>
        <w:t xml:space="preserve">sampling and </w:t>
      </w:r>
      <w:r w:rsidR="009367D1" w:rsidRPr="00BC55A0">
        <w:rPr>
          <w:lang w:val="en-CA"/>
        </w:rPr>
        <w:t>specimens</w:t>
      </w:r>
      <w:r w:rsidR="00B14110" w:rsidRPr="00BC55A0">
        <w:rPr>
          <w:lang w:val="en-CA"/>
        </w:rPr>
        <w:t>,</w:t>
      </w:r>
      <w:r w:rsidR="009367D1" w:rsidRPr="00BC55A0">
        <w:rPr>
          <w:lang w:val="en-CA"/>
        </w:rPr>
        <w:t xml:space="preserve"> and isotopic age observation results</w:t>
      </w:r>
      <w:r w:rsidRPr="00BC55A0">
        <w:rPr>
          <w:lang w:val="en-CA"/>
        </w:rPr>
        <w:t>.</w:t>
      </w:r>
    </w:p>
    <w:p w14:paraId="6BA588ED" w14:textId="05CEC502" w:rsidR="00DF2D0D" w:rsidRPr="00BC55A0" w:rsidRDefault="00DF2D0D" w:rsidP="00C44904">
      <w:pPr>
        <w:pStyle w:val="Paragraphedeliste"/>
        <w:numPr>
          <w:ilvl w:val="0"/>
          <w:numId w:val="10"/>
        </w:numPr>
        <w:rPr>
          <w:lang w:val="en-CA"/>
        </w:rPr>
      </w:pPr>
      <w:r w:rsidRPr="00BC55A0">
        <w:rPr>
          <w:b/>
          <w:lang w:val="en-CA"/>
        </w:rPr>
        <w:t>GeoSciML Lite</w:t>
      </w:r>
      <w:r w:rsidRPr="00BC55A0">
        <w:rPr>
          <w:lang w:val="en-CA"/>
        </w:rPr>
        <w:t xml:space="preserve">: </w:t>
      </w:r>
      <w:r w:rsidR="002E4FD9">
        <w:rPr>
          <w:lang w:val="en-CA"/>
        </w:rPr>
        <w:t xml:space="preserve">previously </w:t>
      </w:r>
      <w:r w:rsidR="00BC55A0" w:rsidRPr="00BC55A0">
        <w:rPr>
          <w:lang w:val="en-CA"/>
        </w:rPr>
        <w:t>known as “Portr</w:t>
      </w:r>
      <w:r w:rsidRPr="00BC55A0">
        <w:rPr>
          <w:lang w:val="en-CA"/>
        </w:rPr>
        <w:t>a</w:t>
      </w:r>
      <w:r w:rsidR="002E4FD9">
        <w:rPr>
          <w:lang w:val="en-CA"/>
        </w:rPr>
        <w:t>yal” in version 3.2;</w:t>
      </w:r>
      <w:r w:rsidR="00BC55A0" w:rsidRPr="00BC55A0">
        <w:rPr>
          <w:lang w:val="en-CA"/>
        </w:rPr>
        <w:t xml:space="preserve"> a</w:t>
      </w:r>
      <w:r w:rsidRPr="00BC55A0">
        <w:rPr>
          <w:lang w:val="en-CA"/>
        </w:rPr>
        <w:t xml:space="preserve"> simplified alternate implementation of the conceptual model for layer based application</w:t>
      </w:r>
      <w:r w:rsidR="00BC55A0" w:rsidRPr="00BC55A0">
        <w:rPr>
          <w:lang w:val="en-CA"/>
        </w:rPr>
        <w:t>s</w:t>
      </w:r>
      <w:r w:rsidRPr="00BC55A0">
        <w:rPr>
          <w:lang w:val="en-CA"/>
        </w:rPr>
        <w:t>.</w:t>
      </w:r>
    </w:p>
    <w:p w14:paraId="5BFABEE1" w14:textId="77777777" w:rsidR="000D2F14" w:rsidRDefault="000D2F14" w:rsidP="009459BF">
      <w:pPr>
        <w:rPr>
          <w:lang w:val="en-CA"/>
        </w:rPr>
      </w:pPr>
    </w:p>
    <w:p w14:paraId="6EC882B7" w14:textId="301D6F88" w:rsidR="007D2867" w:rsidRDefault="0007548F" w:rsidP="007D2867">
      <w:pPr>
        <w:keepNext/>
      </w:pPr>
      <w:r>
        <w:rPr>
          <w:noProof/>
          <w:lang w:val="en-CA" w:eastAsia="en-CA"/>
        </w:rPr>
        <w:drawing>
          <wp:inline distT="0" distB="0" distL="0" distR="0" wp14:anchorId="4700F398" wp14:editId="3816458F">
            <wp:extent cx="5486400" cy="4817364"/>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817364"/>
                    </a:xfrm>
                    <a:prstGeom prst="rect">
                      <a:avLst/>
                    </a:prstGeom>
                    <a:noFill/>
                    <a:ln>
                      <a:noFill/>
                    </a:ln>
                  </pic:spPr>
                </pic:pic>
              </a:graphicData>
            </a:graphic>
          </wp:inline>
        </w:drawing>
      </w:r>
      <w:r w:rsidR="00DF2D0D" w:rsidRPr="00DF2D0D">
        <w:rPr>
          <w:noProof/>
          <w:lang w:val="en-CA" w:eastAsia="en-CA"/>
        </w:rPr>
        <w:t xml:space="preserve"> </w:t>
      </w:r>
    </w:p>
    <w:p w14:paraId="1D4B869E" w14:textId="59933514" w:rsidR="007D2867" w:rsidRPr="00690C3D" w:rsidRDefault="007D2867" w:rsidP="00690C3D">
      <w:pPr>
        <w:pStyle w:val="Lgende"/>
        <w:jc w:val="center"/>
        <w:rPr>
          <w:color w:val="auto"/>
        </w:rPr>
      </w:pPr>
      <w:bookmarkStart w:id="50"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AD44BE">
        <w:rPr>
          <w:noProof/>
          <w:color w:val="auto"/>
        </w:rPr>
        <w:t>2</w:t>
      </w:r>
      <w:r w:rsidRPr="00690C3D">
        <w:rPr>
          <w:color w:val="auto"/>
        </w:rPr>
        <w:fldChar w:fldCharType="end"/>
      </w:r>
      <w:bookmarkEnd w:id="50"/>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6930D73C"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 xml:space="preserve">modular specification) per target implementation (this specification has two targets; </w:t>
      </w:r>
      <w:r w:rsidR="00BC55A0">
        <w:rPr>
          <w:lang w:val="en-CA"/>
        </w:rPr>
        <w:lastRenderedPageBreak/>
        <w:t xml:space="preserve">encoding </w:t>
      </w:r>
      <w:r>
        <w:rPr>
          <w:lang w:val="en-CA"/>
        </w:rPr>
        <w:t xml:space="preserve">and </w:t>
      </w:r>
      <w:r w:rsidR="00BC55A0">
        <w:rPr>
          <w:lang w:val="en-CA"/>
        </w:rPr>
        <w:t>data instance</w:t>
      </w:r>
      <w:r>
        <w:rPr>
          <w:lang w:val="en-CA"/>
        </w:rPr>
        <w:t>).  More target implementations might be published as se</w:t>
      </w:r>
      <w:r w:rsidR="00681747">
        <w:rPr>
          <w:lang w:val="en-CA"/>
        </w:rPr>
        <w:t>parate documents.</w:t>
      </w:r>
    </w:p>
    <w:p w14:paraId="7179FA14" w14:textId="77777777" w:rsidR="000D2F14" w:rsidRDefault="000D2F14" w:rsidP="000D2F14">
      <w:pPr>
        <w:rPr>
          <w:lang w:val="en-CA"/>
        </w:rPr>
      </w:pPr>
    </w:p>
    <w:p w14:paraId="5128645A" w14:textId="77777777" w:rsidR="00681747" w:rsidRDefault="00681747" w:rsidP="00681747">
      <w:pPr>
        <w:pStyle w:val="Titre2"/>
        <w:rPr>
          <w:lang w:val="en-CA"/>
        </w:rPr>
      </w:pPr>
      <w:bookmarkStart w:id="51" w:name="_Ref432754283"/>
      <w:bookmarkStart w:id="52" w:name="_Toc458154191"/>
      <w:r>
        <w:rPr>
          <w:lang w:val="en-CA"/>
        </w:rPr>
        <w:t>GeoSciML Basic and Extension</w:t>
      </w:r>
      <w:bookmarkEnd w:id="51"/>
      <w:bookmarkEnd w:id="52"/>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w:t>
      </w:r>
      <w:r w:rsidRPr="002E4FD9">
        <w:rPr>
          <w:rStyle w:val="Entity"/>
        </w:rPr>
        <w:t>Map</w:t>
      </w:r>
      <w:r w:rsidR="005F5C63" w:rsidRPr="002E4FD9">
        <w:rPr>
          <w:rStyle w:val="Entity"/>
        </w:rPr>
        <w:t>ped</w:t>
      </w:r>
      <w:r w:rsidRPr="002E4FD9">
        <w:rPr>
          <w:rStyle w:val="Entity"/>
        </w:rPr>
        <w:t>Feature</w:t>
      </w:r>
      <w:r>
        <w:rPr>
          <w:lang w:val="en-CA"/>
        </w:rPr>
        <w:t xml:space="preserve"> – the cartographic element shown on a map, and the </w:t>
      </w:r>
      <w:r w:rsidRPr="002E4FD9">
        <w:rPr>
          <w:rStyle w:val="Entity"/>
        </w:rPr>
        <w:t>GeologicFeature</w:t>
      </w:r>
      <w:r>
        <w:rPr>
          <w:lang w:val="en-CA"/>
        </w:rPr>
        <w:t xml:space="preserve"> it represents.  All </w:t>
      </w:r>
      <w:r w:rsidR="00D318C0">
        <w:rPr>
          <w:lang w:val="en-CA"/>
        </w:rPr>
        <w:t xml:space="preserve">geologic </w:t>
      </w:r>
      <w:r>
        <w:rPr>
          <w:lang w:val="en-CA"/>
        </w:rPr>
        <w:t xml:space="preserve">concepts that can be represented on a map are subtypes of </w:t>
      </w:r>
      <w:r w:rsidRPr="002E4FD9">
        <w:rPr>
          <w:rStyle w:val="Entity"/>
        </w:rPr>
        <w:t>GeologicFeature</w:t>
      </w:r>
      <w:r w:rsidR="00230CDE">
        <w:rPr>
          <w:lang w:val="en-CA"/>
        </w:rPr>
        <w:t xml:space="preserve">.  </w:t>
      </w:r>
    </w:p>
    <w:p w14:paraId="56FEBB16" w14:textId="67E0BAF3" w:rsidR="00230CDE" w:rsidRDefault="005F5C63" w:rsidP="00EC0310">
      <w:pPr>
        <w:keepNext/>
      </w:pPr>
      <w:r w:rsidRPr="005F5C63">
        <w:rPr>
          <w:noProof/>
          <w:lang w:val="en-AU" w:eastAsia="en-AU"/>
        </w:rPr>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7A88C53C" w:rsidR="00230CDE" w:rsidRPr="00EC0310" w:rsidRDefault="00230CDE" w:rsidP="00EC0310">
      <w:pPr>
        <w:pStyle w:val="Lgende"/>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AD44BE">
        <w:rPr>
          <w:noProof/>
          <w:color w:val="000000"/>
        </w:rPr>
        <w:t>3</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 xml:space="preserve">High-level </w:t>
      </w:r>
      <w:r w:rsidRPr="00B43806">
        <w:rPr>
          <w:color w:val="000000"/>
        </w:rPr>
        <w:t>model</w:t>
      </w:r>
      <w:r w:rsidR="00BF2A41">
        <w:rPr>
          <w:color w:val="000000"/>
        </w:rPr>
        <w:t>.</w:t>
      </w:r>
    </w:p>
    <w:p w14:paraId="15B6D491" w14:textId="77777777" w:rsidR="00230CDE" w:rsidRDefault="00230CDE" w:rsidP="00681747">
      <w:pPr>
        <w:rPr>
          <w:lang w:val="en-CA"/>
        </w:rPr>
      </w:pPr>
    </w:p>
    <w:p w14:paraId="05A77CED" w14:textId="6C0376F2" w:rsidR="00681747" w:rsidRDefault="00681747" w:rsidP="00681747">
      <w:pPr>
        <w:rPr>
          <w:lang w:val="en-CA"/>
        </w:rPr>
      </w:pPr>
      <w:r w:rsidRPr="002E4FD9">
        <w:rPr>
          <w:rStyle w:val="Entity"/>
        </w:rPr>
        <w:t>GeologicFeature</w:t>
      </w:r>
      <w:r>
        <w:rPr>
          <w:lang w:val="en-CA"/>
        </w:rPr>
        <w:t xml:space="preserv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AD44BE" w:rsidRPr="00690C3D">
        <w:t xml:space="preserve">Figure </w:t>
      </w:r>
      <w:r w:rsidR="00AD44BE">
        <w:rPr>
          <w:noProof/>
        </w:rPr>
        <w:t>4</w:t>
      </w:r>
      <w:r>
        <w:rPr>
          <w:lang w:val="en-CA"/>
        </w:rPr>
        <w:fldChar w:fldCharType="end"/>
      </w:r>
      <w:r w:rsidR="00690C3D">
        <w:rPr>
          <w:lang w:val="en-CA"/>
        </w:rPr>
        <w:t>) -</w:t>
      </w:r>
      <w:r>
        <w:rPr>
          <w:lang w:val="en-CA"/>
        </w:rPr>
        <w:t xml:space="preserve"> </w:t>
      </w:r>
      <w:r w:rsidRPr="002E4FD9">
        <w:rPr>
          <w:rStyle w:val="Entity"/>
        </w:rPr>
        <w:t>GeologicEvent</w:t>
      </w:r>
      <w:r>
        <w:rPr>
          <w:lang w:val="en-CA"/>
        </w:rPr>
        <w:t xml:space="preserve">, </w:t>
      </w:r>
      <w:r w:rsidRPr="002E4FD9">
        <w:rPr>
          <w:rStyle w:val="Entity"/>
        </w:rPr>
        <w:t>GeologicStructure</w:t>
      </w:r>
      <w:r>
        <w:rPr>
          <w:lang w:val="en-CA"/>
        </w:rPr>
        <w:t xml:space="preserve">, </w:t>
      </w:r>
      <w:r w:rsidRPr="002E4FD9">
        <w:rPr>
          <w:rStyle w:val="Entity"/>
        </w:rPr>
        <w:t>GeologicUnit</w:t>
      </w:r>
      <w:r w:rsidR="00690C3D">
        <w:rPr>
          <w:lang w:val="en-CA"/>
        </w:rPr>
        <w:t xml:space="preserve"> and </w:t>
      </w:r>
      <w:r w:rsidR="00690C3D" w:rsidRPr="002E4FD9">
        <w:rPr>
          <w:rStyle w:val="Entity"/>
        </w:rPr>
        <w:t>GeomorphologicFeatures</w:t>
      </w:r>
      <w:r w:rsidR="00690C3D">
        <w:rPr>
          <w:lang w:val="en-CA"/>
        </w:rPr>
        <w:t>.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 xml:space="preserve">are not geologic features themselves, but features related to the activity of sampling and observing geology (such as </w:t>
      </w:r>
      <w:r w:rsidRPr="002E4FD9">
        <w:rPr>
          <w:rStyle w:val="Entity"/>
        </w:rPr>
        <w:t>Borehole</w:t>
      </w:r>
      <w:r>
        <w:rPr>
          <w:lang w:val="en-CA"/>
        </w:rPr>
        <w:t xml:space="preserve"> or </w:t>
      </w:r>
      <w:r w:rsidRPr="002E4FD9">
        <w:rPr>
          <w:rStyle w:val="Entity"/>
        </w:rPr>
        <w:t>GeologicSpecimen</w:t>
      </w:r>
      <w:r>
        <w:rPr>
          <w:lang w:val="en-CA"/>
        </w:rPr>
        <w:t xml:space="preserve">) and are therefore modelled as </w:t>
      </w:r>
      <w:r w:rsidRPr="002E4FD9">
        <w:rPr>
          <w:rStyle w:val="Entity"/>
        </w:rPr>
        <w:t>SF_SamplingFeature</w:t>
      </w:r>
      <w:r>
        <w:rPr>
          <w:lang w:val="en-CA"/>
        </w:rPr>
        <w:t xml:space="preserve"> (O&amp;M) subtypes.</w:t>
      </w:r>
    </w:p>
    <w:p w14:paraId="057035A4" w14:textId="7153F0C4" w:rsidR="00681747" w:rsidRDefault="0007548F" w:rsidP="00681747">
      <w:pPr>
        <w:keepNext/>
      </w:pPr>
      <w:r>
        <w:rPr>
          <w:noProof/>
          <w:lang w:val="en-CA" w:eastAsia="en-CA"/>
        </w:rPr>
        <w:lastRenderedPageBreak/>
        <w:drawing>
          <wp:inline distT="0" distB="0" distL="0" distR="0" wp14:anchorId="02840FA8" wp14:editId="72DF00A4">
            <wp:extent cx="5486400" cy="30364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36480"/>
                    </a:xfrm>
                    <a:prstGeom prst="rect">
                      <a:avLst/>
                    </a:prstGeom>
                    <a:noFill/>
                    <a:ln>
                      <a:noFill/>
                    </a:ln>
                  </pic:spPr>
                </pic:pic>
              </a:graphicData>
            </a:graphic>
          </wp:inline>
        </w:drawing>
      </w:r>
    </w:p>
    <w:p w14:paraId="3CC68821" w14:textId="696570A5" w:rsidR="00681747" w:rsidRPr="00690C3D" w:rsidRDefault="00681747" w:rsidP="00690C3D">
      <w:pPr>
        <w:pStyle w:val="Lgende"/>
        <w:jc w:val="center"/>
        <w:rPr>
          <w:color w:val="auto"/>
          <w:lang w:val="en-CA"/>
        </w:rPr>
      </w:pPr>
      <w:bookmarkStart w:id="53"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AD44BE">
        <w:rPr>
          <w:noProof/>
          <w:color w:val="auto"/>
        </w:rPr>
        <w:t>4</w:t>
      </w:r>
      <w:r w:rsidR="00673E83" w:rsidRPr="00690C3D">
        <w:rPr>
          <w:noProof/>
          <w:color w:val="auto"/>
        </w:rPr>
        <w:fldChar w:fldCharType="end"/>
      </w:r>
      <w:bookmarkEnd w:id="53"/>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0C5AEB84" w:rsidR="00681747" w:rsidRDefault="00681747" w:rsidP="00681747">
      <w:pPr>
        <w:rPr>
          <w:lang w:val="en-CA"/>
        </w:rPr>
      </w:pPr>
      <w:r w:rsidRPr="002E4FD9">
        <w:rPr>
          <w:rStyle w:val="Entity"/>
        </w:rPr>
        <w:t>GeologicFeature</w:t>
      </w:r>
      <w:r>
        <w:rPr>
          <w:lang w:val="en-CA"/>
        </w:rPr>
        <w:t xml:space="preserve"> can share</w:t>
      </w:r>
      <w:r w:rsidR="002E4FD9">
        <w:rPr>
          <w:lang w:val="en-CA"/>
        </w:rPr>
        <w:t xml:space="preserve"> arbitrary</w:t>
      </w:r>
      <w:r>
        <w:rPr>
          <w:lang w:val="en-CA"/>
        </w:rPr>
        <w:t xml:space="preserve"> relationships through </w:t>
      </w:r>
      <w:r w:rsidR="00B33100">
        <w:rPr>
          <w:lang w:val="en-CA"/>
        </w:rPr>
        <w:t>relation</w:t>
      </w:r>
      <w:r w:rsidR="002E4FD9">
        <w:rPr>
          <w:lang w:val="en-CA"/>
        </w:rPr>
        <w:t>s</w:t>
      </w:r>
      <w:r w:rsidR="00B33100">
        <w:rPr>
          <w:lang w:val="en-CA"/>
        </w:rPr>
        <w:t xml:space="preserve"> (</w:t>
      </w:r>
      <w:r w:rsidR="00B33100" w:rsidRPr="002E4FD9">
        <w:rPr>
          <w:rStyle w:val="Entity"/>
        </w:rPr>
        <w:t>AbstractRelation</w:t>
      </w:r>
      <w:r w:rsidR="00B33100">
        <w:rPr>
          <w:lang w:val="en-CA"/>
        </w:rPr>
        <w:t xml:space="preserve">) </w:t>
      </w:r>
      <w:r>
        <w:rPr>
          <w:lang w:val="en-CA"/>
        </w:rPr>
        <w:t xml:space="preserve">class, subtyped into different kind of relationships, providing </w:t>
      </w:r>
      <w:r w:rsidR="002E4FD9">
        <w:rPr>
          <w:lang w:val="en-CA"/>
        </w:rPr>
        <w:t>distinct</w:t>
      </w:r>
      <w:r>
        <w:rPr>
          <w:lang w:val="en-CA"/>
        </w:rPr>
        <w:t xml:space="preserve">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Titre3"/>
        <w:rPr>
          <w:lang w:val="en-CA"/>
        </w:rPr>
      </w:pPr>
      <w:bookmarkStart w:id="54" w:name="_Ref440065627"/>
      <w:bookmarkStart w:id="55" w:name="_Toc458154192"/>
      <w:r>
        <w:rPr>
          <w:lang w:val="en-CA"/>
        </w:rPr>
        <w:t>AbstractDescription classes</w:t>
      </w:r>
      <w:bookmarkEnd w:id="54"/>
      <w:bookmarkEnd w:id="55"/>
    </w:p>
    <w:p w14:paraId="780C7301" w14:textId="77777777" w:rsidR="00895888" w:rsidRPr="00895888" w:rsidRDefault="00895888">
      <w:pPr>
        <w:rPr>
          <w:lang w:val="en-CA"/>
        </w:rPr>
      </w:pPr>
    </w:p>
    <w:p w14:paraId="6F2F2413" w14:textId="1AF76016" w:rsidR="00EA50E7" w:rsidRDefault="002E4FD9" w:rsidP="00681747">
      <w:pPr>
        <w:rPr>
          <w:lang w:val="en-CA"/>
        </w:rPr>
      </w:pPr>
      <w:r>
        <w:rPr>
          <w:lang w:val="en-CA"/>
        </w:rPr>
        <w:t>The technique t</w:t>
      </w:r>
      <w:r w:rsidR="00EA50E7">
        <w:rPr>
          <w:lang w:val="en-CA"/>
        </w:rPr>
        <w:t xml:space="preserve">o add </w:t>
      </w:r>
      <w:r w:rsidR="00690C3D">
        <w:rPr>
          <w:lang w:val="en-CA"/>
        </w:rPr>
        <w:t>extended</w:t>
      </w:r>
      <w:r w:rsidR="00EA50E7">
        <w:rPr>
          <w:lang w:val="en-CA"/>
        </w:rPr>
        <w:t xml:space="preserve"> properties to an existing</w:t>
      </w:r>
      <w:r w:rsidR="00690C3D">
        <w:rPr>
          <w:lang w:val="en-CA"/>
        </w:rPr>
        <w:t xml:space="preserve"> class</w:t>
      </w:r>
      <w:r w:rsidR="00EA50E7">
        <w:rPr>
          <w:lang w:val="en-CA"/>
        </w:rPr>
        <w:t xml:space="preserve"> </w:t>
      </w:r>
      <w:r w:rsidR="00690C3D">
        <w:rPr>
          <w:lang w:val="en-CA"/>
        </w:rPr>
        <w:t xml:space="preserve">is </w:t>
      </w:r>
      <w:r w:rsidR="00EA50E7">
        <w:rPr>
          <w:lang w:val="en-CA"/>
        </w:rPr>
        <w:t>normally to create a subtype to carry the new properties</w:t>
      </w:r>
      <w:r w:rsidR="00690C3D">
        <w:rPr>
          <w:lang w:val="en-CA"/>
        </w:rPr>
        <w:t xml:space="preserve"> (Fig. 5)</w:t>
      </w:r>
      <w:r w:rsidR="00EA50E7">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Lgende"/>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AD44BE">
        <w:rPr>
          <w:noProof/>
          <w:color w:val="auto"/>
        </w:rPr>
        <w:t>5</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7DE13D54"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w:t>
      </w:r>
      <w:r w:rsidR="002E4FD9">
        <w:rPr>
          <w:lang w:val="en-CA"/>
        </w:rPr>
        <w:t xml:space="preserve"> </w:t>
      </w:r>
      <w:r w:rsidR="00AD44BE">
        <w:rPr>
          <w:lang w:val="en-CA"/>
        </w:rPr>
        <w:t xml:space="preserve">up in the chain of inheritance </w:t>
      </w:r>
      <w:bookmarkStart w:id="56" w:name="_GoBack"/>
      <w:bookmarkEnd w:id="56"/>
      <w:r w:rsidR="002E4FD9">
        <w:rPr>
          <w:lang w:val="en-CA"/>
        </w:rPr>
        <w:t>will create a new branch, and new properties won’t</w:t>
      </w:r>
      <w:r w:rsidR="00861954">
        <w:rPr>
          <w:lang w:val="en-CA"/>
        </w:rPr>
        <w:t xml:space="preserve"> propagate to existing subtypes</w:t>
      </w:r>
      <w:r w:rsidR="002E4FD9">
        <w:rPr>
          <w:lang w:val="en-CA"/>
        </w:rPr>
        <w:t xml:space="preserve"> in the main branch</w:t>
      </w:r>
      <w:r w:rsidR="00861954">
        <w:rPr>
          <w:lang w:val="en-CA"/>
        </w:rPr>
        <w:t>.</w:t>
      </w:r>
      <w:r w:rsidR="00DA2FDF">
        <w:rPr>
          <w:lang w:val="en-CA"/>
        </w:rPr>
        <w:t xml:space="preserve"> </w:t>
      </w:r>
      <w:r w:rsidR="008F4593">
        <w:t>GeoSciML</w:t>
      </w:r>
      <w:r w:rsidR="00861954">
        <w:t xml:space="preserve"> </w:t>
      </w:r>
      <w:r w:rsidR="002E4FD9">
        <w:t>proposes</w:t>
      </w:r>
      <w:r w:rsidR="00861954">
        <w:t xml:space="preserve"> a</w:t>
      </w:r>
      <w:r w:rsidR="000077DC">
        <w:t>n</w:t>
      </w:r>
      <w:r w:rsidR="00861954">
        <w:t xml:space="preserve"> </w:t>
      </w:r>
      <w:r w:rsidR="000077DC">
        <w:t xml:space="preserve">extension </w:t>
      </w:r>
      <w:r w:rsidR="00861954">
        <w:t xml:space="preserve">pattern </w:t>
      </w:r>
      <w:r w:rsidR="00BC55A0">
        <w:t>using</w:t>
      </w:r>
      <w:r w:rsidR="00861954">
        <w:t xml:space="preserve">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w:t>
      </w:r>
      <w:r w:rsidR="00BC55A0">
        <w:t>,</w:t>
      </w:r>
      <w:r w:rsidR="00A173A4">
        <w:t xml:space="preserve"> subtyping</w:t>
      </w:r>
      <w:r w:rsidR="00861954">
        <w:t xml:space="preserve"> </w:t>
      </w:r>
      <w:r w:rsidR="00EF48A6" w:rsidRPr="002E4FD9">
        <w:rPr>
          <w:rStyle w:val="Entity"/>
        </w:rPr>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Lgende"/>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AD44BE">
        <w:rPr>
          <w:noProof/>
          <w:color w:val="auto"/>
        </w:rPr>
        <w:t>6</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C44904">
      <w:pPr>
        <w:pStyle w:val="Paragraphedeliste"/>
        <w:numPr>
          <w:ilvl w:val="0"/>
          <w:numId w:val="11"/>
        </w:numPr>
      </w:pPr>
      <w:r>
        <w:t>It d</w:t>
      </w:r>
      <w:r w:rsidR="00D0034E">
        <w:t>oes not require the creation of a new feature type</w:t>
      </w:r>
      <w:r w:rsidR="00595C96">
        <w:t xml:space="preserve"> to add properties to core features.</w:t>
      </w:r>
    </w:p>
    <w:p w14:paraId="6EC47B98" w14:textId="2805436A" w:rsidR="00D0034E" w:rsidRDefault="00D0034E" w:rsidP="00C44904">
      <w:pPr>
        <w:pStyle w:val="Paragraphedeliste"/>
        <w:numPr>
          <w:ilvl w:val="0"/>
          <w:numId w:val="11"/>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6985B3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BC55A0">
        <w:t xml:space="preserve">ultimately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AD44BE" w:rsidRPr="00EC0310">
        <w:t xml:space="preserve">Table </w:t>
      </w:r>
      <w:r w:rsidR="00AD44BE">
        <w:rPr>
          <w:noProof/>
        </w:rPr>
        <w:t>1</w:t>
      </w:r>
      <w:r>
        <w:fldChar w:fldCharType="end"/>
      </w:r>
      <w:r>
        <w:t>).</w:t>
      </w:r>
    </w:p>
    <w:p w14:paraId="434C3884" w14:textId="251C9391" w:rsidR="000077DC" w:rsidRPr="00EC0310" w:rsidRDefault="000077DC" w:rsidP="004D3EF3">
      <w:pPr>
        <w:pStyle w:val="Lgende"/>
        <w:keepNext/>
        <w:rPr>
          <w:color w:val="auto"/>
        </w:rPr>
      </w:pPr>
      <w:bookmarkStart w:id="57"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AD44BE">
        <w:rPr>
          <w:noProof/>
          <w:color w:val="auto"/>
        </w:rPr>
        <w:t>1</w:t>
      </w:r>
      <w:r w:rsidR="00415E41">
        <w:rPr>
          <w:color w:val="auto"/>
        </w:rPr>
        <w:fldChar w:fldCharType="end"/>
      </w:r>
      <w:bookmarkEnd w:id="57"/>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Default="00EF48A6" w:rsidP="00DA2FDF">
      <w:r>
        <w:t>T</w:t>
      </w:r>
      <w:r w:rsidR="000466A0">
        <w:t xml:space="preserve">his </w:t>
      </w:r>
      <w:r>
        <w:t xml:space="preserve">modelling </w:t>
      </w:r>
      <w:r w:rsidR="000466A0">
        <w:t xml:space="preserve">pattern 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p>
    <w:p w14:paraId="098EF99B" w14:textId="77777777" w:rsidR="00DF2D0D" w:rsidRDefault="00DF2D0D" w:rsidP="00DF2D0D">
      <w:pPr>
        <w:pStyle w:val="Titre2"/>
        <w:rPr>
          <w:lang w:val="en-CA"/>
        </w:rPr>
      </w:pPr>
      <w:bookmarkStart w:id="58" w:name="_Toc458154193"/>
      <w:r>
        <w:rPr>
          <w:lang w:val="en-CA"/>
        </w:rPr>
        <w:t>GeoSciML Lite</w:t>
      </w:r>
      <w:bookmarkEnd w:id="58"/>
    </w:p>
    <w:p w14:paraId="4D0A675B" w14:textId="77777777" w:rsidR="00DF2D0D" w:rsidRDefault="00DF2D0D" w:rsidP="00DF2D0D">
      <w:pPr>
        <w:rPr>
          <w:lang w:val="en-CA"/>
        </w:rPr>
      </w:pPr>
    </w:p>
    <w:p w14:paraId="232BE2CE" w14:textId="1F83DC2C" w:rsidR="00DF2D0D" w:rsidRPr="005E0F6A" w:rsidRDefault="00DF2D0D" w:rsidP="00DF2D0D">
      <w:pPr>
        <w:rPr>
          <w:lang w:val="en-CA"/>
        </w:rPr>
      </w:pPr>
      <w:r>
        <w:rPr>
          <w:lang w:val="en-CA"/>
        </w:rPr>
        <w:t>GeoSciML Lite is a denormalised view</w:t>
      </w:r>
      <w:r w:rsidR="0031113D">
        <w:rPr>
          <w:lang w:val="en-CA"/>
        </w:rPr>
        <w:t>, or a transformation,</w:t>
      </w:r>
      <w:r>
        <w:rPr>
          <w:lang w:val="en-CA"/>
        </w:rPr>
        <w:t xml:space="preserve"> of key geological and sampling features, designed as a simple entry level model to publish datasets, particularly adapted to geographic visualization with key reporting properties.  The use case for GeoSciML-lite is a simple layer-based </w:t>
      </w:r>
      <w:r w:rsidR="00BC55A0">
        <w:rPr>
          <w:lang w:val="en-CA"/>
        </w:rPr>
        <w:t>application;</w:t>
      </w:r>
      <w:r>
        <w:rPr>
          <w:lang w:val="en-CA"/>
        </w:rPr>
        <w:t xml:space="preserve"> such as web map application or GIS where the key functionality is to display a map layer and perform simple identify operations.  The classes are modelled to be easily implementable in any GIS or web mapping application.  One feature type maps to one table composed of optional, single occurrence, properties – consistent with the structure of denormalised RDBMS tables.  </w:t>
      </w:r>
      <w:r w:rsidRPr="005E0F6A">
        <w:rPr>
          <w:lang w:val="en-CA"/>
        </w:rPr>
        <w:t xml:space="preserve">The XML implementation (clause </w:t>
      </w:r>
      <w:r w:rsidR="005E0F6A">
        <w:rPr>
          <w:lang w:val="en-CA"/>
        </w:rPr>
        <w:fldChar w:fldCharType="begin"/>
      </w:r>
      <w:r w:rsidR="005E0F6A">
        <w:rPr>
          <w:lang w:val="en-CA"/>
        </w:rPr>
        <w:instrText xml:space="preserve"> REF _Ref458064986 \r \h </w:instrText>
      </w:r>
      <w:r w:rsidR="005E0F6A">
        <w:rPr>
          <w:lang w:val="en-CA"/>
        </w:rPr>
      </w:r>
      <w:r w:rsidR="005E0F6A">
        <w:rPr>
          <w:lang w:val="en-CA"/>
        </w:rPr>
        <w:fldChar w:fldCharType="separate"/>
      </w:r>
      <w:r w:rsidR="00AD44BE">
        <w:rPr>
          <w:lang w:val="en-CA"/>
        </w:rPr>
        <w:t>9.8</w:t>
      </w:r>
      <w:r w:rsidR="005E0F6A">
        <w:rPr>
          <w:lang w:val="en-CA"/>
        </w:rPr>
        <w:fldChar w:fldCharType="end"/>
      </w:r>
      <w:r w:rsidR="005E0F6A">
        <w:rPr>
          <w:lang w:val="en-CA"/>
        </w:rPr>
        <w:t xml:space="preserve">) </w:t>
      </w:r>
      <w:r w:rsidRPr="005E0F6A">
        <w:rPr>
          <w:lang w:val="en-CA"/>
        </w:rPr>
        <w:t xml:space="preserve">is conformant with GML Simple Feature (OGC 10-100r3). </w:t>
      </w:r>
    </w:p>
    <w:p w14:paraId="2AFD65F6" w14:textId="1C134081" w:rsidR="00DF2D0D" w:rsidRDefault="00DF2D0D" w:rsidP="00DF2D0D">
      <w:pPr>
        <w:rPr>
          <w:lang w:val="en-CA"/>
        </w:rPr>
      </w:pPr>
      <w:r>
        <w:rPr>
          <w:lang w:val="en-CA"/>
        </w:rPr>
        <w:t xml:space="preserve">Each </w:t>
      </w:r>
      <w:r w:rsidR="0031113D">
        <w:rPr>
          <w:lang w:val="en-CA"/>
        </w:rPr>
        <w:t>property</w:t>
      </w:r>
      <w:r>
        <w:rPr>
          <w:lang w:val="en-CA"/>
        </w:rPr>
        <w:t xml:space="preserve"> of Lite classes are derived from a subset of </w:t>
      </w:r>
      <w:r w:rsidR="002A0C3E">
        <w:rPr>
          <w:lang w:val="en-CA"/>
        </w:rPr>
        <w:t xml:space="preserve">the properties available in the </w:t>
      </w:r>
      <w:r>
        <w:rPr>
          <w:lang w:val="en-CA"/>
        </w:rPr>
        <w:t>“full” model</w:t>
      </w:r>
      <w:r w:rsidR="002A0C3E">
        <w:rPr>
          <w:lang w:val="en-CA"/>
        </w:rPr>
        <w:t xml:space="preserve">, with the exception of “genericSymbolizer”, which is a convenience property providing a cartographic symbol. The property is a shortcut to symbolisation that </w:t>
      </w:r>
      <w:r w:rsidR="0031113D">
        <w:rPr>
          <w:lang w:val="en-CA"/>
        </w:rPr>
        <w:t>would</w:t>
      </w:r>
      <w:r w:rsidR="002A0C3E">
        <w:rPr>
          <w:lang w:val="en-CA"/>
        </w:rPr>
        <w:t xml:space="preserve"> otherwise be provided </w:t>
      </w:r>
      <w:r w:rsidR="00D04723">
        <w:rPr>
          <w:lang w:val="en-CA"/>
        </w:rPr>
        <w:t>by</w:t>
      </w:r>
      <w:r w:rsidR="002A0C3E">
        <w:rPr>
          <w:lang w:val="en-CA"/>
        </w:rPr>
        <w:t xml:space="preserve"> SLD (Styled Layer Descriptor).</w:t>
      </w:r>
    </w:p>
    <w:p w14:paraId="65A8BD05" w14:textId="65475275" w:rsidR="00DF2D0D" w:rsidRDefault="00DF2D0D" w:rsidP="00DF2D0D">
      <w:pPr>
        <w:rPr>
          <w:lang w:val="en-CA"/>
        </w:rPr>
      </w:pPr>
      <w:r>
        <w:rPr>
          <w:lang w:val="en-CA"/>
        </w:rPr>
        <w:t>Some fields are external references, in the form of HTTP URI, to provide hyperlinks for applications to</w:t>
      </w:r>
      <w:r w:rsidR="00D04723">
        <w:rPr>
          <w:lang w:val="en-CA"/>
        </w:rPr>
        <w:t xml:space="preserve"> access linked data definitions to extern</w:t>
      </w:r>
      <w:r w:rsidR="005E0F6A">
        <w:rPr>
          <w:lang w:val="en-CA"/>
        </w:rPr>
        <w:t xml:space="preserve">ally governed vocabulary terms </w:t>
      </w:r>
      <w:r>
        <w:rPr>
          <w:lang w:val="en-CA"/>
        </w:rPr>
        <w:t>and/or complex representation</w:t>
      </w:r>
      <w:r w:rsidR="00D04723">
        <w:rPr>
          <w:lang w:val="en-CA"/>
        </w:rPr>
        <w:t>s of the features when required.</w:t>
      </w:r>
    </w:p>
    <w:p w14:paraId="15684DE6" w14:textId="77777777" w:rsidR="00DF2D0D" w:rsidRDefault="00DF2D0D" w:rsidP="00DF2D0D">
      <w:pPr>
        <w:keepNext/>
        <w:rPr>
          <w:noProof/>
          <w:lang w:val="en-CA" w:eastAsia="en-CA"/>
        </w:rPr>
      </w:pPr>
    </w:p>
    <w:p w14:paraId="5D81254D" w14:textId="77777777" w:rsidR="00DF2D0D" w:rsidRDefault="00DF2D0D" w:rsidP="00DF2D0D">
      <w:pPr>
        <w:keepNext/>
      </w:pPr>
      <w:r>
        <w:rPr>
          <w:noProof/>
          <w:lang w:val="en-CA" w:eastAsia="en-CA"/>
        </w:rPr>
        <w:drawing>
          <wp:inline distT="0" distB="0" distL="0" distR="0" wp14:anchorId="58828334" wp14:editId="21F03E94">
            <wp:extent cx="556260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Del="00C17E97">
        <w:rPr>
          <w:noProof/>
          <w:lang w:val="en-CA" w:eastAsia="en-CA"/>
        </w:rPr>
        <w:t xml:space="preserve"> </w:t>
      </w:r>
    </w:p>
    <w:p w14:paraId="3E80F661" w14:textId="77777777" w:rsidR="00DF2D0D" w:rsidRPr="008B64C1" w:rsidRDefault="00DF2D0D" w:rsidP="00DF2D0D">
      <w:pPr>
        <w:pStyle w:val="Lgende"/>
        <w:jc w:val="center"/>
        <w:rPr>
          <w:color w:val="000000"/>
        </w:rPr>
      </w:pPr>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AD44BE">
        <w:rPr>
          <w:noProof/>
          <w:color w:val="000000"/>
        </w:rPr>
        <w:t>7</w:t>
      </w:r>
      <w:r w:rsidRPr="008B64C1">
        <w:rPr>
          <w:color w:val="000000"/>
        </w:rPr>
        <w:fldChar w:fldCharType="end"/>
      </w:r>
      <w:r w:rsidRPr="008B64C1">
        <w:rPr>
          <w:color w:val="000000"/>
        </w:rPr>
        <w:t xml:space="preserve"> </w:t>
      </w:r>
      <w:r w:rsidRPr="009F4AF5">
        <w:rPr>
          <w:color w:val="000000"/>
        </w:rPr>
        <w:t xml:space="preserve">- </w:t>
      </w:r>
      <w:r w:rsidRPr="008B64C1">
        <w:rPr>
          <w:color w:val="000000"/>
        </w:rPr>
        <w:t xml:space="preserve">Example of linkage between </w:t>
      </w:r>
      <w:r>
        <w:rPr>
          <w:color w:val="000000"/>
        </w:rPr>
        <w:t>Lite</w:t>
      </w:r>
      <w:r w:rsidRPr="008B64C1">
        <w:rPr>
          <w:color w:val="000000"/>
        </w:rPr>
        <w:t xml:space="preserve"> </w:t>
      </w:r>
      <w:r>
        <w:rPr>
          <w:color w:val="000000"/>
        </w:rPr>
        <w:t>feature</w:t>
      </w:r>
      <w:r w:rsidRPr="008B64C1">
        <w:rPr>
          <w:color w:val="000000"/>
        </w:rPr>
        <w:t xml:space="preserve"> and other GeoSciML packages and vocabular</w:t>
      </w:r>
      <w:r w:rsidRPr="009F4AF5">
        <w:rPr>
          <w:color w:val="000000"/>
        </w:rPr>
        <w:t>y term URI’s</w:t>
      </w:r>
      <w:r w:rsidRPr="00EC0310">
        <w:rPr>
          <w:color w:val="000000"/>
        </w:rPr>
        <w:t>.  An instance of GeologicUnitView matches an instance of MappedFeature.</w:t>
      </w:r>
    </w:p>
    <w:p w14:paraId="043C37AE" w14:textId="77777777" w:rsidR="00DF2D0D" w:rsidRPr="00DA2FDF" w:rsidRDefault="00DF2D0D" w:rsidP="00DA2FDF"/>
    <w:p w14:paraId="79B93D23" w14:textId="77777777" w:rsidR="009459BF" w:rsidRPr="009459BF" w:rsidRDefault="009A7B37" w:rsidP="009459BF">
      <w:pPr>
        <w:pStyle w:val="Titre1"/>
        <w:rPr>
          <w:lang w:val="en-CA"/>
        </w:rPr>
      </w:pPr>
      <w:bookmarkStart w:id="59" w:name="_Toc458154194"/>
      <w:r w:rsidRPr="00D12552">
        <w:rPr>
          <w:lang w:val="en-CA"/>
        </w:rPr>
        <w:t>Conventions</w:t>
      </w:r>
      <w:bookmarkEnd w:id="59"/>
    </w:p>
    <w:p w14:paraId="526B5110" w14:textId="4B49FF2E" w:rsidR="00695378" w:rsidRPr="00D12552" w:rsidRDefault="00695378" w:rsidP="00695378">
      <w:pPr>
        <w:pStyle w:val="Titre2"/>
        <w:rPr>
          <w:lang w:val="en-CA"/>
        </w:rPr>
      </w:pPr>
      <w:bookmarkStart w:id="60" w:name="_Ref439663710"/>
      <w:bookmarkStart w:id="61" w:name="_Toc458154195"/>
      <w:r w:rsidRPr="00D12552">
        <w:rPr>
          <w:lang w:val="en-CA"/>
        </w:rPr>
        <w:t>Requirement class</w:t>
      </w:r>
      <w:bookmarkEnd w:id="60"/>
      <w:bookmarkEnd w:id="61"/>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lastRenderedPageBreak/>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Titre2"/>
        <w:rPr>
          <w:lang w:val="en-CA"/>
        </w:rPr>
      </w:pPr>
      <w:bookmarkStart w:id="62" w:name="_Toc377112004"/>
      <w:bookmarkStart w:id="63" w:name="_Toc428885193"/>
      <w:bookmarkStart w:id="64" w:name="_Ref439663763"/>
      <w:bookmarkStart w:id="65" w:name="_Toc458154196"/>
      <w:r w:rsidRPr="00D12552">
        <w:rPr>
          <w:lang w:val="en-CA"/>
        </w:rPr>
        <w:t>Requirement</w:t>
      </w:r>
      <w:bookmarkEnd w:id="62"/>
      <w:bookmarkEnd w:id="63"/>
      <w:bookmarkEnd w:id="64"/>
      <w:r w:rsidR="00395D5A">
        <w:rPr>
          <w:lang w:val="en-CA"/>
        </w:rPr>
        <w:t xml:space="preserve"> and</w:t>
      </w:r>
      <w:r w:rsidR="00846883">
        <w:rPr>
          <w:lang w:val="en-CA"/>
        </w:rPr>
        <w:t xml:space="preserve"> Recommendation</w:t>
      </w:r>
      <w:bookmarkEnd w:id="65"/>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66" w:name="_Toc356480502"/>
      <w:bookmarkStart w:id="67" w:name="_Toc377112005"/>
      <w:bookmarkStart w:id="68" w:name="_Toc428885194"/>
      <w:bookmarkStart w:id="69" w:name="_Toc356480505"/>
      <w:bookmarkStart w:id="70" w:name="_Toc458154197"/>
      <w:r w:rsidRPr="00D12552">
        <w:rPr>
          <w:lang w:val="en-CA"/>
        </w:rPr>
        <w:t>Conformance class</w:t>
      </w:r>
      <w:bookmarkEnd w:id="66"/>
      <w:bookmarkEnd w:id="67"/>
      <w:bookmarkEnd w:id="68"/>
      <w:bookmarkEnd w:id="70"/>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lastRenderedPageBreak/>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65676D9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1B864280"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Titre2"/>
        <w:rPr>
          <w:lang w:val="en-CA"/>
        </w:rPr>
      </w:pPr>
      <w:bookmarkStart w:id="71" w:name="_Toc377112006"/>
      <w:bookmarkStart w:id="72" w:name="_Toc428885195"/>
      <w:bookmarkStart w:id="73" w:name="_Toc458154198"/>
      <w:r w:rsidRPr="00D12552">
        <w:rPr>
          <w:lang w:val="en-CA"/>
        </w:rPr>
        <w:t>Identifiers</w:t>
      </w:r>
      <w:bookmarkEnd w:id="69"/>
      <w:bookmarkEnd w:id="71"/>
      <w:bookmarkEnd w:id="72"/>
      <w:bookmarkEnd w:id="73"/>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63A9498F" w:rsidR="00695378" w:rsidRPr="00D12552" w:rsidRDefault="00695378" w:rsidP="00695378">
      <w:pPr>
        <w:rPr>
          <w:lang w:val="en-CA"/>
        </w:rPr>
      </w:pPr>
      <w:r w:rsidRPr="00D12552">
        <w:rPr>
          <w:lang w:val="en-CA"/>
        </w:rPr>
        <w:t xml:space="preserve">All requirements and conformance tests that appear in this document are denoted by </w:t>
      </w:r>
      <w:r w:rsidR="0031113D">
        <w:rPr>
          <w:lang w:val="en-CA"/>
        </w:rPr>
        <w:t>a partial URI</w:t>
      </w:r>
      <w:r w:rsidRPr="00D12552">
        <w:rPr>
          <w:lang w:val="en-CA"/>
        </w:rPr>
        <w:t xml:space="preserve"> which </w:t>
      </w:r>
      <w:r w:rsidR="0031113D" w:rsidRPr="00D12552">
        <w:rPr>
          <w:lang w:val="en-CA"/>
        </w:rPr>
        <w:t>is</w:t>
      </w:r>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Titre2"/>
        <w:rPr>
          <w:lang w:val="en-CA"/>
        </w:rPr>
      </w:pPr>
      <w:bookmarkStart w:id="74" w:name="_Toc458154199"/>
      <w:r>
        <w:rPr>
          <w:lang w:val="en-CA"/>
        </w:rPr>
        <w:lastRenderedPageBreak/>
        <w:t>Classifiers</w:t>
      </w:r>
      <w:bookmarkEnd w:id="74"/>
    </w:p>
    <w:p w14:paraId="285DCE72" w14:textId="7C212F09" w:rsidR="00004359" w:rsidRDefault="00894483" w:rsidP="00695378">
      <w:pPr>
        <w:rPr>
          <w:lang w:val="en-CA"/>
        </w:rPr>
      </w:pPr>
      <w:r>
        <w:rPr>
          <w:lang w:val="en-CA"/>
        </w:rPr>
        <w:t>This document contains a large amount of references to classifiers that might sometimes be abiguous</w:t>
      </w:r>
      <w:r w:rsidR="005F3FAD">
        <w:rPr>
          <w:lang w:val="en-CA"/>
        </w:rPr>
        <w:t xml:space="preserve">.  Classes and packages are simply referred </w:t>
      </w:r>
      <w:r w:rsidR="00C5081E">
        <w:rPr>
          <w:lang w:val="en-CA"/>
        </w:rPr>
        <w:t>by</w:t>
      </w:r>
      <w:r w:rsidR="005F3FAD">
        <w:rPr>
          <w:lang w:val="en-CA"/>
        </w:rPr>
        <w:t xml:space="preserve"> their name formed </w:t>
      </w:r>
      <w:r w:rsidR="009F09E7">
        <w:rPr>
          <w:lang w:val="en-CA"/>
        </w:rPr>
        <w:t>using</w:t>
      </w:r>
      <w:r w:rsidR="005F3FAD">
        <w:rPr>
          <w:lang w:val="en-CA"/>
        </w:rPr>
        <w:t xml:space="preserve"> “</w:t>
      </w:r>
      <w:r w:rsidR="005F3FAD" w:rsidRPr="00527465">
        <w:rPr>
          <w:rStyle w:val="Entity"/>
        </w:rPr>
        <w:t>CamelCase</w:t>
      </w:r>
      <w:r w:rsidR="005F3FAD">
        <w:rPr>
          <w:lang w:val="en-CA"/>
        </w:rPr>
        <w:t>” name</w:t>
      </w:r>
      <w:r w:rsidR="00527465">
        <w:rPr>
          <w:lang w:val="en-CA"/>
        </w:rPr>
        <w:t xml:space="preserve"> in mono space type</w:t>
      </w:r>
      <w:r w:rsidR="005F3FAD">
        <w:rPr>
          <w:lang w:val="en-CA"/>
        </w:rPr>
        <w:t xml:space="preserve">.  </w:t>
      </w:r>
      <w:r>
        <w:rPr>
          <w:lang w:val="en-CA"/>
        </w:rPr>
        <w:t>Duplicate names do exist and</w:t>
      </w:r>
      <w:r w:rsidR="005F3FAD">
        <w:rPr>
          <w:lang w:val="en-CA"/>
        </w:rPr>
        <w:t xml:space="preserve"> the scope (the package of a class or the class a property belongs to) must be made explicit.  </w:t>
      </w:r>
    </w:p>
    <w:p w14:paraId="72B449B9" w14:textId="06123EC7" w:rsidR="005F3FAD" w:rsidRDefault="00004359" w:rsidP="00695378">
      <w:pPr>
        <w:rPr>
          <w:lang w:val="en-CA"/>
        </w:rPr>
      </w:pPr>
      <w:r>
        <w:rPr>
          <w:lang w:val="en-CA"/>
        </w:rPr>
        <w:t xml:space="preserve">OCL syntax will be used to identify logical model </w:t>
      </w:r>
      <w:r w:rsidR="00894483">
        <w:rPr>
          <w:lang w:val="en-CA"/>
        </w:rPr>
        <w:t>classifier from the UML model.</w:t>
      </w:r>
    </w:p>
    <w:p w14:paraId="61B412C3" w14:textId="59F936CA" w:rsidR="00004359" w:rsidRDefault="00906350" w:rsidP="00894483">
      <w:pPr>
        <w:pStyle w:val="xml"/>
        <w:rPr>
          <w:noProof/>
        </w:rPr>
      </w:pPr>
      <w:r>
        <w:rPr>
          <w:noProof/>
        </w:rPr>
        <w:t>Package::{…}</w:t>
      </w:r>
      <w:r w:rsidR="00004359">
        <w:rPr>
          <w:noProof/>
        </w:rPr>
        <w:t>Package::Classifier</w:t>
      </w:r>
      <w:r>
        <w:rPr>
          <w:noProof/>
        </w:rPr>
        <w:t>::Property:Type</w:t>
      </w:r>
      <w:r w:rsidR="00004359">
        <w:rPr>
          <w:noProof/>
        </w:rPr>
        <w:t xml:space="preserve"> </w:t>
      </w:r>
    </w:p>
    <w:p w14:paraId="5717F95D" w14:textId="1319CBB6"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 xml:space="preserve">and can change from one implementation to another.  The reference model used by GeoSciML, and </w:t>
      </w:r>
      <w:r w:rsidR="00894483">
        <w:rPr>
          <w:lang w:val="en-CA"/>
        </w:rPr>
        <w:t>several other domain models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 xml:space="preserve">a </w:t>
      </w:r>
      <w:r w:rsidR="00B40027" w:rsidRPr="00527465">
        <w:rPr>
          <w:rStyle w:val="Entity"/>
        </w:rPr>
        <w:t>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1853AADE"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w:t>
      </w:r>
      <w:r w:rsidR="00894483">
        <w:rPr>
          <w:rFonts w:ascii="Courier New" w:hAnsi="Courier New" w:cs="Courier New"/>
          <w:noProof/>
          <w:sz w:val="20"/>
          <w:szCs w:val="20"/>
          <w:lang w:val="en-CA"/>
        </w:rPr>
        <w:t>:</w:t>
      </w:r>
      <w:r w:rsidRPr="00EC0310">
        <w:rPr>
          <w:rFonts w:ascii="Courier New" w:hAnsi="Courier New" w:cs="Courier New"/>
          <w:noProof/>
          <w:sz w:val="20"/>
          <w:szCs w:val="20"/>
          <w:lang w:val="en-CA"/>
        </w:rPr>
        <w:t>2011 Observations and Measurements::Sampling Features::samplingPoint::SF_SamplingPoint</w:t>
      </w:r>
    </w:p>
    <w:p w14:paraId="085DB1BD" w14:textId="1B822E6A"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w:t>
      </w:r>
      <w:r w:rsidR="00894483">
        <w:rPr>
          <w:lang w:val="en-CA"/>
        </w:rPr>
        <w:t>, and also because some HollowWorld package name don’t have OCL friendly name</w:t>
      </w:r>
      <w:r w:rsidR="00AC02F9">
        <w:rPr>
          <w:lang w:val="en-CA"/>
        </w:rPr>
        <w:t>s</w:t>
      </w:r>
      <w:r w:rsidR="00894483">
        <w:rPr>
          <w:lang w:val="en-CA"/>
        </w:rPr>
        <w:t xml:space="preserve"> (e.g. some package names has ‘:’, as </w:t>
      </w:r>
      <w:r w:rsidR="00AC02F9">
        <w:rPr>
          <w:lang w:val="en-CA"/>
        </w:rPr>
        <w:t xml:space="preserve">shown </w:t>
      </w:r>
      <w:r w:rsidR="00894483">
        <w:rPr>
          <w:lang w:val="en-CA"/>
        </w:rPr>
        <w:t>in the previous example)</w:t>
      </w:r>
      <w:r>
        <w:rPr>
          <w:lang w:val="en-CA"/>
        </w:rPr>
        <w:t>, this document will use shortcuts to identify packages.</w:t>
      </w:r>
      <w:r w:rsidR="007D01E7">
        <w:rPr>
          <w:lang w:val="en-CA"/>
        </w:rPr>
        <w:t xml:space="preserve">  For example</w:t>
      </w:r>
      <w:r w:rsidR="00894483">
        <w:rPr>
          <w:lang w:val="en-CA"/>
        </w:rPr>
        <w:t>, for</w:t>
      </w:r>
      <w:r w:rsidR="007D01E7">
        <w:rPr>
          <w:lang w:val="en-CA"/>
        </w:rPr>
        <w:t xml:space="preserve"> </w:t>
      </w:r>
      <w:r w:rsidR="007D01E7" w:rsidRPr="00527465">
        <w:rPr>
          <w:rStyle w:val="Entity"/>
        </w:rPr>
        <w:t>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527465">
        <w:rPr>
          <w:rStyle w:val="Entity"/>
        </w:rPr>
        <w:t>ISO TC211::ISO 19156 All::ISO 19156:2011 Observations and Measurements::*</w:t>
      </w:r>
      <w:r w:rsidR="007D01E7">
        <w:rPr>
          <w:lang w:val="en-CA"/>
        </w:rPr>
        <w:t xml:space="preserve">) that includes all classifiers in all sub packages </w:t>
      </w:r>
      <w:r w:rsidR="00527465">
        <w:rPr>
          <w:lang w:val="en-CA"/>
        </w:rPr>
        <w:t>and</w:t>
      </w:r>
      <w:r w:rsidR="007D01E7">
        <w:rPr>
          <w:lang w:val="en-CA"/>
        </w:rPr>
        <w:t xml:space="preserve"> avoid</w:t>
      </w:r>
      <w:r w:rsidR="00527465">
        <w:rPr>
          <w:lang w:val="en-CA"/>
        </w:rPr>
        <w:t>s</w:t>
      </w:r>
      <w:r w:rsidR="007D01E7">
        <w:rPr>
          <w:lang w:val="en-CA"/>
        </w:rPr>
        <w:t xml:space="preserve"> </w:t>
      </w:r>
      <w:r w:rsidR="00527465">
        <w:rPr>
          <w:lang w:val="en-CA"/>
        </w:rPr>
        <w:t>creating</w:t>
      </w:r>
      <w:r w:rsidR="007D01E7">
        <w:rPr>
          <w:lang w:val="en-CA"/>
        </w:rPr>
        <w:t xml:space="preserve"> </w:t>
      </w:r>
      <w:r w:rsidR="00C5081E">
        <w:rPr>
          <w:lang w:val="en-CA"/>
        </w:rPr>
        <w:t xml:space="preserve">a </w:t>
      </w:r>
      <w:r w:rsidR="007D01E7">
        <w:rPr>
          <w:lang w:val="en-CA"/>
        </w:rPr>
        <w:t>shortcut for al</w:t>
      </w:r>
      <w:r w:rsidR="00D27E3C">
        <w:rPr>
          <w:lang w:val="en-CA"/>
        </w:rPr>
        <w:t>l sub packages.</w:t>
      </w:r>
      <w:r w:rsidR="00D87A01">
        <w:rPr>
          <w:lang w:val="en-CA"/>
        </w:rPr>
        <w:t xml:space="preserve">  The list of shortcuts will be provided in the requirements class section.</w:t>
      </w:r>
      <w:r w:rsidR="00894483">
        <w:rPr>
          <w:lang w:val="en-CA"/>
        </w:rPr>
        <w:t xml:space="preserve">  GeoSciML also uses new ISO1</w:t>
      </w:r>
      <w:r w:rsidR="00AC02F9">
        <w:rPr>
          <w:lang w:val="en-CA"/>
        </w:rPr>
        <w:t>9115-3 model which has numerous classifier name overlaps with ISO19115 from HollowWorld.</w:t>
      </w:r>
    </w:p>
    <w:p w14:paraId="79D255BA" w14:textId="6C3B5007"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XML entities will be identified using their full qualified name (namespace, identified by its prefix, and entity name).</w:t>
      </w:r>
    </w:p>
    <w:p w14:paraId="30FCBE0F" w14:textId="3E52E621" w:rsidR="00004359" w:rsidRPr="00C9582A" w:rsidRDefault="00C9582A" w:rsidP="00C44904">
      <w:pPr>
        <w:numPr>
          <w:ilvl w:val="0"/>
          <w:numId w:val="24"/>
        </w:numPr>
      </w:pPr>
      <w:r w:rsidRPr="00527465">
        <w:rPr>
          <w:rStyle w:val="Entity"/>
        </w:rPr>
        <w:t>gsmlb:GeologicUnit</w:t>
      </w:r>
      <w:r w:rsidRPr="00EC0310">
        <w:rPr>
          <w:rStyle w:val="xmlChar"/>
        </w:rPr>
        <w:t xml:space="preserve"> </w:t>
      </w:r>
      <w:r w:rsidRPr="00C9582A">
        <w:t>refers to an instance of Geo</w:t>
      </w:r>
      <w:r w:rsidR="00C5081E">
        <w:t>logic</w:t>
      </w:r>
      <w:r w:rsidRPr="00C9582A">
        <w:t xml:space="preserve">Unit, from namespace </w:t>
      </w:r>
      <w:r w:rsidRPr="00527465">
        <w:rPr>
          <w:rStyle w:val="Entity"/>
        </w:rPr>
        <w:t>xmlns:gsmlb=</w:t>
      </w:r>
      <w:r w:rsidR="00C5081E" w:rsidRPr="00527465">
        <w:rPr>
          <w:rStyle w:val="Entity"/>
        </w:rPr>
        <w:t>"</w:t>
      </w:r>
      <w:r w:rsidRPr="00527465">
        <w:rPr>
          <w:rStyle w:val="Entity"/>
        </w:rPr>
        <w:t>http://xmlns.geosciml.org/GeoSciML-Basic/4.</w:t>
      </w:r>
      <w:r w:rsidR="004832DE" w:rsidRPr="00527465">
        <w:rPr>
          <w:rStyle w:val="Entity"/>
        </w:rPr>
        <w:t>1</w:t>
      </w:r>
      <w:r w:rsidR="00C5081E">
        <w:rPr>
          <w:rStyle w:val="xmlChar"/>
        </w:rPr>
        <w:t>"</w:t>
      </w:r>
    </w:p>
    <w:p w14:paraId="6CE7B955" w14:textId="56296621"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w:t>
      </w:r>
      <w:r w:rsidR="00004359">
        <w:rPr>
          <w:lang w:val="en-CA"/>
        </w:rPr>
        <w:t xml:space="preserve"> </w:t>
      </w:r>
      <w:r>
        <w:rPr>
          <w:lang w:val="en-CA"/>
        </w:rPr>
        <w:t>refers to</w:t>
      </w:r>
      <w:r w:rsidR="00004359">
        <w:rPr>
          <w:lang w:val="en-CA"/>
        </w:rPr>
        <w:t xml:space="preserve"> the </w:t>
      </w:r>
      <w:r w:rsidRPr="00527465">
        <w:rPr>
          <w:rStyle w:val="Entity"/>
        </w:rPr>
        <w:t>n</w:t>
      </w:r>
      <w:r w:rsidR="00004359" w:rsidRPr="00527465">
        <w:rPr>
          <w:rStyle w:val="Entity"/>
        </w:rPr>
        <w:t>ame</w:t>
      </w:r>
      <w:r w:rsidR="00004359">
        <w:rPr>
          <w:lang w:val="en-CA"/>
        </w:rPr>
        <w:t xml:space="preserve"> property of </w:t>
      </w:r>
      <w:r w:rsidR="00004359" w:rsidRPr="00527465">
        <w:rPr>
          <w:rStyle w:val="Entity"/>
        </w:rPr>
        <w:t>GeologicUnit</w:t>
      </w:r>
    </w:p>
    <w:p w14:paraId="4BC79CCE" w14:textId="67FB9002"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:GeologicUnit/gml:name/@codeName</w:t>
      </w:r>
      <w:r w:rsidR="00004359">
        <w:rPr>
          <w:lang w:val="en-CA"/>
        </w:rPr>
        <w:t xml:space="preserve"> </w:t>
      </w:r>
      <w:r>
        <w:rPr>
          <w:lang w:val="en-CA"/>
        </w:rPr>
        <w:t xml:space="preserve">refers to the </w:t>
      </w:r>
      <w:r w:rsidR="00891F7B" w:rsidRPr="00527465">
        <w:rPr>
          <w:rStyle w:val="Entity"/>
        </w:rPr>
        <w:t>codeName</w:t>
      </w:r>
      <w:r w:rsidR="00891F7B">
        <w:rPr>
          <w:lang w:val="en-CA"/>
        </w:rPr>
        <w:t xml:space="preserve"> </w:t>
      </w:r>
      <w:r w:rsidR="00004359">
        <w:rPr>
          <w:lang w:val="en-CA"/>
        </w:rPr>
        <w:t xml:space="preserve">attribute of the </w:t>
      </w:r>
      <w:r w:rsidR="00004359" w:rsidRPr="00527465">
        <w:rPr>
          <w:rStyle w:val="Entity"/>
        </w:rPr>
        <w:t>name</w:t>
      </w:r>
      <w:r w:rsidR="00004359">
        <w:rPr>
          <w:lang w:val="en-CA"/>
        </w:rPr>
        <w:t xml:space="preserve"> property of </w:t>
      </w:r>
      <w:r w:rsidR="00004359" w:rsidRPr="00527465">
        <w:rPr>
          <w:rStyle w:val="Entity"/>
        </w:rPr>
        <w:t>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Titre1"/>
        <w:rPr>
          <w:lang w:val="en-CA"/>
        </w:rPr>
      </w:pPr>
      <w:bookmarkStart w:id="75" w:name="_Toc458154200"/>
      <w:r>
        <w:rPr>
          <w:lang w:val="en-CA"/>
        </w:rPr>
        <w:lastRenderedPageBreak/>
        <w:t>Conceptual Model</w:t>
      </w:r>
      <w:bookmarkEnd w:id="75"/>
    </w:p>
    <w:p w14:paraId="5CE575A4" w14:textId="697F8278" w:rsidR="00F02ED9" w:rsidRDefault="007A23C6" w:rsidP="00F02ED9">
      <w:pPr>
        <w:rPr>
          <w:lang w:val="en-CA"/>
        </w:rPr>
      </w:pPr>
      <w:r>
        <w:rPr>
          <w:lang w:val="en-CA"/>
        </w:rPr>
        <w:t xml:space="preserve">The geology </w:t>
      </w:r>
      <w:r w:rsidR="00AC02F9">
        <w:rPr>
          <w:lang w:val="en-CA"/>
        </w:rPr>
        <w:t>portion</w:t>
      </w:r>
      <w:r>
        <w:rPr>
          <w:lang w:val="en-CA"/>
        </w:rPr>
        <w:t xml:space="preserve"> of </w:t>
      </w:r>
      <w:r w:rsidR="00F02ED9">
        <w:rPr>
          <w:lang w:val="en-CA"/>
        </w:rPr>
        <w:t>GeoSciML</w:t>
      </w:r>
      <w:r>
        <w:rPr>
          <w:lang w:val="en-CA"/>
        </w:rPr>
        <w:t>, as opposed to engineering part</w:t>
      </w:r>
      <w:r w:rsidR="00527465">
        <w:rPr>
          <w:lang w:val="en-CA"/>
        </w:rPr>
        <w:t>s dealing with boreholes and l</w:t>
      </w:r>
      <w:r>
        <w:rPr>
          <w:lang w:val="en-CA"/>
        </w:rPr>
        <w:t>aboratory,</w:t>
      </w:r>
      <w:r w:rsidR="00F02ED9">
        <w:rPr>
          <w:lang w:val="en-CA"/>
        </w:rPr>
        <w:t xml:space="preserve"> is in large proportion an implementation of the North American Data Model</w:t>
      </w:r>
      <w:r w:rsidR="005E0F6A">
        <w:rPr>
          <w:lang w:val="en-CA"/>
        </w:rPr>
        <w:t xml:space="preserve"> [</w:t>
      </w:r>
      <w:r w:rsidR="005E0F6A">
        <w:rPr>
          <w:lang w:val="en-CA"/>
        </w:rPr>
        <w:fldChar w:fldCharType="begin"/>
      </w:r>
      <w:r w:rsidR="005E0F6A">
        <w:rPr>
          <w:lang w:val="en-CA"/>
        </w:rPr>
        <w:instrText xml:space="preserve"> REF _Ref458064875 \n \h </w:instrText>
      </w:r>
      <w:r w:rsidR="005E0F6A">
        <w:rPr>
          <w:lang w:val="en-CA"/>
        </w:rPr>
      </w:r>
      <w:r w:rsidR="005E0F6A">
        <w:rPr>
          <w:lang w:val="en-CA"/>
        </w:rPr>
        <w:fldChar w:fldCharType="separate"/>
      </w:r>
      <w:r w:rsidR="00AD44BE">
        <w:rPr>
          <w:lang w:val="en-CA"/>
        </w:rPr>
        <w:t>12</w:t>
      </w:r>
      <w:r w:rsidR="005E0F6A">
        <w:rPr>
          <w:lang w:val="en-CA"/>
        </w:rPr>
        <w:fldChar w:fldCharType="end"/>
      </w:r>
      <w:r w:rsidR="005E0F6A">
        <w:rPr>
          <w:lang w:val="en-CA"/>
        </w:rPr>
        <w:t>]</w:t>
      </w:r>
      <w:r w:rsidR="00F02ED9">
        <w:rPr>
          <w:lang w:val="en-CA"/>
        </w:rPr>
        <w:t xml:space="preserve">.  NADM is a technologically neutral model that addresses geosciences concepts and the relationships between them.  GeoSciML does not implement NADM </w:t>
      </w:r>
      <w:r w:rsidR="0031113D">
        <w:rPr>
          <w:lang w:val="en-CA"/>
        </w:rPr>
        <w:t>Geologic Portrayal (a model of elements composing</w:t>
      </w:r>
      <w:r w:rsidR="00F02ED9">
        <w:rPr>
          <w:lang w:val="en-CA"/>
        </w:rPr>
        <w:t xml:space="preserve"> </w:t>
      </w:r>
      <w:r w:rsidR="0031113D">
        <w:rPr>
          <w:lang w:val="en-CA"/>
        </w:rPr>
        <w:t>a geological map, such as legend, symbols, insets, etc.</w:t>
      </w:r>
      <w:r w:rsidR="00F02ED9">
        <w:rPr>
          <w:lang w:val="en-CA"/>
        </w:rPr>
        <w:t xml:space="preserve">) nor Geologic Vocabulary (although older versions of GeoSciML did). </w:t>
      </w:r>
    </w:p>
    <w:p w14:paraId="48E0CDD8" w14:textId="2F333105" w:rsidR="009725C6" w:rsidRDefault="003B0AAB" w:rsidP="003B0AAB">
      <w:pPr>
        <w:rPr>
          <w:lang w:val="en-CA"/>
        </w:rPr>
      </w:pPr>
      <w:r>
        <w:rPr>
          <w:lang w:val="en-CA"/>
        </w:rPr>
        <w:t>GeoSciML is a</w:t>
      </w:r>
      <w:r w:rsidR="007A23C6">
        <w:rPr>
          <w:lang w:val="en-CA"/>
        </w:rPr>
        <w:t>n</w:t>
      </w:r>
      <w:r>
        <w:rPr>
          <w:lang w:val="en-CA"/>
        </w:rPr>
        <w:t xml:space="preserve"> ISO Feature Model implementation of NADM and this created </w:t>
      </w:r>
      <w:r w:rsidR="009725C6">
        <w:rPr>
          <w:lang w:val="en-CA"/>
        </w:rPr>
        <w:t xml:space="preserve">subtle differences between NADM and GeoSciML as the logical model </w:t>
      </w:r>
      <w:r w:rsidR="0031113D">
        <w:rPr>
          <w:lang w:val="en-CA"/>
        </w:rPr>
        <w:t>deals</w:t>
      </w:r>
      <w:r w:rsidR="009725C6">
        <w:rPr>
          <w:lang w:val="en-CA"/>
        </w:rPr>
        <w:t xml:space="preserve"> with ISO Feature Model idiosyncracies.  For instance, NADM multiple </w:t>
      </w:r>
      <w:r>
        <w:rPr>
          <w:lang w:val="en-CA"/>
        </w:rPr>
        <w:t>inheritances</w:t>
      </w:r>
      <w:r w:rsidR="009725C6">
        <w:rPr>
          <w:lang w:val="en-CA"/>
        </w:rPr>
        <w:t xml:space="preserve"> used in </w:t>
      </w:r>
      <w:r w:rsidR="009725C6" w:rsidRPr="00527465">
        <w:rPr>
          <w:rStyle w:val="Entity"/>
        </w:rPr>
        <w:t>Fossil</w:t>
      </w:r>
      <w:r w:rsidR="009725C6">
        <w:rPr>
          <w:lang w:val="en-CA"/>
        </w:rPr>
        <w:t xml:space="preserve"> could not be implemented in the ISO world that forbids such constructs.  There were also </w:t>
      </w:r>
      <w:r>
        <w:rPr>
          <w:lang w:val="en-CA"/>
        </w:rPr>
        <w:t xml:space="preserve">conceptual changes, </w:t>
      </w:r>
      <w:r w:rsidR="007A23C6">
        <w:rPr>
          <w:lang w:val="en-CA"/>
        </w:rPr>
        <w:t>especially</w:t>
      </w:r>
      <w:r>
        <w:rPr>
          <w:lang w:val="en-CA"/>
        </w:rPr>
        <w:t xml:space="preserve"> regarding </w:t>
      </w:r>
      <w:r w:rsidRPr="00527465">
        <w:rPr>
          <w:rStyle w:val="Entity"/>
        </w:rPr>
        <w:t>EarthMaterial</w:t>
      </w:r>
      <w:r>
        <w:rPr>
          <w:lang w:val="en-CA"/>
        </w:rPr>
        <w:t xml:space="preserve"> that is not c</w:t>
      </w:r>
      <w:r w:rsidR="0031113D">
        <w:rPr>
          <w:lang w:val="en-CA"/>
        </w:rPr>
        <w:t xml:space="preserve">onsidered as a </w:t>
      </w:r>
      <w:r w:rsidR="0031113D" w:rsidRPr="00527465">
        <w:rPr>
          <w:rStyle w:val="Entity"/>
        </w:rPr>
        <w:t>GeologicFeature</w:t>
      </w:r>
      <w:r w:rsidR="0031113D">
        <w:rPr>
          <w:lang w:val="en-CA"/>
        </w:rPr>
        <w:t xml:space="preserve"> (hence an ISO FeatureType)</w:t>
      </w:r>
      <w:r>
        <w:rPr>
          <w:lang w:val="en-CA"/>
        </w:rPr>
        <w:t xml:space="preserve"> in GeoSciML, but as a Type.</w:t>
      </w:r>
    </w:p>
    <w:p w14:paraId="71EB01DB" w14:textId="484D0FFF" w:rsidR="007A23C6" w:rsidRDefault="007A23C6" w:rsidP="003B0AAB">
      <w:pPr>
        <w:rPr>
          <w:lang w:val="en-CA"/>
        </w:rPr>
      </w:pPr>
      <w:r w:rsidRPr="00527465">
        <w:rPr>
          <w:rStyle w:val="Entity"/>
        </w:rPr>
        <w:t>Borehole</w:t>
      </w:r>
      <w:r>
        <w:rPr>
          <w:lang w:val="en-CA"/>
        </w:rPr>
        <w:t xml:space="preserve"> </w:t>
      </w:r>
      <w:r w:rsidR="00527465">
        <w:rPr>
          <w:lang w:val="en-CA"/>
        </w:rPr>
        <w:t>and l</w:t>
      </w:r>
      <w:r>
        <w:rPr>
          <w:lang w:val="en-CA"/>
        </w:rPr>
        <w:t>aboratory features (</w:t>
      </w:r>
      <w:r w:rsidRPr="00527465">
        <w:rPr>
          <w:rStyle w:val="Entity"/>
        </w:rPr>
        <w:t>GeologicSpecimen</w:t>
      </w:r>
      <w:r>
        <w:rPr>
          <w:lang w:val="en-CA"/>
        </w:rPr>
        <w:t xml:space="preserve"> in particular) are extensions or Observation and Measurement (</w:t>
      </w:r>
      <w:r w:rsidRPr="007A23C6">
        <w:rPr>
          <w:lang w:val="en-CA"/>
        </w:rPr>
        <w:t>10-004r3</w:t>
      </w:r>
      <w:r>
        <w:rPr>
          <w:lang w:val="en-CA"/>
        </w:rPr>
        <w:t xml:space="preserve">) and as such implements its underlying conceptual model.  </w:t>
      </w:r>
      <w:r w:rsidRPr="00527465">
        <w:rPr>
          <w:rStyle w:val="Entity"/>
        </w:rPr>
        <w:t>Borehole</w:t>
      </w:r>
      <w:r w:rsidR="003A21E3">
        <w:rPr>
          <w:lang w:val="en-CA"/>
        </w:rPr>
        <w:t xml:space="preserve"> introduces engineering concepts known to the industry without a formal conceptual model.  It has been recognised that </w:t>
      </w:r>
      <w:r w:rsidR="003A21E3" w:rsidRPr="00527465">
        <w:rPr>
          <w:rStyle w:val="Entity"/>
        </w:rPr>
        <w:t>Boreholes</w:t>
      </w:r>
      <w:r w:rsidR="003A21E3">
        <w:rPr>
          <w:lang w:val="en-CA"/>
        </w:rPr>
        <w:t xml:space="preserve"> are features that are common outside the geological mapping realms (like the Energy and Mineral industry, Hydrogeology and Civil Engineer, etc) and more formal work should be carried by interested parties.  Therefore, Borehole in GeoSciML is a placeholde</w:t>
      </w:r>
      <w:r w:rsidR="0031113D">
        <w:rPr>
          <w:lang w:val="en-CA"/>
        </w:rPr>
        <w:t xml:space="preserve">r </w:t>
      </w:r>
      <w:r w:rsidR="003A21E3">
        <w:rPr>
          <w:lang w:val="en-CA"/>
        </w:rPr>
        <w:t>waiting to be replaced by a formal Borehole model.</w:t>
      </w:r>
      <w:r w:rsidR="00527465">
        <w:rPr>
          <w:lang w:val="en-CA"/>
        </w:rPr>
        <w:t xml:space="preserve"> It is expected that Laboratory and Analysis could also formalised by a parties interested in chemical analysis.</w:t>
      </w:r>
      <w:r w:rsidR="003A21E3">
        <w:rPr>
          <w:lang w:val="en-CA"/>
        </w:rPr>
        <w:t xml:space="preserve">  </w:t>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E35D7C" w:rsidRPr="00AC02F9" w14:paraId="3634BF50" w14:textId="77777777" w:rsidTr="00E35D7C">
        <w:trPr>
          <w:cantSplit/>
          <w:jc w:val="center"/>
        </w:trPr>
        <w:tc>
          <w:tcPr>
            <w:tcW w:w="8863" w:type="dxa"/>
            <w:gridSpan w:val="2"/>
            <w:tcBorders>
              <w:top w:val="single" w:sz="12" w:space="0" w:color="auto"/>
              <w:bottom w:val="single" w:sz="12" w:space="0" w:color="auto"/>
            </w:tcBorders>
            <w:shd w:val="clear" w:color="auto" w:fill="A6A6A6" w:themeFill="background1" w:themeFillShade="A6"/>
          </w:tcPr>
          <w:p w14:paraId="088A2186" w14:textId="0D48436E" w:rsidR="00E35D7C" w:rsidRPr="00AC02F9" w:rsidRDefault="00E35D7C" w:rsidP="008037F7">
            <w:pPr>
              <w:pStyle w:val="Tabletext9"/>
              <w:rPr>
                <w:rFonts w:asciiTheme="minorHAnsi" w:hAnsiTheme="minorHAnsi"/>
                <w:b/>
                <w:sz w:val="20"/>
              </w:rPr>
            </w:pPr>
            <w:r w:rsidRPr="00AC02F9">
              <w:rPr>
                <w:rFonts w:asciiTheme="minorHAnsi" w:hAnsiTheme="minorHAnsi"/>
                <w:b/>
                <w:sz w:val="20"/>
              </w:rPr>
              <w:t>Requirements class</w:t>
            </w:r>
          </w:p>
        </w:tc>
      </w:tr>
      <w:tr w:rsidR="00E35D7C" w:rsidRPr="00AC02F9" w14:paraId="2E0D1820" w14:textId="77777777" w:rsidTr="00D93B12">
        <w:trPr>
          <w:cantSplit/>
          <w:jc w:val="center"/>
        </w:trPr>
        <w:tc>
          <w:tcPr>
            <w:tcW w:w="8863" w:type="dxa"/>
            <w:gridSpan w:val="2"/>
            <w:tcBorders>
              <w:top w:val="single" w:sz="12" w:space="0" w:color="auto"/>
              <w:bottom w:val="single" w:sz="12" w:space="0" w:color="auto"/>
            </w:tcBorders>
            <w:shd w:val="clear" w:color="auto" w:fill="auto"/>
          </w:tcPr>
          <w:p w14:paraId="7831EAE4" w14:textId="50A2B6B6" w:rsidR="00E35D7C" w:rsidRPr="00AC02F9" w:rsidRDefault="00E35D7C" w:rsidP="008037F7">
            <w:pPr>
              <w:pStyle w:val="Tabletext9"/>
              <w:rPr>
                <w:rFonts w:asciiTheme="minorHAnsi" w:hAnsiTheme="minorHAnsi"/>
                <w:sz w:val="20"/>
              </w:rPr>
            </w:pPr>
            <w:r w:rsidRPr="00AC02F9">
              <w:rPr>
                <w:rFonts w:asciiTheme="minorHAnsi" w:hAnsiTheme="minorHAnsi"/>
                <w:sz w:val="20"/>
              </w:rPr>
              <w:t>/</w:t>
            </w:r>
            <w:hyperlink r:id="rId20" w:history="1">
              <w:r w:rsidRPr="00AC02F9">
                <w:rPr>
                  <w:rFonts w:asciiTheme="minorHAnsi" w:hAnsiTheme="minorHAnsi"/>
                  <w:b/>
                  <w:sz w:val="20"/>
                </w:rPr>
                <w:t>req/gsml4-conceptual</w:t>
              </w:r>
            </w:hyperlink>
          </w:p>
        </w:tc>
      </w:tr>
      <w:tr w:rsidR="003B0AAB" w:rsidRPr="00AC02F9"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C02F9" w:rsidRDefault="003B0AAB" w:rsidP="008037F7">
            <w:pPr>
              <w:pStyle w:val="Tabletext9"/>
              <w:rPr>
                <w:rFonts w:asciiTheme="minorHAnsi" w:hAnsiTheme="minorHAnsi"/>
                <w:sz w:val="20"/>
                <w:szCs w:val="18"/>
              </w:rPr>
            </w:pPr>
            <w:r w:rsidRPr="00AC02F9">
              <w:rPr>
                <w:rFonts w:asciiTheme="minorHAnsi" w:hAnsiTheme="minorHAnsi"/>
                <w:sz w:val="20"/>
                <w:szCs w:val="18"/>
              </w:rPr>
              <w:t xml:space="preserve">Logical Model </w:t>
            </w:r>
          </w:p>
        </w:tc>
      </w:tr>
      <w:tr w:rsidR="003B0AAB" w:rsidRPr="00AC02F9"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Name</w:t>
            </w:r>
          </w:p>
        </w:tc>
        <w:tc>
          <w:tcPr>
            <w:tcW w:w="6817" w:type="dxa"/>
            <w:tcBorders>
              <w:top w:val="single" w:sz="4" w:space="0" w:color="auto"/>
            </w:tcBorders>
            <w:shd w:val="clear" w:color="auto" w:fill="auto"/>
          </w:tcPr>
          <w:p w14:paraId="67077868" w14:textId="5225B319" w:rsidR="003B0AAB" w:rsidRPr="00AC02F9" w:rsidRDefault="003B0AAB" w:rsidP="003B0AAB">
            <w:pPr>
              <w:pStyle w:val="Tabletext9"/>
              <w:rPr>
                <w:rFonts w:asciiTheme="minorHAnsi" w:hAnsiTheme="minorHAnsi"/>
                <w:sz w:val="20"/>
                <w:szCs w:val="18"/>
              </w:rPr>
            </w:pPr>
            <w:r w:rsidRPr="00AC02F9">
              <w:rPr>
                <w:rFonts w:asciiTheme="minorHAnsi" w:hAnsiTheme="minorHAnsi"/>
                <w:sz w:val="20"/>
                <w:szCs w:val="18"/>
              </w:rPr>
              <w:t>GeoSciML conceptual model</w:t>
            </w:r>
          </w:p>
        </w:tc>
      </w:tr>
      <w:tr w:rsidR="003B0AAB" w:rsidRPr="00AC02F9" w14:paraId="5352E37E" w14:textId="77777777" w:rsidTr="00E35D7C">
        <w:trPr>
          <w:cantSplit/>
          <w:jc w:val="center"/>
        </w:trPr>
        <w:tc>
          <w:tcPr>
            <w:tcW w:w="2046" w:type="dxa"/>
            <w:tcBorders>
              <w:top w:val="single" w:sz="4" w:space="0" w:color="auto"/>
            </w:tcBorders>
            <w:shd w:val="clear" w:color="auto" w:fill="A6A6A6" w:themeFill="background1" w:themeFillShade="A6"/>
          </w:tcPr>
          <w:p w14:paraId="209B6B94"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Dependency</w:t>
            </w:r>
          </w:p>
        </w:tc>
        <w:tc>
          <w:tcPr>
            <w:tcW w:w="6817" w:type="dxa"/>
            <w:tcBorders>
              <w:top w:val="single" w:sz="4" w:space="0" w:color="auto"/>
            </w:tcBorders>
            <w:shd w:val="clear" w:color="auto" w:fill="auto"/>
          </w:tcPr>
          <w:p w14:paraId="057ACE8E" w14:textId="77777777" w:rsidR="003B0AAB" w:rsidRPr="00AC02F9" w:rsidRDefault="003B0AAB" w:rsidP="008037F7">
            <w:pPr>
              <w:pStyle w:val="Tabletext9"/>
              <w:rPr>
                <w:rFonts w:asciiTheme="minorHAnsi" w:hAnsiTheme="minorHAnsi"/>
                <w:sz w:val="20"/>
                <w:szCs w:val="18"/>
              </w:rPr>
            </w:pPr>
            <w:r w:rsidRPr="00AC02F9">
              <w:rPr>
                <w:rFonts w:asciiTheme="minorHAnsi" w:hAnsiTheme="minorHAnsi"/>
                <w:sz w:val="20"/>
                <w:szCs w:val="18"/>
              </w:rPr>
              <w:t>ISO19101:2002 Reference Model Clause 7</w:t>
            </w:r>
          </w:p>
        </w:tc>
      </w:tr>
      <w:tr w:rsidR="003B0AAB" w:rsidRPr="00AC02F9" w14:paraId="65A4E2CB" w14:textId="77777777" w:rsidTr="00E35D7C">
        <w:trPr>
          <w:cantSplit/>
          <w:jc w:val="center"/>
        </w:trPr>
        <w:tc>
          <w:tcPr>
            <w:tcW w:w="2046" w:type="dxa"/>
            <w:tcBorders>
              <w:top w:val="single" w:sz="4" w:space="0" w:color="auto"/>
            </w:tcBorders>
            <w:shd w:val="clear" w:color="auto" w:fill="A6A6A6" w:themeFill="background1" w:themeFillShade="A6"/>
          </w:tcPr>
          <w:p w14:paraId="2DEE44AC"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Dependency</w:t>
            </w:r>
          </w:p>
        </w:tc>
        <w:tc>
          <w:tcPr>
            <w:tcW w:w="6817" w:type="dxa"/>
            <w:tcBorders>
              <w:top w:val="single" w:sz="4" w:space="0" w:color="auto"/>
            </w:tcBorders>
            <w:shd w:val="clear" w:color="auto" w:fill="auto"/>
          </w:tcPr>
          <w:p w14:paraId="28CD438B" w14:textId="77777777" w:rsidR="003B0AAB" w:rsidRPr="00AC02F9" w:rsidRDefault="003B0AAB" w:rsidP="008037F7">
            <w:pPr>
              <w:pStyle w:val="Tabletext9"/>
              <w:rPr>
                <w:rFonts w:asciiTheme="minorHAnsi" w:hAnsiTheme="minorHAnsi"/>
                <w:sz w:val="20"/>
                <w:szCs w:val="18"/>
              </w:rPr>
            </w:pPr>
            <w:r w:rsidRPr="00AC02F9">
              <w:rPr>
                <w:rFonts w:asciiTheme="minorHAnsi" w:hAnsiTheme="minorHAnsi"/>
                <w:sz w:val="20"/>
                <w:szCs w:val="18"/>
              </w:rPr>
              <w:t>ISO19103 2015 Conceptual Model Language</w:t>
            </w:r>
          </w:p>
        </w:tc>
      </w:tr>
      <w:tr w:rsidR="003B0AAB" w:rsidRPr="00AC02F9" w14:paraId="3C0718CE" w14:textId="77777777" w:rsidTr="00E35D7C">
        <w:trPr>
          <w:cantSplit/>
          <w:trHeight w:val="412"/>
          <w:jc w:val="center"/>
        </w:trPr>
        <w:tc>
          <w:tcPr>
            <w:tcW w:w="2046" w:type="dxa"/>
            <w:tcBorders>
              <w:top w:val="single" w:sz="4" w:space="0" w:color="auto"/>
            </w:tcBorders>
            <w:shd w:val="clear" w:color="auto" w:fill="A6A6A6" w:themeFill="background1" w:themeFillShade="A6"/>
          </w:tcPr>
          <w:p w14:paraId="019D618A"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Dependency</w:t>
            </w:r>
          </w:p>
        </w:tc>
        <w:tc>
          <w:tcPr>
            <w:tcW w:w="6817" w:type="dxa"/>
            <w:tcBorders>
              <w:top w:val="single" w:sz="4" w:space="0" w:color="auto"/>
            </w:tcBorders>
            <w:shd w:val="clear" w:color="auto" w:fill="auto"/>
          </w:tcPr>
          <w:p w14:paraId="0DB38BCE" w14:textId="77777777" w:rsidR="003B0AAB" w:rsidRPr="00AC02F9" w:rsidRDefault="003B0AAB" w:rsidP="008037F7">
            <w:pPr>
              <w:pStyle w:val="Tabletext9"/>
              <w:rPr>
                <w:rFonts w:asciiTheme="minorHAnsi" w:hAnsiTheme="minorHAnsi"/>
                <w:sz w:val="20"/>
                <w:szCs w:val="18"/>
              </w:rPr>
            </w:pPr>
            <w:r w:rsidRPr="00AC02F9">
              <w:rPr>
                <w:rFonts w:asciiTheme="minorHAnsi" w:hAnsiTheme="minorHAnsi"/>
                <w:sz w:val="20"/>
                <w:szCs w:val="18"/>
              </w:rPr>
              <w:t>ISO19104:2008</w:t>
            </w:r>
          </w:p>
        </w:tc>
      </w:tr>
      <w:tr w:rsidR="003B0AAB" w:rsidRPr="00AC02F9" w14:paraId="75D054AA" w14:textId="77777777" w:rsidTr="00E35D7C">
        <w:trPr>
          <w:cantSplit/>
          <w:jc w:val="center"/>
        </w:trPr>
        <w:tc>
          <w:tcPr>
            <w:tcW w:w="2046" w:type="dxa"/>
            <w:tcBorders>
              <w:top w:val="single" w:sz="4" w:space="0" w:color="auto"/>
            </w:tcBorders>
            <w:shd w:val="clear" w:color="auto" w:fill="A6A6A6" w:themeFill="background1" w:themeFillShade="A6"/>
          </w:tcPr>
          <w:p w14:paraId="774F7A4D"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Dependency</w:t>
            </w:r>
          </w:p>
        </w:tc>
        <w:tc>
          <w:tcPr>
            <w:tcW w:w="6817" w:type="dxa"/>
            <w:tcBorders>
              <w:top w:val="single" w:sz="4" w:space="0" w:color="auto"/>
            </w:tcBorders>
            <w:shd w:val="clear" w:color="auto" w:fill="auto"/>
          </w:tcPr>
          <w:p w14:paraId="3F13CDF0" w14:textId="77777777" w:rsidR="003B0AAB" w:rsidRPr="00AC02F9" w:rsidRDefault="003B0AAB" w:rsidP="008037F7">
            <w:pPr>
              <w:pStyle w:val="Tabletext9"/>
              <w:rPr>
                <w:rFonts w:asciiTheme="minorHAnsi" w:hAnsiTheme="minorHAnsi" w:cs="Arial"/>
                <w:sz w:val="20"/>
                <w:szCs w:val="18"/>
              </w:rPr>
            </w:pPr>
            <w:r w:rsidRPr="00AC02F9">
              <w:rPr>
                <w:rFonts w:asciiTheme="minorHAnsi" w:hAnsiTheme="minorHAnsi" w:cs="Arial"/>
              </w:rPr>
              <w:t>Unified Modeling Language (UML</w:t>
            </w:r>
            <w:r w:rsidRPr="00AC02F9">
              <w:rPr>
                <w:rFonts w:asciiTheme="minorHAnsi" w:hAnsiTheme="minorHAnsi" w:cs="Arial"/>
                <w:shd w:val="clear" w:color="auto" w:fill="FFFFFF"/>
              </w:rPr>
              <w:t>). Version 2.3. May 2010</w:t>
            </w:r>
          </w:p>
        </w:tc>
      </w:tr>
      <w:tr w:rsidR="003B0AAB" w:rsidRPr="00AC02F9" w14:paraId="092DA289" w14:textId="77777777" w:rsidTr="00E35D7C">
        <w:trPr>
          <w:cantSplit/>
          <w:trHeight w:val="349"/>
          <w:jc w:val="center"/>
        </w:trPr>
        <w:tc>
          <w:tcPr>
            <w:tcW w:w="2046" w:type="dxa"/>
            <w:shd w:val="clear" w:color="auto" w:fill="A6A6A6" w:themeFill="background1" w:themeFillShade="A6"/>
          </w:tcPr>
          <w:p w14:paraId="544CEDDA"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Requirement</w:t>
            </w:r>
          </w:p>
        </w:tc>
        <w:tc>
          <w:tcPr>
            <w:tcW w:w="6817" w:type="dxa"/>
            <w:shd w:val="clear" w:color="auto" w:fill="auto"/>
          </w:tcPr>
          <w:p w14:paraId="33D24770" w14:textId="77777777" w:rsidR="003B0AAB" w:rsidRPr="00AC02F9" w:rsidRDefault="003B0AAB" w:rsidP="008037F7">
            <w:pPr>
              <w:rPr>
                <w:rStyle w:val="reqtext"/>
                <w:rFonts w:asciiTheme="minorHAnsi" w:hAnsiTheme="minorHAnsi"/>
                <w:b/>
                <w:sz w:val="20"/>
              </w:rPr>
            </w:pPr>
            <w:r w:rsidRPr="00AC02F9">
              <w:rPr>
                <w:rStyle w:val="reqtext"/>
                <w:rFonts w:asciiTheme="minorHAnsi" w:hAnsiTheme="minorHAnsi"/>
                <w:b/>
                <w:sz w:val="20"/>
              </w:rPr>
              <w:t>/req/gsml4-conceptual/similarity</w:t>
            </w:r>
          </w:p>
          <w:p w14:paraId="264D93D9" w14:textId="250B6AD5" w:rsidR="00AC02F9" w:rsidRPr="00AC02F9" w:rsidRDefault="00AC02F9" w:rsidP="008037F7">
            <w:pPr>
              <w:rPr>
                <w:rStyle w:val="reqtext"/>
                <w:rFonts w:asciiTheme="minorHAnsi" w:hAnsiTheme="minorHAnsi"/>
                <w:sz w:val="20"/>
              </w:rPr>
            </w:pPr>
            <w:r w:rsidRPr="00AC02F9">
              <w:rPr>
                <w:rFonts w:asciiTheme="minorHAnsi" w:hAnsiTheme="minorHAnsi" w:cs="Arial"/>
                <w:sz w:val="18"/>
                <w:szCs w:val="18"/>
              </w:rPr>
              <w:t>Target logical model when claiming compliance with this conceptual model SHALL implement its components (classes, attributes, relationships) respecting the conceptual model definitions and intent, such that high semantic similarity is obtained between the logical and conceptual model components.</w:t>
            </w:r>
          </w:p>
        </w:tc>
      </w:tr>
    </w:tbl>
    <w:p w14:paraId="0E8EEA8E" w14:textId="77777777" w:rsidR="003B0AAB" w:rsidRDefault="003B0AAB" w:rsidP="003B0AAB">
      <w:pPr>
        <w:rPr>
          <w:lang w:val="en-CA"/>
        </w:rPr>
      </w:pPr>
    </w:p>
    <w:p w14:paraId="28CE1054" w14:textId="51436112" w:rsidR="003B0AAB" w:rsidRDefault="003B0AAB" w:rsidP="003B0AAB">
      <w:r>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including but not limited to: (i) direct comparison of UML components, (ii) comparison after mapping components to a common expressive knowledge representation language, such as first order logic or common logic, or (iii) comparison after mapping components to </w:t>
      </w:r>
      <w:r w:rsidR="005E0F6A">
        <w:t>a reference</w:t>
      </w:r>
      <w:r>
        <w:t xml:space="preserve"> ontology. The target can reuse and adapt existing logical models.</w:t>
      </w:r>
    </w:p>
    <w:p w14:paraId="1D8E6A03" w14:textId="77777777" w:rsidR="005E0F6A" w:rsidRDefault="005E0F6A" w:rsidP="003B0AA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AC02F9" w14:paraId="1FAB71E3" w14:textId="77777777" w:rsidTr="008037F7">
        <w:trPr>
          <w:cantSplit/>
        </w:trPr>
        <w:tc>
          <w:tcPr>
            <w:tcW w:w="4219" w:type="dxa"/>
            <w:tcBorders>
              <w:right w:val="nil"/>
            </w:tcBorders>
            <w:shd w:val="clear" w:color="auto" w:fill="auto"/>
          </w:tcPr>
          <w:p w14:paraId="04553BDD" w14:textId="3C07A609" w:rsidR="003B0AAB" w:rsidRPr="00AC02F9" w:rsidRDefault="003B0AAB" w:rsidP="008037F7">
            <w:pPr>
              <w:pStyle w:val="Tabletext10"/>
              <w:jc w:val="left"/>
              <w:rPr>
                <w:rStyle w:val="requri"/>
                <w:rFonts w:cs="Arial"/>
                <w:szCs w:val="18"/>
              </w:rPr>
            </w:pPr>
            <w:r w:rsidRPr="00AC02F9">
              <w:rPr>
                <w:rStyle w:val="requri"/>
                <w:rFonts w:cs="Arial"/>
                <w:szCs w:val="18"/>
              </w:rPr>
              <w:t>/req/gsml4-conceptual/similarity</w:t>
            </w:r>
          </w:p>
        </w:tc>
        <w:tc>
          <w:tcPr>
            <w:tcW w:w="4678" w:type="dxa"/>
            <w:tcBorders>
              <w:left w:val="nil"/>
            </w:tcBorders>
            <w:shd w:val="clear" w:color="auto" w:fill="auto"/>
          </w:tcPr>
          <w:p w14:paraId="54E63C7D" w14:textId="77777777" w:rsidR="003B0AAB" w:rsidRPr="00AC02F9" w:rsidRDefault="003B0AAB" w:rsidP="008037F7">
            <w:pPr>
              <w:pStyle w:val="Tabletext10"/>
              <w:jc w:val="left"/>
              <w:rPr>
                <w:rStyle w:val="reqtext"/>
                <w:szCs w:val="18"/>
              </w:rPr>
            </w:pPr>
            <w:r w:rsidRPr="00AC02F9">
              <w:rPr>
                <w:rFonts w:cs="Arial"/>
                <w:sz w:val="18"/>
                <w:szCs w:val="18"/>
              </w:rPr>
              <w:t>Target logical model when claiming compliance with this conceptual model SHALL implement its components (classes, attributes, relationships) respecting the conceptual model definitions and intent, such that high semantic similarity is obtained between the logical and conceptual model components.</w:t>
            </w:r>
          </w:p>
        </w:tc>
      </w:tr>
    </w:tbl>
    <w:p w14:paraId="29FFFBDA" w14:textId="77777777" w:rsidR="003B0AAB" w:rsidRDefault="003B0AAB" w:rsidP="003B0AAB"/>
    <w:p w14:paraId="65E1EDE5" w14:textId="6A265DB2" w:rsidR="009A7B37" w:rsidRPr="00D12552" w:rsidRDefault="00A6445A">
      <w:pPr>
        <w:pStyle w:val="Titre1"/>
        <w:rPr>
          <w:lang w:val="en-CA"/>
        </w:rPr>
      </w:pPr>
      <w:bookmarkStart w:id="76" w:name="_Toc458154201"/>
      <w:r>
        <w:rPr>
          <w:lang w:val="en-CA"/>
        </w:rPr>
        <w:t>Logical Model</w:t>
      </w:r>
      <w:bookmarkEnd w:id="76"/>
    </w:p>
    <w:p w14:paraId="277058B6" w14:textId="241C064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n encoding specification</w:t>
      </w:r>
      <w:r w:rsidR="00FB1957">
        <w:rPr>
          <w:lang w:val="en-CA"/>
        </w:rPr>
        <w:t xml:space="preserve"> or a schema</w:t>
      </w:r>
      <w:r w:rsidR="003653BC">
        <w:rPr>
          <w:lang w:val="en-CA"/>
        </w:rPr>
        <w:t xml:space="preserve">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w:t>
      </w:r>
      <w:r w:rsidR="00FB1957">
        <w:rPr>
          <w:lang w:val="en-CA"/>
        </w:rPr>
        <w:t>s</w:t>
      </w:r>
      <w:r w:rsidR="00E8704C" w:rsidRPr="00D12552">
        <w:rPr>
          <w:lang w:val="en-CA"/>
        </w:rPr>
        <w:t xml:space="preserv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w:t>
      </w:r>
      <w:r w:rsidRPr="00EC0310">
        <w:rPr>
          <w:color w:val="000000"/>
          <w:lang w:val="en-CA"/>
        </w:rPr>
        <w:lastRenderedPageBreak/>
        <w:t>(package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39ADA750"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AD44BE">
        <w:t xml:space="preserve">Figure </w:t>
      </w:r>
      <w:r w:rsidR="00AD44BE">
        <w:rPr>
          <w:noProof/>
        </w:rPr>
        <w:t>8</w:t>
      </w:r>
      <w:r>
        <w:rPr>
          <w:color w:val="000000"/>
          <w:lang w:val="en-CA"/>
        </w:rPr>
        <w:fldChar w:fldCharType="end"/>
      </w:r>
      <w:r w:rsidR="00FF6321">
        <w:rPr>
          <w:color w:val="000000"/>
          <w:lang w:val="en-CA"/>
        </w:rPr>
        <w:t xml:space="preserve"> shows requirements class</w:t>
      </w:r>
      <w:r>
        <w:rPr>
          <w:color w:val="000000"/>
          <w:lang w:val="en-CA"/>
        </w:rPr>
        <w:t xml:space="preserve">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Lgende"/>
        <w:rPr>
          <w:color w:val="000000"/>
          <w:lang w:val="en-CA"/>
        </w:rPr>
      </w:pPr>
      <w:bookmarkStart w:id="77" w:name="_Ref447374621"/>
      <w:r>
        <w:t xml:space="preserve">Figure </w:t>
      </w:r>
      <w:r>
        <w:fldChar w:fldCharType="begin"/>
      </w:r>
      <w:r>
        <w:instrText xml:space="preserve"> SEQ Figure \* ARABIC </w:instrText>
      </w:r>
      <w:r>
        <w:fldChar w:fldCharType="separate"/>
      </w:r>
      <w:r w:rsidR="00AD44BE">
        <w:rPr>
          <w:noProof/>
        </w:rPr>
        <w:t>8</w:t>
      </w:r>
      <w:r>
        <w:fldChar w:fldCharType="end"/>
      </w:r>
      <w:bookmarkEnd w:id="77"/>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Titre3"/>
        <w:spacing w:after="240"/>
        <w:rPr>
          <w:lang w:val="en-CA"/>
        </w:rPr>
      </w:pPr>
      <w:bookmarkStart w:id="78" w:name="_Toc458154202"/>
      <w:r>
        <w:rPr>
          <w:lang w:val="en-CA"/>
        </w:rPr>
        <w:t>Property cardinality</w:t>
      </w:r>
      <w:bookmarkEnd w:id="78"/>
    </w:p>
    <w:p w14:paraId="68C34312" w14:textId="6A7126CB"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 xml:space="preserve">other communities </w:t>
      </w:r>
      <w:r w:rsidR="00FB1957">
        <w:rPr>
          <w:lang w:val="en-CA"/>
        </w:rPr>
        <w:t>confronted</w:t>
      </w:r>
      <w:r>
        <w:rPr>
          <w:lang w:val="en-CA"/>
        </w:rPr>
        <w:t xml:space="preserve"> with the same pattern) from application developers and data providers that consider</w:t>
      </w:r>
      <w:r w:rsidR="001759FE">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5F510CE2"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lastRenderedPageBreak/>
        <w:t>may</w:t>
      </w:r>
      <w:r>
        <w:rPr>
          <w:lang w:val="en-CA"/>
        </w:rPr>
        <w:t xml:space="preserve"> still want to force usage of </w:t>
      </w:r>
      <w:r w:rsidR="00FB1957">
        <w:rPr>
          <w:lang w:val="en-CA"/>
        </w:rPr>
        <w:t>nillable</w:t>
      </w:r>
      <w:r>
        <w:rPr>
          <w:lang w:val="en-CA"/>
        </w:rPr>
        <w:t xml:space="preserve">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C44904">
      <w:pPr>
        <w:numPr>
          <w:ilvl w:val="0"/>
          <w:numId w:val="18"/>
        </w:numPr>
        <w:rPr>
          <w:lang w:val="en-CA"/>
        </w:rPr>
      </w:pPr>
      <w:r>
        <w:rPr>
          <w:lang w:val="en-CA"/>
        </w:rPr>
        <w:t>Omit the property</w:t>
      </w:r>
    </w:p>
    <w:p w14:paraId="7284E536" w14:textId="63D27DBD" w:rsidR="00EC644A" w:rsidRDefault="00B2217A" w:rsidP="00C44904">
      <w:pPr>
        <w:numPr>
          <w:ilvl w:val="0"/>
          <w:numId w:val="18"/>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Titre3"/>
        <w:spacing w:after="240"/>
        <w:rPr>
          <w:lang w:val="en-CA"/>
        </w:rPr>
      </w:pPr>
      <w:bookmarkStart w:id="79" w:name="_Toc448329411"/>
      <w:bookmarkStart w:id="80" w:name="_Toc448329559"/>
      <w:bookmarkStart w:id="81" w:name="_Toc448329945"/>
      <w:bookmarkStart w:id="82" w:name="_Toc448329412"/>
      <w:bookmarkStart w:id="83" w:name="_Toc448329560"/>
      <w:bookmarkStart w:id="84" w:name="_Toc448329946"/>
      <w:bookmarkStart w:id="85" w:name="_Toc448329413"/>
      <w:bookmarkStart w:id="86" w:name="_Toc448329561"/>
      <w:bookmarkStart w:id="87" w:name="_Toc448329947"/>
      <w:bookmarkStart w:id="88" w:name="_Toc448329414"/>
      <w:bookmarkStart w:id="89" w:name="_Toc448329562"/>
      <w:bookmarkStart w:id="90" w:name="_Toc448329948"/>
      <w:bookmarkStart w:id="91" w:name="_Toc448329415"/>
      <w:bookmarkStart w:id="92" w:name="_Toc448329563"/>
      <w:bookmarkStart w:id="93" w:name="_Toc448329949"/>
      <w:bookmarkStart w:id="94" w:name="_Toc448329416"/>
      <w:bookmarkStart w:id="95" w:name="_Toc448329564"/>
      <w:bookmarkStart w:id="96" w:name="_Toc448329950"/>
      <w:bookmarkStart w:id="97" w:name="_Toc458154203"/>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Pr>
          <w:lang w:val="en-CA"/>
        </w:rPr>
        <w:t>Package shortcut</w:t>
      </w:r>
      <w:r w:rsidR="008B7992">
        <w:rPr>
          <w:lang w:val="en-CA"/>
        </w:rPr>
        <w:t>s</w:t>
      </w:r>
      <w:bookmarkEnd w:id="97"/>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A203EF" w:rsidRPr="00FF6321"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0077520E"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Full path</w:t>
            </w:r>
            <w:r w:rsidR="00FF6321">
              <w:rPr>
                <w:rFonts w:ascii="Consolas" w:hAnsi="Consolas" w:cs="Consolas"/>
                <w:b/>
                <w:bCs/>
                <w:sz w:val="18"/>
                <w:szCs w:val="18"/>
                <w:lang w:val="en-CA"/>
              </w:rPr>
              <w:t xml:space="preserve"> (HollowWorld)</w:t>
            </w:r>
          </w:p>
        </w:tc>
      </w:tr>
      <w:tr w:rsidR="00A203EF" w:rsidRPr="00FF6321" w14:paraId="65FD2F98" w14:textId="77777777" w:rsidTr="00295FF9">
        <w:tc>
          <w:tcPr>
            <w:tcW w:w="1242" w:type="dxa"/>
            <w:tcBorders>
              <w:left w:val="nil"/>
              <w:right w:val="nil"/>
            </w:tcBorders>
            <w:shd w:val="clear" w:color="auto" w:fill="DFD8E8"/>
          </w:tcPr>
          <w:p w14:paraId="35AD0D57" w14:textId="1A6491CD"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OM</w:t>
            </w:r>
          </w:p>
        </w:tc>
        <w:tc>
          <w:tcPr>
            <w:tcW w:w="7614" w:type="dxa"/>
            <w:tcBorders>
              <w:left w:val="nil"/>
              <w:right w:val="nil"/>
            </w:tcBorders>
            <w:shd w:val="clear" w:color="auto" w:fill="DFD8E8"/>
          </w:tcPr>
          <w:p w14:paraId="4AE59E78" w14:textId="29EE6592"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19156 All/ISO 19156:2011 Observations and Measurements</w:t>
            </w:r>
          </w:p>
        </w:tc>
      </w:tr>
      <w:tr w:rsidR="00A203EF" w:rsidRPr="00FF6321" w14:paraId="51F19CBB" w14:textId="77777777" w:rsidTr="00295FF9">
        <w:tc>
          <w:tcPr>
            <w:tcW w:w="1242" w:type="dxa"/>
            <w:shd w:val="clear" w:color="auto" w:fill="auto"/>
          </w:tcPr>
          <w:p w14:paraId="3D17B76E" w14:textId="1F3A24A4"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SWE</w:t>
            </w:r>
          </w:p>
        </w:tc>
        <w:tc>
          <w:tcPr>
            <w:tcW w:w="7614" w:type="dxa"/>
            <w:shd w:val="clear" w:color="auto" w:fill="auto"/>
          </w:tcPr>
          <w:p w14:paraId="51E4CF4D" w14:textId="30E0E2FF"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OGC/Sensor Web Enablement 2.0/SWE Common Data Model 2.0</w:t>
            </w:r>
          </w:p>
        </w:tc>
      </w:tr>
      <w:tr w:rsidR="00A203EF" w:rsidRPr="00FF6321" w14:paraId="48E42281" w14:textId="77777777" w:rsidTr="00295FF9">
        <w:tc>
          <w:tcPr>
            <w:tcW w:w="1242" w:type="dxa"/>
            <w:tcBorders>
              <w:left w:val="nil"/>
              <w:right w:val="nil"/>
            </w:tcBorders>
            <w:shd w:val="clear" w:color="auto" w:fill="DFD8E8"/>
          </w:tcPr>
          <w:p w14:paraId="627D9815" w14:textId="730C7A2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GEO</w:t>
            </w:r>
          </w:p>
        </w:tc>
        <w:tc>
          <w:tcPr>
            <w:tcW w:w="7614" w:type="dxa"/>
            <w:tcBorders>
              <w:left w:val="nil"/>
              <w:right w:val="nil"/>
            </w:tcBorders>
            <w:shd w:val="clear" w:color="auto" w:fill="DFD8E8"/>
          </w:tcPr>
          <w:p w14:paraId="07404D5A" w14:textId="3BBEC90D"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19107 All/ISO 19107:2003 Spatial Schema</w:t>
            </w:r>
          </w:p>
        </w:tc>
      </w:tr>
      <w:tr w:rsidR="00A203EF" w:rsidRPr="00FF6321" w14:paraId="3FB46DAE" w14:textId="77777777" w:rsidTr="00295FF9">
        <w:tc>
          <w:tcPr>
            <w:tcW w:w="1242" w:type="dxa"/>
            <w:shd w:val="clear" w:color="auto" w:fill="auto"/>
          </w:tcPr>
          <w:p w14:paraId="3D169105" w14:textId="4AC08A10"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Primitive</w:t>
            </w:r>
          </w:p>
        </w:tc>
        <w:tc>
          <w:tcPr>
            <w:tcW w:w="7614" w:type="dxa"/>
            <w:shd w:val="clear" w:color="auto" w:fill="auto"/>
          </w:tcPr>
          <w:p w14:paraId="25C6338D" w14:textId="109E5CE9"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19103 All/ISO 19103:2005 Conceptual schema language</w:t>
            </w:r>
          </w:p>
        </w:tc>
      </w:tr>
      <w:tr w:rsidR="00A203EF" w:rsidRPr="00FF6321" w14:paraId="0C6B0EC3" w14:textId="77777777" w:rsidTr="00295FF9">
        <w:tc>
          <w:tcPr>
            <w:tcW w:w="1242" w:type="dxa"/>
            <w:tcBorders>
              <w:left w:val="nil"/>
              <w:right w:val="nil"/>
            </w:tcBorders>
            <w:shd w:val="clear" w:color="auto" w:fill="DFD8E8"/>
          </w:tcPr>
          <w:p w14:paraId="07E094AA" w14:textId="180A95F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Temporal</w:t>
            </w:r>
          </w:p>
        </w:tc>
        <w:tc>
          <w:tcPr>
            <w:tcW w:w="7614" w:type="dxa"/>
            <w:tcBorders>
              <w:left w:val="nil"/>
              <w:right w:val="nil"/>
            </w:tcBorders>
            <w:shd w:val="clear" w:color="auto" w:fill="DFD8E8"/>
          </w:tcPr>
          <w:p w14:paraId="4DB3F92D" w14:textId="1A1C8098"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19108 All/ISO 19108:2006 Temporal Schema</w:t>
            </w:r>
          </w:p>
        </w:tc>
      </w:tr>
      <w:tr w:rsidR="00A203EF" w:rsidRPr="00FF6321" w14:paraId="402433D1" w14:textId="77777777" w:rsidTr="00295FF9">
        <w:tc>
          <w:tcPr>
            <w:tcW w:w="1242" w:type="dxa"/>
            <w:shd w:val="clear" w:color="auto" w:fill="auto"/>
          </w:tcPr>
          <w:p w14:paraId="47E9C396" w14:textId="47E4A3EE" w:rsidR="00253146" w:rsidRPr="00FF6321" w:rsidRDefault="00253146"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GML</w:t>
            </w:r>
          </w:p>
        </w:tc>
        <w:tc>
          <w:tcPr>
            <w:tcW w:w="7614" w:type="dxa"/>
            <w:shd w:val="clear" w:color="auto" w:fill="auto"/>
          </w:tcPr>
          <w:p w14:paraId="6E013A3D" w14:textId="25FED5B9" w:rsidR="00253146" w:rsidRPr="00FF6321" w:rsidRDefault="00253146"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19136:2007 GML</w:t>
            </w:r>
          </w:p>
        </w:tc>
      </w:tr>
    </w:tbl>
    <w:p w14:paraId="51F19745" w14:textId="77777777" w:rsidR="003A580A" w:rsidRPr="00D12552" w:rsidRDefault="003A580A" w:rsidP="004A5507">
      <w:pPr>
        <w:rPr>
          <w:lang w:val="en-CA"/>
        </w:rPr>
      </w:pPr>
    </w:p>
    <w:p w14:paraId="0F1DF2C6" w14:textId="3E0C9BD6" w:rsidR="009A7B37" w:rsidRDefault="00695378">
      <w:pPr>
        <w:pStyle w:val="Titre2"/>
        <w:rPr>
          <w:lang w:val="en-CA"/>
        </w:rPr>
      </w:pPr>
      <w:bookmarkStart w:id="98" w:name="_Toc458154204"/>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98"/>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232028DB" w:rsidR="00DA41F8" w:rsidRPr="00C330C2" w:rsidRDefault="003653BC"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 xml:space="preserve">oding </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20818FF1" w:rsidR="00DA41F8" w:rsidRPr="00C330C2" w:rsidRDefault="00DA41F8" w:rsidP="00AC02F9">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621C1B3D" w:rsidR="00DA41F8" w:rsidRPr="00C330C2" w:rsidRDefault="00DA41F8" w:rsidP="00F85E82">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 xml:space="preserve">If the target implementation allows it, it SHALL implement the same cardinality of properties and associations as defined </w:t>
            </w:r>
            <w:r w:rsidR="00F85E82">
              <w:rPr>
                <w:rFonts w:ascii="Calibri" w:eastAsia="MS Mincho" w:hAnsi="Calibri"/>
                <w:sz w:val="20"/>
                <w:szCs w:val="20"/>
                <w:lang w:val="en-CA"/>
              </w:rPr>
              <w:t>in the</w:t>
            </w:r>
            <w:r w:rsidRPr="00C330C2">
              <w:rPr>
                <w:rFonts w:ascii="Calibri" w:eastAsia="MS Mincho" w:hAnsi="Calibri"/>
                <w:sz w:val="20"/>
                <w:szCs w:val="20"/>
                <w:lang w:val="en-CA"/>
              </w:rPr>
              <w:t xml:space="preserve">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BD2C19" w:rsidRPr="005A0586" w14:paraId="78A6423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F78E4B" w14:textId="5FC3F44E" w:rsidR="00BD2C19" w:rsidRPr="005A0586" w:rsidRDefault="00BD2C1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37AD65" w14:textId="15474ECB" w:rsidR="00BD2C19" w:rsidRPr="00804C60" w:rsidRDefault="00BD2C19" w:rsidP="00BD2C19">
            <w:pPr>
              <w:spacing w:before="100" w:beforeAutospacing="1" w:after="100" w:afterAutospacing="1" w:line="230" w:lineRule="atLeast"/>
              <w:jc w:val="both"/>
              <w:rPr>
                <w:rFonts w:ascii="Calibri" w:eastAsia="MS Mincho" w:hAnsi="Calibri"/>
                <w:b/>
                <w:noProof/>
                <w:sz w:val="20"/>
                <w:szCs w:val="20"/>
                <w:lang w:val="en-CA"/>
              </w:rPr>
            </w:pPr>
            <w:r>
              <w:rPr>
                <w:rFonts w:ascii="Calibri" w:eastAsia="MS Mincho" w:hAnsi="Calibri"/>
                <w:b/>
                <w:noProof/>
                <w:sz w:val="20"/>
                <w:szCs w:val="20"/>
                <w:lang w:val="en-CA"/>
              </w:rPr>
              <w:t>/req/gsml4-core/quantities-single-range</w:t>
            </w:r>
          </w:p>
          <w:p w14:paraId="4A1A93D6" w14:textId="65C280CC" w:rsidR="00BD2C19" w:rsidRPr="00804C60" w:rsidRDefault="00BD2C19" w:rsidP="00BD2C19">
            <w:pPr>
              <w:spacing w:before="100" w:beforeAutospacing="1" w:after="100" w:afterAutospacing="1" w:line="230" w:lineRule="atLeast"/>
              <w:jc w:val="both"/>
              <w:rPr>
                <w:rFonts w:ascii="Calibri" w:eastAsia="MS Mincho" w:hAnsi="Calibri"/>
                <w:b/>
                <w:noProof/>
                <w:sz w:val="20"/>
                <w:szCs w:val="20"/>
                <w:lang w:val="en-CA"/>
              </w:rPr>
            </w:pPr>
            <w:r w:rsidRPr="00BD2C19">
              <w:rPr>
                <w:rFonts w:ascii="Calibri" w:eastAsia="MS Mincho" w:hAnsi="Calibri"/>
                <w:sz w:val="20"/>
                <w:szCs w:val="20"/>
                <w:lang w:val="en-CA"/>
              </w:rPr>
              <w:t>QuantityRange properties that must report a single value SHALL assign both lower and upper value as equal to that single value.</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048DB104" w:rsidR="00DA41F8" w:rsidRPr="00C330C2" w:rsidRDefault="00B94FA7" w:rsidP="0042253D">
            <w:pPr>
              <w:spacing w:before="100" w:beforeAutospacing="1" w:after="100" w:afterAutospacing="1" w:line="230" w:lineRule="atLeast"/>
              <w:jc w:val="both"/>
              <w:rPr>
                <w:rFonts w:ascii="Calibri" w:eastAsia="MS Mincho" w:hAnsi="Calibri"/>
                <w:sz w:val="20"/>
                <w:szCs w:val="20"/>
                <w:lang w:val="en-CA"/>
              </w:rPr>
            </w:pPr>
            <w:r w:rsidRPr="00B94FA7">
              <w:rPr>
                <w:rFonts w:ascii="Calibri" w:eastAsia="MS Mincho" w:hAnsi="Calibri"/>
                <w:sz w:val="20"/>
                <w:szCs w:val="20"/>
                <w:lang w:val="en-CA"/>
              </w:rPr>
              <w:t>Empty classes with stereotype &lt;&lt;CodeList&gt;&gt; SHALL be implemented as externally governed vocabularies which terms are encoded as URI (RFC 3986).</w:t>
            </w:r>
          </w:p>
        </w:tc>
      </w:tr>
    </w:tbl>
    <w:p w14:paraId="383EBC41" w14:textId="77777777" w:rsidR="00DA41F8" w:rsidRPr="00DA41F8" w:rsidRDefault="00DA41F8">
      <w:pPr>
        <w:rPr>
          <w:color w:val="000000"/>
        </w:rPr>
      </w:pPr>
    </w:p>
    <w:p w14:paraId="0AF76069" w14:textId="2A15FF86"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r w:rsidR="005E0F6A" w:rsidRPr="00804C60">
        <w:rPr>
          <w:color w:val="000000"/>
          <w:lang w:val="en-CA"/>
        </w:rPr>
        <w:t>to</w:t>
      </w:r>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Titre3"/>
        <w:spacing w:after="240"/>
        <w:rPr>
          <w:lang w:val="en-CA"/>
        </w:rPr>
      </w:pPr>
      <w:bookmarkStart w:id="99" w:name="_Toc458154205"/>
      <w:r w:rsidRPr="00D12552">
        <w:rPr>
          <w:lang w:val="en-CA"/>
        </w:rPr>
        <w:t>Naming of entities</w:t>
      </w:r>
      <w:bookmarkEnd w:id="9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3F2664DE" w:rsidR="004635D8" w:rsidRPr="00D12552" w:rsidRDefault="004635D8" w:rsidP="00AC02F9">
            <w:pPr>
              <w:pStyle w:val="Tabletext10"/>
              <w:jc w:val="left"/>
              <w:rPr>
                <w:rStyle w:val="reqtext"/>
                <w:lang w:val="en-CA"/>
              </w:rPr>
            </w:pPr>
            <w:r w:rsidRPr="00D12552">
              <w:rPr>
                <w:rStyle w:val="reqtext"/>
                <w:lang w:val="en-CA"/>
              </w:rPr>
              <w:t xml:space="preserve">When the target implementation allows it, the exact name of the </w:t>
            </w:r>
            <w:r w:rsidR="00AC02F9">
              <w:rPr>
                <w:rStyle w:val="reqtext"/>
                <w:lang w:val="en-CA"/>
              </w:rPr>
              <w:t>classifier</w:t>
            </w:r>
            <w:r w:rsidR="00FA21EA" w:rsidRPr="00D12552">
              <w:rPr>
                <w:rStyle w:val="reqtext"/>
                <w:lang w:val="en-CA"/>
              </w:rPr>
              <w:t xml:space="preserve"> </w:t>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Titre3"/>
        <w:spacing w:after="240"/>
        <w:rPr>
          <w:lang w:val="en-CA"/>
        </w:rPr>
      </w:pPr>
      <w:bookmarkStart w:id="100" w:name="_Toc458154206"/>
      <w:r w:rsidRPr="00D12552">
        <w:rPr>
          <w:lang w:val="en-CA"/>
        </w:rPr>
        <w:t>Cardinality</w:t>
      </w:r>
      <w:bookmarkEnd w:id="10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6608AB61" w:rsidR="00FB508F" w:rsidRPr="009F4AF5" w:rsidRDefault="00946727" w:rsidP="00DB1F99">
      <w:pPr>
        <w:rPr>
          <w:color w:val="000000"/>
          <w:lang w:val="en-CA"/>
        </w:rPr>
      </w:pPr>
      <w:r w:rsidRPr="00804C60">
        <w:rPr>
          <w:color w:val="000000"/>
          <w:lang w:val="en-CA"/>
        </w:rPr>
        <w:lastRenderedPageBreak/>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FB1957">
        <w:rPr>
          <w:color w:val="000000"/>
          <w:lang w:val="en-CA"/>
        </w:rPr>
        <w:t>Therefore, 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Titre3"/>
        <w:spacing w:after="240"/>
        <w:rPr>
          <w:lang w:val="en-CA"/>
        </w:rPr>
      </w:pPr>
      <w:bookmarkStart w:id="101" w:name="_Toc458154207"/>
      <w:r>
        <w:rPr>
          <w:lang w:val="en-CA"/>
        </w:rPr>
        <w:t>Abstract classes</w:t>
      </w:r>
      <w:bookmarkEnd w:id="10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Titre3"/>
        <w:spacing w:after="240"/>
        <w:rPr>
          <w:lang w:val="en-CA"/>
        </w:rPr>
      </w:pPr>
      <w:bookmarkStart w:id="102" w:name="_Toc458154208"/>
      <w:r>
        <w:rPr>
          <w:lang w:val="en-CA"/>
        </w:rPr>
        <w:t>Polymorphism</w:t>
      </w:r>
      <w:bookmarkEnd w:id="10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14B92977"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 xml:space="preserve">a property value of type GeologicEvent can be substituted by a value of type DisplacementEvent because DisplacementEvent is a subtype of </w:t>
      </w:r>
      <w:r w:rsidR="00057138" w:rsidRPr="00491ED2">
        <w:rPr>
          <w:rStyle w:val="Entity"/>
        </w:rPr>
        <w:t>GeologicEvent</w:t>
      </w:r>
      <w:r w:rsidR="000578C2" w:rsidRPr="00FB1957">
        <w:t xml:space="preserve"> (</w:t>
      </w:r>
      <w:r w:rsidR="000578C2" w:rsidRPr="00FB1957">
        <w:fldChar w:fldCharType="begin"/>
      </w:r>
      <w:r w:rsidR="000578C2" w:rsidRPr="00FB1957">
        <w:instrText xml:space="preserve"> REF _Ref439677176 \h </w:instrText>
      </w:r>
      <w:r w:rsidR="00A3190F" w:rsidRPr="00FB1957">
        <w:instrText xml:space="preserve"> \* MERGEFORMAT </w:instrText>
      </w:r>
      <w:r w:rsidR="000578C2" w:rsidRPr="00FB1957">
        <w:fldChar w:fldCharType="separate"/>
      </w:r>
      <w:r w:rsidR="00AD44BE" w:rsidRPr="00AD44BE">
        <w:rPr>
          <w:b/>
          <w:bCs/>
          <w:lang w:val="en-CA"/>
        </w:rPr>
        <w:t>Erreur ! Source du renvoi introuvable.</w:t>
      </w:r>
      <w:r w:rsidR="000578C2" w:rsidRPr="00FB1957">
        <w:fldChar w:fldCharType="end"/>
      </w:r>
      <w:r w:rsidR="000578C2" w:rsidRPr="00FB1957">
        <w:t>).</w:t>
      </w:r>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Titre3"/>
        <w:spacing w:after="240"/>
        <w:rPr>
          <w:lang w:val="en-CA"/>
        </w:rPr>
      </w:pPr>
      <w:bookmarkStart w:id="103" w:name="_Toc458154209"/>
      <w:r w:rsidRPr="00D12552">
        <w:rPr>
          <w:lang w:val="en-CA"/>
        </w:rPr>
        <w:t>Quantities</w:t>
      </w:r>
      <w:bookmarkEnd w:id="10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7B9BC66F" w:rsidR="000B4F44" w:rsidRDefault="00491ED2" w:rsidP="000B4F44">
      <w:pPr>
        <w:rPr>
          <w:lang w:val="en-CA"/>
        </w:rPr>
      </w:pPr>
      <w:r>
        <w:rPr>
          <w:lang w:val="en-CA"/>
        </w:rPr>
        <w:t>The quantities and m</w:t>
      </w:r>
      <w:r w:rsidR="000B4F44" w:rsidRPr="00D12552">
        <w:rPr>
          <w:lang w:val="en-CA"/>
        </w:rPr>
        <w:t>easurements units of measure shall be taken from a standard vocabulary governed by an appropriate community</w:t>
      </w:r>
      <w:r w:rsidR="000B4F44">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sidR="000B4F44">
        <w:rPr>
          <w:lang w:val="en-CA"/>
        </w:rPr>
        <w:t>UCUM</w:t>
      </w:r>
      <w:r w:rsidR="007A4792">
        <w:rPr>
          <w:lang w:val="en-CA"/>
        </w:rPr>
        <w:t>)</w:t>
      </w:r>
      <w:r w:rsidR="000B4F44">
        <w:rPr>
          <w:lang w:val="en-CA"/>
        </w:rPr>
        <w:t>.</w:t>
      </w:r>
    </w:p>
    <w:p w14:paraId="4D1E9949" w14:textId="46909444" w:rsidR="00EF5FC1" w:rsidRDefault="00EF5FC1" w:rsidP="00EF5FC1">
      <w:pPr>
        <w:pStyle w:val="Titre3"/>
        <w:rPr>
          <w:lang w:val="en-CA"/>
        </w:rPr>
      </w:pPr>
      <w:bookmarkStart w:id="104" w:name="_Toc458154210"/>
      <w:r>
        <w:rPr>
          <w:lang w:val="en-CA"/>
        </w:rPr>
        <w:t>QuantityRange</w:t>
      </w:r>
      <w:bookmarkEnd w:id="104"/>
    </w:p>
    <w:p w14:paraId="29EB650E" w14:textId="77777777" w:rsidR="00EF5FC1" w:rsidRDefault="00EF5FC1" w:rsidP="000B4F44">
      <w:pPr>
        <w:rPr>
          <w:lang w:val="en-CA"/>
        </w:rPr>
      </w:pPr>
    </w:p>
    <w:p w14:paraId="664203D6" w14:textId="70F36FDD" w:rsidR="00EF5FC1" w:rsidRDefault="00EF5FC1" w:rsidP="000B4F44">
      <w:pPr>
        <w:rPr>
          <w:lang w:val="en-CA"/>
        </w:rPr>
      </w:pPr>
      <w:r>
        <w:rPr>
          <w:lang w:val="en-CA"/>
        </w:rPr>
        <w:t xml:space="preserve">A </w:t>
      </w:r>
      <w:r w:rsidR="00491ED2">
        <w:rPr>
          <w:rStyle w:val="Entity"/>
        </w:rPr>
        <w:t xml:space="preserve">QuantityRange </w:t>
      </w:r>
      <w:r>
        <w:rPr>
          <w:lang w:val="en-CA"/>
        </w:rPr>
        <w:t xml:space="preserve">is a quantity formed of a lower and upper value forming a range of values.  If a single value needs to be represented as a </w:t>
      </w:r>
      <w:r w:rsidRPr="00491ED2">
        <w:rPr>
          <w:rStyle w:val="Entity"/>
        </w:rPr>
        <w:t>QuantityRange</w:t>
      </w:r>
      <w:r>
        <w:rPr>
          <w:lang w:val="en-CA"/>
        </w:rPr>
        <w:t>, where the single value is assigned to both lower and upper properties.</w:t>
      </w:r>
    </w:p>
    <w:p w14:paraId="71040BC4" w14:textId="77777777" w:rsidR="00EF5FC1" w:rsidRDefault="00EF5FC1" w:rsidP="000B4F4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5FC1" w:rsidRPr="00D12552" w14:paraId="191FB8DF" w14:textId="77777777" w:rsidTr="00BC51DB">
        <w:trPr>
          <w:cantSplit/>
        </w:trPr>
        <w:tc>
          <w:tcPr>
            <w:tcW w:w="4219" w:type="dxa"/>
            <w:tcBorders>
              <w:right w:val="nil"/>
            </w:tcBorders>
            <w:shd w:val="clear" w:color="auto" w:fill="auto"/>
          </w:tcPr>
          <w:p w14:paraId="26D26DE4" w14:textId="720454A2" w:rsidR="00EF5FC1" w:rsidRPr="00BD7B2A" w:rsidRDefault="00EF5FC1" w:rsidP="00BC51DB">
            <w:pPr>
              <w:pStyle w:val="Tabletext10"/>
              <w:jc w:val="left"/>
              <w:rPr>
                <w:rStyle w:val="requri"/>
                <w:noProof/>
                <w:lang w:val="fr-CA"/>
              </w:rPr>
            </w:pPr>
            <w:r>
              <w:rPr>
                <w:rStyle w:val="requri"/>
                <w:noProof/>
                <w:lang w:val="fr-CA"/>
              </w:rPr>
              <w:lastRenderedPageBreak/>
              <w:t>/req/gsml4-core/quantities-single-range</w:t>
            </w:r>
          </w:p>
        </w:tc>
        <w:tc>
          <w:tcPr>
            <w:tcW w:w="4678" w:type="dxa"/>
            <w:tcBorders>
              <w:left w:val="nil"/>
            </w:tcBorders>
            <w:shd w:val="clear" w:color="auto" w:fill="auto"/>
          </w:tcPr>
          <w:p w14:paraId="71CE79B3" w14:textId="5F7D18A6" w:rsidR="00EF5FC1" w:rsidRPr="00D12552" w:rsidRDefault="00EF5FC1" w:rsidP="00BC51DB">
            <w:pPr>
              <w:pStyle w:val="Tabletext10"/>
              <w:jc w:val="left"/>
              <w:rPr>
                <w:rStyle w:val="reqtext"/>
                <w:lang w:val="en-CA"/>
              </w:rPr>
            </w:pPr>
            <w:r>
              <w:rPr>
                <w:rStyle w:val="reqtext"/>
                <w:lang w:val="en-CA"/>
              </w:rPr>
              <w:t>QuantityRange properties that must report a single value SHALL assign both lower and upper value as equal to that single value.</w:t>
            </w:r>
          </w:p>
        </w:tc>
      </w:tr>
    </w:tbl>
    <w:p w14:paraId="0D9A2401" w14:textId="77777777" w:rsidR="00EF5FC1" w:rsidRPr="00D12552" w:rsidRDefault="00EF5FC1" w:rsidP="000B4F44">
      <w:pPr>
        <w:rPr>
          <w:lang w:val="en-CA"/>
        </w:rPr>
      </w:pPr>
    </w:p>
    <w:p w14:paraId="1EB2BDF4" w14:textId="77777777" w:rsidR="000B4F44" w:rsidRPr="00D12552" w:rsidRDefault="000B4F44" w:rsidP="00804C60">
      <w:pPr>
        <w:pStyle w:val="Titre3"/>
        <w:spacing w:after="240"/>
        <w:rPr>
          <w:lang w:val="en-CA"/>
        </w:rPr>
      </w:pPr>
      <w:bookmarkStart w:id="105" w:name="_Ref456112534"/>
      <w:bookmarkStart w:id="106" w:name="_Ref457994997"/>
      <w:bookmarkStart w:id="107" w:name="_Toc458154211"/>
      <w:commentRangeStart w:id="108"/>
      <w:r w:rsidRPr="00D12552">
        <w:rPr>
          <w:lang w:val="en-CA"/>
        </w:rPr>
        <w:t>Code lists</w:t>
      </w:r>
      <w:bookmarkEnd w:id="105"/>
      <w:r w:rsidRPr="00D12552">
        <w:rPr>
          <w:lang w:val="en-CA"/>
        </w:rPr>
        <w:t xml:space="preserve"> </w:t>
      </w:r>
      <w:commentRangeEnd w:id="108"/>
      <w:r w:rsidR="00B94FA7">
        <w:rPr>
          <w:rStyle w:val="Marquedecommentaire"/>
          <w:rFonts w:cs="Times New Roman"/>
          <w:b w:val="0"/>
          <w:bCs w:val="0"/>
        </w:rPr>
        <w:commentReference w:id="108"/>
      </w:r>
      <w:bookmarkEnd w:id="106"/>
      <w:bookmarkEnd w:id="10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0CFCE3EF" w:rsidR="000B4F44" w:rsidRPr="00D12552" w:rsidRDefault="007D4D67" w:rsidP="007D4D67">
            <w:pPr>
              <w:pStyle w:val="Tabletext10"/>
              <w:jc w:val="left"/>
              <w:rPr>
                <w:rStyle w:val="reqtext"/>
                <w:lang w:val="en-CA"/>
              </w:rPr>
            </w:pPr>
            <w:r>
              <w:rPr>
                <w:rStyle w:val="reqtext"/>
                <w:lang w:val="en-CA"/>
              </w:rPr>
              <w:t>Empty c</w:t>
            </w:r>
            <w:r w:rsidR="000B4F44" w:rsidRPr="00D12552">
              <w:rPr>
                <w:rStyle w:val="reqtext"/>
                <w:lang w:val="en-CA"/>
              </w:rPr>
              <w:t xml:space="preserve">lasses </w:t>
            </w:r>
            <w:r>
              <w:rPr>
                <w:rStyle w:val="reqtext"/>
                <w:lang w:val="en-CA"/>
              </w:rPr>
              <w:t>with</w:t>
            </w:r>
            <w:r w:rsidR="000B4F44" w:rsidRPr="00D12552">
              <w:rPr>
                <w:rStyle w:val="reqtext"/>
                <w:lang w:val="en-CA"/>
              </w:rPr>
              <w:t xml:space="preserve"> stereotype &lt;&lt;CodeList&gt;&gt; </w:t>
            </w:r>
            <w:r w:rsidR="00441E20">
              <w:rPr>
                <w:rStyle w:val="reqtext"/>
                <w:lang w:val="en-CA"/>
              </w:rPr>
              <w:t>SHALL</w:t>
            </w:r>
            <w:r w:rsidR="00441E20" w:rsidRPr="00D12552">
              <w:rPr>
                <w:rStyle w:val="reqtext"/>
                <w:lang w:val="en-CA"/>
              </w:rPr>
              <w:t xml:space="preserve"> be</w:t>
            </w:r>
            <w:r w:rsidR="000B4F44" w:rsidRPr="00D12552">
              <w:rPr>
                <w:rStyle w:val="reqtext"/>
                <w:lang w:val="en-CA"/>
              </w:rPr>
              <w:t xml:space="preserve"> </w:t>
            </w:r>
            <w:r>
              <w:rPr>
                <w:rFonts w:cs="Arial"/>
                <w:sz w:val="18"/>
                <w:lang w:val="en-CA"/>
              </w:rPr>
              <w:t>implemented as externally governed vocabularies which terms are encoded</w:t>
            </w:r>
            <w:r w:rsidR="009F6B2F">
              <w:rPr>
                <w:rFonts w:cs="Arial"/>
                <w:sz w:val="18"/>
                <w:lang w:val="en-CA"/>
              </w:rPr>
              <w:t xml:space="preserve"> as </w:t>
            </w:r>
            <w:r w:rsidR="000B4F44" w:rsidRPr="00D12552">
              <w:rPr>
                <w:rFonts w:cs="Arial"/>
                <w:sz w:val="18"/>
                <w:lang w:val="en-CA"/>
              </w:rPr>
              <w:t>URI</w:t>
            </w:r>
            <w:r w:rsidR="009F6B2F">
              <w:rPr>
                <w:rFonts w:cs="Arial"/>
                <w:sz w:val="18"/>
                <w:lang w:val="en-CA"/>
              </w:rPr>
              <w:t xml:space="preserve"> </w:t>
            </w:r>
            <w:r>
              <w:rPr>
                <w:rFonts w:cs="Arial"/>
                <w:sz w:val="18"/>
                <w:lang w:val="en-CA"/>
              </w:rPr>
              <w:t>(</w:t>
            </w:r>
            <w:r w:rsidR="009F6B2F">
              <w:rPr>
                <w:rFonts w:cs="Arial"/>
                <w:sz w:val="18"/>
                <w:lang w:val="en-CA"/>
              </w:rPr>
              <w:t xml:space="preserve">RFC </w:t>
            </w:r>
            <w:r w:rsidR="005061CC">
              <w:rPr>
                <w:rFonts w:cs="Arial"/>
                <w:sz w:val="18"/>
                <w:lang w:val="en-CA"/>
              </w:rPr>
              <w:t>3986</w:t>
            </w:r>
            <w:r>
              <w:rPr>
                <w:rFonts w:cs="Arial"/>
                <w:sz w:val="18"/>
                <w:lang w:val="en-CA"/>
              </w:rPr>
              <w:t>).</w:t>
            </w:r>
          </w:p>
        </w:tc>
      </w:tr>
    </w:tbl>
    <w:p w14:paraId="13DCEDE5" w14:textId="77777777" w:rsidR="000B4F44" w:rsidRPr="000B4F44" w:rsidRDefault="000B4F44" w:rsidP="000B4F44">
      <w:pPr>
        <w:spacing w:after="120"/>
        <w:rPr>
          <w:color w:val="000000"/>
          <w:lang w:val="en-CA"/>
        </w:rPr>
      </w:pPr>
    </w:p>
    <w:p w14:paraId="2254B555" w14:textId="08DD0CEC" w:rsidR="007D4D67" w:rsidRDefault="000B4F44" w:rsidP="000B4F44">
      <w:pPr>
        <w:rPr>
          <w:lang w:val="en-CA"/>
        </w:rPr>
      </w:pPr>
      <w:r w:rsidRPr="00D12552">
        <w:rPr>
          <w:lang w:val="en-CA"/>
        </w:rPr>
        <w:t xml:space="preserve">All properties that require formal vocabularies are modelled in UML as classes having the stereotype </w:t>
      </w:r>
      <w:r w:rsidRPr="005E0F6A">
        <w:rPr>
          <w:rStyle w:val="xmlChar"/>
        </w:rPr>
        <w:t>&lt;&lt;CodeList&gt;&gt;</w:t>
      </w:r>
      <w:r w:rsidRPr="00D12552">
        <w:rPr>
          <w:lang w:val="en-CA"/>
        </w:rPr>
        <w:t xml:space="preserve">.  </w:t>
      </w:r>
      <w:r w:rsidR="007D4D67">
        <w:rPr>
          <w:lang w:val="en-CA"/>
        </w:rPr>
        <w:t>The list of valid terms is either prescribed by this specification, with a list of possible entries (</w:t>
      </w:r>
      <w:r w:rsidR="007D4D67">
        <w:rPr>
          <w:lang w:val="en-CA"/>
        </w:rPr>
        <w:fldChar w:fldCharType="begin"/>
      </w:r>
      <w:r w:rsidR="007D4D67">
        <w:rPr>
          <w:lang w:val="en-CA"/>
        </w:rPr>
        <w:instrText xml:space="preserve"> REF _Ref457990441 \h </w:instrText>
      </w:r>
      <w:r w:rsidR="007D4D67">
        <w:rPr>
          <w:lang w:val="en-CA"/>
        </w:rPr>
      </w:r>
      <w:r w:rsidR="007D4D67">
        <w:rPr>
          <w:lang w:val="en-CA"/>
        </w:rPr>
        <w:fldChar w:fldCharType="separate"/>
      </w:r>
      <w:r w:rsidR="00AD44BE">
        <w:t xml:space="preserve">Figure </w:t>
      </w:r>
      <w:r w:rsidR="00AD44BE">
        <w:rPr>
          <w:noProof/>
        </w:rPr>
        <w:t>9</w:t>
      </w:r>
      <w:r w:rsidR="007D4D67">
        <w:rPr>
          <w:lang w:val="en-CA"/>
        </w:rPr>
        <w:fldChar w:fldCharType="end"/>
      </w:r>
      <w:r w:rsidR="007D4D67">
        <w:rPr>
          <w:lang w:val="en-CA"/>
        </w:rPr>
        <w:t xml:space="preserve">) or open, without any term. </w:t>
      </w:r>
    </w:p>
    <w:p w14:paraId="73823CDE" w14:textId="77777777" w:rsidR="007D4D67" w:rsidRDefault="007D4D67" w:rsidP="007D4D67">
      <w:pPr>
        <w:keepNext/>
      </w:pPr>
      <w:r w:rsidRPr="007D4D67">
        <w:rPr>
          <w:noProof/>
          <w:lang w:val="en-CA" w:eastAsia="en-CA"/>
        </w:rPr>
        <w:drawing>
          <wp:inline distT="0" distB="0" distL="0" distR="0" wp14:anchorId="2F84428E" wp14:editId="7FFA1F8B">
            <wp:extent cx="1686160" cy="1381318"/>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86160" cy="1381318"/>
                    </a:xfrm>
                    <a:prstGeom prst="rect">
                      <a:avLst/>
                    </a:prstGeom>
                  </pic:spPr>
                </pic:pic>
              </a:graphicData>
            </a:graphic>
          </wp:inline>
        </w:drawing>
      </w:r>
    </w:p>
    <w:p w14:paraId="4720536F" w14:textId="04331609" w:rsidR="007D4D67" w:rsidRDefault="007D4D67" w:rsidP="007D4D67">
      <w:pPr>
        <w:pStyle w:val="Lgende"/>
        <w:rPr>
          <w:lang w:val="en-CA"/>
        </w:rPr>
      </w:pPr>
      <w:bookmarkStart w:id="109" w:name="_Ref457990441"/>
      <w:r>
        <w:t xml:space="preserve">Figure </w:t>
      </w:r>
      <w:r>
        <w:fldChar w:fldCharType="begin"/>
      </w:r>
      <w:r>
        <w:instrText xml:space="preserve"> SEQ Figure \* ARABIC </w:instrText>
      </w:r>
      <w:r>
        <w:fldChar w:fldCharType="separate"/>
      </w:r>
      <w:r w:rsidR="00AD44BE">
        <w:rPr>
          <w:noProof/>
        </w:rPr>
        <w:t>9</w:t>
      </w:r>
      <w:r>
        <w:fldChar w:fldCharType="end"/>
      </w:r>
      <w:bookmarkEnd w:id="109"/>
      <w:r>
        <w:t>: CodeList with prescribed list of terms (DescriptionPurpose) and "open" (GeologicUnitHierarchyRoleTerm)</w:t>
      </w:r>
    </w:p>
    <w:p w14:paraId="026DFF58" w14:textId="7E7DA045" w:rsidR="000B4F44" w:rsidRDefault="007D4D67" w:rsidP="000B4F44">
      <w:pPr>
        <w:rPr>
          <w:lang w:val="en-CA"/>
        </w:rPr>
      </w:pPr>
      <w:r>
        <w:rPr>
          <w:lang w:val="en-CA"/>
        </w:rPr>
        <w:t xml:space="preserve">When the list is open, the vocabulary is managed externally </w:t>
      </w:r>
      <w:r w:rsidR="00B94FA7">
        <w:rPr>
          <w:lang w:val="en-CA"/>
        </w:rPr>
        <w:t>over the web</w:t>
      </w:r>
      <w:r>
        <w:rPr>
          <w:lang w:val="en-CA"/>
        </w:rPr>
        <w:t xml:space="preserve"> where each vocabulary terms should be encoded as </w:t>
      </w:r>
      <w:r w:rsidR="00B94FA7">
        <w:rPr>
          <w:lang w:val="en-CA"/>
        </w:rPr>
        <w:t xml:space="preserve">resource.  Vocabulary terms identifiers are </w:t>
      </w:r>
      <w:r>
        <w:rPr>
          <w:lang w:val="en-CA"/>
        </w:rPr>
        <w:t xml:space="preserve">URI representing </w:t>
      </w:r>
      <w:r w:rsidR="00B94FA7">
        <w:rPr>
          <w:lang w:val="en-CA"/>
        </w:rPr>
        <w:t>concepts</w:t>
      </w:r>
      <w:r>
        <w:rPr>
          <w:lang w:val="en-CA"/>
        </w:rPr>
        <w:t xml:space="preserve"> </w:t>
      </w:r>
      <w:r w:rsidR="00B94FA7">
        <w:rPr>
          <w:lang w:val="en-CA"/>
        </w:rPr>
        <w:t>f</w:t>
      </w:r>
      <w:r w:rsidR="000B4F44" w:rsidRPr="00D12552">
        <w:rPr>
          <w:lang w:val="en-CA"/>
        </w:rPr>
        <w:t>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Lienhypertexte"/>
            <w:lang w:val="en-CA"/>
          </w:rPr>
          <w:t>http://www.cgi-iugs.org/tech_collaboration/geoscience_terminology_working_group.html</w:t>
        </w:r>
      </w:hyperlink>
      <w:r w:rsidR="00610E7E">
        <w:rPr>
          <w:lang w:val="en-CA"/>
        </w:rPr>
        <w:t xml:space="preserve"> and </w:t>
      </w:r>
      <w:hyperlink r:id="rId25" w:history="1">
        <w:r w:rsidR="007A4792" w:rsidRPr="00445F04">
          <w:rPr>
            <w:rStyle w:val="Lienhypertexte"/>
            <w:lang w:val="en-CA"/>
          </w:rPr>
          <w:t>http://resource.geosciml.org</w:t>
        </w:r>
      </w:hyperlink>
      <w:r w:rsidR="007A4792">
        <w:rPr>
          <w:lang w:val="en-CA"/>
        </w:rPr>
        <w:t>)</w:t>
      </w:r>
      <w:r w:rsidR="001E3746">
        <w:rPr>
          <w:lang w:val="en-CA"/>
        </w:rPr>
        <w:t xml:space="preserve"> or INSPIRE</w:t>
      </w:r>
      <w:r w:rsidR="005E0F6A">
        <w:rPr>
          <w:lang w:val="en-CA"/>
        </w:rPr>
        <w:t xml:space="preserve"> [</w:t>
      </w:r>
      <w:r w:rsidR="005E0F6A">
        <w:rPr>
          <w:lang w:val="en-CA"/>
        </w:rPr>
        <w:fldChar w:fldCharType="begin"/>
      </w:r>
      <w:r w:rsidR="005E0F6A">
        <w:rPr>
          <w:lang w:val="en-CA"/>
        </w:rPr>
        <w:instrText xml:space="preserve"> REF _Ref458065145 \n \h </w:instrText>
      </w:r>
      <w:r w:rsidR="005E0F6A">
        <w:rPr>
          <w:lang w:val="en-CA"/>
        </w:rPr>
      </w:r>
      <w:r w:rsidR="005E0F6A">
        <w:rPr>
          <w:lang w:val="en-CA"/>
        </w:rPr>
        <w:fldChar w:fldCharType="separate"/>
      </w:r>
      <w:r w:rsidR="00AD44BE">
        <w:rPr>
          <w:lang w:val="en-CA"/>
        </w:rPr>
        <w:t>8</w:t>
      </w:r>
      <w:r w:rsidR="005E0F6A">
        <w:rPr>
          <w:lang w:val="en-CA"/>
        </w:rPr>
        <w:fldChar w:fldCharType="end"/>
      </w:r>
      <w:r w:rsidR="005E0F6A">
        <w:rPr>
          <w:lang w:val="en-CA"/>
        </w:rPr>
        <w:t>]</w:t>
      </w:r>
      <w:r w:rsidR="007A4792">
        <w:rPr>
          <w:lang w:val="en-CA"/>
        </w:rPr>
        <w:t xml:space="preserve">. </w:t>
      </w:r>
    </w:p>
    <w:p w14:paraId="4ACC8BB1" w14:textId="1E679FC9" w:rsidR="00B94FA7" w:rsidRPr="00D12552" w:rsidRDefault="00B94FA7" w:rsidP="000B4F44">
      <w:pPr>
        <w:rPr>
          <w:lang w:val="en-CA"/>
        </w:rPr>
      </w:pPr>
      <w:r>
        <w:rPr>
          <w:lang w:val="en-CA"/>
        </w:rPr>
        <w:t>This specification does not require that URIs be actually dereferenceable, but just that vocabulary term associated with a syntaxically correct URI.</w:t>
      </w:r>
    </w:p>
    <w:p w14:paraId="04D0F43A" w14:textId="5EE28DB1" w:rsidR="005C6E68" w:rsidRDefault="005C6E68" w:rsidP="003C3333">
      <w:pPr>
        <w:pStyle w:val="Titre2"/>
        <w:rPr>
          <w:lang w:val="en-CA"/>
        </w:rPr>
      </w:pPr>
      <w:bookmarkStart w:id="110" w:name="_Toc448329425"/>
      <w:bookmarkStart w:id="111" w:name="_Toc448329573"/>
      <w:bookmarkStart w:id="112" w:name="_Toc448329959"/>
      <w:bookmarkStart w:id="113" w:name="_Toc448329426"/>
      <w:bookmarkStart w:id="114" w:name="_Toc448329574"/>
      <w:bookmarkStart w:id="115" w:name="_Toc448329960"/>
      <w:bookmarkStart w:id="116" w:name="_Ref457577515"/>
      <w:bookmarkStart w:id="117" w:name="_Toc458154212"/>
      <w:bookmarkEnd w:id="110"/>
      <w:bookmarkEnd w:id="111"/>
      <w:bookmarkEnd w:id="112"/>
      <w:bookmarkEnd w:id="113"/>
      <w:bookmarkEnd w:id="114"/>
      <w:bookmarkEnd w:id="115"/>
      <w:r>
        <w:rPr>
          <w:lang w:val="en-CA"/>
        </w:rPr>
        <w:t>Linked Open Data</w:t>
      </w:r>
      <w:bookmarkEnd w:id="116"/>
      <w:r w:rsidR="002B564B">
        <w:rPr>
          <w:lang w:val="en-CA"/>
        </w:rPr>
        <w:t xml:space="preserve"> Requirements Class (Normative)</w:t>
      </w:r>
      <w:bookmarkEnd w:id="117"/>
    </w:p>
    <w:p w14:paraId="7DB517DD" w14:textId="77777777" w:rsidR="00113872" w:rsidRDefault="00113872" w:rsidP="00DB1F99">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13872" w:rsidRPr="00F85E82" w14:paraId="5935030F" w14:textId="77777777" w:rsidTr="00C44305">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3FFD903" w14:textId="1D053F98" w:rsidR="00113872" w:rsidRPr="00F85E82" w:rsidRDefault="00113872" w:rsidP="00C44305">
            <w:pPr>
              <w:keepNext/>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Requirements Class</w:t>
            </w:r>
          </w:p>
        </w:tc>
      </w:tr>
      <w:tr w:rsidR="00113872" w:rsidRPr="00F85E82" w14:paraId="17D87BCA" w14:textId="77777777" w:rsidTr="00C44305">
        <w:tc>
          <w:tcPr>
            <w:tcW w:w="8897" w:type="dxa"/>
            <w:gridSpan w:val="2"/>
            <w:tcBorders>
              <w:top w:val="single" w:sz="12" w:space="0" w:color="auto"/>
              <w:left w:val="single" w:sz="12" w:space="0" w:color="auto"/>
              <w:bottom w:val="single" w:sz="12" w:space="0" w:color="auto"/>
              <w:right w:val="single" w:sz="12" w:space="0" w:color="auto"/>
            </w:tcBorders>
          </w:tcPr>
          <w:p w14:paraId="61C32E6A" w14:textId="085AC35B"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Style w:val="requri"/>
                <w:rFonts w:asciiTheme="minorHAnsi" w:hAnsiTheme="minorHAnsi"/>
                <w:sz w:val="20"/>
                <w:szCs w:val="20"/>
                <w:lang w:val="en-CA"/>
              </w:rPr>
              <w:t>/req/gsml4-lob</w:t>
            </w:r>
          </w:p>
        </w:tc>
      </w:tr>
      <w:tr w:rsidR="00113872" w:rsidRPr="00F85E82" w14:paraId="71A778E2" w14:textId="77777777" w:rsidTr="00C44305">
        <w:tc>
          <w:tcPr>
            <w:tcW w:w="1809" w:type="dxa"/>
            <w:tcBorders>
              <w:top w:val="single" w:sz="12" w:space="0" w:color="auto"/>
              <w:left w:val="single" w:sz="12" w:space="0" w:color="auto"/>
              <w:bottom w:val="single" w:sz="4" w:space="0" w:color="auto"/>
              <w:right w:val="single" w:sz="4" w:space="0" w:color="auto"/>
            </w:tcBorders>
          </w:tcPr>
          <w:p w14:paraId="6711C1B5"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F4127FA" w14:textId="23CC20F8" w:rsidR="00113872" w:rsidRPr="00F85E82" w:rsidRDefault="00113872" w:rsidP="00501FA1">
            <w:pPr>
              <w:spacing w:before="100" w:beforeAutospacing="1" w:after="100" w:afterAutospacing="1" w:line="230" w:lineRule="atLeast"/>
              <w:jc w:val="both"/>
              <w:rPr>
                <w:rFonts w:asciiTheme="minorHAnsi" w:eastAsia="MS Mincho" w:hAnsiTheme="minorHAnsi"/>
                <w:sz w:val="20"/>
                <w:szCs w:val="20"/>
                <w:lang w:val="en-CA"/>
              </w:rPr>
            </w:pPr>
            <w:r w:rsidRPr="00F85E82">
              <w:rPr>
                <w:rFonts w:asciiTheme="minorHAnsi" w:eastAsia="MS Mincho" w:hAnsiTheme="minorHAnsi"/>
                <w:sz w:val="20"/>
                <w:szCs w:val="20"/>
                <w:lang w:val="en-CA"/>
              </w:rPr>
              <w:t xml:space="preserve">Encoding </w:t>
            </w:r>
          </w:p>
        </w:tc>
      </w:tr>
      <w:tr w:rsidR="00113872" w:rsidRPr="00F85E82" w14:paraId="4554F645" w14:textId="77777777" w:rsidTr="00C44305">
        <w:tc>
          <w:tcPr>
            <w:tcW w:w="1809" w:type="dxa"/>
            <w:tcBorders>
              <w:top w:val="single" w:sz="4" w:space="0" w:color="auto"/>
              <w:left w:val="single" w:sz="12" w:space="0" w:color="auto"/>
              <w:bottom w:val="single" w:sz="4" w:space="0" w:color="auto"/>
              <w:right w:val="single" w:sz="4" w:space="0" w:color="auto"/>
            </w:tcBorders>
          </w:tcPr>
          <w:p w14:paraId="40D578DA"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88A1BAF" w14:textId="40A136A0"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Style w:val="requri"/>
                <w:rFonts w:asciiTheme="minorHAnsi" w:hAnsiTheme="minorHAnsi"/>
                <w:b w:val="0"/>
                <w:sz w:val="20"/>
                <w:szCs w:val="20"/>
                <w:lang w:val="en-CA"/>
              </w:rPr>
              <w:t>/req/gsml4-core</w:t>
            </w:r>
          </w:p>
        </w:tc>
      </w:tr>
      <w:tr w:rsidR="00113872" w:rsidRPr="00F85E82" w14:paraId="01157D68" w14:textId="77777777" w:rsidTr="00C44305">
        <w:tc>
          <w:tcPr>
            <w:tcW w:w="1809" w:type="dxa"/>
            <w:tcBorders>
              <w:top w:val="single" w:sz="4" w:space="0" w:color="auto"/>
              <w:left w:val="single" w:sz="12" w:space="0" w:color="auto"/>
              <w:bottom w:val="single" w:sz="4" w:space="0" w:color="auto"/>
              <w:right w:val="single" w:sz="4" w:space="0" w:color="auto"/>
            </w:tcBorders>
          </w:tcPr>
          <w:p w14:paraId="67788BE8"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69C3121" w14:textId="79D7BF1C" w:rsidR="00113872" w:rsidRPr="00F85E82" w:rsidRDefault="00113872" w:rsidP="00C44305">
            <w:pPr>
              <w:spacing w:before="100" w:beforeAutospacing="1" w:after="100" w:afterAutospacing="1" w:line="230" w:lineRule="atLeast"/>
              <w:jc w:val="both"/>
              <w:rPr>
                <w:rFonts w:asciiTheme="minorHAnsi" w:eastAsia="MS Mincho" w:hAnsiTheme="minorHAnsi"/>
                <w:sz w:val="20"/>
                <w:szCs w:val="20"/>
                <w:lang w:val="en-CA"/>
              </w:rPr>
            </w:pPr>
            <w:r w:rsidRPr="00F85E82">
              <w:rPr>
                <w:rFonts w:asciiTheme="minorHAnsi" w:eastAsia="MS Mincho" w:hAnsiTheme="minorHAnsi"/>
                <w:sz w:val="20"/>
                <w:szCs w:val="20"/>
                <w:lang w:val="en-CA"/>
              </w:rPr>
              <w:t>URI</w:t>
            </w:r>
          </w:p>
        </w:tc>
      </w:tr>
      <w:tr w:rsidR="00113872" w:rsidRPr="00F85E82" w14:paraId="6AA03907" w14:textId="77777777" w:rsidTr="00C44305">
        <w:tc>
          <w:tcPr>
            <w:tcW w:w="1809" w:type="dxa"/>
            <w:tcBorders>
              <w:top w:val="single" w:sz="4" w:space="0" w:color="auto"/>
              <w:left w:val="single" w:sz="12" w:space="0" w:color="auto"/>
              <w:bottom w:val="single" w:sz="4" w:space="0" w:color="auto"/>
              <w:right w:val="single" w:sz="4" w:space="0" w:color="auto"/>
            </w:tcBorders>
          </w:tcPr>
          <w:p w14:paraId="3078BE06"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31EAB59" w14:textId="703CE07C" w:rsidR="00113872" w:rsidRPr="00F85E82" w:rsidRDefault="00113872" w:rsidP="00C44305">
            <w:pPr>
              <w:spacing w:before="100" w:beforeAutospacing="1" w:after="100" w:afterAutospacing="1" w:line="230" w:lineRule="atLeast"/>
              <w:jc w:val="both"/>
              <w:rPr>
                <w:rFonts w:asciiTheme="minorHAnsi" w:eastAsia="MS Mincho" w:hAnsiTheme="minorHAnsi"/>
                <w:sz w:val="20"/>
                <w:szCs w:val="20"/>
                <w:lang w:val="en-CA"/>
              </w:rPr>
            </w:pPr>
            <w:r w:rsidRPr="00F85E82">
              <w:rPr>
                <w:rFonts w:asciiTheme="minorHAnsi" w:eastAsia="MS Mincho" w:hAnsiTheme="minorHAnsi"/>
                <w:sz w:val="20"/>
                <w:szCs w:val="20"/>
                <w:lang w:val="en-CA"/>
              </w:rPr>
              <w:t>HTTP</w:t>
            </w:r>
          </w:p>
        </w:tc>
      </w:tr>
      <w:tr w:rsidR="00113872" w:rsidRPr="00F85E82" w14:paraId="7AF5A7A2"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732046D7"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89CF93" w14:textId="77777777" w:rsidR="006A6D5E" w:rsidRPr="00F85E82" w:rsidRDefault="006A6D5E" w:rsidP="00C44305">
            <w:pPr>
              <w:spacing w:before="100" w:beforeAutospacing="1" w:after="100" w:afterAutospacing="1" w:line="230" w:lineRule="atLeast"/>
              <w:rPr>
                <w:rFonts w:asciiTheme="minorHAnsi" w:eastAsia="MS Mincho" w:hAnsiTheme="minorHAnsi"/>
                <w:sz w:val="20"/>
                <w:szCs w:val="20"/>
                <w:lang w:val="en-CA"/>
              </w:rPr>
            </w:pPr>
            <w:r w:rsidRPr="00F85E82">
              <w:rPr>
                <w:rStyle w:val="requri"/>
                <w:rFonts w:asciiTheme="minorHAnsi" w:hAnsiTheme="minorHAnsi"/>
                <w:noProof/>
                <w:lang w:val="en-CA"/>
              </w:rPr>
              <w:t>/req/gsml4-lod/codelistURI</w:t>
            </w:r>
            <w:r w:rsidRPr="00F85E82">
              <w:rPr>
                <w:rFonts w:asciiTheme="minorHAnsi" w:eastAsia="MS Mincho" w:hAnsiTheme="minorHAnsi"/>
                <w:sz w:val="20"/>
                <w:szCs w:val="20"/>
                <w:lang w:val="en-CA"/>
              </w:rPr>
              <w:t xml:space="preserve"> </w:t>
            </w:r>
          </w:p>
          <w:p w14:paraId="1F2C20DE" w14:textId="4404C9D6" w:rsidR="00113872" w:rsidRPr="00F85E82" w:rsidRDefault="006A6D5E" w:rsidP="00F85E82">
            <w:pPr>
              <w:spacing w:before="100" w:beforeAutospacing="1" w:after="100" w:afterAutospacing="1" w:line="230" w:lineRule="atLeast"/>
              <w:rPr>
                <w:rFonts w:asciiTheme="minorHAnsi" w:eastAsia="MS Mincho" w:hAnsiTheme="minorHAnsi"/>
                <w:sz w:val="20"/>
                <w:szCs w:val="20"/>
                <w:lang w:val="en-CA"/>
              </w:rPr>
            </w:pPr>
            <w:r w:rsidRPr="00F85E82">
              <w:rPr>
                <w:rStyle w:val="reqtext"/>
                <w:rFonts w:asciiTheme="minorHAnsi" w:hAnsiTheme="minorHAnsi"/>
                <w:lang w:val="en-CA"/>
              </w:rPr>
              <w:lastRenderedPageBreak/>
              <w:t xml:space="preserve">URI used for vocabulary terms SHALL be </w:t>
            </w:r>
            <w:r w:rsidR="00F85E82" w:rsidRPr="00F85E82">
              <w:rPr>
                <w:rStyle w:val="reqtext"/>
                <w:rFonts w:asciiTheme="minorHAnsi" w:hAnsiTheme="minorHAnsi"/>
                <w:lang w:val="en-CA"/>
              </w:rPr>
              <w:t>dereferenceable</w:t>
            </w:r>
            <w:r w:rsidRPr="00F85E82">
              <w:rPr>
                <w:rStyle w:val="reqtext"/>
                <w:rFonts w:asciiTheme="minorHAnsi" w:hAnsiTheme="minorHAnsi"/>
                <w:lang w:val="en-CA"/>
              </w:rPr>
              <w:t xml:space="preserve"> </w:t>
            </w:r>
            <w:r w:rsidR="00F85E82" w:rsidRPr="00F85E82">
              <w:rPr>
                <w:rStyle w:val="reqtext"/>
                <w:rFonts w:asciiTheme="minorHAnsi" w:hAnsiTheme="minorHAnsi"/>
                <w:lang w:val="en-CA"/>
              </w:rPr>
              <w:t>to one or more representations of the vocabulary term.</w:t>
            </w:r>
          </w:p>
        </w:tc>
      </w:tr>
      <w:tr w:rsidR="00113872" w:rsidRPr="00F85E82" w14:paraId="315EF01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3D2CDA87"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12B81B9" w14:textId="77777777" w:rsidR="006A6D5E" w:rsidRPr="00F85E82" w:rsidRDefault="006A6D5E" w:rsidP="00C44305">
            <w:pPr>
              <w:spacing w:before="100" w:beforeAutospacing="1" w:after="100" w:afterAutospacing="1" w:line="230" w:lineRule="atLeast"/>
              <w:jc w:val="both"/>
              <w:rPr>
                <w:rFonts w:asciiTheme="minorHAnsi" w:eastAsia="MS Mincho" w:hAnsiTheme="minorHAnsi"/>
                <w:b/>
                <w:noProof/>
                <w:sz w:val="18"/>
                <w:szCs w:val="18"/>
                <w:lang w:val="en-CA"/>
              </w:rPr>
            </w:pPr>
            <w:r w:rsidRPr="00F85E82">
              <w:rPr>
                <w:rFonts w:asciiTheme="minorHAnsi" w:eastAsia="MS Mincho" w:hAnsiTheme="minorHAnsi"/>
                <w:b/>
                <w:noProof/>
                <w:sz w:val="18"/>
                <w:szCs w:val="18"/>
                <w:lang w:val="en-CA"/>
              </w:rPr>
              <w:t xml:space="preserve">/req/gsml4-lod/identifier </w:t>
            </w:r>
          </w:p>
          <w:p w14:paraId="28E9EE12" w14:textId="0841B2E2" w:rsidR="00113872" w:rsidRPr="00F85E82" w:rsidRDefault="006A6D5E" w:rsidP="00F85E82">
            <w:pPr>
              <w:spacing w:before="100" w:beforeAutospacing="1" w:after="100" w:afterAutospacing="1" w:line="230" w:lineRule="atLeast"/>
              <w:jc w:val="both"/>
              <w:rPr>
                <w:rFonts w:asciiTheme="minorHAnsi" w:eastAsia="MS Mincho" w:hAnsiTheme="minorHAnsi"/>
                <w:b/>
                <w:sz w:val="18"/>
                <w:szCs w:val="18"/>
                <w:lang w:val="en-CA"/>
              </w:rPr>
            </w:pPr>
            <w:r w:rsidRPr="00F85E82">
              <w:rPr>
                <w:rFonts w:asciiTheme="minorHAnsi" w:eastAsia="MS Mincho" w:hAnsiTheme="minorHAnsi"/>
                <w:sz w:val="18"/>
                <w:szCs w:val="18"/>
                <w:lang w:val="en-CA"/>
              </w:rPr>
              <w:t xml:space="preserve">HTTP URI used as </w:t>
            </w:r>
            <w:r w:rsidR="00F85E82">
              <w:rPr>
                <w:rFonts w:asciiTheme="minorHAnsi" w:eastAsia="MS Mincho" w:hAnsiTheme="minorHAnsi"/>
                <w:sz w:val="18"/>
                <w:szCs w:val="18"/>
                <w:lang w:val="en-CA"/>
              </w:rPr>
              <w:t xml:space="preserve">entity </w:t>
            </w:r>
            <w:r w:rsidRPr="00F85E82">
              <w:rPr>
                <w:rFonts w:asciiTheme="minorHAnsi" w:eastAsia="MS Mincho" w:hAnsiTheme="minorHAnsi"/>
                <w:sz w:val="18"/>
                <w:szCs w:val="18"/>
                <w:lang w:val="en-CA"/>
              </w:rPr>
              <w:t xml:space="preserve">identifiers SHALL be </w:t>
            </w:r>
            <w:r w:rsidR="00F85E82">
              <w:rPr>
                <w:rFonts w:asciiTheme="minorHAnsi" w:eastAsia="MS Mincho" w:hAnsiTheme="minorHAnsi"/>
                <w:sz w:val="18"/>
                <w:szCs w:val="18"/>
                <w:lang w:val="en-CA"/>
              </w:rPr>
              <w:t>to one or more representations of that entity.</w:t>
            </w:r>
          </w:p>
        </w:tc>
      </w:tr>
      <w:tr w:rsidR="005B676D" w:rsidRPr="00F85E82" w14:paraId="2FD9C05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1341C11F" w14:textId="4FB4D3FF" w:rsidR="005B676D" w:rsidRPr="00F85E82" w:rsidRDefault="005B676D"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868038" w14:textId="77777777" w:rsidR="005B676D" w:rsidRPr="00F85E82" w:rsidRDefault="005B676D" w:rsidP="00C44305">
            <w:pPr>
              <w:spacing w:before="100" w:beforeAutospacing="1" w:after="100" w:afterAutospacing="1" w:line="230" w:lineRule="atLeast"/>
              <w:jc w:val="both"/>
              <w:rPr>
                <w:rStyle w:val="requri"/>
                <w:rFonts w:asciiTheme="minorHAnsi" w:hAnsiTheme="minorHAnsi"/>
                <w:lang w:val="en-CA"/>
              </w:rPr>
            </w:pPr>
            <w:r w:rsidRPr="00F85E82">
              <w:rPr>
                <w:rStyle w:val="requri"/>
                <w:rFonts w:asciiTheme="minorHAnsi" w:hAnsiTheme="minorHAnsi"/>
                <w:lang w:val="en-CA"/>
              </w:rPr>
              <w:t>/req/gsml4-lod/gsml-representation</w:t>
            </w:r>
          </w:p>
          <w:p w14:paraId="5C9A8B2A" w14:textId="00D310E4" w:rsidR="005B676D" w:rsidRPr="00F85E82" w:rsidRDefault="005B676D" w:rsidP="00F85E82">
            <w:pPr>
              <w:spacing w:before="100" w:beforeAutospacing="1" w:after="100" w:afterAutospacing="1" w:line="230" w:lineRule="atLeast"/>
              <w:jc w:val="both"/>
              <w:rPr>
                <w:rFonts w:asciiTheme="minorHAnsi" w:eastAsia="MS Mincho" w:hAnsiTheme="minorHAnsi"/>
                <w:b/>
                <w:noProof/>
                <w:sz w:val="20"/>
                <w:szCs w:val="20"/>
                <w:lang w:val="en-CA"/>
              </w:rPr>
            </w:pPr>
            <w:r w:rsidRPr="00F85E82">
              <w:rPr>
                <w:rStyle w:val="reqtext"/>
                <w:rFonts w:asciiTheme="minorHAnsi" w:hAnsiTheme="minorHAnsi"/>
                <w:lang w:val="en-CA"/>
              </w:rPr>
              <w:t>Dereferenc</w:t>
            </w:r>
            <w:r w:rsidR="00F85E82">
              <w:rPr>
                <w:rStyle w:val="reqtext"/>
                <w:rFonts w:asciiTheme="minorHAnsi" w:hAnsiTheme="minorHAnsi"/>
                <w:lang w:val="en-CA"/>
              </w:rPr>
              <w:t>e</w:t>
            </w:r>
            <w:r w:rsidRPr="00F85E82">
              <w:rPr>
                <w:rStyle w:val="reqtext"/>
                <w:rFonts w:asciiTheme="minorHAnsi" w:hAnsiTheme="minorHAnsi"/>
                <w:lang w:val="en-CA"/>
              </w:rPr>
              <w:t>able HTTP URI used as identifiers SHOULD provide GeoSciML 4.1 as one of its representations.</w:t>
            </w:r>
          </w:p>
        </w:tc>
      </w:tr>
      <w:tr w:rsidR="006A6D5E" w:rsidRPr="00F85E82" w14:paraId="4A110EC3"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42C72406" w14:textId="0B703844" w:rsidR="006A6D5E" w:rsidRPr="00F85E82" w:rsidRDefault="006A6D5E"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4BCC859" w14:textId="77777777" w:rsidR="006A6D5E" w:rsidRPr="00F85E82" w:rsidRDefault="006A6D5E" w:rsidP="00C44305">
            <w:pPr>
              <w:spacing w:before="100" w:beforeAutospacing="1" w:after="100" w:afterAutospacing="1" w:line="230" w:lineRule="atLeast"/>
              <w:jc w:val="both"/>
              <w:rPr>
                <w:rFonts w:asciiTheme="minorHAnsi" w:hAnsiTheme="minorHAnsi"/>
              </w:rPr>
            </w:pPr>
            <w:r w:rsidRPr="00F85E82">
              <w:rPr>
                <w:rStyle w:val="requri"/>
                <w:rFonts w:asciiTheme="minorHAnsi" w:hAnsiTheme="minorHAnsi"/>
                <w:lang w:val="en-CA"/>
              </w:rPr>
              <w:t>/req/gsml4-lod/byref</w:t>
            </w:r>
            <w:r w:rsidRPr="00F85E82">
              <w:rPr>
                <w:rFonts w:asciiTheme="minorHAnsi" w:hAnsiTheme="minorHAnsi"/>
              </w:rPr>
              <w:t xml:space="preserve"> </w:t>
            </w:r>
          </w:p>
          <w:p w14:paraId="6CBDD7EA" w14:textId="543215B1" w:rsidR="006A6D5E" w:rsidRPr="00F85E82" w:rsidRDefault="00B8606F" w:rsidP="00C44305">
            <w:pPr>
              <w:spacing w:before="100" w:beforeAutospacing="1" w:after="100" w:afterAutospacing="1" w:line="230" w:lineRule="atLeast"/>
              <w:jc w:val="both"/>
              <w:rPr>
                <w:rFonts w:asciiTheme="minorHAnsi" w:hAnsiTheme="minorHAnsi"/>
                <w:b/>
                <w:sz w:val="18"/>
                <w:lang w:val="en-CA"/>
              </w:rPr>
            </w:pPr>
            <w:r>
              <w:rPr>
                <w:rStyle w:val="requri"/>
                <w:rFonts w:asciiTheme="minorHAnsi" w:hAnsiTheme="minorHAnsi"/>
                <w:b w:val="0"/>
                <w:lang w:val="en-CA"/>
              </w:rPr>
              <w:t>External references to an entity conforming to [</w:t>
            </w:r>
            <w:r w:rsidRPr="00B8606F">
              <w:rPr>
                <w:rStyle w:val="requri"/>
                <w:rFonts w:asciiTheme="minorHAnsi" w:hAnsiTheme="minorHAnsi"/>
                <w:b w:val="0"/>
                <w:lang w:val="en-CA"/>
              </w:rPr>
              <w:t>/req/gsml4-lod/identifier</w:t>
            </w:r>
            <w:r>
              <w:rPr>
                <w:rStyle w:val="requri"/>
                <w:rFonts w:asciiTheme="minorHAnsi" w:hAnsiTheme="minorHAnsi"/>
                <w:b w:val="0"/>
                <w:lang w:val="en-CA"/>
              </w:rPr>
              <w:t>] shall be expressed using this entity identifier.</w:t>
            </w:r>
          </w:p>
        </w:tc>
      </w:tr>
    </w:tbl>
    <w:p w14:paraId="469317AB" w14:textId="77777777" w:rsidR="00113872" w:rsidRPr="00B8606F" w:rsidRDefault="00113872" w:rsidP="00DB1F99"/>
    <w:p w14:paraId="4FB62AFE" w14:textId="2502EA47" w:rsidR="00C44305" w:rsidRDefault="00C44305" w:rsidP="00C44305">
      <w:pPr>
        <w:rPr>
          <w:lang w:val="en-CA"/>
        </w:rPr>
      </w:pPr>
      <w:r>
        <w:rPr>
          <w:lang w:val="en-CA"/>
        </w:rPr>
        <w:t>Although OGC standards are not restricted to a web environment, it is strongly influenced by this environment.  GeoSciML has originally been developed specifically for XML, but ma</w:t>
      </w:r>
      <w:r w:rsidR="00783175">
        <w:rPr>
          <w:lang w:val="en-CA"/>
        </w:rPr>
        <w:t>ny other encodings are suitable</w:t>
      </w:r>
      <w:r>
        <w:rPr>
          <w:lang w:val="en-CA"/>
        </w:rPr>
        <w:t xml:space="preserve"> hypermedia formats (RDF/XML, JSON-LD, HTML).  This </w:t>
      </w:r>
      <w:r w:rsidR="00783175">
        <w:rPr>
          <w:lang w:val="en-CA"/>
        </w:rPr>
        <w:t xml:space="preserve">requirements </w:t>
      </w:r>
      <w:r>
        <w:rPr>
          <w:lang w:val="en-CA"/>
        </w:rPr>
        <w:t>class describes extra rules that shall be implemented to turn GeoSciML data instances into hypermedias compatible with Linked Open Data principles.</w:t>
      </w:r>
    </w:p>
    <w:p w14:paraId="7180CF1A" w14:textId="26F2D7CC" w:rsidR="00DA41F8" w:rsidRDefault="00113872" w:rsidP="00DB1F99">
      <w:pPr>
        <w:rPr>
          <w:lang w:val="en-CA"/>
        </w:rPr>
      </w:pPr>
      <w:r>
        <w:rPr>
          <w:lang w:val="en-CA"/>
        </w:rPr>
        <w:t xml:space="preserve">Linked Open Data is a method to publish structured data on the web.  It leverages existing web technologies such as HTTP (transfer protocol) and URI (addressing over the web) to connect </w:t>
      </w:r>
      <w:r w:rsidR="00C44305">
        <w:rPr>
          <w:lang w:val="en-CA"/>
        </w:rPr>
        <w:t xml:space="preserve">structured </w:t>
      </w:r>
      <w:r>
        <w:rPr>
          <w:lang w:val="en-CA"/>
        </w:rPr>
        <w:t xml:space="preserve">resources.  The principle is similar to interconnected web pages through hyperlinks, except that pages are replace with </w:t>
      </w:r>
      <w:r w:rsidR="00C44305">
        <w:rPr>
          <w:lang w:val="en-CA"/>
        </w:rPr>
        <w:t>structured information that can be processed by machines.</w:t>
      </w:r>
    </w:p>
    <w:p w14:paraId="178CBE2E" w14:textId="4492B310" w:rsidR="00C44305" w:rsidRDefault="00C44305" w:rsidP="00DB1F99">
      <w:pPr>
        <w:rPr>
          <w:lang w:val="en-CA"/>
        </w:rPr>
      </w:pPr>
      <w:r>
        <w:rPr>
          <w:lang w:val="en-CA"/>
        </w:rPr>
        <w:t xml:space="preserve">The following requirements </w:t>
      </w:r>
      <w:r w:rsidR="00674005">
        <w:rPr>
          <w:lang w:val="en-CA"/>
        </w:rPr>
        <w:t>essentially impose that URI used as vocabulary, identifiers and references can be “deferenced”, which is “</w:t>
      </w:r>
      <w:r w:rsidR="00674005" w:rsidRPr="00674005">
        <w:rPr>
          <w:i/>
          <w:lang w:val="en-CA"/>
        </w:rPr>
        <w:t>The act of retrieving a representation of a resource identified by a URI</w:t>
      </w:r>
      <w:r w:rsidR="00674005">
        <w:rPr>
          <w:lang w:val="en-CA"/>
        </w:rPr>
        <w:t>”</w:t>
      </w:r>
      <w:r w:rsidR="00674005">
        <w:rPr>
          <w:rStyle w:val="Appelnotedebasdep"/>
          <w:lang w:val="en-CA"/>
        </w:rPr>
        <w:footnoteReference w:id="2"/>
      </w:r>
      <w:r w:rsidR="00674005">
        <w:rPr>
          <w:lang w:val="en-CA"/>
        </w:rPr>
        <w:t xml:space="preserve"> from the web.  A resource can have multiple representations (GML, XML, RDF, etc.) and this specification does not impose a particular one, although it is common sense in this context to provide a GeoSciML reprensentation for geological features. </w:t>
      </w:r>
    </w:p>
    <w:p w14:paraId="4AEC4767" w14:textId="21C80EBC" w:rsidR="00A9072E" w:rsidRDefault="00A9072E" w:rsidP="00DB1F99">
      <w:pPr>
        <w:rPr>
          <w:lang w:val="en-CA"/>
        </w:rPr>
      </w:pPr>
      <w:r>
        <w:rPr>
          <w:lang w:val="en-CA"/>
        </w:rPr>
        <w:t xml:space="preserve">It is important to note that a HTTP URI in this context is </w:t>
      </w:r>
      <w:r w:rsidRPr="006E5E12">
        <w:rPr>
          <w:u w:val="single"/>
          <w:lang w:val="en-CA"/>
        </w:rPr>
        <w:t>both</w:t>
      </w:r>
      <w:r>
        <w:rPr>
          <w:lang w:val="en-CA"/>
        </w:rPr>
        <w:t xml:space="preserve"> an identifier and a location.  The same identifier is used to refer to any number of representations.  Therefore, different representations are selected </w:t>
      </w:r>
      <w:r w:rsidR="006E5E12">
        <w:rPr>
          <w:lang w:val="en-CA"/>
        </w:rPr>
        <w:t>through content negociation with the server.</w:t>
      </w:r>
    </w:p>
    <w:p w14:paraId="6937EC47" w14:textId="77777777" w:rsidR="005C6E68" w:rsidRPr="00D12552" w:rsidRDefault="005C6E68" w:rsidP="005C6E68">
      <w:pPr>
        <w:pStyle w:val="Titre3"/>
        <w:rPr>
          <w:lang w:val="en-CA"/>
        </w:rPr>
      </w:pPr>
      <w:bookmarkStart w:id="118" w:name="_Toc458154213"/>
      <w:r w:rsidRPr="00D12552">
        <w:rPr>
          <w:lang w:val="en-CA"/>
        </w:rPr>
        <w:t>Code lists URI</w:t>
      </w:r>
      <w:bookmarkEnd w:id="118"/>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1F50240A" w:rsidR="005C6E68" w:rsidRPr="00D12552" w:rsidRDefault="005C6E68" w:rsidP="00113872">
            <w:pPr>
              <w:pStyle w:val="Tabletext10"/>
              <w:jc w:val="left"/>
              <w:rPr>
                <w:rStyle w:val="requri"/>
                <w:noProof/>
                <w:lang w:val="en-CA"/>
              </w:rPr>
            </w:pPr>
            <w:r>
              <w:rPr>
                <w:rStyle w:val="requri"/>
                <w:noProof/>
                <w:lang w:val="en-CA"/>
              </w:rPr>
              <w:t>/req/gsml4-</w:t>
            </w:r>
            <w:r w:rsidR="00113872">
              <w:rPr>
                <w:rStyle w:val="requri"/>
                <w:noProof/>
                <w:lang w:val="en-CA"/>
              </w:rPr>
              <w:t>lod</w:t>
            </w:r>
            <w:r w:rsidRPr="00D12552">
              <w:rPr>
                <w:rStyle w:val="requri"/>
                <w:noProof/>
                <w:lang w:val="en-CA"/>
              </w:rPr>
              <w:t>/codelistURI</w:t>
            </w:r>
          </w:p>
        </w:tc>
        <w:tc>
          <w:tcPr>
            <w:tcW w:w="4678" w:type="dxa"/>
            <w:tcBorders>
              <w:left w:val="nil"/>
            </w:tcBorders>
            <w:shd w:val="clear" w:color="auto" w:fill="auto"/>
          </w:tcPr>
          <w:p w14:paraId="6F3C4A03" w14:textId="6F31DFB7" w:rsidR="005C6E68" w:rsidRPr="00D12552" w:rsidRDefault="00F85E82" w:rsidP="005B676D">
            <w:pPr>
              <w:pStyle w:val="Tabletext10"/>
              <w:jc w:val="left"/>
              <w:rPr>
                <w:rStyle w:val="reqtext"/>
                <w:lang w:val="en-CA"/>
              </w:rPr>
            </w:pPr>
            <w:r w:rsidRPr="00F85E82">
              <w:rPr>
                <w:rStyle w:val="reqtext"/>
                <w:lang w:val="en-CA"/>
              </w:rPr>
              <w:t>URI used for vocabulary terms SHALL be dereferenceable to one or more representations of the vocabulary term.</w:t>
            </w:r>
          </w:p>
        </w:tc>
      </w:tr>
    </w:tbl>
    <w:p w14:paraId="7C8675AE" w14:textId="77777777" w:rsidR="005C6E68" w:rsidRPr="000B4F44" w:rsidRDefault="005C6E68" w:rsidP="005C6E68">
      <w:pPr>
        <w:spacing w:after="120"/>
        <w:rPr>
          <w:color w:val="000000"/>
          <w:lang w:val="en-CA"/>
        </w:rPr>
      </w:pPr>
    </w:p>
    <w:p w14:paraId="4D5D9084" w14:textId="27D07647" w:rsidR="005C6E68" w:rsidRPr="00D12552" w:rsidRDefault="00F42894" w:rsidP="005C6E68">
      <w:pPr>
        <w:rPr>
          <w:lang w:val="en-CA"/>
        </w:rPr>
      </w:pPr>
      <w:r>
        <w:rPr>
          <w:lang w:val="en-CA"/>
        </w:rPr>
        <w:lastRenderedPageBreak/>
        <w:t xml:space="preserve">The requirement described at </w:t>
      </w:r>
      <w:r>
        <w:rPr>
          <w:lang w:val="en-CA"/>
        </w:rPr>
        <w:fldChar w:fldCharType="begin"/>
      </w:r>
      <w:r>
        <w:rPr>
          <w:lang w:val="en-CA"/>
        </w:rPr>
        <w:instrText xml:space="preserve"> REF _Ref456112534 \r \h </w:instrText>
      </w:r>
      <w:r>
        <w:rPr>
          <w:lang w:val="en-CA"/>
        </w:rPr>
      </w:r>
      <w:r>
        <w:rPr>
          <w:lang w:val="en-CA"/>
        </w:rPr>
        <w:fldChar w:fldCharType="separate"/>
      </w:r>
      <w:r w:rsidR="00AD44BE">
        <w:rPr>
          <w:lang w:val="en-CA"/>
        </w:rPr>
        <w:t>8.2.7</w:t>
      </w:r>
      <w:r>
        <w:rPr>
          <w:lang w:val="en-CA"/>
        </w:rPr>
        <w:fldChar w:fldCharType="end"/>
      </w:r>
      <w:r>
        <w:rPr>
          <w:lang w:val="en-CA"/>
        </w:rPr>
        <w:t xml:space="preserve">  in Abstract Requirements Class demand that a vocabulary reference be encoded as a URI, but does not require that the URI actually resolve to anything (it could, but it is not required).  In this class, t</w:t>
      </w:r>
      <w:r w:rsidR="005C6E68" w:rsidRPr="00D12552">
        <w:rPr>
          <w:lang w:val="en-CA"/>
        </w:rPr>
        <w:t xml:space="preserve">he </w:t>
      </w:r>
      <w:r>
        <w:rPr>
          <w:lang w:val="en-CA"/>
        </w:rPr>
        <w:t xml:space="preserve">target must ensure that the </w:t>
      </w:r>
      <w:r w:rsidR="005C6E68" w:rsidRPr="00D12552">
        <w:rPr>
          <w:lang w:val="en-CA"/>
        </w:rPr>
        <w:t xml:space="preserve">URI used to identify vocabulary terms </w:t>
      </w:r>
      <w:r w:rsidR="005C6E68">
        <w:rPr>
          <w:lang w:val="en-CA"/>
        </w:rPr>
        <w:t>SHALL</w:t>
      </w:r>
      <w:r w:rsidR="005C6E68" w:rsidRPr="00D12552">
        <w:rPr>
          <w:lang w:val="en-CA"/>
        </w:rPr>
        <w:t xml:space="preserve"> </w:t>
      </w:r>
      <w:r w:rsidR="005B676D">
        <w:rPr>
          <w:lang w:val="en-CA"/>
        </w:rPr>
        <w:t>dereference</w:t>
      </w:r>
      <w:r w:rsidR="005C6E68">
        <w:rPr>
          <w:lang w:val="en-CA"/>
        </w:rPr>
        <w:t xml:space="preserve"> t</w:t>
      </w:r>
      <w:r w:rsidR="00BE1D5C">
        <w:rPr>
          <w:lang w:val="en-CA"/>
        </w:rPr>
        <w:t xml:space="preserve">o one or more representations </w:t>
      </w:r>
      <w:r w:rsidR="005C6E68">
        <w:rPr>
          <w:lang w:val="en-CA"/>
        </w:rPr>
        <w:t xml:space="preserve">of a definition of the term (eg, RDF/SKOS, HTML, GML Definition, etc.) </w:t>
      </w:r>
    </w:p>
    <w:p w14:paraId="2EF4323C" w14:textId="77777777" w:rsidR="005C6E68" w:rsidRDefault="005C6E68" w:rsidP="00DB1F99">
      <w:pPr>
        <w:rPr>
          <w:lang w:val="en-CA"/>
        </w:rPr>
      </w:pPr>
    </w:p>
    <w:p w14:paraId="0F94554A" w14:textId="62F4A81F" w:rsidR="00BE1D5C" w:rsidRPr="002B564B" w:rsidRDefault="005C6E68" w:rsidP="003C3333">
      <w:pPr>
        <w:pStyle w:val="Titre3"/>
        <w:rPr>
          <w:lang w:val="en-CA"/>
        </w:rPr>
      </w:pPr>
      <w:bookmarkStart w:id="119" w:name="_Ref456113371"/>
      <w:bookmarkStart w:id="120" w:name="_Toc458154214"/>
      <w:r w:rsidRPr="00D12552">
        <w:rPr>
          <w:lang w:val="en-CA"/>
        </w:rPr>
        <w:t>Identifier</w:t>
      </w:r>
      <w:bookmarkEnd w:id="119"/>
      <w:bookmarkEnd w:id="120"/>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trPr>
        <w:tc>
          <w:tcPr>
            <w:tcW w:w="2518" w:type="dxa"/>
            <w:tcBorders>
              <w:right w:val="single" w:sz="4" w:space="0" w:color="auto"/>
            </w:tcBorders>
            <w:shd w:val="clear" w:color="auto" w:fill="auto"/>
          </w:tcPr>
          <w:p w14:paraId="3DB932F5" w14:textId="41BC0304" w:rsidR="005C6E68" w:rsidRPr="00D12552" w:rsidRDefault="005C6E68" w:rsidP="005C6E68">
            <w:pPr>
              <w:pStyle w:val="Tabletext10"/>
              <w:jc w:val="left"/>
              <w:rPr>
                <w:rStyle w:val="requri"/>
                <w:lang w:val="en-CA"/>
              </w:rPr>
            </w:pPr>
            <w:r>
              <w:rPr>
                <w:rStyle w:val="requri"/>
                <w:lang w:val="en-CA"/>
              </w:rPr>
              <w:t>/req/gsml4-</w:t>
            </w:r>
            <w:r w:rsidR="00113872">
              <w:rPr>
                <w:rStyle w:val="requri"/>
                <w:lang w:val="en-CA"/>
              </w:rPr>
              <w:t>lod</w:t>
            </w:r>
            <w:r w:rsidRPr="00D12552">
              <w:rPr>
                <w:rStyle w:val="requri"/>
                <w:lang w:val="en-CA"/>
              </w:rPr>
              <w:t>/identifier</w:t>
            </w:r>
          </w:p>
        </w:tc>
        <w:tc>
          <w:tcPr>
            <w:tcW w:w="6379" w:type="dxa"/>
            <w:tcBorders>
              <w:left w:val="single" w:sz="4" w:space="0" w:color="auto"/>
            </w:tcBorders>
            <w:shd w:val="clear" w:color="auto" w:fill="auto"/>
          </w:tcPr>
          <w:p w14:paraId="04E4C6FC" w14:textId="54AA462A" w:rsidR="005C6E68" w:rsidRPr="00D12552" w:rsidRDefault="00F85E82" w:rsidP="005B676D">
            <w:pPr>
              <w:pStyle w:val="Tabletext10"/>
              <w:jc w:val="left"/>
              <w:rPr>
                <w:rStyle w:val="reqtext"/>
                <w:lang w:val="en-CA"/>
              </w:rPr>
            </w:pPr>
            <w:r w:rsidRPr="00F85E82">
              <w:rPr>
                <w:rStyle w:val="reqtext"/>
                <w:lang w:val="en-CA"/>
              </w:rPr>
              <w:t>HTTP URI used as entity identifiers SHALL be to one or more representations of that entity.</w:t>
            </w:r>
          </w:p>
        </w:tc>
      </w:tr>
    </w:tbl>
    <w:p w14:paraId="7313BAC1" w14:textId="77777777" w:rsidR="005C6E68" w:rsidRDefault="005C6E68" w:rsidP="005C6E68">
      <w:pPr>
        <w:spacing w:after="120"/>
        <w:rPr>
          <w:color w:val="000000"/>
          <w:lang w:val="en-CA"/>
        </w:rPr>
      </w:pPr>
    </w:p>
    <w:p w14:paraId="238B7C5D" w14:textId="09B2535F" w:rsidR="00BA4AE5" w:rsidRDefault="00F42894" w:rsidP="00BA4AE5">
      <w:pPr>
        <w:spacing w:after="120"/>
        <w:rPr>
          <w:lang w:val="en-CA"/>
        </w:rPr>
      </w:pPr>
      <w:r>
        <w:rPr>
          <w:color w:val="000000"/>
          <w:lang w:val="en-CA"/>
        </w:rPr>
        <w:t>This requirement demand</w:t>
      </w:r>
      <w:r w:rsidR="00BA4AE5">
        <w:rPr>
          <w:color w:val="000000"/>
          <w:lang w:val="en-CA"/>
        </w:rPr>
        <w:t>s</w:t>
      </w:r>
      <w:r>
        <w:rPr>
          <w:color w:val="000000"/>
          <w:lang w:val="en-CA"/>
        </w:rPr>
        <w:t xml:space="preserve"> that the target ensure</w:t>
      </w:r>
      <w:r w:rsidR="00BA4AE5">
        <w:rPr>
          <w:color w:val="000000"/>
          <w:lang w:val="en-CA"/>
        </w:rPr>
        <w:t>s</w:t>
      </w:r>
      <w:r>
        <w:rPr>
          <w:color w:val="000000"/>
          <w:lang w:val="en-CA"/>
        </w:rPr>
        <w:t xml:space="preserve"> that a d</w:t>
      </w:r>
      <w:r w:rsidR="005B676D">
        <w:rPr>
          <w:color w:val="000000"/>
          <w:lang w:val="en-CA"/>
        </w:rPr>
        <w:t>ata instance exposes a URI as a</w:t>
      </w:r>
      <w:r>
        <w:rPr>
          <w:color w:val="000000"/>
          <w:lang w:val="en-CA"/>
        </w:rPr>
        <w:t xml:space="preserve"> </w:t>
      </w:r>
      <w:r w:rsidR="00BA4AE5">
        <w:rPr>
          <w:color w:val="000000"/>
          <w:lang w:val="en-CA"/>
        </w:rPr>
        <w:t xml:space="preserve">unique </w:t>
      </w:r>
      <w:r>
        <w:rPr>
          <w:color w:val="000000"/>
          <w:lang w:val="en-CA"/>
        </w:rPr>
        <w:t xml:space="preserve">identifier </w:t>
      </w:r>
      <w:r w:rsidR="00BA4AE5">
        <w:rPr>
          <w:color w:val="000000"/>
          <w:lang w:val="en-CA"/>
        </w:rPr>
        <w:t xml:space="preserve">for this feature </w:t>
      </w:r>
      <w:r>
        <w:rPr>
          <w:color w:val="000000"/>
          <w:lang w:val="en-CA"/>
        </w:rPr>
        <w:t xml:space="preserve">and this identifier </w:t>
      </w:r>
      <w:r w:rsidR="00BE1D5C">
        <w:rPr>
          <w:lang w:val="en-CA"/>
        </w:rPr>
        <w:t>SHALL</w:t>
      </w:r>
      <w:r w:rsidR="005C6E68" w:rsidRPr="00D12552">
        <w:rPr>
          <w:lang w:val="en-CA"/>
        </w:rPr>
        <w:t xml:space="preserve"> be </w:t>
      </w:r>
      <w:r w:rsidR="005B676D">
        <w:rPr>
          <w:lang w:val="en-CA"/>
        </w:rPr>
        <w:t>dereferencable</w:t>
      </w:r>
      <w:r w:rsidR="005C6E68" w:rsidRPr="00D12552">
        <w:rPr>
          <w:lang w:val="en-CA"/>
        </w:rPr>
        <w:t xml:space="preserve"> </w:t>
      </w:r>
      <w:r w:rsidR="00BA4AE5">
        <w:rPr>
          <w:lang w:val="en-CA"/>
        </w:rPr>
        <w:t>to one or more representations of that feature</w:t>
      </w:r>
      <w:r w:rsidR="005C6E68" w:rsidRPr="00804C60">
        <w:rPr>
          <w:lang w:val="en-CA"/>
        </w:rPr>
        <w:t xml:space="preserve">. </w:t>
      </w: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BA4AE5" w:rsidRPr="00D12552" w14:paraId="468BB202" w14:textId="77777777" w:rsidTr="008A4869">
        <w:trPr>
          <w:cantSplit/>
        </w:trPr>
        <w:tc>
          <w:tcPr>
            <w:tcW w:w="2518" w:type="dxa"/>
            <w:tcBorders>
              <w:right w:val="single" w:sz="4" w:space="0" w:color="auto"/>
            </w:tcBorders>
            <w:shd w:val="clear" w:color="auto" w:fill="auto"/>
          </w:tcPr>
          <w:p w14:paraId="33A2C09C" w14:textId="4D9C6665" w:rsidR="00BA4AE5" w:rsidRPr="00D12552" w:rsidRDefault="00BA4AE5" w:rsidP="00BA4AE5">
            <w:pPr>
              <w:pStyle w:val="Tabletext10"/>
              <w:jc w:val="left"/>
              <w:rPr>
                <w:rStyle w:val="requri"/>
                <w:lang w:val="en-CA"/>
              </w:rPr>
            </w:pPr>
            <w:r>
              <w:rPr>
                <w:rStyle w:val="requri"/>
                <w:lang w:val="en-CA"/>
              </w:rPr>
              <w:t>/req/gsml4-lod/gsml-representation</w:t>
            </w:r>
          </w:p>
        </w:tc>
        <w:tc>
          <w:tcPr>
            <w:tcW w:w="6379" w:type="dxa"/>
            <w:tcBorders>
              <w:left w:val="single" w:sz="4" w:space="0" w:color="auto"/>
            </w:tcBorders>
            <w:shd w:val="clear" w:color="auto" w:fill="auto"/>
          </w:tcPr>
          <w:p w14:paraId="05C3E097" w14:textId="414961DB" w:rsidR="00BA4AE5" w:rsidRPr="00D12552" w:rsidRDefault="00F85E82" w:rsidP="00BA4AE5">
            <w:pPr>
              <w:pStyle w:val="Tabletext10"/>
              <w:jc w:val="left"/>
              <w:rPr>
                <w:rStyle w:val="reqtext"/>
                <w:lang w:val="en-CA"/>
              </w:rPr>
            </w:pPr>
            <w:r w:rsidRPr="00F85E82">
              <w:rPr>
                <w:rStyle w:val="reqtext"/>
                <w:lang w:val="en-CA"/>
              </w:rPr>
              <w:t>Dereferenceable HTTP URI used as identifiers SHOULD provide GeoSciML 4.1 as one of its representations.</w:t>
            </w:r>
          </w:p>
        </w:tc>
      </w:tr>
    </w:tbl>
    <w:p w14:paraId="4FD285D4" w14:textId="77777777" w:rsidR="00BA4AE5" w:rsidRDefault="00BA4AE5" w:rsidP="00BA4AE5">
      <w:pPr>
        <w:spacing w:after="120"/>
        <w:rPr>
          <w:lang w:val="en-CA"/>
        </w:rPr>
      </w:pPr>
    </w:p>
    <w:p w14:paraId="56F062AA" w14:textId="55B83A4F" w:rsidR="005C6E68" w:rsidRDefault="005C6E68" w:rsidP="00BA4AE5">
      <w:pPr>
        <w:spacing w:after="120"/>
        <w:rPr>
          <w:lang w:val="en-CA"/>
        </w:rPr>
      </w:pPr>
      <w:r w:rsidRPr="00804C60">
        <w:rPr>
          <w:lang w:val="en-CA"/>
        </w:rPr>
        <w:t xml:space="preserve">It is expected that one of the representations should be a XML (GML) </w:t>
      </w:r>
      <w:r w:rsidR="00A9072E">
        <w:rPr>
          <w:lang w:val="en-CA"/>
        </w:rPr>
        <w:t>or any GeoSciML compliant representations, including any profiles derived from this specification.</w:t>
      </w:r>
    </w:p>
    <w:p w14:paraId="0F66085B" w14:textId="3CE957F5" w:rsidR="006A6D5E" w:rsidRPr="006A6D5E" w:rsidRDefault="00BE1D5C" w:rsidP="006A6D5E">
      <w:pPr>
        <w:pStyle w:val="Titre3"/>
        <w:rPr>
          <w:lang w:val="en-CA"/>
        </w:rPr>
      </w:pPr>
      <w:bookmarkStart w:id="121" w:name="_Toc458154215"/>
      <w:r>
        <w:rPr>
          <w:lang w:val="en-CA"/>
        </w:rPr>
        <w:t>ByReference associations</w:t>
      </w:r>
      <w:bookmarkEnd w:id="121"/>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6A6D5E" w:rsidRPr="00D12552" w14:paraId="31AA2CF8" w14:textId="77777777" w:rsidTr="00C44305">
        <w:trPr>
          <w:cantSplit/>
        </w:trPr>
        <w:tc>
          <w:tcPr>
            <w:tcW w:w="2518" w:type="dxa"/>
            <w:tcBorders>
              <w:right w:val="single" w:sz="4" w:space="0" w:color="auto"/>
            </w:tcBorders>
            <w:shd w:val="clear" w:color="auto" w:fill="auto"/>
          </w:tcPr>
          <w:p w14:paraId="741ABBDB" w14:textId="5E11638E" w:rsidR="006A6D5E" w:rsidRPr="00D12552" w:rsidRDefault="006A6D5E" w:rsidP="006A6D5E">
            <w:pPr>
              <w:pStyle w:val="Tabletext10"/>
              <w:jc w:val="left"/>
              <w:rPr>
                <w:rStyle w:val="requri"/>
                <w:lang w:val="en-CA"/>
              </w:rPr>
            </w:pPr>
            <w:bookmarkStart w:id="122" w:name="BKM_82E84894_826F_4479_973A_CBC44C2E6336"/>
            <w:bookmarkStart w:id="123" w:name="BKM_2AC44CB2_D8AD_4710_965F_8C3E8A778226"/>
            <w:bookmarkStart w:id="124" w:name="BKM_1CCAFBF2_5AEE_4D8D_970F_45B148E97DED"/>
            <w:bookmarkStart w:id="125" w:name="BKM_988B3B2F_E5F0_47AC_B40B_3E7EB1B7F6A8"/>
            <w:bookmarkStart w:id="126" w:name="BKM_D4489C08_74CE_4704_A313_E3DE8D8C2C02"/>
            <w:bookmarkStart w:id="127" w:name="BKM_3CED884F_4F1D_42D8_9256_BF8F325D7BF9"/>
            <w:bookmarkStart w:id="128" w:name="BKM_4D00B287_AF58_4181_BBC5_8A25643F2ECB"/>
            <w:bookmarkStart w:id="129" w:name="BKM_8130FE65_F0ED_41F2_ABFA_924F7CBE3C44"/>
            <w:bookmarkStart w:id="130" w:name="BKM_44DAEF74_D7B7_4FE5_8CBB_636851476829"/>
            <w:bookmarkStart w:id="131" w:name="BKM_3338A6EC_8A76_4151_9BBE_AF6AA6E7ABA5"/>
            <w:bookmarkStart w:id="132" w:name="BKM_0695D395_0E6D_4C80_885E_54CD7307213E"/>
            <w:bookmarkStart w:id="133" w:name="BKM_83AB4886_B40B_45D9_93A6_9A7A11A1DB22"/>
            <w:bookmarkStart w:id="134" w:name="BKM_18DECF87_EACF_4237_B14D_5CBA397C8B9F"/>
            <w:bookmarkStart w:id="135" w:name="BKM_A2513DE4_90C9_4111_97A5_8AB9734CC788"/>
            <w:bookmarkStart w:id="136" w:name="BKM_C29B4A43_BD79_4426_A200_1B1C1E4E23DB"/>
            <w:bookmarkStart w:id="137" w:name="BKM_D6389F0E_EB92_428D_B31C_62B7B2DE2191"/>
            <w:bookmarkStart w:id="138" w:name="BKM_44662CA4_810A_46C1_8CCE_D899E8B34841"/>
            <w:bookmarkStart w:id="139" w:name="BKM_A4ADBA47_2A66_4D31_B98E_429D2187557A"/>
            <w:bookmarkStart w:id="140" w:name="BKM_6A453B7D_E05C_442A_9729_07602A0CE53F"/>
            <w:bookmarkStart w:id="141" w:name="BKM_B674F95F_8259_4A18_BB9A_C7004F238C58"/>
            <w:bookmarkStart w:id="142" w:name="BKM_99FA56C9_DF26_4FF5_AF2C_A1CA27033687"/>
            <w:bookmarkStart w:id="143" w:name="BKM_10DBF70D_6106_40F3_9F20_6815C31BFF23"/>
            <w:bookmarkStart w:id="144" w:name="BKM_156BACFD_61FB_4C7D_8E17_15915D5DC1EB"/>
            <w:bookmarkStart w:id="145" w:name="BKM_660451F7_6344_4A08_8AF1_55EA34BAFC1E"/>
            <w:bookmarkStart w:id="146" w:name="BKM_DAD0F5C5_7ECC_4F46_8F23_D5FDAEC9FFF1"/>
            <w:bookmarkStart w:id="147" w:name="BKM_29C4138F_4CAD_4B96_B0DF_B91BA8041A62"/>
            <w:bookmarkStart w:id="148" w:name="BKM_6AE23AB8_B6A5_4B32_A803_62E099830E93"/>
            <w:bookmarkStart w:id="149" w:name="BKM_66D56F45_5196_424F_92CB_6CB6778933A2"/>
            <w:bookmarkStart w:id="150" w:name="BKM_B569925A_5C18_4226_AFA5_D6C44B29D688"/>
            <w:bookmarkStart w:id="151" w:name="BKM_20CF274F_94C7_43D3_9CCE_945071187259"/>
            <w:bookmarkStart w:id="152" w:name="BKM_64FA9120_8C79_470F_A4AB_510E7868EC43"/>
            <w:bookmarkStart w:id="153" w:name="BKM_2D4CA786_8199_42B1_BAEE_B9D15F83512C"/>
            <w:bookmarkStart w:id="154" w:name="BKM_E1914A18_F58F_4042_930D_7562E211135B"/>
            <w:bookmarkStart w:id="155" w:name="BKM_C97D1AD7_F437_45EE_9855_97FF220828AF"/>
            <w:bookmarkStart w:id="156" w:name="BKM_66E2F147_939A_42E7_9DA7_BB7F5E616224"/>
            <w:bookmarkStart w:id="157" w:name="BKM_7A6AD652_753B_433E_B947_78BAF8E8FFBB"/>
            <w:bookmarkStart w:id="158" w:name="BKM_D64DC56C_F70A_4224_BA0C_96AAF9B173C3"/>
            <w:bookmarkStart w:id="159" w:name="BKM_5A4D9120_600F_4C3C_8ECF_EE7CFDB01C45"/>
            <w:bookmarkStart w:id="160" w:name="BKM_411869C6_5FE7_4B45_A018_FC87FC6F1504"/>
            <w:bookmarkStart w:id="161" w:name="BKM_9EE66924_CD8E_4920_8D93_B7C8D67F28AF"/>
            <w:bookmarkStart w:id="162" w:name="BKM_49C23F9C_9DFE_434E_9876_B253C73E5E08"/>
            <w:bookmarkStart w:id="163" w:name="BKM_2D0F9355_1BA8_4B21_A211_5DBDE6101308"/>
            <w:bookmarkStart w:id="164" w:name="BKM_025812DF_B2DB_4EF8_8BE9_FB08934C1BD4"/>
            <w:bookmarkStart w:id="165" w:name="BKM_C09529C8_28D2_45E7_B66E_ADF87048EE54"/>
            <w:bookmarkStart w:id="166" w:name="BKM_3857FAF2_09B8_4E47_AE1C_AD54C52DAF81"/>
            <w:bookmarkStart w:id="167" w:name="BKM_35F2F785_32E6_4D58_9212_E4C493DD93AB"/>
            <w:bookmarkStart w:id="168" w:name="BKM_8A8A8512_0518_43B4_8296_5C183491EEB7"/>
            <w:bookmarkStart w:id="169" w:name="BKM_A37D3138_5144_4AAA_A9A8_F88DEC203EC5"/>
            <w:bookmarkStart w:id="170" w:name="BKM_9BCC0C7E_CEE8_4167_9510_B24983CC44B9"/>
            <w:bookmarkStart w:id="171" w:name="BKM_A818D66D_DB16_46C0_A0B3_E9039F2CD8CD"/>
            <w:bookmarkStart w:id="172" w:name="BKM_AEAFFBCA_2559_4CDB_AFA9_8A341843B51F"/>
            <w:bookmarkStart w:id="173" w:name="BKM_691007BD_4B41_46AF_9BC3_D27B06E1FB54"/>
            <w:bookmarkStart w:id="174" w:name="BKM_98D7F43A_2FA6_489F_A1A5_B915D069258B"/>
            <w:bookmarkStart w:id="175" w:name="BKM_B197BD01_D7EB_4B2D_B744_060A34418883"/>
            <w:bookmarkStart w:id="176" w:name="BKM_75AF76F0_4AFF_4758_AA5C_4DD9A3A326DF"/>
            <w:bookmarkStart w:id="177" w:name="BKM_AD80CBD8_BB55_4F42_B330_20E3957181FD"/>
            <w:bookmarkStart w:id="178" w:name="BKM_B608D83A_BCB7_40BE_B5B4_7C18680327EF"/>
            <w:bookmarkStart w:id="179" w:name="BKM_BB7DE53B_2076_4732_85CB_314A0C996CFE"/>
            <w:bookmarkStart w:id="180" w:name="BKM_0F33C868_B8F6_4CD9_B1BE_D64AF7054352"/>
            <w:bookmarkStart w:id="181" w:name="BKM_858F77A8_91BC_4E92_9873_3DE29220EA84"/>
            <w:bookmarkStart w:id="182" w:name="BKM_6C47293B_9B00_4958_AE14_E2FF8C6503C9"/>
            <w:bookmarkStart w:id="183" w:name="BKM_4798819D_722E_4089_880A_68AA29864E45"/>
            <w:bookmarkStart w:id="184" w:name="BKM_FB28CC82_D6AA_481A_BA03_BB82515D05CD"/>
            <w:bookmarkStart w:id="185" w:name="BKM_81066ECA_2108_4DF2_B25E_F440E68432B7"/>
            <w:bookmarkStart w:id="186" w:name="BKM_E37CFBB1_57FD_4CA3_9961_34992E857685"/>
            <w:bookmarkStart w:id="187" w:name="BKM_2EFAD6D8_0A90_47E6_A3AC_B0F503630287"/>
            <w:bookmarkStart w:id="188" w:name="BKM_21524384_B208_4A32_A2E5_0FFB4D6E8D7C"/>
            <w:bookmarkStart w:id="189" w:name="BKM_E5DB8674_7F07_4817_BA2B_997C684B521D"/>
            <w:bookmarkStart w:id="190" w:name="BKM_B79C058B_F1A5_47C5_B3E2_CD87F62870F2"/>
            <w:bookmarkStart w:id="191" w:name="BKM_A559EAAB_B89D_43D3_B221_4C6D46321258"/>
            <w:bookmarkStart w:id="192" w:name="BKM_234AE185_16BA_4884_8974_68DBF37A4B28"/>
            <w:bookmarkStart w:id="193" w:name="BKM_B342A581_116B_4A14_8384_0F4F6231BFC6"/>
            <w:bookmarkStart w:id="194" w:name="BKM_CE5055FF_94D8_42AD_B46A_0041AB28334E"/>
            <w:bookmarkStart w:id="195" w:name="BKM_F34DEFBD_2300_4BCD_9500_6FD1B9CE045E"/>
            <w:bookmarkStart w:id="196" w:name="BKM_C0E26832_94FE_4E03_98DE_F2986912ECBC"/>
            <w:bookmarkStart w:id="197" w:name="BKM_04EE2E72_5511_48AE_9048_CF9126C4A13D"/>
            <w:bookmarkStart w:id="198" w:name="BKM_11E20CA8_2344_4418_A9F9_325A11426D44"/>
            <w:bookmarkStart w:id="199" w:name="BKM_20A123B5_7607_4A2B_A3F4_2BA8EEA3BD6E"/>
            <w:bookmarkStart w:id="200" w:name="BKM_62E65A70_EB75_497A_886F_BAAEBB60A5EC"/>
            <w:bookmarkStart w:id="201" w:name="BKM_3F13203C_BEB3_44A2_B8B9_417C5D453C67"/>
            <w:bookmarkStart w:id="202" w:name="BKM_D9E97001_975E_4E48_B383_84E3B817A9D6"/>
            <w:bookmarkStart w:id="203" w:name="BKM_ABD8F88A_D6D5_49E8_B4C4_6E53A78AD465"/>
            <w:bookmarkStart w:id="204" w:name="BKM_7660FDA3_AB42_45F9_86AB_19287D13C566"/>
            <w:bookmarkStart w:id="205" w:name="BKM_28FFF6C1_C18B_4629_BB75_27AFBE7647AB"/>
            <w:bookmarkStart w:id="206" w:name="BKM_DE525394_F288_4E7F_AF29_CF676A7FB892"/>
            <w:bookmarkStart w:id="207" w:name="BKM_BDA40AB6_6C56_4E4F_9588_C051912996DC"/>
            <w:bookmarkStart w:id="208" w:name="BKM_2209CF72_C0AB_47F3_BB22_4A2E8334027A"/>
            <w:bookmarkStart w:id="209" w:name="BKM_BD7868DF_0409_467D_8844_EE4674C50774"/>
            <w:bookmarkStart w:id="210" w:name="BKM_674A1294_59BE_4203_9B03_BC5D6023992F"/>
            <w:bookmarkStart w:id="211" w:name="BKM_A1B86BC0_3316_46AB_8D32_7786DFA0771F"/>
            <w:bookmarkStart w:id="212" w:name="BKM_5ED9FA7F_347C_499C_BF86_2B88071AD840"/>
            <w:bookmarkStart w:id="213" w:name="BKM_EC7555C0_681D_45F5_BEFB_0F7BFDEF3CFB"/>
            <w:bookmarkStart w:id="214" w:name="BKM_36C08EC9_BB32_4BDE_99FD_336AAA2512BB"/>
            <w:bookmarkStart w:id="215" w:name="BKM_34B08950_B320_4DCA_B7B3_801822442BA1"/>
            <w:bookmarkStart w:id="216" w:name="BKM_1D369827_5E0B_4F3B_99DE_498DE4F4D001"/>
            <w:bookmarkStart w:id="217" w:name="BKM_42115B02_1C56_42D6_B0AA_D6174F756E65"/>
            <w:bookmarkStart w:id="218" w:name="BKM_401A0B2C_FBFD_43E2_BC4F_F4876D6A55A5"/>
            <w:bookmarkStart w:id="219" w:name="BKM_AA3C91BB_B0F8_4E56_A1E5_9C3530C146AE"/>
            <w:bookmarkStart w:id="220" w:name="BKM_C202EED3_CA3B_4848_8F51_4E4216E311CB"/>
            <w:bookmarkStart w:id="221" w:name="BKM_F61C54B5_53A3_4B3D_8747_890B595FF05F"/>
            <w:bookmarkStart w:id="222" w:name="BKM_EC69FC11_247D_4B96_A882_7E9D1AD588E0"/>
            <w:bookmarkStart w:id="223" w:name="BKM_ADCD2F69_DA9B_47AD_AAD9_CD10F85583D7"/>
            <w:bookmarkStart w:id="224" w:name="BKM_07E8099B_7BEC_4F52_A9CB_2057EB65CA46"/>
            <w:bookmarkStart w:id="225" w:name="BKM_803B49B5_5346_4ECB_84C0_E9285F22A260"/>
            <w:bookmarkStart w:id="226" w:name="BKM_EF622FE6_F231_4466_80B5_7C9E00C1AF26"/>
            <w:bookmarkStart w:id="227" w:name="BKM_314D3BAE_F7C9_4B36_ADB6_C72D030F3753"/>
            <w:bookmarkStart w:id="228" w:name="BKM_39715309_7964_43D3_8714_66E5FE3F5A42"/>
            <w:bookmarkStart w:id="229" w:name="BKM_154B13F8_8CD9_473E_98B5_93572A0EB3BB"/>
            <w:bookmarkStart w:id="230" w:name="BKM_2C39BB23_51CD_4C07_BC3D_DFD062118A45"/>
            <w:bookmarkStart w:id="231" w:name="BKM_60CAAB90_52E0_4214_AE69_D0060C7423ED"/>
            <w:bookmarkStart w:id="232" w:name="BKM_E7AC1443_775C_4DF5_9107_5B1DF4E1D651"/>
            <w:bookmarkStart w:id="233" w:name="BKM_EF3CAFA8_84A6_43F7_816F_7C74C3A3DFE7"/>
            <w:bookmarkStart w:id="234" w:name="BKM_71BA9B79_BC0A_41B7_9630_0B047D9D4660"/>
            <w:bookmarkStart w:id="235" w:name="BKM_9A13DBF6_70E2_469B_9B7C_F26D7AD812B4"/>
            <w:bookmarkStart w:id="236" w:name="BKM_9A6DFACA_1D0A_423A_BF5D_1157B46A0AC1"/>
            <w:bookmarkStart w:id="237" w:name="BKM_33E68653_BDB1_481F_9DFE_82E9A91DF147"/>
            <w:bookmarkStart w:id="238" w:name="BKM_F3F9B426_BC9F_4BBA_B792_A96166218E9B"/>
            <w:bookmarkStart w:id="239" w:name="BKM_86911221_5DFE_449B_9D0A_484F8F57F8F9"/>
            <w:bookmarkStart w:id="240" w:name="BKM_07EEDF2F_1AA2_45F8_B145_4B7F189B0502"/>
            <w:bookmarkStart w:id="241" w:name="BKM_4A997C54_C45D_4E40_AC91_CE1E1615770B"/>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r>
              <w:rPr>
                <w:rStyle w:val="requri"/>
                <w:lang w:val="en-CA"/>
              </w:rPr>
              <w:t>/req/gsml4-lod</w:t>
            </w:r>
            <w:r w:rsidRPr="00D12552">
              <w:rPr>
                <w:rStyle w:val="requri"/>
                <w:lang w:val="en-CA"/>
              </w:rPr>
              <w:t>/</w:t>
            </w:r>
            <w:r>
              <w:rPr>
                <w:rStyle w:val="requri"/>
                <w:lang w:val="en-CA"/>
              </w:rPr>
              <w:t>byref</w:t>
            </w:r>
          </w:p>
        </w:tc>
        <w:tc>
          <w:tcPr>
            <w:tcW w:w="6379" w:type="dxa"/>
            <w:tcBorders>
              <w:left w:val="single" w:sz="4" w:space="0" w:color="auto"/>
            </w:tcBorders>
            <w:shd w:val="clear" w:color="auto" w:fill="auto"/>
          </w:tcPr>
          <w:p w14:paraId="40A5BF56" w14:textId="44894FB4" w:rsidR="006A6D5E" w:rsidRPr="00D12552" w:rsidRDefault="00B8606F" w:rsidP="00BA4AE5">
            <w:pPr>
              <w:pStyle w:val="Tabletext10"/>
              <w:jc w:val="left"/>
              <w:rPr>
                <w:rStyle w:val="reqtext"/>
                <w:lang w:val="en-CA"/>
              </w:rPr>
            </w:pPr>
            <w:r w:rsidRPr="00B8606F">
              <w:rPr>
                <w:rStyle w:val="reqtext"/>
                <w:lang w:val="en-CA"/>
              </w:rPr>
              <w:t>External references to an entity conforming to [/req/gsml4-lod/identifier] shall be expressed using this entity identifier.</w:t>
            </w:r>
          </w:p>
        </w:tc>
      </w:tr>
    </w:tbl>
    <w:p w14:paraId="5EE021A7" w14:textId="77777777" w:rsidR="006A6D5E" w:rsidRDefault="006A6D5E" w:rsidP="006A6D5E">
      <w:pPr>
        <w:rPr>
          <w:lang w:val="en-CA"/>
        </w:rPr>
      </w:pPr>
    </w:p>
    <w:p w14:paraId="6CD898BF" w14:textId="09B6185B" w:rsidR="006A6D5E" w:rsidRDefault="006A6D5E" w:rsidP="006A6D5E">
      <w:pPr>
        <w:rPr>
          <w:lang w:val="en-CA"/>
        </w:rPr>
      </w:pPr>
      <w:r>
        <w:rPr>
          <w:lang w:val="en-CA"/>
        </w:rPr>
        <w:t xml:space="preserve">Serialization of a dataset will often omit the full description of a feature and replace the property value with an external reference.  </w:t>
      </w:r>
      <w:r w:rsidR="00BA4AE5">
        <w:rPr>
          <w:lang w:val="en-CA"/>
        </w:rPr>
        <w:t xml:space="preserve">A reference to this feature is formed by the </w:t>
      </w:r>
      <w:r w:rsidR="005B676D">
        <w:rPr>
          <w:lang w:val="en-CA"/>
        </w:rPr>
        <w:t>dereferenceable</w:t>
      </w:r>
      <w:r w:rsidR="00BA4AE5">
        <w:rPr>
          <w:lang w:val="en-CA"/>
        </w:rPr>
        <w:t xml:space="preserve"> identifier described in clause </w:t>
      </w:r>
      <w:r w:rsidR="00BA4AE5">
        <w:rPr>
          <w:lang w:val="en-CA"/>
        </w:rPr>
        <w:fldChar w:fldCharType="begin"/>
      </w:r>
      <w:r w:rsidR="00BA4AE5">
        <w:rPr>
          <w:lang w:val="en-CA"/>
        </w:rPr>
        <w:instrText xml:space="preserve"> REF _Ref456113371 \r \h </w:instrText>
      </w:r>
      <w:r w:rsidR="00BA4AE5">
        <w:rPr>
          <w:lang w:val="en-CA"/>
        </w:rPr>
      </w:r>
      <w:r w:rsidR="00BA4AE5">
        <w:rPr>
          <w:lang w:val="en-CA"/>
        </w:rPr>
        <w:fldChar w:fldCharType="separate"/>
      </w:r>
      <w:r w:rsidR="00AD44BE">
        <w:rPr>
          <w:lang w:val="en-CA"/>
        </w:rPr>
        <w:t>8.3.2</w:t>
      </w:r>
      <w:r w:rsidR="00BA4AE5">
        <w:rPr>
          <w:lang w:val="en-CA"/>
        </w:rPr>
        <w:fldChar w:fldCharType="end"/>
      </w:r>
      <w:r w:rsidR="00BA4AE5">
        <w:rPr>
          <w:lang w:val="en-CA"/>
        </w:rPr>
        <w:t xml:space="preserve">. </w:t>
      </w:r>
      <w:r>
        <w:rPr>
          <w:lang w:val="en-CA"/>
        </w:rPr>
        <w:t xml:space="preserve">A client ingesting the dataset can use this reference to extract </w:t>
      </w:r>
      <w:r w:rsidR="00A9072E">
        <w:rPr>
          <w:lang w:val="en-CA"/>
        </w:rPr>
        <w:t>a</w:t>
      </w:r>
      <w:r>
        <w:rPr>
          <w:lang w:val="en-CA"/>
        </w:rPr>
        <w:t xml:space="preserve"> feature </w:t>
      </w:r>
      <w:r w:rsidR="00A9072E">
        <w:rPr>
          <w:lang w:val="en-CA"/>
        </w:rPr>
        <w:t>representation</w:t>
      </w:r>
      <w:r>
        <w:rPr>
          <w:lang w:val="en-CA"/>
        </w:rPr>
        <w:t xml:space="preserve"> if need be.  Over the web, this reference shall be a HTTP URI that can </w:t>
      </w:r>
      <w:r w:rsidR="005B676D">
        <w:rPr>
          <w:lang w:val="en-CA"/>
        </w:rPr>
        <w:t>be dereferenced</w:t>
      </w:r>
      <w:r>
        <w:rPr>
          <w:lang w:val="en-CA"/>
        </w:rPr>
        <w:t xml:space="preserve"> to one or more representation of that feature.</w:t>
      </w:r>
    </w:p>
    <w:p w14:paraId="76CB06FE" w14:textId="7F1A0B59" w:rsidR="009B3BBD" w:rsidRDefault="009B3BBD" w:rsidP="00BA6B31">
      <w:pPr>
        <w:pStyle w:val="Titre2"/>
        <w:rPr>
          <w:lang w:val="en-CA"/>
        </w:rPr>
      </w:pPr>
      <w:bookmarkStart w:id="242" w:name="_Toc458154216"/>
      <w:r w:rsidRPr="00D12552">
        <w:rPr>
          <w:lang w:val="en-CA"/>
        </w:rPr>
        <w:t xml:space="preserve">GeoSciML </w:t>
      </w:r>
      <w:r>
        <w:rPr>
          <w:lang w:val="en-CA"/>
        </w:rPr>
        <w:t>Basic</w:t>
      </w:r>
      <w:r w:rsidRPr="00D12552">
        <w:rPr>
          <w:lang w:val="en-CA"/>
        </w:rPr>
        <w:t xml:space="preserve"> Requirements </w:t>
      </w:r>
      <w:r w:rsidR="00785A96" w:rsidRPr="00D12552">
        <w:rPr>
          <w:lang w:val="en-CA"/>
        </w:rPr>
        <w:t>Class</w:t>
      </w:r>
      <w:r w:rsidR="00785A96">
        <w:rPr>
          <w:lang w:val="en-CA"/>
        </w:rPr>
        <w:t xml:space="preserve"> </w:t>
      </w:r>
      <w:r w:rsidR="00785A96">
        <w:t>(</w:t>
      </w:r>
      <w:r w:rsidR="00052694">
        <w:t>Normative)</w:t>
      </w:r>
      <w:bookmarkEnd w:id="242"/>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B8606F"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B8606F" w:rsidRDefault="001563D9" w:rsidP="00513449">
            <w:pPr>
              <w:keepNext/>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Requirements Class</w:t>
            </w:r>
          </w:p>
        </w:tc>
      </w:tr>
      <w:tr w:rsidR="001563D9" w:rsidRPr="00B8606F"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Style w:val="requri"/>
                <w:rFonts w:ascii="Calibri" w:hAnsi="Calibri"/>
                <w:szCs w:val="18"/>
                <w:lang w:val="en-CA"/>
              </w:rPr>
              <w:t>/req/gsml4-basic</w:t>
            </w:r>
          </w:p>
        </w:tc>
      </w:tr>
      <w:tr w:rsidR="001563D9" w:rsidRPr="00B8606F"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6919818A" w:rsidR="001563D9" w:rsidRPr="00B8606F" w:rsidRDefault="005E33CD" w:rsidP="00501FA1">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 xml:space="preserve">Encoding </w:t>
            </w:r>
          </w:p>
        </w:tc>
      </w:tr>
      <w:tr w:rsidR="001563D9" w:rsidRPr="00B8606F"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B8606F" w:rsidRDefault="001563D9" w:rsidP="00513449">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/req/gsml4-core</w:t>
            </w:r>
          </w:p>
        </w:tc>
      </w:tr>
      <w:tr w:rsidR="001563D9" w:rsidRPr="00B8606F"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B8606F" w:rsidRDefault="001563D9" w:rsidP="00513449">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Spatial Schema ISO19107</w:t>
            </w:r>
          </w:p>
        </w:tc>
      </w:tr>
      <w:tr w:rsidR="001563D9" w:rsidRPr="00B8606F"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B8606F" w:rsidRDefault="001563D9" w:rsidP="00513449">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Conceptual schema language ISO19103</w:t>
            </w:r>
          </w:p>
        </w:tc>
      </w:tr>
      <w:tr w:rsidR="001563D9" w:rsidRPr="00B8606F"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B8606F" w:rsidRDefault="001563D9" w:rsidP="00513449">
            <w:pPr>
              <w:spacing w:before="100" w:beforeAutospacing="1" w:after="100" w:afterAutospacing="1" w:line="230" w:lineRule="atLeast"/>
              <w:rPr>
                <w:rFonts w:ascii="Calibri" w:eastAsia="MS Mincho" w:hAnsi="Calibri"/>
                <w:b/>
                <w:sz w:val="18"/>
                <w:szCs w:val="18"/>
                <w:lang w:val="en-CA"/>
              </w:rPr>
            </w:pPr>
            <w:r w:rsidRPr="00B8606F">
              <w:rPr>
                <w:rFonts w:ascii="Calibri" w:eastAsia="MS Mincho" w:hAnsi="Calibri"/>
                <w:b/>
                <w:sz w:val="18"/>
                <w:szCs w:val="18"/>
                <w:lang w:val="en-CA"/>
              </w:rPr>
              <w:t xml:space="preserve">/req/gsml4-basic/geologicfeature-purpose </w:t>
            </w:r>
          </w:p>
          <w:p w14:paraId="57DEF154" w14:textId="34CC37F4" w:rsidR="001563D9" w:rsidRPr="00B8606F" w:rsidRDefault="001563D9" w:rsidP="00B8606F">
            <w:pPr>
              <w:spacing w:before="100" w:beforeAutospacing="1" w:after="100" w:afterAutospacing="1" w:line="230" w:lineRule="atLeast"/>
              <w:rPr>
                <w:rFonts w:asciiTheme="minorHAnsi" w:eastAsia="MS Mincho" w:hAnsiTheme="minorHAnsi"/>
                <w:sz w:val="18"/>
                <w:szCs w:val="18"/>
                <w:lang w:val="en-CA"/>
              </w:rPr>
            </w:pPr>
            <w:r w:rsidRPr="00B8606F">
              <w:rPr>
                <w:rFonts w:asciiTheme="minorHAnsi" w:eastAsia="MS Mincho" w:hAnsiTheme="minorHAnsi"/>
                <w:sz w:val="18"/>
                <w:szCs w:val="18"/>
                <w:lang w:val="en-CA"/>
              </w:rPr>
              <w:t>Purpose SHALL be a value from</w:t>
            </w:r>
            <w:r w:rsidR="00B8606F" w:rsidRPr="00B8606F">
              <w:rPr>
                <w:rFonts w:asciiTheme="minorHAnsi" w:eastAsia="MS Mincho" w:hAnsiTheme="minorHAnsi"/>
                <w:sz w:val="18"/>
                <w:szCs w:val="18"/>
                <w:lang w:val="en-CA"/>
              </w:rPr>
              <w:t xml:space="preserve"> </w:t>
            </w:r>
            <w:r w:rsidR="00B8606F" w:rsidRPr="00B8606F">
              <w:rPr>
                <w:rFonts w:asciiTheme="minorHAnsi" w:eastAsia="MS Mincho" w:hAnsiTheme="minorHAnsi"/>
                <w:sz w:val="18"/>
                <w:szCs w:val="18"/>
                <w:lang w:val="en-CA"/>
              </w:rPr>
              <w:fldChar w:fldCharType="begin"/>
            </w:r>
            <w:r w:rsidR="00B8606F" w:rsidRPr="00B8606F">
              <w:rPr>
                <w:rFonts w:asciiTheme="minorHAnsi" w:eastAsia="MS Mincho" w:hAnsiTheme="minorHAnsi"/>
                <w:sz w:val="18"/>
                <w:szCs w:val="18"/>
                <w:lang w:val="en-CA"/>
              </w:rPr>
              <w:instrText xml:space="preserve"> REF _Ref440042995 \h </w:instrText>
            </w:r>
            <w:r w:rsidR="00B8606F" w:rsidRPr="00B8606F">
              <w:rPr>
                <w:rFonts w:asciiTheme="minorHAnsi" w:eastAsia="MS Mincho" w:hAnsiTheme="minorHAnsi"/>
                <w:sz w:val="18"/>
                <w:szCs w:val="18"/>
                <w:lang w:val="en-CA"/>
              </w:rPr>
            </w:r>
            <w:r w:rsidR="00B8606F" w:rsidRPr="00B8606F">
              <w:rPr>
                <w:rFonts w:asciiTheme="minorHAnsi" w:eastAsia="MS Mincho" w:hAnsiTheme="minorHAnsi"/>
                <w:sz w:val="18"/>
                <w:szCs w:val="18"/>
                <w:lang w:val="en-CA"/>
              </w:rPr>
              <w:instrText xml:space="preserve"> \* MERGEFORMAT </w:instrText>
            </w:r>
            <w:r w:rsidR="00B8606F" w:rsidRPr="00B8606F">
              <w:rPr>
                <w:rFonts w:asciiTheme="minorHAnsi" w:eastAsia="MS Mincho" w:hAnsiTheme="minorHAnsi"/>
                <w:sz w:val="18"/>
                <w:szCs w:val="18"/>
                <w:lang w:val="en-CA"/>
              </w:rPr>
              <w:fldChar w:fldCharType="separate"/>
            </w:r>
            <w:r w:rsidR="00AD44BE" w:rsidRPr="00AD44BE">
              <w:rPr>
                <w:rFonts w:asciiTheme="minorHAnsi" w:hAnsiTheme="minorHAnsi"/>
                <w:sz w:val="18"/>
                <w:szCs w:val="18"/>
              </w:rPr>
              <w:t xml:space="preserve">Table </w:t>
            </w:r>
            <w:r w:rsidR="00AD44BE" w:rsidRPr="00AD44BE">
              <w:rPr>
                <w:rFonts w:asciiTheme="minorHAnsi" w:hAnsiTheme="minorHAnsi"/>
                <w:noProof/>
                <w:sz w:val="18"/>
                <w:szCs w:val="18"/>
              </w:rPr>
              <w:t>2</w:t>
            </w:r>
            <w:r w:rsidR="00B8606F" w:rsidRPr="00B8606F">
              <w:rPr>
                <w:rFonts w:asciiTheme="minorHAnsi" w:eastAsia="MS Mincho" w:hAnsiTheme="minorHAnsi"/>
                <w:sz w:val="18"/>
                <w:szCs w:val="18"/>
                <w:lang w:val="en-CA"/>
              </w:rPr>
              <w:fldChar w:fldCharType="end"/>
            </w:r>
            <w:r w:rsidR="00DE425D" w:rsidRPr="00B8606F">
              <w:rPr>
                <w:rFonts w:asciiTheme="minorHAnsi" w:eastAsia="MS Mincho" w:hAnsiTheme="minorHAnsi"/>
                <w:sz w:val="18"/>
                <w:szCs w:val="18"/>
                <w:lang w:val="en-CA"/>
              </w:rPr>
              <w:t>.</w:t>
            </w:r>
          </w:p>
        </w:tc>
      </w:tr>
      <w:tr w:rsidR="001563D9" w:rsidRPr="00B8606F"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 xml:space="preserve">/req/gsml4-basic/geologicevent-single </w:t>
            </w:r>
          </w:p>
          <w:p w14:paraId="22B97536" w14:textId="414CE08B" w:rsidR="001563D9" w:rsidRPr="00B8606F" w:rsidRDefault="001563D9" w:rsidP="00513449">
            <w:pPr>
              <w:spacing w:before="100" w:beforeAutospacing="1" w:after="100" w:afterAutospacing="1" w:line="230" w:lineRule="atLeast"/>
              <w:jc w:val="both"/>
              <w:rPr>
                <w:rFonts w:ascii="Calibri" w:eastAsia="MS Mincho" w:hAnsi="Calibri"/>
                <w:b/>
                <w:sz w:val="18"/>
                <w:szCs w:val="18"/>
              </w:rPr>
            </w:pPr>
            <w:r w:rsidRPr="00B8606F">
              <w:rPr>
                <w:rFonts w:ascii="Calibri" w:eastAsia="MS Mincho" w:hAnsi="Calibri"/>
                <w:sz w:val="18"/>
                <w:szCs w:val="18"/>
                <w:lang w:val="en-CA"/>
              </w:rPr>
              <w:t>An individual event GeologicEv</w:t>
            </w:r>
            <w:r w:rsidR="00B8606F" w:rsidRPr="00B8606F">
              <w:rPr>
                <w:rFonts w:ascii="Calibri" w:eastAsia="MS Mincho" w:hAnsi="Calibri"/>
                <w:sz w:val="18"/>
                <w:szCs w:val="18"/>
                <w:lang w:val="en-CA"/>
              </w:rPr>
              <w:t xml:space="preserve">ent SHALL only apply to one of </w:t>
            </w:r>
            <w:r w:rsidRPr="00B8606F">
              <w:rPr>
                <w:rStyle w:val="Entity"/>
                <w:rFonts w:eastAsia="MS Mincho"/>
                <w:sz w:val="18"/>
                <w:szCs w:val="18"/>
              </w:rPr>
              <w:t>Displacem</w:t>
            </w:r>
            <w:r w:rsidR="00B8606F" w:rsidRPr="00B8606F">
              <w:rPr>
                <w:rStyle w:val="Entity"/>
                <w:rFonts w:eastAsia="MS Mincho"/>
                <w:sz w:val="18"/>
                <w:szCs w:val="18"/>
              </w:rPr>
              <w:t>entEvent</w:t>
            </w:r>
            <w:r w:rsidR="00B8606F" w:rsidRPr="00B8606F">
              <w:rPr>
                <w:rFonts w:ascii="Calibri" w:eastAsia="MS Mincho" w:hAnsi="Calibri"/>
                <w:sz w:val="18"/>
                <w:szCs w:val="18"/>
                <w:lang w:val="en-CA"/>
              </w:rPr>
              <w:t xml:space="preserve">, </w:t>
            </w:r>
            <w:r w:rsidR="00B8606F" w:rsidRPr="00B8606F">
              <w:rPr>
                <w:rStyle w:val="Entity"/>
                <w:rFonts w:eastAsia="MS Mincho"/>
                <w:sz w:val="18"/>
                <w:szCs w:val="18"/>
              </w:rPr>
              <w:t>AlterationDescription</w:t>
            </w:r>
            <w:r w:rsidR="00B8606F" w:rsidRPr="00B8606F">
              <w:rPr>
                <w:rFonts w:ascii="Calibri" w:eastAsia="MS Mincho" w:hAnsi="Calibri"/>
                <w:sz w:val="18"/>
                <w:szCs w:val="18"/>
                <w:lang w:val="en-CA"/>
              </w:rPr>
              <w:t xml:space="preserve"> or</w:t>
            </w:r>
            <w:r w:rsidRPr="00B8606F">
              <w:rPr>
                <w:rFonts w:ascii="Calibri" w:eastAsia="MS Mincho" w:hAnsi="Calibri"/>
                <w:sz w:val="18"/>
                <w:szCs w:val="18"/>
                <w:lang w:val="en-CA"/>
              </w:rPr>
              <w:t xml:space="preserve"> </w:t>
            </w:r>
            <w:r w:rsidRPr="00B8606F">
              <w:rPr>
                <w:rStyle w:val="Entity"/>
                <w:rFonts w:eastAsia="MS Mincho"/>
                <w:sz w:val="18"/>
                <w:szCs w:val="18"/>
              </w:rPr>
              <w:t>MetamorphicD</w:t>
            </w:r>
            <w:r w:rsidR="00B8606F" w:rsidRPr="00B8606F">
              <w:rPr>
                <w:rStyle w:val="Entity"/>
                <w:rFonts w:eastAsia="MS Mincho"/>
                <w:sz w:val="18"/>
                <w:szCs w:val="18"/>
              </w:rPr>
              <w:t>escription</w:t>
            </w:r>
            <w:r w:rsidRPr="00B8606F">
              <w:rPr>
                <w:rFonts w:ascii="Calibri" w:eastAsia="MS Mincho" w:hAnsi="Calibri"/>
                <w:sz w:val="18"/>
                <w:szCs w:val="18"/>
                <w:lang w:val="en-CA"/>
              </w:rPr>
              <w:t>.</w:t>
            </w:r>
          </w:p>
        </w:tc>
      </w:tr>
      <w:tr w:rsidR="001563D9" w:rsidRPr="00B8606F"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 xml:space="preserve">/req/gsml4-basic/geologicevent-non-null </w:t>
            </w:r>
          </w:p>
          <w:p w14:paraId="3923AFFB" w14:textId="6F266F9D" w:rsidR="001563D9" w:rsidRPr="00B8606F" w:rsidRDefault="001563D9">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 xml:space="preserve">Either (olderNamedAge + youngerNamedAge) or </w:t>
            </w:r>
            <w:r w:rsidR="00DE425D" w:rsidRPr="00B8606F">
              <w:rPr>
                <w:rFonts w:ascii="Calibri" w:eastAsia="MS Mincho" w:hAnsi="Calibri"/>
                <w:sz w:val="18"/>
                <w:szCs w:val="18"/>
                <w:lang w:val="en-CA"/>
              </w:rPr>
              <w:t>n</w:t>
            </w:r>
            <w:r w:rsidRPr="00B8606F">
              <w:rPr>
                <w:rFonts w:ascii="Calibri" w:eastAsia="MS Mincho" w:hAnsi="Calibri"/>
                <w:sz w:val="18"/>
                <w:szCs w:val="18"/>
                <w:lang w:val="en-CA"/>
              </w:rPr>
              <w:t>umericAge SHALL not be null.</w:t>
            </w:r>
          </w:p>
        </w:tc>
      </w:tr>
      <w:tr w:rsidR="001563D9" w:rsidRPr="00B8606F"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B8606F" w:rsidRDefault="004D1FB3" w:rsidP="00513449">
            <w:pPr>
              <w:spacing w:before="100" w:beforeAutospacing="1" w:after="100" w:afterAutospacing="1" w:line="230" w:lineRule="atLeast"/>
              <w:jc w:val="both"/>
              <w:rPr>
                <w:rStyle w:val="requri"/>
                <w:rFonts w:ascii="Calibri" w:eastAsia="MS Mincho" w:hAnsi="Calibri"/>
                <w:szCs w:val="18"/>
                <w:lang w:val="en-CA"/>
              </w:rPr>
            </w:pPr>
            <w:r w:rsidRPr="00B8606F">
              <w:rPr>
                <w:rStyle w:val="requri"/>
                <w:rFonts w:ascii="Calibri" w:hAnsi="Calibri"/>
                <w:szCs w:val="18"/>
                <w:lang w:val="en-CA"/>
              </w:rPr>
              <w:t>/req/gsml4-basic/plane-pol-dip-az-not-null</w:t>
            </w:r>
            <w:r w:rsidRPr="00B8606F">
              <w:rPr>
                <w:rStyle w:val="requri"/>
                <w:rFonts w:ascii="Calibri" w:eastAsia="MS Mincho" w:hAnsi="Calibri"/>
                <w:szCs w:val="18"/>
                <w:lang w:val="en-CA"/>
              </w:rPr>
              <w:t xml:space="preserve"> </w:t>
            </w:r>
          </w:p>
          <w:p w14:paraId="439359A0" w14:textId="39E2EE13" w:rsidR="001563D9" w:rsidRPr="00B8606F" w:rsidRDefault="004D1FB3" w:rsidP="00B8606F">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At least one of polarity, azimuth or dip SHALL not be n</w:t>
            </w:r>
            <w:r w:rsidR="00B8606F">
              <w:rPr>
                <w:rFonts w:ascii="Calibri" w:eastAsia="MS Mincho" w:hAnsi="Calibri"/>
                <w:sz w:val="18"/>
                <w:szCs w:val="18"/>
                <w:lang w:val="en-CA"/>
              </w:rPr>
              <w:t>ul</w:t>
            </w:r>
            <w:r w:rsidRPr="00B8606F">
              <w:rPr>
                <w:rFonts w:ascii="Calibri" w:eastAsia="MS Mincho" w:hAnsi="Calibri"/>
                <w:sz w:val="18"/>
                <w:szCs w:val="18"/>
                <w:lang w:val="en-CA"/>
              </w:rPr>
              <w:t>l.</w:t>
            </w:r>
          </w:p>
        </w:tc>
      </w:tr>
      <w:tr w:rsidR="001563D9" w:rsidRPr="00B8606F"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0B88CD0E" w:rsidR="004D1FB3" w:rsidRPr="00B8606F" w:rsidRDefault="00D93B12" w:rsidP="00513449">
            <w:pPr>
              <w:spacing w:before="100" w:beforeAutospacing="1" w:after="100" w:afterAutospacing="1" w:line="230" w:lineRule="atLeast"/>
              <w:jc w:val="both"/>
              <w:rPr>
                <w:rStyle w:val="requri"/>
                <w:rFonts w:ascii="Calibri" w:hAnsi="Calibri"/>
                <w:szCs w:val="18"/>
                <w:lang w:val="en-CA"/>
              </w:rPr>
            </w:pPr>
            <w:r w:rsidRPr="00B8606F">
              <w:rPr>
                <w:rStyle w:val="requri"/>
                <w:rFonts w:ascii="Calibri" w:hAnsi="Calibri"/>
                <w:szCs w:val="18"/>
                <w:lang w:val="en-CA"/>
              </w:rPr>
              <w:t>/req/gsml4-basic/linear-trend</w:t>
            </w:r>
            <w:r w:rsidR="004D1FB3" w:rsidRPr="00B8606F">
              <w:rPr>
                <w:rStyle w:val="requri"/>
                <w:rFonts w:ascii="Calibri" w:hAnsi="Calibri"/>
                <w:szCs w:val="18"/>
                <w:lang w:val="en-CA"/>
              </w:rPr>
              <w:t xml:space="preserve">-plunge-not-null </w:t>
            </w:r>
          </w:p>
          <w:p w14:paraId="11F7F247" w14:textId="00538DB4" w:rsidR="001563D9" w:rsidRPr="00B8606F" w:rsidRDefault="004D1FB3" w:rsidP="00B8606F">
            <w:pPr>
              <w:spacing w:before="100" w:beforeAutospacing="1" w:after="100" w:afterAutospacing="1" w:line="230" w:lineRule="atLeast"/>
              <w:jc w:val="both"/>
              <w:rPr>
                <w:rStyle w:val="requri"/>
                <w:rFonts w:ascii="Calibri" w:hAnsi="Calibri"/>
                <w:szCs w:val="18"/>
                <w:lang w:val="en-CA"/>
              </w:rPr>
            </w:pPr>
            <w:r w:rsidRPr="00B8606F">
              <w:rPr>
                <w:rStyle w:val="reqtext"/>
                <w:rFonts w:ascii="Calibri" w:hAnsi="Calibri"/>
                <w:szCs w:val="18"/>
                <w:lang w:val="en-CA"/>
              </w:rPr>
              <w:t>At least one of plunge or trend SHALL NOT be n</w:t>
            </w:r>
            <w:r w:rsidR="00B8606F">
              <w:rPr>
                <w:rStyle w:val="reqtext"/>
                <w:rFonts w:ascii="Calibri" w:hAnsi="Calibri"/>
                <w:szCs w:val="18"/>
                <w:lang w:val="en-CA"/>
              </w:rPr>
              <w:t>ul</w:t>
            </w:r>
            <w:r w:rsidRPr="00B8606F">
              <w:rPr>
                <w:rStyle w:val="reqtext"/>
                <w:rFonts w:ascii="Calibri" w:hAnsi="Calibri"/>
                <w:szCs w:val="18"/>
                <w:lang w:val="en-CA"/>
              </w:rPr>
              <w:t>l.</w:t>
            </w:r>
          </w:p>
        </w:tc>
      </w:tr>
      <w:tr w:rsidR="001563D9" w:rsidRPr="00B8606F"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B8606F" w:rsidRDefault="004D1FB3" w:rsidP="00513449">
            <w:pPr>
              <w:spacing w:before="100" w:beforeAutospacing="1" w:after="100" w:afterAutospacing="1" w:line="230" w:lineRule="atLeast"/>
              <w:jc w:val="both"/>
              <w:rPr>
                <w:rStyle w:val="requri"/>
                <w:rFonts w:ascii="Calibri" w:hAnsi="Calibri"/>
                <w:szCs w:val="18"/>
                <w:lang w:val="en-CA"/>
              </w:rPr>
            </w:pPr>
            <w:r w:rsidRPr="00B8606F">
              <w:rPr>
                <w:rStyle w:val="requri"/>
                <w:rFonts w:ascii="Calibri" w:hAnsi="Calibri"/>
                <w:szCs w:val="18"/>
                <w:lang w:val="en-CA"/>
              </w:rPr>
              <w:t xml:space="preserve">/req/gsml4-basic/quantity_range_order </w:t>
            </w:r>
          </w:p>
          <w:p w14:paraId="17729F8E" w14:textId="73B4649A" w:rsidR="001563D9" w:rsidRPr="00B8606F" w:rsidRDefault="00FA4FE3" w:rsidP="00513449">
            <w:pPr>
              <w:spacing w:before="100" w:beforeAutospacing="1" w:after="100" w:afterAutospacing="1" w:line="230" w:lineRule="atLeast"/>
              <w:jc w:val="both"/>
              <w:rPr>
                <w:rStyle w:val="requri"/>
                <w:rFonts w:ascii="Calibri" w:hAnsi="Calibri"/>
                <w:szCs w:val="18"/>
                <w:lang w:val="en-CA"/>
              </w:rPr>
            </w:pPr>
            <w:r>
              <w:rPr>
                <w:rStyle w:val="reqtext"/>
                <w:rFonts w:ascii="Calibri" w:hAnsi="Calibri"/>
                <w:szCs w:val="18"/>
                <w:lang w:val="en-CA"/>
              </w:rPr>
              <w:t>The QuantityRange</w:t>
            </w:r>
            <w:r w:rsidR="004D1FB3" w:rsidRPr="00B8606F">
              <w:rPr>
                <w:rStyle w:val="reqtext"/>
                <w:rFonts w:ascii="Calibri" w:hAnsi="Calibri"/>
                <w:szCs w:val="18"/>
                <w:lang w:val="en-CA"/>
              </w:rPr>
              <w:t xml:space="preserve"> lowerValue SHALL be less</w:t>
            </w:r>
            <w:r w:rsidR="00DE425D" w:rsidRPr="00B8606F">
              <w:rPr>
                <w:rStyle w:val="reqtext"/>
                <w:rFonts w:ascii="Calibri" w:hAnsi="Calibri"/>
                <w:szCs w:val="18"/>
                <w:lang w:val="en-CA"/>
              </w:rPr>
              <w:t xml:space="preserve"> than</w:t>
            </w:r>
            <w:r w:rsidR="004D1FB3" w:rsidRPr="00B8606F">
              <w:rPr>
                <w:rStyle w:val="reqtext"/>
                <w:rFonts w:ascii="Calibri" w:hAnsi="Calibri"/>
                <w:szCs w:val="18"/>
                <w:lang w:val="en-CA"/>
              </w:rPr>
              <w:t xml:space="preserve"> </w:t>
            </w:r>
            <w:r w:rsidR="00DE425D" w:rsidRPr="00B8606F">
              <w:rPr>
                <w:rStyle w:val="reqtext"/>
                <w:rFonts w:ascii="Calibri" w:hAnsi="Calibri"/>
                <w:szCs w:val="18"/>
                <w:lang w:val="en-CA"/>
              </w:rPr>
              <w:t>or</w:t>
            </w:r>
            <w:r w:rsidR="004D1FB3" w:rsidRPr="00B8606F">
              <w:rPr>
                <w:rStyle w:val="reqtext"/>
                <w:rFonts w:ascii="Calibri" w:hAnsi="Calibri"/>
                <w:szCs w:val="18"/>
                <w:lang w:val="en-CA"/>
              </w:rPr>
              <w:t xml:space="preserve"> equal to </w:t>
            </w:r>
            <w:r w:rsidR="00DE425D" w:rsidRPr="00B8606F">
              <w:rPr>
                <w:rStyle w:val="reqtext"/>
                <w:rFonts w:ascii="Calibri" w:hAnsi="Calibri"/>
                <w:szCs w:val="18"/>
                <w:lang w:val="en-CA"/>
              </w:rPr>
              <w:t xml:space="preserve">the </w:t>
            </w:r>
            <w:r w:rsidR="004D1FB3" w:rsidRPr="00B8606F">
              <w:rPr>
                <w:rStyle w:val="reqtext"/>
                <w:rFonts w:ascii="Calibri" w:hAnsi="Calibri"/>
                <w:szCs w:val="18"/>
                <w:lang w:val="en-CA"/>
              </w:rPr>
              <w:t xml:space="preserve">upperValue.   </w:t>
            </w:r>
          </w:p>
        </w:tc>
      </w:tr>
      <w:tr w:rsidR="001563D9" w:rsidRPr="00B8606F"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B8606F" w:rsidRDefault="003F0D05"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B8606F" w:rsidRDefault="004D1FB3" w:rsidP="00513449">
            <w:pPr>
              <w:spacing w:before="100" w:beforeAutospacing="1" w:after="100" w:afterAutospacing="1" w:line="230" w:lineRule="atLeast"/>
              <w:jc w:val="both"/>
              <w:rPr>
                <w:rStyle w:val="requri"/>
                <w:rFonts w:ascii="Calibri" w:hAnsi="Calibri"/>
                <w:szCs w:val="18"/>
                <w:lang w:val="en-CA"/>
              </w:rPr>
            </w:pPr>
            <w:r w:rsidRPr="00B8606F">
              <w:rPr>
                <w:rStyle w:val="requri"/>
                <w:rFonts w:ascii="Calibri" w:hAnsi="Calibri"/>
                <w:szCs w:val="18"/>
                <w:lang w:val="en-CA"/>
              </w:rPr>
              <w:t xml:space="preserve">/req/gsml4-basic/quantity-range-repeat </w:t>
            </w:r>
          </w:p>
          <w:p w14:paraId="09148636" w14:textId="29F236C2" w:rsidR="001563D9" w:rsidRPr="00B8606F" w:rsidRDefault="00FA4FE3">
            <w:pPr>
              <w:spacing w:before="100" w:beforeAutospacing="1" w:after="100" w:afterAutospacing="1" w:line="230" w:lineRule="atLeast"/>
              <w:jc w:val="both"/>
              <w:rPr>
                <w:rStyle w:val="requri"/>
                <w:rFonts w:ascii="Calibri" w:hAnsi="Calibri"/>
                <w:szCs w:val="18"/>
              </w:rPr>
            </w:pPr>
            <w:r>
              <w:rPr>
                <w:rStyle w:val="reqtext"/>
                <w:rFonts w:ascii="Calibri" w:hAnsi="Calibri"/>
                <w:szCs w:val="18"/>
                <w:lang w:val="en-CA"/>
              </w:rPr>
              <w:t>The QuantityRange’s v</w:t>
            </w:r>
            <w:r w:rsidR="004D1FB3" w:rsidRPr="00B8606F">
              <w:rPr>
                <w:rStyle w:val="reqtext"/>
                <w:rFonts w:ascii="Calibri" w:hAnsi="Calibri"/>
                <w:szCs w:val="18"/>
                <w:lang w:val="en-CA"/>
              </w:rPr>
              <w:t xml:space="preserve">alue[0] SHALL provide the same value as lowerValue and value[1] </w:t>
            </w:r>
            <w:r w:rsidR="001F2343" w:rsidRPr="00B8606F">
              <w:rPr>
                <w:rStyle w:val="reqtext"/>
                <w:rFonts w:ascii="Calibri" w:hAnsi="Calibri"/>
                <w:szCs w:val="18"/>
                <w:lang w:val="en-CA"/>
              </w:rPr>
              <w:t>SHALL provide</w:t>
            </w:r>
            <w:r w:rsidR="004D1FB3" w:rsidRPr="00B8606F">
              <w:rPr>
                <w:rStyle w:val="reqtext"/>
                <w:rFonts w:ascii="Calibri" w:hAnsi="Calibri"/>
                <w:szCs w:val="18"/>
                <w:lang w:val="en-CA"/>
              </w:rPr>
              <w:t xml:space="preserve"> the same</w:t>
            </w:r>
            <w:r w:rsidR="001F2343" w:rsidRPr="00B8606F">
              <w:rPr>
                <w:rStyle w:val="reqtext"/>
                <w:rFonts w:ascii="Calibri" w:hAnsi="Calibri"/>
                <w:szCs w:val="18"/>
                <w:lang w:val="en-CA"/>
              </w:rPr>
              <w:t xml:space="preserve"> value</w:t>
            </w:r>
            <w:r w:rsidR="004D1FB3" w:rsidRPr="00B8606F">
              <w:rPr>
                <w:rStyle w:val="reqtext"/>
                <w:rFonts w:ascii="Calibri" w:hAnsi="Calibri"/>
                <w:szCs w:val="18"/>
                <w:lang w:val="en-CA"/>
              </w:rPr>
              <w:t xml:space="preserve"> as upperValue.</w:t>
            </w:r>
          </w:p>
        </w:tc>
      </w:tr>
    </w:tbl>
    <w:p w14:paraId="178C6037" w14:textId="77777777" w:rsidR="001563D9" w:rsidRPr="00C447A2" w:rsidRDefault="001563D9" w:rsidP="00355CAB"/>
    <w:p w14:paraId="65D82287" w14:textId="6F56AECF"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865F5F">
        <w:rPr>
          <w:lang w:val="en-CA"/>
        </w:rPr>
        <w:t>.</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sidR="002B564B">
        <w:rPr>
          <w:lang w:val="en-CA"/>
        </w:rPr>
        <w:t xml:space="preserve">the </w:t>
      </w:r>
      <w:r>
        <w:rPr>
          <w:lang w:val="en-CA"/>
        </w:rPr>
        <w:t>INSPIRE geological theme</w:t>
      </w:r>
      <w:r w:rsidR="002B564B">
        <w:rPr>
          <w:lang w:val="en-CA"/>
        </w:rPr>
        <w:t xml:space="preserve"> specification</w:t>
      </w:r>
      <w:r w:rsidR="005E0F6A">
        <w:rPr>
          <w:lang w:val="en-CA"/>
        </w:rPr>
        <w:t xml:space="preserve"> [</w:t>
      </w:r>
      <w:r w:rsidR="005E0F6A">
        <w:rPr>
          <w:lang w:val="en-CA"/>
        </w:rPr>
        <w:fldChar w:fldCharType="begin"/>
      </w:r>
      <w:r w:rsidR="005E0F6A">
        <w:rPr>
          <w:lang w:val="en-CA"/>
        </w:rPr>
        <w:instrText xml:space="preserve"> REF _Ref458065145 \n \h </w:instrText>
      </w:r>
      <w:r w:rsidR="005E0F6A">
        <w:rPr>
          <w:lang w:val="en-CA"/>
        </w:rPr>
      </w:r>
      <w:r w:rsidR="005E0F6A">
        <w:rPr>
          <w:lang w:val="en-CA"/>
        </w:rPr>
        <w:fldChar w:fldCharType="separate"/>
      </w:r>
      <w:r w:rsidR="00AD44BE">
        <w:rPr>
          <w:lang w:val="en-CA"/>
        </w:rPr>
        <w:t>8</w:t>
      </w:r>
      <w:r w:rsidR="005E0F6A">
        <w:rPr>
          <w:lang w:val="en-CA"/>
        </w:rPr>
        <w:fldChar w:fldCharType="end"/>
      </w:r>
      <w:r w:rsidR="005E0F6A">
        <w:rPr>
          <w:lang w:val="en-CA"/>
        </w:rPr>
        <w:t>]</w:t>
      </w:r>
      <w:r w:rsidR="009E67D9">
        <w:rPr>
          <w:lang w:val="en-CA"/>
        </w:rPr>
        <w:t>.</w:t>
      </w:r>
    </w:p>
    <w:p w14:paraId="40081889" w14:textId="18A467A8" w:rsidR="008A1AF4" w:rsidRDefault="008A1AF4" w:rsidP="008A1AF4">
      <w:pPr>
        <w:keepNext/>
        <w:rPr>
          <w:noProof/>
          <w:lang w:val="en-CA" w:eastAsia="en-CA"/>
        </w:rPr>
      </w:pPr>
    </w:p>
    <w:p w14:paraId="701D18A2" w14:textId="35A31672" w:rsidR="000E3D9B" w:rsidRDefault="0007548F" w:rsidP="00441148">
      <w:pPr>
        <w:keepNext/>
      </w:pPr>
      <w:r>
        <w:rPr>
          <w:noProof/>
          <w:lang w:val="en-CA" w:eastAsia="en-CA"/>
        </w:rPr>
        <w:drawing>
          <wp:inline distT="0" distB="0" distL="0" distR="0" wp14:anchorId="5E05A0B8" wp14:editId="1135B875">
            <wp:extent cx="5486400" cy="4163269"/>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163269"/>
                    </a:xfrm>
                    <a:prstGeom prst="rect">
                      <a:avLst/>
                    </a:prstGeom>
                    <a:noFill/>
                    <a:ln>
                      <a:noFill/>
                    </a:ln>
                  </pic:spPr>
                </pic:pic>
              </a:graphicData>
            </a:graphic>
          </wp:inline>
        </w:drawing>
      </w:r>
      <w:r w:rsidR="000E3D9B">
        <w:t xml:space="preserve">Figure </w:t>
      </w:r>
      <w:r w:rsidR="000E3D9B">
        <w:fldChar w:fldCharType="begin"/>
      </w:r>
      <w:r w:rsidR="000E3D9B">
        <w:instrText xml:space="preserve"> SEQ Figure \* ARABIC </w:instrText>
      </w:r>
      <w:r w:rsidR="000E3D9B">
        <w:fldChar w:fldCharType="separate"/>
      </w:r>
      <w:r w:rsidR="00AD44BE">
        <w:rPr>
          <w:noProof/>
        </w:rPr>
        <w:t>10</w:t>
      </w:r>
      <w:r w:rsidR="000E3D9B">
        <w:fldChar w:fldCharType="end"/>
      </w:r>
      <w:r w:rsidR="000E3D9B">
        <w:t xml:space="preserve"> </w:t>
      </w:r>
      <w:r w:rsidR="000E3D9B" w:rsidRPr="00AE78AA">
        <w:t>GeoSciML Basic dependencies</w:t>
      </w:r>
      <w:r w:rsidR="00BF2A41">
        <w:t>.</w:t>
      </w:r>
    </w:p>
    <w:p w14:paraId="4D25A90E" w14:textId="5F8293DE" w:rsidR="003E1755" w:rsidRDefault="00856F51" w:rsidP="00E71F84">
      <w:pPr>
        <w:pStyle w:val="Titre3"/>
        <w:rPr>
          <w:lang w:val="en-CA"/>
        </w:rPr>
      </w:pPr>
      <w:bookmarkStart w:id="243" w:name="BKM_3984A24A_BE4B_45BE_838C_7F640CC5FF3F"/>
      <w:bookmarkStart w:id="244" w:name="BKM_54F8D6E7_019E_4198_A5F7_8396FC39C316"/>
      <w:bookmarkStart w:id="245" w:name="BKM_FF60F6A1_68A6_4CC7_A4D7_1484826F284D"/>
      <w:bookmarkStart w:id="246" w:name="BKM_F6F26F14_293C_49D0_A8BA_E7C8B18052A4"/>
      <w:bookmarkStart w:id="247" w:name="BKM_BFF13014_D294_4162_870D_8C389253B42F"/>
      <w:bookmarkStart w:id="248" w:name="BKM_5E0576AE_899E_4630_AE79_247020186922"/>
      <w:bookmarkStart w:id="249" w:name="BKM_F1BB51E9_D13E_42AE_BE59_3E8556BDCA72"/>
      <w:bookmarkStart w:id="250" w:name="BKM_C0A3056D_FA18_4027_BE04_0AFA3C2B5BD7"/>
      <w:bookmarkStart w:id="251" w:name="BKM_ADC178F9_ED86_418A_BFAF_BD9ADC797FBD"/>
      <w:bookmarkStart w:id="252" w:name="BKM_8E1E3CAB_4A91_4093_A75E_AEF4FCA7FA5B"/>
      <w:bookmarkStart w:id="253" w:name="BKM_64F0A908_3403_4D0B_88AD_EE7134C39157"/>
      <w:bookmarkStart w:id="254" w:name="BKM_F047E096_3391_4C83_A31D_8616A9B842C5"/>
      <w:bookmarkStart w:id="255" w:name="BKM_DA68D8E9_7B0C_48EF_8619_7221101DC5F1"/>
      <w:bookmarkStart w:id="256" w:name="_Toc458154217"/>
      <w:bookmarkEnd w:id="243"/>
      <w:bookmarkEnd w:id="244"/>
      <w:bookmarkEnd w:id="245"/>
      <w:bookmarkEnd w:id="246"/>
      <w:bookmarkEnd w:id="247"/>
      <w:bookmarkEnd w:id="248"/>
      <w:bookmarkEnd w:id="249"/>
      <w:bookmarkEnd w:id="250"/>
      <w:bookmarkEnd w:id="251"/>
      <w:bookmarkEnd w:id="252"/>
      <w:bookmarkEnd w:id="253"/>
      <w:bookmarkEnd w:id="254"/>
      <w:bookmarkEnd w:id="255"/>
      <w:r>
        <w:rPr>
          <w:lang w:val="en-CA"/>
        </w:rPr>
        <w:t xml:space="preserve">Geology </w:t>
      </w:r>
      <w:r w:rsidR="006619B2">
        <w:rPr>
          <w:lang w:val="en-CA"/>
        </w:rPr>
        <w:t>B</w:t>
      </w:r>
      <w:r>
        <w:rPr>
          <w:lang w:val="en-CA"/>
        </w:rPr>
        <w:t>asic</w:t>
      </w:r>
      <w:bookmarkEnd w:id="256"/>
    </w:p>
    <w:p w14:paraId="38D34F62" w14:textId="77777777" w:rsidR="005166DF" w:rsidRDefault="005166DF" w:rsidP="00355CAB">
      <w:pPr>
        <w:rPr>
          <w:lang w:val="en-CA"/>
        </w:rPr>
      </w:pPr>
    </w:p>
    <w:p w14:paraId="5E592361" w14:textId="3A6BBD7C" w:rsidR="00523B00" w:rsidRDefault="00E3407C" w:rsidP="00355CAB">
      <w:pPr>
        <w:rPr>
          <w:lang w:val="en-CA"/>
        </w:rPr>
      </w:pPr>
      <w:r>
        <w:rPr>
          <w:lang w:val="en-CA"/>
        </w:rPr>
        <w:t>Geologic Basic is a</w:t>
      </w:r>
      <w:r w:rsidRPr="00E3407C">
        <w:rPr>
          <w:lang w:val="en-CA"/>
        </w:rPr>
        <w:t xml:space="preserve"> package of classes representing fundamental geological map features and the relations between them.</w:t>
      </w:r>
      <w:r>
        <w:rPr>
          <w:lang w:val="en-CA"/>
        </w:rPr>
        <w:t xml:space="preserve">  GeoSciML describes a geologic dataset as a series of </w:t>
      </w:r>
      <w:r w:rsidRPr="00491ED2">
        <w:rPr>
          <w:rStyle w:val="Entity"/>
        </w:rPr>
        <w:t>GeologicFeature</w:t>
      </w:r>
      <w:r>
        <w:rPr>
          <w:lang w:val="en-CA"/>
        </w:rPr>
        <w:t xml:space="preserve"> occurrences, spatially </w:t>
      </w:r>
      <w:r w:rsidR="00BA27D0">
        <w:rPr>
          <w:lang w:val="en-CA"/>
        </w:rPr>
        <w:t xml:space="preserve">represented </w:t>
      </w:r>
      <w:r>
        <w:rPr>
          <w:lang w:val="en-CA"/>
        </w:rPr>
        <w:t xml:space="preserve">as </w:t>
      </w:r>
      <w:r w:rsidRPr="00491ED2">
        <w:rPr>
          <w:rStyle w:val="Entity"/>
        </w:rPr>
        <w:t>MappedFeature</w:t>
      </w:r>
      <w:r>
        <w:rPr>
          <w:lang w:val="en-CA"/>
        </w:rPr>
        <w:t xml:space="preserve">.  A map is a collection of </w:t>
      </w:r>
      <w:r w:rsidRPr="00491ED2">
        <w:rPr>
          <w:rStyle w:val="Entity"/>
        </w:rPr>
        <w:t>MappedFeature</w:t>
      </w:r>
      <w:r w:rsidR="000E100B" w:rsidRPr="00491ED2">
        <w:rPr>
          <w:rStyle w:val="Entity"/>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 xml:space="preserve">of </w:t>
      </w:r>
      <w:r w:rsidRPr="00491ED2">
        <w:rPr>
          <w:rStyle w:val="Entity"/>
        </w:rPr>
        <w:t>MappedFeature</w:t>
      </w:r>
      <w:r w:rsidR="000E100B" w:rsidRPr="00491ED2">
        <w:rPr>
          <w:rStyle w:val="Entity"/>
        </w:rPr>
        <w:t>s</w:t>
      </w:r>
      <w:r>
        <w:rPr>
          <w:lang w:val="en-CA"/>
        </w:rPr>
        <w:t xml:space="preserve">.  Other examples are </w:t>
      </w:r>
      <w:r w:rsidR="00523B00">
        <w:rPr>
          <w:lang w:val="en-CA"/>
        </w:rPr>
        <w:t>cross-sections, block diagram</w:t>
      </w:r>
      <w:r w:rsidR="00BA27D0">
        <w:rPr>
          <w:lang w:val="en-CA"/>
        </w:rPr>
        <w:t>s</w:t>
      </w:r>
      <w:r w:rsidR="005E0F6A">
        <w:rPr>
          <w:lang w:val="en-CA"/>
        </w:rPr>
        <w:t xml:space="preserve">, or even </w:t>
      </w:r>
      <w:r w:rsidR="00523B00">
        <w:rPr>
          <w:lang w:val="en-CA"/>
        </w:rPr>
        <w:t>borehole log</w:t>
      </w:r>
      <w:r w:rsidR="00BA27D0">
        <w:rPr>
          <w:lang w:val="en-CA"/>
        </w:rPr>
        <w:t>s</w:t>
      </w:r>
      <w:r w:rsidR="00523B00">
        <w:rPr>
          <w:lang w:val="en-CA"/>
        </w:rPr>
        <w:t xml:space="preserve"> (a linear map).</w:t>
      </w:r>
      <w:r w:rsidR="009C2685">
        <w:rPr>
          <w:lang w:val="en-CA"/>
        </w:rPr>
        <w:t xml:space="preserve">  </w:t>
      </w:r>
      <w:r w:rsidR="009C2685" w:rsidRPr="00491ED2">
        <w:rPr>
          <w:rStyle w:val="Entity"/>
        </w:rPr>
        <w:t>MappedFeature</w:t>
      </w:r>
      <w:r w:rsidR="009C2685">
        <w:rPr>
          <w:lang w:val="en-CA"/>
        </w:rPr>
        <w:t xml:space="preserve"> can represent any features</w:t>
      </w:r>
      <w:r w:rsidR="004D34D6">
        <w:rPr>
          <w:lang w:val="en-CA"/>
        </w:rPr>
        <w:t xml:space="preserve"> and</w:t>
      </w:r>
      <w:r w:rsidR="009C2685">
        <w:rPr>
          <w:lang w:val="en-CA"/>
        </w:rPr>
        <w:t xml:space="preserve"> </w:t>
      </w:r>
      <w:r w:rsidR="009C2685" w:rsidRPr="00491ED2">
        <w:rPr>
          <w:rStyle w:val="Entity"/>
        </w:rPr>
        <w:t>GeologicFeatures</w:t>
      </w:r>
      <w:r w:rsidR="009C2685">
        <w:rPr>
          <w:lang w:val="en-CA"/>
        </w:rPr>
        <w:t xml:space="preserve"> are </w:t>
      </w:r>
      <w:r w:rsidR="0073072D">
        <w:rPr>
          <w:lang w:val="en-CA"/>
        </w:rPr>
        <w:t>one of the kinds of</w:t>
      </w:r>
      <w:r w:rsidR="00372D01">
        <w:rPr>
          <w:lang w:val="en-CA"/>
        </w:rPr>
        <w:t xml:space="preserve"> </w:t>
      </w:r>
      <w:r w:rsidR="009C2685">
        <w:rPr>
          <w:lang w:val="en-CA"/>
        </w:rPr>
        <w:t xml:space="preserve">features it can represent.  A </w:t>
      </w:r>
      <w:r w:rsidR="009C2685" w:rsidRPr="00491ED2">
        <w:rPr>
          <w:rStyle w:val="Entity"/>
        </w:rPr>
        <w:t>MappedFeature</w:t>
      </w:r>
      <w:r w:rsidR="009C2685">
        <w:rPr>
          <w:lang w:val="en-CA"/>
        </w:rPr>
        <w:t xml:space="preserv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AD44BE">
        <w:t xml:space="preserve">Figure </w:t>
      </w:r>
      <w:r w:rsidR="00AD44BE">
        <w:rPr>
          <w:noProof/>
        </w:rPr>
        <w:t>11</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 xml:space="preserve">relationships between a </w:t>
      </w:r>
      <w:r w:rsidR="00523B00" w:rsidRPr="00491ED2">
        <w:rPr>
          <w:rStyle w:val="Entity"/>
        </w:rPr>
        <w:t>MappedFeature</w:t>
      </w:r>
      <w:r w:rsidR="00523B00">
        <w:rPr>
          <w:lang w:val="en-CA"/>
        </w:rPr>
        <w:t xml:space="preserve"> and the </w:t>
      </w:r>
      <w:r w:rsidR="00523B00" w:rsidRPr="00491ED2">
        <w:rPr>
          <w:rStyle w:val="Entity"/>
        </w:rPr>
        <w:t>GeologicFeature</w:t>
      </w:r>
      <w:r w:rsidR="00523B00">
        <w:rPr>
          <w:lang w:val="en-CA"/>
        </w:rPr>
        <w:t>.</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Lgende"/>
      </w:pPr>
      <w:bookmarkStart w:id="257" w:name="_Ref439843623"/>
      <w:r>
        <w:t xml:space="preserve">Figure </w:t>
      </w:r>
      <w:r>
        <w:fldChar w:fldCharType="begin"/>
      </w:r>
      <w:r>
        <w:instrText xml:space="preserve"> SEQ Figure \* ARABIC </w:instrText>
      </w:r>
      <w:r>
        <w:fldChar w:fldCharType="separate"/>
      </w:r>
      <w:r w:rsidR="00AD44BE">
        <w:rPr>
          <w:noProof/>
        </w:rPr>
        <w:t>11</w:t>
      </w:r>
      <w:r>
        <w:fldChar w:fldCharType="end"/>
      </w:r>
      <w:bookmarkEnd w:id="257"/>
      <w:r>
        <w:t xml:space="preserve"> </w:t>
      </w:r>
      <w:r w:rsidRPr="008617E7">
        <w:t>Geologic Feature and MappedFeature</w:t>
      </w:r>
      <w:r w:rsidR="00BF2A41">
        <w:t>.</w:t>
      </w:r>
    </w:p>
    <w:p w14:paraId="58C68A50" w14:textId="2309E7F2" w:rsidR="00523B00" w:rsidRPr="00523B00" w:rsidRDefault="001D79AD" w:rsidP="007F03F0">
      <w:r w:rsidRPr="00491ED2">
        <w:rPr>
          <w:rStyle w:val="Entity"/>
        </w:rPr>
        <w:t>GeologicFeature</w:t>
      </w:r>
      <w:r>
        <w:t xml:space="preserve"> are further subtyped into </w:t>
      </w:r>
      <w:r w:rsidRPr="00491ED2">
        <w:rPr>
          <w:rStyle w:val="Entity"/>
        </w:rPr>
        <w:t>GeologicUnit</w:t>
      </w:r>
      <w:r>
        <w:t xml:space="preserve">, </w:t>
      </w:r>
      <w:r w:rsidRPr="00491ED2">
        <w:rPr>
          <w:rStyle w:val="Entity"/>
        </w:rPr>
        <w:t>GeologicStructure</w:t>
      </w:r>
      <w:r>
        <w:t xml:space="preserve">, </w:t>
      </w:r>
      <w:r w:rsidRPr="00491ED2">
        <w:rPr>
          <w:rStyle w:val="Entity"/>
        </w:rPr>
        <w:t>GeomorphologicFeature</w:t>
      </w:r>
      <w:r>
        <w:t xml:space="preserve"> and </w:t>
      </w:r>
      <w:r w:rsidRPr="00491ED2">
        <w:rPr>
          <w:rStyle w:val="Entity"/>
        </w:rPr>
        <w:t>GeologicEvent</w:t>
      </w:r>
      <w:r>
        <w:t>.</w:t>
      </w:r>
    </w:p>
    <w:p w14:paraId="2B5A641E" w14:textId="77777777" w:rsidR="001050D1" w:rsidRDefault="001050D1" w:rsidP="001050D1">
      <w:pPr>
        <w:pStyle w:val="Titre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w:t>
      </w:r>
      <w:r w:rsidRPr="00491ED2">
        <w:rPr>
          <w:rStyle w:val="Entity"/>
        </w:rPr>
        <w:t>GeologicFeature</w:t>
      </w:r>
      <w:r>
        <w:t xml:space="preserv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sidRPr="00491ED2">
        <w:rPr>
          <w:rStyle w:val="Entity"/>
        </w:rPr>
        <w:t>GeologicFeature</w:t>
      </w:r>
      <w:r w:rsidR="00044F45">
        <w:rPr>
          <w:lang w:val="en-CA"/>
        </w:rPr>
        <w:t xml:space="preserve"> can be used outside the context of a map (it can lack a </w:t>
      </w:r>
      <w:r w:rsidR="00044F45" w:rsidRPr="00491ED2">
        <w:rPr>
          <w:rStyle w:val="Entity"/>
        </w:rPr>
        <w:t>MappedFeature</w:t>
      </w:r>
      <w:r w:rsidR="00044F45">
        <w:rPr>
          <w:lang w:val="en-CA"/>
        </w:rPr>
        <w:t xml:space="preserv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sidRPr="00491ED2">
        <w:rPr>
          <w:rStyle w:val="Entity"/>
        </w:rPr>
        <w:t>GeologicFeature</w:t>
      </w:r>
      <w:r w:rsidR="00044F45">
        <w:rPr>
          <w:lang w:val="en-CA"/>
        </w:rPr>
        <w:t xml:space="preserve"> appearing on a map is considered as an “instance”.</w:t>
      </w:r>
    </w:p>
    <w:p w14:paraId="45BF8A1F" w14:textId="77777777" w:rsidR="00ED2525" w:rsidRDefault="00ED2525" w:rsidP="00ED2525"/>
    <w:p w14:paraId="4EDD0665" w14:textId="04A6B206" w:rsidR="001D79AD" w:rsidRDefault="00441148" w:rsidP="007F03F0">
      <w:pPr>
        <w:keepNext/>
      </w:pPr>
      <w:r>
        <w:rPr>
          <w:noProof/>
          <w:lang w:val="en-CA" w:eastAsia="en-CA"/>
        </w:rPr>
        <w:lastRenderedPageBreak/>
        <w:drawing>
          <wp:inline distT="0" distB="0" distL="0" distR="0" wp14:anchorId="708D1F32" wp14:editId="1CD9D6BE">
            <wp:extent cx="5486400" cy="30364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36480"/>
                    </a:xfrm>
                    <a:prstGeom prst="rect">
                      <a:avLst/>
                    </a:prstGeom>
                    <a:noFill/>
                    <a:ln>
                      <a:noFill/>
                    </a:ln>
                  </pic:spPr>
                </pic:pic>
              </a:graphicData>
            </a:graphic>
          </wp:inline>
        </w:drawing>
      </w:r>
    </w:p>
    <w:p w14:paraId="4E13E83C" w14:textId="35B15D67" w:rsidR="001D79AD" w:rsidRDefault="001D79AD" w:rsidP="007F03F0">
      <w:pPr>
        <w:pStyle w:val="Lgende"/>
      </w:pPr>
      <w:r>
        <w:t xml:space="preserve">Figure </w:t>
      </w:r>
      <w:r>
        <w:fldChar w:fldCharType="begin"/>
      </w:r>
      <w:r>
        <w:instrText xml:space="preserve"> SEQ Figure \* ARABIC </w:instrText>
      </w:r>
      <w:r>
        <w:fldChar w:fldCharType="separate"/>
      </w:r>
      <w:r w:rsidR="00AD44BE">
        <w:rPr>
          <w:noProof/>
        </w:rPr>
        <w:t>12</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58" w:name="BKM_6A81087A_0778_4235_8F6A_3CADBB0E9016"/>
      <w:bookmarkEnd w:id="258"/>
    </w:p>
    <w:p w14:paraId="1594E82B" w14:textId="78501FBB" w:rsidR="00C97318" w:rsidRPr="00A46E70" w:rsidRDefault="00C97318" w:rsidP="00A46E70">
      <w:pPr>
        <w:pStyle w:val="Titre5"/>
        <w:rPr>
          <w:lang w:val="en-CA"/>
        </w:rPr>
      </w:pPr>
      <w:r w:rsidRPr="00D970E9">
        <w:rPr>
          <w:lang w:val="en-CA"/>
        </w:rPr>
        <w:t>observationMethod</w:t>
      </w:r>
    </w:p>
    <w:p w14:paraId="2EB90DEA" w14:textId="5E8AB290" w:rsidR="006E5E12" w:rsidRDefault="00C97318" w:rsidP="00C447A2">
      <w:pPr>
        <w:rPr>
          <w:lang w:val="en-CA"/>
        </w:rPr>
      </w:pPr>
      <w:r>
        <w:rPr>
          <w:lang w:val="en-CA"/>
        </w:rPr>
        <w:t xml:space="preserve">The </w:t>
      </w:r>
      <w:r w:rsidRPr="00491ED2">
        <w:rPr>
          <w:rStyle w:val="Entity"/>
        </w:rPr>
        <w:t>GeologicFeature</w:t>
      </w:r>
      <w:r>
        <w:rPr>
          <w:lang w:val="en-CA"/>
        </w:rPr>
        <w:t xml:space="preserve"> o</w:t>
      </w:r>
      <w:r w:rsidRPr="00C97318">
        <w:rPr>
          <w:lang w:val="en-CA"/>
        </w:rPr>
        <w:t>bservationMethod</w:t>
      </w:r>
      <w:r>
        <w:rPr>
          <w:lang w:val="en-CA"/>
        </w:rPr>
        <w:t xml:space="preserve"> (</w:t>
      </w:r>
      <w:r w:rsidR="00491ED2" w:rsidRPr="00491ED2">
        <w:rPr>
          <w:rStyle w:val="Entity"/>
        </w:rPr>
        <w:t>SWE::</w:t>
      </w:r>
      <w:r w:rsidRPr="00491ED2">
        <w:rPr>
          <w:rStyle w:val="Entity"/>
        </w:rPr>
        <w:t>Category</w:t>
      </w:r>
      <w:r>
        <w:rPr>
          <w:lang w:val="en-CA"/>
        </w:rPr>
        <w:t>)</w:t>
      </w:r>
      <w:r w:rsidRPr="00C97318">
        <w:rPr>
          <w:lang w:val="en-CA"/>
        </w:rPr>
        <w:t xml:space="preserve"> </w:t>
      </w:r>
      <w:r>
        <w:rPr>
          <w:lang w:val="en-CA"/>
        </w:rPr>
        <w:t>spe</w:t>
      </w:r>
      <w:r w:rsidR="006E5E12">
        <w:rPr>
          <w:lang w:val="en-CA"/>
        </w:rPr>
        <w:t>cifies</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w:t>
      </w:r>
    </w:p>
    <w:p w14:paraId="0B139A58" w14:textId="4DF09DBD" w:rsidR="00C97318" w:rsidRPr="00A46E70" w:rsidRDefault="00C97318" w:rsidP="00A46E70">
      <w:pPr>
        <w:rPr>
          <w:lang w:val="en-CA"/>
        </w:rPr>
      </w:pPr>
      <w:r w:rsidRPr="00491ED2">
        <w:rPr>
          <w:rStyle w:val="Entity"/>
        </w:rPr>
        <w:t>ObservationMethod</w:t>
      </w:r>
      <w:r w:rsidRPr="00C97318">
        <w:rPr>
          <w:lang w:val="en-CA"/>
        </w:rPr>
        <w:t xml:space="preserve">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sidR="00A46E70">
        <w:rPr>
          <w:lang w:val="en-CA"/>
        </w:rPr>
        <w:t xml:space="preserve"> </w:t>
      </w:r>
    </w:p>
    <w:p w14:paraId="0A14CB8F" w14:textId="2A799027" w:rsidR="00C97318" w:rsidRDefault="0016408B" w:rsidP="007F03F0">
      <w:pPr>
        <w:pStyle w:val="Titre5"/>
        <w:rPr>
          <w:lang w:val="en-CA"/>
        </w:rPr>
      </w:pPr>
      <w:bookmarkStart w:id="259" w:name="_Ref440112192"/>
      <w:r>
        <w:rPr>
          <w:lang w:val="en-CA"/>
        </w:rPr>
        <w:t>p</w:t>
      </w:r>
      <w:r w:rsidR="00C97318" w:rsidRPr="00C97318">
        <w:rPr>
          <w:lang w:val="en-CA"/>
        </w:rPr>
        <w:t>urpose</w:t>
      </w:r>
      <w:bookmarkEnd w:id="259"/>
    </w:p>
    <w:p w14:paraId="68E89154" w14:textId="77777777" w:rsidR="006E5E12" w:rsidRPr="00D10719" w:rsidRDefault="006E5E12" w:rsidP="006E5E12">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E5E12" w:rsidRPr="00D12552" w14:paraId="537DB0F6" w14:textId="77777777" w:rsidTr="008A4869">
        <w:trPr>
          <w:cantSplit/>
        </w:trPr>
        <w:tc>
          <w:tcPr>
            <w:tcW w:w="4219" w:type="dxa"/>
            <w:tcBorders>
              <w:right w:val="nil"/>
            </w:tcBorders>
            <w:shd w:val="clear" w:color="auto" w:fill="auto"/>
          </w:tcPr>
          <w:p w14:paraId="3D1C3854" w14:textId="77777777" w:rsidR="006E5E12" w:rsidRPr="00D12552" w:rsidRDefault="006E5E12" w:rsidP="008A4869">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7EA9CF2B" w14:textId="77777777" w:rsidR="006E5E12" w:rsidRPr="00D12552" w:rsidRDefault="006E5E12" w:rsidP="008A4869">
            <w:pPr>
              <w:pStyle w:val="Tabletext10"/>
              <w:jc w:val="left"/>
              <w:rPr>
                <w:rStyle w:val="reqtext"/>
                <w:lang w:val="en-CA"/>
              </w:rPr>
            </w:pPr>
            <w:r>
              <w:rPr>
                <w:rStyle w:val="reqtext"/>
                <w:lang w:val="en-CA"/>
              </w:rPr>
              <w:t xml:space="preserve">Purpose SHALL be a value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AD44BE">
              <w:t xml:space="preserve">Table </w:t>
            </w:r>
            <w:r w:rsidR="00AD44BE">
              <w:rPr>
                <w:noProof/>
              </w:rPr>
              <w:t>2</w:t>
            </w:r>
            <w:r>
              <w:rPr>
                <w:rStyle w:val="reqtext"/>
                <w:lang w:val="en-CA"/>
              </w:rPr>
              <w:fldChar w:fldCharType="end"/>
            </w:r>
            <w:r>
              <w:rPr>
                <w:rStyle w:val="reqtext"/>
                <w:lang w:val="en-CA"/>
              </w:rPr>
              <w:t xml:space="preserve"> .</w:t>
            </w:r>
          </w:p>
        </w:tc>
      </w:tr>
    </w:tbl>
    <w:p w14:paraId="62E07675" w14:textId="77777777" w:rsidR="006E5E12" w:rsidRDefault="006E5E12" w:rsidP="00D10719">
      <w:pPr>
        <w:autoSpaceDE w:val="0"/>
        <w:autoSpaceDN w:val="0"/>
        <w:adjustRightInd w:val="0"/>
        <w:spacing w:after="0"/>
        <w:rPr>
          <w:color w:val="000000"/>
          <w:sz w:val="20"/>
          <w:szCs w:val="20"/>
          <w:lang w:val="en-CA"/>
        </w:rPr>
      </w:pPr>
    </w:p>
    <w:p w14:paraId="156D3CAD" w14:textId="289BFD6A" w:rsidR="00C97318" w:rsidRDefault="00C97318" w:rsidP="00C447A2">
      <w:pPr>
        <w:rPr>
          <w:lang w:val="en-CA"/>
        </w:rPr>
      </w:pPr>
      <w:r>
        <w:rPr>
          <w:lang w:val="en-CA"/>
        </w:rPr>
        <w:t xml:space="preserve">The property </w:t>
      </w:r>
      <w:r w:rsidRPr="00491ED2">
        <w:rPr>
          <w:rStyle w:val="Entity"/>
        </w:rPr>
        <w:t>purpose:DescriptionPurpose</w:t>
      </w:r>
      <w:r>
        <w:rPr>
          <w:lang w:val="en-CA"/>
        </w:rPr>
        <w:t xml:space="preserve"> </w:t>
      </w:r>
      <w:r w:rsidR="006E5E12">
        <w:rPr>
          <w:lang w:val="en-CA"/>
        </w:rPr>
        <w:t>specifies</w:t>
      </w:r>
      <w:r>
        <w:rPr>
          <w:lang w:val="en-CA"/>
        </w:rPr>
        <w:t xml:space="preserve">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6E5E12">
        <w:rPr>
          <w:b/>
          <w:lang w:val="en-CA"/>
        </w:rPr>
        <w:t>definingNorm</w:t>
      </w:r>
      <w:r w:rsidRPr="00C97318">
        <w:rPr>
          <w:lang w:val="en-CA"/>
        </w:rPr>
        <w:t>.</w:t>
      </w:r>
      <w:r>
        <w:rPr>
          <w:lang w:val="en-CA"/>
        </w:rPr>
        <w:t xml:space="preserve">  </w:t>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Lgende"/>
        <w:keepNext/>
      </w:pPr>
      <w:bookmarkStart w:id="260" w:name="_Ref440042995"/>
      <w:r>
        <w:t xml:space="preserve">Table </w:t>
      </w:r>
      <w:r w:rsidR="00415E41">
        <w:fldChar w:fldCharType="begin"/>
      </w:r>
      <w:r w:rsidR="00415E41">
        <w:instrText xml:space="preserve"> SEQ Table \* ARABIC </w:instrText>
      </w:r>
      <w:r w:rsidR="00415E41">
        <w:fldChar w:fldCharType="separate"/>
      </w:r>
      <w:r w:rsidR="00AD44BE">
        <w:rPr>
          <w:noProof/>
        </w:rPr>
        <w:t>2</w:t>
      </w:r>
      <w:r w:rsidR="00415E41">
        <w:fldChar w:fldCharType="end"/>
      </w:r>
      <w:bookmarkEnd w:id="260"/>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404"/>
        <w:gridCol w:w="7452"/>
      </w:tblGrid>
      <w:tr w:rsidR="00A3015F" w:rsidRPr="00491ED2"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Description</w:t>
            </w:r>
          </w:p>
        </w:tc>
      </w:tr>
      <w:tr w:rsidR="00A3015F" w:rsidRPr="00491ED2" w14:paraId="4E5822D4" w14:textId="77777777" w:rsidTr="00A3015F">
        <w:tc>
          <w:tcPr>
            <w:tcW w:w="1386" w:type="dxa"/>
            <w:tcBorders>
              <w:left w:val="nil"/>
              <w:right w:val="nil"/>
            </w:tcBorders>
            <w:shd w:val="clear" w:color="auto" w:fill="DFD8E8"/>
          </w:tcPr>
          <w:p w14:paraId="75B78E9F" w14:textId="4A6D549E"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instance</w:t>
            </w:r>
          </w:p>
        </w:tc>
        <w:tc>
          <w:tcPr>
            <w:tcW w:w="7470" w:type="dxa"/>
            <w:tcBorders>
              <w:left w:val="nil"/>
              <w:right w:val="nil"/>
            </w:tcBorders>
            <w:shd w:val="clear" w:color="auto" w:fill="DFD8E8"/>
          </w:tcPr>
          <w:p w14:paraId="1DE75297" w14:textId="36B8E89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 xml:space="preserve">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w:t>
            </w:r>
            <w:r w:rsidRPr="00491ED2">
              <w:rPr>
                <w:rStyle w:val="reqtext"/>
                <w:rFonts w:ascii="Consolas" w:hAnsi="Consolas" w:cs="Consolas"/>
                <w:color w:val="5F497A"/>
              </w:rPr>
              <w:lastRenderedPageBreak/>
              <w:t>might be worth considering a different relationship between MappedFeature and an Instance GeologicEntity, with the GeologicEntity role being 'description'.</w:t>
            </w:r>
          </w:p>
        </w:tc>
      </w:tr>
      <w:tr w:rsidR="00A3015F" w:rsidRPr="00491ED2" w14:paraId="778A076C" w14:textId="77777777" w:rsidTr="00A3015F">
        <w:tc>
          <w:tcPr>
            <w:tcW w:w="1386" w:type="dxa"/>
            <w:shd w:val="clear" w:color="auto" w:fill="auto"/>
          </w:tcPr>
          <w:p w14:paraId="263CECCB" w14:textId="05379ABD"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lastRenderedPageBreak/>
              <w:t>typicalNorm</w:t>
            </w:r>
          </w:p>
        </w:tc>
        <w:tc>
          <w:tcPr>
            <w:tcW w:w="7470" w:type="dxa"/>
            <w:shd w:val="clear" w:color="auto" w:fill="auto"/>
          </w:tcPr>
          <w:p w14:paraId="0A54F00E" w14:textId="540C3AD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491ED2" w14:paraId="421BF7AF" w14:textId="77777777" w:rsidTr="00A3015F">
        <w:tc>
          <w:tcPr>
            <w:tcW w:w="1386" w:type="dxa"/>
            <w:tcBorders>
              <w:left w:val="nil"/>
              <w:right w:val="nil"/>
            </w:tcBorders>
            <w:shd w:val="clear" w:color="auto" w:fill="DFD8E8"/>
          </w:tcPr>
          <w:p w14:paraId="054BBF3C" w14:textId="53EBBC10"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definingNorm</w:t>
            </w:r>
          </w:p>
        </w:tc>
        <w:tc>
          <w:tcPr>
            <w:tcW w:w="7470" w:type="dxa"/>
            <w:tcBorders>
              <w:left w:val="nil"/>
              <w:right w:val="nil"/>
            </w:tcBorders>
            <w:shd w:val="clear" w:color="auto" w:fill="DFD8E8"/>
          </w:tcPr>
          <w:p w14:paraId="45F42428" w14:textId="67725CB0"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41C1310F" w14:textId="77777777" w:rsidR="0016408B" w:rsidRDefault="0016408B" w:rsidP="00D10719">
      <w:pPr>
        <w:autoSpaceDE w:val="0"/>
        <w:autoSpaceDN w:val="0"/>
        <w:adjustRightInd w:val="0"/>
        <w:spacing w:after="0"/>
        <w:rPr>
          <w:color w:val="000000"/>
          <w:sz w:val="20"/>
          <w:szCs w:val="20"/>
          <w:lang w:val="en-CA"/>
        </w:rPr>
      </w:pPr>
    </w:p>
    <w:p w14:paraId="0AB13DCE" w14:textId="057BE404" w:rsidR="00C97318" w:rsidRPr="00A46E70" w:rsidRDefault="0016408B" w:rsidP="007F03F0">
      <w:pPr>
        <w:pStyle w:val="Titre5"/>
        <w:rPr>
          <w:lang w:val="en-CA"/>
        </w:rPr>
      </w:pPr>
      <w:r>
        <w:rPr>
          <w:lang w:val="en-CA"/>
        </w:rPr>
        <w:t>c</w:t>
      </w:r>
      <w:r w:rsidR="00C97318" w:rsidRPr="00D970E9">
        <w:rPr>
          <w:lang w:val="en-CA"/>
        </w:rPr>
        <w:t>lassifier</w:t>
      </w:r>
    </w:p>
    <w:p w14:paraId="25719583" w14:textId="0F9E6596" w:rsidR="00C97318" w:rsidRPr="00D970E9" w:rsidRDefault="00C97318" w:rsidP="007F03F0">
      <w:pPr>
        <w:rPr>
          <w:lang w:val="en-CA"/>
        </w:rPr>
      </w:pPr>
      <w:r>
        <w:rPr>
          <w:lang w:val="en-CA"/>
        </w:rPr>
        <w:t>The classifier (</w:t>
      </w:r>
      <w:r w:rsidR="00491ED2" w:rsidRPr="00491ED2">
        <w:rPr>
          <w:rStyle w:val="Entity"/>
        </w:rPr>
        <w:t>SWE:</w:t>
      </w:r>
      <w:r w:rsidRPr="00491ED2">
        <w:rPr>
          <w:rStyle w:val="Entity"/>
        </w:rPr>
        <w:t>:Category</w:t>
      </w:r>
      <w:r>
        <w:rPr>
          <w:lang w:val="en-CA"/>
        </w:rPr>
        <w:t>) contain</w:t>
      </w:r>
      <w:r w:rsidR="006E5E12">
        <w:rPr>
          <w:lang w:val="en-CA"/>
        </w:rPr>
        <w:t>s</w:t>
      </w:r>
      <w:r>
        <w:rPr>
          <w:lang w:val="en-CA"/>
        </w:rPr>
        <w:t xml:space="preserve"> a</w:t>
      </w:r>
      <w:r w:rsidRPr="00D970E9">
        <w:rPr>
          <w:lang w:val="en-CA"/>
        </w:rPr>
        <w:t xml:space="preserve"> standard description or definition of the feature type (</w:t>
      </w:r>
      <w:r w:rsidR="001F2343" w:rsidRPr="00D970E9">
        <w:rPr>
          <w:lang w:val="en-CA"/>
        </w:rPr>
        <w:t>e.g.</w:t>
      </w:r>
      <w:r w:rsidRPr="00D970E9">
        <w:rPr>
          <w:lang w:val="en-CA"/>
        </w:rPr>
        <w:t xml:space="preserve">; </w:t>
      </w:r>
      <w:r w:rsidR="00491ED2">
        <w:rPr>
          <w:lang w:val="en-CA"/>
        </w:rPr>
        <w:t>the definition of a particular geologic u</w:t>
      </w:r>
      <w:r w:rsidRPr="00D970E9">
        <w:rPr>
          <w:lang w:val="en-CA"/>
        </w:rPr>
        <w:t>nit in a stratigraphic lexicon)</w:t>
      </w:r>
      <w:r w:rsidR="00BA5AB0">
        <w:rPr>
          <w:lang w:val="en-CA"/>
        </w:rPr>
        <w:t>.</w:t>
      </w:r>
    </w:p>
    <w:p w14:paraId="41F434FF" w14:textId="59F5D0CE" w:rsidR="0016408B" w:rsidRPr="00A46E70" w:rsidRDefault="00450B27" w:rsidP="007F03F0">
      <w:pPr>
        <w:pStyle w:val="Titre5"/>
        <w:rPr>
          <w:lang w:val="en-CA"/>
        </w:rPr>
      </w:pPr>
      <w:r w:rsidRPr="00D970E9">
        <w:rPr>
          <w:lang w:val="en-CA"/>
        </w:rPr>
        <w:t>occurrence</w:t>
      </w:r>
    </w:p>
    <w:p w14:paraId="4658424E" w14:textId="2834B4C3" w:rsidR="00A46E70" w:rsidRDefault="0016408B" w:rsidP="007F03F0">
      <w:pPr>
        <w:rPr>
          <w:lang w:val="en-CA"/>
        </w:rPr>
      </w:pPr>
      <w:r>
        <w:rPr>
          <w:lang w:val="en-CA"/>
        </w:rPr>
        <w:t xml:space="preserve">The </w:t>
      </w:r>
      <w:r w:rsidRPr="00491ED2">
        <w:rPr>
          <w:rStyle w:val="Entity"/>
        </w:rPr>
        <w:t>occurrence</w:t>
      </w:r>
      <w:r>
        <w:rPr>
          <w:lang w:val="en-CA"/>
        </w:rPr>
        <w:t xml:space="preserve"> property is an</w:t>
      </w:r>
      <w:r w:rsidRPr="0016408B">
        <w:rPr>
          <w:lang w:val="en-CA"/>
        </w:rPr>
        <w:t xml:space="preserve"> association that links a notional geologic feature with any number of mapped features</w:t>
      </w:r>
      <w:r>
        <w:rPr>
          <w:lang w:val="en-CA"/>
        </w:rPr>
        <w:t xml:space="preserve"> (</w:t>
      </w:r>
      <w:r w:rsidRPr="00491ED2">
        <w:rPr>
          <w:rStyle w:val="Entity"/>
        </w:rPr>
        <w:t>MappedFeature</w:t>
      </w:r>
      <w:r>
        <w:rPr>
          <w:lang w:val="en-CA"/>
        </w:rPr>
        <w:t>)</w:t>
      </w:r>
      <w:r w:rsidRPr="0016408B">
        <w:rPr>
          <w:lang w:val="en-CA"/>
        </w:rPr>
        <w:t>.  A geologic feature, such as a geologic unit may be linked to mapped features from a number of different maps</w:t>
      </w:r>
      <w:r w:rsidR="00BA5AB0">
        <w:rPr>
          <w:lang w:val="en-CA"/>
        </w:rPr>
        <w:t>.</w:t>
      </w:r>
    </w:p>
    <w:p w14:paraId="012C95E6" w14:textId="57009311" w:rsidR="0016408B" w:rsidRPr="00A46E70" w:rsidRDefault="0016408B" w:rsidP="007F03F0">
      <w:pPr>
        <w:pStyle w:val="Titre5"/>
        <w:rPr>
          <w:lang w:val="en-CA"/>
        </w:rPr>
      </w:pPr>
      <w:r w:rsidRPr="00D970E9">
        <w:rPr>
          <w:lang w:val="en-CA"/>
        </w:rPr>
        <w:t>geologicHistory</w:t>
      </w:r>
    </w:p>
    <w:p w14:paraId="7598328E" w14:textId="53A950D6" w:rsidR="0016408B" w:rsidRDefault="0016408B" w:rsidP="0016408B">
      <w:r>
        <w:rPr>
          <w:lang w:val="en-CA"/>
        </w:rPr>
        <w:t>The geologicHistory is an association that r</w:t>
      </w:r>
      <w:r w:rsidRPr="0016408B">
        <w:rPr>
          <w:lang w:val="en-CA"/>
        </w:rPr>
        <w:t xml:space="preserve">elates one or more </w:t>
      </w:r>
      <w:r w:rsidRPr="00491ED2">
        <w:rPr>
          <w:rStyle w:val="Entity"/>
        </w:rPr>
        <w:t>GeologicEvents</w:t>
      </w:r>
      <w:r w:rsidRPr="0016408B">
        <w:rPr>
          <w:lang w:val="en-CA"/>
        </w:rPr>
        <w:t xml:space="preserve"> to a </w:t>
      </w:r>
      <w:r w:rsidRPr="00491ED2">
        <w:rPr>
          <w:rStyle w:val="Entity"/>
        </w:rPr>
        <w:t>GeologicFeature</w:t>
      </w:r>
      <w:r w:rsidRPr="0016408B">
        <w:rPr>
          <w:lang w:val="en-CA"/>
        </w:rPr>
        <w:t xml:space="preserve"> to describe their age or geologic history</w:t>
      </w:r>
      <w:r>
        <w:rPr>
          <w:lang w:val="en-CA"/>
        </w:rPr>
        <w:t xml:space="preserve">.  </w:t>
      </w:r>
      <w:r w:rsidR="006E5E12">
        <w:rPr>
          <w:lang w:val="en-CA"/>
        </w:rPr>
        <w:t xml:space="preserve">Normally, </w:t>
      </w:r>
      <w:r>
        <w:t xml:space="preserve">GeoSciML uses the generic </w:t>
      </w:r>
      <w:r w:rsidRPr="00491ED2">
        <w:rPr>
          <w:rStyle w:val="Entity"/>
        </w:rPr>
        <w:t>relatedFeature</w:t>
      </w:r>
      <w:r w:rsidR="00372D01" w:rsidRPr="00491ED2">
        <w:rPr>
          <w:rStyle w:val="Entity"/>
        </w:rPr>
        <w:t>::</w:t>
      </w:r>
      <w:r w:rsidRPr="00491ED2">
        <w:rPr>
          <w:rStyle w:val="Entity"/>
        </w:rPr>
        <w:t>GeologicRelation</w:t>
      </w:r>
      <w:r>
        <w:t xml:space="preserve"> to associate </w:t>
      </w:r>
      <w:r w:rsidRPr="00491ED2">
        <w:rPr>
          <w:rStyle w:val="Entity"/>
        </w:rPr>
        <w:t>GeologicFeature</w:t>
      </w:r>
      <w:r>
        <w:t xml:space="preserve"> with other </w:t>
      </w:r>
      <w:r w:rsidRPr="00491ED2">
        <w:rPr>
          <w:rStyle w:val="Entity"/>
        </w:rPr>
        <w:t>GeologicFeatures</w:t>
      </w:r>
      <w:r w:rsidR="006E5E12">
        <w:t xml:space="preserve">, including </w:t>
      </w:r>
      <w:r w:rsidR="006E5E12" w:rsidRPr="00491ED2">
        <w:rPr>
          <w:rStyle w:val="Entity"/>
        </w:rPr>
        <w:t>GeologicEvent</w:t>
      </w:r>
      <w:r>
        <w:t xml:space="preserve">.  However, this </w:t>
      </w:r>
      <w:r w:rsidR="006E5E12">
        <w:t>design</w:t>
      </w:r>
      <w:r>
        <w:t xml:space="preserve"> </w:t>
      </w:r>
      <w:r w:rsidR="006E5E12">
        <w:t xml:space="preserve">was deemed too complex for Basic and </w:t>
      </w:r>
      <w:r>
        <w:t xml:space="preserve">is </w:t>
      </w:r>
      <w:r w:rsidR="006E5E12">
        <w:t xml:space="preserve">therefore </w:t>
      </w:r>
      <w:r>
        <w:t xml:space="preserve">only available from the Extension package.  </w:t>
      </w:r>
    </w:p>
    <w:p w14:paraId="67BDC0BE" w14:textId="24E0BD05" w:rsidR="0016408B" w:rsidRPr="0011222F" w:rsidRDefault="0016408B" w:rsidP="007F03F0">
      <w:r>
        <w:t xml:space="preserve">To avoid extra complexity, Basic provides an explicit geologicHistory property to associate </w:t>
      </w:r>
      <w:r w:rsidRPr="00491ED2">
        <w:rPr>
          <w:rStyle w:val="Entity"/>
        </w:rPr>
        <w:t>GeologicFeature</w:t>
      </w:r>
      <w:r>
        <w:t xml:space="preserve"> with a </w:t>
      </w:r>
      <w:r w:rsidRPr="00491ED2">
        <w:rPr>
          <w:rStyle w:val="Entity"/>
        </w:rPr>
        <w:t>GeologicEvent</w:t>
      </w:r>
      <w:r>
        <w:t xml:space="preserve"> without using a </w:t>
      </w:r>
      <w:r w:rsidRPr="00491ED2">
        <w:rPr>
          <w:rStyle w:val="Entity"/>
        </w:rPr>
        <w:t>GeologicRelation</w:t>
      </w:r>
      <w:r>
        <w:t xml:space="preserve">.  The consequence for someone using Extension is that </w:t>
      </w:r>
      <w:r w:rsidR="00A46E70">
        <w:t>she/</w:t>
      </w:r>
      <w:r>
        <w:t xml:space="preserve">he is now offered two ways to link a </w:t>
      </w:r>
      <w:r w:rsidRPr="00491ED2">
        <w:rPr>
          <w:rStyle w:val="Entity"/>
        </w:rPr>
        <w:t>GeologicFeature</w:t>
      </w:r>
      <w:r>
        <w:t xml:space="preserve"> and </w:t>
      </w:r>
      <w:r w:rsidRPr="00491ED2">
        <w:rPr>
          <w:rStyle w:val="Entity"/>
        </w:rPr>
        <w:t>GeologicEvent</w:t>
      </w:r>
      <w:r>
        <w:t xml:space="preserve">: through </w:t>
      </w:r>
      <w:r w:rsidRPr="00491ED2">
        <w:rPr>
          <w:rStyle w:val="Entity"/>
        </w:rPr>
        <w:t>geologicHistory</w:t>
      </w:r>
      <w:r>
        <w:t xml:space="preserve"> and through a generic </w:t>
      </w:r>
      <w:r w:rsidRPr="00491ED2">
        <w:rPr>
          <w:rStyle w:val="Entity"/>
        </w:rPr>
        <w:t>GeologicRelation</w:t>
      </w:r>
      <w:r>
        <w:t>.</w:t>
      </w:r>
      <w:r w:rsidR="00A46E70">
        <w:t xml:space="preserve">  User communities should define a pattern that suit their needs.</w:t>
      </w:r>
    </w:p>
    <w:p w14:paraId="19A4A4F3" w14:textId="3F76D1EA" w:rsidR="0016408B" w:rsidRPr="00A46E70" w:rsidRDefault="0016408B" w:rsidP="007F03F0">
      <w:pPr>
        <w:pStyle w:val="Titre5"/>
        <w:rPr>
          <w:lang w:val="en-CA"/>
        </w:rPr>
      </w:pPr>
      <w:r w:rsidRPr="00D970E9">
        <w:rPr>
          <w:lang w:val="en-CA"/>
        </w:rPr>
        <w:t>relatedFeature</w:t>
      </w:r>
      <w:r w:rsidR="00A46E70">
        <w:rPr>
          <w:lang w:val="en-CA"/>
        </w:rPr>
        <w:t xml:space="preserve"> (stub property)</w:t>
      </w:r>
    </w:p>
    <w:p w14:paraId="15485071" w14:textId="16005A62" w:rsidR="0016408B" w:rsidRDefault="0016408B" w:rsidP="007F03F0">
      <w:pPr>
        <w:rPr>
          <w:lang w:val="en-CA"/>
        </w:rPr>
      </w:pPr>
      <w:r>
        <w:rPr>
          <w:lang w:val="en-CA"/>
        </w:rPr>
        <w:t xml:space="preserve">A </w:t>
      </w:r>
      <w:r w:rsidRPr="00491ED2">
        <w:rPr>
          <w:rStyle w:val="Entity"/>
        </w:rPr>
        <w:t>relatedFeature</w:t>
      </w:r>
      <w:r>
        <w:rPr>
          <w:lang w:val="en-CA"/>
        </w:rPr>
        <w:t xml:space="preserv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There is always a single source and a single target</w:t>
      </w:r>
      <w:r w:rsidR="009C6C9E">
        <w:rPr>
          <w:lang w:val="en-CA"/>
        </w:rPr>
        <w:t xml:space="preserve"> for a given </w:t>
      </w:r>
      <w:r w:rsidR="009C6C9E" w:rsidRPr="00491ED2">
        <w:rPr>
          <w:rStyle w:val="Entity"/>
        </w:rPr>
        <w:t>FeatureRelation</w:t>
      </w:r>
      <w:r w:rsidR="009C6C9E">
        <w:rPr>
          <w:lang w:val="en-CA"/>
        </w:rPr>
        <w:t xml:space="preserve"> (which is abstract in GeoSciML Basic)</w:t>
      </w:r>
      <w:r w:rsidRPr="0016408B">
        <w:rPr>
          <w:lang w:val="en-CA"/>
        </w:rPr>
        <w:t xml:space="preserve">.  The relationship is always defined from the perspective of the Source and is generally an active verb.  </w:t>
      </w:r>
    </w:p>
    <w:p w14:paraId="3E406639" w14:textId="2801E521" w:rsidR="00D10719" w:rsidRPr="00491ED2" w:rsidRDefault="0016408B" w:rsidP="00ED2525">
      <w:pPr>
        <w:rPr>
          <w:lang w:val="en-CA"/>
        </w:rPr>
      </w:pPr>
      <w:r w:rsidRPr="0016408B">
        <w:rPr>
          <w:lang w:val="en-CA"/>
        </w:rPr>
        <w:lastRenderedPageBreak/>
        <w:t xml:space="preserve">In </w:t>
      </w:r>
      <w:r>
        <w:rPr>
          <w:lang w:val="en-CA"/>
        </w:rPr>
        <w:t xml:space="preserve">GeoSciML </w:t>
      </w:r>
      <w:r w:rsidRPr="0016408B">
        <w:rPr>
          <w:lang w:val="en-CA"/>
        </w:rPr>
        <w:t>Basic, relatedFeature is a stub associat</w:t>
      </w:r>
      <w:r w:rsidR="00A46E70">
        <w:rPr>
          <w:lang w:val="en-CA"/>
        </w:rPr>
        <w:t>ion (see clause 5.2).   H</w:t>
      </w:r>
      <w:r w:rsidR="00F25A29">
        <w:rPr>
          <w:lang w:val="en-CA"/>
        </w:rPr>
        <w:t>owever some encoding</w:t>
      </w:r>
      <w:r w:rsidR="00A46E70">
        <w:rPr>
          <w:lang w:val="en-CA"/>
        </w:rPr>
        <w:t>s</w:t>
      </w:r>
      <w:r w:rsidR="00F25A29">
        <w:rPr>
          <w:lang w:val="en-CA"/>
        </w:rPr>
        <w:t xml:space="preserve"> (such as XML) </w:t>
      </w:r>
      <w:r w:rsidR="009C6C9E">
        <w:rPr>
          <w:lang w:val="en-CA"/>
        </w:rPr>
        <w:t xml:space="preserve">will </w:t>
      </w:r>
      <w:r w:rsidR="00F25A29">
        <w:rPr>
          <w:lang w:val="en-CA"/>
        </w:rPr>
        <w:t xml:space="preserve">allow a “by reference” value (for example </w:t>
      </w:r>
      <w:r w:rsidR="00F25A29" w:rsidRPr="005E0F6A">
        <w:rPr>
          <w:rStyle w:val="xmlChar"/>
        </w:rPr>
        <w:t>xlink:href</w:t>
      </w:r>
      <w:r w:rsidR="00F25A29">
        <w:rPr>
          <w:lang w:val="en-CA"/>
        </w:rPr>
        <w:t>) to an external instance.</w:t>
      </w:r>
      <w:bookmarkStart w:id="261" w:name="BKM_F1244213_660C_4D77_8475_08F73D4EC81C"/>
      <w:bookmarkStart w:id="262" w:name="BKM_3B089F6A_116B_4A4A_91A0_17A52F7181FF"/>
      <w:bookmarkStart w:id="263" w:name="BKM_26B10141_733E_4FC5_A8B6_E0EA8C9C1A8A"/>
      <w:bookmarkEnd w:id="261"/>
      <w:bookmarkEnd w:id="262"/>
      <w:bookmarkEnd w:id="263"/>
    </w:p>
    <w:p w14:paraId="4A2F318A" w14:textId="357EA11D" w:rsidR="00E52A0E" w:rsidRDefault="001050D1" w:rsidP="001050D1">
      <w:pPr>
        <w:pStyle w:val="Titre4"/>
      </w:pPr>
      <w:bookmarkStart w:id="264" w:name="_Ref454623231"/>
      <w:r>
        <w:t>MappedFeature</w:t>
      </w:r>
      <w:bookmarkEnd w:id="264"/>
    </w:p>
    <w:p w14:paraId="22E0373A" w14:textId="77777777" w:rsidR="00A46E70" w:rsidRDefault="00A46E70" w:rsidP="001050D1"/>
    <w:p w14:paraId="0F8C5892" w14:textId="53B39419" w:rsidR="00FE38C3" w:rsidRDefault="001050D1" w:rsidP="001050D1">
      <w:r>
        <w:t xml:space="preserve">A </w:t>
      </w:r>
      <w:r w:rsidRPr="00491ED2">
        <w:rPr>
          <w:rStyle w:val="Entity"/>
        </w:rPr>
        <w:t>MappedFeature</w:t>
      </w:r>
      <w:r>
        <w:t xml:space="preserv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  The mappingFrame identifies the domain being mapped by the geometries.  </w:t>
      </w:r>
      <w:r w:rsidR="00E52A0E">
        <w:t>For typical geological maps, the mapping frame is the surface of the earth (the 2.5D interface between the surface of the bedrock and whatever sits on it</w:t>
      </w:r>
      <w:r w:rsidR="00A46E70">
        <w:t xml:space="preserve">; atmosphere or overburden material for bedrock maps). </w:t>
      </w:r>
      <w:r w:rsidR="00E52A0E">
        <w:t xml:space="preserve"> </w:t>
      </w:r>
      <w:r w:rsidR="00F1490F">
        <w:t>It can also be abstract frames, such as the arbitrary plan</w:t>
      </w:r>
      <w:r w:rsidR="00E52A0E">
        <w:t>e that forms a mine level or a cross-section, the 3D volume enclosing an ore body or the line that approximate the path of a borehole</w:t>
      </w:r>
      <w:r w:rsidR="00AA535D">
        <w:t>.</w:t>
      </w:r>
    </w:p>
    <w:p w14:paraId="325AE5FC" w14:textId="3F4BCD1F" w:rsidR="00507F3E" w:rsidRPr="00F1490F" w:rsidRDefault="00E52A0E" w:rsidP="00F1490F">
      <w:r>
        <w:t xml:space="preserve">The </w:t>
      </w:r>
      <w:r w:rsidR="005C137B">
        <w:t xml:space="preserve">specification </w:t>
      </w:r>
      <w:r>
        <w:t>association identifies what notiona</w:t>
      </w:r>
      <w:r w:rsidR="000E100B">
        <w:t xml:space="preserve">l feature is being mapped.  </w:t>
      </w:r>
      <w:r w:rsidR="00F1490F">
        <w:t>It can be any</w:t>
      </w:r>
      <w:r>
        <w:t xml:space="preserve"> feature</w:t>
      </w:r>
      <w:r w:rsidR="00F1490F">
        <w:t>s</w:t>
      </w:r>
      <w:r>
        <w:t xml:space="preserve"> </w:t>
      </w:r>
      <w:r w:rsidR="00F1490F">
        <w:t>and is not restricted to GeoSciML feature, although it is expected to be for geological maps.</w:t>
      </w:r>
    </w:p>
    <w:p w14:paraId="5D17E594" w14:textId="00DA9461" w:rsidR="002546ED" w:rsidRPr="00491ED2" w:rsidRDefault="00507F3E" w:rsidP="00491ED2">
      <w:pPr>
        <w:rPr>
          <w:lang w:val="en-CA"/>
        </w:rPr>
      </w:pPr>
      <w:r>
        <w:rPr>
          <w:lang w:val="en-CA"/>
        </w:rPr>
        <w:t>The</w:t>
      </w:r>
      <w:r w:rsidR="00F1490F">
        <w:rPr>
          <w:lang w:val="en-CA"/>
        </w:rPr>
        <w:t xml:space="preserve"> </w:t>
      </w:r>
      <w:r w:rsidR="00F1490F" w:rsidRPr="00491ED2">
        <w:rPr>
          <w:rStyle w:val="Entity"/>
        </w:rPr>
        <w:t>observationMethod</w:t>
      </w:r>
      <w:r w:rsidR="00F1490F">
        <w:rPr>
          <w:lang w:val="en-CA"/>
        </w:rPr>
        <w:t xml:space="preserve"> property (</w:t>
      </w:r>
      <w:r w:rsidR="008F3406">
        <w:rPr>
          <w:rStyle w:val="Entity"/>
        </w:rPr>
        <w:t>SWE::Category</w:t>
      </w:r>
      <w:r>
        <w:rPr>
          <w:lang w:val="en-CA"/>
        </w:rPr>
        <w:t xml:space="preserve">) </w:t>
      </w:r>
      <w:r w:rsidR="00F1490F">
        <w:rPr>
          <w:lang w:val="en-CA"/>
        </w:rPr>
        <w:t>contains</w:t>
      </w:r>
      <w:r>
        <w:rPr>
          <w:lang w:val="en-CA"/>
        </w:rPr>
        <w:t xml:space="preserve"> </w:t>
      </w:r>
      <w:r w:rsidR="00E915AD">
        <w:rPr>
          <w:lang w:val="en-CA"/>
        </w:rPr>
        <w:t>an</w:t>
      </w:r>
      <w:r>
        <w:rPr>
          <w:lang w:val="en-CA"/>
        </w:rPr>
        <w:t xml:space="preserve"> element in a list of categories (a controlled vocabulary) </w:t>
      </w:r>
      <w:r w:rsidR="00F1490F">
        <w:rPr>
          <w:lang w:val="en-CA"/>
        </w:rPr>
        <w:t>describing</w:t>
      </w:r>
      <w:r>
        <w:rPr>
          <w:lang w:val="en-CA"/>
        </w:rPr>
        <w:t xml:space="preserve"> how </w:t>
      </w:r>
      <w:r w:rsidRPr="00507F3E">
        <w:rPr>
          <w:lang w:val="en-CA"/>
        </w:rPr>
        <w:t>the spatial extent of the mapped feature was determined</w:t>
      </w:r>
      <w:r w:rsidR="002B564B">
        <w:rPr>
          <w:lang w:val="en-CA"/>
        </w:rPr>
        <w:t>.</w:t>
      </w:r>
    </w:p>
    <w:p w14:paraId="6C9A70A8" w14:textId="59AE8D6D" w:rsidR="00507F3E" w:rsidRPr="00F1490F" w:rsidRDefault="00507F3E" w:rsidP="00F1490F">
      <w:pPr>
        <w:pStyle w:val="Titre5"/>
        <w:rPr>
          <w:lang w:val="en-CA"/>
        </w:rPr>
      </w:pPr>
      <w:r w:rsidRPr="00507F3E">
        <w:rPr>
          <w:lang w:val="en-CA"/>
        </w:rPr>
        <w:t>positionalAccuracy</w:t>
      </w:r>
    </w:p>
    <w:p w14:paraId="56AB1FA8" w14:textId="439908CA" w:rsidR="00507F3E" w:rsidRPr="00491ED2" w:rsidRDefault="00507F3E" w:rsidP="00491ED2">
      <w:pPr>
        <w:rPr>
          <w:lang w:val="en-CA"/>
        </w:rPr>
      </w:pPr>
      <w:r>
        <w:rPr>
          <w:lang w:val="en-CA"/>
        </w:rPr>
        <w:t xml:space="preserve">The </w:t>
      </w:r>
      <w:r w:rsidRPr="00491ED2">
        <w:rPr>
          <w:rStyle w:val="Entity"/>
        </w:rPr>
        <w:t>positionalAccuracy</w:t>
      </w:r>
      <w:r>
        <w:rPr>
          <w:lang w:val="en-CA"/>
        </w:rPr>
        <w:t xml:space="preserve"> property (</w:t>
      </w:r>
      <w:r w:rsidR="00253146" w:rsidRPr="00491ED2">
        <w:rPr>
          <w:rStyle w:val="Entity"/>
        </w:rPr>
        <w:t>SWE::Quantity</w:t>
      </w:r>
      <w:r>
        <w:rPr>
          <w:lang w:val="en-CA"/>
        </w:rPr>
        <w:t>) provide</w:t>
      </w:r>
      <w:r w:rsidR="00F1490F">
        <w:rPr>
          <w:lang w:val="en-CA"/>
        </w:rPr>
        <w:t>s</w:t>
      </w:r>
      <w:r>
        <w:rPr>
          <w:lang w:val="en-CA"/>
        </w:rPr>
        <w:t xml:space="preserve"> a quantitative value defining</w:t>
      </w:r>
      <w:r w:rsidRPr="00507F3E">
        <w:rPr>
          <w:lang w:val="en-CA"/>
        </w:rPr>
        <w:t xml:space="preserve"> the radius of an uncertainty buffer around a </w:t>
      </w:r>
      <w:r w:rsidR="005A42FB" w:rsidRPr="00491ED2">
        <w:rPr>
          <w:rStyle w:val="Entity"/>
        </w:rPr>
        <w:t>M</w:t>
      </w:r>
      <w:r w:rsidRPr="00491ED2">
        <w:rPr>
          <w:rStyle w:val="Entity"/>
        </w:rPr>
        <w:t>appedFeature</w:t>
      </w:r>
      <w:r w:rsidRPr="00507F3E">
        <w:rPr>
          <w:lang w:val="en-CA"/>
        </w:rPr>
        <w:t xml:space="preserv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w:t>
      </w:r>
      <w:r w:rsidRPr="00491ED2">
        <w:rPr>
          <w:rStyle w:val="Entity"/>
        </w:rPr>
        <w:t>DQ_PositionalAccuracy</w:t>
      </w:r>
      <w:r w:rsidRPr="00507F3E">
        <w:rPr>
          <w:lang w:val="en-CA"/>
        </w:rPr>
        <w:t>.</w:t>
      </w:r>
    </w:p>
    <w:p w14:paraId="7ED63182" w14:textId="40252997" w:rsidR="00507F3E" w:rsidRPr="00F1490F" w:rsidRDefault="00507F3E" w:rsidP="00F1490F">
      <w:pPr>
        <w:pStyle w:val="Titre5"/>
        <w:rPr>
          <w:lang w:val="en-CA"/>
        </w:rPr>
      </w:pPr>
      <w:r w:rsidRPr="00507F3E">
        <w:rPr>
          <w:lang w:val="en-CA"/>
        </w:rPr>
        <w:t>resolutionRepresentativeFraction</w:t>
      </w:r>
    </w:p>
    <w:p w14:paraId="03A8B0B4" w14:textId="743C2D0C" w:rsidR="00337EC6" w:rsidRPr="00491ED2" w:rsidRDefault="00507F3E" w:rsidP="00491ED2">
      <w:pPr>
        <w:rPr>
          <w:lang w:val="en-CA"/>
        </w:rPr>
      </w:pPr>
      <w:r>
        <w:rPr>
          <w:lang w:val="en-CA"/>
        </w:rPr>
        <w:t xml:space="preserve">The property </w:t>
      </w:r>
      <w:r w:rsidRPr="00491ED2">
        <w:rPr>
          <w:rStyle w:val="Entity"/>
        </w:rPr>
        <w:t>res</w:t>
      </w:r>
      <w:r w:rsidR="001A2D7E" w:rsidRPr="00491ED2">
        <w:rPr>
          <w:rStyle w:val="Entity"/>
        </w:rPr>
        <w:t>o</w:t>
      </w:r>
      <w:r w:rsidRPr="00491ED2">
        <w:rPr>
          <w:rStyle w:val="Entity"/>
        </w:rPr>
        <w:t>l</w:t>
      </w:r>
      <w:r w:rsidR="005C137B" w:rsidRPr="00491ED2">
        <w:rPr>
          <w:rStyle w:val="Entity"/>
        </w:rPr>
        <w:t>u</w:t>
      </w:r>
      <w:r w:rsidRPr="00491ED2">
        <w:rPr>
          <w:rStyle w:val="Entity"/>
        </w:rPr>
        <w:t>tionRepresentativeFraction:Integer</w:t>
      </w:r>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68054125" w14:textId="52E84E4C" w:rsidR="00337EC6" w:rsidRPr="00F1490F" w:rsidRDefault="00337EC6" w:rsidP="00F1490F">
      <w:pPr>
        <w:pStyle w:val="Titre5"/>
        <w:rPr>
          <w:lang w:val="en-CA"/>
        </w:rPr>
      </w:pPr>
      <w:r w:rsidRPr="00337EC6">
        <w:rPr>
          <w:lang w:val="en-CA"/>
        </w:rPr>
        <w:t>mappingFrame</w:t>
      </w:r>
    </w:p>
    <w:p w14:paraId="25CB1E8B" w14:textId="705E7F07" w:rsidR="000A1C4C" w:rsidRPr="00491ED2" w:rsidRDefault="00337EC6" w:rsidP="00491ED2">
      <w:pPr>
        <w:rPr>
          <w:lang w:val="en-CA"/>
        </w:rPr>
      </w:pPr>
      <w:r>
        <w:rPr>
          <w:lang w:val="en-CA"/>
        </w:rPr>
        <w:t xml:space="preserve">The </w:t>
      </w:r>
      <w:r w:rsidRPr="00491ED2">
        <w:rPr>
          <w:rStyle w:val="Entity"/>
        </w:rPr>
        <w:t>mappingFrame:MappingFrameTerm</w:t>
      </w:r>
      <w:r>
        <w:rPr>
          <w:lang w:val="en-CA"/>
        </w:rPr>
        <w:t xml:space="preserve"> provide</w:t>
      </w:r>
      <w:r w:rsidR="00F1490F">
        <w:rPr>
          <w:lang w:val="en-CA"/>
        </w:rPr>
        <w:t>s</w:t>
      </w:r>
      <w:r>
        <w:rPr>
          <w:lang w:val="en-CA"/>
        </w:rPr>
        <w:t xml:space="preserv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w:t>
      </w:r>
      <w:r w:rsidRPr="00491ED2">
        <w:rPr>
          <w:rStyle w:val="Entity"/>
        </w:rPr>
        <w:t>MappedFeature</w:t>
      </w:r>
      <w:r w:rsidRPr="00337EC6">
        <w:rPr>
          <w:lang w:val="en-CA"/>
        </w:rPr>
        <w:t xml:space="preserv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1F324EC9" w14:textId="17718062" w:rsidR="00337EC6" w:rsidRPr="00F1490F" w:rsidRDefault="000A1C4C" w:rsidP="00F1490F">
      <w:pPr>
        <w:pStyle w:val="Titre5"/>
        <w:rPr>
          <w:lang w:val="en-CA"/>
        </w:rPr>
      </w:pPr>
      <w:r w:rsidRPr="000A1C4C">
        <w:rPr>
          <w:lang w:val="en-CA"/>
        </w:rPr>
        <w:t>exposure</w:t>
      </w:r>
    </w:p>
    <w:p w14:paraId="46A49F8D" w14:textId="7671372C" w:rsidR="000A1C4C" w:rsidRPr="00491ED2" w:rsidRDefault="000A1C4C" w:rsidP="00491ED2">
      <w:pPr>
        <w:rPr>
          <w:lang w:val="en-CA"/>
        </w:rPr>
      </w:pPr>
      <w:r>
        <w:rPr>
          <w:lang w:val="en-CA"/>
        </w:rPr>
        <w:t xml:space="preserve">The </w:t>
      </w:r>
      <w:r w:rsidRPr="00491ED2">
        <w:rPr>
          <w:rStyle w:val="Entity"/>
        </w:rPr>
        <w:t>exposure:ExposureTerm</w:t>
      </w:r>
      <w:r>
        <w:rPr>
          <w:lang w:val="en-CA"/>
        </w:rPr>
        <w:t xml:space="preserve"> property provide</w:t>
      </w:r>
      <w:r w:rsidR="00F1490F">
        <w:rPr>
          <w:lang w:val="en-CA"/>
        </w:rPr>
        <w:t>s</w:t>
      </w:r>
      <w:r>
        <w:rPr>
          <w:lang w:val="en-CA"/>
        </w:rPr>
        <w:t xml:space="preserv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20CAFADD" w14:textId="1C168046" w:rsidR="001A44F0" w:rsidRPr="00F1490F" w:rsidRDefault="001E5387" w:rsidP="00F1490F">
      <w:pPr>
        <w:pStyle w:val="Titre5"/>
        <w:rPr>
          <w:lang w:val="en-CA"/>
        </w:rPr>
      </w:pPr>
      <w:r>
        <w:rPr>
          <w:lang w:val="en-CA"/>
        </w:rPr>
        <w:lastRenderedPageBreak/>
        <w:t>s</w:t>
      </w:r>
      <w:r w:rsidR="001A44F0" w:rsidRPr="001A44F0">
        <w:rPr>
          <w:lang w:val="en-CA"/>
        </w:rPr>
        <w:t>hape</w:t>
      </w:r>
    </w:p>
    <w:p w14:paraId="2FFE03E6" w14:textId="7A822BC4" w:rsidR="001A44F0" w:rsidRDefault="001A44F0" w:rsidP="00F9640E">
      <w:pPr>
        <w:rPr>
          <w:lang w:val="en-CA"/>
        </w:rPr>
      </w:pPr>
      <w:r>
        <w:rPr>
          <w:lang w:val="en-CA"/>
        </w:rPr>
        <w:t xml:space="preserve">The </w:t>
      </w:r>
      <w:r w:rsidRPr="00491ED2">
        <w:rPr>
          <w:rStyle w:val="Entity"/>
        </w:rPr>
        <w:t>shape:GM_Object</w:t>
      </w:r>
      <w:r>
        <w:rPr>
          <w:lang w:val="en-CA"/>
        </w:rPr>
        <w:t xml:space="preserve"> property contain</w:t>
      </w:r>
      <w:r w:rsidR="00F1490F">
        <w:rPr>
          <w:lang w:val="en-CA"/>
        </w:rPr>
        <w:t>s</w:t>
      </w:r>
      <w:r>
        <w:rPr>
          <w:lang w:val="en-CA"/>
        </w:rPr>
        <w:t xml:space="preserve">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w:t>
      </w:r>
      <w:r w:rsidR="00F1490F">
        <w:rPr>
          <w:lang w:val="en-CA"/>
        </w:rPr>
        <w:t>s</w:t>
      </w:r>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w:t>
      </w:r>
      <w:r w:rsidR="00491ED2">
        <w:rPr>
          <w:lang w:val="en-CA"/>
        </w:rPr>
        <w:t>epresented using 3D geometries.</w:t>
      </w:r>
    </w:p>
    <w:p w14:paraId="18A6D19C" w14:textId="5A6824E3" w:rsidR="001A44F0" w:rsidRPr="00F1490F" w:rsidRDefault="001E5387" w:rsidP="00F1490F">
      <w:pPr>
        <w:pStyle w:val="Titre5"/>
        <w:rPr>
          <w:lang w:val="en-CA"/>
        </w:rPr>
      </w:pPr>
      <w:r>
        <w:rPr>
          <w:lang w:val="en-CA"/>
        </w:rPr>
        <w:t>s</w:t>
      </w:r>
      <w:r w:rsidR="001A44F0" w:rsidRPr="001A44F0">
        <w:rPr>
          <w:lang w:val="en-CA"/>
        </w:rPr>
        <w:t>pecification</w:t>
      </w:r>
    </w:p>
    <w:p w14:paraId="43A926DD" w14:textId="6BBFECDE" w:rsidR="001A44F0" w:rsidRPr="00491ED2" w:rsidRDefault="001A44F0" w:rsidP="00491ED2">
      <w:pPr>
        <w:rPr>
          <w:lang w:val="en-CA"/>
        </w:rPr>
      </w:pPr>
      <w:r>
        <w:rPr>
          <w:lang w:val="en-CA"/>
        </w:rPr>
        <w:t xml:space="preserve">The </w:t>
      </w:r>
      <w:r w:rsidRPr="00491ED2">
        <w:rPr>
          <w:rStyle w:val="Entity"/>
        </w:rPr>
        <w:t>specification</w:t>
      </w:r>
      <w:r>
        <w:rPr>
          <w:lang w:val="en-CA"/>
        </w:rPr>
        <w:t xml:space="preserve"> association link</w:t>
      </w:r>
      <w:r w:rsidR="00F1490F">
        <w:rPr>
          <w:lang w:val="en-CA"/>
        </w:rPr>
        <w:t>s</w:t>
      </w:r>
      <w:r>
        <w:rPr>
          <w:lang w:val="en-CA"/>
        </w:rPr>
        <w:t xml:space="preserve"> an instance of </w:t>
      </w:r>
      <w:r w:rsidRPr="00491ED2">
        <w:rPr>
          <w:rStyle w:val="Entity"/>
        </w:rPr>
        <w:t>MappedFeature</w:t>
      </w:r>
      <w:r>
        <w:rPr>
          <w:lang w:val="en-CA"/>
        </w:rPr>
        <w:t xml:space="preserv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02ADB57C" w14:textId="77777777" w:rsidR="001A44F0" w:rsidRDefault="001A44F0" w:rsidP="007F03F0">
      <w:pPr>
        <w:rPr>
          <w:rFonts w:ascii="Calibri" w:hAnsi="Calibri"/>
          <w:color w:val="000000"/>
          <w:sz w:val="20"/>
          <w:szCs w:val="20"/>
          <w:lang w:val="en-CA"/>
        </w:rPr>
      </w:pPr>
      <w:bookmarkStart w:id="265" w:name="BKM_37DE5892_2942_443B_A8C3_8C1AB5CBE877"/>
      <w:bookmarkStart w:id="266" w:name="BKM_6B3E10C1_3AAE_4196_94F0_B9A235705FCC"/>
      <w:bookmarkStart w:id="267" w:name="BKM_1FCE659F_6DE4_40C1_996C_C1E6E981D3A0"/>
      <w:bookmarkStart w:id="268" w:name="BKM_E9804216_8300_4609_B607_127F0178BAB6"/>
      <w:bookmarkStart w:id="269" w:name="BKM_E3A6BA8A_712F_4182_95C4_285048E21544"/>
      <w:bookmarkStart w:id="270" w:name="BKM_2EB23880_DDF1_4995_AB7F_3DC0E40E7A89"/>
      <w:bookmarkEnd w:id="265"/>
      <w:bookmarkEnd w:id="266"/>
      <w:bookmarkEnd w:id="267"/>
      <w:bookmarkEnd w:id="268"/>
      <w:bookmarkEnd w:id="269"/>
      <w:bookmarkEnd w:id="270"/>
    </w:p>
    <w:p w14:paraId="7D4ABF8F" w14:textId="77777777" w:rsidR="00884FA7" w:rsidRDefault="00F92942" w:rsidP="00856F51">
      <w:pPr>
        <w:pStyle w:val="Titre4"/>
      </w:pPr>
      <w:bookmarkStart w:id="271" w:name="_Ref440800006"/>
      <w:r>
        <w:t>GeologicUnit</w:t>
      </w:r>
      <w:bookmarkEnd w:id="271"/>
    </w:p>
    <w:p w14:paraId="37A3D1FA" w14:textId="77777777" w:rsidR="00F92942" w:rsidRDefault="00F92942" w:rsidP="00F92942"/>
    <w:p w14:paraId="1F8B0457" w14:textId="40D7AC85" w:rsidR="00965167" w:rsidRDefault="00F92942" w:rsidP="00965167">
      <w:r>
        <w:t xml:space="preserve">Conceptually, </w:t>
      </w:r>
      <w:r w:rsidR="001E5387">
        <w:t xml:space="preserve">a </w:t>
      </w:r>
      <w:r w:rsidR="001A2D7E" w:rsidRPr="00491ED2">
        <w:rPr>
          <w:rStyle w:val="Entity"/>
        </w:rPr>
        <w:t>GeologicUnit</w:t>
      </w:r>
      <w:r w:rsidR="001A2D7E">
        <w:t xml:space="preserve"> may</w:t>
      </w:r>
      <w:r>
        <w:t xml:space="preserve"> represent a body of material in the Earth whose complete and precise extent is inferred to exist (North American Data Model</w:t>
      </w:r>
      <w:r w:rsidR="005E0F6A">
        <w:t xml:space="preserve"> [</w:t>
      </w:r>
      <w:r w:rsidR="005E0F6A">
        <w:fldChar w:fldCharType="begin"/>
      </w:r>
      <w:r w:rsidR="005E0F6A">
        <w:instrText xml:space="preserve"> REF _Ref458064875 \n \h </w:instrText>
      </w:r>
      <w:r w:rsidR="005E0F6A">
        <w:fldChar w:fldCharType="separate"/>
      </w:r>
      <w:r w:rsidR="00AD44BE">
        <w:t>12</w:t>
      </w:r>
      <w:r w:rsidR="005E0F6A">
        <w:fldChar w:fldCharType="end"/>
      </w:r>
      <w:r w:rsidR="005E0F6A">
        <w:t>]</w:t>
      </w:r>
      <w:r>
        <w:t xml:space="preserve"> </w:t>
      </w:r>
      <w:r w:rsidRPr="00491ED2">
        <w:rPr>
          <w:rStyle w:val="Entity"/>
        </w:rPr>
        <w:t>GeologicUnit</w:t>
      </w:r>
      <w:r>
        <w:t>, Stratigraphic unit in sense of NACSN</w:t>
      </w:r>
      <w:r w:rsidR="00023F00">
        <w:t xml:space="preserve"> [</w:t>
      </w:r>
      <w:r w:rsidR="00023F00">
        <w:fldChar w:fldCharType="begin"/>
      </w:r>
      <w:r w:rsidR="00023F00">
        <w:instrText xml:space="preserve"> REF _Ref458065542 \n \h </w:instrText>
      </w:r>
      <w:r w:rsidR="00023F00">
        <w:fldChar w:fldCharType="separate"/>
      </w:r>
      <w:r w:rsidR="00AD44BE">
        <w:t>14</w:t>
      </w:r>
      <w:r w:rsidR="00023F00">
        <w:fldChar w:fldCharType="end"/>
      </w:r>
      <w:r w:rsidR="00023F00">
        <w:t>]</w:t>
      </w:r>
      <w:r>
        <w:t xml:space="preserve"> or International Stratigraphic Code</w:t>
      </w:r>
      <w:r w:rsidR="007C615B">
        <w:t xml:space="preserve"> [</w:t>
      </w:r>
      <w:r w:rsidR="007C615B">
        <w:fldChar w:fldCharType="begin"/>
      </w:r>
      <w:r w:rsidR="007C615B">
        <w:instrText xml:space="preserve"> REF _Ref458065834 \n \h </w:instrText>
      </w:r>
      <w:r w:rsidR="007C615B">
        <w:fldChar w:fldCharType="separate"/>
      </w:r>
      <w:r w:rsidR="00AD44BE">
        <w:t>9</w:t>
      </w:r>
      <w:r w:rsidR="007C615B">
        <w:fldChar w:fldCharType="end"/>
      </w:r>
      <w:r w:rsidR="007C615B">
        <w:t>]</w:t>
      </w:r>
      <w:r>
        <w:t>),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3A3DE1F3" w:rsidR="00CE526C" w:rsidRDefault="00441148" w:rsidP="007F03F0">
      <w:pPr>
        <w:keepNext/>
      </w:pPr>
      <w:r>
        <w:rPr>
          <w:noProof/>
          <w:lang w:val="en-CA" w:eastAsia="en-CA"/>
        </w:rPr>
        <w:lastRenderedPageBreak/>
        <w:drawing>
          <wp:inline distT="0" distB="0" distL="0" distR="0" wp14:anchorId="604DDA61" wp14:editId="18535497">
            <wp:extent cx="5486400" cy="335772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357726"/>
                    </a:xfrm>
                    <a:prstGeom prst="rect">
                      <a:avLst/>
                    </a:prstGeom>
                    <a:noFill/>
                    <a:ln>
                      <a:noFill/>
                    </a:ln>
                  </pic:spPr>
                </pic:pic>
              </a:graphicData>
            </a:graphic>
          </wp:inline>
        </w:drawing>
      </w:r>
    </w:p>
    <w:p w14:paraId="21645D9F" w14:textId="65E2FA9E" w:rsidR="00CE526C" w:rsidRDefault="00CE526C" w:rsidP="00CE526C">
      <w:pPr>
        <w:pStyle w:val="Lgende"/>
      </w:pPr>
      <w:r>
        <w:t xml:space="preserve">Figure </w:t>
      </w:r>
      <w:r>
        <w:fldChar w:fldCharType="begin"/>
      </w:r>
      <w:r>
        <w:instrText xml:space="preserve"> SEQ Figure \* ARABIC </w:instrText>
      </w:r>
      <w:r>
        <w:fldChar w:fldCharType="separate"/>
      </w:r>
      <w:r w:rsidR="00AD44BE">
        <w:rPr>
          <w:noProof/>
        </w:rPr>
        <w:t>13</w:t>
      </w:r>
      <w:r>
        <w:fldChar w:fldCharType="end"/>
      </w:r>
      <w:r>
        <w:t xml:space="preserve"> Geologic Unit context diagram</w:t>
      </w:r>
      <w:r w:rsidR="00BA5AB0">
        <w:t>.</w:t>
      </w:r>
    </w:p>
    <w:p w14:paraId="40DC187A" w14:textId="7BB9577C" w:rsidR="001E5387" w:rsidRDefault="001E5387" w:rsidP="00F92942">
      <w:r>
        <w:t xml:space="preserve">Operationally, a </w:t>
      </w:r>
      <w:r w:rsidRPr="008B472E">
        <w:rPr>
          <w:rStyle w:val="Entity"/>
        </w:rPr>
        <w:t>GeologicUnit</w:t>
      </w:r>
      <w:r>
        <w:t xml:space="preserve"> is a container used to associate geologic properties with some mapped occurrence (through </w:t>
      </w:r>
      <w:r w:rsidRPr="008B472E">
        <w:rPr>
          <w:rStyle w:val="Entity"/>
        </w:rPr>
        <w:t>GeologicFeature</w:t>
      </w:r>
      <w:r w:rsidR="00965167" w:rsidRPr="008B472E">
        <w:rPr>
          <w:rStyle w:val="Entity"/>
        </w:rPr>
        <w:t>::</w:t>
      </w:r>
      <w:r w:rsidRPr="008B472E">
        <w:rPr>
          <w:rStyle w:val="Entity"/>
        </w:rPr>
        <w:t>occurrence</w:t>
      </w:r>
      <w:r w:rsidR="00965167" w:rsidRPr="008B472E">
        <w:rPr>
          <w:rStyle w:val="Entity"/>
        </w:rPr>
        <w:t>::</w:t>
      </w:r>
      <w:r w:rsidRPr="008B472E">
        <w:rPr>
          <w:rStyle w:val="Entity"/>
        </w:rPr>
        <w:t>MappedFeature</w:t>
      </w:r>
      <w:r>
        <w:t xml:space="preserve"> link), or with a geologic unit with a vocabulary (through the </w:t>
      </w:r>
      <w:r w:rsidRPr="008B472E">
        <w:rPr>
          <w:rStyle w:val="Entity"/>
        </w:rPr>
        <w:t>GeologicUnit</w:t>
      </w:r>
      <w:r w:rsidR="00965167" w:rsidRPr="008B472E">
        <w:rPr>
          <w:rStyle w:val="Entity"/>
        </w:rPr>
        <w:t>::</w:t>
      </w:r>
      <w:r w:rsidR="001A2D7E" w:rsidRPr="008B472E">
        <w:rPr>
          <w:rStyle w:val="Entity"/>
        </w:rPr>
        <w:t>classifier</w:t>
      </w:r>
      <w:r w:rsidR="001A2D7E">
        <w:t>)</w:t>
      </w:r>
      <w:r>
        <w:t>.</w:t>
      </w:r>
    </w:p>
    <w:p w14:paraId="78024A9F" w14:textId="1CEA56AE" w:rsidR="00F1490F" w:rsidRDefault="00F92942" w:rsidP="007F03F0">
      <w:r>
        <w:t xml:space="preserve">Spatial properties are only available through association with a </w:t>
      </w:r>
      <w:r w:rsidRPr="008B472E">
        <w:rPr>
          <w:rStyle w:val="Entity"/>
        </w:rPr>
        <w:t>MappedFeature</w:t>
      </w:r>
      <w:r w:rsidR="001E2A9F">
        <w:t xml:space="preserve"> (although </w:t>
      </w:r>
      <w:r w:rsidR="00F1490F" w:rsidRPr="008B472E">
        <w:rPr>
          <w:rStyle w:val="Entity"/>
        </w:rPr>
        <w:t>GeologicUnit</w:t>
      </w:r>
      <w:r w:rsidR="00F1490F">
        <w:t xml:space="preserve"> do</w:t>
      </w:r>
      <w:r w:rsidR="001E2A9F">
        <w:t xml:space="preserve"> have a boundedBy property inherited from </w:t>
      </w:r>
      <w:r w:rsidR="001E2A9F" w:rsidRPr="008B472E">
        <w:rPr>
          <w:rStyle w:val="Entity"/>
        </w:rPr>
        <w:t>GFI_Feature</w:t>
      </w:r>
      <w:r w:rsidR="001E2A9F">
        <w:t>)</w:t>
      </w:r>
      <w:r>
        <w:t xml:space="preserve">. </w:t>
      </w:r>
    </w:p>
    <w:p w14:paraId="0A6725B2" w14:textId="07739405" w:rsidR="00CE526C" w:rsidRPr="00F1490F" w:rsidRDefault="00CE526C" w:rsidP="00ED2525">
      <w:pPr>
        <w:pStyle w:val="Titre5"/>
        <w:rPr>
          <w:lang w:val="en-CA"/>
        </w:rPr>
      </w:pPr>
      <w:r w:rsidRPr="00D970E9">
        <w:rPr>
          <w:lang w:val="en-CA"/>
        </w:rPr>
        <w:t>geologicUnitType</w:t>
      </w:r>
    </w:p>
    <w:p w14:paraId="2F0DA74D" w14:textId="2A4406FC" w:rsidR="00F1490F" w:rsidRDefault="00CE526C" w:rsidP="00ED2525">
      <w:r>
        <w:t xml:space="preserve">The property </w:t>
      </w:r>
      <w:r w:rsidRPr="008B472E">
        <w:rPr>
          <w:rStyle w:val="Entity"/>
        </w:rPr>
        <w:t>geologicUnitType:GeologicUnitTypeTerm</w:t>
      </w:r>
      <w:r>
        <w:t xml:space="preserve"> provide</w:t>
      </w:r>
      <w:r w:rsidR="00F1490F">
        <w:t>s</w:t>
      </w:r>
      <w:r>
        <w:t xml:space="preserv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xml:space="preserve">: something like http://geosciml.org/classifierScheme/CGI/GeologicUnitType/200811) is </w:t>
      </w:r>
      <w:r w:rsidR="00F1490F">
        <w:t>recommended</w:t>
      </w:r>
      <w:r w:rsidRPr="00CE526C">
        <w:t>.</w:t>
      </w:r>
    </w:p>
    <w:p w14:paraId="492EA3BE" w14:textId="49E5260C" w:rsidR="00E72E0A" w:rsidRPr="00F1490F" w:rsidRDefault="002004D2" w:rsidP="00CE526C">
      <w:pPr>
        <w:pStyle w:val="Titre5"/>
        <w:rPr>
          <w:lang w:val="en-CA"/>
        </w:rPr>
      </w:pPr>
      <w:r>
        <w:rPr>
          <w:lang w:val="en-CA"/>
        </w:rPr>
        <w:t>r</w:t>
      </w:r>
      <w:r w:rsidR="00CE526C" w:rsidRPr="00D970E9">
        <w:rPr>
          <w:lang w:val="en-CA"/>
        </w:rPr>
        <w:t>ank</w:t>
      </w:r>
    </w:p>
    <w:p w14:paraId="7582C67B" w14:textId="49170BE1" w:rsidR="00CE526C" w:rsidRDefault="00CE526C" w:rsidP="00CE526C">
      <w:r>
        <w:t xml:space="preserve">The property </w:t>
      </w:r>
      <w:r w:rsidRPr="008B472E">
        <w:rPr>
          <w:rStyle w:val="Entity"/>
        </w:rPr>
        <w:t>rank:RankTerm</w:t>
      </w:r>
      <w:r>
        <w:t xml:space="preserve"> contain</w:t>
      </w:r>
      <w:r w:rsidR="00F1490F">
        <w:t>s</w:t>
      </w:r>
      <w:r>
        <w:t xml:space="preserve"> a term that classifies the geologic unit in a generalization hierarchy from most local/smallest volume to most regional</w:t>
      </w:r>
      <w:r w:rsidR="00F1490F">
        <w:t>.</w:t>
      </w:r>
    </w:p>
    <w:p w14:paraId="55BAC2B5" w14:textId="35056461" w:rsidR="00CE526C" w:rsidRDefault="00CE526C" w:rsidP="00CE526C">
      <w:r>
        <w:t>Examples: group, subgroup, formation, member, bed, intrusion, complex, batholith</w:t>
      </w:r>
    </w:p>
    <w:p w14:paraId="4F79FA40" w14:textId="256D5DF9" w:rsidR="00291871" w:rsidRPr="00F1490F" w:rsidRDefault="00B109F3" w:rsidP="00F1490F">
      <w:pPr>
        <w:pStyle w:val="Titre5"/>
        <w:rPr>
          <w:lang w:val="en-CA"/>
        </w:rPr>
      </w:pPr>
      <w:r>
        <w:rPr>
          <w:lang w:val="en-CA"/>
        </w:rPr>
        <w:t>hi</w:t>
      </w:r>
      <w:r w:rsidR="00CE526C" w:rsidRPr="00D970E9">
        <w:rPr>
          <w:lang w:val="en-CA"/>
        </w:rPr>
        <w:t>e</w:t>
      </w:r>
      <w:r>
        <w:rPr>
          <w:lang w:val="en-CA"/>
        </w:rPr>
        <w:t>r</w:t>
      </w:r>
      <w:r w:rsidR="00CE526C" w:rsidRPr="00D970E9">
        <w:rPr>
          <w:lang w:val="en-CA"/>
        </w:rPr>
        <w:t>archyLink</w:t>
      </w:r>
    </w:p>
    <w:p w14:paraId="2871238B" w14:textId="202750E5" w:rsidR="00CE526C" w:rsidRDefault="00CE526C" w:rsidP="00CE526C">
      <w:r>
        <w:t xml:space="preserve">The property </w:t>
      </w:r>
      <w:r w:rsidRPr="008B472E">
        <w:rPr>
          <w:rStyle w:val="Entity"/>
        </w:rPr>
        <w:t>hierarchyLink</w:t>
      </w:r>
      <w:r>
        <w:t xml:space="preserve"> is an association that links a </w:t>
      </w:r>
      <w:r w:rsidRPr="008B472E">
        <w:rPr>
          <w:rStyle w:val="Entity"/>
        </w:rPr>
        <w:t>GeologicUnit</w:t>
      </w:r>
      <w:r>
        <w:t xml:space="preserve"> </w:t>
      </w:r>
      <w:r w:rsidR="00291871">
        <w:t xml:space="preserve">with a </w:t>
      </w:r>
      <w:r w:rsidR="00291871" w:rsidRPr="008B472E">
        <w:rPr>
          <w:rStyle w:val="Entity"/>
        </w:rPr>
        <w:t>GeologicUnitHierarchy</w:t>
      </w:r>
      <w:r w:rsidR="00291871">
        <w:t xml:space="preserve"> (</w:t>
      </w:r>
      <w:r w:rsidR="00291871">
        <w:fldChar w:fldCharType="begin"/>
      </w:r>
      <w:r w:rsidR="00291871">
        <w:instrText xml:space="preserve"> REF _Ref440064217 \r \h </w:instrText>
      </w:r>
      <w:r w:rsidR="00291871">
        <w:fldChar w:fldCharType="separate"/>
      </w:r>
      <w:r w:rsidR="00AD44BE">
        <w:t>8.4.1.4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w:t>
      </w:r>
      <w:r w:rsidRPr="008B472E">
        <w:rPr>
          <w:rStyle w:val="Entity"/>
        </w:rPr>
        <w:t>GeologicUnit</w:t>
      </w:r>
      <w:r w:rsidRPr="00CE526C">
        <w:t xml:space="preserve"> within another </w:t>
      </w:r>
      <w:r w:rsidRPr="008B472E">
        <w:rPr>
          <w:rStyle w:val="Entity"/>
        </w:rPr>
        <w:t>GeologicUnit</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w:t>
      </w:r>
      <w:r w:rsidRPr="00CE526C">
        <w:lastRenderedPageBreak/>
        <w:t>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rsidRPr="008B472E">
        <w:rPr>
          <w:rStyle w:val="Entity"/>
        </w:rPr>
        <w:t>GeologicU</w:t>
      </w:r>
      <w:r w:rsidR="002004D2" w:rsidRPr="008B472E">
        <w:rPr>
          <w:rStyle w:val="Entity"/>
        </w:rPr>
        <w:t>nit</w:t>
      </w:r>
      <w:r w:rsidR="002004D2">
        <w:t>.</w:t>
      </w:r>
    </w:p>
    <w:p w14:paraId="2BC0CD35" w14:textId="60840696" w:rsidR="00291871" w:rsidRDefault="00291871" w:rsidP="00CE526C">
      <w:pPr>
        <w:pStyle w:val="Titre5"/>
      </w:pPr>
      <w:r>
        <w:t>c</w:t>
      </w:r>
      <w:r w:rsidRPr="00291871">
        <w:t>omposition</w:t>
      </w:r>
    </w:p>
    <w:p w14:paraId="43FD900B" w14:textId="63B10A65" w:rsidR="00F42A3E" w:rsidRDefault="00291871" w:rsidP="00CE526C">
      <w:r>
        <w:t xml:space="preserve">The </w:t>
      </w:r>
      <w:r w:rsidR="001A2D7E">
        <w:t>property</w:t>
      </w:r>
      <w:r>
        <w:t xml:space="preserve"> </w:t>
      </w:r>
      <w:r w:rsidRPr="008B472E">
        <w:rPr>
          <w:rStyle w:val="Entity"/>
        </w:rPr>
        <w:t>composition</w:t>
      </w:r>
      <w:r>
        <w:t xml:space="preserve"> is an association that links a </w:t>
      </w:r>
      <w:r w:rsidRPr="008B472E">
        <w:rPr>
          <w:rStyle w:val="Entity"/>
        </w:rPr>
        <w:t>GeologicUnit</w:t>
      </w:r>
      <w:r>
        <w:t xml:space="preserve"> with </w:t>
      </w:r>
      <w:r w:rsidRPr="008B472E">
        <w:rPr>
          <w:rStyle w:val="Entity"/>
        </w:rPr>
        <w:t>CompositionParts</w:t>
      </w:r>
      <w:r>
        <w:t xml:space="preserve"> to d</w:t>
      </w:r>
      <w:r w:rsidR="00F42A3E">
        <w:t>escribe</w:t>
      </w:r>
      <w:r w:rsidRPr="00291871">
        <w:t xml:space="preserve"> the</w:t>
      </w:r>
      <w:r w:rsidR="00965167">
        <w:t xml:space="preserve"> material</w:t>
      </w:r>
      <w:r w:rsidRPr="00291871">
        <w:t xml:space="preserve"> composition (detailed, instance specific, lithologic description) of the </w:t>
      </w:r>
      <w:r w:rsidRPr="008B472E">
        <w:rPr>
          <w:rStyle w:val="Entity"/>
        </w:rPr>
        <w:t>GeologicUnit</w:t>
      </w:r>
    </w:p>
    <w:p w14:paraId="700DD81B" w14:textId="21FF594B" w:rsidR="00895888" w:rsidRPr="00895888" w:rsidRDefault="00540089" w:rsidP="00F42A3E">
      <w:pPr>
        <w:pStyle w:val="Titre5"/>
      </w:pPr>
      <w:r w:rsidRPr="00540089">
        <w:t>gbMaterialDescription</w:t>
      </w:r>
      <w:r>
        <w:t xml:space="preserve"> (stub property)</w:t>
      </w:r>
    </w:p>
    <w:p w14:paraId="0C3155A3" w14:textId="1E4D94A4" w:rsidR="00540089" w:rsidRDefault="00540089" w:rsidP="00CE526C">
      <w:r>
        <w:t xml:space="preserve">The property </w:t>
      </w:r>
      <w:r w:rsidRPr="008B472E">
        <w:rPr>
          <w:rStyle w:val="Entity"/>
        </w:rPr>
        <w:t>gbMaterialDescription</w:t>
      </w:r>
      <w:r w:rsidR="001540B1" w:rsidRPr="008B472E">
        <w:rPr>
          <w:rStyle w:val="Entity"/>
        </w:rPr>
        <w:t>:</w:t>
      </w:r>
      <w:r w:rsidR="00895888" w:rsidRPr="008B472E">
        <w:rPr>
          <w:rStyle w:val="Entity"/>
        </w:rPr>
        <w:t>EarthMaterialAbstractDescription</w:t>
      </w:r>
      <w:r w:rsidR="00895888">
        <w:t xml:space="preserve"> </w:t>
      </w:r>
      <w:r w:rsidR="001540B1">
        <w:t xml:space="preserve">is a placeholder that </w:t>
      </w:r>
      <w:r w:rsidR="00895888">
        <w:t>provide</w:t>
      </w:r>
      <w:r w:rsidR="00F42A3E">
        <w:t>s</w:t>
      </w:r>
      <w:r w:rsidR="00895888">
        <w:t xml:space="preserv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AD44BE">
        <w:t>5.1.1</w:t>
      </w:r>
      <w:r w:rsidR="00895888">
        <w:fldChar w:fldCharType="end"/>
      </w:r>
      <w:r w:rsidR="00895888">
        <w:t xml:space="preserve">) </w:t>
      </w:r>
      <w:r w:rsidRPr="00540089">
        <w:t>in GeoSciML Basic</w:t>
      </w:r>
      <w:r w:rsidR="00895888">
        <w:t xml:space="preserve"> as </w:t>
      </w:r>
      <w:r w:rsidR="00895888" w:rsidRPr="008B472E">
        <w:rPr>
          <w:rStyle w:val="Entity"/>
        </w:rPr>
        <w:t>EarthMaterialAbstractDescription</w:t>
      </w:r>
      <w:r w:rsidR="00895888">
        <w:t xml:space="preserve"> is abstract and subtypes </w:t>
      </w:r>
      <w:r w:rsidR="00965167">
        <w:t xml:space="preserve">are defined </w:t>
      </w:r>
      <w:r w:rsidR="00895888">
        <w:t xml:space="preserve">in GeoSciML </w:t>
      </w:r>
      <w:r w:rsidR="00965167">
        <w:t>Extension</w:t>
      </w:r>
      <w:r w:rsidR="00895888">
        <w:t xml:space="preserve">.  </w:t>
      </w:r>
    </w:p>
    <w:p w14:paraId="1281E35F" w14:textId="13133A52" w:rsidR="00895888" w:rsidRPr="00895888" w:rsidRDefault="00895888" w:rsidP="00F42A3E">
      <w:pPr>
        <w:pStyle w:val="Titre5"/>
      </w:pPr>
      <w:r w:rsidRPr="00895888">
        <w:t>gbUnitDescription</w:t>
      </w:r>
      <w:r w:rsidR="001A2D7E">
        <w:t xml:space="preserve"> </w:t>
      </w:r>
      <w:r w:rsidR="002004D2">
        <w:t>(stub property)</w:t>
      </w:r>
    </w:p>
    <w:p w14:paraId="426A44E0" w14:textId="3D30C12E" w:rsidR="00895888" w:rsidRDefault="00895888" w:rsidP="00895888">
      <w:r>
        <w:t xml:space="preserve">The property </w:t>
      </w:r>
      <w:r w:rsidRPr="008B472E">
        <w:rPr>
          <w:rStyle w:val="Entity"/>
        </w:rPr>
        <w:t>gbUnitDescription</w:t>
      </w:r>
      <w:r w:rsidR="00A47566" w:rsidRPr="008B472E">
        <w:rPr>
          <w:rStyle w:val="Entity"/>
        </w:rPr>
        <w:t>:</w:t>
      </w:r>
      <w:r w:rsidRPr="008B472E">
        <w:rPr>
          <w:rStyle w:val="Entity"/>
        </w:rPr>
        <w:t>GeologicUnit</w:t>
      </w:r>
      <w:r w:rsidR="001540B1" w:rsidRPr="008B472E">
        <w:rPr>
          <w:rStyle w:val="Entity"/>
        </w:rPr>
        <w:t>AbstractDescriptio</w:t>
      </w:r>
      <w:r w:rsidR="001540B1">
        <w:t xml:space="preserve"> is a placeholder that </w:t>
      </w:r>
      <w:r>
        <w:t>provide</w:t>
      </w:r>
      <w:r w:rsidR="00F42A3E">
        <w:t>s</w:t>
      </w:r>
      <w:r>
        <w:t xml:space="preserv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AD44BE">
        <w:t>5.1.1</w:t>
      </w:r>
      <w:r>
        <w:fldChar w:fldCharType="end"/>
      </w:r>
      <w:r>
        <w:t xml:space="preserve">) </w:t>
      </w:r>
      <w:r w:rsidRPr="00540089">
        <w:t>in GeoSciML Basic</w:t>
      </w:r>
      <w:r>
        <w:t xml:space="preserve"> as </w:t>
      </w:r>
      <w:r w:rsidRPr="008B472E">
        <w:rPr>
          <w:rStyle w:val="Entity"/>
        </w:rPr>
        <w:t>GeologicUnitAbstractDescription</w:t>
      </w:r>
      <w:r>
        <w:t xml:space="preserve"> is abstract and subtypes</w:t>
      </w:r>
      <w:r w:rsidR="00965167">
        <w:t xml:space="preserve"> are defined</w:t>
      </w:r>
      <w:r>
        <w:t xml:space="preserve"> in GeoSciML </w:t>
      </w:r>
      <w:r w:rsidR="00965167">
        <w:t>Extension</w:t>
      </w:r>
      <w:r>
        <w:t>.</w:t>
      </w:r>
      <w:r w:rsidR="008B472E">
        <w:t xml:space="preserve">  </w:t>
      </w:r>
    </w:p>
    <w:p w14:paraId="69BB7268" w14:textId="69F571C2" w:rsidR="00A07C65" w:rsidRDefault="00A07C65" w:rsidP="00ED2525">
      <w:pPr>
        <w:pStyle w:val="Titre4"/>
      </w:pPr>
      <w:bookmarkStart w:id="272" w:name="BKM_A1329A5F_042F_4AF8_BF84_0B471B65BC55"/>
      <w:bookmarkStart w:id="273" w:name="BKM_7F4D7787_7293_418E_8B38_1A72EA1F4CC0"/>
      <w:bookmarkStart w:id="274" w:name="_Ref440064217"/>
      <w:bookmarkEnd w:id="272"/>
      <w:bookmarkEnd w:id="273"/>
      <w:r>
        <w:t>GeologicUnitHierarchy</w:t>
      </w:r>
      <w:bookmarkEnd w:id="274"/>
    </w:p>
    <w:p w14:paraId="2D0240C9" w14:textId="77777777" w:rsidR="007C615B" w:rsidRPr="007C615B" w:rsidRDefault="007C615B" w:rsidP="007C615B"/>
    <w:p w14:paraId="4A6EC43A" w14:textId="44994958" w:rsidR="00B62995" w:rsidRDefault="00B62995" w:rsidP="00B62995">
      <w:r w:rsidRPr="008B472E">
        <w:rPr>
          <w:rStyle w:val="Entity"/>
        </w:rPr>
        <w:t>GeologicUnitHierarchy</w:t>
      </w:r>
      <w:r w:rsidRPr="00F92942">
        <w:t xml:space="preserve"> associates a </w:t>
      </w:r>
      <w:r w:rsidRPr="008B472E">
        <w:rPr>
          <w:rStyle w:val="Entity"/>
        </w:rPr>
        <w:t>GeologicUnit</w:t>
      </w:r>
      <w:r w:rsidRPr="00F92942">
        <w:t xml:space="preserve"> with another </w:t>
      </w:r>
      <w:r w:rsidRPr="008B472E">
        <w:rPr>
          <w:rStyle w:val="Entity"/>
        </w:rPr>
        <w:t>GeologicUnit</w:t>
      </w:r>
      <w:r w:rsidRPr="00F92942">
        <w:t xml:space="preserve">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4638CA43" w14:textId="4E9DAF18" w:rsidR="003842F3" w:rsidRDefault="00924939" w:rsidP="00ED2525">
      <w:pPr>
        <w:pStyle w:val="Titre5"/>
      </w:pPr>
      <w:r>
        <w:t>r</w:t>
      </w:r>
      <w:r w:rsidRPr="00924939">
        <w:t>ole</w:t>
      </w:r>
    </w:p>
    <w:p w14:paraId="6A782BC1" w14:textId="1403A7E7" w:rsidR="00924939" w:rsidRDefault="00924939" w:rsidP="00ED2525">
      <w:r>
        <w:t xml:space="preserve">The </w:t>
      </w:r>
      <w:r w:rsidRPr="008B472E">
        <w:rPr>
          <w:rStyle w:val="Entity"/>
        </w:rPr>
        <w:t>role:GeologicUnitHierarchyRoleTerm</w:t>
      </w:r>
      <w:r>
        <w:t xml:space="preserve"> property provide</w:t>
      </w:r>
      <w:r w:rsidR="00F42A3E">
        <w:t>s</w:t>
      </w:r>
      <w:r>
        <w:t xml:space="preserve"> a term describing the n</w:t>
      </w:r>
      <w:r w:rsidRPr="00924939">
        <w:t>ature of the parts, e.g. facies, stratigraphic, interbeds, geographic, eastern facies</w:t>
      </w:r>
      <w:r w:rsidR="00BA5AB0">
        <w:t>.</w:t>
      </w:r>
    </w:p>
    <w:p w14:paraId="5F948F81" w14:textId="60F12D0D" w:rsidR="00924939" w:rsidRDefault="00924939" w:rsidP="00ED2525">
      <w:pPr>
        <w:pStyle w:val="Titre5"/>
      </w:pPr>
      <w:r>
        <w:t>p</w:t>
      </w:r>
      <w:r w:rsidRPr="00924939">
        <w:t>roportion</w:t>
      </w:r>
    </w:p>
    <w:p w14:paraId="09C12C6D" w14:textId="631497D1" w:rsidR="00924939" w:rsidRDefault="00924939" w:rsidP="00ED2525">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provide</w:t>
      </w:r>
      <w:r w:rsidR="00F42A3E">
        <w:t>s</w:t>
      </w:r>
      <w:r>
        <w:t xml:space="preserv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Titre5"/>
        <w:rPr>
          <w:lang w:val="en-CA"/>
        </w:rPr>
      </w:pPr>
      <w:r w:rsidRPr="00D970E9">
        <w:rPr>
          <w:lang w:val="en-CA"/>
        </w:rPr>
        <w:t>targetUnit</w:t>
      </w:r>
    </w:p>
    <w:p w14:paraId="50F7186B" w14:textId="24737B75" w:rsidR="00515E43" w:rsidRDefault="008B472E" w:rsidP="00515E43">
      <w:r>
        <w:t xml:space="preserve">The property </w:t>
      </w:r>
      <w:r w:rsidRPr="008B472E">
        <w:rPr>
          <w:rStyle w:val="Entity"/>
        </w:rPr>
        <w:t>targetU</w:t>
      </w:r>
      <w:r w:rsidR="00924939" w:rsidRPr="008B472E">
        <w:rPr>
          <w:rStyle w:val="Entity"/>
        </w:rPr>
        <w:t>nit</w:t>
      </w:r>
      <w:r w:rsidR="00924939">
        <w:t xml:space="preserve"> </w:t>
      </w:r>
      <w:r w:rsidR="00515E43">
        <w:t>is an association</w:t>
      </w:r>
      <w:r w:rsidR="00924939">
        <w:t xml:space="preserve"> </w:t>
      </w:r>
      <w:bookmarkStart w:id="275" w:name="BKM_F1AE88A3_ADC1_4E05_8AA4_DF5F90DB4C60"/>
      <w:bookmarkStart w:id="276" w:name="BKM_C5C77165_16DE_4DA6_948B_748CCB10594C"/>
      <w:bookmarkEnd w:id="275"/>
      <w:bookmarkEnd w:id="276"/>
      <w:r w:rsidR="00515E43">
        <w:t>that</w:t>
      </w:r>
      <w:r w:rsidR="00515E43" w:rsidRPr="00515E43">
        <w:t xml:space="preserve"> specifies exactly one </w:t>
      </w:r>
      <w:r w:rsidR="00515E43" w:rsidRPr="008B472E">
        <w:rPr>
          <w:rStyle w:val="Entity"/>
        </w:rPr>
        <w:t>GeologicUnit</w:t>
      </w:r>
      <w:r w:rsidR="00515E43" w:rsidRPr="00515E43">
        <w:t xml:space="preserve"> that is a proper part of another </w:t>
      </w:r>
      <w:r w:rsidR="00515E43" w:rsidRPr="008B472E">
        <w:rPr>
          <w:rStyle w:val="Entity"/>
        </w:rPr>
        <w:t>GeologicUnit</w:t>
      </w:r>
      <w:r w:rsidR="00515E43" w:rsidRPr="00515E43">
        <w:t>.</w:t>
      </w:r>
    </w:p>
    <w:p w14:paraId="07EA2DEF" w14:textId="705A3D85" w:rsidR="00A07C65" w:rsidRDefault="00A07C65" w:rsidP="007F03F0">
      <w:pPr>
        <w:pStyle w:val="Titre4"/>
      </w:pPr>
      <w:r>
        <w:t>CompositionPart</w:t>
      </w:r>
    </w:p>
    <w:p w14:paraId="69BACF1D" w14:textId="77777777" w:rsidR="00856F51" w:rsidRDefault="00856F51" w:rsidP="00ED2525"/>
    <w:p w14:paraId="2DBFC270" w14:textId="2CF81EEE" w:rsidR="00856F51" w:rsidRDefault="00B62995" w:rsidP="00ED2525">
      <w:r w:rsidRPr="008B472E">
        <w:rPr>
          <w:rStyle w:val="Entity"/>
        </w:rPr>
        <w:lastRenderedPageBreak/>
        <w:t>CompositionPart</w:t>
      </w:r>
      <w:r>
        <w:t xml:space="preserve"> </w:t>
      </w:r>
      <w:r w:rsidRPr="00F3223D">
        <w:t>represent</w:t>
      </w:r>
      <w:r>
        <w:t>s</w:t>
      </w:r>
      <w:r w:rsidRPr="00F3223D">
        <w:t xml:space="preserve"> </w:t>
      </w:r>
      <w:r w:rsidR="003842F3">
        <w:t xml:space="preserve">the </w:t>
      </w:r>
      <w:r w:rsidRPr="00F3223D">
        <w:t>composition of a geologic unit in terms</w:t>
      </w:r>
      <w:r>
        <w:t xml:space="preserve"> of earth material constituents (</w:t>
      </w:r>
      <w:r w:rsidRPr="008B472E">
        <w:rPr>
          <w:rStyle w:val="Entity"/>
        </w:rPr>
        <w:t>CompoundMaterial</w:t>
      </w:r>
      <w:r>
        <w:t>)</w:t>
      </w:r>
      <w:r w:rsidR="00A56B9D">
        <w:t>.  It decomposes the material making of the unit into parts having distinct roles and proportions.</w:t>
      </w:r>
    </w:p>
    <w:p w14:paraId="37D944F7" w14:textId="78F686FC" w:rsidR="00A56B9D" w:rsidRDefault="00A56B9D" w:rsidP="00ED2525">
      <w:pPr>
        <w:pStyle w:val="Titre5"/>
      </w:pPr>
      <w:r>
        <w:t>r</w:t>
      </w:r>
      <w:r w:rsidRPr="00A56B9D">
        <w:t>ole</w:t>
      </w:r>
    </w:p>
    <w:p w14:paraId="668D900E" w14:textId="7A09A47E" w:rsidR="00A56B9D" w:rsidRDefault="00A56B9D" w:rsidP="00ED2525">
      <w:r>
        <w:t xml:space="preserve">The property </w:t>
      </w:r>
      <w:r w:rsidRPr="008B472E">
        <w:rPr>
          <w:rStyle w:val="Entity"/>
        </w:rPr>
        <w:t>role:CompositionPartRoleTerm</w:t>
      </w:r>
      <w:r w:rsidRPr="00A56B9D">
        <w:t xml:space="preserve"> </w:t>
      </w:r>
      <w:r>
        <w:t>define</w:t>
      </w:r>
      <w:r w:rsidR="009F41B1">
        <w:t>s</w:t>
      </w:r>
      <w:r w:rsidRPr="00A56B9D">
        <w:t xml:space="preserve"> the relationship of the </w:t>
      </w:r>
      <w:r w:rsidRPr="008B472E">
        <w:rPr>
          <w:rStyle w:val="Entity"/>
        </w:rPr>
        <w:t>CompoundMaterial</w:t>
      </w:r>
      <w:r w:rsidRPr="00A56B9D">
        <w:t xml:space="preserve"> constituent in the geologic unit, e.g. vein, interbedded constituent, layers, dominant constituent. </w:t>
      </w:r>
    </w:p>
    <w:p w14:paraId="260C4B5C" w14:textId="6E8004D4" w:rsidR="00A56B9D" w:rsidRDefault="00A56B9D" w:rsidP="00ED2525">
      <w:pPr>
        <w:pStyle w:val="Titre5"/>
      </w:pPr>
      <w:r>
        <w:t>p</w:t>
      </w:r>
      <w:r w:rsidRPr="00A56B9D">
        <w:t>roportion</w:t>
      </w:r>
    </w:p>
    <w:p w14:paraId="78DEB61B" w14:textId="7669A011" w:rsidR="00A56B9D" w:rsidRDefault="00A56B9D" w:rsidP="00D81309">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xml:space="preserve">) </w:t>
      </w:r>
      <w:r w:rsidR="009F41B1">
        <w:t>specifies</w:t>
      </w:r>
      <w:r w:rsidRPr="00A56B9D">
        <w:t xml:space="preserve"> the fraction of the geologic unit composed of the compound material.</w:t>
      </w:r>
      <w:r>
        <w:t xml:space="preserve">  </w:t>
      </w:r>
    </w:p>
    <w:p w14:paraId="1C1D2B21" w14:textId="28914CED" w:rsidR="00A56B9D" w:rsidRDefault="00A56B9D" w:rsidP="007F03F0">
      <w:pPr>
        <w:pStyle w:val="Titre5"/>
      </w:pPr>
      <w:r w:rsidRPr="00A56B9D">
        <w:t>Material</w:t>
      </w:r>
    </w:p>
    <w:p w14:paraId="6940E003" w14:textId="23B46C83" w:rsidR="00A56B9D" w:rsidRDefault="00A56B9D" w:rsidP="00ED2525">
      <w:r>
        <w:t xml:space="preserve">The </w:t>
      </w:r>
      <w:r w:rsidRPr="008B472E">
        <w:rPr>
          <w:rStyle w:val="Entity"/>
        </w:rPr>
        <w:t>material:EarthMaterial</w:t>
      </w:r>
      <w:r>
        <w:t xml:space="preserve"> property contain</w:t>
      </w:r>
      <w:r w:rsidR="00D81309">
        <w:t>s</w:t>
      </w:r>
      <w:r>
        <w:t xml:space="preserve"> the material description</w:t>
      </w:r>
      <w:r w:rsidR="00D81309">
        <w:t xml:space="preserve"> (</w:t>
      </w:r>
      <w:r w:rsidR="00D81309">
        <w:fldChar w:fldCharType="begin"/>
      </w:r>
      <w:r w:rsidR="00D81309">
        <w:instrText xml:space="preserve"> REF _Ref440800018 \r \h </w:instrText>
      </w:r>
      <w:r w:rsidR="00D81309">
        <w:fldChar w:fldCharType="separate"/>
      </w:r>
      <w:r w:rsidR="00AD44BE">
        <w:t>8.4.1.6</w:t>
      </w:r>
      <w:r w:rsidR="00D81309">
        <w:fldChar w:fldCharType="end"/>
      </w:r>
      <w:r w:rsidR="00D81309">
        <w:t>)</w:t>
      </w:r>
      <w:r>
        <w:t xml:space="preserve"> of </w:t>
      </w:r>
      <w:r w:rsidR="001A2D7E">
        <w:t>the composing</w:t>
      </w:r>
      <w:r w:rsidRPr="00A56B9D">
        <w:t xml:space="preserve"> part.</w:t>
      </w:r>
    </w:p>
    <w:p w14:paraId="7619CEFE" w14:textId="2972A20E" w:rsidR="00856F51" w:rsidRDefault="00856F51" w:rsidP="00B537EA">
      <w:pPr>
        <w:pStyle w:val="Titre4"/>
      </w:pPr>
      <w:bookmarkStart w:id="277" w:name="BKM_D0CF8372_E2E7_44FE_8452_567F1CFF1C66"/>
      <w:bookmarkStart w:id="278" w:name="BKM_F115EB74_32B6_4EFC_8D26_C2D2AD40E6EB"/>
      <w:bookmarkStart w:id="279" w:name="_Ref440800018"/>
      <w:bookmarkEnd w:id="277"/>
      <w:bookmarkEnd w:id="278"/>
      <w:r>
        <w:t>EarthMaterial</w:t>
      </w:r>
      <w:bookmarkEnd w:id="279"/>
    </w:p>
    <w:p w14:paraId="6AC292D5" w14:textId="77777777" w:rsidR="00856F51" w:rsidRDefault="00856F51" w:rsidP="00856F51"/>
    <w:p w14:paraId="1A8FBB7D" w14:textId="6B5BB66B" w:rsidR="00856F51" w:rsidRPr="00856F51" w:rsidRDefault="008B472E" w:rsidP="00856F51">
      <w:r>
        <w:t xml:space="preserve">The </w:t>
      </w:r>
      <w:r w:rsidRPr="008B472E">
        <w:rPr>
          <w:rStyle w:val="Entity"/>
        </w:rPr>
        <w:t>Earth</w:t>
      </w:r>
      <w:r w:rsidR="00856F51" w:rsidRPr="008B472E">
        <w:rPr>
          <w:rStyle w:val="Entity"/>
        </w:rPr>
        <w:t>Material</w:t>
      </w:r>
      <w:r w:rsidR="00856F51" w:rsidRPr="00856F51">
        <w:t xml:space="preserve"> class holds a description of a naturally occurring</w:t>
      </w:r>
      <w:r>
        <w:t xml:space="preserve"> substance in the Earth.  </w:t>
      </w:r>
      <w:r w:rsidRPr="008B472E">
        <w:rPr>
          <w:rStyle w:val="Entity"/>
        </w:rPr>
        <w:t>EarthM</w:t>
      </w:r>
      <w:r w:rsidR="00856F51" w:rsidRPr="008B472E">
        <w:rPr>
          <w:rStyle w:val="Entity"/>
        </w:rPr>
        <w:t>aterial</w:t>
      </w:r>
      <w:r w:rsidR="00856F51" w:rsidRPr="00856F51">
        <w:t xml:space="preserve"> represents material composition or substance, and is thus independent of quantity or location. Ideally, </w:t>
      </w:r>
      <w:r w:rsidR="00E72E0A" w:rsidRPr="008B472E">
        <w:rPr>
          <w:rStyle w:val="Entity"/>
        </w:rPr>
        <w:t>E</w:t>
      </w:r>
      <w:r w:rsidRPr="008B472E">
        <w:rPr>
          <w:rStyle w:val="Entity"/>
        </w:rPr>
        <w:t>arthM</w:t>
      </w:r>
      <w:r w:rsidR="00856F51" w:rsidRPr="008B472E">
        <w:rPr>
          <w:rStyle w:val="Entity"/>
        </w:rPr>
        <w:t>aterials</w:t>
      </w:r>
      <w:r w:rsidR="00856F51" w:rsidRPr="00856F51">
        <w:t xml:space="preserve"> are defined strictly based on physical properties, but because of standard geological usage, genetic interpretations </w:t>
      </w:r>
      <w:r>
        <w:t>enter</w:t>
      </w:r>
      <w:r w:rsidR="00856F51" w:rsidRPr="00856F51">
        <w:t xml:space="preserve"> into the description as well.   </w:t>
      </w:r>
    </w:p>
    <w:p w14:paraId="4732600B" w14:textId="38A5109F" w:rsidR="00856F51" w:rsidRDefault="00E15963" w:rsidP="00856F51">
      <w:pPr>
        <w:keepNext/>
      </w:pPr>
      <w:r w:rsidRPr="00E15963">
        <w:rPr>
          <w:noProof/>
          <w:lang w:val="en-CA" w:eastAsia="en-CA"/>
        </w:rPr>
        <w:drawing>
          <wp:inline distT="0" distB="0" distL="0" distR="0" wp14:anchorId="58AF310B" wp14:editId="2878AD82">
            <wp:extent cx="5486400" cy="2530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530426"/>
                    </a:xfrm>
                    <a:prstGeom prst="rect">
                      <a:avLst/>
                    </a:prstGeom>
                  </pic:spPr>
                </pic:pic>
              </a:graphicData>
            </a:graphic>
          </wp:inline>
        </w:drawing>
      </w:r>
    </w:p>
    <w:p w14:paraId="0D050E87" w14:textId="3FF9D21A" w:rsidR="00A07C65" w:rsidRDefault="00856F51" w:rsidP="00856F51">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14</w:t>
      </w:r>
      <w:r w:rsidR="00673E83">
        <w:rPr>
          <w:noProof/>
        </w:rPr>
        <w:fldChar w:fldCharType="end"/>
      </w:r>
      <w:r>
        <w:t xml:space="preserve"> : EarthMaterial and related classes</w:t>
      </w:r>
      <w:r w:rsidR="00BA5AB0">
        <w:t>.</w:t>
      </w:r>
    </w:p>
    <w:p w14:paraId="12D2BA9E" w14:textId="5005ACA8" w:rsidR="00A47566" w:rsidRDefault="00A47566" w:rsidP="007F03F0">
      <w:pPr>
        <w:pStyle w:val="Titre5"/>
      </w:pPr>
      <w:r w:rsidRPr="00A47566">
        <w:t>color</w:t>
      </w:r>
    </w:p>
    <w:p w14:paraId="394DEBD5" w14:textId="2C12AF3B" w:rsidR="00A47566" w:rsidRDefault="00A47566" w:rsidP="007F03F0">
      <w:r>
        <w:t xml:space="preserve">The </w:t>
      </w:r>
      <w:r w:rsidRPr="008B472E">
        <w:rPr>
          <w:rStyle w:val="Entity"/>
        </w:rPr>
        <w:t>color</w:t>
      </w:r>
      <w:r>
        <w:t xml:space="preserve"> property (</w:t>
      </w:r>
      <w:r w:rsidR="00E72E0A" w:rsidRPr="008B472E">
        <w:rPr>
          <w:rStyle w:val="Entity"/>
        </w:rPr>
        <w:t>SWE:</w:t>
      </w:r>
      <w:r w:rsidRPr="008B472E">
        <w:rPr>
          <w:rStyle w:val="Entity"/>
        </w:rPr>
        <w:t>:Category</w:t>
      </w:r>
      <w:r>
        <w:t xml:space="preserve">) </w:t>
      </w:r>
      <w:r w:rsidR="00E15963">
        <w:t>is</w:t>
      </w:r>
      <w:r>
        <w:t xml:space="preserve"> a term from a controlled vocabulary that specifies the</w:t>
      </w:r>
      <w:r w:rsidRPr="00A47566">
        <w:t xml:space="preserve"> colo</w:t>
      </w:r>
      <w:r>
        <w:t>u</w:t>
      </w:r>
      <w:r w:rsidRPr="00A47566">
        <w:t xml:space="preserve">r of the earth material. Color schemes such as the Munsell rock and soil color schemes </w:t>
      </w:r>
      <w:r w:rsidR="00C8182D">
        <w:t>[</w:t>
      </w:r>
      <w:r w:rsidR="00C8182D">
        <w:fldChar w:fldCharType="begin"/>
      </w:r>
      <w:r w:rsidR="00C8182D">
        <w:instrText xml:space="preserve"> REF _Ref458066089 \n \h </w:instrText>
      </w:r>
      <w:r w:rsidR="00C8182D">
        <w:fldChar w:fldCharType="separate"/>
      </w:r>
      <w:r w:rsidR="00AD44BE">
        <w:t>11</w:t>
      </w:r>
      <w:r w:rsidR="00C8182D">
        <w:fldChar w:fldCharType="end"/>
      </w:r>
      <w:r w:rsidR="00C8182D">
        <w:t xml:space="preserve">] </w:t>
      </w:r>
      <w:r w:rsidR="00E15963">
        <w:t>may</w:t>
      </w:r>
      <w:r w:rsidRPr="00A47566">
        <w:t xml:space="preserve"> be used.</w:t>
      </w:r>
    </w:p>
    <w:p w14:paraId="7D5D1933" w14:textId="0EE292A4" w:rsidR="00A47566" w:rsidRDefault="00E15963" w:rsidP="00F9640E">
      <w:pPr>
        <w:pStyle w:val="Titre5"/>
        <w:rPr>
          <w:lang w:val="en-CA"/>
        </w:rPr>
      </w:pPr>
      <w:r>
        <w:rPr>
          <w:lang w:val="en-CA"/>
        </w:rPr>
        <w:lastRenderedPageBreak/>
        <w:t>p</w:t>
      </w:r>
      <w:r w:rsidR="00A47566" w:rsidRPr="00D970E9">
        <w:rPr>
          <w:lang w:val="en-CA"/>
        </w:rPr>
        <w:t>urpose</w:t>
      </w:r>
    </w:p>
    <w:p w14:paraId="0094DFA5" w14:textId="6A545FC8" w:rsidR="00E15963" w:rsidRPr="00A47566" w:rsidRDefault="00A47566" w:rsidP="007F03F0">
      <w:r>
        <w:t xml:space="preserve">The </w:t>
      </w:r>
      <w:r w:rsidRPr="008B472E">
        <w:rPr>
          <w:rStyle w:val="Entity"/>
        </w:rPr>
        <w:t>purpose:DescriptionPurpose</w:t>
      </w:r>
      <w:r>
        <w:t xml:space="preserve"> property provide</w:t>
      </w:r>
      <w:r w:rsidR="00E15963">
        <w:t>s</w:t>
      </w:r>
      <w:r>
        <w:t xml:space="preserve"> a specif</w:t>
      </w:r>
      <w:r w:rsidR="00E15963">
        <w:t xml:space="preserve">ication of the intended purpose or </w:t>
      </w:r>
      <w:r>
        <w:t xml:space="preserve">level of abstraction for the given </w:t>
      </w:r>
      <w:r w:rsidRPr="008B472E">
        <w:rPr>
          <w:rStyle w:val="Entity"/>
        </w:rPr>
        <w:t>EarthMaterial</w:t>
      </w:r>
      <w:r>
        <w:t xml:space="preserve">. The intent is the same a </w:t>
      </w:r>
      <w:r w:rsidRPr="008B472E">
        <w:rPr>
          <w:rStyle w:val="Entity"/>
        </w:rPr>
        <w:t>GeologicFeature</w:t>
      </w:r>
      <w:r>
        <w:t xml:space="preserve">’s purpose (see </w:t>
      </w:r>
      <w:r>
        <w:fldChar w:fldCharType="begin"/>
      </w:r>
      <w:r>
        <w:instrText xml:space="preserve"> REF _Ref440112192 \r \h </w:instrText>
      </w:r>
      <w:r>
        <w:fldChar w:fldCharType="separate"/>
      </w:r>
      <w:r w:rsidR="00AD44BE">
        <w:t>8.4.1.1.2</w:t>
      </w:r>
      <w:r>
        <w:fldChar w:fldCharType="end"/>
      </w:r>
      <w:r>
        <w:t xml:space="preserve">) and it shares the same vocabulary (instance, typicalNorm, </w:t>
      </w:r>
      <w:r w:rsidR="00BC7F45">
        <w:t>definingNorm</w:t>
      </w:r>
      <w:r>
        <w:t>)</w:t>
      </w:r>
      <w:r w:rsidR="00BA5AB0">
        <w:t>.</w:t>
      </w:r>
    </w:p>
    <w:p w14:paraId="1E644CDF" w14:textId="7FAF3BC5" w:rsidR="00856F51" w:rsidRPr="00E15963" w:rsidRDefault="005F410E" w:rsidP="00E15963">
      <w:pPr>
        <w:pStyle w:val="Titre5"/>
        <w:rPr>
          <w:lang w:val="en-CA"/>
        </w:rPr>
      </w:pPr>
      <w:bookmarkStart w:id="280" w:name="BKM_BD5C03BF_666A_4A06_9108_21CA3469AFBC"/>
      <w:bookmarkEnd w:id="280"/>
      <w:r w:rsidRPr="00D970E9">
        <w:rPr>
          <w:lang w:val="en-CA"/>
        </w:rPr>
        <w:t>gbEarthMaterialDescription</w:t>
      </w:r>
      <w:r>
        <w:rPr>
          <w:lang w:val="en-CA"/>
        </w:rPr>
        <w:t xml:space="preserve"> (</w:t>
      </w:r>
      <w:r w:rsidR="00B3415C">
        <w:rPr>
          <w:lang w:val="en-CA"/>
        </w:rPr>
        <w:t>stub property)</w:t>
      </w:r>
    </w:p>
    <w:p w14:paraId="37F05BF1" w14:textId="336244E4" w:rsidR="00B3415C" w:rsidRDefault="00B3415C" w:rsidP="007F03F0">
      <w:pPr>
        <w:rPr>
          <w:lang w:val="en-CA"/>
        </w:rPr>
      </w:pPr>
      <w:r>
        <w:rPr>
          <w:lang w:val="en-CA"/>
        </w:rPr>
        <w:t xml:space="preserve">The property </w:t>
      </w:r>
      <w:r w:rsidRPr="008B472E">
        <w:rPr>
          <w:rStyle w:val="Entity"/>
        </w:rPr>
        <w:t>gbEarthMaterialDescription:EarthMaterialAbstractDescription</w:t>
      </w:r>
      <w:r>
        <w:rPr>
          <w:lang w:val="en-CA"/>
        </w:rPr>
        <w:t xml:space="preserve"> provide</w:t>
      </w:r>
      <w:r w:rsidR="00E15963">
        <w:rPr>
          <w:lang w:val="en-CA"/>
        </w:rPr>
        <w:t>s</w:t>
      </w:r>
      <w:r>
        <w:rPr>
          <w:lang w:val="en-CA"/>
        </w:rPr>
        <w:t xml:space="preserve"> a detailed earth material description of the part.  This property is a stub in GeoSciML Basic as </w:t>
      </w:r>
      <w:r w:rsidRPr="008B472E">
        <w:rPr>
          <w:rStyle w:val="Entity"/>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Titre4"/>
        <w:rPr>
          <w:lang w:val="en-CA"/>
        </w:rPr>
      </w:pPr>
      <w:bookmarkStart w:id="281" w:name="BKM_18D25AC3_6FC0_4C65_A8A5_F0142E2E6CE0"/>
      <w:bookmarkStart w:id="282" w:name="BKM_18EC1705_589B_4DEF_A044_9A1610E567B6"/>
      <w:bookmarkStart w:id="283" w:name="BKM_69643EA7_2142_46B5_9F91_BA2962E773C2"/>
      <w:bookmarkEnd w:id="281"/>
      <w:bookmarkEnd w:id="282"/>
      <w:bookmarkEnd w:id="283"/>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55D4209C" w:rsidR="00856F51" w:rsidRDefault="003A3838" w:rsidP="00856F51">
      <w:pPr>
        <w:rPr>
          <w:lang w:val="en-CA"/>
        </w:rPr>
      </w:pPr>
      <w:r>
        <w:rPr>
          <w:lang w:val="en-CA"/>
        </w:rPr>
        <w:t xml:space="preserve">A </w:t>
      </w:r>
      <w:r w:rsidRPr="008B472E">
        <w:rPr>
          <w:rStyle w:val="Entity"/>
        </w:rPr>
        <w:t>CompoundMaterial</w:t>
      </w:r>
      <w:r>
        <w:rPr>
          <w:lang w:val="en-CA"/>
        </w:rPr>
        <w:t xml:space="preserve"> is a</w:t>
      </w:r>
      <w:r w:rsidR="00856F51" w:rsidRPr="00856F51">
        <w:rPr>
          <w:lang w:val="en-CA"/>
        </w:rPr>
        <w:t xml:space="preserve">n </w:t>
      </w:r>
      <w:r w:rsidR="00856F51" w:rsidRPr="008B472E">
        <w:rPr>
          <w:rStyle w:val="Entity"/>
        </w:rPr>
        <w:t>EarthMaterial</w:t>
      </w:r>
      <w:r w:rsidR="00856F51" w:rsidRPr="00856F51">
        <w:rPr>
          <w:lang w:val="en-CA"/>
        </w:rPr>
        <w:t xml:space="preserve"> composed of particles </w:t>
      </w:r>
      <w:r w:rsidR="00AE70CD">
        <w:rPr>
          <w:lang w:val="en-CA"/>
        </w:rPr>
        <w:t>made</w:t>
      </w:r>
      <w:r w:rsidR="00856F51" w:rsidRPr="00856F51">
        <w:rPr>
          <w:lang w:val="en-CA"/>
        </w:rPr>
        <w:t xml:space="preserve"> of </w:t>
      </w:r>
      <w:r w:rsidR="00856F51" w:rsidRPr="008B472E">
        <w:rPr>
          <w:rStyle w:val="Entity"/>
        </w:rPr>
        <w:t>EarthMaterials</w:t>
      </w:r>
      <w:r w:rsidR="00856F51" w:rsidRPr="00856F51">
        <w:rPr>
          <w:lang w:val="en-CA"/>
        </w:rPr>
        <w:t xml:space="preserve">, possibly including other </w:t>
      </w:r>
      <w:r w:rsidR="00856F51" w:rsidRPr="008B472E">
        <w:rPr>
          <w:rStyle w:val="Entity"/>
        </w:rPr>
        <w:t>CompoundMaterials</w:t>
      </w:r>
      <w:r w:rsidR="00856F51" w:rsidRPr="00856F51">
        <w:rPr>
          <w:lang w:val="en-CA"/>
        </w:rPr>
        <w:t xml:space="preserve">.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w:t>
      </w:r>
      <w:r w:rsidR="00856F51" w:rsidRPr="00406683">
        <w:rPr>
          <w:rStyle w:val="Entity"/>
        </w:rPr>
        <w:t>RockMaterial</w:t>
      </w:r>
      <w:r w:rsidR="00856F51" w:rsidRPr="00856F51">
        <w:rPr>
          <w:lang w:val="en-CA"/>
        </w:rPr>
        <w:t>" should be used</w:t>
      </w:r>
      <w:r>
        <w:rPr>
          <w:lang w:val="en-CA"/>
        </w:rPr>
        <w:t xml:space="preserve"> to describe units made of rock</w:t>
      </w:r>
      <w:r w:rsidR="00856F51" w:rsidRPr="00856F51">
        <w:rPr>
          <w:lang w:val="en-CA"/>
        </w:rPr>
        <w:t>.</w:t>
      </w:r>
      <w:r w:rsidR="005F1086">
        <w:rPr>
          <w:lang w:val="en-CA"/>
        </w:rPr>
        <w:t xml:space="preserve">  </w:t>
      </w:r>
    </w:p>
    <w:p w14:paraId="374B510A" w14:textId="77777777" w:rsidR="00E15963" w:rsidRDefault="00E15963" w:rsidP="00E15963">
      <w:pPr>
        <w:keepNext/>
      </w:pPr>
      <w:r>
        <w:rPr>
          <w:noProof/>
          <w:lang w:val="en-CA" w:eastAsia="en-CA"/>
        </w:rPr>
        <w:drawing>
          <wp:inline distT="0" distB="0" distL="0" distR="0" wp14:anchorId="17AD6084" wp14:editId="24AAF929">
            <wp:extent cx="5389245" cy="4211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9245" cy="4211955"/>
                    </a:xfrm>
                    <a:prstGeom prst="rect">
                      <a:avLst/>
                    </a:prstGeom>
                    <a:noFill/>
                    <a:ln>
                      <a:noFill/>
                    </a:ln>
                  </pic:spPr>
                </pic:pic>
              </a:graphicData>
            </a:graphic>
          </wp:inline>
        </w:drawing>
      </w:r>
    </w:p>
    <w:p w14:paraId="2F7B66AD" w14:textId="5CFE8113" w:rsidR="00E15963" w:rsidRDefault="00E15963" w:rsidP="00E15963">
      <w:pPr>
        <w:pStyle w:val="Lgende"/>
        <w:rPr>
          <w:lang w:val="en-CA"/>
        </w:rPr>
      </w:pPr>
      <w:r>
        <w:t xml:space="preserve">Figure </w:t>
      </w:r>
      <w:r>
        <w:fldChar w:fldCharType="begin"/>
      </w:r>
      <w:r>
        <w:instrText xml:space="preserve"> SEQ Figure \* ARABIC </w:instrText>
      </w:r>
      <w:r>
        <w:fldChar w:fldCharType="separate"/>
      </w:r>
      <w:r w:rsidR="00AD44BE">
        <w:rPr>
          <w:noProof/>
        </w:rPr>
        <w:t>15</w:t>
      </w:r>
      <w:r>
        <w:fldChar w:fldCharType="end"/>
      </w:r>
      <w:r>
        <w:t xml:space="preserve"> : Context diagram for CompoundMaterial</w:t>
      </w:r>
    </w:p>
    <w:p w14:paraId="6300E44C" w14:textId="77777777" w:rsidR="00856F51" w:rsidRDefault="00856F51" w:rsidP="00B537EA">
      <w:pPr>
        <w:pStyle w:val="Titre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3A7F5DD1" w:rsidR="00856F51" w:rsidRDefault="00406683" w:rsidP="00856F51">
      <w:pPr>
        <w:autoSpaceDE w:val="0"/>
        <w:autoSpaceDN w:val="0"/>
        <w:adjustRightInd w:val="0"/>
        <w:spacing w:after="0" w:line="240" w:lineRule="atLeast"/>
      </w:pPr>
      <w:r w:rsidRPr="00406683">
        <w:rPr>
          <w:rStyle w:val="Entity"/>
        </w:rPr>
        <w:t>RockM</w:t>
      </w:r>
      <w:r w:rsidR="00856F51" w:rsidRPr="00406683">
        <w:rPr>
          <w:rStyle w:val="Entity"/>
        </w:rPr>
        <w:t>aterial</w:t>
      </w:r>
      <w:r w:rsidR="00856F51">
        <w:t xml:space="preserve"> is a specialized </w:t>
      </w:r>
      <w:r w:rsidR="00856F51" w:rsidRPr="00406683">
        <w:rPr>
          <w:rStyle w:val="Entity"/>
        </w:rPr>
        <w:t>CompoundMaterial</w:t>
      </w:r>
      <w:r w:rsidR="00856F51">
        <w:t xml:space="preserve"> that includes consolidated and unconsolidated materials</w:t>
      </w:r>
      <w:r w:rsidR="003A3838">
        <w:t xml:space="preserve"> (such as surficial sediments)</w:t>
      </w:r>
      <w:r w:rsidR="00856F51">
        <w:t xml:space="preserve"> as well as mixtures of consolidated and unconsolidated materials.</w:t>
      </w:r>
      <w:r w:rsidR="005F1086">
        <w:t xml:space="preserve">  In GeoSciML Basic, Rock Material is essentially a link to a controlled vocabulary (lithology property) and a c</w:t>
      </w:r>
      <w:r w:rsidR="00AE70CD">
        <w:t>olo</w:t>
      </w:r>
      <w:r w:rsidR="005F1086">
        <w:t xml:space="preserve">r (inherited from </w:t>
      </w:r>
      <w:r w:rsidR="005F1086" w:rsidRPr="00406683">
        <w:rPr>
          <w:rStyle w:val="Entity"/>
        </w:rPr>
        <w:t>EarthMaterial</w:t>
      </w:r>
      <w:r w:rsidR="005F1086">
        <w:t xml:space="preserve">).  Specific material properties (and </w:t>
      </w:r>
      <w:r w:rsidR="005F1086" w:rsidRPr="00406683">
        <w:rPr>
          <w:rStyle w:val="Entity"/>
        </w:rPr>
        <w:t>CompoundMaterial</w:t>
      </w:r>
      <w:r w:rsidR="005F1086">
        <w:t xml:space="preserve">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3A6004A2" w14:textId="3267CC2E" w:rsidR="005F1086" w:rsidRPr="00406683" w:rsidRDefault="005F1086" w:rsidP="00406683">
      <w:pPr>
        <w:pStyle w:val="Titre5"/>
        <w:rPr>
          <w:lang w:val="en-CA"/>
        </w:rPr>
      </w:pPr>
      <w:r>
        <w:rPr>
          <w:lang w:val="en-CA"/>
        </w:rPr>
        <w:t>l</w:t>
      </w:r>
      <w:r w:rsidRPr="00D970E9">
        <w:rPr>
          <w:lang w:val="en-CA"/>
        </w:rPr>
        <w:t>ithology</w:t>
      </w:r>
    </w:p>
    <w:p w14:paraId="70A99D2A" w14:textId="0F69D98B" w:rsidR="005F1086" w:rsidRDefault="005F1086" w:rsidP="00856F51">
      <w:pPr>
        <w:autoSpaceDE w:val="0"/>
        <w:autoSpaceDN w:val="0"/>
        <w:adjustRightInd w:val="0"/>
        <w:spacing w:after="0" w:line="240" w:lineRule="atLeast"/>
      </w:pPr>
      <w:r>
        <w:t xml:space="preserve">The </w:t>
      </w:r>
      <w:r w:rsidRPr="00406683">
        <w:rPr>
          <w:rStyle w:val="Entity"/>
        </w:rPr>
        <w:t>lithology:LithologyTerm</w:t>
      </w:r>
      <w:r>
        <w:t xml:space="preserve"> property provide</w:t>
      </w:r>
      <w:r w:rsidR="005E4220">
        <w:t>s</w:t>
      </w:r>
      <w:r>
        <w:t xml:space="preserv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Titre3"/>
      </w:pPr>
      <w:bookmarkStart w:id="284" w:name="BKM_0198932B_28DD_424D_8B50_FABE0D235C84"/>
      <w:bookmarkStart w:id="285" w:name="BKM_7A5570E9_5272_4DAD_BC83_4E0D06E5C57A"/>
      <w:bookmarkStart w:id="286" w:name="_Toc458154218"/>
      <w:bookmarkEnd w:id="284"/>
      <w:bookmarkEnd w:id="285"/>
      <w:r>
        <w:t>Geologic Event</w:t>
      </w:r>
      <w:bookmarkEnd w:id="286"/>
    </w:p>
    <w:p w14:paraId="61E87169" w14:textId="77777777" w:rsidR="00EA4029" w:rsidRPr="00EA4029" w:rsidRDefault="00EA4029" w:rsidP="00EA4029"/>
    <w:p w14:paraId="1AB278F4" w14:textId="3B001F19" w:rsidR="00DA45AF" w:rsidRDefault="00DA45AF" w:rsidP="00DA45AF">
      <w:r>
        <w:t xml:space="preserve">A geologic event is an identifiable event during which one or more geological processes act to modify geological entities. A </w:t>
      </w:r>
      <w:r w:rsidRPr="00406683">
        <w:rPr>
          <w:rStyle w:val="Entity"/>
        </w:rPr>
        <w:t>GeologicEvent</w:t>
      </w:r>
      <w:r>
        <w:t xml:space="preserve">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w:t>
      </w:r>
      <w:r w:rsidR="005E4220">
        <w:t>it is</w:t>
      </w:r>
      <w:r>
        <w:t xml:space="preserve"> the age of crystallization). The GeologicEvent class allows to explicitly document the process and environment.</w:t>
      </w:r>
    </w:p>
    <w:p w14:paraId="71C41147" w14:textId="31112A93" w:rsidR="00DA45AF" w:rsidRDefault="00406683" w:rsidP="00DA45AF">
      <w:r w:rsidRPr="00406683">
        <w:rPr>
          <w:rStyle w:val="Entity"/>
        </w:rPr>
        <w:t>GeologicalH</w:t>
      </w:r>
      <w:r w:rsidR="00DA45AF" w:rsidRPr="00406683">
        <w:rPr>
          <w:rStyle w:val="Entity"/>
        </w:rPr>
        <w:t>istory</w:t>
      </w:r>
      <w:r w:rsidR="00DA45AF">
        <w:t xml:space="preserve"> is an ordered </w:t>
      </w:r>
      <w:r>
        <w:t xml:space="preserve">aggregation of </w:t>
      </w:r>
      <w:r w:rsidRPr="00406683">
        <w:rPr>
          <w:rStyle w:val="Entity"/>
        </w:rPr>
        <w:t>Geological</w:t>
      </w:r>
      <w:r w:rsidR="00DA45AF" w:rsidRPr="00406683">
        <w:rPr>
          <w:rStyle w:val="Entity"/>
        </w:rPr>
        <w:t>Event</w:t>
      </w:r>
      <w:r w:rsidR="00DA45AF">
        <w:t xml:space="preserve"> objects, each of which may have an associated geological Age, geological environment, and one or more geological process</w:t>
      </w:r>
      <w:r w:rsidR="00BA5AB0">
        <w:t>.</w:t>
      </w:r>
    </w:p>
    <w:p w14:paraId="6C961A9E" w14:textId="0EB5DB40" w:rsidR="00F20F81" w:rsidRDefault="00DA45AF" w:rsidP="00DA45AF">
      <w:r>
        <w:t>The age attributes are representation</w:t>
      </w:r>
      <w:r w:rsidR="0034572C">
        <w:t>s</w:t>
      </w:r>
      <w:r>
        <w:t xml:space="preserve"> of a particular geological event or feature expressed in terms of years </w:t>
      </w:r>
      <w:r w:rsidR="00EA4029">
        <w:t>(</w:t>
      </w:r>
      <w:r w:rsidR="00EA4029" w:rsidRPr="00406683">
        <w:rPr>
          <w:rStyle w:val="Entity"/>
        </w:rPr>
        <w:t>numericAge</w:t>
      </w:r>
      <w:r w:rsidR="00EA4029">
        <w:rPr>
          <w:lang w:val="en-CA"/>
        </w:rPr>
        <w:t xml:space="preserve">) </w:t>
      </w:r>
      <w:r>
        <w:t>before present (absolute age), referred to the geological time scale</w:t>
      </w:r>
      <w:r w:rsidR="00EA4029">
        <w:t xml:space="preserve"> </w:t>
      </w:r>
      <w:r w:rsidR="00EA4029">
        <w:rPr>
          <w:lang w:val="en-CA"/>
        </w:rPr>
        <w:t>(</w:t>
      </w:r>
      <w:r w:rsidR="00EA4029" w:rsidRPr="00406683">
        <w:rPr>
          <w:rStyle w:val="Entity"/>
        </w:rPr>
        <w:t>youngerNamedAge</w:t>
      </w:r>
      <w:r w:rsidR="00EA4029">
        <w:t xml:space="preserve"> and </w:t>
      </w:r>
      <w:r w:rsidR="00EA4029" w:rsidRPr="00406683">
        <w:rPr>
          <w:rStyle w:val="Entity"/>
        </w:rPr>
        <w:t>olderNamedAge</w:t>
      </w:r>
      <w:r w:rsidR="00EA4029">
        <w:t>)</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0512E658" w:rsidR="00DA45AF" w:rsidRPr="00DA45AF" w:rsidRDefault="00DA45AF" w:rsidP="00DA45AF">
      <w:r>
        <w:t xml:space="preserve">Specifications of age in years before present are based on determination of time durations based on interpretation of isotopic analyses of </w:t>
      </w:r>
      <w:r w:rsidRPr="00406683">
        <w:rPr>
          <w:rStyle w:val="Entity"/>
        </w:rPr>
        <w:t>EarthMaterial</w:t>
      </w:r>
      <w:r>
        <w:t xml:space="preserve">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424648">
        <w:t xml:space="preserve"> (a.k.a, Steno laws [</w:t>
      </w:r>
      <w:r w:rsidR="00424648">
        <w:fldChar w:fldCharType="begin"/>
      </w:r>
      <w:r w:rsidR="00424648">
        <w:instrText xml:space="preserve"> REF _Ref458066140 \n \h </w:instrText>
      </w:r>
      <w:r w:rsidR="00424648">
        <w:fldChar w:fldCharType="separate"/>
      </w:r>
      <w:r w:rsidR="00AD44BE">
        <w:t>17</w:t>
      </w:r>
      <w:r w:rsidR="00424648">
        <w:fldChar w:fldCharType="end"/>
      </w:r>
      <w:r w:rsidR="00424648">
        <w:t>]</w:t>
      </w:r>
      <w:r w:rsidR="00F20F81">
        <w:t>)</w:t>
      </w:r>
      <w:r w:rsidR="00BA5AB0">
        <w:t>.</w:t>
      </w:r>
    </w:p>
    <w:p w14:paraId="03FE6CA6" w14:textId="77777777" w:rsidR="00B537EA" w:rsidRDefault="00B537EA" w:rsidP="00856F51"/>
    <w:p w14:paraId="3DACF261" w14:textId="6EA9038C" w:rsidR="00B537EA" w:rsidRDefault="00441148" w:rsidP="00B537EA">
      <w:pPr>
        <w:keepNext/>
      </w:pPr>
      <w:r>
        <w:rPr>
          <w:noProof/>
          <w:lang w:val="en-CA" w:eastAsia="en-CA"/>
        </w:rPr>
        <w:lastRenderedPageBreak/>
        <w:drawing>
          <wp:inline distT="0" distB="0" distL="0" distR="0" wp14:anchorId="555A16DE" wp14:editId="3301800E">
            <wp:extent cx="5486400" cy="4641856"/>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641856"/>
                    </a:xfrm>
                    <a:prstGeom prst="rect">
                      <a:avLst/>
                    </a:prstGeom>
                    <a:noFill/>
                    <a:ln>
                      <a:noFill/>
                    </a:ln>
                  </pic:spPr>
                </pic:pic>
              </a:graphicData>
            </a:graphic>
          </wp:inline>
        </w:drawing>
      </w:r>
    </w:p>
    <w:p w14:paraId="634E7DC8" w14:textId="3F571021" w:rsidR="00B537EA" w:rsidRDefault="00B537EA" w:rsidP="00B537EA">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16</w:t>
      </w:r>
      <w:r w:rsidR="00673E83">
        <w:rPr>
          <w:noProof/>
        </w:rPr>
        <w:fldChar w:fldCharType="end"/>
      </w:r>
      <w:r>
        <w:t>: Geologic Event</w:t>
      </w:r>
      <w:r w:rsidR="00BA5AB0">
        <w:t xml:space="preserve"> summary diagram.</w:t>
      </w:r>
    </w:p>
    <w:p w14:paraId="59870292" w14:textId="00E80337" w:rsidR="00EA4029" w:rsidRDefault="00DB2D3A" w:rsidP="00DB2D3A">
      <w:pPr>
        <w:pStyle w:val="Titre4"/>
        <w:rPr>
          <w:lang w:val="en-CA"/>
        </w:rPr>
      </w:pPr>
      <w:bookmarkStart w:id="287" w:name="BKM_0E4402F5_70D7_41B4_8F46_2909F6D349A5"/>
      <w:bookmarkEnd w:id="287"/>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w:t>
      </w:r>
      <w:r w:rsidRPr="00406683">
        <w:rPr>
          <w:rStyle w:val="Entity"/>
        </w:rPr>
        <w:t>GeologicEvent</w:t>
      </w:r>
      <w:r>
        <w:rPr>
          <w:lang w:val="en-CA"/>
        </w:rPr>
        <w:t xml:space="preserve">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sidRPr="00406683">
        <w:rPr>
          <w:rStyle w:val="Entity"/>
        </w:rPr>
        <w:t>GeochologicEraTerm</w:t>
      </w:r>
      <w:r w:rsidR="00980C8A">
        <w:rPr>
          <w:lang w:val="en-CA"/>
        </w:rPr>
        <w:t>)</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76221BB" w:rsidR="00C9272B" w:rsidRDefault="0034572C" w:rsidP="00F9640E">
      <w:pPr>
        <w:rPr>
          <w:lang w:val="en-CA"/>
        </w:rPr>
      </w:pPr>
      <w:r>
        <w:rPr>
          <w:lang w:val="en-CA"/>
        </w:rPr>
        <w:t>Because associated processes are incompatible, a</w:t>
      </w:r>
      <w:r w:rsidR="00C9272B">
        <w:rPr>
          <w:lang w:val="en-CA"/>
        </w:rPr>
        <w:t xml:space="preserve"> single event cannot be shared between </w:t>
      </w:r>
      <w:r w:rsidR="00C9272B" w:rsidRPr="00406683">
        <w:rPr>
          <w:rStyle w:val="Entity"/>
        </w:rPr>
        <w:t>DisplacementEvent</w:t>
      </w:r>
      <w:r w:rsidR="00C9272B">
        <w:rPr>
          <w:lang w:val="en-CA"/>
        </w:rPr>
        <w:t xml:space="preserve">, </w:t>
      </w:r>
      <w:r w:rsidR="00C9272B" w:rsidRPr="00406683">
        <w:rPr>
          <w:rStyle w:val="Entity"/>
        </w:rPr>
        <w:t>AlterationDescription</w:t>
      </w:r>
      <w:r w:rsidR="00C9272B">
        <w:rPr>
          <w:lang w:val="en-CA"/>
        </w:rPr>
        <w:t xml:space="preserve"> of </w:t>
      </w:r>
      <w:r w:rsidR="00C9272B" w:rsidRPr="00406683">
        <w:rPr>
          <w:rStyle w:val="Entity"/>
        </w:rPr>
        <w:t>MetamorphicDescription</w:t>
      </w:r>
      <w:r w:rsidR="005E4220">
        <w:rPr>
          <w:lang w:val="en-CA"/>
        </w:rPr>
        <w:t xml:space="preserve"> (a process associated to </w:t>
      </w:r>
      <w:r w:rsidR="005E4220" w:rsidRPr="00406683">
        <w:rPr>
          <w:rStyle w:val="Entity"/>
        </w:rPr>
        <w:t>DisplacementEvent</w:t>
      </w:r>
      <w:r w:rsidR="005E4220">
        <w:rPr>
          <w:lang w:val="en-CA"/>
        </w:rPr>
        <w:t xml:space="preserve"> does not apply to </w:t>
      </w:r>
      <w:r w:rsidR="005E4220" w:rsidRPr="00406683">
        <w:rPr>
          <w:rStyle w:val="Entity"/>
        </w:rPr>
        <w:t>AlterationDescription</w:t>
      </w:r>
      <w:r w:rsidR="005E4220">
        <w:rPr>
          <w:lang w:val="en-CA"/>
        </w:rPr>
        <w:t>)</w:t>
      </w:r>
      <w:r w:rsidR="00C9272B">
        <w:rPr>
          <w:lang w:val="en-CA"/>
        </w:rPr>
        <w:t xml:space="preserve">.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27B8AECC" w:rsidR="00C9272B" w:rsidRPr="00D12552" w:rsidRDefault="00B8606F" w:rsidP="00592027">
            <w:pPr>
              <w:pStyle w:val="Tabletext10"/>
              <w:jc w:val="left"/>
              <w:rPr>
                <w:rStyle w:val="reqtext"/>
                <w:lang w:val="en-CA"/>
              </w:rPr>
            </w:pPr>
            <w:r w:rsidRPr="00B8606F">
              <w:rPr>
                <w:rStyle w:val="reqtext"/>
                <w:lang w:val="en-CA"/>
              </w:rPr>
              <w:t xml:space="preserve">An individual event GeologicEvent SHALL only apply to one of </w:t>
            </w:r>
            <w:r w:rsidRPr="00B8606F">
              <w:rPr>
                <w:rStyle w:val="Entity"/>
              </w:rPr>
              <w:t>DisplacementEvent</w:t>
            </w:r>
            <w:r w:rsidRPr="00B8606F">
              <w:rPr>
                <w:rStyle w:val="reqtext"/>
                <w:lang w:val="en-CA"/>
              </w:rPr>
              <w:t xml:space="preserve">, </w:t>
            </w:r>
            <w:r w:rsidRPr="00B8606F">
              <w:rPr>
                <w:rStyle w:val="Entity"/>
              </w:rPr>
              <w:t>AlterationDescription</w:t>
            </w:r>
            <w:r w:rsidRPr="00B8606F">
              <w:rPr>
                <w:rStyle w:val="reqtext"/>
                <w:lang w:val="en-CA"/>
              </w:rPr>
              <w:t xml:space="preserve"> or </w:t>
            </w:r>
            <w:r w:rsidRPr="00B8606F">
              <w:rPr>
                <w:rStyle w:val="Entity"/>
              </w:rPr>
              <w:t>MetamorphicDescription</w:t>
            </w:r>
            <w:r w:rsidRPr="00B8606F">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4AA2A5C7" w:rsidR="00C9272B" w:rsidRDefault="00C9272B" w:rsidP="00F9640E">
      <w:pPr>
        <w:rPr>
          <w:lang w:val="en-CA"/>
        </w:rPr>
      </w:pPr>
      <w:r>
        <w:rPr>
          <w:lang w:val="en-CA"/>
        </w:rPr>
        <w:t>A geologic event must at least have one age representation, either numerical or named.</w:t>
      </w:r>
      <w:r w:rsidR="005E4220">
        <w:rPr>
          <w:lang w:val="en-CA"/>
        </w:rPr>
        <w:t xml:space="preserve">  </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25E1A4AD" w14:textId="2E5DD78E" w:rsidR="006D6AC1" w:rsidRPr="008A4869" w:rsidRDefault="006D6AC1" w:rsidP="00980C8A">
      <w:pPr>
        <w:pStyle w:val="Titre5"/>
        <w:rPr>
          <w:lang w:val="en-CA"/>
        </w:rPr>
      </w:pPr>
      <w:r w:rsidRPr="006D6AC1">
        <w:rPr>
          <w:lang w:val="en-CA"/>
        </w:rPr>
        <w:t>eventProcess</w:t>
      </w:r>
    </w:p>
    <w:p w14:paraId="2C26E7C5" w14:textId="12A93147" w:rsidR="006D6AC1" w:rsidRDefault="006D6AC1" w:rsidP="00980C8A">
      <w:pPr>
        <w:rPr>
          <w:lang w:val="en-CA"/>
        </w:rPr>
      </w:pPr>
      <w:r w:rsidRPr="006D6AC1">
        <w:rPr>
          <w:lang w:val="en-CA"/>
        </w:rPr>
        <w:t xml:space="preserve">The </w:t>
      </w:r>
      <w:r w:rsidRPr="00406683">
        <w:rPr>
          <w:rStyle w:val="Entity"/>
        </w:rPr>
        <w:t>eventProcess:EventProcessTerm</w:t>
      </w:r>
      <w:r>
        <w:rPr>
          <w:lang w:val="en-CA"/>
        </w:rPr>
        <w:t xml:space="preserve"> property provide</w:t>
      </w:r>
      <w:r w:rsidR="008A4869">
        <w:rPr>
          <w:lang w:val="en-CA"/>
        </w:rPr>
        <w:t>s</w:t>
      </w:r>
      <w:r>
        <w:rPr>
          <w:lang w:val="en-CA"/>
        </w:rPr>
        <w:t xml:space="preserve"> a term from a controlled vocabulary specifying</w:t>
      </w:r>
      <w:r w:rsidRPr="006D6AC1">
        <w:rPr>
          <w:lang w:val="en-CA"/>
        </w:rPr>
        <w:t xml:space="preserve"> the process or processes that occurred during the event. Examples include deposition, extrusion, intrusion, cooling.</w:t>
      </w:r>
    </w:p>
    <w:p w14:paraId="4F1C2872" w14:textId="3F100D2E" w:rsidR="00D70F03" w:rsidRPr="008A4869" w:rsidRDefault="006D6AC1" w:rsidP="00980C8A">
      <w:pPr>
        <w:pStyle w:val="Titre5"/>
      </w:pPr>
      <w:r w:rsidRPr="00D970E9">
        <w:t>numericAge</w:t>
      </w:r>
    </w:p>
    <w:p w14:paraId="669AA9D9" w14:textId="44B7C5BE" w:rsidR="008A4869" w:rsidRDefault="006D6AC1" w:rsidP="008A4869">
      <w:r w:rsidRPr="008A4869">
        <w:t xml:space="preserve">The </w:t>
      </w:r>
      <w:r w:rsidRPr="00406683">
        <w:rPr>
          <w:rStyle w:val="Entity"/>
        </w:rPr>
        <w:t>numericAge:NumericAgeRange</w:t>
      </w:r>
      <w:r w:rsidRPr="008A4869">
        <w:t xml:space="preserve"> property provide</w:t>
      </w:r>
      <w:r w:rsidR="008A4869">
        <w:t>s</w:t>
      </w:r>
      <w:r w:rsidRPr="008A4869">
        <w:t xml:space="preserve"> an age in absolute year before present</w:t>
      </w:r>
      <w:r w:rsidR="00D050CC" w:rsidRPr="008A4869">
        <w:t xml:space="preserve"> (BP)</w:t>
      </w:r>
      <w:r w:rsidRPr="008A4869">
        <w:t>.</w:t>
      </w:r>
      <w:r w:rsidR="00D050CC" w:rsidRPr="008A4869">
        <w:t xml:space="preserve">  Present is defined by convention to be January 1st 1950 (although van der Plitch &amp; Hogg</w:t>
      </w:r>
      <w:r w:rsidR="00424648">
        <w:t xml:space="preserve"> [</w:t>
      </w:r>
      <w:r w:rsidR="00424648">
        <w:fldChar w:fldCharType="begin"/>
      </w:r>
      <w:r w:rsidR="00424648">
        <w:instrText xml:space="preserve"> REF _Ref458066166 \n \h </w:instrText>
      </w:r>
      <w:r w:rsidR="00424648">
        <w:fldChar w:fldCharType="separate"/>
      </w:r>
      <w:r w:rsidR="00AD44BE">
        <w:t>20</w:t>
      </w:r>
      <w:r w:rsidR="00424648">
        <w:fldChar w:fldCharType="end"/>
      </w:r>
      <w:r w:rsidR="00424648">
        <w:t>]</w:t>
      </w:r>
      <w:r w:rsidR="00D050CC" w:rsidRPr="008A4869">
        <w:t>, suggests this convention to be restricted to radiocarbon estimations)</w:t>
      </w:r>
      <w:r w:rsidR="0034572C" w:rsidRPr="008A4869">
        <w:t>.</w:t>
      </w:r>
    </w:p>
    <w:p w14:paraId="0263D662" w14:textId="6B7BCCB0" w:rsidR="006D6AC1" w:rsidRPr="008A4869" w:rsidRDefault="006D6AC1" w:rsidP="008A4869">
      <w:pPr>
        <w:pStyle w:val="Titre5"/>
      </w:pPr>
      <w:r w:rsidRPr="008A4869">
        <w:t>olderNamedAge</w:t>
      </w:r>
    </w:p>
    <w:p w14:paraId="7C1DF366" w14:textId="0AFBEE6A" w:rsidR="008A4869" w:rsidRDefault="006D6AC1" w:rsidP="00980C8A">
      <w:pPr>
        <w:rPr>
          <w:lang w:val="en-CA"/>
        </w:rPr>
      </w:pPr>
      <w:r>
        <w:rPr>
          <w:lang w:val="en-CA"/>
        </w:rPr>
        <w:t xml:space="preserve">The property </w:t>
      </w:r>
      <w:r w:rsidRPr="00406683">
        <w:rPr>
          <w:rStyle w:val="Entity"/>
        </w:rPr>
        <w:t>olderNamedAge:GeochronologicalEraTerm</w:t>
      </w:r>
      <w:r>
        <w:rPr>
          <w:lang w:val="en-CA"/>
        </w:rPr>
        <w:t xml:space="preserve"> define</w:t>
      </w:r>
      <w:r w:rsidR="008A4869">
        <w:rPr>
          <w:lang w:val="en-CA"/>
        </w:rPr>
        <w:t>s</w:t>
      </w:r>
      <w:r>
        <w:rPr>
          <w:lang w:val="en-CA"/>
        </w:rPr>
        <w:t xml:space="preserve"> the o</w:t>
      </w:r>
      <w:r w:rsidRPr="006D6AC1">
        <w:rPr>
          <w:lang w:val="en-CA"/>
        </w:rPr>
        <w:t xml:space="preserve">lder boundary of age of event expressed using a geochronologic era defined according to a geologic time scale per </w:t>
      </w:r>
      <w:r w:rsidRPr="00406683">
        <w:rPr>
          <w:rStyle w:val="Entity"/>
        </w:rPr>
        <w:t>GeologicTime</w:t>
      </w:r>
      <w:r w:rsidRPr="006D6AC1">
        <w:rPr>
          <w:lang w:val="en-CA"/>
        </w:rPr>
        <w:t xml:space="preserve"> schema</w:t>
      </w:r>
      <w:r w:rsidR="0034572C">
        <w:rPr>
          <w:lang w:val="en-CA"/>
        </w:rPr>
        <w:t>.</w:t>
      </w:r>
    </w:p>
    <w:p w14:paraId="5A437021" w14:textId="194EB90D" w:rsidR="006D6AC1" w:rsidRPr="008A4869" w:rsidRDefault="006D6AC1" w:rsidP="00980C8A">
      <w:pPr>
        <w:pStyle w:val="Titre5"/>
        <w:rPr>
          <w:lang w:val="en-CA"/>
        </w:rPr>
      </w:pPr>
      <w:r w:rsidRPr="006D6AC1">
        <w:rPr>
          <w:lang w:val="en-CA"/>
        </w:rPr>
        <w:t>youngerNamedAge</w:t>
      </w:r>
    </w:p>
    <w:p w14:paraId="6C5946D2" w14:textId="7DF61DAA" w:rsidR="006D6AC1" w:rsidRDefault="006D6AC1" w:rsidP="00980C8A">
      <w:pPr>
        <w:rPr>
          <w:lang w:val="en-CA"/>
        </w:rPr>
      </w:pPr>
      <w:r w:rsidRPr="006D6AC1">
        <w:rPr>
          <w:lang w:val="en-CA"/>
        </w:rPr>
        <w:t xml:space="preserve">The property </w:t>
      </w:r>
      <w:r w:rsidRPr="00406683">
        <w:rPr>
          <w:rStyle w:val="Entity"/>
        </w:rPr>
        <w:t>youngerNamedAge:GeochronologicalEraTerm</w:t>
      </w:r>
      <w:r w:rsidRPr="006D6AC1">
        <w:rPr>
          <w:lang w:val="en-CA"/>
        </w:rPr>
        <w:t xml:space="preserve"> define</w:t>
      </w:r>
      <w:r w:rsidR="008A4869">
        <w:rPr>
          <w:lang w:val="en-CA"/>
        </w:rPr>
        <w:t>s</w:t>
      </w:r>
      <w:r w:rsidRPr="006D6AC1">
        <w:rPr>
          <w:lang w:val="en-CA"/>
        </w:rPr>
        <w:t xml:space="preserv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0E8A52EA" w14:textId="70E5C70B" w:rsidR="0034572C" w:rsidRPr="008A4869" w:rsidRDefault="006D6AC1" w:rsidP="00980C8A">
      <w:pPr>
        <w:pStyle w:val="Titre5"/>
        <w:rPr>
          <w:lang w:val="en-CA"/>
        </w:rPr>
      </w:pPr>
      <w:r w:rsidRPr="006D6AC1">
        <w:rPr>
          <w:lang w:val="en-CA"/>
        </w:rPr>
        <w:t>eventEnvironment</w:t>
      </w:r>
    </w:p>
    <w:p w14:paraId="3EA06765" w14:textId="1837C52B" w:rsidR="006D6AC1" w:rsidRDefault="006D6AC1" w:rsidP="00980C8A">
      <w:pPr>
        <w:rPr>
          <w:lang w:val="en-CA"/>
        </w:rPr>
      </w:pPr>
      <w:r>
        <w:rPr>
          <w:lang w:val="en-CA"/>
        </w:rPr>
        <w:t xml:space="preserve">The </w:t>
      </w:r>
      <w:r w:rsidRPr="00406683">
        <w:rPr>
          <w:rStyle w:val="Entity"/>
        </w:rPr>
        <w:t>even</w:t>
      </w:r>
      <w:r w:rsidR="00BF6A2E" w:rsidRPr="00406683">
        <w:rPr>
          <w:rStyle w:val="Entity"/>
        </w:rPr>
        <w:t>t</w:t>
      </w:r>
      <w:r w:rsidRPr="00406683">
        <w:rPr>
          <w:rStyle w:val="Entity"/>
        </w:rPr>
        <w:t>Environment</w:t>
      </w:r>
      <w:r>
        <w:rPr>
          <w:lang w:val="en-CA"/>
        </w:rPr>
        <w:t xml:space="preserve"> proper</w:t>
      </w:r>
      <w:r w:rsidR="00290617">
        <w:rPr>
          <w:lang w:val="en-CA"/>
        </w:rPr>
        <w:t>ty (</w:t>
      </w:r>
      <w:r w:rsidR="008F3406">
        <w:rPr>
          <w:rStyle w:val="Entity"/>
        </w:rPr>
        <w:t>SWE::Category</w:t>
      </w:r>
      <w:r w:rsidR="00290617">
        <w:rPr>
          <w:lang w:val="en-CA"/>
        </w:rPr>
        <w:t xml:space="preserve">) </w:t>
      </w:r>
      <w:r w:rsidR="008A4869">
        <w:rPr>
          <w:lang w:val="en-CA"/>
        </w:rPr>
        <w:t>is</w:t>
      </w:r>
      <w:r w:rsidR="00290617">
        <w:rPr>
          <w:lang w:val="en-CA"/>
        </w:rPr>
        <w:t xml:space="preserv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w:t>
      </w:r>
      <w:r w:rsidRPr="00406683">
        <w:rPr>
          <w:rStyle w:val="Entity"/>
        </w:rPr>
        <w:t>GeologicEvent</w:t>
      </w:r>
      <w:r w:rsidRPr="006D6AC1">
        <w:rPr>
          <w:lang w:val="en-CA"/>
        </w:rPr>
        <w:t xml:space="preserve">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40A9B143" w14:textId="5B305007" w:rsidR="00C9272B" w:rsidRPr="008A4869" w:rsidRDefault="00C9272B" w:rsidP="00980C8A">
      <w:pPr>
        <w:pStyle w:val="Titre5"/>
        <w:rPr>
          <w:lang w:val="en-CA"/>
        </w:rPr>
      </w:pPr>
      <w:r w:rsidRPr="00C9272B">
        <w:rPr>
          <w:lang w:val="en-CA"/>
        </w:rPr>
        <w:t>geEventDescription</w:t>
      </w:r>
      <w:r>
        <w:rPr>
          <w:lang w:val="en-CA"/>
        </w:rPr>
        <w:t xml:space="preserve"> (stub property)</w:t>
      </w:r>
    </w:p>
    <w:p w14:paraId="16ADAFA0" w14:textId="75338949" w:rsidR="00C9272B" w:rsidRPr="00980C8A" w:rsidRDefault="00C9272B" w:rsidP="00980C8A">
      <w:pPr>
        <w:rPr>
          <w:lang w:val="en-CA"/>
        </w:rPr>
      </w:pPr>
      <w:r>
        <w:rPr>
          <w:lang w:val="en-CA"/>
        </w:rPr>
        <w:t xml:space="preserve">The property </w:t>
      </w:r>
      <w:r w:rsidRPr="00406683">
        <w:rPr>
          <w:rStyle w:val="Entity"/>
        </w:rPr>
        <w:t>geEventDescription:GeologicEventAbstractDescription</w:t>
      </w:r>
      <w:r>
        <w:rPr>
          <w:lang w:val="en-CA"/>
        </w:rPr>
        <w:t xml:space="preserve"> contain</w:t>
      </w:r>
      <w:r w:rsidR="008A4869">
        <w:rPr>
          <w:lang w:val="en-CA"/>
        </w:rPr>
        <w:t>s</w:t>
      </w:r>
      <w:r>
        <w:rPr>
          <w:lang w:val="en-CA"/>
        </w:rPr>
        <w:t xml:space="preserve"> a d</w:t>
      </w:r>
      <w:r w:rsidRPr="00C9272B">
        <w:rPr>
          <w:lang w:val="en-CA"/>
        </w:rPr>
        <w:t>etailed event description.  This is a stub property in GeoSciML Basic</w:t>
      </w:r>
      <w:r>
        <w:rPr>
          <w:lang w:val="en-CA"/>
        </w:rPr>
        <w:t xml:space="preserve"> since </w:t>
      </w:r>
      <w:r w:rsidRPr="00406683">
        <w:rPr>
          <w:rStyle w:val="Entity"/>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Titre4"/>
        <w:rPr>
          <w:lang w:val="en-CA"/>
        </w:rPr>
      </w:pPr>
      <w:bookmarkStart w:id="288" w:name="BKM_E578F2B2_741C_4353_B7F8_02F0AE878A52"/>
      <w:bookmarkStart w:id="289" w:name="BKM_B4649898_DB40_445B_BA02_FB50DB166B1F"/>
      <w:bookmarkStart w:id="290" w:name="BKM_97F5720D_724D_44A6_8C82_6D7A6D6B5F0E"/>
      <w:bookmarkStart w:id="291" w:name="BKM_94B4A111_399A_4144_8BC6_D1BBA5249175"/>
      <w:bookmarkStart w:id="292" w:name="BKM_23198178_9024_4323_9F34_11F193914E4D"/>
      <w:bookmarkStart w:id="293" w:name="BKM_669B19C2_AABA_42AD_8B76_978659231695"/>
      <w:bookmarkEnd w:id="288"/>
      <w:bookmarkEnd w:id="289"/>
      <w:bookmarkEnd w:id="290"/>
      <w:bookmarkEnd w:id="291"/>
      <w:bookmarkEnd w:id="292"/>
      <w:bookmarkEnd w:id="293"/>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rsidRPr="00406683">
        <w:rPr>
          <w:rStyle w:val="Entity"/>
        </w:rPr>
        <w:t>Numeric</w:t>
      </w:r>
      <w:r w:rsidRPr="00406683">
        <w:rPr>
          <w:rStyle w:val="Entity"/>
        </w:rPr>
        <w:t>A</w:t>
      </w:r>
      <w:r w:rsidR="00DB2D3A" w:rsidRPr="00406683">
        <w:rPr>
          <w:rStyle w:val="Entity"/>
        </w:rPr>
        <w:t>geRange</w:t>
      </w:r>
      <w:r w:rsidR="00DB2D3A">
        <w:t xml:space="preserv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08CB3B69" w14:textId="0B184DBF" w:rsidR="00B43D07" w:rsidRPr="008A4869" w:rsidRDefault="00B43D07" w:rsidP="008A4869">
      <w:pPr>
        <w:pStyle w:val="Titre5"/>
        <w:rPr>
          <w:lang w:val="en-CA"/>
        </w:rPr>
      </w:pPr>
      <w:r>
        <w:rPr>
          <w:lang w:val="en-CA"/>
        </w:rPr>
        <w:lastRenderedPageBreak/>
        <w:t>reportingDate</w:t>
      </w:r>
    </w:p>
    <w:p w14:paraId="5B79940A" w14:textId="34335B81" w:rsidR="00B43D07" w:rsidRDefault="00B43D07" w:rsidP="007F03F0">
      <w:pPr>
        <w:rPr>
          <w:lang w:val="en-CA"/>
        </w:rPr>
      </w:pPr>
      <w:r>
        <w:rPr>
          <w:lang w:val="en-CA"/>
        </w:rPr>
        <w:t xml:space="preserve">The </w:t>
      </w:r>
      <w:r w:rsidRPr="00406683">
        <w:rPr>
          <w:rStyle w:val="Entity"/>
        </w:rPr>
        <w:t>reportingDate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a s</w:t>
      </w:r>
      <w:r w:rsidRPr="00B43D07">
        <w:rPr>
          <w:lang w:val="en-CA"/>
        </w:rPr>
        <w:t xml:space="preserve">ingle time coordinate value to report as representative for this </w:t>
      </w:r>
      <w:r w:rsidRPr="00406683">
        <w:rPr>
          <w:rStyle w:val="Entity"/>
        </w:rPr>
        <w:t>NumericAge</w:t>
      </w:r>
      <w:r w:rsidRPr="00B43D07">
        <w:rPr>
          <w:lang w:val="en-CA"/>
        </w:rPr>
        <w:t xml:space="preserve"> assignment</w:t>
      </w:r>
      <w:r w:rsidR="0034572C">
        <w:rPr>
          <w:lang w:val="en-CA"/>
        </w:rPr>
        <w:t>.</w:t>
      </w:r>
    </w:p>
    <w:p w14:paraId="16FC4502" w14:textId="77B613FE" w:rsidR="000841A4" w:rsidRPr="008A4869" w:rsidRDefault="000841A4" w:rsidP="007F03F0">
      <w:pPr>
        <w:pStyle w:val="Titre5"/>
        <w:rPr>
          <w:lang w:val="en-CA"/>
        </w:rPr>
      </w:pPr>
      <w:r w:rsidRPr="00D970E9">
        <w:rPr>
          <w:lang w:val="en-CA"/>
        </w:rPr>
        <w:t>olderBoundDate</w:t>
      </w:r>
    </w:p>
    <w:p w14:paraId="1A619D9C" w14:textId="24841D9F" w:rsidR="000841A4" w:rsidRDefault="000841A4" w:rsidP="007F03F0">
      <w:pPr>
        <w:rPr>
          <w:lang w:val="en-CA"/>
        </w:rPr>
      </w:pPr>
      <w:r>
        <w:rPr>
          <w:lang w:val="en-CA"/>
        </w:rPr>
        <w:t xml:space="preserve">The </w:t>
      </w:r>
      <w:r w:rsidRPr="00406683">
        <w:rPr>
          <w:rStyle w:val="Entity"/>
        </w:rPr>
        <w:t>olderBoundDate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older bounding time coordinate in an age range</w:t>
      </w:r>
      <w:r w:rsidR="0034572C">
        <w:rPr>
          <w:lang w:val="en-CA"/>
        </w:rPr>
        <w:t>.</w:t>
      </w:r>
    </w:p>
    <w:p w14:paraId="7B3C6DF6" w14:textId="560B83FE" w:rsidR="000841A4" w:rsidRPr="008A4869" w:rsidRDefault="000841A4" w:rsidP="008A4869">
      <w:pPr>
        <w:pStyle w:val="Titre5"/>
        <w:rPr>
          <w:lang w:val="en-CA"/>
        </w:rPr>
      </w:pPr>
      <w:r w:rsidRPr="00D970E9">
        <w:rPr>
          <w:lang w:val="en-CA"/>
        </w:rPr>
        <w:t>youngerBoundDate</w:t>
      </w:r>
    </w:p>
    <w:p w14:paraId="585375BE" w14:textId="59ADA8F2" w:rsidR="000841A4" w:rsidRDefault="000841A4" w:rsidP="007F03F0">
      <w:pPr>
        <w:rPr>
          <w:lang w:val="en-CA"/>
        </w:rPr>
      </w:pPr>
      <w:r>
        <w:rPr>
          <w:lang w:val="en-CA"/>
        </w:rPr>
        <w:t xml:space="preserve">The </w:t>
      </w:r>
      <w:r w:rsidRPr="00406683">
        <w:rPr>
          <w:rStyle w:val="Entity"/>
        </w:rPr>
        <w:t>youngerBoundDat</w:t>
      </w:r>
      <w:r w:rsidR="00BF6A2E" w:rsidRPr="00406683">
        <w:rPr>
          <w:rStyle w:val="Entity"/>
        </w:rPr>
        <w: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younger bounding time coordinate in an age range</w:t>
      </w:r>
      <w:r w:rsidR="0034572C">
        <w:rPr>
          <w:lang w:val="en-CA"/>
        </w:rPr>
        <w:t>.</w:t>
      </w:r>
    </w:p>
    <w:p w14:paraId="038F5FA1" w14:textId="5AAD5342" w:rsidR="00B537EA" w:rsidRDefault="00CF6174" w:rsidP="00CF6174">
      <w:pPr>
        <w:pStyle w:val="Titre3"/>
      </w:pPr>
      <w:bookmarkStart w:id="294" w:name="BKM_6B9E4BC3_EF2C_43B8_97EF_B6AD57F690A4"/>
      <w:bookmarkStart w:id="295" w:name="BKM_2ED006FF_62EF_4E32_BE1A_054C3322F7C1"/>
      <w:bookmarkStart w:id="296" w:name="BKM_BE4D4818_8828_40DD_8E59_5906619F59A7"/>
      <w:bookmarkStart w:id="297" w:name="_Toc458154219"/>
      <w:bookmarkEnd w:id="294"/>
      <w:bookmarkEnd w:id="295"/>
      <w:bookmarkEnd w:id="296"/>
      <w:r>
        <w:t>Geologic Structure</w:t>
      </w:r>
      <w:bookmarkEnd w:id="297"/>
    </w:p>
    <w:p w14:paraId="62EC08DC" w14:textId="77777777" w:rsidR="00CF6174" w:rsidRDefault="00CF6174" w:rsidP="00856F51"/>
    <w:p w14:paraId="2267C6CA" w14:textId="7D221E94" w:rsidR="00CF6174" w:rsidRDefault="00CF6174" w:rsidP="00856F51">
      <w:r w:rsidRPr="00406683">
        <w:rPr>
          <w:rStyle w:val="Entity"/>
        </w:rPr>
        <w:t>GeologicStructures</w:t>
      </w:r>
      <w:r w:rsidRPr="00CF6174">
        <w:t xml:space="preserve"> are a configuration of matter in the Earth based on describable inhomogeneity, p</w:t>
      </w:r>
      <w:r w:rsidR="00406683">
        <w:t xml:space="preserve">attern, or fracture in an </w:t>
      </w:r>
      <w:r w:rsidR="00406683" w:rsidRPr="00406683">
        <w:rPr>
          <w:rStyle w:val="Entity"/>
        </w:rPr>
        <w:t>Earth</w:t>
      </w:r>
      <w:r w:rsidRPr="00406683">
        <w:rPr>
          <w:rStyle w:val="Entity"/>
        </w:rPr>
        <w:t>Material</w:t>
      </w:r>
      <w:r w:rsidRPr="00CF6174">
        <w:t xml:space="preserve">.  The scale of geological structures ranges from microscopic (micron-scale) to megascopic (km-scale). Examples of such inhomogeneities include fractures, mineral grain boundaries, and boundaries between parts of the rock with different particle geometry (texture) or composition. </w:t>
      </w:r>
    </w:p>
    <w:p w14:paraId="381C76BF" w14:textId="3D87CF24" w:rsidR="00CF6174" w:rsidRDefault="00406683" w:rsidP="00856F51">
      <w:r w:rsidRPr="00406683">
        <w:rPr>
          <w:rStyle w:val="Entity"/>
        </w:rPr>
        <w:t>GeologicS</w:t>
      </w:r>
      <w:r w:rsidR="00CF6174" w:rsidRPr="00406683">
        <w:rPr>
          <w:rStyle w:val="Entity"/>
        </w:rPr>
        <w:t>tructure</w:t>
      </w:r>
      <w:r w:rsidR="00CF6174" w:rsidRPr="00CF6174">
        <w:t xml:space="preserve"> is grounded in relationships between parts of a rock or rock body. As used here, it includes sedimentary structu</w:t>
      </w:r>
      <w:r>
        <w:t xml:space="preserve">res. The identity of a </w:t>
      </w:r>
      <w:r w:rsidRPr="00406683">
        <w:rPr>
          <w:rStyle w:val="Entity"/>
        </w:rPr>
        <w:t>Geologic</w:t>
      </w:r>
      <w:r w:rsidR="00CF6174" w:rsidRPr="00406683">
        <w:rPr>
          <w:rStyle w:val="Entity"/>
        </w:rPr>
        <w:t>Structure</w:t>
      </w:r>
      <w:r w:rsidR="00CF6174" w:rsidRPr="00CF6174">
        <w:t xml:space="preserve"> is independent of the material that is the substrate for the structure</w:t>
      </w:r>
      <w:r w:rsidR="0034572C">
        <w:t xml:space="preserve"> </w:t>
      </w:r>
      <w:r w:rsidR="00BF6A2E">
        <w:t xml:space="preserve">although </w:t>
      </w:r>
      <w:r w:rsidR="0034572C">
        <w:t>t</w:t>
      </w:r>
      <w:r w:rsidR="00CF6174" w:rsidRPr="00CF6174">
        <w:t xml:space="preserve">here are almost always strong dependencies </w:t>
      </w:r>
      <w:r>
        <w:t>between the nature of the e</w:t>
      </w:r>
      <w:r w:rsidR="00CF6174" w:rsidRPr="00CF6174">
        <w:t xml:space="preserve">arth </w:t>
      </w:r>
      <w:r>
        <w:t>m</w:t>
      </w:r>
      <w:r w:rsidR="00CF6174" w:rsidRPr="00CF6174">
        <w:t>aterial substr</w:t>
      </w:r>
      <w:r>
        <w:t>ate and the kinds of g</w:t>
      </w:r>
      <w:r w:rsidR="00CF6174" w:rsidRPr="00CF6174">
        <w:t xml:space="preserve">eological </w:t>
      </w:r>
      <w:r>
        <w:t>s</w:t>
      </w:r>
      <w:r w:rsidR="00CF6174" w:rsidRPr="00CF6174">
        <w:t xml:space="preserve">tructure that may be present. </w:t>
      </w:r>
    </w:p>
    <w:p w14:paraId="415E5345" w14:textId="0C6D833E" w:rsidR="00CF6174" w:rsidRDefault="00CF6174" w:rsidP="00856F51">
      <w:r w:rsidRPr="00CF6174">
        <w:t>A disaggregated heap of particles does not have structure, and can only be described in terms of the mineralogy and geometrical character of the co</w:t>
      </w:r>
      <w:r w:rsidR="00406683">
        <w:t>nstituent particles.  Geologic s</w:t>
      </w:r>
      <w:r w:rsidRPr="00CF6174">
        <w:t>tructures are more likely to be found in, and are more persistent in, consolidated materials than in unconsolidated materials. Properties like "clast-supported", "matrix-supported", and "graded bed" that do not involve orientation are co</w:t>
      </w:r>
      <w:r w:rsidR="008A4869">
        <w:t xml:space="preserve">nsidered kinds of </w:t>
      </w:r>
      <w:r w:rsidR="008A4869" w:rsidRPr="00406683">
        <w:rPr>
          <w:rStyle w:val="Entity"/>
        </w:rPr>
        <w:t>Geologic</w:t>
      </w:r>
      <w:r w:rsidRPr="00406683">
        <w:rPr>
          <w:rStyle w:val="Entity"/>
        </w:rPr>
        <w:t>Structure</w:t>
      </w:r>
      <w:r w:rsidRPr="00CF6174">
        <w:t xml:space="preserve"> because they depend on the configuration of parts of a rock body.</w:t>
      </w:r>
    </w:p>
    <w:p w14:paraId="3ADE4867" w14:textId="77777777" w:rsidR="00CF6174" w:rsidRDefault="00CF6174" w:rsidP="00856F51"/>
    <w:p w14:paraId="25B5C978" w14:textId="5A8F2FAB" w:rsidR="00415CBF" w:rsidRDefault="00441148" w:rsidP="00415CBF">
      <w:pPr>
        <w:keepNext/>
      </w:pPr>
      <w:r>
        <w:rPr>
          <w:noProof/>
          <w:lang w:val="en-CA" w:eastAsia="en-CA"/>
        </w:rPr>
        <w:lastRenderedPageBreak/>
        <w:drawing>
          <wp:inline distT="0" distB="0" distL="0" distR="0" wp14:anchorId="05762BAE" wp14:editId="7EBD058B">
            <wp:extent cx="5486400" cy="334262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342628"/>
                    </a:xfrm>
                    <a:prstGeom prst="rect">
                      <a:avLst/>
                    </a:prstGeom>
                    <a:noFill/>
                    <a:ln>
                      <a:noFill/>
                    </a:ln>
                  </pic:spPr>
                </pic:pic>
              </a:graphicData>
            </a:graphic>
          </wp:inline>
        </w:drawing>
      </w:r>
    </w:p>
    <w:p w14:paraId="679021F4" w14:textId="5B46B61A" w:rsidR="00CF6174"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17</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Titre4"/>
      </w:pPr>
      <w:bookmarkStart w:id="298" w:name="_Ref440800034"/>
      <w:r>
        <w:t>GeologicStructure</w:t>
      </w:r>
      <w:bookmarkEnd w:id="298"/>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 xml:space="preserve">aterial.  The identity of a </w:t>
      </w:r>
      <w:r w:rsidR="008B7091" w:rsidRPr="00406683">
        <w:rPr>
          <w:rStyle w:val="Entity"/>
        </w:rPr>
        <w:t>GeologicStructure</w:t>
      </w:r>
      <w:r w:rsidR="008B7091">
        <w:t xml:space="preserve"> is independent of the material that is the substrate for the structure.  The general </w:t>
      </w:r>
      <w:r w:rsidR="008B7091" w:rsidRPr="00406683">
        <w:rPr>
          <w:rStyle w:val="Entity"/>
        </w:rPr>
        <w:t>Geologic</w:t>
      </w:r>
      <w:r w:rsidRPr="00406683">
        <w:rPr>
          <w:rStyle w:val="Entity"/>
        </w:rPr>
        <w:t>Feature</w:t>
      </w:r>
      <w:r w:rsidR="008B7091" w:rsidRPr="00406683">
        <w:rPr>
          <w:rStyle w:val="Entity"/>
        </w:rPr>
        <w:t>Relation</w:t>
      </w:r>
      <w:r>
        <w:t xml:space="preserve"> (available in the Extension package – see </w:t>
      </w:r>
      <w:r>
        <w:fldChar w:fldCharType="begin"/>
      </w:r>
      <w:r>
        <w:instrText xml:space="preserve"> REF _Ref440187941 \r \h </w:instrText>
      </w:r>
      <w:r>
        <w:fldChar w:fldCharType="separate"/>
      </w:r>
      <w:r w:rsidR="00AD44BE">
        <w:t>8.5</w:t>
      </w:r>
      <w:r>
        <w:fldChar w:fldCharType="end"/>
      </w:r>
      <w:r>
        <w:t>)</w:t>
      </w:r>
      <w:r w:rsidR="008B7091">
        <w:t xml:space="preserve"> is used to associate penetrative </w:t>
      </w:r>
      <w:r w:rsidR="008B7091" w:rsidRPr="00406683">
        <w:rPr>
          <w:rStyle w:val="Entity"/>
        </w:rPr>
        <w:t>GeologicStructures</w:t>
      </w:r>
      <w:r w:rsidR="008B7091">
        <w:t xml:space="preserve"> with </w:t>
      </w:r>
      <w:r w:rsidR="008B7091" w:rsidRPr="00406683">
        <w:rPr>
          <w:rStyle w:val="Entity"/>
        </w:rPr>
        <w:t>GeologicUnits</w:t>
      </w:r>
      <w:r w:rsidR="008B7091">
        <w:t>.</w:t>
      </w:r>
      <w:r w:rsidR="00F011FC">
        <w:t xml:space="preserve">  GeoSciML Basic only provide</w:t>
      </w:r>
      <w:r w:rsidR="0034572C">
        <w:t>s</w:t>
      </w:r>
      <w:r w:rsidR="00F011FC">
        <w:t xml:space="preserve"> a limited set of core structures (</w:t>
      </w:r>
      <w:r w:rsidR="00F011FC" w:rsidRPr="00406683">
        <w:rPr>
          <w:rStyle w:val="Entity"/>
        </w:rPr>
        <w:t>Contact</w:t>
      </w:r>
      <w:r w:rsidR="00F011FC">
        <w:t xml:space="preserve">, </w:t>
      </w:r>
      <w:r w:rsidR="00F011FC" w:rsidRPr="00406683">
        <w:rPr>
          <w:rStyle w:val="Entity"/>
        </w:rPr>
        <w:t>Fold</w:t>
      </w:r>
      <w:r w:rsidR="00F011FC">
        <w:t xml:space="preserve">, </w:t>
      </w:r>
      <w:r w:rsidR="00F011FC" w:rsidRPr="00406683">
        <w:rPr>
          <w:rStyle w:val="Entity"/>
        </w:rPr>
        <w:t>ShearDisplacementStructure</w:t>
      </w:r>
      <w:r w:rsidR="00F011FC">
        <w:t xml:space="preserve"> and </w:t>
      </w:r>
      <w:r w:rsidR="00F011FC" w:rsidRPr="00406683">
        <w:rPr>
          <w:rStyle w:val="Entity"/>
        </w:rPr>
        <w:t>Foliation</w:t>
      </w:r>
      <w:r w:rsidR="00F011FC">
        <w:t xml:space="preserve">)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AD44BE">
        <w:t>5.1.1</w:t>
      </w:r>
      <w:r w:rsidR="00F011FC">
        <w:fldChar w:fldCharType="end"/>
      </w:r>
      <w:r w:rsidR="00F011FC">
        <w:t>) and geologic structure types are available from the Extension package</w:t>
      </w:r>
      <w:r w:rsidR="00853941">
        <w:t>.</w:t>
      </w:r>
    </w:p>
    <w:p w14:paraId="33437061" w14:textId="77777777" w:rsidR="00E62F4E" w:rsidRDefault="00E62F4E" w:rsidP="008B7091"/>
    <w:p w14:paraId="0ED54E79" w14:textId="704DC7EB" w:rsidR="008B7091" w:rsidRDefault="008B7091" w:rsidP="008B7091">
      <w:pPr>
        <w:pStyle w:val="Titre4"/>
      </w:pPr>
      <w:r>
        <w:t>Contact</w:t>
      </w:r>
    </w:p>
    <w:p w14:paraId="72FB71A3" w14:textId="77777777" w:rsidR="00E62F4E" w:rsidRPr="00E62F4E" w:rsidRDefault="00E62F4E" w:rsidP="00E62F4E"/>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051FF29" w14:textId="21F31B1A" w:rsidR="008B7091" w:rsidRDefault="00441148" w:rsidP="008B7091">
      <w:pPr>
        <w:keepNext/>
      </w:pPr>
      <w:r>
        <w:rPr>
          <w:noProof/>
          <w:lang w:val="en-CA" w:eastAsia="en-CA"/>
        </w:rPr>
        <w:lastRenderedPageBreak/>
        <w:drawing>
          <wp:inline distT="0" distB="0" distL="0" distR="0" wp14:anchorId="79C89A44" wp14:editId="71B40365">
            <wp:extent cx="4059555" cy="43738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9555" cy="4373880"/>
                    </a:xfrm>
                    <a:prstGeom prst="rect">
                      <a:avLst/>
                    </a:prstGeom>
                    <a:noFill/>
                    <a:ln>
                      <a:noFill/>
                    </a:ln>
                  </pic:spPr>
                </pic:pic>
              </a:graphicData>
            </a:graphic>
          </wp:inline>
        </w:drawing>
      </w:r>
    </w:p>
    <w:p w14:paraId="28CA1BE0" w14:textId="3009CB0A"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18</w:t>
      </w:r>
      <w:r w:rsidR="00673E83">
        <w:rPr>
          <w:noProof/>
        </w:rPr>
        <w:fldChar w:fldCharType="end"/>
      </w:r>
      <w:r>
        <w:t>: Contact</w:t>
      </w:r>
      <w:r w:rsidR="00853941">
        <w:t xml:space="preserve"> context diagram.</w:t>
      </w:r>
    </w:p>
    <w:p w14:paraId="1B123F8C" w14:textId="0842AE05" w:rsidR="005D6D19" w:rsidRPr="008A4869" w:rsidRDefault="005D6D19" w:rsidP="008A4869">
      <w:pPr>
        <w:pStyle w:val="Titre5"/>
        <w:rPr>
          <w:lang w:val="en-CA"/>
        </w:rPr>
      </w:pPr>
      <w:bookmarkStart w:id="299" w:name="BKM_1A59C48F_A7B9_4BDC_B008_53504A772FCF"/>
      <w:bookmarkEnd w:id="299"/>
      <w:r w:rsidRPr="00D970E9">
        <w:rPr>
          <w:lang w:val="en-CA"/>
        </w:rPr>
        <w:t>contactType</w:t>
      </w:r>
    </w:p>
    <w:p w14:paraId="261C9B27" w14:textId="7F5CA990" w:rsidR="005D6D19" w:rsidRDefault="005D6D19" w:rsidP="007F03F0">
      <w:pPr>
        <w:rPr>
          <w:lang w:val="en-CA"/>
        </w:rPr>
      </w:pPr>
      <w:r>
        <w:rPr>
          <w:lang w:val="en-CA"/>
        </w:rPr>
        <w:t xml:space="preserve">The property </w:t>
      </w:r>
      <w:r w:rsidRPr="00406683">
        <w:rPr>
          <w:rStyle w:val="Entity"/>
        </w:rPr>
        <w:t>contactType:ContactTypeTerm</w:t>
      </w:r>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w:t>
      </w:r>
      <w:r w:rsidR="008A4869">
        <w:rPr>
          <w:lang w:val="en-CA"/>
        </w:rPr>
        <w:t>is</w:t>
      </w:r>
      <w:r>
        <w:rPr>
          <w:lang w:val="en-CA"/>
        </w:rPr>
        <w:t xml:space="preserve"> a term from a controlled vocabulary.</w:t>
      </w:r>
    </w:p>
    <w:p w14:paraId="1440346A" w14:textId="4C445523" w:rsidR="005D6D19" w:rsidRPr="008A4869" w:rsidRDefault="005D6D19" w:rsidP="007F03F0">
      <w:pPr>
        <w:pStyle w:val="Titre5"/>
        <w:rPr>
          <w:lang w:val="en-CA"/>
        </w:rPr>
      </w:pPr>
      <w:r w:rsidRPr="00D970E9">
        <w:rPr>
          <w:lang w:val="en-CA"/>
        </w:rPr>
        <w:t>stContactDescription</w:t>
      </w:r>
      <w:r>
        <w:rPr>
          <w:lang w:val="en-CA"/>
        </w:rPr>
        <w:t xml:space="preserve"> (stub property)</w:t>
      </w:r>
    </w:p>
    <w:p w14:paraId="60DC6028" w14:textId="5DDAE335" w:rsidR="005D6D19" w:rsidRDefault="005D6D19" w:rsidP="007F03F0">
      <w:pPr>
        <w:rPr>
          <w:lang w:val="en-CA"/>
        </w:rPr>
      </w:pPr>
      <w:r>
        <w:rPr>
          <w:lang w:val="en-CA"/>
        </w:rPr>
        <w:t xml:space="preserve">The property </w:t>
      </w:r>
      <w:r w:rsidRPr="00406683">
        <w:rPr>
          <w:rStyle w:val="Entity"/>
        </w:rPr>
        <w:t>stContactDescription:ContactAbstractDescription</w:t>
      </w:r>
      <w:r>
        <w:rPr>
          <w:lang w:val="en-CA"/>
        </w:rPr>
        <w:t xml:space="preserve"> provide</w:t>
      </w:r>
      <w:r w:rsidR="008A4869">
        <w:rPr>
          <w:lang w:val="en-CA"/>
        </w:rPr>
        <w:t>s</w:t>
      </w:r>
      <w:r>
        <w:rPr>
          <w:lang w:val="en-CA"/>
        </w:rPr>
        <w:t xml:space="preserve"> d</w:t>
      </w:r>
      <w:r w:rsidRPr="005D6D19">
        <w:rPr>
          <w:lang w:val="en-CA"/>
        </w:rPr>
        <w:t>etailed contact description.  This is a stub property in GeoSciML Basic</w:t>
      </w:r>
      <w:r>
        <w:rPr>
          <w:lang w:val="en-CA"/>
        </w:rPr>
        <w:t xml:space="preserve"> since </w:t>
      </w:r>
      <w:r w:rsidRPr="00406683">
        <w:rPr>
          <w:rStyle w:val="Entity"/>
        </w:rPr>
        <w:t>ContactAbstractDescription</w:t>
      </w:r>
      <w:r>
        <w:rPr>
          <w:lang w:val="en-CA"/>
        </w:rPr>
        <w:t xml:space="preserve"> is an abstract class with no concrete subtype in GeoSciML Basic.</w:t>
      </w:r>
    </w:p>
    <w:p w14:paraId="3C0F655E" w14:textId="549E35C3" w:rsidR="008B7091" w:rsidRDefault="008B7091" w:rsidP="008B7091">
      <w:pPr>
        <w:pStyle w:val="Titre4"/>
      </w:pPr>
      <w:bookmarkStart w:id="300" w:name="BKM_F722D1E4_88A1_4807_BB66_32AB9BD44381"/>
      <w:bookmarkEnd w:id="300"/>
      <w:r>
        <w:t>Fold</w:t>
      </w:r>
    </w:p>
    <w:p w14:paraId="63EB48F3" w14:textId="77777777" w:rsidR="008B7091" w:rsidRDefault="008B7091" w:rsidP="00856F51"/>
    <w:p w14:paraId="54815999" w14:textId="3B23F085" w:rsidR="008B7091" w:rsidRDefault="008B7091" w:rsidP="00856F51">
      <w:r>
        <w:t>A fold is formed by o</w:t>
      </w:r>
      <w:r w:rsidRPr="008B7091">
        <w:t xml:space="preserve">ne or more systematically curved layers, surfaces, or lines in a rock body. </w:t>
      </w:r>
      <w:r w:rsidR="00406683">
        <w:t>A f</w:t>
      </w:r>
      <w:r w:rsidRPr="008B7091">
        <w:t xml:space="preserve">old denotes a structure </w:t>
      </w:r>
      <w:r w:rsidR="00406683">
        <w:t>formed by the deformation of a g</w:t>
      </w:r>
      <w:r w:rsidRPr="008B7091">
        <w:t>eologic</w:t>
      </w:r>
      <w:r w:rsidR="00406683">
        <w:t xml:space="preserve"> s</w:t>
      </w:r>
      <w:r w:rsidRPr="008B7091">
        <w:t>tructure</w:t>
      </w:r>
      <w:r w:rsidR="008B246E">
        <w:t>, such as a contact which the original undeformed geometry is presumed,</w:t>
      </w:r>
      <w:r w:rsidRPr="008B7091">
        <w:t xml:space="preserve"> to form a structure that may be described by the translation of an abstract line (the fold axis) parallel to itself along some curvilinear path (the fold profile). Folds have a hinge zone (zone of </w:t>
      </w:r>
      <w:r w:rsidRPr="008B7091">
        <w:lastRenderedPageBreak/>
        <w:t xml:space="preserve">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28D1930E" w:rsidR="008B7091" w:rsidRDefault="00441148" w:rsidP="008B7091">
      <w:pPr>
        <w:keepNext/>
      </w:pPr>
      <w:r>
        <w:rPr>
          <w:noProof/>
          <w:lang w:val="en-CA" w:eastAsia="en-CA"/>
        </w:rPr>
        <w:drawing>
          <wp:inline distT="0" distB="0" distL="0" distR="0" wp14:anchorId="2C854F77" wp14:editId="4CE2833D">
            <wp:extent cx="4344670" cy="458343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4670" cy="4583430"/>
                    </a:xfrm>
                    <a:prstGeom prst="rect">
                      <a:avLst/>
                    </a:prstGeom>
                    <a:noFill/>
                    <a:ln>
                      <a:noFill/>
                    </a:ln>
                  </pic:spPr>
                </pic:pic>
              </a:graphicData>
            </a:graphic>
          </wp:inline>
        </w:drawing>
      </w:r>
    </w:p>
    <w:p w14:paraId="10BE36B7" w14:textId="605327DC"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19</w:t>
      </w:r>
      <w:r w:rsidR="00673E83">
        <w:rPr>
          <w:noProof/>
        </w:rPr>
        <w:fldChar w:fldCharType="end"/>
      </w:r>
      <w:r>
        <w:t>: Fold</w:t>
      </w:r>
      <w:r w:rsidR="00853941">
        <w:t xml:space="preserve"> context diagram.</w:t>
      </w:r>
    </w:p>
    <w:p w14:paraId="29837698" w14:textId="58C60A83" w:rsidR="00F011FC" w:rsidRPr="00F011FC" w:rsidRDefault="005D6D19" w:rsidP="007F03F0">
      <w:pPr>
        <w:pStyle w:val="Titre5"/>
      </w:pPr>
      <w:r w:rsidRPr="005D6D19">
        <w:t>profileType</w:t>
      </w:r>
    </w:p>
    <w:p w14:paraId="1E3B8CCB" w14:textId="26C119FF" w:rsidR="005D6D19" w:rsidRDefault="005D6D19" w:rsidP="007F03F0">
      <w:r>
        <w:t xml:space="preserve">The property </w:t>
      </w:r>
      <w:r w:rsidRPr="00406683">
        <w:rPr>
          <w:rStyle w:val="Entity"/>
        </w:rPr>
        <w:t>profileType:FoldProfileTypeTerm</w:t>
      </w:r>
      <w:r>
        <w:t xml:space="preserve"> contain</w:t>
      </w:r>
      <w:r w:rsidR="008A4869">
        <w:t>s</w:t>
      </w:r>
      <w:r>
        <w:t xml:space="preserve">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r w:rsidR="00BF6A2E" w:rsidRPr="005D6D19">
        <w:t>e.g.</w:t>
      </w:r>
      <w:r w:rsidRPr="005D6D19">
        <w:t>; antiform, synform, neutral, anticline, syncline, monocline, ptygmatic)</w:t>
      </w:r>
      <w:r w:rsidR="00853941">
        <w:t>.</w:t>
      </w:r>
    </w:p>
    <w:p w14:paraId="6FBB0573" w14:textId="77777777" w:rsidR="00F011FC" w:rsidRDefault="00F011FC" w:rsidP="007F03F0"/>
    <w:p w14:paraId="74CCF54D" w14:textId="452A6C37" w:rsidR="00F011FC" w:rsidRDefault="00F011FC" w:rsidP="007F03F0">
      <w:pPr>
        <w:pStyle w:val="Titre5"/>
        <w:rPr>
          <w:lang w:val="en-CA"/>
        </w:rPr>
      </w:pPr>
      <w:r w:rsidRPr="00D970E9">
        <w:rPr>
          <w:lang w:val="en-CA"/>
        </w:rPr>
        <w:t>stFoldDescription</w:t>
      </w:r>
      <w:r w:rsidR="00174A58">
        <w:rPr>
          <w:lang w:val="en-CA"/>
        </w:rPr>
        <w:t xml:space="preserve"> (stub property)</w:t>
      </w:r>
    </w:p>
    <w:p w14:paraId="3BC7DCC5" w14:textId="33DB997A" w:rsidR="00F011FC" w:rsidRDefault="00F011FC" w:rsidP="00F011FC">
      <w:pPr>
        <w:rPr>
          <w:lang w:val="en-CA"/>
        </w:rPr>
      </w:pPr>
      <w:r>
        <w:rPr>
          <w:lang w:val="en-CA"/>
        </w:rPr>
        <w:lastRenderedPageBreak/>
        <w:t xml:space="preserve">The property </w:t>
      </w:r>
      <w:r w:rsidRPr="00406683">
        <w:rPr>
          <w:rStyle w:val="Entity"/>
        </w:rPr>
        <w:t>stFoldDescription:FoldAbstractDescription</w:t>
      </w:r>
      <w:r w:rsidRPr="00F011FC">
        <w:rPr>
          <w:lang w:val="en-CA"/>
        </w:rPr>
        <w:t xml:space="preserve"> </w:t>
      </w:r>
      <w:r>
        <w:rPr>
          <w:lang w:val="en-CA"/>
        </w:rPr>
        <w:t>provide</w:t>
      </w:r>
      <w:r w:rsidR="008A4869">
        <w:rPr>
          <w:lang w:val="en-CA"/>
        </w:rPr>
        <w:t>s</w:t>
      </w:r>
      <w:r>
        <w:rPr>
          <w:lang w:val="en-CA"/>
        </w:rPr>
        <w:t xml:space="preserv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406683">
        <w:rPr>
          <w:rStyle w:val="Entity"/>
        </w:rPr>
        <w:t>FoldAbstractDescription</w:t>
      </w:r>
      <w:r w:rsidRPr="00F011FC">
        <w:rPr>
          <w:lang w:val="en-CA"/>
        </w:rPr>
        <w:t xml:space="preserve"> </w:t>
      </w:r>
      <w:r>
        <w:rPr>
          <w:lang w:val="en-CA"/>
        </w:rPr>
        <w:t>is an abstract class with no concrete subtype in GeoSciML Basic.</w:t>
      </w:r>
    </w:p>
    <w:p w14:paraId="16BF388F" w14:textId="5B84927F" w:rsidR="00415CBF" w:rsidRDefault="00415CBF" w:rsidP="00415CBF">
      <w:pPr>
        <w:pStyle w:val="Titre4"/>
      </w:pPr>
      <w:bookmarkStart w:id="301" w:name="BKM_1562D6E5_754D_41F1_8BCA_821E81C1C77B"/>
      <w:bookmarkStart w:id="302" w:name="BKM_2577AA17_B965_493F_8575_D32112AD8348"/>
      <w:bookmarkEnd w:id="301"/>
      <w:bookmarkEnd w:id="302"/>
      <w:r>
        <w:t>Foliation</w:t>
      </w:r>
    </w:p>
    <w:p w14:paraId="2C1613B9" w14:textId="77777777" w:rsidR="00415CBF" w:rsidRDefault="00415CBF" w:rsidP="00415CBF"/>
    <w:p w14:paraId="49E18747" w14:textId="33B62F70"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424648">
        <w:t xml:space="preserve"> [</w:t>
      </w:r>
      <w:r w:rsidR="00424648">
        <w:fldChar w:fldCharType="begin"/>
      </w:r>
      <w:r w:rsidR="00424648">
        <w:instrText xml:space="preserve"> REF _Ref458064875 \n \h </w:instrText>
      </w:r>
      <w:r w:rsidR="00424648">
        <w:fldChar w:fldCharType="separate"/>
      </w:r>
      <w:r w:rsidR="00AD44BE">
        <w:t>12</w:t>
      </w:r>
      <w:r w:rsidR="00424648">
        <w:fldChar w:fldCharType="end"/>
      </w:r>
      <w:r w:rsidR="00424648">
        <w:t>]</w:t>
      </w:r>
      <w:r>
        <w:t xml:space="preserve">, penetrative planar foliation defined by layers &gt; 5 mm thick is considered </w:t>
      </w:r>
      <w:r w:rsidRPr="00406683">
        <w:rPr>
          <w:rStyle w:val="Entity"/>
        </w:rPr>
        <w:t>Layering</w:t>
      </w:r>
      <w:r>
        <w:t xml:space="preserve">. </w:t>
      </w:r>
    </w:p>
    <w:p w14:paraId="40E991A1" w14:textId="63A7C3F8" w:rsidR="00415CBF" w:rsidRDefault="00415CBF" w:rsidP="00415CBF">
      <w:r w:rsidRPr="00406683">
        <w:rPr>
          <w:rStyle w:val="Entity"/>
        </w:rPr>
        <w:t>Bedding</w:t>
      </w:r>
      <w:r>
        <w:t xml:space="preserve"> as a fabric representing the average orientation of paleodepositional surface should be en</w:t>
      </w:r>
      <w:r w:rsidR="008A4869">
        <w:t>coded through the foliationType.  It</w:t>
      </w:r>
      <w:r>
        <w:t xml:space="preserve"> might apply to bedding that is layering or a foliation without layering (e.g. clast alignment in amalgamated beds).</w:t>
      </w:r>
    </w:p>
    <w:p w14:paraId="44666C1A" w14:textId="0CA47179" w:rsidR="00415CBF" w:rsidRDefault="00441148" w:rsidP="00415CBF">
      <w:pPr>
        <w:keepNext/>
      </w:pPr>
      <w:r>
        <w:rPr>
          <w:noProof/>
          <w:lang w:val="en-CA" w:eastAsia="en-CA"/>
        </w:rPr>
        <w:drawing>
          <wp:inline distT="0" distB="0" distL="0" distR="0" wp14:anchorId="7C6C1A6F" wp14:editId="0B1DADE2">
            <wp:extent cx="4076700" cy="4286885"/>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6700" cy="4286885"/>
                    </a:xfrm>
                    <a:prstGeom prst="rect">
                      <a:avLst/>
                    </a:prstGeom>
                    <a:noFill/>
                    <a:ln>
                      <a:noFill/>
                    </a:ln>
                  </pic:spPr>
                </pic:pic>
              </a:graphicData>
            </a:graphic>
          </wp:inline>
        </w:drawing>
      </w:r>
    </w:p>
    <w:p w14:paraId="7217E5C7" w14:textId="7F89BF14"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20</w:t>
      </w:r>
      <w:r w:rsidR="00673E83">
        <w:rPr>
          <w:noProof/>
        </w:rPr>
        <w:fldChar w:fldCharType="end"/>
      </w:r>
      <w:r>
        <w:t>: Foliation</w:t>
      </w:r>
      <w:r w:rsidR="00853941">
        <w:t xml:space="preserve"> context diagram.</w:t>
      </w:r>
    </w:p>
    <w:p w14:paraId="2F639981" w14:textId="4E6D1442" w:rsidR="00415CBF" w:rsidRDefault="00F011FC" w:rsidP="007F03F0">
      <w:pPr>
        <w:pStyle w:val="Titre5"/>
        <w:rPr>
          <w:lang w:val="en-CA"/>
        </w:rPr>
      </w:pPr>
      <w:bookmarkStart w:id="303" w:name="BKM_22F72D69_6FF6_4012_89A7_3FFAC0091563"/>
      <w:bookmarkEnd w:id="303"/>
      <w:r w:rsidRPr="00F011FC">
        <w:rPr>
          <w:lang w:val="en-CA"/>
        </w:rPr>
        <w:t>foliationType</w:t>
      </w:r>
    </w:p>
    <w:p w14:paraId="63D4DB37" w14:textId="5CF5BCCB" w:rsidR="00F011FC" w:rsidRDefault="00F011FC" w:rsidP="007F03F0">
      <w:pPr>
        <w:rPr>
          <w:lang w:val="en-CA"/>
        </w:rPr>
      </w:pPr>
      <w:r>
        <w:rPr>
          <w:lang w:val="en-CA"/>
        </w:rPr>
        <w:lastRenderedPageBreak/>
        <w:t xml:space="preserve">The </w:t>
      </w:r>
      <w:r w:rsidRPr="00406683">
        <w:rPr>
          <w:rStyle w:val="Entity"/>
        </w:rPr>
        <w:t>foliationType:FoliationTypeTerm</w:t>
      </w:r>
      <w:r>
        <w:rPr>
          <w:lang w:val="en-CA"/>
        </w:rPr>
        <w:t xml:space="preserve"> property </w:t>
      </w:r>
      <w:r w:rsidR="008A4869">
        <w:rPr>
          <w:lang w:val="en-CA"/>
        </w:rPr>
        <w:t>specifies</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2E85BD48" w14:textId="65BF38DD" w:rsidR="00624F7C" w:rsidRPr="008A4869" w:rsidRDefault="00624F7C" w:rsidP="008A4869">
      <w:pPr>
        <w:pStyle w:val="Titre5"/>
        <w:rPr>
          <w:lang w:val="en-CA"/>
        </w:rPr>
      </w:pPr>
      <w:r w:rsidRPr="00624F7C">
        <w:rPr>
          <w:lang w:val="en-CA"/>
        </w:rPr>
        <w:t>stFoliationDescription</w:t>
      </w:r>
      <w:r w:rsidR="00174A58">
        <w:rPr>
          <w:lang w:val="en-CA"/>
        </w:rPr>
        <w:t xml:space="preserve"> (stub property)</w:t>
      </w:r>
    </w:p>
    <w:p w14:paraId="5BBB3EAF" w14:textId="2AA44D06" w:rsidR="00624F7C" w:rsidRDefault="00624F7C" w:rsidP="00F9640E">
      <w:pPr>
        <w:rPr>
          <w:color w:val="000000"/>
          <w:sz w:val="20"/>
          <w:szCs w:val="20"/>
          <w:lang w:val="en-CA"/>
        </w:rPr>
      </w:pPr>
      <w:r>
        <w:rPr>
          <w:lang w:val="en-CA"/>
        </w:rPr>
        <w:t xml:space="preserve">The property </w:t>
      </w:r>
      <w:r w:rsidRPr="005163F2">
        <w:rPr>
          <w:rStyle w:val="Entity"/>
        </w:rPr>
        <w:t>stFoliationDescription:Foliation</w:t>
      </w:r>
      <w:r w:rsidR="000427E6" w:rsidRPr="005163F2">
        <w:rPr>
          <w:rStyle w:val="Entity"/>
        </w:rPr>
        <w:t>AbstractDescription</w:t>
      </w:r>
      <w:r w:rsidRPr="00624F7C">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5163F2">
        <w:rPr>
          <w:rStyle w:val="Entity"/>
        </w:rPr>
        <w:t>FoliationAbstractDescription</w:t>
      </w:r>
      <w:r w:rsidR="000427E6" w:rsidRPr="000427E6">
        <w:rPr>
          <w:lang w:val="en-CA"/>
        </w:rPr>
        <w:t xml:space="preserve"> </w:t>
      </w:r>
      <w:r>
        <w:rPr>
          <w:lang w:val="en-CA"/>
        </w:rPr>
        <w:t>is an abstract class with no concrete subtype in GeoSciML Basic.</w:t>
      </w:r>
    </w:p>
    <w:p w14:paraId="4428B379" w14:textId="230A3945" w:rsidR="00415CBF" w:rsidRDefault="00415CBF" w:rsidP="00415CBF">
      <w:pPr>
        <w:pStyle w:val="Titre4"/>
      </w:pPr>
      <w:bookmarkStart w:id="304" w:name="BKM_D602E51F_1A69_4732_803D_A550C06800AD"/>
      <w:bookmarkStart w:id="305" w:name="_Ref440799060"/>
      <w:bookmarkEnd w:id="304"/>
      <w:r>
        <w:t>ShearDisplacementStructure</w:t>
      </w:r>
      <w:bookmarkEnd w:id="305"/>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rsidRPr="005163F2">
        <w:rPr>
          <w:rStyle w:val="Entity"/>
        </w:rPr>
        <w:t>geologicUnitType</w:t>
      </w:r>
      <w:r>
        <w:t xml:space="preserve"> </w:t>
      </w:r>
      <w:r w:rsidR="00BF6A2E">
        <w:t>is ‘DeformationUnit’</w:t>
      </w:r>
      <w:r>
        <w:t>)</w:t>
      </w:r>
      <w:r w:rsidR="00624F7C">
        <w:t xml:space="preserve"> which can be associated to the ShearDisplacementStructure using </w:t>
      </w:r>
      <w:r w:rsidR="00624F7C" w:rsidRPr="005163F2">
        <w:rPr>
          <w:rStyle w:val="Entity"/>
        </w:rPr>
        <w:t>GeologicFeatureRelation</w:t>
      </w:r>
      <w:r w:rsidR="00624F7C">
        <w:t xml:space="preserve"> from the Extension package</w:t>
      </w:r>
      <w:r w:rsidR="004631F8">
        <w:t xml:space="preserve"> (</w:t>
      </w:r>
      <w:r w:rsidR="004631F8">
        <w:fldChar w:fldCharType="begin"/>
      </w:r>
      <w:r w:rsidR="004631F8">
        <w:instrText xml:space="preserve"> REF _Ref440189613 \r \h </w:instrText>
      </w:r>
      <w:r w:rsidR="004631F8">
        <w:fldChar w:fldCharType="separate"/>
      </w:r>
      <w:r w:rsidR="00AD44BE">
        <w:t>8.5.1.2</w:t>
      </w:r>
      <w:r w:rsidR="004631F8">
        <w:fldChar w:fldCharType="end"/>
      </w:r>
      <w:r w:rsidR="004631F8">
        <w:t>)</w:t>
      </w:r>
      <w:r w:rsidR="00624F7C">
        <w:t>.</w:t>
      </w:r>
    </w:p>
    <w:p w14:paraId="6E425B04" w14:textId="2BB9C0E7" w:rsidR="00415CBF" w:rsidRDefault="00441148" w:rsidP="00415CBF">
      <w:pPr>
        <w:keepNext/>
      </w:pPr>
      <w:r>
        <w:rPr>
          <w:noProof/>
          <w:lang w:val="en-CA" w:eastAsia="en-CA"/>
        </w:rPr>
        <w:lastRenderedPageBreak/>
        <w:drawing>
          <wp:inline distT="0" distB="0" distL="0" distR="0" wp14:anchorId="592F5B6A" wp14:editId="7DEA9742">
            <wp:extent cx="3971925" cy="4315460"/>
            <wp:effectExtent l="0" t="0" r="9525" b="889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4315460"/>
                    </a:xfrm>
                    <a:prstGeom prst="rect">
                      <a:avLst/>
                    </a:prstGeom>
                    <a:noFill/>
                    <a:ln>
                      <a:noFill/>
                    </a:ln>
                  </pic:spPr>
                </pic:pic>
              </a:graphicData>
            </a:graphic>
          </wp:inline>
        </w:drawing>
      </w:r>
    </w:p>
    <w:p w14:paraId="34B6DF0C" w14:textId="59609E5B"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21</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306" w:name="BKM_2C0BAC72_25F4_4403_B6F3_8CD29CC45162"/>
      <w:bookmarkEnd w:id="306"/>
    </w:p>
    <w:p w14:paraId="0D826869" w14:textId="49373A20" w:rsidR="000427E6" w:rsidRPr="008A4869" w:rsidRDefault="000427E6" w:rsidP="008A4869">
      <w:pPr>
        <w:pStyle w:val="Titre5"/>
        <w:rPr>
          <w:lang w:val="en-CA"/>
        </w:rPr>
      </w:pPr>
      <w:r>
        <w:rPr>
          <w:lang w:val="en-CA"/>
        </w:rPr>
        <w:t>faultType</w:t>
      </w:r>
    </w:p>
    <w:p w14:paraId="0CA3B537" w14:textId="45388B5D" w:rsidR="000427E6" w:rsidRDefault="000427E6" w:rsidP="007F03F0">
      <w:pPr>
        <w:rPr>
          <w:lang w:val="en-CA"/>
        </w:rPr>
      </w:pPr>
      <w:r>
        <w:rPr>
          <w:lang w:val="en-CA"/>
        </w:rPr>
        <w:t xml:space="preserve">The </w:t>
      </w:r>
      <w:r w:rsidRPr="005163F2">
        <w:rPr>
          <w:rStyle w:val="Entity"/>
        </w:rPr>
        <w:t>faultType:FaultTypeTerm</w:t>
      </w:r>
      <w:r>
        <w:rPr>
          <w:lang w:val="en-CA"/>
        </w:rPr>
        <w:t xml:space="preserve"> property </w:t>
      </w:r>
      <w:r w:rsidR="008A4869">
        <w:rPr>
          <w:lang w:val="en-CA"/>
        </w:rPr>
        <w:t>contains a term from</w:t>
      </w:r>
      <w:r w:rsidRPr="000427E6">
        <w:rPr>
          <w:lang w:val="en-CA"/>
        </w:rPr>
        <w:t xml:space="preserve"> a </w:t>
      </w:r>
      <w:r>
        <w:rPr>
          <w:lang w:val="en-CA"/>
        </w:rPr>
        <w:t xml:space="preserve">controlled </w:t>
      </w:r>
      <w:r w:rsidRPr="000427E6">
        <w:rPr>
          <w:lang w:val="en-CA"/>
        </w:rPr>
        <w:t xml:space="preserve">vocabulary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3CE72375" w14:textId="49281C61" w:rsidR="000427E6" w:rsidRPr="008A4869" w:rsidRDefault="000427E6" w:rsidP="008A4869">
      <w:pPr>
        <w:pStyle w:val="Titre5"/>
        <w:rPr>
          <w:lang w:val="en-CA"/>
        </w:rPr>
      </w:pPr>
      <w:r w:rsidRPr="000427E6">
        <w:rPr>
          <w:lang w:val="en-CA"/>
        </w:rPr>
        <w:t>stStructureDescription</w:t>
      </w:r>
    </w:p>
    <w:p w14:paraId="0AF59729" w14:textId="75A54685" w:rsidR="000427E6" w:rsidRDefault="000427E6" w:rsidP="000427E6">
      <w:pPr>
        <w:rPr>
          <w:lang w:val="en-CA"/>
        </w:rPr>
      </w:pPr>
      <w:r>
        <w:rPr>
          <w:lang w:val="en-CA"/>
        </w:rPr>
        <w:t xml:space="preserve">The property </w:t>
      </w:r>
      <w:r w:rsidRPr="005163F2">
        <w:rPr>
          <w:rStyle w:val="Entity"/>
        </w:rPr>
        <w:t>stStructureDescription:ShearDisplacementStructureAbstractDescription</w:t>
      </w:r>
      <w:r w:rsidRPr="000427E6">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5163F2">
        <w:rPr>
          <w:rStyle w:val="Entity"/>
        </w:rPr>
        <w:t>ShearDisplacementStructureAbstractDescription</w:t>
      </w:r>
      <w:r w:rsidRPr="000427E6">
        <w:rPr>
          <w:lang w:val="en-CA"/>
        </w:rPr>
        <w:t xml:space="preserve">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Titre3"/>
      </w:pPr>
      <w:bookmarkStart w:id="307" w:name="BKM_6D164D9B_00C6_4467_A49F_201E1DB05D3E"/>
      <w:bookmarkStart w:id="308" w:name="_Toc458154220"/>
      <w:bookmarkEnd w:id="307"/>
      <w:r>
        <w:t>Geomorphology</w:t>
      </w:r>
      <w:bookmarkEnd w:id="308"/>
    </w:p>
    <w:p w14:paraId="54B0C7D1" w14:textId="77777777" w:rsidR="00FB057B" w:rsidRDefault="00FB057B" w:rsidP="00415CBF"/>
    <w:p w14:paraId="07C9989B" w14:textId="2F80A95F" w:rsidR="008E711C" w:rsidRDefault="005163F2" w:rsidP="00415CBF">
      <w:r>
        <w:lastRenderedPageBreak/>
        <w:t>The g</w:t>
      </w:r>
      <w:r w:rsidR="00FB057B" w:rsidRPr="00FB057B">
        <w:t xml:space="preserve">eomorphology </w:t>
      </w:r>
      <w:r w:rsidR="00174A58">
        <w:t>sub-</w:t>
      </w:r>
      <w:r w:rsidR="00FB057B" w:rsidRPr="00FB057B">
        <w:t>package describes features that comprise the shape and nature of the Earth's land surface (</w:t>
      </w:r>
      <w:r w:rsidR="00BF6A2E" w:rsidRPr="00FB057B">
        <w:t>i.e.</w:t>
      </w:r>
      <w:r w:rsidR="00FB057B" w:rsidRPr="00FB057B">
        <w:t>, landforms).  These landforms may be crea</w:t>
      </w:r>
      <w:r w:rsidR="008A4869">
        <w:t>ted by natural</w:t>
      </w:r>
      <w:r w:rsidR="00AE70CD">
        <w:t xml:space="preserve"> or anthropogenic</w:t>
      </w:r>
      <w:r w:rsidR="008A4869">
        <w:t xml:space="preserve"> </w:t>
      </w:r>
      <w:r w:rsidR="00AE70CD">
        <w:t>processes</w:t>
      </w:r>
      <w:r w:rsidR="00FB057B" w:rsidRPr="00FB057B">
        <w:t>.</w:t>
      </w:r>
    </w:p>
    <w:p w14:paraId="294AE53A" w14:textId="77777777" w:rsidR="00415CBF" w:rsidRDefault="00415CBF" w:rsidP="00415CBF"/>
    <w:p w14:paraId="618391C0" w14:textId="4F21BA18" w:rsidR="00FB057B" w:rsidRDefault="00441148" w:rsidP="00FB057B">
      <w:pPr>
        <w:keepNext/>
      </w:pPr>
      <w:r>
        <w:rPr>
          <w:noProof/>
          <w:lang w:val="en-CA" w:eastAsia="en-CA"/>
        </w:rPr>
        <w:drawing>
          <wp:inline distT="0" distB="0" distL="0" distR="0" wp14:anchorId="612BBD70" wp14:editId="720E434A">
            <wp:extent cx="5486400" cy="3797050"/>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3844955E" w:rsidR="00FB057B" w:rsidRDefault="00FB057B" w:rsidP="00FB057B">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22</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3B2AF1F7" w:rsidR="00FB057B" w:rsidRDefault="00FB057B" w:rsidP="00FB057B">
      <w:r>
        <w:t>A geomorphologic feature is a</w:t>
      </w:r>
      <w:r w:rsidRPr="00FB057B">
        <w:t xml:space="preserve"> </w:t>
      </w:r>
      <w:r w:rsidR="003D7505">
        <w:t>kind</w:t>
      </w:r>
      <w:r w:rsidR="005163F2">
        <w:t xml:space="preserve"> of </w:t>
      </w:r>
      <w:r w:rsidR="005163F2" w:rsidRPr="005163F2">
        <w:rPr>
          <w:rStyle w:val="Entity"/>
        </w:rPr>
        <w:t>Geologic</w:t>
      </w:r>
      <w:r w:rsidR="003D7505" w:rsidRPr="005163F2">
        <w:rPr>
          <w:rStyle w:val="Entity"/>
        </w:rPr>
        <w:t>Feature</w:t>
      </w:r>
      <w:r w:rsidRPr="00FB057B">
        <w:t xml:space="preserve"> describing the shape and natu</w:t>
      </w:r>
      <w:r w:rsidR="008A4869">
        <w:t>re of the Earth's land surface</w:t>
      </w:r>
      <w:r w:rsidRPr="00FB057B">
        <w:t>.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w:t>
      </w:r>
      <w:r w:rsidR="00174A58" w:rsidRPr="005163F2">
        <w:rPr>
          <w:rStyle w:val="Entity"/>
        </w:rPr>
        <w:t>unitDescription</w:t>
      </w:r>
      <w:r w:rsidR="00174A58">
        <w:t xml:space="preserve"> property) to a </w:t>
      </w:r>
      <w:r w:rsidR="00174A58" w:rsidRPr="005163F2">
        <w:rPr>
          <w:rStyle w:val="Entity"/>
        </w:rPr>
        <w:t>GeologicUnit</w:t>
      </w:r>
      <w:r w:rsidR="00174A58">
        <w:t xml:space="preserve"> that composes the form.</w:t>
      </w:r>
    </w:p>
    <w:p w14:paraId="1F321A67" w14:textId="77777777" w:rsidR="00ED4EA5" w:rsidRDefault="00ED4EA5" w:rsidP="00FB057B"/>
    <w:p w14:paraId="451D6753" w14:textId="77777777" w:rsidR="00E25BD7" w:rsidRDefault="00E25BD7" w:rsidP="00E25BD7">
      <w:r>
        <w:t>Example describing a gravitative landform in Elba Island map.</w:t>
      </w:r>
    </w:p>
    <w:p w14:paraId="1411AB54" w14:textId="77777777" w:rsidR="00E25BD7" w:rsidRDefault="00E25BD7" w:rsidP="00E25BD7">
      <w:pPr>
        <w:keepNext/>
      </w:pPr>
      <w:r>
        <w:rPr>
          <w:noProof/>
          <w:lang w:val="en-CA" w:eastAsia="en-CA"/>
        </w:rPr>
        <w:lastRenderedPageBreak/>
        <w:drawing>
          <wp:inline distT="0" distB="0" distL="0" distR="0" wp14:anchorId="7BD1CA67" wp14:editId="57EFD6E1">
            <wp:extent cx="6241312" cy="290404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47068" cy="2906722"/>
                    </a:xfrm>
                    <a:prstGeom prst="rect">
                      <a:avLst/>
                    </a:prstGeom>
                    <a:noFill/>
                    <a:ln>
                      <a:noFill/>
                    </a:ln>
                  </pic:spPr>
                </pic:pic>
              </a:graphicData>
            </a:graphic>
          </wp:inline>
        </w:drawing>
      </w:r>
      <w:r w:rsidRPr="00E807A7" w:rsidDel="00E807A7">
        <w:rPr>
          <w:noProof/>
          <w:lang w:val="en-CA" w:eastAsia="en-CA"/>
        </w:rPr>
        <w:t xml:space="preserve"> </w:t>
      </w:r>
    </w:p>
    <w:p w14:paraId="04E676A2" w14:textId="77777777" w:rsidR="00E25BD7" w:rsidRDefault="00E25BD7" w:rsidP="00E25BD7">
      <w:pPr>
        <w:pStyle w:val="Lgende"/>
      </w:pPr>
      <w:bookmarkStart w:id="309" w:name="_Ref458150499"/>
      <w:r>
        <w:t xml:space="preserve">Figure </w:t>
      </w:r>
      <w:r>
        <w:fldChar w:fldCharType="begin"/>
      </w:r>
      <w:r>
        <w:instrText xml:space="preserve"> SEQ Figure \* ARABIC </w:instrText>
      </w:r>
      <w:r>
        <w:fldChar w:fldCharType="separate"/>
      </w:r>
      <w:r w:rsidR="00AD44BE">
        <w:rPr>
          <w:noProof/>
        </w:rPr>
        <w:t>23</w:t>
      </w:r>
      <w:r>
        <w:fldChar w:fldCharType="end"/>
      </w:r>
      <w:bookmarkEnd w:id="309"/>
      <w:r>
        <w:t xml:space="preserve"> Partial encoding of landform located in Elba Island as part of a geomorphological unit (encoded from a map from D’Orefice et al, 2009).</w:t>
      </w:r>
    </w:p>
    <w:p w14:paraId="6E2E2DEF" w14:textId="3A76ABA1" w:rsidR="008A4869" w:rsidRPr="008A4869" w:rsidRDefault="00B8606F" w:rsidP="008A4869">
      <w:r>
        <w:fldChar w:fldCharType="begin"/>
      </w:r>
      <w:r>
        <w:instrText xml:space="preserve"> REF _Ref458150499 \h </w:instrText>
      </w:r>
      <w:r>
        <w:fldChar w:fldCharType="separate"/>
      </w:r>
      <w:r w:rsidR="00AD44BE">
        <w:t xml:space="preserve">Figure </w:t>
      </w:r>
      <w:r w:rsidR="00AD44BE">
        <w:rPr>
          <w:noProof/>
        </w:rPr>
        <w:t>23</w:t>
      </w:r>
      <w:r>
        <w:fldChar w:fldCharType="end"/>
      </w:r>
      <w:r>
        <w:t xml:space="preserve"> </w:t>
      </w:r>
      <w:r w:rsidR="00E25BD7" w:rsidRPr="008A4869">
        <w:t xml:space="preserve">shows an example of GeoSciML encoding of a landform lava cone geomorphologic unit </w:t>
      </w:r>
      <w:r w:rsidR="00424648">
        <w:t>(from [</w:t>
      </w:r>
      <w:r w:rsidR="00424648">
        <w:fldChar w:fldCharType="begin"/>
      </w:r>
      <w:r w:rsidR="00424648">
        <w:instrText xml:space="preserve"> REF _Ref458066409 \n \h </w:instrText>
      </w:r>
      <w:r w:rsidR="00424648">
        <w:fldChar w:fldCharType="separate"/>
      </w:r>
      <w:r w:rsidR="00AD44BE">
        <w:t>2</w:t>
      </w:r>
      <w:r w:rsidR="00424648">
        <w:fldChar w:fldCharType="end"/>
      </w:r>
      <w:r w:rsidR="00424648">
        <w:t>])</w:t>
      </w:r>
      <w:r w:rsidR="00E25BD7" w:rsidRPr="008A4869">
        <w:t xml:space="preserve"> located in Elba </w:t>
      </w:r>
      <w:r w:rsidR="002670FA" w:rsidRPr="008A4869">
        <w:t>Island</w:t>
      </w:r>
      <w:r w:rsidR="00E25BD7" w:rsidRPr="008A4869">
        <w:t xml:space="preserve"> showing how the geomorphologic feature </w:t>
      </w:r>
      <w:r w:rsidR="002670FA">
        <w:t>related to</w:t>
      </w:r>
      <w:r w:rsidR="00E25BD7" w:rsidRPr="008A4869">
        <w:t xml:space="preserve"> the geologic units it is made of.</w:t>
      </w:r>
    </w:p>
    <w:p w14:paraId="1CDEFE6F" w14:textId="7D3D30A1" w:rsidR="00174A58" w:rsidRPr="00174A58" w:rsidRDefault="00174A58" w:rsidP="002670FA">
      <w:pPr>
        <w:pStyle w:val="Titre5"/>
      </w:pPr>
      <w:r w:rsidRPr="00174A58">
        <w:t>unitDescription</w:t>
      </w:r>
    </w:p>
    <w:p w14:paraId="612BBE8C" w14:textId="4921479A" w:rsidR="00174A58" w:rsidRDefault="00174A58" w:rsidP="00FB057B">
      <w:r>
        <w:t xml:space="preserve">The </w:t>
      </w:r>
      <w:r w:rsidRPr="005163F2">
        <w:rPr>
          <w:rStyle w:val="Entity"/>
        </w:rPr>
        <w:t>unitDescri</w:t>
      </w:r>
      <w:r w:rsidR="00BF6A2E" w:rsidRPr="005163F2">
        <w:rPr>
          <w:rStyle w:val="Entity"/>
        </w:rPr>
        <w:t>p</w:t>
      </w:r>
      <w:r w:rsidRPr="005163F2">
        <w:rPr>
          <w:rStyle w:val="Entity"/>
        </w:rPr>
        <w:t>tion</w:t>
      </w:r>
      <w:r>
        <w:t xml:space="preserve"> property is an association that link</w:t>
      </w:r>
      <w:r w:rsidR="002670FA">
        <w:t>s</w:t>
      </w:r>
      <w:r>
        <w:t xml:space="preserve"> the geomorphologic feature to a g</w:t>
      </w:r>
      <w:r w:rsidRPr="00174A58">
        <w:t>eologic description (</w:t>
      </w:r>
      <w:r w:rsidR="001A0D52" w:rsidRPr="00174A58">
        <w:t>e.g.</w:t>
      </w:r>
      <w:r w:rsidRPr="00174A58">
        <w:t>, related stratigraphic units and earth materials</w:t>
      </w:r>
      <w:r>
        <w:t>)</w:t>
      </w:r>
      <w:r w:rsidR="008D422E">
        <w:t>.</w:t>
      </w:r>
    </w:p>
    <w:p w14:paraId="4E8843D9" w14:textId="3EB479B7" w:rsidR="00ED4EA5" w:rsidRPr="002670FA" w:rsidRDefault="00174A58" w:rsidP="00174A58">
      <w:pPr>
        <w:pStyle w:val="Titre5"/>
      </w:pPr>
      <w:r w:rsidRPr="00D970E9">
        <w:rPr>
          <w:lang w:val="en-CA"/>
        </w:rPr>
        <w:t>gmFeatureDescription</w:t>
      </w:r>
      <w:r>
        <w:rPr>
          <w:lang w:val="en-CA"/>
        </w:rPr>
        <w:t xml:space="preserve"> (stub property)</w:t>
      </w:r>
    </w:p>
    <w:p w14:paraId="6C52269B" w14:textId="30D6651A" w:rsidR="00174A58" w:rsidRDefault="00174A58" w:rsidP="00174A58">
      <w:pPr>
        <w:rPr>
          <w:lang w:val="en-CA"/>
        </w:rPr>
      </w:pPr>
      <w:r>
        <w:rPr>
          <w:lang w:val="en-CA"/>
        </w:rPr>
        <w:t xml:space="preserve">The property </w:t>
      </w:r>
      <w:r w:rsidRPr="005163F2">
        <w:rPr>
          <w:rStyle w:val="Entity"/>
        </w:rPr>
        <w:t>gmFeatureDescription:GeomorphologicUnitAbstractDescription</w:t>
      </w:r>
      <w:r w:rsidRPr="00174A58">
        <w:rPr>
          <w:lang w:val="en-CA"/>
        </w:rPr>
        <w:t xml:space="preserve"> </w:t>
      </w:r>
      <w:r>
        <w:rPr>
          <w:lang w:val="en-CA"/>
        </w:rPr>
        <w:t>provide</w:t>
      </w:r>
      <w:r w:rsidR="002670FA">
        <w:rPr>
          <w:lang w:val="en-CA"/>
        </w:rPr>
        <w:t>s</w:t>
      </w:r>
      <w:r>
        <w:rPr>
          <w:lang w:val="en-CA"/>
        </w:rPr>
        <w:t xml:space="preserv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5163F2">
        <w:rPr>
          <w:rStyle w:val="Entity"/>
        </w:rPr>
        <w:t>GeomorphologicUnitAbstractDescription</w:t>
      </w:r>
      <w:r>
        <w:rPr>
          <w:lang w:val="en-CA"/>
        </w:rPr>
        <w:t xml:space="preserve"> is an abstract class with no concrete subtype in GeoSciML Basic.</w:t>
      </w:r>
    </w:p>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Titre5"/>
      </w:pPr>
      <w:r w:rsidRPr="003D6337">
        <w:t>naturalGeomorphologicFeatureType</w:t>
      </w:r>
    </w:p>
    <w:p w14:paraId="19689FAF" w14:textId="7C6C58A3" w:rsidR="003D6337" w:rsidRDefault="003D6337" w:rsidP="00FB057B">
      <w:r>
        <w:t xml:space="preserve">The property </w:t>
      </w:r>
      <w:r w:rsidRPr="005163F2">
        <w:rPr>
          <w:rStyle w:val="Entity"/>
        </w:rPr>
        <w:t>naturalGeomorphologicFeatureType: NaturalGeomorphologicFeatureTypeTerm</w:t>
      </w:r>
      <w:r>
        <w:t xml:space="preserve"> </w:t>
      </w:r>
      <w:r w:rsidR="002670FA">
        <w:t>is</w:t>
      </w:r>
      <w:r w:rsidRPr="003D6337">
        <w:t xml:space="preserve"> </w:t>
      </w:r>
      <w:r>
        <w:t>a term from</w:t>
      </w:r>
      <w:r w:rsidRPr="003D6337">
        <w:t xml:space="preserve"> a </w:t>
      </w:r>
      <w:r w:rsidR="002670FA">
        <w:t>controlled vocabulary</w:t>
      </w:r>
      <w:r w:rsidRPr="003D6337">
        <w:t xml:space="preserve">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310" w:name="BKM_4E3AD03A_F983_4BE7_BAD7_D46FA41454DA"/>
      <w:bookmarkEnd w:id="310"/>
    </w:p>
    <w:p w14:paraId="4D045EDB" w14:textId="15148CA1" w:rsidR="003D6337" w:rsidRPr="002670FA" w:rsidRDefault="008D422E" w:rsidP="002670FA">
      <w:pPr>
        <w:pStyle w:val="Titre5"/>
        <w:rPr>
          <w:lang w:val="en-CA"/>
        </w:rPr>
      </w:pPr>
      <w:r>
        <w:rPr>
          <w:lang w:val="en-CA"/>
        </w:rPr>
        <w:t>a</w:t>
      </w:r>
      <w:r w:rsidR="003D6337" w:rsidRPr="00D970E9">
        <w:rPr>
          <w:lang w:val="en-CA"/>
        </w:rPr>
        <w:t>ctivity</w:t>
      </w:r>
    </w:p>
    <w:p w14:paraId="457AD5F3" w14:textId="73AF4F66" w:rsidR="003D6337" w:rsidRDefault="003D6337" w:rsidP="007F03F0">
      <w:pPr>
        <w:rPr>
          <w:lang w:val="en-CA"/>
        </w:rPr>
      </w:pPr>
      <w:r>
        <w:rPr>
          <w:lang w:val="en-CA"/>
        </w:rPr>
        <w:t xml:space="preserve">The </w:t>
      </w:r>
      <w:r w:rsidRPr="005163F2">
        <w:rPr>
          <w:rStyle w:val="Entity"/>
        </w:rPr>
        <w:t>activity</w:t>
      </w:r>
      <w:r>
        <w:rPr>
          <w:lang w:val="en-CA"/>
        </w:rPr>
        <w:t xml:space="preserve"> </w:t>
      </w:r>
      <w:r w:rsidR="005163F2">
        <w:rPr>
          <w:lang w:val="en-CA"/>
        </w:rPr>
        <w:t>property (</w:t>
      </w:r>
      <w:r w:rsidR="008F3406">
        <w:rPr>
          <w:rStyle w:val="Entity"/>
        </w:rPr>
        <w:t>SWE::Category</w:t>
      </w:r>
      <w:r>
        <w:rPr>
          <w:lang w:val="en-CA"/>
        </w:rPr>
        <w:t>) contain</w:t>
      </w:r>
      <w:r w:rsidR="002670FA">
        <w:rPr>
          <w:lang w:val="en-CA"/>
        </w:rPr>
        <w:t>s</w:t>
      </w:r>
      <w:r>
        <w:rPr>
          <w:lang w:val="en-CA"/>
        </w:rPr>
        <w:t xml:space="preserve">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Titre4"/>
      </w:pPr>
      <w:bookmarkStart w:id="311" w:name="BKM_D58E407D_6BD7_451C_AC84_ED75498146C5"/>
      <w:bookmarkStart w:id="312" w:name="BKM_60D7A041_DA67_4836_A9CF_067E59A5AD76"/>
      <w:bookmarkEnd w:id="311"/>
      <w:bookmarkEnd w:id="312"/>
      <w:r w:rsidRPr="00E1402F">
        <w:t>AnthropogenicGeomorphologicFeature</w:t>
      </w:r>
    </w:p>
    <w:p w14:paraId="003D96E3" w14:textId="77777777" w:rsidR="00E1402F" w:rsidRPr="00E1402F" w:rsidRDefault="00E1402F" w:rsidP="00E1402F"/>
    <w:p w14:paraId="59C8F558" w14:textId="247C5E20" w:rsidR="008D422E"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channel, midden, open pit</w:t>
      </w:r>
      <w:r w:rsidR="00F829B5">
        <w:t xml:space="preserve"> or</w:t>
      </w:r>
      <w:r w:rsidRPr="00E1402F">
        <w:t xml:space="preserve"> reclaimed land.</w:t>
      </w:r>
    </w:p>
    <w:p w14:paraId="166A1728" w14:textId="32D0A4F7" w:rsidR="00F829B5" w:rsidRDefault="00F829B5" w:rsidP="007F03F0">
      <w:pPr>
        <w:pStyle w:val="Titre5"/>
        <w:rPr>
          <w:lang w:val="en-CA"/>
        </w:rPr>
      </w:pPr>
      <w:r w:rsidRPr="00D970E9">
        <w:rPr>
          <w:lang w:val="en-CA"/>
        </w:rPr>
        <w:t>anthropogenicGeomorphologicFeatureType</w:t>
      </w:r>
    </w:p>
    <w:p w14:paraId="4FD597A6" w14:textId="22E161A7" w:rsidR="008D422E" w:rsidRDefault="00F829B5" w:rsidP="00F829B5">
      <w:r>
        <w:t xml:space="preserve">The </w:t>
      </w:r>
      <w:r w:rsidRPr="005163F2">
        <w:rPr>
          <w:rStyle w:val="Entity"/>
        </w:rPr>
        <w:t>anthropogenicGeomorphologicFeatureType: AnthropogenicGeomorphologicFeatureTypeTerm</w:t>
      </w:r>
      <w:r>
        <w:t xml:space="preserve"> </w:t>
      </w:r>
      <w:r w:rsidR="002670FA">
        <w:t>is</w:t>
      </w:r>
      <w:r>
        <w:t xml:space="preserve"> a</w:t>
      </w:r>
      <w:r w:rsidRPr="00F829B5">
        <w:t xml:space="preserve"> reference </w:t>
      </w:r>
      <w:r>
        <w:t xml:space="preserve">from a controlled vocabulary </w:t>
      </w:r>
      <w:r w:rsidRPr="00F829B5">
        <w:t>describing the type of geomorphologic feature</w:t>
      </w:r>
      <w:r w:rsidR="00424648">
        <w:t>.</w:t>
      </w:r>
    </w:p>
    <w:p w14:paraId="5E8855AE" w14:textId="77777777" w:rsidR="00390DF7" w:rsidRDefault="00390DF7" w:rsidP="00DB2D3A">
      <w:pPr>
        <w:pStyle w:val="Titre3"/>
        <w:rPr>
          <w:lang w:val="en-CA"/>
        </w:rPr>
      </w:pPr>
      <w:bookmarkStart w:id="313" w:name="BKM_226E2406_CB91_4741_B565_53E336A2E054"/>
      <w:bookmarkStart w:id="314" w:name="BKM_FB2680F3_627E_464F_82B9_677F1AC277D7"/>
      <w:bookmarkStart w:id="315" w:name="_Toc458154221"/>
      <w:bookmarkEnd w:id="313"/>
      <w:bookmarkEnd w:id="314"/>
      <w:r>
        <w:rPr>
          <w:lang w:val="en-CA"/>
        </w:rPr>
        <w:t>Collection</w:t>
      </w:r>
      <w:bookmarkEnd w:id="315"/>
    </w:p>
    <w:p w14:paraId="5027A8ED" w14:textId="77777777" w:rsidR="008D422E" w:rsidRDefault="008D422E" w:rsidP="00390DF7"/>
    <w:p w14:paraId="43EFB6DB" w14:textId="39E13B11"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classes that facilitate the structuring of WFS response documents and other application uses.   </w:t>
      </w:r>
    </w:p>
    <w:p w14:paraId="709CBDB4" w14:textId="759A5F4E" w:rsidR="00390DF7" w:rsidRDefault="00441148" w:rsidP="00390DF7">
      <w:pPr>
        <w:keepNext/>
      </w:pPr>
      <w:r>
        <w:rPr>
          <w:noProof/>
          <w:lang w:val="en-CA" w:eastAsia="en-CA"/>
        </w:rPr>
        <w:lastRenderedPageBreak/>
        <w:drawing>
          <wp:inline distT="0" distB="0" distL="0" distR="0" wp14:anchorId="72B53EF3" wp14:editId="75B76560">
            <wp:extent cx="5486400" cy="4913396"/>
            <wp:effectExtent l="0" t="0" r="0" b="190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913396"/>
                    </a:xfrm>
                    <a:prstGeom prst="rect">
                      <a:avLst/>
                    </a:prstGeom>
                    <a:noFill/>
                    <a:ln>
                      <a:noFill/>
                    </a:ln>
                  </pic:spPr>
                </pic:pic>
              </a:graphicData>
            </a:graphic>
          </wp:inline>
        </w:drawing>
      </w:r>
    </w:p>
    <w:p w14:paraId="16086824" w14:textId="03CFC970" w:rsidR="00390DF7" w:rsidRDefault="00390DF7" w:rsidP="00390DF7">
      <w:pPr>
        <w:pStyle w:val="Lgende"/>
      </w:pPr>
      <w:bookmarkStart w:id="316" w:name="_Ref432749513"/>
      <w:r>
        <w:t xml:space="preserve">Figure </w:t>
      </w:r>
      <w:r w:rsidR="00673E83">
        <w:fldChar w:fldCharType="begin"/>
      </w:r>
      <w:r w:rsidR="00673E83">
        <w:instrText xml:space="preserve"> SEQ Figure \* ARABIC </w:instrText>
      </w:r>
      <w:r w:rsidR="00673E83">
        <w:fldChar w:fldCharType="separate"/>
      </w:r>
      <w:r w:rsidR="00AD44BE">
        <w:rPr>
          <w:noProof/>
        </w:rPr>
        <w:t>24</w:t>
      </w:r>
      <w:r w:rsidR="00673E83">
        <w:rPr>
          <w:noProof/>
        </w:rPr>
        <w:fldChar w:fldCharType="end"/>
      </w:r>
      <w:bookmarkEnd w:id="316"/>
      <w:r>
        <w:t xml:space="preserve">: GSML collection </w:t>
      </w:r>
      <w:r w:rsidR="00853941">
        <w:t xml:space="preserve">summary </w:t>
      </w:r>
      <w:r>
        <w:t>diagram</w:t>
      </w:r>
      <w:r w:rsidR="00853941">
        <w:t>.</w:t>
      </w:r>
    </w:p>
    <w:p w14:paraId="30502326" w14:textId="66CAEB2C" w:rsidR="00C800D0" w:rsidRDefault="00C800D0" w:rsidP="007F03F0">
      <w:pPr>
        <w:pStyle w:val="Titre4"/>
      </w:pPr>
      <w:r>
        <w:t>GSML</w:t>
      </w:r>
    </w:p>
    <w:p w14:paraId="1C885BF9" w14:textId="77777777" w:rsidR="008D422E" w:rsidRDefault="008D422E" w:rsidP="00390DF7"/>
    <w:p w14:paraId="0D613F6D" w14:textId="3D4097F5" w:rsidR="00C800D0" w:rsidRDefault="00C800D0" w:rsidP="00390DF7">
      <w:r w:rsidRPr="00284971">
        <w:rPr>
          <w:rStyle w:val="Entity"/>
        </w:rPr>
        <w:t>GSML</w:t>
      </w:r>
      <w:r>
        <w:t xml:space="preserve"> is a collection class </w:t>
      </w:r>
      <w:r w:rsidR="002670FA">
        <w:t xml:space="preserve">grouping a set of features or types which are members of this collection.  A </w:t>
      </w:r>
      <w:r w:rsidR="002670FA" w:rsidRPr="00902321">
        <w:rPr>
          <w:rStyle w:val="Entity"/>
        </w:rPr>
        <w:t>collectionType</w:t>
      </w:r>
      <w:r w:rsidR="002670FA">
        <w:t xml:space="preserve"> property provides context or purpose.</w:t>
      </w:r>
    </w:p>
    <w:p w14:paraId="04F35559" w14:textId="19FDFEC3" w:rsidR="00C800D0" w:rsidRPr="00C800D0" w:rsidRDefault="002670FA" w:rsidP="00F5322E">
      <w:pPr>
        <w:pStyle w:val="Titre5"/>
      </w:pPr>
      <w:r>
        <w:t>m</w:t>
      </w:r>
      <w:r w:rsidR="00C800D0">
        <w:t>ember</w:t>
      </w:r>
    </w:p>
    <w:p w14:paraId="76339AA8" w14:textId="2C8DF99D" w:rsidR="00C800D0" w:rsidRDefault="00C800D0" w:rsidP="00C800D0">
      <w:r>
        <w:t xml:space="preserve">The </w:t>
      </w:r>
      <w:r w:rsidRPr="00902321">
        <w:rPr>
          <w:rStyle w:val="Entity"/>
        </w:rPr>
        <w:t>member</w:t>
      </w:r>
      <w:r>
        <w:t xml:space="preserve">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Titre5"/>
      </w:pPr>
      <w:r>
        <w:t>collectionType</w:t>
      </w:r>
    </w:p>
    <w:p w14:paraId="69DA2835" w14:textId="77777777" w:rsidR="003B49DD" w:rsidRPr="003B49DD" w:rsidRDefault="003B49DD"/>
    <w:p w14:paraId="56D37AFB" w14:textId="2EC27542" w:rsidR="00C800D0" w:rsidRDefault="00C800D0" w:rsidP="00390DF7">
      <w:r>
        <w:lastRenderedPageBreak/>
        <w:t xml:space="preserve">The </w:t>
      </w:r>
      <w:r w:rsidRPr="00902321">
        <w:rPr>
          <w:rStyle w:val="Entity"/>
        </w:rPr>
        <w:t>collectionType:CollectionTypeTerm</w:t>
      </w:r>
      <w:r>
        <w:t xml:space="preserve"> property </w:t>
      </w:r>
      <w:r w:rsidR="007353E7">
        <w:t>contains</w:t>
      </w:r>
      <w:r>
        <w:t xml:space="preserve"> a term from a controlled vocabulary describing th</w:t>
      </w:r>
      <w:r w:rsidR="003B49DD">
        <w:t>e type of collection</w:t>
      </w:r>
      <w:r w:rsidR="008B246E">
        <w:t>, such as G</w:t>
      </w:r>
      <w:r w:rsidR="002670FA">
        <w:t>eologic Map, Boreholes, 3D mode</w:t>
      </w:r>
      <w:r w:rsidR="008B246E">
        <w:t>l</w:t>
      </w:r>
      <w:r w:rsidR="002670FA">
        <w:t>s</w:t>
      </w:r>
      <w:r w:rsidR="008B246E">
        <w:t>.</w:t>
      </w:r>
    </w:p>
    <w:p w14:paraId="476C3A5A" w14:textId="6DE0D5C6" w:rsidR="00C800D0" w:rsidRDefault="00C800D0" w:rsidP="007F03F0">
      <w:pPr>
        <w:pStyle w:val="Titre4"/>
      </w:pPr>
      <w:r>
        <w:t>GSMLItem</w:t>
      </w:r>
    </w:p>
    <w:p w14:paraId="77334CF6" w14:textId="77777777" w:rsidR="00C800D0" w:rsidRDefault="00C800D0" w:rsidP="00390DF7"/>
    <w:p w14:paraId="0A1E3B0B" w14:textId="69300B2A" w:rsidR="00390DF7" w:rsidRDefault="00390DF7" w:rsidP="00390DF7">
      <w:r w:rsidRPr="00902321">
        <w:rPr>
          <w:rStyle w:val="Entity"/>
        </w:rPr>
        <w:t>GSML</w:t>
      </w:r>
      <w:r w:rsidR="00C800D0" w:rsidRPr="00902321">
        <w:rPr>
          <w:rStyle w:val="Entity"/>
        </w:rPr>
        <w:t>Item</w:t>
      </w:r>
      <w:r>
        <w:t xml:space="preserve"> (</w:t>
      </w:r>
      <w:r>
        <w:fldChar w:fldCharType="begin"/>
      </w:r>
      <w:r>
        <w:instrText xml:space="preserve"> REF _Ref432749513 \h </w:instrText>
      </w:r>
      <w:r>
        <w:fldChar w:fldCharType="separate"/>
      </w:r>
      <w:r w:rsidR="00AD44BE">
        <w:t xml:space="preserve">Figure </w:t>
      </w:r>
      <w:r w:rsidR="00AD44BE">
        <w:rPr>
          <w:noProof/>
        </w:rPr>
        <w:t>24</w:t>
      </w:r>
      <w:r>
        <w:fldChar w:fldCharType="end"/>
      </w:r>
      <w:r>
        <w:t xml:space="preserve">) constrains the collection members to instances of </w:t>
      </w:r>
      <w:r w:rsidRPr="00902321">
        <w:rPr>
          <w:rStyle w:val="Entity"/>
        </w:rPr>
        <w:t>EarthMaterial</w:t>
      </w:r>
      <w:r>
        <w:t xml:space="preserve">, </w:t>
      </w:r>
      <w:r w:rsidRPr="00902321">
        <w:rPr>
          <w:rStyle w:val="Entity"/>
        </w:rPr>
        <w:t>GeologicFeature</w:t>
      </w:r>
      <w:r>
        <w:t xml:space="preserve">, </w:t>
      </w:r>
      <w:r w:rsidRPr="00902321">
        <w:rPr>
          <w:rStyle w:val="Entity"/>
        </w:rPr>
        <w:t>GM_Object</w:t>
      </w:r>
      <w:r>
        <w:t xml:space="preserve">, </w:t>
      </w:r>
      <w:r w:rsidRPr="00902321">
        <w:rPr>
          <w:rStyle w:val="Entity"/>
        </w:rPr>
        <w:t>MappedFeature</w:t>
      </w:r>
      <w:r>
        <w:t xml:space="preserve">, </w:t>
      </w:r>
      <w:r w:rsidRPr="00902321">
        <w:rPr>
          <w:rStyle w:val="Entity"/>
        </w:rPr>
        <w:t>AbstractFeatureRelation</w:t>
      </w:r>
      <w:r>
        <w:t xml:space="preserve"> and </w:t>
      </w:r>
      <w:r w:rsidR="0099305B" w:rsidRPr="00902321">
        <w:rPr>
          <w:rStyle w:val="Entity"/>
        </w:rPr>
        <w:t>OM::</w:t>
      </w:r>
      <w:r w:rsidRPr="00902321">
        <w:rPr>
          <w:rStyle w:val="Entity"/>
        </w:rPr>
        <w:t>SF_SamplingFeature</w:t>
      </w:r>
      <w:r>
        <w:t xml:space="preserve">.  </w:t>
      </w:r>
      <w:r w:rsidR="003E7F91" w:rsidRPr="00902321">
        <w:rPr>
          <w:rStyle w:val="Entity"/>
        </w:rPr>
        <w:t>GSMLItem</w:t>
      </w:r>
      <w:r w:rsidR="003E7F91">
        <w:t xml:space="preserve"> has the stereotype </w:t>
      </w:r>
      <w:r w:rsidR="003E7F91" w:rsidRPr="00902321">
        <w:rPr>
          <w:rStyle w:val="xmlChar"/>
        </w:rPr>
        <w:t>&lt;&lt;Union&gt;&gt;</w:t>
      </w:r>
      <w:r w:rsidR="003E7F91">
        <w:t xml:space="preserve"> and according to ISO19103 (Clause 6.8.2), only one of the properties can be materialized at the time. </w:t>
      </w:r>
      <w:r>
        <w:t xml:space="preserve">It is important to note that the </w:t>
      </w:r>
      <w:r w:rsidRPr="00902321">
        <w:rPr>
          <w:rStyle w:val="xmlChar"/>
        </w:rPr>
        <w:t>&lt;&lt;Union&gt;&gt;</w:t>
      </w:r>
      <w:r>
        <w:t xml:space="preserve"> stereotype can be encoded in two distinct ways</w:t>
      </w:r>
      <w:r w:rsidR="00853941">
        <w:t>.</w:t>
      </w:r>
    </w:p>
    <w:p w14:paraId="44CBDCA1" w14:textId="50D8F69F" w:rsidR="00390DF7" w:rsidRPr="00390DF7" w:rsidRDefault="00390DF7" w:rsidP="00C44904">
      <w:pPr>
        <w:pStyle w:val="Paragraphedeliste"/>
        <w:numPr>
          <w:ilvl w:val="0"/>
          <w:numId w:val="12"/>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6388F53C" w14:textId="77777777" w:rsidR="007353E7" w:rsidRPr="007353E7" w:rsidRDefault="00390DF7" w:rsidP="00C44904">
      <w:pPr>
        <w:pStyle w:val="Paragraphedeliste"/>
        <w:numPr>
          <w:ilvl w:val="0"/>
          <w:numId w:val="12"/>
        </w:numPr>
        <w:rPr>
          <w:rFonts w:ascii="Courier New" w:hAnsi="Courier New" w:cs="Courier New"/>
          <w:lang w:val="en-CA"/>
        </w:rPr>
      </w:pPr>
      <w:r>
        <w:t xml:space="preserve">using GSMLItem as a validation constrain </w:t>
      </w:r>
    </w:p>
    <w:p w14:paraId="5BDBD8D7" w14:textId="1834F1D1" w:rsidR="00390DF7" w:rsidRPr="00390DF7" w:rsidRDefault="00390DF7" w:rsidP="007353E7">
      <w:pPr>
        <w:pStyle w:val="Paragraphedeliste"/>
        <w:rPr>
          <w:rFonts w:ascii="Courier New" w:hAnsi="Courier New" w:cs="Courier New"/>
          <w:lang w:val="en-CA"/>
        </w:rPr>
      </w:pP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AD44BE">
        <w:rPr>
          <w:lang w:val="en-CA"/>
        </w:rPr>
        <w:t>9.3</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573136C8" w:rsidR="00292781" w:rsidRDefault="00292781" w:rsidP="007F03F0">
      <w:r>
        <w:fldChar w:fldCharType="begin"/>
      </w:r>
      <w:r>
        <w:instrText xml:space="preserve"> REF _Ref440205961 \h </w:instrText>
      </w:r>
      <w:r w:rsidR="00902321">
        <w:instrText xml:space="preserve"> \* MERGEFORMAT </w:instrText>
      </w:r>
      <w:r>
        <w:fldChar w:fldCharType="separate"/>
      </w:r>
      <w:r w:rsidR="00AD44BE">
        <w:t xml:space="preserve">Table </w:t>
      </w:r>
      <w:r w:rsidR="00AD44BE">
        <w:rPr>
          <w:noProof/>
        </w:rPr>
        <w:t>3</w:t>
      </w:r>
      <w:r w:rsidR="00AD44BE">
        <w:t xml:space="preserve"> </w:t>
      </w:r>
      <w:r w:rsidR="00AD44BE" w:rsidRPr="00AD44BE">
        <w:rPr>
          <w:rStyle w:val="Entity"/>
        </w:rPr>
        <w:t>GSMLItem</w:t>
      </w:r>
      <w:r w:rsidR="00AD44BE">
        <w:t xml:space="preserve"> property</w:t>
      </w:r>
      <w:r>
        <w:fldChar w:fldCharType="end"/>
      </w:r>
      <w:r>
        <w:t xml:space="preserve"> describes </w:t>
      </w:r>
      <w:r w:rsidR="00902321">
        <w:t>the types of members</w:t>
      </w:r>
      <w:r w:rsidR="00853941">
        <w:t>.</w:t>
      </w:r>
    </w:p>
    <w:p w14:paraId="0ACFC2A5" w14:textId="74B44496" w:rsidR="00292781" w:rsidRDefault="00292781" w:rsidP="007F03F0">
      <w:pPr>
        <w:pStyle w:val="Lgende"/>
        <w:keepNext/>
      </w:pPr>
      <w:bookmarkStart w:id="317" w:name="_Ref440205961"/>
      <w:r>
        <w:t xml:space="preserve">Table </w:t>
      </w:r>
      <w:r w:rsidR="00415E41">
        <w:fldChar w:fldCharType="begin"/>
      </w:r>
      <w:r w:rsidR="00415E41">
        <w:instrText xml:space="preserve"> SEQ Table \* ARABIC </w:instrText>
      </w:r>
      <w:r w:rsidR="00415E41">
        <w:fldChar w:fldCharType="separate"/>
      </w:r>
      <w:r w:rsidR="00AD44BE">
        <w:rPr>
          <w:noProof/>
        </w:rPr>
        <w:t>3</w:t>
      </w:r>
      <w:r w:rsidR="00415E41">
        <w:fldChar w:fldCharType="end"/>
      </w:r>
      <w:r>
        <w:t xml:space="preserve"> GSMLItem property</w:t>
      </w:r>
      <w:bookmarkEnd w:id="317"/>
      <w:r w:rsidR="00853941">
        <w:t>.</w:t>
      </w:r>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Titre3"/>
        <w:rPr>
          <w:lang w:val="en-CA"/>
        </w:rPr>
      </w:pPr>
      <w:bookmarkStart w:id="318" w:name="_Toc458154222"/>
      <w:r>
        <w:rPr>
          <w:lang w:val="en-CA"/>
        </w:rPr>
        <w:t>GeoSciML Data Types</w:t>
      </w:r>
      <w:bookmarkEnd w:id="318"/>
    </w:p>
    <w:p w14:paraId="519F32B6" w14:textId="77777777" w:rsidR="00657E64" w:rsidRDefault="00657E64" w:rsidP="00657E64">
      <w:pPr>
        <w:rPr>
          <w:lang w:val="en-CA"/>
        </w:rPr>
      </w:pPr>
    </w:p>
    <w:p w14:paraId="57EB3D53" w14:textId="1F25411B"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w:t>
      </w:r>
      <w:r w:rsidR="009F2754">
        <w:rPr>
          <w:lang w:val="en-CA"/>
        </w:rPr>
        <w:t xml:space="preserve"> using conventions used in geology</w:t>
      </w:r>
      <w:r w:rsidRPr="004A7E4D">
        <w:rPr>
          <w:lang w:val="en-CA"/>
        </w:rPr>
        <w:t xml:space="preserv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w:t>
      </w:r>
      <w:r w:rsidR="009F2754">
        <w:rPr>
          <w:lang w:val="en-CA"/>
        </w:rPr>
        <w:t>s a</w:t>
      </w:r>
      <w:r w:rsidRPr="004A7E4D">
        <w:rPr>
          <w:lang w:val="en-CA"/>
        </w:rPr>
        <w:t xml:space="preserve">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w:t>
      </w:r>
      <w:r w:rsidRPr="00902321">
        <w:rPr>
          <w:rStyle w:val="Entity"/>
        </w:rPr>
        <w:t>GSML_QuantityRange</w:t>
      </w:r>
      <w:r w:rsidRPr="00C034E3">
        <w:rPr>
          <w:lang w:val="en-CA"/>
        </w:rPr>
        <w:t xml:space="preserve"> class extends </w:t>
      </w:r>
      <w:r w:rsidR="00253146" w:rsidRPr="00902321">
        <w:rPr>
          <w:rStyle w:val="Entity"/>
        </w:rPr>
        <w:t>SWE::Quantity</w:t>
      </w:r>
      <w:r w:rsidRPr="00902321">
        <w:rPr>
          <w:rStyle w:val="Entity"/>
        </w:rPr>
        <w:t>Range</w:t>
      </w:r>
      <w:r w:rsidRPr="00C034E3">
        <w:rPr>
          <w:lang w:val="en-CA"/>
        </w:rPr>
        <w:t xml:space="preserve"> to allow upper and lower values </w:t>
      </w:r>
      <w:r w:rsidR="009F2754">
        <w:rPr>
          <w:lang w:val="en-CA"/>
        </w:rPr>
        <w:t>in</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CBF1ACB" w:rsidR="00657E64" w:rsidRDefault="00441148" w:rsidP="00657E64">
      <w:pPr>
        <w:keepNext/>
      </w:pPr>
      <w:r>
        <w:rPr>
          <w:noProof/>
          <w:lang w:val="en-CA" w:eastAsia="en-CA"/>
        </w:rPr>
        <w:lastRenderedPageBreak/>
        <w:drawing>
          <wp:inline distT="0" distB="0" distL="0" distR="0" wp14:anchorId="41BF20FC" wp14:editId="2BC3EA24">
            <wp:extent cx="5486400" cy="6261886"/>
            <wp:effectExtent l="0" t="0" r="0" b="5715"/>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6261886"/>
                    </a:xfrm>
                    <a:prstGeom prst="rect">
                      <a:avLst/>
                    </a:prstGeom>
                    <a:noFill/>
                    <a:ln>
                      <a:noFill/>
                    </a:ln>
                  </pic:spPr>
                </pic:pic>
              </a:graphicData>
            </a:graphic>
          </wp:inline>
        </w:drawing>
      </w:r>
    </w:p>
    <w:p w14:paraId="6AE02CD9" w14:textId="60166783" w:rsidR="00657E64" w:rsidRDefault="00657E64" w:rsidP="00657E64">
      <w:pPr>
        <w:pStyle w:val="Lgende"/>
      </w:pPr>
      <w:r>
        <w:t xml:space="preserve">Figure </w:t>
      </w:r>
      <w:r>
        <w:fldChar w:fldCharType="begin"/>
      </w:r>
      <w:r>
        <w:instrText xml:space="preserve"> SEQ Figure \* ARABIC </w:instrText>
      </w:r>
      <w:r>
        <w:fldChar w:fldCharType="separate"/>
      </w:r>
      <w:r w:rsidR="00AD44BE">
        <w:rPr>
          <w:noProof/>
        </w:rPr>
        <w:t>25</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Titre4"/>
      </w:pPr>
      <w:r>
        <w:t>GSML_GeometricDescriptionValue</w:t>
      </w:r>
    </w:p>
    <w:p w14:paraId="79589916" w14:textId="77777777" w:rsidR="00657E64" w:rsidRDefault="00657E64" w:rsidP="00657E64"/>
    <w:p w14:paraId="56F5C83E" w14:textId="5EB1BBF1" w:rsidR="00657E64" w:rsidRDefault="00657E64" w:rsidP="00657E64">
      <w:r w:rsidRPr="00902321">
        <w:rPr>
          <w:rStyle w:val="Entity"/>
        </w:rPr>
        <w:t>GSML_GeometricDescriptionValue</w:t>
      </w:r>
      <w:r>
        <w:t xml:space="preserve"> is a special abstract data types for descriptions of planar or linear orientations of a geologic feature.   </w:t>
      </w:r>
      <w:r w:rsidR="00902321">
        <w:t xml:space="preserve">Different subtypes </w:t>
      </w:r>
      <w:r>
        <w:t xml:space="preserve">allow specifying direction by </w:t>
      </w:r>
      <w:r w:rsidR="00AE70CD">
        <w:t>di</w:t>
      </w:r>
      <w:r>
        <w:t>rection</w:t>
      </w:r>
      <w:r w:rsidR="00AE70CD">
        <w:t xml:space="preserve"> v</w:t>
      </w:r>
      <w:r>
        <w:t>ector (</w:t>
      </w:r>
      <w:r w:rsidR="007B5B87">
        <w:t>e.g.</w:t>
      </w:r>
      <w:r w:rsidR="00AE70CD">
        <w:t xml:space="preserve"> dip/dip d</w:t>
      </w:r>
      <w:r>
        <w:t>irection), compass point (</w:t>
      </w:r>
      <w:r w:rsidR="00AE70CD">
        <w:t xml:space="preserve">e.g.  </w:t>
      </w:r>
      <w:r>
        <w:t>NE), description (</w:t>
      </w:r>
      <w:r w:rsidR="00AE70CD">
        <w:t xml:space="preserve">e.g. </w:t>
      </w:r>
      <w:r>
        <w:t>"toward fold hinge", "below')</w:t>
      </w:r>
      <w:r w:rsidR="00853941">
        <w:t>.</w:t>
      </w:r>
    </w:p>
    <w:p w14:paraId="650BB035" w14:textId="12F5B715" w:rsidR="002570EB" w:rsidRPr="009F2754" w:rsidRDefault="002570EB" w:rsidP="009F2754">
      <w:pPr>
        <w:pStyle w:val="Titre5"/>
        <w:rPr>
          <w:lang w:val="en-CA"/>
        </w:rPr>
      </w:pPr>
      <w:r w:rsidRPr="00D970E9">
        <w:rPr>
          <w:lang w:val="en-CA"/>
        </w:rPr>
        <w:lastRenderedPageBreak/>
        <w:t>determinationMethod</w:t>
      </w:r>
    </w:p>
    <w:p w14:paraId="5B2C2726" w14:textId="1D5869C2" w:rsidR="002570EB" w:rsidRDefault="002570EB" w:rsidP="007F03F0">
      <w:pPr>
        <w:rPr>
          <w:lang w:val="en-CA"/>
        </w:rPr>
      </w:pPr>
      <w:r>
        <w:rPr>
          <w:lang w:val="en-CA"/>
        </w:rPr>
        <w:t xml:space="preserve">The </w:t>
      </w:r>
      <w:r w:rsidRPr="00902321">
        <w:rPr>
          <w:rStyle w:val="Entity"/>
        </w:rPr>
        <w:t>determinationMethod:DeterminationMethodTerm</w:t>
      </w:r>
      <w:r w:rsidRPr="002570EB">
        <w:rPr>
          <w:lang w:val="en-CA"/>
        </w:rPr>
        <w:t xml:space="preserve"> </w:t>
      </w:r>
      <w:r>
        <w:rPr>
          <w:lang w:val="en-CA"/>
        </w:rPr>
        <w:t xml:space="preserve"> property d</w:t>
      </w:r>
      <w:r w:rsidRPr="002570EB">
        <w:rPr>
          <w:lang w:val="en-CA"/>
        </w:rPr>
        <w:t>escribe</w:t>
      </w:r>
      <w:r w:rsidR="009F2754">
        <w:rPr>
          <w:lang w:val="en-CA"/>
        </w:rPr>
        <w:t>s</w:t>
      </w:r>
      <w:r w:rsidRPr="002570EB">
        <w:rPr>
          <w:lang w:val="en-CA"/>
        </w:rPr>
        <w:t xml:space="preserv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Titre5"/>
        <w:rPr>
          <w:lang w:val="en-CA"/>
        </w:rPr>
      </w:pPr>
      <w:r w:rsidRPr="00D970E9">
        <w:rPr>
          <w:lang w:val="en-CA"/>
        </w:rPr>
        <w:t>descriptiveOrientation</w:t>
      </w:r>
    </w:p>
    <w:p w14:paraId="284142CC" w14:textId="5887AAE4" w:rsidR="002570EB" w:rsidRDefault="002570EB" w:rsidP="007F03F0">
      <w:pPr>
        <w:rPr>
          <w:lang w:val="en-CA"/>
        </w:rPr>
      </w:pPr>
      <w:r>
        <w:rPr>
          <w:lang w:val="en-CA"/>
        </w:rPr>
        <w:t xml:space="preserve">The </w:t>
      </w:r>
      <w:r w:rsidRPr="00902321">
        <w:rPr>
          <w:rStyle w:val="Entity"/>
        </w:rPr>
        <w:t>descriptionOrientation</w:t>
      </w:r>
      <w:r w:rsidR="00253146" w:rsidRPr="00902321">
        <w:rPr>
          <w:rStyle w:val="Entity"/>
        </w:rPr>
        <w:t>:Primitive::CharacterString</w:t>
      </w:r>
      <w:r>
        <w:rPr>
          <w:lang w:val="en-CA"/>
        </w:rPr>
        <w:t xml:space="preserve"> contain</w:t>
      </w:r>
      <w:r w:rsidR="009F2754">
        <w:rPr>
          <w:lang w:val="en-CA"/>
        </w:rPr>
        <w:t>s</w:t>
      </w:r>
      <w:r>
        <w:rPr>
          <w:lang w:val="en-CA"/>
        </w:rPr>
        <w:t xml:space="preserve">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Titre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w:t>
      </w:r>
      <w:r w:rsidRPr="00902321">
        <w:rPr>
          <w:rStyle w:val="Entity"/>
        </w:rPr>
        <w:t>convention</w:t>
      </w:r>
      <w:r>
        <w:rPr>
          <w:lang w:val="en-CA"/>
        </w:rPr>
        <w:t xml:space="preserve">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3AC1B7F" w:rsidR="00245451" w:rsidRPr="00D12552" w:rsidRDefault="00245451" w:rsidP="00DE367C">
            <w:pPr>
              <w:pStyle w:val="Tabletext10"/>
              <w:jc w:val="left"/>
              <w:rPr>
                <w:rStyle w:val="reqtext"/>
                <w:lang w:val="en-CA"/>
              </w:rPr>
            </w:pPr>
            <w:r>
              <w:t>At least one of polarity, azimut</w:t>
            </w:r>
            <w:r w:rsidR="00B8606F">
              <w:t>h or dip SHALL not be nul</w:t>
            </w:r>
            <w:r>
              <w:t>l</w:t>
            </w:r>
            <w:r w:rsidR="00853941">
              <w:t>.</w:t>
            </w:r>
          </w:p>
        </w:tc>
      </w:tr>
    </w:tbl>
    <w:p w14:paraId="0A5F3575" w14:textId="77777777" w:rsidR="00245451" w:rsidRDefault="00245451" w:rsidP="00245451"/>
    <w:p w14:paraId="1827D35B" w14:textId="63B34B21" w:rsidR="00245451" w:rsidRDefault="009F2754" w:rsidP="00245451">
      <w:pPr>
        <w:rPr>
          <w:lang w:val="en-CA"/>
        </w:rPr>
      </w:pPr>
      <w:r>
        <w:rPr>
          <w:lang w:val="en-CA"/>
        </w:rPr>
        <w:t>To have any meaningful value, t</w:t>
      </w:r>
      <w:r w:rsidR="00902321">
        <w:rPr>
          <w:lang w:val="en-CA"/>
        </w:rPr>
        <w:t>he p</w:t>
      </w:r>
      <w:r w:rsidR="00245451">
        <w:rPr>
          <w:lang w:val="en-CA"/>
        </w:rPr>
        <w:t>lanar orientation shall have at least a value for polarity, azimuth or dip</w:t>
      </w:r>
      <w:r w:rsidR="00224214">
        <w:rPr>
          <w:lang w:val="en-CA"/>
        </w:rPr>
        <w:t>.</w:t>
      </w:r>
    </w:p>
    <w:p w14:paraId="6736304F" w14:textId="4A3B64E0" w:rsidR="002570EB" w:rsidRPr="009F2754" w:rsidRDefault="002570EB" w:rsidP="009F2754">
      <w:pPr>
        <w:pStyle w:val="Titre5"/>
        <w:rPr>
          <w:lang w:val="en-CA"/>
        </w:rPr>
      </w:pPr>
      <w:bookmarkStart w:id="319" w:name="_Ref440279067"/>
      <w:r>
        <w:rPr>
          <w:lang w:val="en-CA"/>
        </w:rPr>
        <w:t>c</w:t>
      </w:r>
      <w:r w:rsidRPr="00D970E9">
        <w:rPr>
          <w:lang w:val="en-CA"/>
        </w:rPr>
        <w:t>onvention</w:t>
      </w:r>
      <w:bookmarkEnd w:id="319"/>
    </w:p>
    <w:p w14:paraId="21A12EF1" w14:textId="1F7CADCC" w:rsidR="002570EB" w:rsidRDefault="002570EB">
      <w:pPr>
        <w:rPr>
          <w:lang w:val="en-CA"/>
        </w:rPr>
      </w:pPr>
      <w:r>
        <w:rPr>
          <w:lang w:val="en-CA"/>
        </w:rPr>
        <w:t xml:space="preserve">The property </w:t>
      </w:r>
      <w:r w:rsidRPr="00902321">
        <w:rPr>
          <w:rStyle w:val="Entity"/>
        </w:rPr>
        <w:t>convention:ConventionCode</w:t>
      </w:r>
      <w:r>
        <w:rPr>
          <w:lang w:val="en-CA"/>
        </w:rPr>
        <w:t xml:space="preserve"> contain</w:t>
      </w:r>
      <w:r w:rsidR="009F2754">
        <w:rPr>
          <w:lang w:val="en-CA"/>
        </w:rPr>
        <w:t>s</w:t>
      </w:r>
      <w:r>
        <w:rPr>
          <w:lang w:val="en-CA"/>
        </w:rPr>
        <w:t xml:space="preserve"> t</w:t>
      </w:r>
      <w:r w:rsidRPr="002570EB">
        <w:rPr>
          <w:lang w:val="en-CA"/>
        </w:rPr>
        <w:t>he convention used for the measurement</w:t>
      </w:r>
      <w:r>
        <w:rPr>
          <w:lang w:val="en-CA"/>
        </w:rPr>
        <w:t xml:space="preserve"> from a controlled vocabulary.</w:t>
      </w:r>
    </w:p>
    <w:p w14:paraId="0ECA6EC5" w14:textId="72825900" w:rsidR="00245451" w:rsidRPr="009F2754" w:rsidRDefault="00245451" w:rsidP="009F2754">
      <w:pPr>
        <w:pStyle w:val="Titre5"/>
        <w:rPr>
          <w:lang w:val="en-CA"/>
        </w:rPr>
      </w:pPr>
      <w:r>
        <w:rPr>
          <w:lang w:val="en-CA"/>
        </w:rPr>
        <w:t>azimuth</w:t>
      </w:r>
    </w:p>
    <w:p w14:paraId="2E43A43F" w14:textId="1A1A4DE0" w:rsidR="00245451" w:rsidRDefault="00245451">
      <w:pPr>
        <w:rPr>
          <w:lang w:val="en-CA"/>
        </w:rPr>
      </w:pPr>
      <w:r w:rsidRPr="00245451">
        <w:rPr>
          <w:lang w:val="en-CA"/>
        </w:rPr>
        <w:t xml:space="preserve">The </w:t>
      </w:r>
      <w:r w:rsidRPr="00902321">
        <w:rPr>
          <w:rStyle w:val="Entity"/>
        </w:rPr>
        <w:t>azimuth</w:t>
      </w:r>
      <w:r>
        <w:rPr>
          <w:lang w:val="en-CA"/>
        </w:rPr>
        <w:t xml:space="preserve"> (</w:t>
      </w:r>
      <w:r w:rsidR="00253146" w:rsidRPr="00902321">
        <w:rPr>
          <w:rStyle w:val="Entity"/>
        </w:rPr>
        <w:t>SWE::Quantity</w:t>
      </w:r>
      <w:r w:rsidRPr="00902321">
        <w:rPr>
          <w:rStyle w:val="Entity"/>
        </w:rPr>
        <w:t>Range</w:t>
      </w:r>
      <w:r>
        <w:rPr>
          <w:lang w:val="en-CA"/>
        </w:rPr>
        <w:t>)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contain</w:t>
      </w:r>
      <w:r w:rsidR="009F2754">
        <w:rPr>
          <w:lang w:val="en-CA"/>
        </w:rPr>
        <w:t>s</w:t>
      </w:r>
      <w:r>
        <w:rPr>
          <w:lang w:val="en-CA"/>
        </w:rPr>
        <w:t xml:space="preserve">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AD44BE">
        <w:rPr>
          <w:lang w:val="en-CA"/>
        </w:rPr>
        <w:t>8.4.6.2.1</w:t>
      </w:r>
      <w:r>
        <w:rPr>
          <w:lang w:val="en-CA"/>
        </w:rPr>
        <w:fldChar w:fldCharType="end"/>
      </w:r>
      <w:r>
        <w:rPr>
          <w:lang w:val="en-CA"/>
        </w:rPr>
        <w:t>)</w:t>
      </w:r>
      <w:r w:rsidRPr="00245451">
        <w:rPr>
          <w:lang w:val="en-CA"/>
        </w:rPr>
        <w:t xml:space="preserve"> rep</w:t>
      </w:r>
      <w:r w:rsidR="009F2754">
        <w:rPr>
          <w:lang w:val="en-CA"/>
        </w:rPr>
        <w:t>orts how azimuth is interpreted (if it is relative to a</w:t>
      </w:r>
      <w:r w:rsidRPr="00245451">
        <w:rPr>
          <w:lang w:val="en-CA"/>
        </w:rPr>
        <w:t xml:space="preserve"> quadrant</w:t>
      </w:r>
      <w:r w:rsidR="009F2754">
        <w:rPr>
          <w:lang w:val="en-CA"/>
        </w:rPr>
        <w:t>)</w:t>
      </w:r>
      <w:r w:rsidRPr="00245451">
        <w:rPr>
          <w:lang w:val="en-CA"/>
        </w:rPr>
        <w:t xml:space="preserve">. </w:t>
      </w:r>
    </w:p>
    <w:p w14:paraId="5DC1C1F7" w14:textId="56FDAEBC" w:rsidR="002570EB" w:rsidRPr="009F2754" w:rsidRDefault="002570EB" w:rsidP="009F2754">
      <w:pPr>
        <w:pStyle w:val="Titre5"/>
        <w:rPr>
          <w:lang w:val="en-CA"/>
        </w:rPr>
      </w:pPr>
      <w:r>
        <w:rPr>
          <w:lang w:val="en-CA"/>
        </w:rPr>
        <w:t>d</w:t>
      </w:r>
      <w:r w:rsidRPr="002570EB">
        <w:rPr>
          <w:lang w:val="en-CA"/>
        </w:rPr>
        <w:t>ip</w:t>
      </w:r>
    </w:p>
    <w:p w14:paraId="5AA5120F" w14:textId="792794E2" w:rsidR="00245451" w:rsidRDefault="002570EB" w:rsidP="00245451">
      <w:pPr>
        <w:rPr>
          <w:lang w:val="en-CA"/>
        </w:rPr>
      </w:pPr>
      <w:r>
        <w:rPr>
          <w:lang w:val="en-CA"/>
        </w:rPr>
        <w:t xml:space="preserve">The </w:t>
      </w:r>
      <w:r w:rsidRPr="00902321">
        <w:rPr>
          <w:rStyle w:val="Entity"/>
        </w:rPr>
        <w:t>dip</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61CB8BB" w14:textId="34081D3A" w:rsidR="002570EB" w:rsidRDefault="002570EB" w:rsidP="007F03F0">
      <w:pPr>
        <w:pStyle w:val="Titre5"/>
        <w:rPr>
          <w:lang w:val="en-CA"/>
        </w:rPr>
      </w:pPr>
      <w:r>
        <w:rPr>
          <w:lang w:val="en-CA"/>
        </w:rPr>
        <w:t>p</w:t>
      </w:r>
      <w:r w:rsidRPr="002570EB">
        <w:rPr>
          <w:lang w:val="en-CA"/>
        </w:rPr>
        <w:t>olarity</w:t>
      </w:r>
    </w:p>
    <w:p w14:paraId="60E15A81" w14:textId="7E879902" w:rsidR="002570EB" w:rsidRDefault="002570EB">
      <w:pPr>
        <w:rPr>
          <w:lang w:val="en-CA"/>
        </w:rPr>
      </w:pPr>
      <w:r>
        <w:rPr>
          <w:lang w:val="en-CA"/>
        </w:rPr>
        <w:lastRenderedPageBreak/>
        <w:t xml:space="preserve">The </w:t>
      </w:r>
      <w:r w:rsidRPr="00902321">
        <w:rPr>
          <w:rStyle w:val="Entity"/>
        </w:rPr>
        <w:t>polarity:PolarityCode</w:t>
      </w:r>
      <w:r>
        <w:rPr>
          <w:lang w:val="en-CA"/>
        </w:rPr>
        <w:t xml:space="preserve">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Titre4"/>
      </w:pPr>
      <w:bookmarkStart w:id="320" w:name="_Ref457744993"/>
      <w:r>
        <w:t>GSML_LinearOrientation</w:t>
      </w:r>
      <w:bookmarkEnd w:id="320"/>
    </w:p>
    <w:p w14:paraId="092AF12C" w14:textId="77777777" w:rsidR="00657E64" w:rsidRDefault="00657E64" w:rsidP="00657E64"/>
    <w:p w14:paraId="04F40CC3" w14:textId="419AAAEC" w:rsidR="00185884" w:rsidRPr="00C034E3" w:rsidRDefault="00902321" w:rsidP="00185884">
      <w:r>
        <w:t>A l</w:t>
      </w:r>
      <w:r w:rsidR="00657E64">
        <w:t xml:space="preserve">inear orientation is composed of a trend (the compass orientation of the line) and a plunge (the angle from the horizontal).  This vector </w:t>
      </w:r>
      <w:r w:rsidR="009F2754">
        <w:t>may</w:t>
      </w:r>
      <w:r w:rsidR="00657E64">
        <w:t xml:space="preserve">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07842239"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r w:rsidRPr="0046445D">
              <w:rPr>
                <w:rFonts w:ascii="Segoe UI" w:hAnsi="Segoe UI" w:cs="Segoe UI"/>
                <w:sz w:val="18"/>
                <w:szCs w:val="18"/>
                <w:lang w:val="en-CA"/>
              </w:rPr>
              <w:t>be n</w:t>
            </w:r>
            <w:r w:rsidR="00B8606F">
              <w:rPr>
                <w:rFonts w:ascii="Segoe UI" w:hAnsi="Segoe UI" w:cs="Segoe UI"/>
                <w:sz w:val="18"/>
                <w:szCs w:val="18"/>
                <w:lang w:val="en-CA"/>
              </w:rPr>
              <w:t>ul</w:t>
            </w:r>
            <w:r w:rsidRPr="0046445D">
              <w:rPr>
                <w:rFonts w:ascii="Segoe UI" w:hAnsi="Segoe UI" w:cs="Segoe UI"/>
                <w:sz w:val="18"/>
                <w:szCs w:val="18"/>
                <w:lang w:val="en-CA"/>
              </w:rPr>
              <w:t>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5D96B36" w:rsidR="00185884" w:rsidRDefault="009F2754" w:rsidP="00185884">
      <w:pPr>
        <w:spacing w:after="0"/>
        <w:rPr>
          <w:lang w:val="en-CA"/>
        </w:rPr>
      </w:pPr>
      <w:r>
        <w:t>To have any meaningful value, a</w:t>
      </w:r>
      <w:r w:rsidR="00185884">
        <w:t xml:space="preserve">n instance of </w:t>
      </w:r>
      <w:r w:rsidR="00902321" w:rsidRPr="00902321">
        <w:rPr>
          <w:rStyle w:val="Entity"/>
        </w:rPr>
        <w:t>GSML_Linear</w:t>
      </w:r>
      <w:r w:rsidR="00185884" w:rsidRPr="00902321">
        <w:rPr>
          <w:rStyle w:val="Entity"/>
        </w:rPr>
        <w:t>Orientation</w:t>
      </w:r>
      <w:r w:rsidR="00185884">
        <w:t xml:space="preserve"> shall at least have a trend or a plunge value.</w:t>
      </w:r>
    </w:p>
    <w:p w14:paraId="4F72D34A" w14:textId="28D16A9F" w:rsidR="00657E64" w:rsidRDefault="00657E64" w:rsidP="00657E64"/>
    <w:p w14:paraId="10C30DC1" w14:textId="64273739" w:rsidR="00245451" w:rsidRPr="00245451" w:rsidRDefault="00245451" w:rsidP="009F2754">
      <w:pPr>
        <w:pStyle w:val="Titre5"/>
      </w:pPr>
      <w:r>
        <w:t>directed</w:t>
      </w:r>
    </w:p>
    <w:p w14:paraId="6F529850" w14:textId="3B816F3F" w:rsidR="00245451" w:rsidRDefault="00245451" w:rsidP="00657E64">
      <w:r>
        <w:t xml:space="preserve">The </w:t>
      </w:r>
      <w:r w:rsidRPr="00902321">
        <w:rPr>
          <w:rStyle w:val="Entity"/>
        </w:rPr>
        <w:t>directed:LinearDirectedCode</w:t>
      </w:r>
      <w:r>
        <w:t xml:space="preserve"> property </w:t>
      </w:r>
      <w:r w:rsidRPr="00245451">
        <w:t>indicate</w:t>
      </w:r>
      <w:r w:rsidR="009F2754">
        <w:t>s</w:t>
      </w:r>
      <w:r w:rsidRPr="00245451">
        <w:t xml:space="preserve"> if </w:t>
      </w:r>
      <w:r w:rsidR="009F2754">
        <w:t xml:space="preserve">the </w:t>
      </w:r>
      <w:r w:rsidRPr="00245451">
        <w:t xml:space="preserve">orientation represents </w:t>
      </w:r>
      <w:r w:rsidR="009F2754">
        <w:t xml:space="preserve">a </w:t>
      </w:r>
      <w:r w:rsidRPr="00245451">
        <w:t xml:space="preserve">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indicate which is the directed end of the linear orientation</w:t>
      </w:r>
      <w:r>
        <w:t>.  The value of the property come</w:t>
      </w:r>
      <w:r w:rsidR="009F2754">
        <w:t>s</w:t>
      </w:r>
      <w:r w:rsidR="00424648">
        <w:t xml:space="preserve"> from a controlled vocabulary.</w:t>
      </w:r>
    </w:p>
    <w:p w14:paraId="4EAA19B1" w14:textId="647ECF6A" w:rsidR="00245451" w:rsidRPr="007F03F0" w:rsidRDefault="00245451" w:rsidP="007F03F0">
      <w:pPr>
        <w:pStyle w:val="Titre5"/>
      </w:pPr>
      <w:r w:rsidRPr="007F03F0">
        <w:t>plunge</w:t>
      </w:r>
    </w:p>
    <w:p w14:paraId="5CDBA8C8" w14:textId="6E519EC0" w:rsidR="009F2754" w:rsidRDefault="00245451" w:rsidP="003C3333">
      <w:r>
        <w:t xml:space="preserve">The property </w:t>
      </w:r>
      <w:r w:rsidRPr="00902321">
        <w:rPr>
          <w:rStyle w:val="Entity"/>
        </w:rPr>
        <w:t>plunge</w:t>
      </w:r>
      <w:r>
        <w:t xml:space="preserve"> (</w:t>
      </w:r>
      <w:r w:rsidR="00253146" w:rsidRPr="00902321">
        <w:rPr>
          <w:rStyle w:val="Entity"/>
        </w:rPr>
        <w:t>SWE::Quantity</w:t>
      </w:r>
      <w:r w:rsidRPr="00902321">
        <w:rPr>
          <w:rStyle w:val="Entity"/>
        </w:rPr>
        <w:t>Range</w:t>
      </w:r>
      <w:r>
        <w:t>) report</w:t>
      </w:r>
      <w:r w:rsidR="009F2754">
        <w:t>s</w:t>
      </w:r>
      <w:r>
        <w:t xml:space="preserve"> the m</w:t>
      </w:r>
      <w:r w:rsidRPr="00245451">
        <w:t>agnitude of the plunge</w:t>
      </w:r>
      <w:r w:rsidR="009F2754">
        <w:t xml:space="preserve"> as an angle from horizontal</w:t>
      </w:r>
      <w:r w:rsidRPr="00245451">
        <w:t>.</w:t>
      </w:r>
      <w:r w:rsidR="008B246E" w:rsidDel="008B246E">
        <w:t xml:space="preserve"> </w:t>
      </w:r>
    </w:p>
    <w:p w14:paraId="5D199B40" w14:textId="67F648BE" w:rsidR="00185884" w:rsidRPr="00185884" w:rsidRDefault="00185884" w:rsidP="009F2754">
      <w:pPr>
        <w:pStyle w:val="Titre5"/>
      </w:pPr>
      <w:r>
        <w:t>t</w:t>
      </w:r>
      <w:r w:rsidR="009F2754">
        <w:t>rend</w:t>
      </w:r>
    </w:p>
    <w:p w14:paraId="4B96871B" w14:textId="50A1EBC3" w:rsidR="00657E64" w:rsidRDefault="00245451" w:rsidP="00657E64">
      <w:r>
        <w:t xml:space="preserve">The property </w:t>
      </w:r>
      <w:r w:rsidRPr="00902321">
        <w:rPr>
          <w:rStyle w:val="Entity"/>
        </w:rPr>
        <w:t>trend</w:t>
      </w:r>
      <w:r>
        <w:t xml:space="preserve"> (</w:t>
      </w:r>
      <w:r w:rsidR="00253146" w:rsidRPr="00902321">
        <w:rPr>
          <w:rStyle w:val="Entity"/>
        </w:rPr>
        <w:t>SWE::Quantity</w:t>
      </w:r>
      <w:r w:rsidRPr="00902321">
        <w:rPr>
          <w:rStyle w:val="Entity"/>
        </w:rPr>
        <w:t>Range</w:t>
      </w:r>
      <w:r>
        <w:t xml:space="preserve">) </w:t>
      </w:r>
      <w:r w:rsidR="00185884">
        <w:t>report</w:t>
      </w:r>
      <w:r w:rsidR="009F2754">
        <w:t>s</w:t>
      </w:r>
      <w:r w:rsidR="00185884">
        <w:t xml:space="preserve"> t</w:t>
      </w:r>
      <w:r w:rsidRPr="00245451">
        <w:t xml:space="preserve">he azimuth (compass bearing) value of the linear orientation.  </w:t>
      </w:r>
    </w:p>
    <w:p w14:paraId="74A73D73" w14:textId="77777777" w:rsidR="00657E64" w:rsidRDefault="00657E64" w:rsidP="00657E64">
      <w:pPr>
        <w:pStyle w:val="Titre4"/>
        <w:rPr>
          <w:lang w:val="en-CA"/>
        </w:rPr>
      </w:pPr>
      <w:r w:rsidRPr="00996BEA">
        <w:rPr>
          <w:lang w:val="en-CA"/>
        </w:rPr>
        <w:t>GSML_Vector</w:t>
      </w:r>
    </w:p>
    <w:p w14:paraId="1A15C03A" w14:textId="77777777" w:rsidR="00476D1D" w:rsidRPr="00476D1D" w:rsidRDefault="00476D1D" w:rsidP="007F03F0">
      <w:pPr>
        <w:rPr>
          <w:lang w:val="en-CA"/>
        </w:rPr>
      </w:pPr>
    </w:p>
    <w:p w14:paraId="3003BA7B" w14:textId="36A4699B" w:rsidR="00476D1D" w:rsidRDefault="00476D1D" w:rsidP="00476D1D">
      <w:r>
        <w:rPr>
          <w:lang w:val="en-CA"/>
        </w:rPr>
        <w:t xml:space="preserve">A </w:t>
      </w:r>
      <w:r w:rsidR="00BB6F37" w:rsidRPr="00902321">
        <w:rPr>
          <w:rStyle w:val="Entity"/>
        </w:rPr>
        <w:t>GSML_</w:t>
      </w:r>
      <w:r w:rsidRPr="00902321">
        <w:rPr>
          <w:rStyle w:val="Entity"/>
        </w:rPr>
        <w:t>Vector</w:t>
      </w:r>
      <w:r>
        <w:rPr>
          <w:lang w:val="en-CA"/>
        </w:rPr>
        <w:t xml:space="preserve"> is a </w:t>
      </w:r>
      <w:r w:rsidRPr="00996BEA">
        <w:rPr>
          <w:lang w:val="en-CA"/>
        </w:rPr>
        <w:t xml:space="preserve">data type </w:t>
      </w:r>
      <w:r w:rsidR="00BB6F37">
        <w:rPr>
          <w:lang w:val="en-CA"/>
        </w:rPr>
        <w:t>representing a</w:t>
      </w:r>
      <w:r w:rsidRPr="00996BEA">
        <w:rPr>
          <w:lang w:val="en-CA"/>
        </w:rPr>
        <w:t xml:space="preserve"> linear orientation with </w:t>
      </w:r>
      <w:r>
        <w:rPr>
          <w:lang w:val="en-CA"/>
        </w:rPr>
        <w:t xml:space="preserve">a </w:t>
      </w:r>
      <w:r w:rsidRPr="00996BEA">
        <w:rPr>
          <w:lang w:val="en-CA"/>
        </w:rPr>
        <w:t>magnitude</w:t>
      </w:r>
      <w:r w:rsidR="00BB6F37">
        <w:rPr>
          <w:lang w:val="en-CA"/>
        </w:rPr>
        <w:t xml:space="preserve"> </w:t>
      </w:r>
      <w:r w:rsidR="00902321">
        <w:rPr>
          <w:lang w:val="en-CA"/>
        </w:rPr>
        <w:t>(</w:t>
      </w:r>
      <w:r w:rsidR="00BB6F37">
        <w:rPr>
          <w:lang w:val="en-CA"/>
        </w:rPr>
        <w:t>a quantity assigned to this vector</w:t>
      </w:r>
      <w:r w:rsidR="00902321">
        <w:rPr>
          <w:lang w:val="en-CA"/>
        </w:rPr>
        <w:t>)</w:t>
      </w:r>
      <w:r>
        <w:rPr>
          <w:lang w:val="en-CA"/>
        </w:rPr>
        <w:t xml:space="preserve">.   If </w:t>
      </w:r>
      <w:r w:rsidR="009F2754">
        <w:rPr>
          <w:lang w:val="en-CA"/>
        </w:rPr>
        <w:t xml:space="preserve">the </w:t>
      </w:r>
      <w:r>
        <w:rPr>
          <w:lang w:val="en-CA"/>
        </w:rPr>
        <w:t xml:space="preserve">magnitude is unknown, a </w:t>
      </w:r>
      <w:r w:rsidRPr="00902321">
        <w:rPr>
          <w:rStyle w:val="Entity"/>
        </w:rPr>
        <w:t>GSML_LinearOrientation</w:t>
      </w:r>
      <w:r>
        <w:rPr>
          <w:lang w:val="en-CA"/>
        </w:rPr>
        <w:t xml:space="preserve"> </w:t>
      </w:r>
      <w:r w:rsidR="00902321">
        <w:rPr>
          <w:lang w:val="en-CA"/>
        </w:rPr>
        <w:t>(</w:t>
      </w:r>
      <w:r w:rsidR="00902321">
        <w:rPr>
          <w:lang w:val="en-CA"/>
        </w:rPr>
        <w:fldChar w:fldCharType="begin"/>
      </w:r>
      <w:r w:rsidR="00902321">
        <w:rPr>
          <w:lang w:val="en-CA"/>
        </w:rPr>
        <w:instrText xml:space="preserve"> REF _Ref457744993 \r \h </w:instrText>
      </w:r>
      <w:r w:rsidR="00902321">
        <w:rPr>
          <w:lang w:val="en-CA"/>
        </w:rPr>
      </w:r>
      <w:r w:rsidR="00902321">
        <w:rPr>
          <w:lang w:val="en-CA"/>
        </w:rPr>
        <w:fldChar w:fldCharType="separate"/>
      </w:r>
      <w:r w:rsidR="00AD44BE">
        <w:rPr>
          <w:lang w:val="en-CA"/>
        </w:rPr>
        <w:t>8.4.6.3</w:t>
      </w:r>
      <w:r w:rsidR="00902321">
        <w:rPr>
          <w:lang w:val="en-CA"/>
        </w:rPr>
        <w:fldChar w:fldCharType="end"/>
      </w:r>
      <w:r w:rsidR="00902321">
        <w:rPr>
          <w:lang w:val="en-CA"/>
        </w:rPr>
        <w:t xml:space="preserve">) </w:t>
      </w:r>
      <w:r>
        <w:rPr>
          <w:lang w:val="en-CA"/>
        </w:rPr>
        <w:t>shall be used</w:t>
      </w:r>
      <w:r w:rsidR="00853941">
        <w:rPr>
          <w:lang w:val="en-CA"/>
        </w:rPr>
        <w:t>.</w:t>
      </w:r>
    </w:p>
    <w:p w14:paraId="11612FAA" w14:textId="50214EA1" w:rsidR="00476D1D" w:rsidRPr="009F2754" w:rsidRDefault="00476D1D" w:rsidP="009F2754">
      <w:pPr>
        <w:pStyle w:val="Titre5"/>
        <w:rPr>
          <w:lang w:val="en-CA"/>
        </w:rPr>
      </w:pPr>
      <w:r>
        <w:rPr>
          <w:lang w:val="en-CA"/>
        </w:rPr>
        <w:t>magnitude</w:t>
      </w:r>
    </w:p>
    <w:p w14:paraId="4F7C25BF" w14:textId="2B2EEC59" w:rsidR="00476D1D" w:rsidRDefault="00476D1D" w:rsidP="00657E64">
      <w:pPr>
        <w:rPr>
          <w:lang w:val="en-CA"/>
        </w:rPr>
      </w:pPr>
      <w:r>
        <w:rPr>
          <w:lang w:val="en-CA"/>
        </w:rPr>
        <w:t xml:space="preserve">The magnitude </w:t>
      </w:r>
      <w:r w:rsidRPr="00902321">
        <w:rPr>
          <w:rStyle w:val="Entity"/>
        </w:rPr>
        <w:t>property</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magnitude of the vector.</w:t>
      </w:r>
    </w:p>
    <w:p w14:paraId="19AB8B5C" w14:textId="77777777" w:rsidR="00657E64" w:rsidRDefault="00657E64" w:rsidP="00657E64"/>
    <w:p w14:paraId="650E0E2E" w14:textId="77777777" w:rsidR="00657E64" w:rsidRDefault="00657E64" w:rsidP="00657E64">
      <w:pPr>
        <w:pStyle w:val="Titre4"/>
      </w:pPr>
      <w:bookmarkStart w:id="321" w:name="_Ref446254520"/>
      <w:r>
        <w:lastRenderedPageBreak/>
        <w:t>GSML_QuantityRange</w:t>
      </w:r>
      <w:bookmarkEnd w:id="321"/>
    </w:p>
    <w:p w14:paraId="6742D8AB" w14:textId="77777777" w:rsidR="00657E64" w:rsidRDefault="00657E64" w:rsidP="00657E64"/>
    <w:p w14:paraId="0A7F0FC9" w14:textId="41837031" w:rsidR="00657E64" w:rsidRPr="000D2673" w:rsidRDefault="00657E64" w:rsidP="00657E64">
      <w:r w:rsidRPr="00902321">
        <w:rPr>
          <w:rStyle w:val="Entity"/>
        </w:rPr>
        <w:t>GSML_QuantityRange</w:t>
      </w:r>
      <w:r>
        <w:t xml:space="preserve"> is a specialization of SWE Common </w:t>
      </w:r>
      <w:r w:rsidR="00DC32F6" w:rsidRPr="00DC32F6">
        <w:rPr>
          <w:rStyle w:val="Entity"/>
        </w:rPr>
        <w:t>QuantiytyRange</w:t>
      </w:r>
      <w:r w:rsidR="00DC32F6">
        <w:rPr>
          <w:rStyle w:val="Entity"/>
        </w:rPr>
        <w:t xml:space="preserve"> </w:t>
      </w:r>
      <w:r w:rsidR="00DC32F6">
        <w:t xml:space="preserve">(OGC 08-094r1, Clause 7.2.13)  </w:t>
      </w:r>
      <w:r w:rsidR="008B01F3">
        <w:t>where</w:t>
      </w:r>
      <w:r>
        <w:t xml:space="preserve"> lower and upper values are made </w:t>
      </w:r>
      <w:r w:rsidR="00DC32F6">
        <w:t xml:space="preserve">explicit.  </w:t>
      </w:r>
      <w:r w:rsidR="008F3406">
        <w:rPr>
          <w:rStyle w:val="Entity"/>
        </w:rPr>
        <w:t>SWE::Quantity</w:t>
      </w:r>
      <w:r w:rsidR="00DC32F6" w:rsidRPr="00DC32F6">
        <w:rPr>
          <w:rStyle w:val="Entity"/>
        </w:rPr>
        <w:t>Range</w:t>
      </w:r>
      <w:r w:rsidR="00DC32F6">
        <w:t xml:space="preserve"> uses</w:t>
      </w:r>
      <w:r>
        <w:t xml:space="preserve">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Appelnotedebasdep"/>
        </w:rPr>
        <w:footnoteReference w:id="3"/>
      </w:r>
      <w:r>
        <w:t xml:space="preserve"> (eg. Filter Encoding Specification 2.0 – OGC 09-029r2)</w:t>
      </w:r>
      <w:r w:rsidR="00853941">
        <w:t>.</w:t>
      </w:r>
    </w:p>
    <w:p w14:paraId="478D4891" w14:textId="20452C24" w:rsidR="00657E64" w:rsidRDefault="00441148" w:rsidP="00657E64">
      <w:pPr>
        <w:keepNext/>
        <w:spacing w:after="0"/>
      </w:pPr>
      <w:r>
        <w:rPr>
          <w:noProof/>
          <w:lang w:val="en-CA" w:eastAsia="en-CA"/>
        </w:rPr>
        <w:lastRenderedPageBreak/>
        <w:drawing>
          <wp:inline distT="0" distB="0" distL="0" distR="0" wp14:anchorId="77720F7C" wp14:editId="6ACEF2CA">
            <wp:extent cx="2277110" cy="5637530"/>
            <wp:effectExtent l="0" t="0" r="8890" b="127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7110" cy="5637530"/>
                    </a:xfrm>
                    <a:prstGeom prst="rect">
                      <a:avLst/>
                    </a:prstGeom>
                    <a:noFill/>
                    <a:ln>
                      <a:noFill/>
                    </a:ln>
                  </pic:spPr>
                </pic:pic>
              </a:graphicData>
            </a:graphic>
          </wp:inline>
        </w:drawing>
      </w:r>
    </w:p>
    <w:p w14:paraId="1225C582" w14:textId="00E0C7F7" w:rsidR="00657E64" w:rsidRDefault="00657E64" w:rsidP="00657E64">
      <w:pPr>
        <w:pStyle w:val="Lgende"/>
      </w:pPr>
      <w:r>
        <w:t xml:space="preserve">Figure </w:t>
      </w:r>
      <w:r>
        <w:fldChar w:fldCharType="begin"/>
      </w:r>
      <w:r>
        <w:instrText xml:space="preserve"> SEQ Figure \* ARABIC </w:instrText>
      </w:r>
      <w:r>
        <w:fldChar w:fldCharType="separate"/>
      </w:r>
      <w:r w:rsidR="00AD44BE">
        <w:rPr>
          <w:noProof/>
        </w:rPr>
        <w:t>26</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w:t>
      </w:r>
      <w:r w:rsidRPr="00DC32F6">
        <w:rPr>
          <w:rStyle w:val="Entity"/>
        </w:rPr>
        <w:t>lowerValue</w:t>
      </w:r>
      <w:r>
        <w:t xml:space="preserve"> shall be less </w:t>
      </w:r>
      <w:r w:rsidR="008B01F3">
        <w:t xml:space="preserve">than </w:t>
      </w:r>
      <w:r>
        <w:t xml:space="preserve">or equal to </w:t>
      </w:r>
      <w:r w:rsidR="008B01F3">
        <w:t xml:space="preserve">the </w:t>
      </w:r>
      <w:r w:rsidRPr="00DC32F6">
        <w:rPr>
          <w:rStyle w:val="Entity"/>
        </w:rPr>
        <w:t>upperValue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67605CC" w:rsidR="00806192" w:rsidRPr="00D12552" w:rsidRDefault="00FA4FE3" w:rsidP="00DE367C">
            <w:pPr>
              <w:pStyle w:val="Tabletext10"/>
              <w:jc w:val="left"/>
              <w:rPr>
                <w:rStyle w:val="reqtext"/>
                <w:lang w:val="en-CA"/>
              </w:rPr>
            </w:pPr>
            <w:r w:rsidRPr="00FA4FE3">
              <w:t xml:space="preserve">The QuantityRange lowerValue SHALL be less than or equal to the upperValue.   </w:t>
            </w:r>
          </w:p>
        </w:tc>
      </w:tr>
    </w:tbl>
    <w:p w14:paraId="02703B1C" w14:textId="77777777" w:rsidR="00806192" w:rsidRDefault="00806192" w:rsidP="007F03F0"/>
    <w:p w14:paraId="5118EA5F" w14:textId="10430AF7" w:rsidR="00806192" w:rsidRDefault="00806192" w:rsidP="00806192">
      <w:r>
        <w:t xml:space="preserve">The values reported in </w:t>
      </w:r>
      <w:r w:rsidRPr="00DC32F6">
        <w:rPr>
          <w:rStyle w:val="Entity"/>
        </w:rPr>
        <w:t>lowerValue</w:t>
      </w:r>
      <w:r>
        <w:t xml:space="preserve"> and </w:t>
      </w:r>
      <w:r w:rsidRPr="00DC32F6">
        <w:rPr>
          <w:rStyle w:val="Entity"/>
        </w:rPr>
        <w:t>upperValue</w:t>
      </w:r>
      <w:r>
        <w:t xml:space="preserve"> shall be the same as the pair of value</w:t>
      </w:r>
      <w:r w:rsidR="00DC32F6">
        <w:t>s in inherited values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00303D23" w:rsidR="00806192" w:rsidRPr="00D12552" w:rsidRDefault="00FA4FE3" w:rsidP="00DD26B8">
            <w:pPr>
              <w:pStyle w:val="Tabletext10"/>
              <w:jc w:val="left"/>
              <w:rPr>
                <w:rStyle w:val="reqtext"/>
                <w:lang w:val="en-CA"/>
              </w:rPr>
            </w:pPr>
            <w:r w:rsidRPr="00FA4FE3">
              <w:t>The QuantityRange’s value[0] SHALL provide the same value as lowerValue and value[1] SHALL provide the same value as upperValue.</w:t>
            </w:r>
          </w:p>
        </w:tc>
      </w:tr>
    </w:tbl>
    <w:p w14:paraId="3219B57F" w14:textId="77777777" w:rsidR="00806192" w:rsidRPr="00806192" w:rsidRDefault="00806192" w:rsidP="007F03F0"/>
    <w:p w14:paraId="153558E3" w14:textId="29676DBC" w:rsidR="00476D1D" w:rsidRPr="00E62F4E" w:rsidRDefault="00476D1D" w:rsidP="007F03F0">
      <w:pPr>
        <w:pStyle w:val="Titre5"/>
        <w:rPr>
          <w:lang w:val="en-CA"/>
        </w:rPr>
      </w:pPr>
      <w:r w:rsidRPr="00D970E9">
        <w:rPr>
          <w:lang w:val="en-CA"/>
        </w:rPr>
        <w:lastRenderedPageBreak/>
        <w:t>lowerValue</w:t>
      </w:r>
    </w:p>
    <w:p w14:paraId="2218F83A" w14:textId="6F959F5F" w:rsidR="00E62F4E" w:rsidRDefault="00476D1D" w:rsidP="007F03F0">
      <w:r>
        <w:t xml:space="preserve">The property </w:t>
      </w:r>
      <w:r w:rsidRPr="00DC32F6">
        <w:rPr>
          <w:rStyle w:val="Entity"/>
        </w:rPr>
        <w:t>lowerValue:Real</w:t>
      </w:r>
      <w:r>
        <w:t xml:space="preserve"> contain</w:t>
      </w:r>
      <w:r w:rsidR="00E62F4E">
        <w:t>s</w:t>
      </w:r>
      <w:r>
        <w:t xml:space="preserve"> the l</w:t>
      </w:r>
      <w:r w:rsidRPr="00476D1D">
        <w:t xml:space="preserve">ower bound of the range. </w:t>
      </w:r>
      <w:r>
        <w:t xml:space="preserve">It shall be a </w:t>
      </w:r>
      <w:r w:rsidR="00DC32F6">
        <w:t>copy</w:t>
      </w:r>
      <w:r>
        <w:t xml:space="preserve"> of</w:t>
      </w:r>
      <w:r w:rsidRPr="00476D1D">
        <w:t xml:space="preserve"> </w:t>
      </w:r>
      <w:r w:rsidR="00DC32F6">
        <w:t xml:space="preserve">inherited </w:t>
      </w:r>
      <w:r w:rsidR="008F3406">
        <w:rPr>
          <w:rStyle w:val="Entity"/>
        </w:rPr>
        <w:t>SWE::Quantity</w:t>
      </w:r>
      <w:r w:rsidR="00DC32F6" w:rsidRPr="00DC32F6">
        <w:rPr>
          <w:rStyle w:val="Entity"/>
        </w:rPr>
        <w:t>Range::</w:t>
      </w:r>
      <w:r w:rsidRPr="00DC32F6">
        <w:rPr>
          <w:rStyle w:val="Entity"/>
        </w:rPr>
        <w:t>value[0]</w:t>
      </w:r>
      <w:r w:rsidRPr="00476D1D">
        <w:t>.</w:t>
      </w:r>
    </w:p>
    <w:p w14:paraId="7DB40154" w14:textId="35BCABD6" w:rsidR="00476D1D" w:rsidRPr="00476D1D" w:rsidRDefault="00476D1D" w:rsidP="007F03F0">
      <w:pPr>
        <w:pStyle w:val="Titre5"/>
      </w:pPr>
      <w:r>
        <w:t>upperValue</w:t>
      </w:r>
    </w:p>
    <w:p w14:paraId="4FDAF125" w14:textId="3FEBC65E" w:rsidR="00DC32F6" w:rsidRDefault="00476D1D" w:rsidP="00DC32F6">
      <w:r>
        <w:t xml:space="preserve">The property </w:t>
      </w:r>
      <w:r w:rsidRPr="00DC32F6">
        <w:rPr>
          <w:rStyle w:val="Entity"/>
        </w:rPr>
        <w:t>upperValue:Real</w:t>
      </w:r>
      <w:r>
        <w:t xml:space="preserve"> contain</w:t>
      </w:r>
      <w:r w:rsidR="00E62F4E">
        <w:t>s</w:t>
      </w:r>
      <w:r>
        <w:t xml:space="preserve"> the u</w:t>
      </w:r>
      <w:r w:rsidRPr="00476D1D">
        <w:t xml:space="preserve">pper bound of the range. </w:t>
      </w:r>
      <w:r w:rsidR="00DC32F6" w:rsidRPr="00476D1D">
        <w:t xml:space="preserve">. </w:t>
      </w:r>
      <w:r w:rsidR="00DC32F6">
        <w:t>It shall be a copy of</w:t>
      </w:r>
      <w:r w:rsidR="00DC32F6" w:rsidRPr="00476D1D">
        <w:t xml:space="preserve"> </w:t>
      </w:r>
      <w:r w:rsidR="00DC32F6">
        <w:t xml:space="preserve">inherited </w:t>
      </w:r>
      <w:r w:rsidR="008F3406">
        <w:rPr>
          <w:rStyle w:val="Entity"/>
        </w:rPr>
        <w:t>SWE::Quantity</w:t>
      </w:r>
      <w:r w:rsidR="00DC32F6" w:rsidRPr="00DC32F6">
        <w:rPr>
          <w:rStyle w:val="Entity"/>
        </w:rPr>
        <w:t>Range::</w:t>
      </w:r>
      <w:r w:rsidR="00DC32F6">
        <w:rPr>
          <w:rStyle w:val="Entity"/>
        </w:rPr>
        <w:t>value[1</w:t>
      </w:r>
      <w:r w:rsidR="00DC32F6" w:rsidRPr="00DC32F6">
        <w:rPr>
          <w:rStyle w:val="Entity"/>
        </w:rPr>
        <w:t>]</w:t>
      </w:r>
      <w:r w:rsidR="00DC32F6" w:rsidRPr="00476D1D">
        <w:t>.</w:t>
      </w:r>
    </w:p>
    <w:p w14:paraId="692EC08D" w14:textId="3E835830"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Lgende"/>
      </w:pPr>
      <w:r>
        <w:t xml:space="preserve">Figure </w:t>
      </w:r>
      <w:r>
        <w:fldChar w:fldCharType="begin"/>
      </w:r>
      <w:r>
        <w:instrText xml:space="preserve"> SEQ Figure \* ARABIC </w:instrText>
      </w:r>
      <w:r>
        <w:fldChar w:fldCharType="separate"/>
      </w:r>
      <w:r w:rsidR="00AD44BE">
        <w:rPr>
          <w:noProof/>
        </w:rPr>
        <w:t>27</w:t>
      </w:r>
      <w:r>
        <w:fldChar w:fldCharType="end"/>
      </w:r>
      <w:r>
        <w:t xml:space="preserve"> Encoding of a quantity range of [15.6,26.7].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Titre3"/>
        <w:rPr>
          <w:lang w:val="en-CA"/>
        </w:rPr>
      </w:pPr>
      <w:bookmarkStart w:id="322" w:name="_Toc458154223"/>
      <w:r>
        <w:rPr>
          <w:lang w:val="en-CA"/>
        </w:rPr>
        <w:t>GeoSciML basic vocabularies</w:t>
      </w:r>
      <w:bookmarkEnd w:id="322"/>
    </w:p>
    <w:p w14:paraId="1BEB2B8A" w14:textId="77777777" w:rsidR="00DB2D3A" w:rsidRDefault="00DB2D3A" w:rsidP="00ED2525">
      <w:pPr>
        <w:rPr>
          <w:lang w:val="en-CA"/>
        </w:rPr>
      </w:pPr>
    </w:p>
    <w:p w14:paraId="72DBCE36" w14:textId="3D6588E0"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AD44BE">
        <w:t xml:space="preserve">Table </w:t>
      </w:r>
      <w:r w:rsidR="00AD44BE">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w:t>
      </w:r>
      <w:r w:rsidR="00E62F4E">
        <w:rPr>
          <w:lang w:val="en-CA"/>
        </w:rPr>
        <w:t>shall</w:t>
      </w:r>
      <w:r w:rsidR="003C190E">
        <w:rPr>
          <w:lang w:val="en-CA"/>
        </w:rPr>
        <w:t xml:space="preserve"> be implemented using </w:t>
      </w:r>
      <w:r w:rsidR="001453F6">
        <w:rPr>
          <w:lang w:val="en-CA"/>
        </w:rPr>
        <w:t>externally managed vocabularies</w:t>
      </w:r>
      <w:r w:rsidR="00424648">
        <w:rPr>
          <w:lang w:val="en-CA"/>
        </w:rPr>
        <w:t xml:space="preserve"> as specified in clause </w:t>
      </w:r>
      <w:r w:rsidR="00424648">
        <w:rPr>
          <w:lang w:val="en-CA"/>
        </w:rPr>
        <w:fldChar w:fldCharType="begin"/>
      </w:r>
      <w:r w:rsidR="00424648">
        <w:rPr>
          <w:lang w:val="en-CA"/>
        </w:rPr>
        <w:instrText xml:space="preserve"> REF _Ref457994997 \r \h </w:instrText>
      </w:r>
      <w:r w:rsidR="00424648">
        <w:rPr>
          <w:lang w:val="en-CA"/>
        </w:rPr>
      </w:r>
      <w:r w:rsidR="00424648">
        <w:rPr>
          <w:lang w:val="en-CA"/>
        </w:rPr>
        <w:fldChar w:fldCharType="separate"/>
      </w:r>
      <w:r w:rsidR="00AD44BE">
        <w:rPr>
          <w:lang w:val="en-CA"/>
        </w:rPr>
        <w:t>8.2.7</w:t>
      </w:r>
      <w:r w:rsidR="00424648">
        <w:rPr>
          <w:lang w:val="en-CA"/>
        </w:rPr>
        <w:fldChar w:fldCharType="end"/>
      </w:r>
    </w:p>
    <w:p w14:paraId="090C5302" w14:textId="1ECB529C" w:rsidR="003C190E" w:rsidRDefault="003C190E" w:rsidP="003C190E">
      <w:pPr>
        <w:pStyle w:val="Lgende"/>
        <w:keepNext/>
      </w:pPr>
      <w:bookmarkStart w:id="323" w:name="_Ref432861594"/>
      <w:r>
        <w:t xml:space="preserve">Table </w:t>
      </w:r>
      <w:r w:rsidR="00415E41">
        <w:fldChar w:fldCharType="begin"/>
      </w:r>
      <w:r w:rsidR="00415E41">
        <w:instrText xml:space="preserve"> SEQ Table \* ARABIC </w:instrText>
      </w:r>
      <w:r w:rsidR="00415E41">
        <w:fldChar w:fldCharType="separate"/>
      </w:r>
      <w:r w:rsidR="00AD44BE">
        <w:rPr>
          <w:noProof/>
        </w:rPr>
        <w:t>4</w:t>
      </w:r>
      <w:r w:rsidR="00415E41">
        <w:fldChar w:fldCharType="end"/>
      </w:r>
      <w:bookmarkEnd w:id="323"/>
      <w:r>
        <w:t>: Vocabularies used in GeoSciML Basic</w:t>
      </w:r>
      <w:r w:rsidR="00853941">
        <w:t>.</w:t>
      </w:r>
    </w:p>
    <w:tbl>
      <w:tblPr>
        <w:tblW w:w="0" w:type="auto"/>
        <w:tblBorders>
          <w:top w:val="single" w:sz="8" w:space="0" w:color="000000"/>
          <w:bottom w:val="single" w:sz="8" w:space="0" w:color="000000"/>
        </w:tblBorders>
        <w:tblLook w:val="04A0" w:firstRow="1" w:lastRow="0" w:firstColumn="1" w:lastColumn="0" w:noHBand="0" w:noVBand="1"/>
      </w:tblPr>
      <w:tblGrid>
        <w:gridCol w:w="3086"/>
        <w:gridCol w:w="5770"/>
      </w:tblGrid>
      <w:tr w:rsidR="003F5AA4" w:rsidRPr="00DC32F6" w14:paraId="6B17D9AE" w14:textId="77777777" w:rsidTr="00A1785C">
        <w:tc>
          <w:tcPr>
            <w:tcW w:w="2951" w:type="dxa"/>
            <w:tcBorders>
              <w:top w:val="nil"/>
              <w:bottom w:val="single" w:sz="8" w:space="0" w:color="000000"/>
            </w:tcBorders>
            <w:shd w:val="clear" w:color="auto" w:fill="auto"/>
          </w:tcPr>
          <w:p w14:paraId="4B8236BA" w14:textId="54E280AF" w:rsidR="00CF6174" w:rsidRPr="00DC32F6" w:rsidRDefault="00CF6174" w:rsidP="003F5AA4">
            <w:pPr>
              <w:jc w:val="center"/>
              <w:rPr>
                <w:rFonts w:ascii="Consolas" w:eastAsia="MS Gothic" w:hAnsi="Consolas" w:cs="Consolas"/>
                <w:color w:val="000000"/>
                <w:sz w:val="18"/>
                <w:szCs w:val="18"/>
                <w:lang w:val="en-CA"/>
              </w:rPr>
            </w:pPr>
            <w:r w:rsidRPr="00DC32F6">
              <w:rPr>
                <w:rFonts w:ascii="Consolas" w:eastAsia="MS Gothic" w:hAnsi="Consolas" w:cs="Consolas"/>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DC32F6" w:rsidRDefault="00CF6174" w:rsidP="003F5AA4">
            <w:pPr>
              <w:jc w:val="center"/>
              <w:rPr>
                <w:rFonts w:ascii="Consolas" w:eastAsia="MS Gothic" w:hAnsi="Consolas" w:cs="Consolas"/>
                <w:b/>
                <w:bCs/>
                <w:color w:val="000000"/>
                <w:sz w:val="18"/>
                <w:szCs w:val="18"/>
                <w:lang w:val="en-CA"/>
              </w:rPr>
            </w:pPr>
            <w:r w:rsidRPr="00DC32F6">
              <w:rPr>
                <w:rFonts w:ascii="Consolas" w:eastAsia="MS Gothic" w:hAnsi="Consolas" w:cs="Consolas"/>
                <w:b/>
                <w:bCs/>
                <w:color w:val="000000"/>
                <w:sz w:val="18"/>
                <w:szCs w:val="18"/>
                <w:lang w:val="en-CA"/>
              </w:rPr>
              <w:t>Description</w:t>
            </w:r>
          </w:p>
        </w:tc>
      </w:tr>
      <w:tr w:rsidR="003F5AA4" w:rsidRPr="00DC32F6" w14:paraId="7831D5D5" w14:textId="77777777" w:rsidTr="003F5AA4">
        <w:tc>
          <w:tcPr>
            <w:tcW w:w="2951" w:type="dxa"/>
            <w:shd w:val="clear" w:color="auto" w:fill="C0C0C0"/>
          </w:tcPr>
          <w:p w14:paraId="7835A179" w14:textId="65F6578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CompositionPartRoleTerm</w:t>
            </w:r>
          </w:p>
        </w:tc>
        <w:tc>
          <w:tcPr>
            <w:tcW w:w="5804" w:type="dxa"/>
            <w:shd w:val="clear" w:color="auto" w:fill="C0C0C0"/>
          </w:tcPr>
          <w:p w14:paraId="3C80A83A" w14:textId="69A307B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rPr>
              <w:t>This class is a blank placeholder for a vocabulary of terms to describe the role that a compositional part plays in a geologic unit.</w:t>
            </w:r>
          </w:p>
        </w:tc>
      </w:tr>
      <w:tr w:rsidR="00BE2485" w:rsidRPr="00DC32F6" w14:paraId="29394C21" w14:textId="77777777" w:rsidTr="003F5AA4">
        <w:tc>
          <w:tcPr>
            <w:tcW w:w="2951" w:type="dxa"/>
            <w:shd w:val="clear" w:color="auto" w:fill="auto"/>
          </w:tcPr>
          <w:p w14:paraId="0D161FD5" w14:textId="77F8DD8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DescriptionPurpose</w:t>
            </w:r>
          </w:p>
        </w:tc>
        <w:tc>
          <w:tcPr>
            <w:tcW w:w="5804" w:type="dxa"/>
            <w:shd w:val="clear" w:color="auto" w:fill="auto"/>
          </w:tcPr>
          <w:p w14:paraId="65BF3F4E" w14:textId="5260DEEE"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Codes used for the specification of the intended purpose/level of abstraction for a given feature or object instance, </w:t>
            </w:r>
            <w:r w:rsidR="008B01F3" w:rsidRPr="00DC32F6">
              <w:rPr>
                <w:rFonts w:ascii="Consolas" w:hAnsi="Consolas" w:cs="Consolas"/>
                <w:color w:val="000000"/>
                <w:sz w:val="18"/>
                <w:szCs w:val="18"/>
                <w:lang w:val="en-CA"/>
              </w:rPr>
              <w:t>i.e.</w:t>
            </w:r>
            <w:r w:rsidRPr="00DC32F6">
              <w:rPr>
                <w:rFonts w:ascii="Consolas" w:hAnsi="Consolas" w:cs="Consolas"/>
                <w:color w:val="000000"/>
                <w:sz w:val="18"/>
                <w:szCs w:val="18"/>
                <w:lang w:val="en-CA"/>
              </w:rPr>
              <w:t xml:space="preserve"> the reason for the existence of the GeologicFeature. </w:t>
            </w:r>
          </w:p>
          <w:p w14:paraId="24CFEEAB" w14:textId="0AF7EF17" w:rsidR="00CF6174" w:rsidRPr="00DC32F6" w:rsidRDefault="00CF6174" w:rsidP="00DB2D3A">
            <w:pPr>
              <w:rPr>
                <w:rFonts w:ascii="Consolas" w:hAnsi="Consolas" w:cs="Consolas"/>
                <w:color w:val="000000"/>
                <w:sz w:val="18"/>
                <w:szCs w:val="18"/>
                <w:lang w:val="en-CA"/>
              </w:rPr>
            </w:pPr>
            <w:r w:rsidRPr="00DC32F6">
              <w:rPr>
                <w:rFonts w:ascii="Consolas" w:hAnsi="Consolas" w:cs="Consolas"/>
                <w:color w:val="000000"/>
                <w:sz w:val="18"/>
                <w:szCs w:val="18"/>
                <w:lang w:val="en-CA"/>
              </w:rPr>
              <w:t>Value</w:t>
            </w:r>
            <w:r w:rsidR="00E62F4E" w:rsidRPr="00DC32F6">
              <w:rPr>
                <w:rFonts w:ascii="Consolas" w:hAnsi="Consolas" w:cs="Consolas"/>
                <w:color w:val="000000"/>
                <w:sz w:val="18"/>
                <w:szCs w:val="18"/>
                <w:lang w:val="en-CA"/>
              </w:rPr>
              <w:t>s shall be either: instance, typicalNorm or</w:t>
            </w:r>
            <w:r w:rsidRPr="00DC32F6">
              <w:rPr>
                <w:rFonts w:ascii="Consolas" w:hAnsi="Consolas" w:cs="Consolas"/>
                <w:color w:val="000000"/>
                <w:sz w:val="18"/>
                <w:szCs w:val="18"/>
                <w:lang w:val="en-CA"/>
              </w:rPr>
              <w:t xml:space="preserve"> definingNorm.</w:t>
            </w:r>
          </w:p>
        </w:tc>
      </w:tr>
      <w:tr w:rsidR="003F5AA4" w:rsidRPr="00DC32F6" w14:paraId="3D45611F" w14:textId="77777777" w:rsidTr="003F5AA4">
        <w:tc>
          <w:tcPr>
            <w:tcW w:w="2951" w:type="dxa"/>
            <w:shd w:val="clear" w:color="auto" w:fill="C0C0C0"/>
          </w:tcPr>
          <w:p w14:paraId="162A4F8E" w14:textId="3F7FEDFB"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ExposureTerm</w:t>
            </w:r>
          </w:p>
        </w:tc>
        <w:tc>
          <w:tcPr>
            <w:tcW w:w="5804" w:type="dxa"/>
            <w:shd w:val="clear" w:color="auto" w:fill="C0C0C0"/>
          </w:tcPr>
          <w:p w14:paraId="703AAB96" w14:textId="14E9E67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nature of the expression of the mapped feature at the earth's surface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exposed, concealed)</w:t>
            </w:r>
            <w:r w:rsidR="00853941" w:rsidRPr="00DC32F6">
              <w:rPr>
                <w:rFonts w:ascii="Consolas" w:hAnsi="Consolas" w:cs="Consolas"/>
                <w:color w:val="000000"/>
                <w:sz w:val="18"/>
                <w:szCs w:val="18"/>
                <w:lang w:val="en-CA"/>
              </w:rPr>
              <w:t>.</w:t>
            </w:r>
          </w:p>
        </w:tc>
      </w:tr>
      <w:tr w:rsidR="00BE2485" w:rsidRPr="00DC32F6" w14:paraId="148923BA" w14:textId="77777777" w:rsidTr="003F5AA4">
        <w:tc>
          <w:tcPr>
            <w:tcW w:w="2951" w:type="dxa"/>
            <w:shd w:val="clear" w:color="auto" w:fill="auto"/>
          </w:tcPr>
          <w:p w14:paraId="263F1A15" w14:textId="6BE9196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GeologicUnitHierarchyRoleTerm</w:t>
            </w:r>
          </w:p>
        </w:tc>
        <w:tc>
          <w:tcPr>
            <w:tcW w:w="5804" w:type="dxa"/>
            <w:shd w:val="clear" w:color="auto" w:fill="auto"/>
          </w:tcPr>
          <w:p w14:paraId="5DD85D29" w14:textId="73EA365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Role of the unit in the hierarchy</w:t>
            </w:r>
            <w:r w:rsidR="00853941" w:rsidRPr="00DC32F6">
              <w:rPr>
                <w:rFonts w:ascii="Consolas" w:hAnsi="Consolas" w:cs="Consolas"/>
                <w:color w:val="000000"/>
                <w:sz w:val="18"/>
                <w:szCs w:val="18"/>
                <w:lang w:val="en-CA"/>
              </w:rPr>
              <w:t>.</w:t>
            </w:r>
          </w:p>
        </w:tc>
      </w:tr>
      <w:tr w:rsidR="003F5AA4" w:rsidRPr="00DC32F6" w14:paraId="7A88332E" w14:textId="77777777" w:rsidTr="003F5AA4">
        <w:trPr>
          <w:trHeight w:val="2278"/>
        </w:trPr>
        <w:tc>
          <w:tcPr>
            <w:tcW w:w="2951" w:type="dxa"/>
            <w:shd w:val="clear" w:color="auto" w:fill="C0C0C0"/>
          </w:tcPr>
          <w:p w14:paraId="6C2C4BFE" w14:textId="00D1538A"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GeologicUnitTypeTerm</w:t>
            </w:r>
          </w:p>
        </w:tc>
        <w:tc>
          <w:tcPr>
            <w:tcW w:w="5804" w:type="dxa"/>
            <w:shd w:val="clear" w:color="auto" w:fill="C0C0C0"/>
          </w:tcPr>
          <w:p w14:paraId="11F30104"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1910B054" w14:textId="3FFFEF7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Example </w:t>
            </w:r>
            <w:r w:rsidR="00315E3F" w:rsidRPr="00DC32F6">
              <w:rPr>
                <w:rFonts w:ascii="Consolas" w:hAnsi="Consolas" w:cs="Consolas"/>
                <w:color w:val="000000"/>
                <w:sz w:val="18"/>
                <w:szCs w:val="18"/>
                <w:lang w:val="en-CA"/>
              </w:rPr>
              <w:t xml:space="preserve">of </w:t>
            </w:r>
            <w:r w:rsidRPr="00DC32F6">
              <w:rPr>
                <w:rFonts w:ascii="Consolas" w:hAnsi="Consolas" w:cs="Consolas"/>
                <w:color w:val="000000"/>
                <w:sz w:val="18"/>
                <w:szCs w:val="18"/>
                <w:lang w:val="en-CA"/>
              </w:rPr>
              <w:t xml:space="preserve">values: GeologicUnit, AllostratigraphicUnit, </w:t>
            </w:r>
          </w:p>
          <w:p w14:paraId="7A6C3CAA" w14:textId="2E5C97C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AlterationUnit, ArtificialGround, BiostratigraphicUnit, </w:t>
            </w:r>
            <w:r w:rsidR="008B01F3" w:rsidRPr="00DC32F6">
              <w:rPr>
                <w:rFonts w:ascii="Consolas" w:hAnsi="Consolas" w:cs="Consolas"/>
                <w:color w:val="000000"/>
                <w:sz w:val="18"/>
                <w:szCs w:val="18"/>
                <w:lang w:val="en-CA"/>
              </w:rPr>
              <w:t>ChronostratigraphicUnit,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DeformationUnit,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DC32F6">
              <w:rPr>
                <w:rFonts w:ascii="Consolas" w:hAnsi="Consolas" w:cs="Consolas"/>
                <w:color w:val="000000"/>
                <w:sz w:val="18"/>
                <w:szCs w:val="18"/>
                <w:lang w:val="en-CA"/>
              </w:rPr>
              <w:t>.</w:t>
            </w:r>
          </w:p>
        </w:tc>
      </w:tr>
      <w:tr w:rsidR="00BE2485" w:rsidRPr="00DC32F6" w14:paraId="59312F8A" w14:textId="77777777" w:rsidTr="003F5AA4">
        <w:trPr>
          <w:trHeight w:val="732"/>
        </w:trPr>
        <w:tc>
          <w:tcPr>
            <w:tcW w:w="2951" w:type="dxa"/>
            <w:shd w:val="clear" w:color="auto" w:fill="auto"/>
          </w:tcPr>
          <w:p w14:paraId="562055F5" w14:textId="7BF28E8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GeologicUnitPartRoleTerm</w:t>
            </w:r>
          </w:p>
        </w:tc>
        <w:tc>
          <w:tcPr>
            <w:tcW w:w="5804" w:type="dxa"/>
            <w:shd w:val="clear" w:color="auto" w:fill="auto"/>
          </w:tcPr>
          <w:p w14:paraId="318E87B9" w14:textId="221C6F8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nature of the parts of a geologic unit, e.g. facies, stratigraphic, interbeds, geographic, eastern facies</w:t>
            </w:r>
            <w:r w:rsidR="00853941" w:rsidRPr="00DC32F6">
              <w:rPr>
                <w:rFonts w:ascii="Consolas" w:hAnsi="Consolas" w:cs="Consolas"/>
                <w:color w:val="000000"/>
                <w:sz w:val="18"/>
                <w:szCs w:val="18"/>
                <w:lang w:val="en-CA"/>
              </w:rPr>
              <w:t>.</w:t>
            </w:r>
          </w:p>
        </w:tc>
      </w:tr>
      <w:tr w:rsidR="003F5AA4" w:rsidRPr="00DC32F6" w14:paraId="681ED370" w14:textId="77777777" w:rsidTr="003F5AA4">
        <w:tc>
          <w:tcPr>
            <w:tcW w:w="2951" w:type="dxa"/>
            <w:shd w:val="clear" w:color="auto" w:fill="C0C0C0"/>
          </w:tcPr>
          <w:p w14:paraId="4EF9B007" w14:textId="409BF1C2"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LithologyTerm</w:t>
            </w:r>
          </w:p>
        </w:tc>
        <w:tc>
          <w:tcPr>
            <w:tcW w:w="5804" w:type="dxa"/>
            <w:shd w:val="clear" w:color="auto" w:fill="C0C0C0"/>
          </w:tcPr>
          <w:p w14:paraId="5BE2CFC9" w14:textId="5B3246E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lithology of the compound earth material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granite, sandstone, schist)</w:t>
            </w:r>
          </w:p>
        </w:tc>
      </w:tr>
      <w:tr w:rsidR="00BE2485" w:rsidRPr="00DC32F6" w14:paraId="31EED7B7" w14:textId="77777777" w:rsidTr="003F5AA4">
        <w:tc>
          <w:tcPr>
            <w:tcW w:w="2951" w:type="dxa"/>
            <w:shd w:val="clear" w:color="auto" w:fill="auto"/>
          </w:tcPr>
          <w:p w14:paraId="1CF195B1" w14:textId="151F1C15"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MappingFrameTerm</w:t>
            </w:r>
          </w:p>
        </w:tc>
        <w:tc>
          <w:tcPr>
            <w:tcW w:w="5804" w:type="dxa"/>
            <w:shd w:val="clear" w:color="auto" w:fill="auto"/>
          </w:tcPr>
          <w:p w14:paraId="7B085C6C" w14:textId="1190884A" w:rsidR="00CF6174" w:rsidRPr="00DC32F6" w:rsidRDefault="00CF6174" w:rsidP="00740F77">
            <w:pPr>
              <w:rPr>
                <w:rFonts w:ascii="Consolas" w:hAnsi="Consolas" w:cs="Consolas"/>
                <w:color w:val="000000"/>
                <w:sz w:val="18"/>
                <w:szCs w:val="18"/>
                <w:lang w:val="en-CA"/>
              </w:rPr>
            </w:pPr>
            <w:r w:rsidRPr="00DC32F6">
              <w:rPr>
                <w:rStyle w:val="apple-converted-space"/>
                <w:rFonts w:ascii="Consolas" w:hAnsi="Consolas" w:cs="Consolas"/>
                <w:color w:val="1A1A1A"/>
                <w:sz w:val="18"/>
                <w:szCs w:val="18"/>
                <w:shd w:val="clear" w:color="auto" w:fill="FAFAFA"/>
              </w:rPr>
              <w:t xml:space="preserve">A </w:t>
            </w:r>
            <w:r w:rsidRPr="00DC32F6">
              <w:rPr>
                <w:rFonts w:ascii="Consolas" w:hAnsi="Consolas" w:cs="Consolas"/>
                <w:color w:val="1A1A1A"/>
                <w:sz w:val="18"/>
                <w:szCs w:val="18"/>
                <w:shd w:val="clear" w:color="auto" w:fill="FAFAFA"/>
              </w:rPr>
              <w:t xml:space="preserve">mapping surface, a section, a </w:t>
            </w:r>
            <w:r w:rsidR="008B01F3" w:rsidRPr="00DC32F6">
              <w:rPr>
                <w:rFonts w:ascii="Consolas" w:hAnsi="Consolas" w:cs="Consolas"/>
                <w:color w:val="1A1A1A"/>
                <w:sz w:val="18"/>
                <w:szCs w:val="18"/>
                <w:shd w:val="clear" w:color="auto" w:fill="FAFAFA"/>
              </w:rPr>
              <w:t>Borehole.</w:t>
            </w:r>
          </w:p>
        </w:tc>
      </w:tr>
      <w:tr w:rsidR="003F5AA4" w:rsidRPr="00DC32F6" w14:paraId="4A911914" w14:textId="77777777" w:rsidTr="003F5AA4">
        <w:tc>
          <w:tcPr>
            <w:tcW w:w="2951" w:type="dxa"/>
            <w:shd w:val="clear" w:color="auto" w:fill="C0C0C0"/>
          </w:tcPr>
          <w:p w14:paraId="32D65DF3" w14:textId="30C0277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RankTerm</w:t>
            </w:r>
          </w:p>
        </w:tc>
        <w:tc>
          <w:tcPr>
            <w:tcW w:w="5804" w:type="dxa"/>
            <w:shd w:val="clear" w:color="auto" w:fill="C0C0C0"/>
          </w:tcPr>
          <w:p w14:paraId="650A819C" w14:textId="36D91C3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rank of a geologic unit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Group, Formation, Member,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r w:rsidR="00853941" w:rsidRPr="00DC32F6">
              <w:rPr>
                <w:rFonts w:ascii="Consolas" w:hAnsi="Consolas" w:cs="Consolas"/>
                <w:color w:val="000000"/>
                <w:sz w:val="18"/>
                <w:szCs w:val="18"/>
                <w:lang w:val="en-CA"/>
              </w:rPr>
              <w:t>.</w:t>
            </w:r>
          </w:p>
          <w:p w14:paraId="64DEFE47" w14:textId="77777777" w:rsidR="00CF6174" w:rsidRPr="00DC32F6" w:rsidRDefault="00CF6174" w:rsidP="00ED2525">
            <w:pPr>
              <w:rPr>
                <w:rFonts w:ascii="Consolas" w:hAnsi="Consolas" w:cs="Consolas"/>
                <w:color w:val="000000"/>
                <w:sz w:val="18"/>
                <w:szCs w:val="18"/>
                <w:lang w:val="en-CA"/>
              </w:rPr>
            </w:pPr>
          </w:p>
        </w:tc>
      </w:tr>
      <w:tr w:rsidR="00BE2485" w:rsidRPr="00DC32F6" w14:paraId="46CD1198" w14:textId="77777777" w:rsidTr="003F5AA4">
        <w:tc>
          <w:tcPr>
            <w:tcW w:w="2951" w:type="dxa"/>
            <w:shd w:val="clear" w:color="auto" w:fill="auto"/>
          </w:tcPr>
          <w:p w14:paraId="3B7BE50A" w14:textId="28D96779"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CollectionTypeTerm</w:t>
            </w:r>
          </w:p>
        </w:tc>
        <w:tc>
          <w:tcPr>
            <w:tcW w:w="5804" w:type="dxa"/>
            <w:shd w:val="clear" w:color="auto" w:fill="auto"/>
          </w:tcPr>
          <w:p w14:paraId="1B0E8322" w14:textId="7C7986EF" w:rsidR="00CF6174" w:rsidRPr="00DC32F6" w:rsidRDefault="00980C8A"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Types of collections of geological and geophysical objects.</w:t>
            </w:r>
          </w:p>
        </w:tc>
      </w:tr>
      <w:tr w:rsidR="003F5AA4" w:rsidRPr="00DC32F6" w14:paraId="5FAC4EEC" w14:textId="77777777" w:rsidTr="003F5AA4">
        <w:tc>
          <w:tcPr>
            <w:tcW w:w="2951" w:type="dxa"/>
            <w:shd w:val="clear" w:color="auto" w:fill="C0C0C0"/>
          </w:tcPr>
          <w:p w14:paraId="4428C418" w14:textId="15005D8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EventProcessTerm</w:t>
            </w:r>
          </w:p>
        </w:tc>
        <w:tc>
          <w:tcPr>
            <w:tcW w:w="5804" w:type="dxa"/>
            <w:shd w:val="clear" w:color="auto" w:fill="C0C0C0"/>
          </w:tcPr>
          <w:p w14:paraId="6AF79852" w14:textId="759B2BF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the process or processes that occurred during an event. Examples include deposition, extrusion, intrusion, cooling.</w:t>
            </w:r>
          </w:p>
        </w:tc>
      </w:tr>
      <w:tr w:rsidR="00BE2485" w:rsidRPr="00DC32F6" w14:paraId="783DBEBB" w14:textId="77777777" w:rsidTr="003F5AA4">
        <w:tc>
          <w:tcPr>
            <w:tcW w:w="2951" w:type="dxa"/>
            <w:shd w:val="clear" w:color="auto" w:fill="auto"/>
          </w:tcPr>
          <w:p w14:paraId="705CADDD" w14:textId="0A28C1F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GeochronologicEraTerm</w:t>
            </w:r>
          </w:p>
        </w:tc>
        <w:tc>
          <w:tcPr>
            <w:tcW w:w="5804" w:type="dxa"/>
            <w:shd w:val="clear" w:color="auto" w:fill="auto"/>
          </w:tcPr>
          <w:p w14:paraId="2E86FA56" w14:textId="25D4FBFD" w:rsidR="00CF6174" w:rsidRPr="00DC32F6" w:rsidRDefault="00CF6174" w:rsidP="00004AA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Term from a </w:t>
            </w:r>
            <w:r w:rsidR="00004AA5" w:rsidRPr="00DC32F6">
              <w:rPr>
                <w:rFonts w:ascii="Consolas" w:hAnsi="Consolas" w:cs="Consolas"/>
                <w:color w:val="000000"/>
                <w:sz w:val="18"/>
                <w:szCs w:val="18"/>
                <w:lang w:val="en-CA"/>
              </w:rPr>
              <w:t>Geochronological vocabulary</w:t>
            </w:r>
          </w:p>
        </w:tc>
      </w:tr>
      <w:tr w:rsidR="003F5AA4" w:rsidRPr="00DC32F6" w14:paraId="0BCBD5FE" w14:textId="77777777" w:rsidTr="003F5AA4">
        <w:tc>
          <w:tcPr>
            <w:tcW w:w="2951" w:type="dxa"/>
            <w:shd w:val="clear" w:color="auto" w:fill="C0C0C0"/>
          </w:tcPr>
          <w:p w14:paraId="73CB0AA2" w14:textId="212DE9F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ContactTypeTerm</w:t>
            </w:r>
          </w:p>
        </w:tc>
        <w:tc>
          <w:tcPr>
            <w:tcW w:w="5804" w:type="dxa"/>
            <w:shd w:val="clear" w:color="auto" w:fill="C0C0C0"/>
          </w:tcPr>
          <w:p w14:paraId="4F63EF0C" w14:textId="4D91FF5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types of geological contacts</w:t>
            </w:r>
          </w:p>
        </w:tc>
      </w:tr>
      <w:tr w:rsidR="00BE2485" w:rsidRPr="00DC32F6" w14:paraId="151879E1" w14:textId="77777777" w:rsidTr="003F5AA4">
        <w:tc>
          <w:tcPr>
            <w:tcW w:w="2951" w:type="dxa"/>
            <w:shd w:val="clear" w:color="auto" w:fill="auto"/>
          </w:tcPr>
          <w:p w14:paraId="25DD32FD" w14:textId="47AA8F8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FaultTypeTerm</w:t>
            </w:r>
          </w:p>
        </w:tc>
        <w:tc>
          <w:tcPr>
            <w:tcW w:w="5804" w:type="dxa"/>
            <w:shd w:val="clear" w:color="auto" w:fill="auto"/>
          </w:tcPr>
          <w:p w14:paraId="31F9D2DA" w14:textId="5FD7B476"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A vocabulary of terms describing the type of shear displacement structure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thrust fault, normal fault, wrench fault)</w:t>
            </w:r>
          </w:p>
        </w:tc>
      </w:tr>
      <w:tr w:rsidR="003F5AA4" w:rsidRPr="00DC32F6" w14:paraId="090DC88D" w14:textId="77777777" w:rsidTr="003F5AA4">
        <w:tc>
          <w:tcPr>
            <w:tcW w:w="2951" w:type="dxa"/>
            <w:shd w:val="clear" w:color="auto" w:fill="C0C0C0"/>
          </w:tcPr>
          <w:p w14:paraId="6708678E" w14:textId="6CD6481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FoldProfileTypeTerm</w:t>
            </w:r>
          </w:p>
        </w:tc>
        <w:tc>
          <w:tcPr>
            <w:tcW w:w="5804" w:type="dxa"/>
            <w:shd w:val="clear" w:color="auto" w:fill="C0C0C0"/>
          </w:tcPr>
          <w:p w14:paraId="4879A2FA" w14:textId="75DD136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DC32F6" w14:paraId="16096F75" w14:textId="77777777" w:rsidTr="003F5AA4">
        <w:tc>
          <w:tcPr>
            <w:tcW w:w="2951" w:type="dxa"/>
            <w:shd w:val="clear" w:color="auto" w:fill="auto"/>
          </w:tcPr>
          <w:p w14:paraId="275F91BE" w14:textId="34735E7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FoliationTypeTerm</w:t>
            </w:r>
          </w:p>
        </w:tc>
        <w:tc>
          <w:tcPr>
            <w:tcW w:w="5804" w:type="dxa"/>
            <w:shd w:val="clear" w:color="auto" w:fill="auto"/>
          </w:tcPr>
          <w:p w14:paraId="783C3EA6" w14:textId="2F1E91C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Refers to a </w:t>
            </w:r>
            <w:r w:rsidR="008B01F3" w:rsidRPr="00DC32F6">
              <w:rPr>
                <w:rFonts w:ascii="Consolas" w:hAnsi="Consolas" w:cs="Consolas"/>
                <w:color w:val="000000"/>
                <w:sz w:val="18"/>
                <w:szCs w:val="18"/>
                <w:lang w:val="en-CA"/>
              </w:rPr>
              <w:t>vocabulary</w:t>
            </w:r>
            <w:r w:rsidRPr="00DC32F6">
              <w:rPr>
                <w:rFonts w:ascii="Consolas" w:hAnsi="Consolas" w:cs="Consolas"/>
                <w:color w:val="000000"/>
                <w:sz w:val="18"/>
                <w:szCs w:val="18"/>
                <w:lang w:val="en-CA"/>
              </w:rPr>
              <w:t xml:space="preserve"> of terms defining the type of foliation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crenulation cleavage, gneissic layering, slaty cleavage, schistosity,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p>
          <w:p w14:paraId="1866DCE0"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40BC23B1" w14:textId="77777777" w:rsidTr="003F5AA4">
        <w:tc>
          <w:tcPr>
            <w:tcW w:w="2951" w:type="dxa"/>
            <w:shd w:val="clear" w:color="auto" w:fill="C0C0C0"/>
          </w:tcPr>
          <w:p w14:paraId="0305943B" w14:textId="2735745C"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AnthropogenicGeomorphologic</w:t>
            </w:r>
            <w:r w:rsidRPr="00DC32F6">
              <w:rPr>
                <w:rFonts w:ascii="Consolas" w:hAnsi="Consolas" w:cs="Consolas"/>
                <w:color w:val="000000"/>
                <w:sz w:val="18"/>
                <w:szCs w:val="18"/>
                <w:lang w:val="en-CA"/>
              </w:rPr>
              <w:br/>
              <w:t>FeatureTypeTerm</w:t>
            </w:r>
          </w:p>
        </w:tc>
        <w:tc>
          <w:tcPr>
            <w:tcW w:w="5804" w:type="dxa"/>
            <w:shd w:val="clear" w:color="auto" w:fill="C0C0C0"/>
          </w:tcPr>
          <w:p w14:paraId="2480A4C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anthropogenic geomorphologic feature</w:t>
            </w:r>
          </w:p>
          <w:p w14:paraId="08143BCE"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7249E36" w14:textId="77777777" w:rsidTr="003F5AA4">
        <w:tc>
          <w:tcPr>
            <w:tcW w:w="2951" w:type="dxa"/>
            <w:shd w:val="clear" w:color="auto" w:fill="auto"/>
          </w:tcPr>
          <w:p w14:paraId="0CB206C3" w14:textId="19139A7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NaturalGeomorphologic</w:t>
            </w:r>
            <w:r w:rsidRPr="00DC32F6">
              <w:rPr>
                <w:rFonts w:ascii="Consolas" w:hAnsi="Consolas" w:cs="Consolas"/>
                <w:color w:val="000000"/>
                <w:sz w:val="18"/>
                <w:szCs w:val="18"/>
                <w:lang w:val="en-CA"/>
              </w:rPr>
              <w:br/>
              <w:t>FeatureTypeTerm</w:t>
            </w:r>
          </w:p>
        </w:tc>
        <w:tc>
          <w:tcPr>
            <w:tcW w:w="5804" w:type="dxa"/>
            <w:shd w:val="clear" w:color="auto" w:fill="auto"/>
          </w:tcPr>
          <w:p w14:paraId="61BFE07A"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natural geomorphologic feature</w:t>
            </w:r>
          </w:p>
          <w:p w14:paraId="24BA220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34CFBA11" w14:textId="77777777" w:rsidTr="003F5AA4">
        <w:tc>
          <w:tcPr>
            <w:tcW w:w="2951" w:type="dxa"/>
            <w:shd w:val="clear" w:color="auto" w:fill="C0C0C0"/>
          </w:tcPr>
          <w:p w14:paraId="42D64C11" w14:textId="26EB8D0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ConventionCode</w:t>
            </w:r>
          </w:p>
        </w:tc>
        <w:tc>
          <w:tcPr>
            <w:tcW w:w="5804" w:type="dxa"/>
            <w:shd w:val="clear" w:color="auto" w:fill="C0C0C0"/>
          </w:tcPr>
          <w:p w14:paraId="0A0F202B" w14:textId="26CD353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Suggested values: "dip dip direction", "strike dip right hand rule" (The strike and dip of planar data is listed according to the ‘right-hand rule’ or, as one looks </w:t>
            </w:r>
            <w:r w:rsidRPr="00DC32F6">
              <w:rPr>
                <w:rFonts w:ascii="Consolas" w:hAnsi="Consolas" w:cs="Consolas"/>
                <w:color w:val="000000"/>
                <w:sz w:val="18"/>
                <w:szCs w:val="18"/>
                <w:lang w:val="en-CA"/>
              </w:rPr>
              <w:lastRenderedPageBreak/>
              <w:t xml:space="preserve">along the strike direction, the surface dips to the right.) </w:t>
            </w:r>
            <w:r w:rsid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60B3C8B1" w14:textId="77777777" w:rsidTr="003F5AA4">
        <w:tc>
          <w:tcPr>
            <w:tcW w:w="2951" w:type="dxa"/>
            <w:shd w:val="clear" w:color="auto" w:fill="auto"/>
          </w:tcPr>
          <w:p w14:paraId="2021E822" w14:textId="2A8F8D6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DeterminationMethodTerm</w:t>
            </w:r>
          </w:p>
        </w:tc>
        <w:tc>
          <w:tcPr>
            <w:tcW w:w="5804" w:type="dxa"/>
            <w:shd w:val="clear" w:color="auto" w:fill="auto"/>
          </w:tcPr>
          <w:p w14:paraId="1B550A1C"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754D4DC6" w14:textId="77777777" w:rsidTr="003F5AA4">
        <w:tc>
          <w:tcPr>
            <w:tcW w:w="2951" w:type="dxa"/>
            <w:shd w:val="clear" w:color="auto" w:fill="C0C0C0"/>
          </w:tcPr>
          <w:p w14:paraId="6C270BBC" w14:textId="31D51F3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LinearDirectedCode</w:t>
            </w:r>
          </w:p>
        </w:tc>
        <w:tc>
          <w:tcPr>
            <w:tcW w:w="5804" w:type="dxa"/>
            <w:shd w:val="clear" w:color="auto" w:fill="C0C0C0"/>
          </w:tcPr>
          <w:p w14:paraId="68B00FAE" w14:textId="232FDAB0" w:rsidR="00CF6174" w:rsidRPr="00DC32F6" w:rsidRDefault="00853941"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Examples</w:t>
            </w:r>
          </w:p>
          <w:p w14:paraId="45567255"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(indicates that the orientation is directed)</w:t>
            </w:r>
          </w:p>
          <w:p w14:paraId="206D04D7"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down" (indicates that the linear orientation is directed below the horizon)</w:t>
            </w:r>
          </w:p>
          <w:p w14:paraId="115F7D68"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up" (indicates that the linear orientation is directed above the horizon)</w:t>
            </w:r>
          </w:p>
          <w:p w14:paraId="175AB55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0DEB3A5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CAA505F" w14:textId="77777777" w:rsidTr="003F5AA4">
        <w:tc>
          <w:tcPr>
            <w:tcW w:w="2951" w:type="dxa"/>
            <w:shd w:val="clear" w:color="auto" w:fill="auto"/>
          </w:tcPr>
          <w:p w14:paraId="31ADA595" w14:textId="62A19CDF"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PlanarPolarityCode</w:t>
            </w:r>
          </w:p>
        </w:tc>
        <w:tc>
          <w:tcPr>
            <w:tcW w:w="5804" w:type="dxa"/>
            <w:shd w:val="clear" w:color="auto" w:fill="auto"/>
          </w:tcPr>
          <w:p w14:paraId="54744F29" w14:textId="77777777" w:rsidR="00CF6174"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74DA811D" w14:textId="77777777" w:rsidR="00DC32F6" w:rsidRDefault="00DC32F6" w:rsidP="003F5AA4">
            <w:pPr>
              <w:autoSpaceDE w:val="0"/>
              <w:autoSpaceDN w:val="0"/>
              <w:adjustRightInd w:val="0"/>
              <w:spacing w:after="1"/>
              <w:rPr>
                <w:rFonts w:ascii="Consolas" w:hAnsi="Consolas" w:cs="Consolas"/>
                <w:color w:val="000000"/>
                <w:sz w:val="18"/>
                <w:szCs w:val="18"/>
                <w:lang w:val="en-CA"/>
              </w:rPr>
            </w:pPr>
          </w:p>
          <w:p w14:paraId="43A39010" w14:textId="77777777" w:rsidR="00DC32F6" w:rsidRPr="00DC32F6" w:rsidRDefault="00DC32F6" w:rsidP="00DC32F6">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e.g.: "upright", "overturned", "vertical"</w:t>
            </w:r>
          </w:p>
          <w:p w14:paraId="69B79A33" w14:textId="77777777" w:rsidR="00DC32F6" w:rsidRPr="00DC32F6" w:rsidRDefault="00DC32F6" w:rsidP="003F5AA4">
            <w:pPr>
              <w:autoSpaceDE w:val="0"/>
              <w:autoSpaceDN w:val="0"/>
              <w:adjustRightInd w:val="0"/>
              <w:spacing w:after="1"/>
              <w:rPr>
                <w:rFonts w:ascii="Consolas" w:hAnsi="Consolas" w:cs="Consolas"/>
                <w:color w:val="000000"/>
                <w:sz w:val="18"/>
                <w:szCs w:val="18"/>
                <w:lang w:val="en-CA"/>
              </w:rPr>
            </w:pPr>
          </w:p>
          <w:p w14:paraId="6DB61A5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4F53DD86" w:rsidR="001A44F0" w:rsidRDefault="001A44F0" w:rsidP="007F03F0">
      <w:pPr>
        <w:pStyle w:val="Titre3"/>
        <w:rPr>
          <w:lang w:val="en-CA"/>
        </w:rPr>
      </w:pPr>
      <w:bookmarkStart w:id="324" w:name="_Toc458154224"/>
      <w:r>
        <w:rPr>
          <w:lang w:val="en-CA"/>
        </w:rPr>
        <w:t>Instance example</w:t>
      </w:r>
      <w:r w:rsidR="00E62F4E">
        <w:rPr>
          <w:lang w:val="en-CA"/>
        </w:rPr>
        <w:t>s</w:t>
      </w:r>
      <w:bookmarkEnd w:id="324"/>
    </w:p>
    <w:p w14:paraId="005D2082" w14:textId="77777777" w:rsidR="001A44F0" w:rsidRDefault="001A44F0" w:rsidP="00ED2525">
      <w:pPr>
        <w:rPr>
          <w:lang w:val="en-CA"/>
        </w:rPr>
      </w:pPr>
    </w:p>
    <w:p w14:paraId="6C5300BA" w14:textId="64101DAD"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 xml:space="preserve">g </w:t>
      </w:r>
      <w:r w:rsidR="00424648">
        <w:rPr>
          <w:lang w:val="en-CA"/>
        </w:rPr>
        <w:t>of an existing map from Drewes [</w:t>
      </w:r>
      <w:r w:rsidR="00424648">
        <w:rPr>
          <w:lang w:val="en-CA"/>
        </w:rPr>
        <w:fldChar w:fldCharType="begin"/>
      </w:r>
      <w:r w:rsidR="00424648">
        <w:rPr>
          <w:lang w:val="en-CA"/>
        </w:rPr>
        <w:instrText xml:space="preserve"> REF _Ref458066542 \n \h </w:instrText>
      </w:r>
      <w:r w:rsidR="00424648">
        <w:rPr>
          <w:lang w:val="en-CA"/>
        </w:rPr>
      </w:r>
      <w:r w:rsidR="00424648">
        <w:rPr>
          <w:lang w:val="en-CA"/>
        </w:rPr>
        <w:fldChar w:fldCharType="separate"/>
      </w:r>
      <w:r w:rsidR="00AD44BE">
        <w:rPr>
          <w:lang w:val="en-CA"/>
        </w:rPr>
        <w:t>3</w:t>
      </w:r>
      <w:r w:rsidR="00424648">
        <w:rPr>
          <w:lang w:val="en-CA"/>
        </w:rPr>
        <w:fldChar w:fldCharType="end"/>
      </w:r>
      <w:r w:rsidR="00424648">
        <w:rPr>
          <w:lang w:val="en-CA"/>
        </w:rPr>
        <w:t>]</w:t>
      </w:r>
      <w:r>
        <w:rPr>
          <w:lang w:val="en-CA"/>
        </w:rPr>
        <w:t>.</w:t>
      </w:r>
      <w:r w:rsidR="007F03F0">
        <w:rPr>
          <w:lang w:val="en-CA"/>
        </w:rPr>
        <w:t xml:space="preserve">  This example has been chosen because it was selected for a similar exercise for the North American Data Model (</w:t>
      </w:r>
      <w:hyperlink r:id="rId46" w:history="1">
        <w:r w:rsidR="0032727A" w:rsidRPr="00334BF0">
          <w:rPr>
            <w:rStyle w:val="Lienhypertexte"/>
            <w:lang w:val="en-CA"/>
          </w:rPr>
          <w:t>http://ngmdb.usgs.gov/www-nadm/dmdt/</w:t>
        </w:r>
      </w:hyperlink>
      <w:r w:rsidR="007F03F0">
        <w:rPr>
          <w:lang w:val="en-CA"/>
        </w:rPr>
        <w:t>)</w:t>
      </w:r>
      <w:r w:rsidR="0032727A">
        <w:rPr>
          <w:lang w:val="en-CA"/>
        </w:rPr>
        <w:t>.</w:t>
      </w:r>
      <w:r>
        <w:rPr>
          <w:lang w:val="en-CA"/>
        </w:rPr>
        <w:t xml:space="preserve">  </w:t>
      </w:r>
      <w:r>
        <w:rPr>
          <w:lang w:val="en-CA"/>
        </w:rPr>
        <w:fldChar w:fldCharType="begin"/>
      </w:r>
      <w:r>
        <w:rPr>
          <w:lang w:val="en-CA"/>
        </w:rPr>
        <w:instrText xml:space="preserve"> REF _Ref440297651 \h </w:instrText>
      </w:r>
      <w:r>
        <w:rPr>
          <w:lang w:val="en-CA"/>
        </w:rPr>
      </w:r>
      <w:r>
        <w:rPr>
          <w:lang w:val="en-CA"/>
        </w:rPr>
        <w:fldChar w:fldCharType="separate"/>
      </w:r>
      <w:r w:rsidR="00AD44BE">
        <w:t xml:space="preserve">Figure </w:t>
      </w:r>
      <w:r w:rsidR="00AD44BE">
        <w:rPr>
          <w:noProof/>
        </w:rPr>
        <w:t>28</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AD44BE">
        <w:t xml:space="preserve">Figure </w:t>
      </w:r>
      <w:r w:rsidR="00AD44BE">
        <w:rPr>
          <w:noProof/>
        </w:rPr>
        <w:t>29</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Lgende"/>
      </w:pPr>
      <w:bookmarkStart w:id="325" w:name="_Ref440297651"/>
      <w:r>
        <w:t xml:space="preserve">Figure </w:t>
      </w:r>
      <w:r>
        <w:fldChar w:fldCharType="begin"/>
      </w:r>
      <w:r>
        <w:instrText xml:space="preserve"> SEQ Figure \* ARABIC </w:instrText>
      </w:r>
      <w:r>
        <w:fldChar w:fldCharType="separate"/>
      </w:r>
      <w:r w:rsidR="00AD44BE">
        <w:rPr>
          <w:noProof/>
        </w:rPr>
        <w:t>28</w:t>
      </w:r>
      <w:r>
        <w:fldChar w:fldCharType="end"/>
      </w:r>
      <w:bookmarkEnd w:id="325"/>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Lgende"/>
      </w:pPr>
      <w:bookmarkStart w:id="326" w:name="_Ref440297725"/>
      <w:r>
        <w:t xml:space="preserve">Figure </w:t>
      </w:r>
      <w:r>
        <w:fldChar w:fldCharType="begin"/>
      </w:r>
      <w:r>
        <w:instrText xml:space="preserve"> SEQ Figure \* ARABIC </w:instrText>
      </w:r>
      <w:r>
        <w:fldChar w:fldCharType="separate"/>
      </w:r>
      <w:r w:rsidR="00AD44BE">
        <w:rPr>
          <w:noProof/>
        </w:rPr>
        <w:t>29</w:t>
      </w:r>
      <w:r>
        <w:fldChar w:fldCharType="end"/>
      </w:r>
      <w:bookmarkEnd w:id="326"/>
      <w:r>
        <w:t xml:space="preserve"> : Original description from map legend.  This legend item is represented as a GeologicFeature (specifically, a GeologicUnit)</w:t>
      </w:r>
    </w:p>
    <w:p w14:paraId="49BAA496" w14:textId="1BA30C9E" w:rsidR="006F2329" w:rsidRDefault="00A05D5D">
      <w:r>
        <w:t>The map also has a cross section through the same Ttv unit (</w:t>
      </w:r>
      <w:r w:rsidR="00EA6BB5">
        <w:fldChar w:fldCharType="begin"/>
      </w:r>
      <w:r w:rsidR="00EA6BB5">
        <w:instrText xml:space="preserve"> REF _Ref440297766 \h </w:instrText>
      </w:r>
      <w:r w:rsidR="00EA6BB5">
        <w:fldChar w:fldCharType="separate"/>
      </w:r>
      <w:r w:rsidR="00AD44BE">
        <w:t xml:space="preserve">Figure </w:t>
      </w:r>
      <w:r w:rsidR="00AD44BE">
        <w:rPr>
          <w:noProof/>
        </w:rPr>
        <w:t>30</w:t>
      </w:r>
      <w:r w:rsidR="00EA6BB5">
        <w:fldChar w:fldCharType="end"/>
      </w:r>
      <w:r>
        <w:t>) showing an example of a non-map mapping frame.</w:t>
      </w:r>
      <w:r w:rsidR="00E11331">
        <w:t xml:space="preserve"> </w:t>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Lgende"/>
      </w:pPr>
      <w:bookmarkStart w:id="327" w:name="_Ref440297766"/>
      <w:r>
        <w:t xml:space="preserve">Figure </w:t>
      </w:r>
      <w:r>
        <w:fldChar w:fldCharType="begin"/>
      </w:r>
      <w:r>
        <w:instrText xml:space="preserve"> SEQ Figure \* ARABIC </w:instrText>
      </w:r>
      <w:r>
        <w:fldChar w:fldCharType="separate"/>
      </w:r>
      <w:r w:rsidR="00AD44BE">
        <w:rPr>
          <w:noProof/>
        </w:rPr>
        <w:t>30</w:t>
      </w:r>
      <w:r>
        <w:fldChar w:fldCharType="end"/>
      </w:r>
      <w:bookmarkEnd w:id="327"/>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Lgende"/>
        <w:rPr>
          <w:lang w:val="en-CA"/>
        </w:rPr>
      </w:pPr>
      <w:r>
        <w:t xml:space="preserve">Figure </w:t>
      </w:r>
      <w:r>
        <w:fldChar w:fldCharType="begin"/>
      </w:r>
      <w:r>
        <w:instrText xml:space="preserve"> SEQ Figure \* ARABIC </w:instrText>
      </w:r>
      <w:r>
        <w:fldChar w:fldCharType="separate"/>
      </w:r>
      <w:r w:rsidR="00AD44BE">
        <w:rPr>
          <w:noProof/>
        </w:rPr>
        <w:t>31</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Titre2"/>
        <w:rPr>
          <w:lang w:val="en-CA"/>
        </w:rPr>
      </w:pPr>
      <w:bookmarkStart w:id="328" w:name="_Ref440187941"/>
      <w:bookmarkStart w:id="329" w:name="_Toc458154225"/>
      <w:r w:rsidRPr="00D12552">
        <w:rPr>
          <w:lang w:val="en-CA"/>
        </w:rPr>
        <w:lastRenderedPageBreak/>
        <w:t xml:space="preserve">GeoSciML </w:t>
      </w:r>
      <w:r>
        <w:rPr>
          <w:lang w:val="en-CA"/>
        </w:rPr>
        <w:t>Extension</w:t>
      </w:r>
      <w:r w:rsidRPr="00D12552">
        <w:rPr>
          <w:lang w:val="en-CA"/>
        </w:rPr>
        <w:t xml:space="preserve"> Requirements </w:t>
      </w:r>
      <w:bookmarkEnd w:id="328"/>
      <w:r w:rsidR="008B01F3" w:rsidRPr="00D12552">
        <w:rPr>
          <w:lang w:val="en-CA"/>
        </w:rPr>
        <w:t>Class</w:t>
      </w:r>
      <w:r w:rsidR="008B01F3">
        <w:rPr>
          <w:lang w:val="en-CA"/>
        </w:rPr>
        <w:t xml:space="preserve"> </w:t>
      </w:r>
      <w:r w:rsidR="008B01F3">
        <w:t>(</w:t>
      </w:r>
      <w:r w:rsidR="00052694">
        <w:t>Normative)</w:t>
      </w:r>
      <w:bookmarkEnd w:id="329"/>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FA4FE3"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FA4FE3" w:rsidRDefault="00FB2691" w:rsidP="00513449">
            <w:pPr>
              <w:keepNext/>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Requirements Class</w:t>
            </w:r>
          </w:p>
        </w:tc>
      </w:tr>
      <w:tr w:rsidR="00FB2691" w:rsidRPr="00FA4FE3"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Style w:val="requri"/>
                <w:rFonts w:ascii="Calibri" w:hAnsi="Calibri"/>
                <w:szCs w:val="18"/>
                <w:lang w:val="en-CA"/>
              </w:rPr>
              <w:t>/req/gsml4-extension</w:t>
            </w:r>
          </w:p>
        </w:tc>
      </w:tr>
      <w:tr w:rsidR="00FB2691" w:rsidRPr="00FA4FE3"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128B74DC" w:rsidR="00FB2691" w:rsidRPr="00FA4FE3" w:rsidRDefault="005E33CD" w:rsidP="00501FA1">
            <w:pPr>
              <w:spacing w:before="100" w:beforeAutospacing="1" w:after="100" w:afterAutospacing="1" w:line="230" w:lineRule="atLeast"/>
              <w:jc w:val="both"/>
              <w:rPr>
                <w:rFonts w:ascii="Calibri" w:eastAsia="MS Mincho" w:hAnsi="Calibri"/>
                <w:sz w:val="18"/>
                <w:szCs w:val="18"/>
                <w:lang w:val="en-CA"/>
              </w:rPr>
            </w:pPr>
            <w:r w:rsidRPr="00FA4FE3">
              <w:rPr>
                <w:rFonts w:ascii="Calibri" w:eastAsia="MS Mincho" w:hAnsi="Calibri"/>
                <w:sz w:val="18"/>
                <w:szCs w:val="18"/>
                <w:lang w:val="en-CA"/>
              </w:rPr>
              <w:t xml:space="preserve">Encoding </w:t>
            </w:r>
          </w:p>
        </w:tc>
      </w:tr>
      <w:tr w:rsidR="00FB2691" w:rsidRPr="00FA4FE3"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FA4FE3" w:rsidRDefault="00FB2691" w:rsidP="00513449">
            <w:pPr>
              <w:spacing w:before="100" w:beforeAutospacing="1" w:after="100" w:afterAutospacing="1" w:line="230" w:lineRule="atLeast"/>
              <w:jc w:val="both"/>
              <w:rPr>
                <w:rFonts w:ascii="Calibri" w:eastAsia="MS Mincho" w:hAnsi="Calibri"/>
                <w:sz w:val="18"/>
                <w:szCs w:val="18"/>
                <w:lang w:val="en-CA"/>
              </w:rPr>
            </w:pPr>
            <w:r w:rsidRPr="00FA4FE3">
              <w:rPr>
                <w:rFonts w:ascii="Calibri" w:eastAsia="MS Mincho" w:hAnsi="Calibri"/>
                <w:sz w:val="18"/>
                <w:szCs w:val="18"/>
                <w:lang w:val="en-CA"/>
              </w:rPr>
              <w:t>/req/gsml4-basic</w:t>
            </w:r>
          </w:p>
        </w:tc>
      </w:tr>
      <w:tr w:rsidR="00845595" w:rsidRPr="00FA4FE3"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FA4FE3" w:rsidRDefault="00845595"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7CAEE1D9" w:rsidR="00845595" w:rsidRPr="00FA4FE3" w:rsidRDefault="00A052E8" w:rsidP="00513449">
            <w:pPr>
              <w:spacing w:before="100" w:beforeAutospacing="1" w:after="100" w:afterAutospacing="1" w:line="230" w:lineRule="atLeast"/>
              <w:jc w:val="both"/>
              <w:rPr>
                <w:rFonts w:ascii="Calibri" w:eastAsia="MS Mincho" w:hAnsi="Calibri"/>
                <w:sz w:val="18"/>
                <w:szCs w:val="18"/>
                <w:lang w:val="en-CA"/>
              </w:rPr>
            </w:pPr>
            <w:r w:rsidRPr="00FA4FE3">
              <w:rPr>
                <w:rFonts w:ascii="Calibri" w:eastAsia="MS Mincho" w:hAnsi="Calibri"/>
                <w:sz w:val="18"/>
                <w:szCs w:val="18"/>
                <w:lang w:val="en-CA"/>
              </w:rPr>
              <w:t>/req/</w:t>
            </w:r>
            <w:r w:rsidR="00845595" w:rsidRPr="00FA4FE3">
              <w:rPr>
                <w:rFonts w:ascii="Calibri" w:eastAsia="MS Mincho" w:hAnsi="Calibri"/>
                <w:sz w:val="18"/>
                <w:szCs w:val="18"/>
                <w:lang w:val="en-CA"/>
              </w:rPr>
              <w:t>gsml4-geologictime</w:t>
            </w:r>
          </w:p>
        </w:tc>
      </w:tr>
      <w:tr w:rsidR="00FB2691" w:rsidRPr="00FA4FE3"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FA4FE3" w:rsidRDefault="00FB2691" w:rsidP="00513449">
            <w:pPr>
              <w:spacing w:before="100" w:beforeAutospacing="1" w:after="100" w:afterAutospacing="1" w:line="230" w:lineRule="atLeast"/>
              <w:rPr>
                <w:rFonts w:ascii="Calibri" w:eastAsia="MS Mincho" w:hAnsi="Calibri"/>
                <w:b/>
                <w:sz w:val="18"/>
                <w:szCs w:val="18"/>
                <w:lang w:val="en-CA"/>
              </w:rPr>
            </w:pPr>
            <w:r w:rsidRPr="00FA4FE3">
              <w:rPr>
                <w:rFonts w:ascii="Calibri" w:eastAsia="MS Mincho" w:hAnsi="Calibri"/>
                <w:b/>
                <w:sz w:val="18"/>
                <w:szCs w:val="18"/>
                <w:lang w:val="en-CA"/>
              </w:rPr>
              <w:t xml:space="preserve">/req/gsml4-extension/geologicfeature-history </w:t>
            </w:r>
          </w:p>
          <w:p w14:paraId="5CD7AE7F" w14:textId="460891E8" w:rsidR="00FB2691" w:rsidRPr="00FA4FE3" w:rsidRDefault="00FB2691" w:rsidP="00FA4FE3">
            <w:pPr>
              <w:spacing w:before="100" w:beforeAutospacing="1" w:after="100" w:afterAutospacing="1" w:line="230" w:lineRule="atLeast"/>
              <w:rPr>
                <w:rFonts w:ascii="Calibri" w:eastAsia="MS Mincho" w:hAnsi="Calibri"/>
                <w:sz w:val="18"/>
                <w:szCs w:val="18"/>
                <w:lang w:val="en-CA"/>
              </w:rPr>
            </w:pPr>
            <w:r w:rsidRPr="00FA4FE3">
              <w:rPr>
                <w:rFonts w:ascii="Calibri" w:eastAsia="MS Mincho" w:hAnsi="Calibri"/>
                <w:sz w:val="18"/>
                <w:szCs w:val="18"/>
                <w:lang w:val="en-CA"/>
              </w:rPr>
              <w:t xml:space="preserve">A </w:t>
            </w:r>
            <w:r w:rsidRPr="00FA4FE3">
              <w:rPr>
                <w:rStyle w:val="Entity"/>
                <w:rFonts w:eastAsia="MS Mincho"/>
                <w:sz w:val="18"/>
                <w:szCs w:val="18"/>
              </w:rPr>
              <w:t>GeologicFeatureRelation</w:t>
            </w:r>
            <w:r w:rsidRPr="00FA4FE3">
              <w:rPr>
                <w:rFonts w:ascii="Calibri" w:eastAsia="MS Mincho" w:hAnsi="Calibri"/>
                <w:sz w:val="18"/>
                <w:szCs w:val="18"/>
                <w:lang w:val="en-CA"/>
              </w:rPr>
              <w:t xml:space="preserve"> SHALL not be used </w:t>
            </w:r>
            <w:r w:rsidR="00FA4FE3" w:rsidRPr="00FA4FE3">
              <w:rPr>
                <w:rFonts w:ascii="Calibri" w:eastAsia="MS Mincho" w:hAnsi="Calibri"/>
                <w:sz w:val="18"/>
                <w:szCs w:val="18"/>
                <w:lang w:val="en-CA"/>
              </w:rPr>
              <w:t>to associate</w:t>
            </w:r>
            <w:r w:rsidRPr="00FA4FE3">
              <w:rPr>
                <w:rFonts w:ascii="Calibri" w:eastAsia="MS Mincho" w:hAnsi="Calibri"/>
                <w:sz w:val="18"/>
                <w:szCs w:val="18"/>
                <w:lang w:val="en-CA"/>
              </w:rPr>
              <w:t xml:space="preserve"> a </w:t>
            </w:r>
            <w:r w:rsidRPr="00FA4FE3">
              <w:rPr>
                <w:rStyle w:val="Entity"/>
                <w:rFonts w:eastAsia="MS Mincho"/>
                <w:sz w:val="18"/>
                <w:szCs w:val="18"/>
              </w:rPr>
              <w:t>GeologicFeature</w:t>
            </w:r>
            <w:r w:rsidRPr="00FA4FE3">
              <w:rPr>
                <w:rFonts w:ascii="Calibri" w:eastAsia="MS Mincho" w:hAnsi="Calibri"/>
                <w:sz w:val="18"/>
                <w:szCs w:val="18"/>
                <w:lang w:val="en-CA"/>
              </w:rPr>
              <w:t xml:space="preserve"> </w:t>
            </w:r>
            <w:r w:rsidR="00FA4FE3" w:rsidRPr="00FA4FE3">
              <w:rPr>
                <w:rFonts w:ascii="Calibri" w:eastAsia="MS Mincho" w:hAnsi="Calibri"/>
                <w:sz w:val="18"/>
                <w:szCs w:val="18"/>
                <w:lang w:val="en-CA"/>
              </w:rPr>
              <w:t>to a</w:t>
            </w:r>
            <w:r w:rsidRPr="00FA4FE3">
              <w:rPr>
                <w:rFonts w:ascii="Calibri" w:eastAsia="MS Mincho" w:hAnsi="Calibri"/>
                <w:sz w:val="18"/>
                <w:szCs w:val="18"/>
                <w:lang w:val="en-CA"/>
              </w:rPr>
              <w:t xml:space="preserve"> </w:t>
            </w:r>
            <w:r w:rsidRPr="00FA4FE3">
              <w:rPr>
                <w:rStyle w:val="Entity"/>
                <w:rFonts w:eastAsia="MS Mincho"/>
                <w:sz w:val="18"/>
                <w:szCs w:val="18"/>
              </w:rPr>
              <w:t>GeologicEvent</w:t>
            </w:r>
            <w:r w:rsidRPr="00FA4FE3">
              <w:rPr>
                <w:rFonts w:ascii="Calibri" w:eastAsia="MS Mincho" w:hAnsi="Calibri"/>
                <w:sz w:val="18"/>
                <w:szCs w:val="18"/>
                <w:lang w:val="en-CA"/>
              </w:rPr>
              <w:t xml:space="preserve"> if </w:t>
            </w:r>
            <w:r w:rsidR="00FA4FE3" w:rsidRPr="00FA4FE3">
              <w:rPr>
                <w:rStyle w:val="Entity"/>
                <w:rFonts w:eastAsia="MS Mincho"/>
                <w:sz w:val="18"/>
                <w:szCs w:val="18"/>
              </w:rPr>
              <w:t>GeologicFeature::</w:t>
            </w:r>
            <w:r w:rsidRPr="00FA4FE3">
              <w:rPr>
                <w:rStyle w:val="Entity"/>
                <w:rFonts w:eastAsia="MS Mincho"/>
                <w:sz w:val="18"/>
                <w:szCs w:val="18"/>
              </w:rPr>
              <w:t>geol</w:t>
            </w:r>
            <w:r w:rsidR="00FA4FE3" w:rsidRPr="00FA4FE3">
              <w:rPr>
                <w:rStyle w:val="Entity"/>
                <w:rFonts w:eastAsia="MS Mincho"/>
                <w:sz w:val="18"/>
                <w:szCs w:val="18"/>
              </w:rPr>
              <w:t>ogicHistory</w:t>
            </w:r>
            <w:r w:rsidR="00FA4FE3" w:rsidRPr="00FA4FE3">
              <w:rPr>
                <w:rFonts w:ascii="Calibri" w:eastAsia="MS Mincho" w:hAnsi="Calibri"/>
                <w:sz w:val="18"/>
                <w:szCs w:val="18"/>
                <w:lang w:val="en-CA"/>
              </w:rPr>
              <w:t xml:space="preserve"> can provide the same information</w:t>
            </w:r>
            <w:r w:rsidRPr="00FA4FE3">
              <w:rPr>
                <w:rFonts w:ascii="Calibri" w:eastAsia="MS Mincho" w:hAnsi="Calibri"/>
                <w:sz w:val="18"/>
                <w:szCs w:val="18"/>
                <w:lang w:val="en-CA"/>
              </w:rPr>
              <w:t>.</w:t>
            </w:r>
          </w:p>
        </w:tc>
      </w:tr>
      <w:tr w:rsidR="00FB2691" w:rsidRPr="00FA4FE3"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 xml:space="preserve">/req/gsml4-extension/contact-chronoboundary </w:t>
            </w:r>
          </w:p>
          <w:p w14:paraId="67AA169E" w14:textId="4DE0B377" w:rsidR="00FB2691" w:rsidRPr="00FA4FE3" w:rsidRDefault="00FB2691" w:rsidP="00513449">
            <w:pPr>
              <w:spacing w:before="100" w:beforeAutospacing="1" w:after="100" w:afterAutospacing="1" w:line="230" w:lineRule="atLeast"/>
              <w:jc w:val="both"/>
              <w:rPr>
                <w:rFonts w:ascii="Calibri" w:eastAsia="MS Mincho" w:hAnsi="Calibri"/>
                <w:b/>
                <w:sz w:val="18"/>
                <w:szCs w:val="18"/>
              </w:rPr>
            </w:pPr>
            <w:r w:rsidRPr="00FA4FE3">
              <w:rPr>
                <w:rStyle w:val="Entity"/>
                <w:rFonts w:eastAsia="MS Mincho"/>
                <w:sz w:val="18"/>
                <w:szCs w:val="18"/>
              </w:rPr>
              <w:t>correlatesWith</w:t>
            </w:r>
            <w:r w:rsidRPr="00FA4FE3">
              <w:rPr>
                <w:rFonts w:ascii="Calibri" w:eastAsia="MS Mincho" w:hAnsi="Calibri"/>
                <w:sz w:val="18"/>
                <w:szCs w:val="18"/>
                <w:lang w:val="en-CA"/>
              </w:rPr>
              <w:t xml:space="preserve"> association to a </w:t>
            </w:r>
            <w:r w:rsidRPr="00FA4FE3">
              <w:rPr>
                <w:rStyle w:val="Entity"/>
                <w:rFonts w:eastAsia="MS Mincho"/>
                <w:sz w:val="18"/>
                <w:szCs w:val="18"/>
              </w:rPr>
              <w:t>GeochronologicBondary</w:t>
            </w:r>
            <w:r w:rsidRPr="00FA4FE3">
              <w:rPr>
                <w:rFonts w:ascii="Calibri" w:eastAsia="MS Mincho" w:hAnsi="Calibri"/>
                <w:sz w:val="18"/>
                <w:szCs w:val="18"/>
                <w:lang w:val="en-CA"/>
              </w:rPr>
              <w:t xml:space="preserve"> SHALL be allowed only when </w:t>
            </w:r>
            <w:r w:rsidRPr="00FA4FE3">
              <w:rPr>
                <w:rStyle w:val="Entity"/>
                <w:rFonts w:eastAsia="MS Mincho"/>
                <w:sz w:val="18"/>
                <w:szCs w:val="18"/>
              </w:rPr>
              <w:t>contactType</w:t>
            </w:r>
            <w:r w:rsidRPr="00FA4FE3">
              <w:rPr>
                <w:rFonts w:ascii="Calibri" w:eastAsia="MS Mincho" w:hAnsi="Calibri"/>
                <w:sz w:val="18"/>
                <w:szCs w:val="18"/>
                <w:lang w:val="en-CA"/>
              </w:rPr>
              <w:t xml:space="preserve"> = ChronostratigraphicBoundary.</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w:t>
      </w:r>
      <w:r w:rsidR="003E1755" w:rsidRPr="00DC32F6">
        <w:rPr>
          <w:rStyle w:val="Entity"/>
        </w:rPr>
        <w:t>GeologicStructure</w:t>
      </w:r>
      <w:r w:rsidR="003E1755">
        <w:rPr>
          <w:lang w:val="en-CA"/>
        </w:rPr>
        <w:t xml:space="preserv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1D0C1CEC" w:rsidR="00845595" w:rsidRDefault="00441148" w:rsidP="00364200">
      <w:pPr>
        <w:keepNext/>
      </w:pPr>
      <w:r>
        <w:rPr>
          <w:noProof/>
          <w:lang w:val="en-CA" w:eastAsia="en-CA"/>
        </w:rPr>
        <w:drawing>
          <wp:inline distT="0" distB="0" distL="0" distR="0" wp14:anchorId="7E8FFC8B" wp14:editId="44D2FD53">
            <wp:extent cx="5486400" cy="5571413"/>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571413"/>
                    </a:xfrm>
                    <a:prstGeom prst="rect">
                      <a:avLst/>
                    </a:prstGeom>
                    <a:noFill/>
                    <a:ln>
                      <a:noFill/>
                    </a:ln>
                  </pic:spPr>
                </pic:pic>
              </a:graphicData>
            </a:graphic>
          </wp:inline>
        </w:drawing>
      </w:r>
    </w:p>
    <w:p w14:paraId="1DAC8896" w14:textId="0C683031" w:rsidR="00364200" w:rsidRDefault="00364200" w:rsidP="0036420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32</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bookmarkStart w:id="330" w:name="_Toc458154226"/>
      <w:r>
        <w:rPr>
          <w:lang w:val="en-CA"/>
        </w:rPr>
        <w:t>Geologic Relations</w:t>
      </w:r>
      <w:bookmarkEnd w:id="330"/>
    </w:p>
    <w:p w14:paraId="05E3DBF0" w14:textId="77777777" w:rsidR="000D4260" w:rsidRPr="000D4260" w:rsidRDefault="000D4260" w:rsidP="000D4260">
      <w:pPr>
        <w:rPr>
          <w:lang w:val="en-CA"/>
        </w:rPr>
      </w:pPr>
    </w:p>
    <w:p w14:paraId="11E3941A" w14:textId="4FA8840B" w:rsidR="009C64B2" w:rsidRDefault="00441148" w:rsidP="009C64B2">
      <w:pPr>
        <w:keepNext/>
      </w:pPr>
      <w:r>
        <w:rPr>
          <w:noProof/>
          <w:lang w:val="en-CA" w:eastAsia="en-CA"/>
        </w:rPr>
        <w:lastRenderedPageBreak/>
        <mc:AlternateContent>
          <mc:Choice Requires="wpc">
            <w:drawing>
              <wp:inline distT="0" distB="0" distL="0" distR="0" wp14:anchorId="5D1A612D" wp14:editId="18510792">
                <wp:extent cx="4065294" cy="4688484"/>
                <wp:effectExtent l="0" t="0" r="0" b="0"/>
                <wp:docPr id="481" name="Zone de dessin 4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28" name="Group 205"/>
                        <wpg:cNvGrpSpPr>
                          <a:grpSpLocks/>
                        </wpg:cNvGrpSpPr>
                        <wpg:grpSpPr bwMode="auto">
                          <a:xfrm>
                            <a:off x="19685" y="2540"/>
                            <a:ext cx="4016375" cy="4648835"/>
                            <a:chOff x="31" y="31"/>
                            <a:chExt cx="6325" cy="7321"/>
                          </a:xfrm>
                        </wpg:grpSpPr>
                        <wps:wsp>
                          <wps:cNvPr id="129" name="Rectangle 5"/>
                          <wps:cNvSpPr>
                            <a:spLocks noChangeArrowheads="1"/>
                          </wps:cNvSpPr>
                          <wps:spPr bwMode="auto">
                            <a:xfrm>
                              <a:off x="31" y="31"/>
                              <a:ext cx="6325" cy="7321"/>
                            </a:xfrm>
                            <a:prstGeom prst="rect">
                              <a:avLst/>
                            </a:pr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6"/>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7"/>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Rectangle 8"/>
                          <wps:cNvSpPr>
                            <a:spLocks noChangeArrowheads="1"/>
                          </wps:cNvSpPr>
                          <wps:spPr bwMode="auto">
                            <a:xfrm>
                              <a:off x="83" y="63"/>
                              <a:ext cx="21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1756B" w14:textId="5AC63CF7" w:rsidR="00AC02F9" w:rsidRDefault="00AC02F9">
                                <w:r>
                                  <w:rPr>
                                    <w:rFonts w:ascii="Arial" w:hAnsi="Arial" w:cs="Arial"/>
                                    <w:b/>
                                    <w:bCs/>
                                    <w:color w:val="000000"/>
                                    <w:sz w:val="10"/>
                                    <w:szCs w:val="10"/>
                                  </w:rPr>
                                  <w:t>class Summary diagram: Geologic Relations</w:t>
                                </w:r>
                              </w:p>
                            </w:txbxContent>
                          </wps:txbx>
                          <wps:bodyPr rot="0" vert="horz" wrap="none" lIns="0" tIns="0" rIns="0" bIns="0" anchor="t" anchorCtr="0">
                            <a:spAutoFit/>
                          </wps:bodyPr>
                        </wps:wsp>
                        <wps:wsp>
                          <wps:cNvPr id="133" name="Freeform 9"/>
                          <wps:cNvSpPr>
                            <a:spLocks/>
                          </wps:cNvSpPr>
                          <wps:spPr bwMode="auto">
                            <a:xfrm>
                              <a:off x="448" y="1345"/>
                              <a:ext cx="2637" cy="1085"/>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134" name="Rectangle 10"/>
                          <wps:cNvSpPr>
                            <a:spLocks noChangeArrowheads="1"/>
                          </wps:cNvSpPr>
                          <wps:spPr bwMode="auto">
                            <a:xfrm>
                              <a:off x="417" y="1314"/>
                              <a:ext cx="2647"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1"/>
                          <wps:cNvSpPr>
                            <a:spLocks noChangeArrowheads="1"/>
                          </wps:cNvSpPr>
                          <wps:spPr bwMode="auto">
                            <a:xfrm>
                              <a:off x="417" y="1324"/>
                              <a:ext cx="2647" cy="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2"/>
                          <wps:cNvSpPr>
                            <a:spLocks noChangeArrowheads="1"/>
                          </wps:cNvSpPr>
                          <wps:spPr bwMode="auto">
                            <a:xfrm>
                              <a:off x="417" y="1564"/>
                              <a:ext cx="2647" cy="52"/>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
                          <wps:cNvSpPr>
                            <a:spLocks noChangeArrowheads="1"/>
                          </wps:cNvSpPr>
                          <wps:spPr bwMode="auto">
                            <a:xfrm>
                              <a:off x="417" y="1616"/>
                              <a:ext cx="2647" cy="3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4"/>
                          <wps:cNvSpPr>
                            <a:spLocks noChangeArrowheads="1"/>
                          </wps:cNvSpPr>
                          <wps:spPr bwMode="auto">
                            <a:xfrm>
                              <a:off x="417" y="1648"/>
                              <a:ext cx="2647"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5"/>
                          <wps:cNvSpPr>
                            <a:spLocks noChangeArrowheads="1"/>
                          </wps:cNvSpPr>
                          <wps:spPr bwMode="auto">
                            <a:xfrm>
                              <a:off x="417" y="1700"/>
                              <a:ext cx="2647"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6"/>
                          <wps:cNvSpPr>
                            <a:spLocks noChangeArrowheads="1"/>
                          </wps:cNvSpPr>
                          <wps:spPr bwMode="auto">
                            <a:xfrm>
                              <a:off x="417" y="1752"/>
                              <a:ext cx="2647"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7"/>
                          <wps:cNvSpPr>
                            <a:spLocks noChangeArrowheads="1"/>
                          </wps:cNvSpPr>
                          <wps:spPr bwMode="auto">
                            <a:xfrm>
                              <a:off x="417" y="1804"/>
                              <a:ext cx="2647" cy="52"/>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8"/>
                          <wps:cNvSpPr>
                            <a:spLocks noChangeArrowheads="1"/>
                          </wps:cNvSpPr>
                          <wps:spPr bwMode="auto">
                            <a:xfrm>
                              <a:off x="417" y="1856"/>
                              <a:ext cx="2647"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9"/>
                          <wps:cNvSpPr>
                            <a:spLocks noChangeArrowheads="1"/>
                          </wps:cNvSpPr>
                          <wps:spPr bwMode="auto">
                            <a:xfrm>
                              <a:off x="417" y="1887"/>
                              <a:ext cx="2647" cy="53"/>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20"/>
                          <wps:cNvSpPr>
                            <a:spLocks noChangeArrowheads="1"/>
                          </wps:cNvSpPr>
                          <wps:spPr bwMode="auto">
                            <a:xfrm>
                              <a:off x="417" y="1940"/>
                              <a:ext cx="2647"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21"/>
                          <wps:cNvSpPr>
                            <a:spLocks noChangeArrowheads="1"/>
                          </wps:cNvSpPr>
                          <wps:spPr bwMode="auto">
                            <a:xfrm>
                              <a:off x="417" y="1992"/>
                              <a:ext cx="2647"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22"/>
                          <wps:cNvSpPr>
                            <a:spLocks noChangeArrowheads="1"/>
                          </wps:cNvSpPr>
                          <wps:spPr bwMode="auto">
                            <a:xfrm>
                              <a:off x="417" y="2044"/>
                              <a:ext cx="2647"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23"/>
                          <wps:cNvSpPr>
                            <a:spLocks noChangeArrowheads="1"/>
                          </wps:cNvSpPr>
                          <wps:spPr bwMode="auto">
                            <a:xfrm>
                              <a:off x="417" y="2096"/>
                              <a:ext cx="2647" cy="31"/>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24"/>
                          <wps:cNvSpPr>
                            <a:spLocks noChangeArrowheads="1"/>
                          </wps:cNvSpPr>
                          <wps:spPr bwMode="auto">
                            <a:xfrm>
                              <a:off x="417" y="2127"/>
                              <a:ext cx="2647"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25"/>
                          <wps:cNvSpPr>
                            <a:spLocks noChangeArrowheads="1"/>
                          </wps:cNvSpPr>
                          <wps:spPr bwMode="auto">
                            <a:xfrm>
                              <a:off x="417" y="2179"/>
                              <a:ext cx="2647" cy="53"/>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26"/>
                          <wps:cNvSpPr>
                            <a:spLocks noChangeArrowheads="1"/>
                          </wps:cNvSpPr>
                          <wps:spPr bwMode="auto">
                            <a:xfrm>
                              <a:off x="417" y="2232"/>
                              <a:ext cx="2647"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27"/>
                          <wps:cNvSpPr>
                            <a:spLocks noChangeArrowheads="1"/>
                          </wps:cNvSpPr>
                          <wps:spPr bwMode="auto">
                            <a:xfrm>
                              <a:off x="417" y="2284"/>
                              <a:ext cx="2647"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28"/>
                          <wps:cNvSpPr>
                            <a:spLocks noChangeArrowheads="1"/>
                          </wps:cNvSpPr>
                          <wps:spPr bwMode="auto">
                            <a:xfrm>
                              <a:off x="417" y="2336"/>
                              <a:ext cx="2647" cy="31"/>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29"/>
                          <wps:cNvSpPr>
                            <a:spLocks noChangeArrowheads="1"/>
                          </wps:cNvSpPr>
                          <wps:spPr bwMode="auto">
                            <a:xfrm>
                              <a:off x="417" y="2367"/>
                              <a:ext cx="2647" cy="42"/>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Freeform 30"/>
                          <wps:cNvSpPr>
                            <a:spLocks/>
                          </wps:cNvSpPr>
                          <wps:spPr bwMode="auto">
                            <a:xfrm>
                              <a:off x="417" y="1314"/>
                              <a:ext cx="2637" cy="1084"/>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31"/>
                          <wps:cNvSpPr>
                            <a:spLocks noChangeArrowheads="1"/>
                          </wps:cNvSpPr>
                          <wps:spPr bwMode="auto">
                            <a:xfrm>
                              <a:off x="1365" y="1377"/>
                              <a:ext cx="6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DC4FF" w14:textId="5FAC5CAA" w:rsidR="00AC02F9" w:rsidRDefault="00AC02F9">
                                <w:r>
                                  <w:rPr>
                                    <w:rFonts w:ascii="Arial" w:hAnsi="Arial" w:cs="Arial"/>
                                    <w:color w:val="000000"/>
                                    <w:sz w:val="10"/>
                                    <w:szCs w:val="10"/>
                                  </w:rPr>
                                  <w:t>«FeatureType»</w:t>
                                </w:r>
                              </w:p>
                            </w:txbxContent>
                          </wps:txbx>
                          <wps:bodyPr rot="0" vert="horz" wrap="none" lIns="0" tIns="0" rIns="0" bIns="0" anchor="t" anchorCtr="0">
                            <a:spAutoFit/>
                          </wps:bodyPr>
                        </wps:wsp>
                        <wps:wsp>
                          <wps:cNvPr id="156" name="Rectangle 32"/>
                          <wps:cNvSpPr>
                            <a:spLocks noChangeArrowheads="1"/>
                          </wps:cNvSpPr>
                          <wps:spPr bwMode="auto">
                            <a:xfrm>
                              <a:off x="928" y="1512"/>
                              <a:ext cx="152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BDE51" w14:textId="1F4AF4BA" w:rsidR="00AC02F9" w:rsidRDefault="00AC02F9">
                                <w:r>
                                  <w:rPr>
                                    <w:rFonts w:ascii="Arial" w:hAnsi="Arial" w:cs="Arial"/>
                                    <w:b/>
                                    <w:bCs/>
                                    <w:i/>
                                    <w:iCs/>
                                    <w:color w:val="000000"/>
                                    <w:sz w:val="10"/>
                                    <w:szCs w:val="10"/>
                                  </w:rPr>
                                  <w:t>GeologyBasic::GeologicFeature</w:t>
                                </w:r>
                              </w:p>
                            </w:txbxContent>
                          </wps:txbx>
                          <wps:bodyPr rot="0" vert="horz" wrap="none" lIns="0" tIns="0" rIns="0" bIns="0" anchor="t" anchorCtr="0">
                            <a:spAutoFit/>
                          </wps:bodyPr>
                        </wps:wsp>
                        <wps:wsp>
                          <wps:cNvPr id="157" name="Line 33"/>
                          <wps:cNvCnPr/>
                          <wps:spPr bwMode="auto">
                            <a:xfrm>
                              <a:off x="417" y="1700"/>
                              <a:ext cx="2637"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Rectangle 34"/>
                          <wps:cNvSpPr>
                            <a:spLocks noChangeArrowheads="1"/>
                          </wps:cNvSpPr>
                          <wps:spPr bwMode="auto">
                            <a:xfrm>
                              <a:off x="552"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B36E6" w14:textId="01820E82" w:rsidR="00AC02F9" w:rsidRDefault="00AC02F9">
                                <w:r>
                                  <w:rPr>
                                    <w:rFonts w:ascii="Arial" w:hAnsi="Arial" w:cs="Arial"/>
                                    <w:color w:val="000000"/>
                                    <w:sz w:val="10"/>
                                    <w:szCs w:val="10"/>
                                  </w:rPr>
                                  <w:t>«voidable»</w:t>
                                </w:r>
                              </w:p>
                            </w:txbxContent>
                          </wps:txbx>
                          <wps:bodyPr rot="0" vert="horz" wrap="none" lIns="0" tIns="0" rIns="0" bIns="0" anchor="t" anchorCtr="0">
                            <a:spAutoFit/>
                          </wps:bodyPr>
                        </wps:wsp>
                        <wps:wsp>
                          <wps:cNvPr id="159" name="Rectangle 35"/>
                          <wps:cNvSpPr>
                            <a:spLocks noChangeArrowheads="1"/>
                          </wps:cNvSpPr>
                          <wps:spPr bwMode="auto">
                            <a:xfrm>
                              <a:off x="469"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344B3" w14:textId="4130DF33"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160" name="Rectangle 36"/>
                          <wps:cNvSpPr>
                            <a:spLocks noChangeArrowheads="1"/>
                          </wps:cNvSpPr>
                          <wps:spPr bwMode="auto">
                            <a:xfrm>
                              <a:off x="646" y="1919"/>
                              <a:ext cx="154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F84D1" w14:textId="4A1C9BC3" w:rsidR="00AC02F9" w:rsidRDefault="00AC02F9">
                                <w:r>
                                  <w:rPr>
                                    <w:rFonts w:ascii="Arial" w:hAnsi="Arial" w:cs="Arial"/>
                                    <w:color w:val="3C3C3C"/>
                                    <w:sz w:val="10"/>
                                    <w:szCs w:val="10"/>
                                  </w:rPr>
                                  <w:t>observationMethod: Category [0..*]</w:t>
                                </w:r>
                              </w:p>
                            </w:txbxContent>
                          </wps:txbx>
                          <wps:bodyPr rot="0" vert="horz" wrap="none" lIns="0" tIns="0" rIns="0" bIns="0" anchor="t" anchorCtr="0">
                            <a:spAutoFit/>
                          </wps:bodyPr>
                        </wps:wsp>
                        <wps:wsp>
                          <wps:cNvPr id="161" name="Rectangle 37"/>
                          <wps:cNvSpPr>
                            <a:spLocks noChangeArrowheads="1"/>
                          </wps:cNvSpPr>
                          <wps:spPr bwMode="auto">
                            <a:xfrm>
                              <a:off x="469" y="2054"/>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0716A" w14:textId="6252DE94"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162" name="Rectangle 38"/>
                          <wps:cNvSpPr>
                            <a:spLocks noChangeArrowheads="1"/>
                          </wps:cNvSpPr>
                          <wps:spPr bwMode="auto">
                            <a:xfrm>
                              <a:off x="646" y="2054"/>
                              <a:ext cx="2182"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1BB3E" w14:textId="79C8BC87" w:rsidR="00AC02F9" w:rsidRDefault="00AC02F9">
                                <w:r>
                                  <w:rPr>
                                    <w:rFonts w:ascii="Arial" w:hAnsi="Arial" w:cs="Arial"/>
                                    <w:color w:val="3C3C3C"/>
                                    <w:sz w:val="10"/>
                                    <w:szCs w:val="10"/>
                                  </w:rPr>
                                  <w:t>purpose: DescriptionPurpose [0..1] = typicalNorm</w:t>
                                </w:r>
                              </w:p>
                            </w:txbxContent>
                          </wps:txbx>
                          <wps:bodyPr rot="0" vert="horz" wrap="none" lIns="0" tIns="0" rIns="0" bIns="0" anchor="t" anchorCtr="0">
                            <a:spAutoFit/>
                          </wps:bodyPr>
                        </wps:wsp>
                        <wps:wsp>
                          <wps:cNvPr id="163" name="Rectangle 39"/>
                          <wps:cNvSpPr>
                            <a:spLocks noChangeArrowheads="1"/>
                          </wps:cNvSpPr>
                          <wps:spPr bwMode="auto">
                            <a:xfrm>
                              <a:off x="469" y="2190"/>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58466" w14:textId="3E819A04"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164" name="Rectangle 40"/>
                          <wps:cNvSpPr>
                            <a:spLocks noChangeArrowheads="1"/>
                          </wps:cNvSpPr>
                          <wps:spPr bwMode="auto">
                            <a:xfrm>
                              <a:off x="646" y="2190"/>
                              <a:ext cx="10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E6A51" w14:textId="3411CBA7" w:rsidR="00AC02F9" w:rsidRDefault="00AC02F9">
                                <w:r>
                                  <w:rPr>
                                    <w:rFonts w:ascii="Arial" w:hAnsi="Arial" w:cs="Arial"/>
                                    <w:color w:val="3C3C3C"/>
                                    <w:sz w:val="10"/>
                                    <w:szCs w:val="10"/>
                                  </w:rPr>
                                  <w:t>classifier: Category [0..*]</w:t>
                                </w:r>
                              </w:p>
                            </w:txbxContent>
                          </wps:txbx>
                          <wps:bodyPr rot="0" vert="horz" wrap="none" lIns="0" tIns="0" rIns="0" bIns="0" anchor="t" anchorCtr="0">
                            <a:spAutoFit/>
                          </wps:bodyPr>
                        </wps:wsp>
                        <wps:wsp>
                          <wps:cNvPr id="165" name="Freeform 41"/>
                          <wps:cNvSpPr>
                            <a:spLocks/>
                          </wps:cNvSpPr>
                          <wps:spPr bwMode="auto">
                            <a:xfrm>
                              <a:off x="490" y="4442"/>
                              <a:ext cx="2553" cy="1054"/>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42"/>
                          <wps:cNvSpPr>
                            <a:spLocks noChangeArrowheads="1"/>
                          </wps:cNvSpPr>
                          <wps:spPr bwMode="auto">
                            <a:xfrm>
                              <a:off x="459" y="4411"/>
                              <a:ext cx="2564"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43"/>
                          <wps:cNvSpPr>
                            <a:spLocks noChangeArrowheads="1"/>
                          </wps:cNvSpPr>
                          <wps:spPr bwMode="auto">
                            <a:xfrm>
                              <a:off x="459" y="4421"/>
                              <a:ext cx="2564"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44"/>
                          <wps:cNvSpPr>
                            <a:spLocks noChangeArrowheads="1"/>
                          </wps:cNvSpPr>
                          <wps:spPr bwMode="auto">
                            <a:xfrm>
                              <a:off x="459" y="4640"/>
                              <a:ext cx="2564"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45"/>
                          <wps:cNvSpPr>
                            <a:spLocks noChangeArrowheads="1"/>
                          </wps:cNvSpPr>
                          <wps:spPr bwMode="auto">
                            <a:xfrm>
                              <a:off x="459" y="4661"/>
                              <a:ext cx="2564"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46"/>
                          <wps:cNvSpPr>
                            <a:spLocks noChangeArrowheads="1"/>
                          </wps:cNvSpPr>
                          <wps:spPr bwMode="auto">
                            <a:xfrm>
                              <a:off x="459" y="4672"/>
                              <a:ext cx="2564" cy="21"/>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47"/>
                          <wps:cNvSpPr>
                            <a:spLocks noChangeArrowheads="1"/>
                          </wps:cNvSpPr>
                          <wps:spPr bwMode="auto">
                            <a:xfrm>
                              <a:off x="459" y="4693"/>
                              <a:ext cx="2564"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48"/>
                          <wps:cNvSpPr>
                            <a:spLocks noChangeArrowheads="1"/>
                          </wps:cNvSpPr>
                          <wps:spPr bwMode="auto">
                            <a:xfrm>
                              <a:off x="459" y="4703"/>
                              <a:ext cx="2564" cy="2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49"/>
                          <wps:cNvSpPr>
                            <a:spLocks noChangeArrowheads="1"/>
                          </wps:cNvSpPr>
                          <wps:spPr bwMode="auto">
                            <a:xfrm>
                              <a:off x="459" y="4724"/>
                              <a:ext cx="2564" cy="21"/>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50"/>
                          <wps:cNvSpPr>
                            <a:spLocks noChangeArrowheads="1"/>
                          </wps:cNvSpPr>
                          <wps:spPr bwMode="auto">
                            <a:xfrm>
                              <a:off x="459" y="4745"/>
                              <a:ext cx="2564" cy="3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51"/>
                          <wps:cNvSpPr>
                            <a:spLocks noChangeArrowheads="1"/>
                          </wps:cNvSpPr>
                          <wps:spPr bwMode="auto">
                            <a:xfrm>
                              <a:off x="459" y="4776"/>
                              <a:ext cx="2564"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52"/>
                          <wps:cNvSpPr>
                            <a:spLocks noChangeArrowheads="1"/>
                          </wps:cNvSpPr>
                          <wps:spPr bwMode="auto">
                            <a:xfrm>
                              <a:off x="459" y="4786"/>
                              <a:ext cx="2564" cy="42"/>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53"/>
                          <wps:cNvSpPr>
                            <a:spLocks noChangeArrowheads="1"/>
                          </wps:cNvSpPr>
                          <wps:spPr bwMode="auto">
                            <a:xfrm>
                              <a:off x="459" y="4828"/>
                              <a:ext cx="2564" cy="11"/>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54"/>
                          <wps:cNvSpPr>
                            <a:spLocks noChangeArrowheads="1"/>
                          </wps:cNvSpPr>
                          <wps:spPr bwMode="auto">
                            <a:xfrm>
                              <a:off x="459" y="4839"/>
                              <a:ext cx="2564" cy="3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55"/>
                          <wps:cNvSpPr>
                            <a:spLocks noChangeArrowheads="1"/>
                          </wps:cNvSpPr>
                          <wps:spPr bwMode="auto">
                            <a:xfrm>
                              <a:off x="459" y="4870"/>
                              <a:ext cx="2564" cy="2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56"/>
                          <wps:cNvSpPr>
                            <a:spLocks noChangeArrowheads="1"/>
                          </wps:cNvSpPr>
                          <wps:spPr bwMode="auto">
                            <a:xfrm>
                              <a:off x="459" y="4891"/>
                              <a:ext cx="2564" cy="3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57"/>
                          <wps:cNvSpPr>
                            <a:spLocks noChangeArrowheads="1"/>
                          </wps:cNvSpPr>
                          <wps:spPr bwMode="auto">
                            <a:xfrm>
                              <a:off x="459" y="4922"/>
                              <a:ext cx="2564" cy="2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8"/>
                          <wps:cNvSpPr>
                            <a:spLocks noChangeArrowheads="1"/>
                          </wps:cNvSpPr>
                          <wps:spPr bwMode="auto">
                            <a:xfrm>
                              <a:off x="459" y="4943"/>
                              <a:ext cx="2564" cy="3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59"/>
                          <wps:cNvSpPr>
                            <a:spLocks noChangeArrowheads="1"/>
                          </wps:cNvSpPr>
                          <wps:spPr bwMode="auto">
                            <a:xfrm>
                              <a:off x="459" y="4974"/>
                              <a:ext cx="2564"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60"/>
                          <wps:cNvSpPr>
                            <a:spLocks noChangeArrowheads="1"/>
                          </wps:cNvSpPr>
                          <wps:spPr bwMode="auto">
                            <a:xfrm>
                              <a:off x="459" y="4985"/>
                              <a:ext cx="2564" cy="2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61"/>
                          <wps:cNvSpPr>
                            <a:spLocks noChangeArrowheads="1"/>
                          </wps:cNvSpPr>
                          <wps:spPr bwMode="auto">
                            <a:xfrm>
                              <a:off x="459" y="5005"/>
                              <a:ext cx="2564" cy="2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62"/>
                          <wps:cNvSpPr>
                            <a:spLocks noChangeArrowheads="1"/>
                          </wps:cNvSpPr>
                          <wps:spPr bwMode="auto">
                            <a:xfrm>
                              <a:off x="459" y="5026"/>
                              <a:ext cx="2564" cy="32"/>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63"/>
                          <wps:cNvSpPr>
                            <a:spLocks noChangeArrowheads="1"/>
                          </wps:cNvSpPr>
                          <wps:spPr bwMode="auto">
                            <a:xfrm>
                              <a:off x="459" y="5058"/>
                              <a:ext cx="2564"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64"/>
                          <wps:cNvSpPr>
                            <a:spLocks noChangeArrowheads="1"/>
                          </wps:cNvSpPr>
                          <wps:spPr bwMode="auto">
                            <a:xfrm>
                              <a:off x="459" y="5068"/>
                              <a:ext cx="2564" cy="42"/>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65"/>
                          <wps:cNvSpPr>
                            <a:spLocks noChangeArrowheads="1"/>
                          </wps:cNvSpPr>
                          <wps:spPr bwMode="auto">
                            <a:xfrm>
                              <a:off x="459" y="5110"/>
                              <a:ext cx="2564"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66"/>
                          <wps:cNvSpPr>
                            <a:spLocks noChangeArrowheads="1"/>
                          </wps:cNvSpPr>
                          <wps:spPr bwMode="auto">
                            <a:xfrm>
                              <a:off x="459" y="5120"/>
                              <a:ext cx="2564" cy="3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67"/>
                          <wps:cNvSpPr>
                            <a:spLocks noChangeArrowheads="1"/>
                          </wps:cNvSpPr>
                          <wps:spPr bwMode="auto">
                            <a:xfrm>
                              <a:off x="459" y="5151"/>
                              <a:ext cx="2564" cy="21"/>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68"/>
                          <wps:cNvSpPr>
                            <a:spLocks noChangeArrowheads="1"/>
                          </wps:cNvSpPr>
                          <wps:spPr bwMode="auto">
                            <a:xfrm>
                              <a:off x="459" y="5172"/>
                              <a:ext cx="2564" cy="32"/>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69"/>
                          <wps:cNvSpPr>
                            <a:spLocks noChangeArrowheads="1"/>
                          </wps:cNvSpPr>
                          <wps:spPr bwMode="auto">
                            <a:xfrm>
                              <a:off x="459" y="5204"/>
                              <a:ext cx="2564" cy="2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70"/>
                          <wps:cNvSpPr>
                            <a:spLocks noChangeArrowheads="1"/>
                          </wps:cNvSpPr>
                          <wps:spPr bwMode="auto">
                            <a:xfrm>
                              <a:off x="459" y="5224"/>
                              <a:ext cx="2564" cy="32"/>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71"/>
                          <wps:cNvSpPr>
                            <a:spLocks noChangeArrowheads="1"/>
                          </wps:cNvSpPr>
                          <wps:spPr bwMode="auto">
                            <a:xfrm>
                              <a:off x="459" y="5256"/>
                              <a:ext cx="2564" cy="21"/>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72"/>
                          <wps:cNvSpPr>
                            <a:spLocks noChangeArrowheads="1"/>
                          </wps:cNvSpPr>
                          <wps:spPr bwMode="auto">
                            <a:xfrm>
                              <a:off x="459" y="5277"/>
                              <a:ext cx="2564" cy="3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73"/>
                          <wps:cNvSpPr>
                            <a:spLocks noChangeArrowheads="1"/>
                          </wps:cNvSpPr>
                          <wps:spPr bwMode="auto">
                            <a:xfrm>
                              <a:off x="459" y="5308"/>
                              <a:ext cx="2564"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74"/>
                          <wps:cNvSpPr>
                            <a:spLocks noChangeArrowheads="1"/>
                          </wps:cNvSpPr>
                          <wps:spPr bwMode="auto">
                            <a:xfrm>
                              <a:off x="459" y="5318"/>
                              <a:ext cx="2564" cy="42"/>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75"/>
                          <wps:cNvSpPr>
                            <a:spLocks noChangeArrowheads="1"/>
                          </wps:cNvSpPr>
                          <wps:spPr bwMode="auto">
                            <a:xfrm>
                              <a:off x="459" y="5360"/>
                              <a:ext cx="2564"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76"/>
                          <wps:cNvSpPr>
                            <a:spLocks noChangeArrowheads="1"/>
                          </wps:cNvSpPr>
                          <wps:spPr bwMode="auto">
                            <a:xfrm>
                              <a:off x="459" y="5370"/>
                              <a:ext cx="2564" cy="2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77"/>
                          <wps:cNvSpPr>
                            <a:spLocks noChangeArrowheads="1"/>
                          </wps:cNvSpPr>
                          <wps:spPr bwMode="auto">
                            <a:xfrm>
                              <a:off x="459" y="5391"/>
                              <a:ext cx="2564" cy="11"/>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78"/>
                          <wps:cNvSpPr>
                            <a:spLocks noChangeArrowheads="1"/>
                          </wps:cNvSpPr>
                          <wps:spPr bwMode="auto">
                            <a:xfrm>
                              <a:off x="459" y="5402"/>
                              <a:ext cx="2564" cy="4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79"/>
                          <wps:cNvSpPr>
                            <a:spLocks noChangeArrowheads="1"/>
                          </wps:cNvSpPr>
                          <wps:spPr bwMode="auto">
                            <a:xfrm>
                              <a:off x="459" y="5443"/>
                              <a:ext cx="2564"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80"/>
                          <wps:cNvSpPr>
                            <a:spLocks noChangeArrowheads="1"/>
                          </wps:cNvSpPr>
                          <wps:spPr bwMode="auto">
                            <a:xfrm>
                              <a:off x="459" y="5454"/>
                              <a:ext cx="2564" cy="2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Freeform 81"/>
                          <wps:cNvSpPr>
                            <a:spLocks/>
                          </wps:cNvSpPr>
                          <wps:spPr bwMode="auto">
                            <a:xfrm>
                              <a:off x="459" y="4411"/>
                              <a:ext cx="2553" cy="1053"/>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Rectangle 82"/>
                          <wps:cNvSpPr>
                            <a:spLocks noChangeArrowheads="1"/>
                          </wps:cNvSpPr>
                          <wps:spPr bwMode="auto">
                            <a:xfrm>
                              <a:off x="1553" y="4474"/>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E8BA7" w14:textId="39AAE368" w:rsidR="00AC02F9" w:rsidRDefault="00AC02F9">
                                <w:r>
                                  <w:rPr>
                                    <w:rFonts w:ascii="Arial" w:hAnsi="Arial" w:cs="Arial"/>
                                    <w:color w:val="000000"/>
                                    <w:sz w:val="10"/>
                                    <w:szCs w:val="10"/>
                                  </w:rPr>
                                  <w:t>«Type»</w:t>
                                </w:r>
                              </w:p>
                            </w:txbxContent>
                          </wps:txbx>
                          <wps:bodyPr rot="0" vert="horz" wrap="none" lIns="0" tIns="0" rIns="0" bIns="0" anchor="t" anchorCtr="0">
                            <a:spAutoFit/>
                          </wps:bodyPr>
                        </wps:wsp>
                        <wps:wsp>
                          <wps:cNvPr id="207" name="Rectangle 83"/>
                          <wps:cNvSpPr>
                            <a:spLocks noChangeArrowheads="1"/>
                          </wps:cNvSpPr>
                          <wps:spPr bwMode="auto">
                            <a:xfrm>
                              <a:off x="1105" y="4609"/>
                              <a:ext cx="11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2E50B" w14:textId="79954064" w:rsidR="00AC02F9" w:rsidRDefault="00AC02F9">
                                <w:r>
                                  <w:rPr>
                                    <w:rFonts w:ascii="Arial" w:hAnsi="Arial" w:cs="Arial"/>
                                    <w:b/>
                                    <w:bCs/>
                                    <w:color w:val="000000"/>
                                    <w:sz w:val="10"/>
                                    <w:szCs w:val="10"/>
                                  </w:rPr>
                                  <w:t>GeologicFeatureRelation</w:t>
                                </w:r>
                              </w:p>
                            </w:txbxContent>
                          </wps:txbx>
                          <wps:bodyPr rot="0" vert="horz" wrap="none" lIns="0" tIns="0" rIns="0" bIns="0" anchor="t" anchorCtr="0">
                            <a:spAutoFit/>
                          </wps:bodyPr>
                        </wps:wsp>
                        <wps:wsp>
                          <wps:cNvPr id="208" name="Line 84"/>
                          <wps:cNvCnPr/>
                          <wps:spPr bwMode="auto">
                            <a:xfrm>
                              <a:off x="459" y="4797"/>
                              <a:ext cx="2553"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Rectangle 85"/>
                          <wps:cNvSpPr>
                            <a:spLocks noChangeArrowheads="1"/>
                          </wps:cNvSpPr>
                          <wps:spPr bwMode="auto">
                            <a:xfrm>
                              <a:off x="594" y="4880"/>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42E84" w14:textId="25F8F437" w:rsidR="00AC02F9" w:rsidRDefault="00AC02F9">
                                <w:r>
                                  <w:rPr>
                                    <w:rFonts w:ascii="Arial" w:hAnsi="Arial" w:cs="Arial"/>
                                    <w:color w:val="000000"/>
                                    <w:sz w:val="10"/>
                                    <w:szCs w:val="10"/>
                                  </w:rPr>
                                  <w:t>«voidable»</w:t>
                                </w:r>
                              </w:p>
                            </w:txbxContent>
                          </wps:txbx>
                          <wps:bodyPr rot="0" vert="horz" wrap="none" lIns="0" tIns="0" rIns="0" bIns="0" anchor="t" anchorCtr="0">
                            <a:spAutoFit/>
                          </wps:bodyPr>
                        </wps:wsp>
                        <wps:wsp>
                          <wps:cNvPr id="210" name="Rectangle 86"/>
                          <wps:cNvSpPr>
                            <a:spLocks noChangeArrowheads="1"/>
                          </wps:cNvSpPr>
                          <wps:spPr bwMode="auto">
                            <a:xfrm>
                              <a:off x="511" y="5016"/>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9746" w14:textId="6FA13235"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211" name="Rectangle 87"/>
                          <wps:cNvSpPr>
                            <a:spLocks noChangeArrowheads="1"/>
                          </wps:cNvSpPr>
                          <wps:spPr bwMode="auto">
                            <a:xfrm>
                              <a:off x="688" y="5016"/>
                              <a:ext cx="199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015EA" w14:textId="719767C5" w:rsidR="00AC02F9" w:rsidRDefault="00AC02F9">
                                <w:r>
                                  <w:rPr>
                                    <w:rFonts w:ascii="Arial" w:hAnsi="Arial" w:cs="Arial"/>
                                    <w:color w:val="3C3C3C"/>
                                    <w:sz w:val="10"/>
                                    <w:szCs w:val="10"/>
                                  </w:rPr>
                                  <w:t>relationship: GeologicRelationshipTerm [0..1]</w:t>
                                </w:r>
                              </w:p>
                            </w:txbxContent>
                          </wps:txbx>
                          <wps:bodyPr rot="0" vert="horz" wrap="none" lIns="0" tIns="0" rIns="0" bIns="0" anchor="t" anchorCtr="0">
                            <a:spAutoFit/>
                          </wps:bodyPr>
                        </wps:wsp>
                        <wps:wsp>
                          <wps:cNvPr id="212" name="Rectangle 88"/>
                          <wps:cNvSpPr>
                            <a:spLocks noChangeArrowheads="1"/>
                          </wps:cNvSpPr>
                          <wps:spPr bwMode="auto">
                            <a:xfrm>
                              <a:off x="511" y="5151"/>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4F21E" w14:textId="4492E4FD"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213" name="Rectangle 89"/>
                          <wps:cNvSpPr>
                            <a:spLocks noChangeArrowheads="1"/>
                          </wps:cNvSpPr>
                          <wps:spPr bwMode="auto">
                            <a:xfrm>
                              <a:off x="688" y="5151"/>
                              <a:ext cx="16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79760" w14:textId="6383A156" w:rsidR="00AC02F9" w:rsidRDefault="00AC02F9">
                                <w:r>
                                  <w:rPr>
                                    <w:rFonts w:ascii="Arial" w:hAnsi="Arial" w:cs="Arial"/>
                                    <w:color w:val="3C3C3C"/>
                                    <w:sz w:val="10"/>
                                    <w:szCs w:val="10"/>
                                  </w:rPr>
                                  <w:t>sourceRole: RelationRoleTerm [0..1]</w:t>
                                </w:r>
                              </w:p>
                            </w:txbxContent>
                          </wps:txbx>
                          <wps:bodyPr rot="0" vert="horz" wrap="none" lIns="0" tIns="0" rIns="0" bIns="0" anchor="t" anchorCtr="0">
                            <a:spAutoFit/>
                          </wps:bodyPr>
                        </wps:wsp>
                        <wps:wsp>
                          <wps:cNvPr id="214" name="Rectangle 90"/>
                          <wps:cNvSpPr>
                            <a:spLocks noChangeArrowheads="1"/>
                          </wps:cNvSpPr>
                          <wps:spPr bwMode="auto">
                            <a:xfrm>
                              <a:off x="511" y="5287"/>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13D9A" w14:textId="3CF57F8A"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215" name="Rectangle 91"/>
                          <wps:cNvSpPr>
                            <a:spLocks noChangeArrowheads="1"/>
                          </wps:cNvSpPr>
                          <wps:spPr bwMode="auto">
                            <a:xfrm>
                              <a:off x="688" y="5287"/>
                              <a:ext cx="15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AB730" w14:textId="52672B83" w:rsidR="00AC02F9" w:rsidRDefault="00AC02F9">
                                <w:r>
                                  <w:rPr>
                                    <w:rFonts w:ascii="Arial" w:hAnsi="Arial" w:cs="Arial"/>
                                    <w:color w:val="3C3C3C"/>
                                    <w:sz w:val="10"/>
                                    <w:szCs w:val="10"/>
                                  </w:rPr>
                                  <w:t>targetRole: RelationRoleTerm [0..1]</w:t>
                                </w:r>
                              </w:p>
                            </w:txbxContent>
                          </wps:txbx>
                          <wps:bodyPr rot="0" vert="horz" wrap="none" lIns="0" tIns="0" rIns="0" bIns="0" anchor="t" anchorCtr="0">
                            <a:spAutoFit/>
                          </wps:bodyPr>
                        </wps:wsp>
                        <wps:wsp>
                          <wps:cNvPr id="216" name="Freeform 92"/>
                          <wps:cNvSpPr>
                            <a:spLocks/>
                          </wps:cNvSpPr>
                          <wps:spPr bwMode="auto">
                            <a:xfrm>
                              <a:off x="3565" y="5913"/>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ACDD6"/>
                            </a:solidFill>
                            <a:ln w="0">
                              <a:solidFill>
                                <a:srgbClr val="000000"/>
                              </a:solidFill>
                              <a:prstDash val="solid"/>
                              <a:round/>
                              <a:headEnd/>
                              <a:tailEnd/>
                            </a:ln>
                          </wps:spPr>
                          <wps:bodyPr rot="0" vert="horz" wrap="square" lIns="91440" tIns="45720" rIns="91440" bIns="45720" anchor="t" anchorCtr="0" upright="1">
                            <a:noAutofit/>
                          </wps:bodyPr>
                        </wps:wsp>
                        <wps:wsp>
                          <wps:cNvPr id="217" name="Rectangle 93"/>
                          <wps:cNvSpPr>
                            <a:spLocks noChangeArrowheads="1"/>
                          </wps:cNvSpPr>
                          <wps:spPr bwMode="auto">
                            <a:xfrm>
                              <a:off x="3533" y="5881"/>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94"/>
                          <wps:cNvSpPr>
                            <a:spLocks noChangeArrowheads="1"/>
                          </wps:cNvSpPr>
                          <wps:spPr bwMode="auto">
                            <a:xfrm>
                              <a:off x="3533" y="5892"/>
                              <a:ext cx="1522" cy="104"/>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95"/>
                          <wps:cNvSpPr>
                            <a:spLocks noChangeArrowheads="1"/>
                          </wps:cNvSpPr>
                          <wps:spPr bwMode="auto">
                            <a:xfrm>
                              <a:off x="3533" y="5996"/>
                              <a:ext cx="1522" cy="1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96"/>
                          <wps:cNvSpPr>
                            <a:spLocks noChangeArrowheads="1"/>
                          </wps:cNvSpPr>
                          <wps:spPr bwMode="auto">
                            <a:xfrm>
                              <a:off x="3533" y="6007"/>
                              <a:ext cx="1522" cy="10"/>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97"/>
                          <wps:cNvSpPr>
                            <a:spLocks noChangeArrowheads="1"/>
                          </wps:cNvSpPr>
                          <wps:spPr bwMode="auto">
                            <a:xfrm>
                              <a:off x="3533" y="6017"/>
                              <a:ext cx="1522"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98"/>
                          <wps:cNvSpPr>
                            <a:spLocks noChangeArrowheads="1"/>
                          </wps:cNvSpPr>
                          <wps:spPr bwMode="auto">
                            <a:xfrm>
                              <a:off x="3533" y="6027"/>
                              <a:ext cx="1522" cy="11"/>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99"/>
                          <wps:cNvSpPr>
                            <a:spLocks noChangeArrowheads="1"/>
                          </wps:cNvSpPr>
                          <wps:spPr bwMode="auto">
                            <a:xfrm>
                              <a:off x="3533" y="6038"/>
                              <a:ext cx="1522" cy="10"/>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00"/>
                          <wps:cNvSpPr>
                            <a:spLocks noChangeArrowheads="1"/>
                          </wps:cNvSpPr>
                          <wps:spPr bwMode="auto">
                            <a:xfrm>
                              <a:off x="3533" y="6048"/>
                              <a:ext cx="1522"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01"/>
                          <wps:cNvSpPr>
                            <a:spLocks noChangeArrowheads="1"/>
                          </wps:cNvSpPr>
                          <wps:spPr bwMode="auto">
                            <a:xfrm>
                              <a:off x="3533" y="6069"/>
                              <a:ext cx="1522" cy="11"/>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102"/>
                          <wps:cNvSpPr>
                            <a:spLocks noChangeArrowheads="1"/>
                          </wps:cNvSpPr>
                          <wps:spPr bwMode="auto">
                            <a:xfrm>
                              <a:off x="3533" y="6080"/>
                              <a:ext cx="1522" cy="1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103"/>
                          <wps:cNvSpPr>
                            <a:spLocks noChangeArrowheads="1"/>
                          </wps:cNvSpPr>
                          <wps:spPr bwMode="auto">
                            <a:xfrm>
                              <a:off x="3533" y="6090"/>
                              <a:ext cx="1522"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104"/>
                          <wps:cNvSpPr>
                            <a:spLocks noChangeArrowheads="1"/>
                          </wps:cNvSpPr>
                          <wps:spPr bwMode="auto">
                            <a:xfrm>
                              <a:off x="3533" y="6100"/>
                              <a:ext cx="1522"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05"/>
                          <wps:cNvSpPr>
                            <a:spLocks noChangeArrowheads="1"/>
                          </wps:cNvSpPr>
                          <wps:spPr bwMode="auto">
                            <a:xfrm>
                              <a:off x="3533" y="6121"/>
                              <a:ext cx="1522" cy="1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06"/>
                          <wps:cNvSpPr>
                            <a:spLocks noChangeArrowheads="1"/>
                          </wps:cNvSpPr>
                          <wps:spPr bwMode="auto">
                            <a:xfrm>
                              <a:off x="3533" y="6132"/>
                              <a:ext cx="1522" cy="10"/>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07"/>
                          <wps:cNvSpPr>
                            <a:spLocks noChangeArrowheads="1"/>
                          </wps:cNvSpPr>
                          <wps:spPr bwMode="auto">
                            <a:xfrm>
                              <a:off x="3533" y="6142"/>
                              <a:ext cx="1522" cy="1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08"/>
                          <wps:cNvSpPr>
                            <a:spLocks noChangeArrowheads="1"/>
                          </wps:cNvSpPr>
                          <wps:spPr bwMode="auto">
                            <a:xfrm>
                              <a:off x="3533" y="6153"/>
                              <a:ext cx="1522" cy="20"/>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09"/>
                          <wps:cNvSpPr>
                            <a:spLocks noChangeArrowheads="1"/>
                          </wps:cNvSpPr>
                          <wps:spPr bwMode="auto">
                            <a:xfrm>
                              <a:off x="3533" y="6173"/>
                              <a:ext cx="1522"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110"/>
                          <wps:cNvSpPr>
                            <a:spLocks noChangeArrowheads="1"/>
                          </wps:cNvSpPr>
                          <wps:spPr bwMode="auto">
                            <a:xfrm>
                              <a:off x="3533" y="6184"/>
                              <a:ext cx="1522" cy="10"/>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111"/>
                          <wps:cNvSpPr>
                            <a:spLocks noChangeArrowheads="1"/>
                          </wps:cNvSpPr>
                          <wps:spPr bwMode="auto">
                            <a:xfrm>
                              <a:off x="3533" y="6194"/>
                              <a:ext cx="1522"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112"/>
                          <wps:cNvSpPr>
                            <a:spLocks noChangeArrowheads="1"/>
                          </wps:cNvSpPr>
                          <wps:spPr bwMode="auto">
                            <a:xfrm>
                              <a:off x="3533" y="6215"/>
                              <a:ext cx="1522"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13"/>
                          <wps:cNvSpPr>
                            <a:spLocks noChangeArrowheads="1"/>
                          </wps:cNvSpPr>
                          <wps:spPr bwMode="auto">
                            <a:xfrm>
                              <a:off x="3533" y="6225"/>
                              <a:ext cx="1522"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14"/>
                          <wps:cNvSpPr>
                            <a:spLocks noChangeArrowheads="1"/>
                          </wps:cNvSpPr>
                          <wps:spPr bwMode="auto">
                            <a:xfrm>
                              <a:off x="3533" y="6236"/>
                              <a:ext cx="1522"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15"/>
                          <wps:cNvSpPr>
                            <a:spLocks noChangeArrowheads="1"/>
                          </wps:cNvSpPr>
                          <wps:spPr bwMode="auto">
                            <a:xfrm>
                              <a:off x="3533" y="6246"/>
                              <a:ext cx="1522"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16"/>
                          <wps:cNvSpPr>
                            <a:spLocks noChangeArrowheads="1"/>
                          </wps:cNvSpPr>
                          <wps:spPr bwMode="auto">
                            <a:xfrm>
                              <a:off x="3533" y="6267"/>
                              <a:ext cx="1522"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117"/>
                          <wps:cNvSpPr>
                            <a:spLocks noChangeArrowheads="1"/>
                          </wps:cNvSpPr>
                          <wps:spPr bwMode="auto">
                            <a:xfrm>
                              <a:off x="3533" y="6288"/>
                              <a:ext cx="1522"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118"/>
                          <wps:cNvSpPr>
                            <a:spLocks noChangeArrowheads="1"/>
                          </wps:cNvSpPr>
                          <wps:spPr bwMode="auto">
                            <a:xfrm>
                              <a:off x="3533" y="6298"/>
                              <a:ext cx="1522"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119"/>
                          <wps:cNvSpPr>
                            <a:spLocks noChangeArrowheads="1"/>
                          </wps:cNvSpPr>
                          <wps:spPr bwMode="auto">
                            <a:xfrm>
                              <a:off x="3533" y="6319"/>
                              <a:ext cx="1522"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120"/>
                          <wps:cNvSpPr>
                            <a:spLocks noChangeArrowheads="1"/>
                          </wps:cNvSpPr>
                          <wps:spPr bwMode="auto">
                            <a:xfrm>
                              <a:off x="3533" y="6340"/>
                              <a:ext cx="1522" cy="11"/>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121"/>
                          <wps:cNvSpPr>
                            <a:spLocks noChangeArrowheads="1"/>
                          </wps:cNvSpPr>
                          <wps:spPr bwMode="auto">
                            <a:xfrm>
                              <a:off x="3533" y="6351"/>
                              <a:ext cx="1522" cy="1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122"/>
                          <wps:cNvSpPr>
                            <a:spLocks noChangeArrowheads="1"/>
                          </wps:cNvSpPr>
                          <wps:spPr bwMode="auto">
                            <a:xfrm>
                              <a:off x="3533" y="6361"/>
                              <a:ext cx="1522"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123"/>
                          <wps:cNvSpPr>
                            <a:spLocks noChangeArrowheads="1"/>
                          </wps:cNvSpPr>
                          <wps:spPr bwMode="auto">
                            <a:xfrm>
                              <a:off x="3533" y="6371"/>
                              <a:ext cx="1522"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124"/>
                          <wps:cNvSpPr>
                            <a:spLocks noChangeArrowheads="1"/>
                          </wps:cNvSpPr>
                          <wps:spPr bwMode="auto">
                            <a:xfrm>
                              <a:off x="3533" y="6382"/>
                              <a:ext cx="1522"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125"/>
                          <wps:cNvSpPr>
                            <a:spLocks noChangeArrowheads="1"/>
                          </wps:cNvSpPr>
                          <wps:spPr bwMode="auto">
                            <a:xfrm>
                              <a:off x="3533" y="6392"/>
                              <a:ext cx="1522" cy="1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126"/>
                          <wps:cNvSpPr>
                            <a:spLocks noChangeArrowheads="1"/>
                          </wps:cNvSpPr>
                          <wps:spPr bwMode="auto">
                            <a:xfrm>
                              <a:off x="3533" y="6403"/>
                              <a:ext cx="1522" cy="10"/>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127"/>
                          <wps:cNvSpPr>
                            <a:spLocks noChangeArrowheads="1"/>
                          </wps:cNvSpPr>
                          <wps:spPr bwMode="auto">
                            <a:xfrm>
                              <a:off x="3533" y="6413"/>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Freeform 128"/>
                          <wps:cNvSpPr>
                            <a:spLocks/>
                          </wps:cNvSpPr>
                          <wps:spPr bwMode="auto">
                            <a:xfrm>
                              <a:off x="3533" y="588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Rectangle 129"/>
                          <wps:cNvSpPr>
                            <a:spLocks noChangeArrowheads="1"/>
                          </wps:cNvSpPr>
                          <wps:spPr bwMode="auto">
                            <a:xfrm>
                              <a:off x="4013" y="5944"/>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D3421" w14:textId="35AE254C" w:rsidR="00AC02F9" w:rsidRDefault="00AC02F9">
                                <w:r>
                                  <w:rPr>
                                    <w:rFonts w:ascii="Arial" w:hAnsi="Arial" w:cs="Arial"/>
                                    <w:color w:val="000000"/>
                                    <w:sz w:val="10"/>
                                    <w:szCs w:val="10"/>
                                  </w:rPr>
                                  <w:t>«CodeList»</w:t>
                                </w:r>
                              </w:p>
                            </w:txbxContent>
                          </wps:txbx>
                          <wps:bodyPr rot="0" vert="horz" wrap="none" lIns="0" tIns="0" rIns="0" bIns="0" anchor="t" anchorCtr="0">
                            <a:spAutoFit/>
                          </wps:bodyPr>
                        </wps:wsp>
                        <wps:wsp>
                          <wps:cNvPr id="254" name="Rectangle 130"/>
                          <wps:cNvSpPr>
                            <a:spLocks noChangeArrowheads="1"/>
                          </wps:cNvSpPr>
                          <wps:spPr bwMode="auto">
                            <a:xfrm>
                              <a:off x="3617" y="6080"/>
                              <a:ext cx="12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9B411" w14:textId="52DEDAEC" w:rsidR="00AC02F9" w:rsidRDefault="00AC02F9">
                                <w:r>
                                  <w:rPr>
                                    <w:rFonts w:ascii="Arial" w:hAnsi="Arial" w:cs="Arial"/>
                                    <w:b/>
                                    <w:bCs/>
                                    <w:color w:val="000000"/>
                                    <w:sz w:val="10"/>
                                    <w:szCs w:val="10"/>
                                  </w:rPr>
                                  <w:t>GeologicRelationshipTerm</w:t>
                                </w:r>
                              </w:p>
                            </w:txbxContent>
                          </wps:txbx>
                          <wps:bodyPr rot="0" vert="horz" wrap="none" lIns="0" tIns="0" rIns="0" bIns="0" anchor="t" anchorCtr="0">
                            <a:spAutoFit/>
                          </wps:bodyPr>
                        </wps:wsp>
                        <wps:wsp>
                          <wps:cNvPr id="255" name="Freeform 131"/>
                          <wps:cNvSpPr>
                            <a:spLocks/>
                          </wps:cNvSpPr>
                          <wps:spPr bwMode="auto">
                            <a:xfrm>
                              <a:off x="3575" y="661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CCFD7"/>
                            </a:solidFill>
                            <a:ln w="0">
                              <a:solidFill>
                                <a:srgbClr val="000000"/>
                              </a:solidFill>
                              <a:prstDash val="solid"/>
                              <a:round/>
                              <a:headEnd/>
                              <a:tailEnd/>
                            </a:ln>
                          </wps:spPr>
                          <wps:bodyPr rot="0" vert="horz" wrap="square" lIns="91440" tIns="45720" rIns="91440" bIns="45720" anchor="t" anchorCtr="0" upright="1">
                            <a:noAutofit/>
                          </wps:bodyPr>
                        </wps:wsp>
                        <wps:wsp>
                          <wps:cNvPr id="256" name="Rectangle 132"/>
                          <wps:cNvSpPr>
                            <a:spLocks noChangeArrowheads="1"/>
                          </wps:cNvSpPr>
                          <wps:spPr bwMode="auto">
                            <a:xfrm>
                              <a:off x="3544" y="6580"/>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133"/>
                          <wps:cNvSpPr>
                            <a:spLocks noChangeArrowheads="1"/>
                          </wps:cNvSpPr>
                          <wps:spPr bwMode="auto">
                            <a:xfrm>
                              <a:off x="3544" y="6590"/>
                              <a:ext cx="1521" cy="105"/>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134"/>
                          <wps:cNvSpPr>
                            <a:spLocks noChangeArrowheads="1"/>
                          </wps:cNvSpPr>
                          <wps:spPr bwMode="auto">
                            <a:xfrm>
                              <a:off x="3544" y="6695"/>
                              <a:ext cx="1521" cy="10"/>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135"/>
                          <wps:cNvSpPr>
                            <a:spLocks noChangeArrowheads="1"/>
                          </wps:cNvSpPr>
                          <wps:spPr bwMode="auto">
                            <a:xfrm>
                              <a:off x="3544" y="6705"/>
                              <a:ext cx="1521"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136"/>
                          <wps:cNvSpPr>
                            <a:spLocks noChangeArrowheads="1"/>
                          </wps:cNvSpPr>
                          <wps:spPr bwMode="auto">
                            <a:xfrm>
                              <a:off x="3544" y="6716"/>
                              <a:ext cx="1521"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137"/>
                          <wps:cNvSpPr>
                            <a:spLocks noChangeArrowheads="1"/>
                          </wps:cNvSpPr>
                          <wps:spPr bwMode="auto">
                            <a:xfrm>
                              <a:off x="3544" y="6726"/>
                              <a:ext cx="1521"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138"/>
                          <wps:cNvSpPr>
                            <a:spLocks noChangeArrowheads="1"/>
                          </wps:cNvSpPr>
                          <wps:spPr bwMode="auto">
                            <a:xfrm>
                              <a:off x="3544" y="6736"/>
                              <a:ext cx="1521" cy="1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139"/>
                          <wps:cNvSpPr>
                            <a:spLocks noChangeArrowheads="1"/>
                          </wps:cNvSpPr>
                          <wps:spPr bwMode="auto">
                            <a:xfrm>
                              <a:off x="3544" y="6747"/>
                              <a:ext cx="1521"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140"/>
                          <wps:cNvSpPr>
                            <a:spLocks noChangeArrowheads="1"/>
                          </wps:cNvSpPr>
                          <wps:spPr bwMode="auto">
                            <a:xfrm>
                              <a:off x="3544" y="6768"/>
                              <a:ext cx="1521"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141"/>
                          <wps:cNvSpPr>
                            <a:spLocks noChangeArrowheads="1"/>
                          </wps:cNvSpPr>
                          <wps:spPr bwMode="auto">
                            <a:xfrm>
                              <a:off x="3544" y="6778"/>
                              <a:ext cx="1521" cy="11"/>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142"/>
                          <wps:cNvSpPr>
                            <a:spLocks noChangeArrowheads="1"/>
                          </wps:cNvSpPr>
                          <wps:spPr bwMode="auto">
                            <a:xfrm>
                              <a:off x="3544" y="6789"/>
                              <a:ext cx="1521"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143"/>
                          <wps:cNvSpPr>
                            <a:spLocks noChangeArrowheads="1"/>
                          </wps:cNvSpPr>
                          <wps:spPr bwMode="auto">
                            <a:xfrm>
                              <a:off x="3544" y="6799"/>
                              <a:ext cx="1521"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144"/>
                          <wps:cNvSpPr>
                            <a:spLocks noChangeArrowheads="1"/>
                          </wps:cNvSpPr>
                          <wps:spPr bwMode="auto">
                            <a:xfrm>
                              <a:off x="3544" y="6820"/>
                              <a:ext cx="1521" cy="10"/>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145"/>
                          <wps:cNvSpPr>
                            <a:spLocks noChangeArrowheads="1"/>
                          </wps:cNvSpPr>
                          <wps:spPr bwMode="auto">
                            <a:xfrm>
                              <a:off x="3544" y="6830"/>
                              <a:ext cx="1521" cy="1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146"/>
                          <wps:cNvSpPr>
                            <a:spLocks noChangeArrowheads="1"/>
                          </wps:cNvSpPr>
                          <wps:spPr bwMode="auto">
                            <a:xfrm>
                              <a:off x="3544" y="6841"/>
                              <a:ext cx="1521" cy="10"/>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147"/>
                          <wps:cNvSpPr>
                            <a:spLocks noChangeArrowheads="1"/>
                          </wps:cNvSpPr>
                          <wps:spPr bwMode="auto">
                            <a:xfrm>
                              <a:off x="3544" y="6851"/>
                              <a:ext cx="1521" cy="2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148"/>
                          <wps:cNvSpPr>
                            <a:spLocks noChangeArrowheads="1"/>
                          </wps:cNvSpPr>
                          <wps:spPr bwMode="auto">
                            <a:xfrm>
                              <a:off x="3544" y="6872"/>
                              <a:ext cx="1521" cy="10"/>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149"/>
                          <wps:cNvSpPr>
                            <a:spLocks noChangeArrowheads="1"/>
                          </wps:cNvSpPr>
                          <wps:spPr bwMode="auto">
                            <a:xfrm>
                              <a:off x="3544" y="6882"/>
                              <a:ext cx="1521" cy="1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150"/>
                          <wps:cNvSpPr>
                            <a:spLocks noChangeArrowheads="1"/>
                          </wps:cNvSpPr>
                          <wps:spPr bwMode="auto">
                            <a:xfrm>
                              <a:off x="3544" y="6893"/>
                              <a:ext cx="1521"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151"/>
                          <wps:cNvSpPr>
                            <a:spLocks noChangeArrowheads="1"/>
                          </wps:cNvSpPr>
                          <wps:spPr bwMode="auto">
                            <a:xfrm>
                              <a:off x="3544" y="6914"/>
                              <a:ext cx="1521"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152"/>
                          <wps:cNvSpPr>
                            <a:spLocks noChangeArrowheads="1"/>
                          </wps:cNvSpPr>
                          <wps:spPr bwMode="auto">
                            <a:xfrm>
                              <a:off x="3544" y="6924"/>
                              <a:ext cx="1521"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153"/>
                          <wps:cNvSpPr>
                            <a:spLocks noChangeArrowheads="1"/>
                          </wps:cNvSpPr>
                          <wps:spPr bwMode="auto">
                            <a:xfrm>
                              <a:off x="3544" y="6935"/>
                              <a:ext cx="1521"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154"/>
                          <wps:cNvSpPr>
                            <a:spLocks noChangeArrowheads="1"/>
                          </wps:cNvSpPr>
                          <wps:spPr bwMode="auto">
                            <a:xfrm>
                              <a:off x="3544" y="6945"/>
                              <a:ext cx="1521"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155"/>
                          <wps:cNvSpPr>
                            <a:spLocks noChangeArrowheads="1"/>
                          </wps:cNvSpPr>
                          <wps:spPr bwMode="auto">
                            <a:xfrm>
                              <a:off x="3544" y="6966"/>
                              <a:ext cx="1521"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156"/>
                          <wps:cNvSpPr>
                            <a:spLocks noChangeArrowheads="1"/>
                          </wps:cNvSpPr>
                          <wps:spPr bwMode="auto">
                            <a:xfrm>
                              <a:off x="3544" y="6987"/>
                              <a:ext cx="1521"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157"/>
                          <wps:cNvSpPr>
                            <a:spLocks noChangeArrowheads="1"/>
                          </wps:cNvSpPr>
                          <wps:spPr bwMode="auto">
                            <a:xfrm>
                              <a:off x="3544" y="6997"/>
                              <a:ext cx="1521"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158"/>
                          <wps:cNvSpPr>
                            <a:spLocks noChangeArrowheads="1"/>
                          </wps:cNvSpPr>
                          <wps:spPr bwMode="auto">
                            <a:xfrm>
                              <a:off x="3544" y="7018"/>
                              <a:ext cx="1521"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159"/>
                          <wps:cNvSpPr>
                            <a:spLocks noChangeArrowheads="1"/>
                          </wps:cNvSpPr>
                          <wps:spPr bwMode="auto">
                            <a:xfrm>
                              <a:off x="3544" y="7039"/>
                              <a:ext cx="1521"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160"/>
                          <wps:cNvSpPr>
                            <a:spLocks noChangeArrowheads="1"/>
                          </wps:cNvSpPr>
                          <wps:spPr bwMode="auto">
                            <a:xfrm>
                              <a:off x="3544" y="7049"/>
                              <a:ext cx="1521" cy="11"/>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161"/>
                          <wps:cNvSpPr>
                            <a:spLocks noChangeArrowheads="1"/>
                          </wps:cNvSpPr>
                          <wps:spPr bwMode="auto">
                            <a:xfrm>
                              <a:off x="3544" y="7060"/>
                              <a:ext cx="1521"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162"/>
                          <wps:cNvSpPr>
                            <a:spLocks noChangeArrowheads="1"/>
                          </wps:cNvSpPr>
                          <wps:spPr bwMode="auto">
                            <a:xfrm>
                              <a:off x="3544" y="7070"/>
                              <a:ext cx="1521"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163"/>
                          <wps:cNvSpPr>
                            <a:spLocks noChangeArrowheads="1"/>
                          </wps:cNvSpPr>
                          <wps:spPr bwMode="auto">
                            <a:xfrm>
                              <a:off x="3544" y="7081"/>
                              <a:ext cx="1521"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164"/>
                          <wps:cNvSpPr>
                            <a:spLocks noChangeArrowheads="1"/>
                          </wps:cNvSpPr>
                          <wps:spPr bwMode="auto">
                            <a:xfrm>
                              <a:off x="3544" y="7091"/>
                              <a:ext cx="1521" cy="10"/>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165"/>
                          <wps:cNvSpPr>
                            <a:spLocks noChangeArrowheads="1"/>
                          </wps:cNvSpPr>
                          <wps:spPr bwMode="auto">
                            <a:xfrm>
                              <a:off x="3544" y="7101"/>
                              <a:ext cx="1521"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166"/>
                          <wps:cNvSpPr>
                            <a:spLocks noChangeArrowheads="1"/>
                          </wps:cNvSpPr>
                          <wps:spPr bwMode="auto">
                            <a:xfrm>
                              <a:off x="3544" y="7112"/>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Freeform 167"/>
                          <wps:cNvSpPr>
                            <a:spLocks/>
                          </wps:cNvSpPr>
                          <wps:spPr bwMode="auto">
                            <a:xfrm>
                              <a:off x="3544" y="6580"/>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Rectangle 168"/>
                          <wps:cNvSpPr>
                            <a:spLocks noChangeArrowheads="1"/>
                          </wps:cNvSpPr>
                          <wps:spPr bwMode="auto">
                            <a:xfrm>
                              <a:off x="4023" y="6643"/>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18226" w14:textId="071EE5FB" w:rsidR="00AC02F9" w:rsidRDefault="00AC02F9">
                                <w:r>
                                  <w:rPr>
                                    <w:rFonts w:ascii="Arial" w:hAnsi="Arial" w:cs="Arial"/>
                                    <w:color w:val="000000"/>
                                    <w:sz w:val="10"/>
                                    <w:szCs w:val="10"/>
                                  </w:rPr>
                                  <w:t>«CodeList»</w:t>
                                </w:r>
                              </w:p>
                            </w:txbxContent>
                          </wps:txbx>
                          <wps:bodyPr rot="0" vert="horz" wrap="none" lIns="0" tIns="0" rIns="0" bIns="0" anchor="t" anchorCtr="0">
                            <a:spAutoFit/>
                          </wps:bodyPr>
                        </wps:wsp>
                        <wps:wsp>
                          <wps:cNvPr id="293" name="Rectangle 169"/>
                          <wps:cNvSpPr>
                            <a:spLocks noChangeArrowheads="1"/>
                          </wps:cNvSpPr>
                          <wps:spPr bwMode="auto">
                            <a:xfrm>
                              <a:off x="3856" y="6778"/>
                              <a:ext cx="85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995BD" w14:textId="66B7C23E" w:rsidR="00AC02F9" w:rsidRDefault="00AC02F9">
                                <w:r>
                                  <w:rPr>
                                    <w:rFonts w:ascii="Arial" w:hAnsi="Arial" w:cs="Arial"/>
                                    <w:b/>
                                    <w:bCs/>
                                    <w:color w:val="000000"/>
                                    <w:sz w:val="10"/>
                                    <w:szCs w:val="10"/>
                                  </w:rPr>
                                  <w:t>RelationRoleTerm</w:t>
                                </w:r>
                              </w:p>
                            </w:txbxContent>
                          </wps:txbx>
                          <wps:bodyPr rot="0" vert="horz" wrap="none" lIns="0" tIns="0" rIns="0" bIns="0" anchor="t" anchorCtr="0">
                            <a:spAutoFit/>
                          </wps:bodyPr>
                        </wps:wsp>
                        <wps:wsp>
                          <wps:cNvPr id="294" name="Freeform 170"/>
                          <wps:cNvSpPr>
                            <a:spLocks/>
                          </wps:cNvSpPr>
                          <wps:spPr bwMode="auto">
                            <a:xfrm>
                              <a:off x="3502" y="1345"/>
                              <a:ext cx="2189"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295" name="Rectangle 171"/>
                          <wps:cNvSpPr>
                            <a:spLocks noChangeArrowheads="1"/>
                          </wps:cNvSpPr>
                          <wps:spPr bwMode="auto">
                            <a:xfrm>
                              <a:off x="3471" y="1314"/>
                              <a:ext cx="2199"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172"/>
                          <wps:cNvSpPr>
                            <a:spLocks noChangeArrowheads="1"/>
                          </wps:cNvSpPr>
                          <wps:spPr bwMode="auto">
                            <a:xfrm>
                              <a:off x="3471" y="1324"/>
                              <a:ext cx="2199" cy="2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173"/>
                          <wps:cNvSpPr>
                            <a:spLocks noChangeArrowheads="1"/>
                          </wps:cNvSpPr>
                          <wps:spPr bwMode="auto">
                            <a:xfrm>
                              <a:off x="3471" y="1575"/>
                              <a:ext cx="2199" cy="41"/>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174"/>
                          <wps:cNvSpPr>
                            <a:spLocks noChangeArrowheads="1"/>
                          </wps:cNvSpPr>
                          <wps:spPr bwMode="auto">
                            <a:xfrm>
                              <a:off x="3471" y="1616"/>
                              <a:ext cx="2199" cy="4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175"/>
                          <wps:cNvSpPr>
                            <a:spLocks noChangeArrowheads="1"/>
                          </wps:cNvSpPr>
                          <wps:spPr bwMode="auto">
                            <a:xfrm>
                              <a:off x="3471" y="1658"/>
                              <a:ext cx="2199"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76"/>
                          <wps:cNvSpPr>
                            <a:spLocks noChangeArrowheads="1"/>
                          </wps:cNvSpPr>
                          <wps:spPr bwMode="auto">
                            <a:xfrm>
                              <a:off x="3471" y="1710"/>
                              <a:ext cx="2199"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177"/>
                          <wps:cNvSpPr>
                            <a:spLocks noChangeArrowheads="1"/>
                          </wps:cNvSpPr>
                          <wps:spPr bwMode="auto">
                            <a:xfrm>
                              <a:off x="3471" y="1762"/>
                              <a:ext cx="2199"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178"/>
                          <wps:cNvSpPr>
                            <a:spLocks noChangeArrowheads="1"/>
                          </wps:cNvSpPr>
                          <wps:spPr bwMode="auto">
                            <a:xfrm>
                              <a:off x="3471" y="1814"/>
                              <a:ext cx="2199" cy="53"/>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179"/>
                          <wps:cNvSpPr>
                            <a:spLocks noChangeArrowheads="1"/>
                          </wps:cNvSpPr>
                          <wps:spPr bwMode="auto">
                            <a:xfrm>
                              <a:off x="3471" y="1867"/>
                              <a:ext cx="2199"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180"/>
                          <wps:cNvSpPr>
                            <a:spLocks noChangeArrowheads="1"/>
                          </wps:cNvSpPr>
                          <wps:spPr bwMode="auto">
                            <a:xfrm>
                              <a:off x="3471" y="1898"/>
                              <a:ext cx="2199" cy="52"/>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181"/>
                          <wps:cNvSpPr>
                            <a:spLocks noChangeArrowheads="1"/>
                          </wps:cNvSpPr>
                          <wps:spPr bwMode="auto">
                            <a:xfrm>
                              <a:off x="3471" y="1950"/>
                              <a:ext cx="2199"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182"/>
                          <wps:cNvSpPr>
                            <a:spLocks noChangeArrowheads="1"/>
                          </wps:cNvSpPr>
                          <wps:spPr bwMode="auto">
                            <a:xfrm>
                              <a:off x="3471" y="2002"/>
                              <a:ext cx="2199"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183"/>
                          <wps:cNvSpPr>
                            <a:spLocks noChangeArrowheads="1"/>
                          </wps:cNvSpPr>
                          <wps:spPr bwMode="auto">
                            <a:xfrm>
                              <a:off x="3471" y="2054"/>
                              <a:ext cx="2199"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184"/>
                          <wps:cNvSpPr>
                            <a:spLocks noChangeArrowheads="1"/>
                          </wps:cNvSpPr>
                          <wps:spPr bwMode="auto">
                            <a:xfrm>
                              <a:off x="3471" y="2106"/>
                              <a:ext cx="2199" cy="32"/>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185"/>
                          <wps:cNvSpPr>
                            <a:spLocks noChangeArrowheads="1"/>
                          </wps:cNvSpPr>
                          <wps:spPr bwMode="auto">
                            <a:xfrm>
                              <a:off x="3471" y="2138"/>
                              <a:ext cx="2199"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186"/>
                          <wps:cNvSpPr>
                            <a:spLocks noChangeArrowheads="1"/>
                          </wps:cNvSpPr>
                          <wps:spPr bwMode="auto">
                            <a:xfrm>
                              <a:off x="3471" y="2190"/>
                              <a:ext cx="2199" cy="52"/>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187"/>
                          <wps:cNvSpPr>
                            <a:spLocks noChangeArrowheads="1"/>
                          </wps:cNvSpPr>
                          <wps:spPr bwMode="auto">
                            <a:xfrm>
                              <a:off x="3471" y="2242"/>
                              <a:ext cx="2199"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188"/>
                          <wps:cNvSpPr>
                            <a:spLocks noChangeArrowheads="1"/>
                          </wps:cNvSpPr>
                          <wps:spPr bwMode="auto">
                            <a:xfrm>
                              <a:off x="3471" y="2294"/>
                              <a:ext cx="2199"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189"/>
                          <wps:cNvSpPr>
                            <a:spLocks noChangeArrowheads="1"/>
                          </wps:cNvSpPr>
                          <wps:spPr bwMode="auto">
                            <a:xfrm>
                              <a:off x="3471" y="2346"/>
                              <a:ext cx="2199" cy="3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190"/>
                          <wps:cNvSpPr>
                            <a:spLocks noChangeArrowheads="1"/>
                          </wps:cNvSpPr>
                          <wps:spPr bwMode="auto">
                            <a:xfrm>
                              <a:off x="3471" y="2378"/>
                              <a:ext cx="2199" cy="41"/>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Freeform 191"/>
                          <wps:cNvSpPr>
                            <a:spLocks/>
                          </wps:cNvSpPr>
                          <wps:spPr bwMode="auto">
                            <a:xfrm>
                              <a:off x="3471" y="1314"/>
                              <a:ext cx="2188"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Rectangle 192"/>
                          <wps:cNvSpPr>
                            <a:spLocks noChangeArrowheads="1"/>
                          </wps:cNvSpPr>
                          <wps:spPr bwMode="auto">
                            <a:xfrm>
                              <a:off x="4377" y="1377"/>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39F90" w14:textId="3E83FEA9" w:rsidR="00AC02F9" w:rsidRDefault="00AC02F9">
                                <w:r>
                                  <w:rPr>
                                    <w:rFonts w:ascii="Arial" w:hAnsi="Arial" w:cs="Arial"/>
                                    <w:color w:val="000000"/>
                                    <w:sz w:val="10"/>
                                    <w:szCs w:val="10"/>
                                  </w:rPr>
                                  <w:t>«Type»</w:t>
                                </w:r>
                              </w:p>
                            </w:txbxContent>
                          </wps:txbx>
                          <wps:bodyPr rot="0" vert="horz" wrap="none" lIns="0" tIns="0" rIns="0" bIns="0" anchor="t" anchorCtr="0">
                            <a:spAutoFit/>
                          </wps:bodyPr>
                        </wps:wsp>
                        <wps:wsp>
                          <wps:cNvPr id="317" name="Rectangle 193"/>
                          <wps:cNvSpPr>
                            <a:spLocks noChangeArrowheads="1"/>
                          </wps:cNvSpPr>
                          <wps:spPr bwMode="auto">
                            <a:xfrm>
                              <a:off x="3627" y="1512"/>
                              <a:ext cx="17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D7986" w14:textId="43B5ACCE" w:rsidR="00AC02F9" w:rsidRDefault="00AC02F9">
                                <w:r>
                                  <w:rPr>
                                    <w:rFonts w:ascii="Arial" w:hAnsi="Arial" w:cs="Arial"/>
                                    <w:b/>
                                    <w:bCs/>
                                    <w:color w:val="000000"/>
                                    <w:sz w:val="10"/>
                                    <w:szCs w:val="10"/>
                                  </w:rPr>
                                  <w:t>EarthMaterialDetails::ConstituentPart</w:t>
                                </w:r>
                              </w:p>
                            </w:txbxContent>
                          </wps:txbx>
                          <wps:bodyPr rot="0" vert="horz" wrap="none" lIns="0" tIns="0" rIns="0" bIns="0" anchor="t" anchorCtr="0">
                            <a:spAutoFit/>
                          </wps:bodyPr>
                        </wps:wsp>
                        <wps:wsp>
                          <wps:cNvPr id="318" name="Line 194"/>
                          <wps:cNvCnPr/>
                          <wps:spPr bwMode="auto">
                            <a:xfrm>
                              <a:off x="3471" y="1700"/>
                              <a:ext cx="2188"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 name="Rectangle 195"/>
                          <wps:cNvSpPr>
                            <a:spLocks noChangeArrowheads="1"/>
                          </wps:cNvSpPr>
                          <wps:spPr bwMode="auto">
                            <a:xfrm>
                              <a:off x="3606"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331AE" w14:textId="347EE2DF" w:rsidR="00AC02F9" w:rsidRDefault="00AC02F9">
                                <w:r>
                                  <w:rPr>
                                    <w:rFonts w:ascii="Arial" w:hAnsi="Arial" w:cs="Arial"/>
                                    <w:color w:val="000000"/>
                                    <w:sz w:val="10"/>
                                    <w:szCs w:val="10"/>
                                  </w:rPr>
                                  <w:t>«voidable»</w:t>
                                </w:r>
                              </w:p>
                            </w:txbxContent>
                          </wps:txbx>
                          <wps:bodyPr rot="0" vert="horz" wrap="none" lIns="0" tIns="0" rIns="0" bIns="0" anchor="t" anchorCtr="0">
                            <a:spAutoFit/>
                          </wps:bodyPr>
                        </wps:wsp>
                        <wps:wsp>
                          <wps:cNvPr id="320" name="Rectangle 196"/>
                          <wps:cNvSpPr>
                            <a:spLocks noChangeArrowheads="1"/>
                          </wps:cNvSpPr>
                          <wps:spPr bwMode="auto">
                            <a:xfrm>
                              <a:off x="3523"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2442E" w14:textId="0DF1F4AE"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321" name="Rectangle 197"/>
                          <wps:cNvSpPr>
                            <a:spLocks noChangeArrowheads="1"/>
                          </wps:cNvSpPr>
                          <wps:spPr bwMode="auto">
                            <a:xfrm>
                              <a:off x="3700" y="1919"/>
                              <a:ext cx="160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46D9D" w14:textId="688D08F2" w:rsidR="00AC02F9" w:rsidRDefault="00AC02F9">
                                <w:r>
                                  <w:rPr>
                                    <w:rFonts w:ascii="Arial" w:hAnsi="Arial" w:cs="Arial"/>
                                    <w:color w:val="3C3C3C"/>
                                    <w:sz w:val="10"/>
                                    <w:szCs w:val="10"/>
                                  </w:rPr>
                                  <w:t>role: ConstituentPartRoleTerm [0..1]</w:t>
                                </w:r>
                              </w:p>
                            </w:txbxContent>
                          </wps:txbx>
                          <wps:bodyPr rot="0" vert="horz" wrap="none" lIns="0" tIns="0" rIns="0" bIns="0" anchor="t" anchorCtr="0">
                            <a:spAutoFit/>
                          </wps:bodyPr>
                        </wps:wsp>
                        <wps:wsp>
                          <wps:cNvPr id="322" name="Rectangle 198"/>
                          <wps:cNvSpPr>
                            <a:spLocks noChangeArrowheads="1"/>
                          </wps:cNvSpPr>
                          <wps:spPr bwMode="auto">
                            <a:xfrm>
                              <a:off x="3606" y="2096"/>
                              <a:ext cx="135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D07C8" w14:textId="41DC95D8" w:rsidR="00AC02F9" w:rsidRDefault="00AC02F9">
                                <w:r>
                                  <w:rPr>
                                    <w:rFonts w:ascii="Arial" w:hAnsi="Arial" w:cs="Arial"/>
                                    <w:color w:val="000000"/>
                                    <w:sz w:val="10"/>
                                    <w:szCs w:val="10"/>
                                  </w:rPr>
                                  <w:t>«estimatedProperty, voidable»</w:t>
                                </w:r>
                              </w:p>
                            </w:txbxContent>
                          </wps:txbx>
                          <wps:bodyPr rot="0" vert="horz" wrap="none" lIns="0" tIns="0" rIns="0" bIns="0" anchor="t" anchorCtr="0">
                            <a:spAutoFit/>
                          </wps:bodyPr>
                        </wps:wsp>
                        <wps:wsp>
                          <wps:cNvPr id="323" name="Rectangle 199"/>
                          <wps:cNvSpPr>
                            <a:spLocks noChangeArrowheads="1"/>
                          </wps:cNvSpPr>
                          <wps:spPr bwMode="auto">
                            <a:xfrm>
                              <a:off x="3523" y="2232"/>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D5F3A" w14:textId="78BF7229"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324" name="Rectangle 200"/>
                          <wps:cNvSpPr>
                            <a:spLocks noChangeArrowheads="1"/>
                          </wps:cNvSpPr>
                          <wps:spPr bwMode="auto">
                            <a:xfrm>
                              <a:off x="3700" y="2232"/>
                              <a:ext cx="142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B7758" w14:textId="57CE3ECF" w:rsidR="00AC02F9" w:rsidRDefault="00AC02F9">
                                <w:r>
                                  <w:rPr>
                                    <w:rFonts w:ascii="Arial" w:hAnsi="Arial" w:cs="Arial"/>
                                    <w:color w:val="3C3C3C"/>
                                    <w:sz w:val="10"/>
                                    <w:szCs w:val="10"/>
                                  </w:rPr>
                                  <w:t>proportion: QuantityRange [0..1]</w:t>
                                </w:r>
                              </w:p>
                            </w:txbxContent>
                          </wps:txbx>
                          <wps:bodyPr rot="0" vert="horz" wrap="none" lIns="0" tIns="0" rIns="0" bIns="0" anchor="t" anchorCtr="0">
                            <a:spAutoFit/>
                          </wps:bodyPr>
                        </wps:wsp>
                        <wps:wsp>
                          <wps:cNvPr id="325" name="Freeform 201"/>
                          <wps:cNvSpPr>
                            <a:spLocks/>
                          </wps:cNvSpPr>
                          <wps:spPr bwMode="auto">
                            <a:xfrm>
                              <a:off x="3398" y="4442"/>
                              <a:ext cx="2564" cy="1054"/>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326" name="Rectangle 202"/>
                          <wps:cNvSpPr>
                            <a:spLocks noChangeArrowheads="1"/>
                          </wps:cNvSpPr>
                          <wps:spPr bwMode="auto">
                            <a:xfrm>
                              <a:off x="3366" y="4411"/>
                              <a:ext cx="2575"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203"/>
                          <wps:cNvSpPr>
                            <a:spLocks noChangeArrowheads="1"/>
                          </wps:cNvSpPr>
                          <wps:spPr bwMode="auto">
                            <a:xfrm>
                              <a:off x="3366" y="4421"/>
                              <a:ext cx="2575"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Rectangle 204"/>
                          <wps:cNvSpPr>
                            <a:spLocks noChangeArrowheads="1"/>
                          </wps:cNvSpPr>
                          <wps:spPr bwMode="auto">
                            <a:xfrm>
                              <a:off x="3366" y="4640"/>
                              <a:ext cx="2575"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329" name="Rectangle 206"/>
                        <wps:cNvSpPr>
                          <a:spLocks noChangeArrowheads="1"/>
                        </wps:cNvSpPr>
                        <wps:spPr bwMode="auto">
                          <a:xfrm>
                            <a:off x="2137410" y="2959735"/>
                            <a:ext cx="1635125" cy="6985"/>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207"/>
                        <wps:cNvSpPr>
                          <a:spLocks noChangeArrowheads="1"/>
                        </wps:cNvSpPr>
                        <wps:spPr bwMode="auto">
                          <a:xfrm>
                            <a:off x="2137410" y="2966720"/>
                            <a:ext cx="1635125" cy="13335"/>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208"/>
                        <wps:cNvSpPr>
                          <a:spLocks noChangeArrowheads="1"/>
                        </wps:cNvSpPr>
                        <wps:spPr bwMode="auto">
                          <a:xfrm>
                            <a:off x="2137410" y="2980055"/>
                            <a:ext cx="1635125" cy="635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209"/>
                        <wps:cNvSpPr>
                          <a:spLocks noChangeArrowheads="1"/>
                        </wps:cNvSpPr>
                        <wps:spPr bwMode="auto">
                          <a:xfrm>
                            <a:off x="2137410" y="2986405"/>
                            <a:ext cx="1635125" cy="13335"/>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210"/>
                        <wps:cNvSpPr>
                          <a:spLocks noChangeArrowheads="1"/>
                        </wps:cNvSpPr>
                        <wps:spPr bwMode="auto">
                          <a:xfrm>
                            <a:off x="2137410" y="2999740"/>
                            <a:ext cx="1635125" cy="13335"/>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211"/>
                        <wps:cNvSpPr>
                          <a:spLocks noChangeArrowheads="1"/>
                        </wps:cNvSpPr>
                        <wps:spPr bwMode="auto">
                          <a:xfrm>
                            <a:off x="2137410" y="3013075"/>
                            <a:ext cx="1635125" cy="19685"/>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212"/>
                        <wps:cNvSpPr>
                          <a:spLocks noChangeArrowheads="1"/>
                        </wps:cNvSpPr>
                        <wps:spPr bwMode="auto">
                          <a:xfrm>
                            <a:off x="2137410" y="3032760"/>
                            <a:ext cx="1635125" cy="635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213"/>
                        <wps:cNvSpPr>
                          <a:spLocks noChangeArrowheads="1"/>
                        </wps:cNvSpPr>
                        <wps:spPr bwMode="auto">
                          <a:xfrm>
                            <a:off x="2137410" y="3039110"/>
                            <a:ext cx="1635125" cy="2667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214"/>
                        <wps:cNvSpPr>
                          <a:spLocks noChangeArrowheads="1"/>
                        </wps:cNvSpPr>
                        <wps:spPr bwMode="auto">
                          <a:xfrm>
                            <a:off x="2137410" y="3065780"/>
                            <a:ext cx="1635125" cy="6985"/>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215"/>
                        <wps:cNvSpPr>
                          <a:spLocks noChangeArrowheads="1"/>
                        </wps:cNvSpPr>
                        <wps:spPr bwMode="auto">
                          <a:xfrm>
                            <a:off x="2137410" y="3072765"/>
                            <a:ext cx="1635125" cy="19685"/>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216"/>
                        <wps:cNvSpPr>
                          <a:spLocks noChangeArrowheads="1"/>
                        </wps:cNvSpPr>
                        <wps:spPr bwMode="auto">
                          <a:xfrm>
                            <a:off x="2137410" y="3092450"/>
                            <a:ext cx="1635125" cy="13335"/>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217"/>
                        <wps:cNvSpPr>
                          <a:spLocks noChangeArrowheads="1"/>
                        </wps:cNvSpPr>
                        <wps:spPr bwMode="auto">
                          <a:xfrm>
                            <a:off x="2137410" y="3105785"/>
                            <a:ext cx="1635125" cy="19685"/>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218"/>
                        <wps:cNvSpPr>
                          <a:spLocks noChangeArrowheads="1"/>
                        </wps:cNvSpPr>
                        <wps:spPr bwMode="auto">
                          <a:xfrm>
                            <a:off x="2137410" y="3125470"/>
                            <a:ext cx="1635125" cy="13335"/>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219"/>
                        <wps:cNvSpPr>
                          <a:spLocks noChangeArrowheads="1"/>
                        </wps:cNvSpPr>
                        <wps:spPr bwMode="auto">
                          <a:xfrm>
                            <a:off x="2137410" y="3138805"/>
                            <a:ext cx="1635125" cy="19685"/>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220"/>
                        <wps:cNvSpPr>
                          <a:spLocks noChangeArrowheads="1"/>
                        </wps:cNvSpPr>
                        <wps:spPr bwMode="auto">
                          <a:xfrm>
                            <a:off x="2137410" y="3158490"/>
                            <a:ext cx="1635125" cy="6985"/>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221"/>
                        <wps:cNvSpPr>
                          <a:spLocks noChangeArrowheads="1"/>
                        </wps:cNvSpPr>
                        <wps:spPr bwMode="auto">
                          <a:xfrm>
                            <a:off x="2137410" y="3165475"/>
                            <a:ext cx="1635125" cy="1270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222"/>
                        <wps:cNvSpPr>
                          <a:spLocks noChangeArrowheads="1"/>
                        </wps:cNvSpPr>
                        <wps:spPr bwMode="auto">
                          <a:xfrm>
                            <a:off x="2137410" y="3178175"/>
                            <a:ext cx="1635125" cy="13335"/>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223"/>
                        <wps:cNvSpPr>
                          <a:spLocks noChangeArrowheads="1"/>
                        </wps:cNvSpPr>
                        <wps:spPr bwMode="auto">
                          <a:xfrm>
                            <a:off x="2137410" y="3191510"/>
                            <a:ext cx="1635125" cy="20320"/>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224"/>
                        <wps:cNvSpPr>
                          <a:spLocks noChangeArrowheads="1"/>
                        </wps:cNvSpPr>
                        <wps:spPr bwMode="auto">
                          <a:xfrm>
                            <a:off x="2137410" y="3211830"/>
                            <a:ext cx="1635125" cy="635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225"/>
                        <wps:cNvSpPr>
                          <a:spLocks noChangeArrowheads="1"/>
                        </wps:cNvSpPr>
                        <wps:spPr bwMode="auto">
                          <a:xfrm>
                            <a:off x="2137410" y="3218180"/>
                            <a:ext cx="1635125" cy="26670"/>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226"/>
                        <wps:cNvSpPr>
                          <a:spLocks noChangeArrowheads="1"/>
                        </wps:cNvSpPr>
                        <wps:spPr bwMode="auto">
                          <a:xfrm>
                            <a:off x="2137410" y="3244850"/>
                            <a:ext cx="1635125" cy="635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227"/>
                        <wps:cNvSpPr>
                          <a:spLocks noChangeArrowheads="1"/>
                        </wps:cNvSpPr>
                        <wps:spPr bwMode="auto">
                          <a:xfrm>
                            <a:off x="2137410" y="3251200"/>
                            <a:ext cx="1635125" cy="19685"/>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228"/>
                        <wps:cNvSpPr>
                          <a:spLocks noChangeArrowheads="1"/>
                        </wps:cNvSpPr>
                        <wps:spPr bwMode="auto">
                          <a:xfrm>
                            <a:off x="2137410" y="3270885"/>
                            <a:ext cx="1635125" cy="13335"/>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229"/>
                        <wps:cNvSpPr>
                          <a:spLocks noChangeArrowheads="1"/>
                        </wps:cNvSpPr>
                        <wps:spPr bwMode="auto">
                          <a:xfrm>
                            <a:off x="2137410" y="3284220"/>
                            <a:ext cx="1635125" cy="20320"/>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230"/>
                        <wps:cNvSpPr>
                          <a:spLocks noChangeArrowheads="1"/>
                        </wps:cNvSpPr>
                        <wps:spPr bwMode="auto">
                          <a:xfrm>
                            <a:off x="2137410" y="3304540"/>
                            <a:ext cx="1635125" cy="1270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231"/>
                        <wps:cNvSpPr>
                          <a:spLocks noChangeArrowheads="1"/>
                        </wps:cNvSpPr>
                        <wps:spPr bwMode="auto">
                          <a:xfrm>
                            <a:off x="2137410" y="3317240"/>
                            <a:ext cx="1635125" cy="20320"/>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232"/>
                        <wps:cNvSpPr>
                          <a:spLocks noChangeArrowheads="1"/>
                        </wps:cNvSpPr>
                        <wps:spPr bwMode="auto">
                          <a:xfrm>
                            <a:off x="2137410" y="3337560"/>
                            <a:ext cx="1635125" cy="13335"/>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233"/>
                        <wps:cNvSpPr>
                          <a:spLocks noChangeArrowheads="1"/>
                        </wps:cNvSpPr>
                        <wps:spPr bwMode="auto">
                          <a:xfrm>
                            <a:off x="2137410" y="3350895"/>
                            <a:ext cx="1635125" cy="19685"/>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234"/>
                        <wps:cNvSpPr>
                          <a:spLocks noChangeArrowheads="1"/>
                        </wps:cNvSpPr>
                        <wps:spPr bwMode="auto">
                          <a:xfrm>
                            <a:off x="2137410" y="3370580"/>
                            <a:ext cx="1635125" cy="635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235"/>
                        <wps:cNvSpPr>
                          <a:spLocks noChangeArrowheads="1"/>
                        </wps:cNvSpPr>
                        <wps:spPr bwMode="auto">
                          <a:xfrm>
                            <a:off x="2137410" y="3376930"/>
                            <a:ext cx="1635125" cy="2667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236"/>
                        <wps:cNvSpPr>
                          <a:spLocks noChangeArrowheads="1"/>
                        </wps:cNvSpPr>
                        <wps:spPr bwMode="auto">
                          <a:xfrm>
                            <a:off x="2137410" y="3403600"/>
                            <a:ext cx="1635125" cy="635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237"/>
                        <wps:cNvSpPr>
                          <a:spLocks noChangeArrowheads="1"/>
                        </wps:cNvSpPr>
                        <wps:spPr bwMode="auto">
                          <a:xfrm>
                            <a:off x="2137410" y="3409950"/>
                            <a:ext cx="1635125" cy="13335"/>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238"/>
                        <wps:cNvSpPr>
                          <a:spLocks noChangeArrowheads="1"/>
                        </wps:cNvSpPr>
                        <wps:spPr bwMode="auto">
                          <a:xfrm>
                            <a:off x="2137410" y="3423285"/>
                            <a:ext cx="1635125" cy="6985"/>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239"/>
                        <wps:cNvSpPr>
                          <a:spLocks noChangeArrowheads="1"/>
                        </wps:cNvSpPr>
                        <wps:spPr bwMode="auto">
                          <a:xfrm>
                            <a:off x="2137410" y="3430270"/>
                            <a:ext cx="1635125" cy="26035"/>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240"/>
                        <wps:cNvSpPr>
                          <a:spLocks noChangeArrowheads="1"/>
                        </wps:cNvSpPr>
                        <wps:spPr bwMode="auto">
                          <a:xfrm>
                            <a:off x="2137410" y="3456305"/>
                            <a:ext cx="1635125" cy="6985"/>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241"/>
                        <wps:cNvSpPr>
                          <a:spLocks noChangeArrowheads="1"/>
                        </wps:cNvSpPr>
                        <wps:spPr bwMode="auto">
                          <a:xfrm>
                            <a:off x="2137410" y="3463290"/>
                            <a:ext cx="1635125" cy="13335"/>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Freeform 242"/>
                        <wps:cNvSpPr>
                          <a:spLocks/>
                        </wps:cNvSpPr>
                        <wps:spPr bwMode="auto">
                          <a:xfrm>
                            <a:off x="2137410" y="2800985"/>
                            <a:ext cx="1628140" cy="668655"/>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Rectangle 243"/>
                        <wps:cNvSpPr>
                          <a:spLocks noChangeArrowheads="1"/>
                        </wps:cNvSpPr>
                        <wps:spPr bwMode="auto">
                          <a:xfrm>
                            <a:off x="2846070" y="2840990"/>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C8124" w14:textId="30A280D6" w:rsidR="00AC02F9" w:rsidRDefault="00AC02F9">
                              <w:r>
                                <w:rPr>
                                  <w:rFonts w:ascii="Arial" w:hAnsi="Arial" w:cs="Arial"/>
                                  <w:color w:val="000000"/>
                                  <w:sz w:val="10"/>
                                  <w:szCs w:val="10"/>
                                </w:rPr>
                                <w:t>«type»</w:t>
                              </w:r>
                            </w:p>
                          </w:txbxContent>
                        </wps:txbx>
                        <wps:bodyPr rot="0" vert="horz" wrap="none" lIns="0" tIns="0" rIns="0" bIns="0" anchor="t" anchorCtr="0">
                          <a:spAutoFit/>
                        </wps:bodyPr>
                      </wps:wsp>
                      <wps:wsp>
                        <wps:cNvPr id="367" name="Rectangle 244"/>
                        <wps:cNvSpPr>
                          <a:spLocks noChangeArrowheads="1"/>
                        </wps:cNvSpPr>
                        <wps:spPr bwMode="auto">
                          <a:xfrm>
                            <a:off x="2687320" y="2926715"/>
                            <a:ext cx="490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54D3C" w14:textId="7C58DB63" w:rsidR="00AC02F9" w:rsidRDefault="00AC02F9">
                              <w:r>
                                <w:rPr>
                                  <w:rFonts w:ascii="Arial" w:hAnsi="Arial" w:cs="Arial"/>
                                  <w:b/>
                                  <w:bCs/>
                                  <w:color w:val="000000"/>
                                  <w:sz w:val="10"/>
                                  <w:szCs w:val="10"/>
                                </w:rPr>
                                <w:t>MaterialRelation</w:t>
                              </w:r>
                            </w:p>
                          </w:txbxContent>
                        </wps:txbx>
                        <wps:bodyPr rot="0" vert="horz" wrap="none" lIns="0" tIns="0" rIns="0" bIns="0" anchor="t" anchorCtr="0">
                          <a:spAutoFit/>
                        </wps:bodyPr>
                      </wps:wsp>
                      <wps:wsp>
                        <wps:cNvPr id="368" name="Line 245"/>
                        <wps:cNvCnPr/>
                        <wps:spPr bwMode="auto">
                          <a:xfrm>
                            <a:off x="2137410" y="3046095"/>
                            <a:ext cx="1628140"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 name="Rectangle 246"/>
                        <wps:cNvSpPr>
                          <a:spLocks noChangeArrowheads="1"/>
                        </wps:cNvSpPr>
                        <wps:spPr bwMode="auto">
                          <a:xfrm>
                            <a:off x="2223770" y="3098800"/>
                            <a:ext cx="30734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55DF9" w14:textId="7CCE03BB" w:rsidR="00AC02F9" w:rsidRDefault="00AC02F9">
                              <w:r>
                                <w:rPr>
                                  <w:rFonts w:ascii="Arial" w:hAnsi="Arial" w:cs="Arial"/>
                                  <w:color w:val="000000"/>
                                  <w:sz w:val="10"/>
                                  <w:szCs w:val="10"/>
                                </w:rPr>
                                <w:t>«voidable»</w:t>
                              </w:r>
                            </w:p>
                          </w:txbxContent>
                        </wps:txbx>
                        <wps:bodyPr rot="0" vert="horz" wrap="none" lIns="0" tIns="0" rIns="0" bIns="0" anchor="t" anchorCtr="0">
                          <a:spAutoFit/>
                        </wps:bodyPr>
                      </wps:wsp>
                      <wps:wsp>
                        <wps:cNvPr id="370" name="Rectangle 247"/>
                        <wps:cNvSpPr>
                          <a:spLocks noChangeArrowheads="1"/>
                        </wps:cNvSpPr>
                        <wps:spPr bwMode="auto">
                          <a:xfrm>
                            <a:off x="2171065" y="3185160"/>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22A7A" w14:textId="7E5A5343"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371" name="Rectangle 248"/>
                        <wps:cNvSpPr>
                          <a:spLocks noChangeArrowheads="1"/>
                        </wps:cNvSpPr>
                        <wps:spPr bwMode="auto">
                          <a:xfrm>
                            <a:off x="2283460" y="3185160"/>
                            <a:ext cx="126746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93D27" w14:textId="70C55ABE" w:rsidR="00AC02F9" w:rsidRDefault="00AC02F9">
                              <w:r>
                                <w:rPr>
                                  <w:rFonts w:ascii="Arial" w:hAnsi="Arial" w:cs="Arial"/>
                                  <w:color w:val="3C3C3C"/>
                                  <w:sz w:val="10"/>
                                  <w:szCs w:val="10"/>
                                </w:rPr>
                                <w:t>relationship: GeologicRelationshipTerm [0..1]</w:t>
                              </w:r>
                            </w:p>
                          </w:txbxContent>
                        </wps:txbx>
                        <wps:bodyPr rot="0" vert="horz" wrap="none" lIns="0" tIns="0" rIns="0" bIns="0" anchor="t" anchorCtr="0">
                          <a:spAutoFit/>
                        </wps:bodyPr>
                      </wps:wsp>
                      <wps:wsp>
                        <wps:cNvPr id="372" name="Rectangle 249"/>
                        <wps:cNvSpPr>
                          <a:spLocks noChangeArrowheads="1"/>
                        </wps:cNvSpPr>
                        <wps:spPr bwMode="auto">
                          <a:xfrm>
                            <a:off x="2171065" y="327088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7145F" w14:textId="31E8D5E5"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373" name="Rectangle 250"/>
                        <wps:cNvSpPr>
                          <a:spLocks noChangeArrowheads="1"/>
                        </wps:cNvSpPr>
                        <wps:spPr bwMode="auto">
                          <a:xfrm>
                            <a:off x="2283460" y="3270885"/>
                            <a:ext cx="102743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26E80" w14:textId="46057B03" w:rsidR="00AC02F9" w:rsidRDefault="00AC02F9">
                              <w:r>
                                <w:rPr>
                                  <w:rFonts w:ascii="Arial" w:hAnsi="Arial" w:cs="Arial"/>
                                  <w:color w:val="3C3C3C"/>
                                  <w:sz w:val="10"/>
                                  <w:szCs w:val="10"/>
                                </w:rPr>
                                <w:t>sourceRole: RelationRoleTerm [0..1]</w:t>
                              </w:r>
                            </w:p>
                          </w:txbxContent>
                        </wps:txbx>
                        <wps:bodyPr rot="0" vert="horz" wrap="none" lIns="0" tIns="0" rIns="0" bIns="0" anchor="t" anchorCtr="0">
                          <a:spAutoFit/>
                        </wps:bodyPr>
                      </wps:wsp>
                      <wps:wsp>
                        <wps:cNvPr id="374" name="Rectangle 251"/>
                        <wps:cNvSpPr>
                          <a:spLocks noChangeArrowheads="1"/>
                        </wps:cNvSpPr>
                        <wps:spPr bwMode="auto">
                          <a:xfrm>
                            <a:off x="2171065" y="335724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D05F8" w14:textId="4A9C126B"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375" name="Rectangle 252"/>
                        <wps:cNvSpPr>
                          <a:spLocks noChangeArrowheads="1"/>
                        </wps:cNvSpPr>
                        <wps:spPr bwMode="auto">
                          <a:xfrm>
                            <a:off x="2283460" y="3357245"/>
                            <a:ext cx="998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B7972" w14:textId="7833CDB2" w:rsidR="00AC02F9" w:rsidRDefault="00AC02F9">
                              <w:r>
                                <w:rPr>
                                  <w:rFonts w:ascii="Arial" w:hAnsi="Arial" w:cs="Arial"/>
                                  <w:color w:val="3C3C3C"/>
                                  <w:sz w:val="10"/>
                                  <w:szCs w:val="10"/>
                                </w:rPr>
                                <w:t>targetRole: RelationRoleTerm [0..1]</w:t>
                              </w:r>
                            </w:p>
                          </w:txbxContent>
                        </wps:txbx>
                        <wps:bodyPr rot="0" vert="horz" wrap="none" lIns="0" tIns="0" rIns="0" bIns="0" anchor="t" anchorCtr="0">
                          <a:spAutoFit/>
                        </wps:bodyPr>
                      </wps:wsp>
                      <wps:wsp>
                        <wps:cNvPr id="403" name="Freeform 280"/>
                        <wps:cNvSpPr>
                          <a:spLocks/>
                        </wps:cNvSpPr>
                        <wps:spPr bwMode="auto">
                          <a:xfrm>
                            <a:off x="350520" y="2092325"/>
                            <a:ext cx="1542415" cy="318135"/>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solidFill>
                            <a:srgbClr val="C1C6D3"/>
                          </a:solidFill>
                          <a:ln w="0">
                            <a:solidFill>
                              <a:srgbClr val="000000"/>
                            </a:solidFill>
                            <a:prstDash val="solid"/>
                            <a:round/>
                            <a:headEnd/>
                            <a:tailEnd/>
                          </a:ln>
                        </wps:spPr>
                        <wps:bodyPr rot="0" vert="horz" wrap="square" lIns="91440" tIns="45720" rIns="91440" bIns="45720" anchor="t" anchorCtr="0" upright="1">
                          <a:noAutofit/>
                        </wps:bodyPr>
                      </wps:wsp>
                      <wps:wsp>
                        <wps:cNvPr id="404" name="Rectangle 281"/>
                        <wps:cNvSpPr>
                          <a:spLocks noChangeArrowheads="1"/>
                        </wps:cNvSpPr>
                        <wps:spPr bwMode="auto">
                          <a:xfrm>
                            <a:off x="330835" y="2072640"/>
                            <a:ext cx="1548765" cy="6350"/>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Rectangle 282"/>
                        <wps:cNvSpPr>
                          <a:spLocks noChangeArrowheads="1"/>
                        </wps:cNvSpPr>
                        <wps:spPr bwMode="auto">
                          <a:xfrm>
                            <a:off x="330835" y="2078990"/>
                            <a:ext cx="1548765" cy="66675"/>
                          </a:xfrm>
                          <a:prstGeom prst="rect">
                            <a:avLst/>
                          </a:prstGeom>
                          <a:solidFill>
                            <a:srgbClr val="E9E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283"/>
                        <wps:cNvSpPr>
                          <a:spLocks noChangeArrowheads="1"/>
                        </wps:cNvSpPr>
                        <wps:spPr bwMode="auto">
                          <a:xfrm>
                            <a:off x="330835" y="2145665"/>
                            <a:ext cx="1548765" cy="6350"/>
                          </a:xfrm>
                          <a:prstGeom prst="rect">
                            <a:avLst/>
                          </a:prstGeom>
                          <a:solidFill>
                            <a:srgbClr val="E8E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284"/>
                        <wps:cNvSpPr>
                          <a:spLocks noChangeArrowheads="1"/>
                        </wps:cNvSpPr>
                        <wps:spPr bwMode="auto">
                          <a:xfrm>
                            <a:off x="330835" y="2152015"/>
                            <a:ext cx="1548765" cy="6985"/>
                          </a:xfrm>
                          <a:prstGeom prst="rect">
                            <a:avLst/>
                          </a:prstGeom>
                          <a:solidFill>
                            <a:srgbClr val="E7E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285"/>
                        <wps:cNvSpPr>
                          <a:spLocks noChangeArrowheads="1"/>
                        </wps:cNvSpPr>
                        <wps:spPr bwMode="auto">
                          <a:xfrm>
                            <a:off x="330835" y="2159000"/>
                            <a:ext cx="1548765" cy="6350"/>
                          </a:xfrm>
                          <a:prstGeom prst="rect">
                            <a:avLst/>
                          </a:prstGeom>
                          <a:solidFill>
                            <a:srgbClr val="E6E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286"/>
                        <wps:cNvSpPr>
                          <a:spLocks noChangeArrowheads="1"/>
                        </wps:cNvSpPr>
                        <wps:spPr bwMode="auto">
                          <a:xfrm>
                            <a:off x="330835" y="2165350"/>
                            <a:ext cx="1548765" cy="6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287"/>
                        <wps:cNvSpPr>
                          <a:spLocks noChangeArrowheads="1"/>
                        </wps:cNvSpPr>
                        <wps:spPr bwMode="auto">
                          <a:xfrm>
                            <a:off x="330835" y="2171700"/>
                            <a:ext cx="1548765" cy="6985"/>
                          </a:xfrm>
                          <a:prstGeom prst="rect">
                            <a:avLst/>
                          </a:prstGeom>
                          <a:solidFill>
                            <a:srgbClr val="E4E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288"/>
                        <wps:cNvSpPr>
                          <a:spLocks noChangeArrowheads="1"/>
                        </wps:cNvSpPr>
                        <wps:spPr bwMode="auto">
                          <a:xfrm>
                            <a:off x="330835" y="2178685"/>
                            <a:ext cx="1548765" cy="6350"/>
                          </a:xfrm>
                          <a:prstGeom prst="rect">
                            <a:avLst/>
                          </a:prstGeom>
                          <a:solidFill>
                            <a:srgbClr val="E3E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289"/>
                        <wps:cNvSpPr>
                          <a:spLocks noChangeArrowheads="1"/>
                        </wps:cNvSpPr>
                        <wps:spPr bwMode="auto">
                          <a:xfrm>
                            <a:off x="330835" y="2185035"/>
                            <a:ext cx="1548765" cy="6985"/>
                          </a:xfrm>
                          <a:prstGeom prst="rect">
                            <a:avLst/>
                          </a:prstGeom>
                          <a:solidFill>
                            <a:srgbClr val="E2E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90"/>
                        <wps:cNvSpPr>
                          <a:spLocks noChangeArrowheads="1"/>
                        </wps:cNvSpPr>
                        <wps:spPr bwMode="auto">
                          <a:xfrm>
                            <a:off x="330835" y="2192020"/>
                            <a:ext cx="1548765" cy="6350"/>
                          </a:xfrm>
                          <a:prstGeom prst="rect">
                            <a:avLst/>
                          </a:prstGeom>
                          <a:solidFill>
                            <a:srgbClr val="E1E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91"/>
                        <wps:cNvSpPr>
                          <a:spLocks noChangeArrowheads="1"/>
                        </wps:cNvSpPr>
                        <wps:spPr bwMode="auto">
                          <a:xfrm>
                            <a:off x="330835" y="2198370"/>
                            <a:ext cx="1548765" cy="13335"/>
                          </a:xfrm>
                          <a:prstGeom prst="rect">
                            <a:avLst/>
                          </a:prstGeom>
                          <a:solidFill>
                            <a:srgbClr val="E0E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92"/>
                        <wps:cNvSpPr>
                          <a:spLocks noChangeArrowheads="1"/>
                        </wps:cNvSpPr>
                        <wps:spPr bwMode="auto">
                          <a:xfrm>
                            <a:off x="330835" y="2211705"/>
                            <a:ext cx="1548765" cy="6350"/>
                          </a:xfrm>
                          <a:prstGeom prst="rect">
                            <a:avLst/>
                          </a:prstGeom>
                          <a:solidFill>
                            <a:srgbClr val="DFD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93"/>
                        <wps:cNvSpPr>
                          <a:spLocks noChangeArrowheads="1"/>
                        </wps:cNvSpPr>
                        <wps:spPr bwMode="auto">
                          <a:xfrm>
                            <a:off x="330835" y="2218055"/>
                            <a:ext cx="1548765" cy="13335"/>
                          </a:xfrm>
                          <a:prstGeom prst="rect">
                            <a:avLst/>
                          </a:prstGeom>
                          <a:solidFill>
                            <a:srgbClr val="DDD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94"/>
                        <wps:cNvSpPr>
                          <a:spLocks noChangeArrowheads="1"/>
                        </wps:cNvSpPr>
                        <wps:spPr bwMode="auto">
                          <a:xfrm>
                            <a:off x="330835" y="2231390"/>
                            <a:ext cx="1548765" cy="6985"/>
                          </a:xfrm>
                          <a:prstGeom prst="rect">
                            <a:avLst/>
                          </a:prstGeom>
                          <a:solidFill>
                            <a:srgbClr val="DCD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95"/>
                        <wps:cNvSpPr>
                          <a:spLocks noChangeArrowheads="1"/>
                        </wps:cNvSpPr>
                        <wps:spPr bwMode="auto">
                          <a:xfrm>
                            <a:off x="330835" y="2238375"/>
                            <a:ext cx="1548765" cy="6350"/>
                          </a:xfrm>
                          <a:prstGeom prst="rect">
                            <a:avLst/>
                          </a:prstGeom>
                          <a:solidFill>
                            <a:srgbClr val="DBD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96"/>
                        <wps:cNvSpPr>
                          <a:spLocks noChangeArrowheads="1"/>
                        </wps:cNvSpPr>
                        <wps:spPr bwMode="auto">
                          <a:xfrm>
                            <a:off x="330835" y="2244725"/>
                            <a:ext cx="1548765" cy="6985"/>
                          </a:xfrm>
                          <a:prstGeom prst="rect">
                            <a:avLst/>
                          </a:prstGeom>
                          <a:solidFill>
                            <a:srgbClr val="DAD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97"/>
                        <wps:cNvSpPr>
                          <a:spLocks noChangeArrowheads="1"/>
                        </wps:cNvSpPr>
                        <wps:spPr bwMode="auto">
                          <a:xfrm>
                            <a:off x="330835" y="2251710"/>
                            <a:ext cx="1548765" cy="6350"/>
                          </a:xfrm>
                          <a:prstGeom prst="rect">
                            <a:avLst/>
                          </a:prstGeom>
                          <a:solidFill>
                            <a:srgbClr val="D9D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98"/>
                        <wps:cNvSpPr>
                          <a:spLocks noChangeArrowheads="1"/>
                        </wps:cNvSpPr>
                        <wps:spPr bwMode="auto">
                          <a:xfrm>
                            <a:off x="330835" y="2258060"/>
                            <a:ext cx="1548765" cy="6350"/>
                          </a:xfrm>
                          <a:prstGeom prst="rect">
                            <a:avLst/>
                          </a:prstGeom>
                          <a:solidFill>
                            <a:srgbClr val="D8D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99"/>
                        <wps:cNvSpPr>
                          <a:spLocks noChangeArrowheads="1"/>
                        </wps:cNvSpPr>
                        <wps:spPr bwMode="auto">
                          <a:xfrm>
                            <a:off x="330835" y="2264410"/>
                            <a:ext cx="1548765" cy="6985"/>
                          </a:xfrm>
                          <a:prstGeom prst="rect">
                            <a:avLst/>
                          </a:prstGeom>
                          <a:solidFill>
                            <a:srgbClr val="D7D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00"/>
                        <wps:cNvSpPr>
                          <a:spLocks noChangeArrowheads="1"/>
                        </wps:cNvSpPr>
                        <wps:spPr bwMode="auto">
                          <a:xfrm>
                            <a:off x="330835" y="2271395"/>
                            <a:ext cx="1548765" cy="13335"/>
                          </a:xfrm>
                          <a:prstGeom prst="rect">
                            <a:avLst/>
                          </a:prstGeom>
                          <a:solidFill>
                            <a:srgbClr val="D6D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301"/>
                        <wps:cNvSpPr>
                          <a:spLocks noChangeArrowheads="1"/>
                        </wps:cNvSpPr>
                        <wps:spPr bwMode="auto">
                          <a:xfrm>
                            <a:off x="330835" y="2284730"/>
                            <a:ext cx="1548765" cy="6350"/>
                          </a:xfrm>
                          <a:prstGeom prst="rect">
                            <a:avLst/>
                          </a:prstGeom>
                          <a:solidFill>
                            <a:srgbClr val="D4D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302"/>
                        <wps:cNvSpPr>
                          <a:spLocks noChangeArrowheads="1"/>
                        </wps:cNvSpPr>
                        <wps:spPr bwMode="auto">
                          <a:xfrm>
                            <a:off x="330835" y="2291080"/>
                            <a:ext cx="1548765" cy="13335"/>
                          </a:xfrm>
                          <a:prstGeom prst="rect">
                            <a:avLst/>
                          </a:prstGeom>
                          <a:solidFill>
                            <a:srgbClr val="D3D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303"/>
                        <wps:cNvSpPr>
                          <a:spLocks noChangeArrowheads="1"/>
                        </wps:cNvSpPr>
                        <wps:spPr bwMode="auto">
                          <a:xfrm>
                            <a:off x="330835" y="2304415"/>
                            <a:ext cx="1548765" cy="13335"/>
                          </a:xfrm>
                          <a:prstGeom prst="rect">
                            <a:avLst/>
                          </a:prstGeom>
                          <a:solidFill>
                            <a:srgbClr val="D1D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304"/>
                        <wps:cNvSpPr>
                          <a:spLocks noChangeArrowheads="1"/>
                        </wps:cNvSpPr>
                        <wps:spPr bwMode="auto">
                          <a:xfrm>
                            <a:off x="330835" y="2317750"/>
                            <a:ext cx="1548765" cy="6350"/>
                          </a:xfrm>
                          <a:prstGeom prst="rect">
                            <a:avLst/>
                          </a:prstGeom>
                          <a:solidFill>
                            <a:srgbClr val="D0D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305"/>
                        <wps:cNvSpPr>
                          <a:spLocks noChangeArrowheads="1"/>
                        </wps:cNvSpPr>
                        <wps:spPr bwMode="auto">
                          <a:xfrm>
                            <a:off x="330835" y="2324100"/>
                            <a:ext cx="1548765" cy="6985"/>
                          </a:xfrm>
                          <a:prstGeom prst="rect">
                            <a:avLst/>
                          </a:prstGeom>
                          <a:solidFill>
                            <a:srgbClr val="CFC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306"/>
                        <wps:cNvSpPr>
                          <a:spLocks noChangeArrowheads="1"/>
                        </wps:cNvSpPr>
                        <wps:spPr bwMode="auto">
                          <a:xfrm>
                            <a:off x="330835" y="2331085"/>
                            <a:ext cx="1548765" cy="6350"/>
                          </a:xfrm>
                          <a:prstGeom prst="rect">
                            <a:avLst/>
                          </a:prstGeom>
                          <a:solidFill>
                            <a:srgbClr val="CEC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307"/>
                        <wps:cNvSpPr>
                          <a:spLocks noChangeArrowheads="1"/>
                        </wps:cNvSpPr>
                        <wps:spPr bwMode="auto">
                          <a:xfrm>
                            <a:off x="330835" y="2337435"/>
                            <a:ext cx="1548765" cy="6985"/>
                          </a:xfrm>
                          <a:prstGeom prst="rect">
                            <a:avLst/>
                          </a:prstGeom>
                          <a:solidFill>
                            <a:srgbClr val="CDC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308"/>
                        <wps:cNvSpPr>
                          <a:spLocks noChangeArrowheads="1"/>
                        </wps:cNvSpPr>
                        <wps:spPr bwMode="auto">
                          <a:xfrm>
                            <a:off x="330835" y="2344420"/>
                            <a:ext cx="1548765" cy="6350"/>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309"/>
                        <wps:cNvSpPr>
                          <a:spLocks noChangeArrowheads="1"/>
                        </wps:cNvSpPr>
                        <wps:spPr bwMode="auto">
                          <a:xfrm>
                            <a:off x="330835" y="2350770"/>
                            <a:ext cx="1548765" cy="6350"/>
                          </a:xfrm>
                          <a:prstGeom prst="rect">
                            <a:avLst/>
                          </a:prstGeom>
                          <a:solidFill>
                            <a:srgbClr val="CBC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310"/>
                        <wps:cNvSpPr>
                          <a:spLocks noChangeArrowheads="1"/>
                        </wps:cNvSpPr>
                        <wps:spPr bwMode="auto">
                          <a:xfrm>
                            <a:off x="330835" y="2357120"/>
                            <a:ext cx="1548765" cy="13335"/>
                          </a:xfrm>
                          <a:prstGeom prst="rect">
                            <a:avLst/>
                          </a:prstGeom>
                          <a:solidFill>
                            <a:srgbClr val="CAC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311"/>
                        <wps:cNvSpPr>
                          <a:spLocks noChangeArrowheads="1"/>
                        </wps:cNvSpPr>
                        <wps:spPr bwMode="auto">
                          <a:xfrm>
                            <a:off x="330835" y="2370455"/>
                            <a:ext cx="1548765" cy="6985"/>
                          </a:xfrm>
                          <a:prstGeom prst="rect">
                            <a:avLst/>
                          </a:prstGeom>
                          <a:solidFill>
                            <a:srgbClr val="C8C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312"/>
                        <wps:cNvSpPr>
                          <a:spLocks noChangeArrowheads="1"/>
                        </wps:cNvSpPr>
                        <wps:spPr bwMode="auto">
                          <a:xfrm>
                            <a:off x="330835" y="2377440"/>
                            <a:ext cx="1548765" cy="12700"/>
                          </a:xfrm>
                          <a:prstGeom prst="rect">
                            <a:avLst/>
                          </a:prstGeom>
                          <a:solidFill>
                            <a:srgbClr val="C7C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313"/>
                        <wps:cNvSpPr>
                          <a:spLocks noChangeArrowheads="1"/>
                        </wps:cNvSpPr>
                        <wps:spPr bwMode="auto">
                          <a:xfrm>
                            <a:off x="330835" y="2390140"/>
                            <a:ext cx="1548765" cy="6985"/>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Freeform 314"/>
                        <wps:cNvSpPr>
                          <a:spLocks/>
                        </wps:cNvSpPr>
                        <wps:spPr bwMode="auto">
                          <a:xfrm>
                            <a:off x="330835" y="2072640"/>
                            <a:ext cx="1542415" cy="317500"/>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Rectangle 315"/>
                        <wps:cNvSpPr>
                          <a:spLocks noChangeArrowheads="1"/>
                        </wps:cNvSpPr>
                        <wps:spPr bwMode="auto">
                          <a:xfrm>
                            <a:off x="999490" y="2112645"/>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E7B12" w14:textId="26B31963" w:rsidR="00AC02F9" w:rsidRDefault="00AC02F9">
                              <w:r>
                                <w:rPr>
                                  <w:rFonts w:ascii="Arial" w:hAnsi="Arial" w:cs="Arial"/>
                                  <w:color w:val="000000"/>
                                  <w:sz w:val="10"/>
                                  <w:szCs w:val="10"/>
                                </w:rPr>
                                <w:t>«type»</w:t>
                              </w:r>
                            </w:p>
                          </w:txbxContent>
                        </wps:txbx>
                        <wps:bodyPr rot="0" vert="horz" wrap="none" lIns="0" tIns="0" rIns="0" bIns="0" anchor="t" anchorCtr="0">
                          <a:spAutoFit/>
                        </wps:bodyPr>
                      </wps:wsp>
                      <wps:wsp>
                        <wps:cNvPr id="439" name="Rectangle 316"/>
                        <wps:cNvSpPr>
                          <a:spLocks noChangeArrowheads="1"/>
                        </wps:cNvSpPr>
                        <wps:spPr bwMode="auto">
                          <a:xfrm>
                            <a:off x="463532" y="2197584"/>
                            <a:ext cx="1203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1ABA1" w14:textId="00F7BF80" w:rsidR="00AC02F9" w:rsidRDefault="00AC02F9">
                              <w:r>
                                <w:rPr>
                                  <w:rFonts w:ascii="Arial" w:hAnsi="Arial" w:cs="Arial"/>
                                  <w:b/>
                                  <w:bCs/>
                                  <w:i/>
                                  <w:iCs/>
                                  <w:color w:val="000000"/>
                                  <w:sz w:val="10"/>
                                  <w:szCs w:val="10"/>
                                </w:rPr>
                                <w:t>GeologyBasic::AbstractFeatureRelation</w:t>
                              </w:r>
                            </w:p>
                          </w:txbxContent>
                        </wps:txbx>
                        <wps:bodyPr rot="0" vert="horz" wrap="none" lIns="0" tIns="0" rIns="0" bIns="0" anchor="t" anchorCtr="0">
                          <a:spAutoFit/>
                        </wps:bodyPr>
                      </wps:wsp>
                      <wps:wsp>
                        <wps:cNvPr id="450" name="Rectangle 327"/>
                        <wps:cNvSpPr>
                          <a:spLocks noChangeArrowheads="1"/>
                        </wps:cNvSpPr>
                        <wps:spPr bwMode="auto">
                          <a:xfrm>
                            <a:off x="1026160" y="4323715"/>
                            <a:ext cx="1778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59AE" w14:textId="0D6FE98D" w:rsidR="00AC02F9" w:rsidRDefault="00AC02F9">
                              <w:r>
                                <w:rPr>
                                  <w:rFonts w:ascii="Segoe UI" w:hAnsi="Segoe UI" w:cs="Segoe UI"/>
                                  <w:color w:val="C0C0C0"/>
                                  <w:sz w:val="10"/>
                                  <w:szCs w:val="10"/>
                                </w:rPr>
                                <w:t xml:space="preserve"> </w:t>
                              </w:r>
                            </w:p>
                          </w:txbxContent>
                        </wps:txbx>
                        <wps:bodyPr rot="0" vert="horz" wrap="none" lIns="0" tIns="0" rIns="0" bIns="0" anchor="t" anchorCtr="0">
                          <a:spAutoFit/>
                        </wps:bodyPr>
                      </wps:wsp>
                      <wps:wsp>
                        <wps:cNvPr id="453" name="Line 330"/>
                        <wps:cNvCnPr/>
                        <wps:spPr bwMode="auto">
                          <a:xfrm>
                            <a:off x="913130"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4" name="Line 331"/>
                        <wps:cNvCnPr/>
                        <wps:spPr bwMode="auto">
                          <a:xfrm>
                            <a:off x="913130" y="1814195"/>
                            <a:ext cx="384175"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5" name="Line 332"/>
                        <wps:cNvCnPr/>
                        <wps:spPr bwMode="auto">
                          <a:xfrm flipV="1">
                            <a:off x="1297305"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6" name="Freeform 333"/>
                        <wps:cNvSpPr>
                          <a:spLocks noEditPoints="1"/>
                        </wps:cNvSpPr>
                        <wps:spPr bwMode="auto">
                          <a:xfrm>
                            <a:off x="1257300" y="1529715"/>
                            <a:ext cx="79375" cy="99060"/>
                          </a:xfrm>
                          <a:custGeom>
                            <a:avLst/>
                            <a:gdLst>
                              <a:gd name="T0" fmla="*/ 63 w 125"/>
                              <a:gd name="T1" fmla="*/ 0 h 156"/>
                              <a:gd name="T2" fmla="*/ 125 w 125"/>
                              <a:gd name="T3" fmla="*/ 156 h 156"/>
                              <a:gd name="T4" fmla="*/ 63 w 125"/>
                              <a:gd name="T5" fmla="*/ 0 h 156"/>
                              <a:gd name="T6" fmla="*/ 0 w 125"/>
                              <a:gd name="T7" fmla="*/ 156 h 156"/>
                            </a:gdLst>
                            <a:ahLst/>
                            <a:cxnLst>
                              <a:cxn ang="0">
                                <a:pos x="T0" y="T1"/>
                              </a:cxn>
                              <a:cxn ang="0">
                                <a:pos x="T2" y="T3"/>
                              </a:cxn>
                              <a:cxn ang="0">
                                <a:pos x="T4" y="T5"/>
                              </a:cxn>
                              <a:cxn ang="0">
                                <a:pos x="T6" y="T7"/>
                              </a:cxn>
                            </a:cxnLst>
                            <a:rect l="0" t="0" r="r" b="b"/>
                            <a:pathLst>
                              <a:path w="125" h="156">
                                <a:moveTo>
                                  <a:pt x="63" y="0"/>
                                </a:moveTo>
                                <a:lnTo>
                                  <a:pt x="125" y="156"/>
                                </a:lnTo>
                                <a:moveTo>
                                  <a:pt x="63" y="0"/>
                                </a:moveTo>
                                <a:lnTo>
                                  <a:pt x="0" y="156"/>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334"/>
                        <wps:cNvSpPr>
                          <a:spLocks noEditPoints="1"/>
                        </wps:cNvSpPr>
                        <wps:spPr bwMode="auto">
                          <a:xfrm>
                            <a:off x="1105535" y="1814195"/>
                            <a:ext cx="0" cy="258445"/>
                          </a:xfrm>
                          <a:custGeom>
                            <a:avLst/>
                            <a:gdLst>
                              <a:gd name="T0" fmla="*/ 0 h 407"/>
                              <a:gd name="T1" fmla="*/ 73 h 407"/>
                              <a:gd name="T2" fmla="*/ 115 h 407"/>
                              <a:gd name="T3" fmla="*/ 188 h 407"/>
                              <a:gd name="T4" fmla="*/ 230 h 407"/>
                              <a:gd name="T5" fmla="*/ 303 h 407"/>
                              <a:gd name="T6" fmla="*/ 344 h 407"/>
                              <a:gd name="T7" fmla="*/ 407 h 407"/>
                            </a:gdLst>
                            <a:ahLst/>
                            <a:cxnLst>
                              <a:cxn ang="0">
                                <a:pos x="0" y="T0"/>
                              </a:cxn>
                              <a:cxn ang="0">
                                <a:pos x="0" y="T1"/>
                              </a:cxn>
                              <a:cxn ang="0">
                                <a:pos x="0" y="T2"/>
                              </a:cxn>
                              <a:cxn ang="0">
                                <a:pos x="0" y="T3"/>
                              </a:cxn>
                              <a:cxn ang="0">
                                <a:pos x="0" y="T4"/>
                              </a:cxn>
                              <a:cxn ang="0">
                                <a:pos x="0" y="T5"/>
                              </a:cxn>
                              <a:cxn ang="0">
                                <a:pos x="0" y="T6"/>
                              </a:cxn>
                              <a:cxn ang="0">
                                <a:pos x="0" y="T7"/>
                              </a:cxn>
                            </a:cxnLst>
                            <a:rect l="0" t="0" r="r" b="b"/>
                            <a:pathLst>
                              <a:path h="407">
                                <a:moveTo>
                                  <a:pt x="0" y="0"/>
                                </a:moveTo>
                                <a:lnTo>
                                  <a:pt x="0" y="73"/>
                                </a:lnTo>
                                <a:moveTo>
                                  <a:pt x="0" y="115"/>
                                </a:moveTo>
                                <a:lnTo>
                                  <a:pt x="0" y="188"/>
                                </a:lnTo>
                                <a:moveTo>
                                  <a:pt x="0" y="230"/>
                                </a:moveTo>
                                <a:lnTo>
                                  <a:pt x="0" y="303"/>
                                </a:lnTo>
                                <a:moveTo>
                                  <a:pt x="0" y="344"/>
                                </a:moveTo>
                                <a:lnTo>
                                  <a:pt x="0" y="407"/>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335"/>
                        <wps:cNvCnPr/>
                        <wps:spPr bwMode="auto">
                          <a:xfrm flipV="1">
                            <a:off x="1092200" y="2397125"/>
                            <a:ext cx="0" cy="40386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9" name="Freeform 336"/>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solidFill>
                            <a:srgbClr val="FCF2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337"/>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Line 338"/>
                        <wps:cNvCnPr/>
                        <wps:spPr bwMode="auto">
                          <a:xfrm>
                            <a:off x="276669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2" name="Line 339"/>
                        <wps:cNvCnPr/>
                        <wps:spPr bwMode="auto">
                          <a:xfrm>
                            <a:off x="2766695" y="1781175"/>
                            <a:ext cx="356870"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3" name="Line 340"/>
                        <wps:cNvCnPr/>
                        <wps:spPr bwMode="auto">
                          <a:xfrm flipV="1">
                            <a:off x="312356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4" name="Freeform 341"/>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342"/>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343"/>
                        <wps:cNvSpPr>
                          <a:spLocks noEditPoints="1"/>
                        </wps:cNvSpPr>
                        <wps:spPr bwMode="auto">
                          <a:xfrm>
                            <a:off x="3084195" y="1536065"/>
                            <a:ext cx="79375" cy="99695"/>
                          </a:xfrm>
                          <a:custGeom>
                            <a:avLst/>
                            <a:gdLst>
                              <a:gd name="T0" fmla="*/ 62 w 125"/>
                              <a:gd name="T1" fmla="*/ 0 h 157"/>
                              <a:gd name="T2" fmla="*/ 125 w 125"/>
                              <a:gd name="T3" fmla="*/ 157 h 157"/>
                              <a:gd name="T4" fmla="*/ 62 w 125"/>
                              <a:gd name="T5" fmla="*/ 0 h 157"/>
                              <a:gd name="T6" fmla="*/ 0 w 125"/>
                              <a:gd name="T7" fmla="*/ 157 h 157"/>
                            </a:gdLst>
                            <a:ahLst/>
                            <a:cxnLst>
                              <a:cxn ang="0">
                                <a:pos x="T0" y="T1"/>
                              </a:cxn>
                              <a:cxn ang="0">
                                <a:pos x="T2" y="T3"/>
                              </a:cxn>
                              <a:cxn ang="0">
                                <a:pos x="T4" y="T5"/>
                              </a:cxn>
                              <a:cxn ang="0">
                                <a:pos x="T6" y="T7"/>
                              </a:cxn>
                            </a:cxnLst>
                            <a:rect l="0" t="0" r="r" b="b"/>
                            <a:pathLst>
                              <a:path w="125" h="157">
                                <a:moveTo>
                                  <a:pt x="62" y="0"/>
                                </a:moveTo>
                                <a:lnTo>
                                  <a:pt x="125" y="157"/>
                                </a:lnTo>
                                <a:moveTo>
                                  <a:pt x="62" y="0"/>
                                </a:moveTo>
                                <a:lnTo>
                                  <a:pt x="0" y="157"/>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344"/>
                        <wps:cNvSpPr>
                          <a:spLocks noEditPoints="1"/>
                        </wps:cNvSpPr>
                        <wps:spPr bwMode="auto">
                          <a:xfrm>
                            <a:off x="2945130" y="1781175"/>
                            <a:ext cx="0" cy="993140"/>
                          </a:xfrm>
                          <a:custGeom>
                            <a:avLst/>
                            <a:gdLst>
                              <a:gd name="T0" fmla="*/ 0 h 1564"/>
                              <a:gd name="T1" fmla="*/ 73 h 1564"/>
                              <a:gd name="T2" fmla="*/ 115 h 1564"/>
                              <a:gd name="T3" fmla="*/ 188 h 1564"/>
                              <a:gd name="T4" fmla="*/ 230 h 1564"/>
                              <a:gd name="T5" fmla="*/ 303 h 1564"/>
                              <a:gd name="T6" fmla="*/ 344 h 1564"/>
                              <a:gd name="T7" fmla="*/ 417 h 1564"/>
                              <a:gd name="T8" fmla="*/ 459 h 1564"/>
                              <a:gd name="T9" fmla="*/ 532 h 1564"/>
                              <a:gd name="T10" fmla="*/ 574 h 1564"/>
                              <a:gd name="T11" fmla="*/ 647 h 1564"/>
                              <a:gd name="T12" fmla="*/ 688 h 1564"/>
                              <a:gd name="T13" fmla="*/ 761 h 1564"/>
                              <a:gd name="T14" fmla="*/ 803 h 1564"/>
                              <a:gd name="T15" fmla="*/ 876 h 1564"/>
                              <a:gd name="T16" fmla="*/ 918 h 1564"/>
                              <a:gd name="T17" fmla="*/ 991 h 1564"/>
                              <a:gd name="T18" fmla="*/ 1032 h 1564"/>
                              <a:gd name="T19" fmla="*/ 1105 h 1564"/>
                              <a:gd name="T20" fmla="*/ 1147 h 1564"/>
                              <a:gd name="T21" fmla="*/ 1220 h 1564"/>
                              <a:gd name="T22" fmla="*/ 1262 h 1564"/>
                              <a:gd name="T23" fmla="*/ 1335 h 1564"/>
                              <a:gd name="T24" fmla="*/ 1377 h 1564"/>
                              <a:gd name="T25" fmla="*/ 1450 h 1564"/>
                              <a:gd name="T26" fmla="*/ 1491 h 1564"/>
                              <a:gd name="T27" fmla="*/ 1564 h 1564"/>
                            </a:gdLst>
                            <a:ahLst/>
                            <a:cxnLst>
                              <a:cxn ang="0">
                                <a:pos x="0" y="T0"/>
                              </a:cxn>
                              <a:cxn ang="0">
                                <a:pos x="0" y="T1"/>
                              </a:cxn>
                              <a:cxn ang="0">
                                <a:pos x="0" y="T2"/>
                              </a:cxn>
                              <a:cxn ang="0">
                                <a:pos x="0" y="T3"/>
                              </a:cxn>
                              <a:cxn ang="0">
                                <a:pos x="0" y="T4"/>
                              </a:cxn>
                              <a:cxn ang="0">
                                <a:pos x="0" y="T5"/>
                              </a:cxn>
                              <a:cxn ang="0">
                                <a:pos x="0" y="T6"/>
                              </a:cxn>
                              <a:cxn ang="0">
                                <a:pos x="0" y="T7"/>
                              </a:cxn>
                              <a:cxn ang="0">
                                <a:pos x="0" y="T8"/>
                              </a:cxn>
                              <a:cxn ang="0">
                                <a:pos x="0" y="T9"/>
                              </a:cxn>
                              <a:cxn ang="0">
                                <a:pos x="0" y="T10"/>
                              </a:cxn>
                              <a:cxn ang="0">
                                <a:pos x="0" y="T11"/>
                              </a:cxn>
                              <a:cxn ang="0">
                                <a:pos x="0" y="T12"/>
                              </a:cxn>
                              <a:cxn ang="0">
                                <a:pos x="0" y="T13"/>
                              </a:cxn>
                              <a:cxn ang="0">
                                <a:pos x="0" y="T14"/>
                              </a:cxn>
                              <a:cxn ang="0">
                                <a:pos x="0" y="T15"/>
                              </a:cxn>
                              <a:cxn ang="0">
                                <a:pos x="0" y="T16"/>
                              </a:cxn>
                              <a:cxn ang="0">
                                <a:pos x="0" y="T17"/>
                              </a:cxn>
                              <a:cxn ang="0">
                                <a:pos x="0" y="T18"/>
                              </a:cxn>
                              <a:cxn ang="0">
                                <a:pos x="0" y="T19"/>
                              </a:cxn>
                              <a:cxn ang="0">
                                <a:pos x="0" y="T20"/>
                              </a:cxn>
                              <a:cxn ang="0">
                                <a:pos x="0" y="T21"/>
                              </a:cxn>
                              <a:cxn ang="0">
                                <a:pos x="0" y="T22"/>
                              </a:cxn>
                              <a:cxn ang="0">
                                <a:pos x="0" y="T23"/>
                              </a:cxn>
                              <a:cxn ang="0">
                                <a:pos x="0" y="T24"/>
                              </a:cxn>
                              <a:cxn ang="0">
                                <a:pos x="0" y="T25"/>
                              </a:cxn>
                              <a:cxn ang="0">
                                <a:pos x="0" y="T26"/>
                              </a:cxn>
                              <a:cxn ang="0">
                                <a:pos x="0" y="T27"/>
                              </a:cxn>
                            </a:cxnLst>
                            <a:rect l="0" t="0" r="r" b="b"/>
                            <a:pathLst>
                              <a:path h="1564">
                                <a:moveTo>
                                  <a:pt x="0" y="0"/>
                                </a:moveTo>
                                <a:lnTo>
                                  <a:pt x="0" y="73"/>
                                </a:lnTo>
                                <a:moveTo>
                                  <a:pt x="0" y="115"/>
                                </a:moveTo>
                                <a:lnTo>
                                  <a:pt x="0" y="188"/>
                                </a:lnTo>
                                <a:moveTo>
                                  <a:pt x="0" y="230"/>
                                </a:moveTo>
                                <a:lnTo>
                                  <a:pt x="0" y="303"/>
                                </a:lnTo>
                                <a:moveTo>
                                  <a:pt x="0" y="344"/>
                                </a:moveTo>
                                <a:lnTo>
                                  <a:pt x="0" y="417"/>
                                </a:lnTo>
                                <a:moveTo>
                                  <a:pt x="0" y="459"/>
                                </a:moveTo>
                                <a:lnTo>
                                  <a:pt x="0" y="532"/>
                                </a:lnTo>
                                <a:moveTo>
                                  <a:pt x="0" y="574"/>
                                </a:moveTo>
                                <a:lnTo>
                                  <a:pt x="0" y="647"/>
                                </a:lnTo>
                                <a:moveTo>
                                  <a:pt x="0" y="688"/>
                                </a:moveTo>
                                <a:lnTo>
                                  <a:pt x="0" y="761"/>
                                </a:lnTo>
                                <a:moveTo>
                                  <a:pt x="0" y="803"/>
                                </a:moveTo>
                                <a:lnTo>
                                  <a:pt x="0" y="876"/>
                                </a:lnTo>
                                <a:moveTo>
                                  <a:pt x="0" y="918"/>
                                </a:moveTo>
                                <a:lnTo>
                                  <a:pt x="0" y="991"/>
                                </a:lnTo>
                                <a:moveTo>
                                  <a:pt x="0" y="1032"/>
                                </a:moveTo>
                                <a:lnTo>
                                  <a:pt x="0" y="1105"/>
                                </a:lnTo>
                                <a:moveTo>
                                  <a:pt x="0" y="1147"/>
                                </a:moveTo>
                                <a:lnTo>
                                  <a:pt x="0" y="1220"/>
                                </a:lnTo>
                                <a:moveTo>
                                  <a:pt x="0" y="1262"/>
                                </a:moveTo>
                                <a:lnTo>
                                  <a:pt x="0" y="1335"/>
                                </a:lnTo>
                                <a:moveTo>
                                  <a:pt x="0" y="1377"/>
                                </a:moveTo>
                                <a:lnTo>
                                  <a:pt x="0" y="1450"/>
                                </a:lnTo>
                                <a:moveTo>
                                  <a:pt x="0" y="1491"/>
                                </a:moveTo>
                                <a:lnTo>
                                  <a:pt x="0" y="1564"/>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Rectangle 346"/>
                        <wps:cNvSpPr>
                          <a:spLocks noChangeArrowheads="1"/>
                        </wps:cNvSpPr>
                        <wps:spPr bwMode="auto">
                          <a:xfrm>
                            <a:off x="3216275" y="1589405"/>
                            <a:ext cx="4572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0C559" w14:textId="0B0F8F57" w:rsidR="00AC02F9" w:rsidRDefault="00AC02F9">
                              <w:r>
                                <w:rPr>
                                  <w:rFonts w:ascii="Arial" w:hAnsi="Arial" w:cs="Arial"/>
                                  <w:color w:val="000000"/>
                                  <w:sz w:val="10"/>
                                  <w:szCs w:val="10"/>
                                </w:rPr>
                                <w:t>+relatedMaterial</w:t>
                              </w:r>
                            </w:p>
                          </w:txbxContent>
                        </wps:txbx>
                        <wps:bodyPr rot="0" vert="horz" wrap="none" lIns="0" tIns="0" rIns="0" bIns="0" anchor="t" anchorCtr="0">
                          <a:spAutoFit/>
                        </wps:bodyPr>
                      </wps:wsp>
                      <wps:wsp>
                        <wps:cNvPr id="470" name="Rectangle 347"/>
                        <wps:cNvSpPr>
                          <a:spLocks noChangeArrowheads="1"/>
                        </wps:cNvSpPr>
                        <wps:spPr bwMode="auto">
                          <a:xfrm>
                            <a:off x="3216275" y="1675130"/>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AA55D" w14:textId="205426E3" w:rsidR="00AC02F9" w:rsidRDefault="00AC02F9">
                              <w:r>
                                <w:rPr>
                                  <w:rFonts w:ascii="Arial" w:hAnsi="Arial" w:cs="Arial"/>
                                  <w:color w:val="000000"/>
                                  <w:sz w:val="10"/>
                                  <w:szCs w:val="10"/>
                                </w:rPr>
                                <w:t>0..*</w:t>
                              </w:r>
                            </w:p>
                          </w:txbxContent>
                        </wps:txbx>
                        <wps:bodyPr rot="0" vert="horz" wrap="none" lIns="0" tIns="0" rIns="0" bIns="0" anchor="t" anchorCtr="0">
                          <a:spAutoFit/>
                        </wps:bodyPr>
                      </wps:wsp>
                      <wps:wsp>
                        <wps:cNvPr id="471" name="Rectangle 348"/>
                        <wps:cNvSpPr>
                          <a:spLocks noChangeArrowheads="1"/>
                        </wps:cNvSpPr>
                        <wps:spPr bwMode="auto">
                          <a:xfrm>
                            <a:off x="1369695" y="1569085"/>
                            <a:ext cx="45021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49EF7" w14:textId="12FBC509" w:rsidR="00AC02F9" w:rsidRDefault="00AC02F9">
                              <w:r>
                                <w:rPr>
                                  <w:rFonts w:ascii="Arial" w:hAnsi="Arial" w:cs="Arial"/>
                                  <w:color w:val="000000"/>
                                  <w:sz w:val="10"/>
                                  <w:szCs w:val="10"/>
                                </w:rPr>
                                <w:t>+relatedFeature</w:t>
                              </w:r>
                            </w:p>
                          </w:txbxContent>
                        </wps:txbx>
                        <wps:bodyPr rot="0" vert="horz" wrap="none" lIns="0" tIns="0" rIns="0" bIns="0" anchor="t" anchorCtr="0">
                          <a:spAutoFit/>
                        </wps:bodyPr>
                      </wps:wsp>
                      <wps:wsp>
                        <wps:cNvPr id="472" name="Rectangle 349"/>
                        <wps:cNvSpPr>
                          <a:spLocks noChangeArrowheads="1"/>
                        </wps:cNvSpPr>
                        <wps:spPr bwMode="auto">
                          <a:xfrm>
                            <a:off x="1369695" y="1655445"/>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9CB2" w14:textId="0A78257F" w:rsidR="00AC02F9" w:rsidRDefault="00AC02F9">
                              <w:r>
                                <w:rPr>
                                  <w:rFonts w:ascii="Arial" w:hAnsi="Arial" w:cs="Arial"/>
                                  <w:color w:val="000000"/>
                                  <w:sz w:val="10"/>
                                  <w:szCs w:val="10"/>
                                </w:rPr>
                                <w:t>0..*</w:t>
                              </w:r>
                            </w:p>
                          </w:txbxContent>
                        </wps:txbx>
                        <wps:bodyPr rot="0" vert="horz" wrap="none" lIns="0" tIns="0" rIns="0" bIns="0" anchor="t" anchorCtr="0">
                          <a:spAutoFit/>
                        </wps:bodyPr>
                      </wps:wsp>
                      <wps:wsp>
                        <wps:cNvPr id="473" name="Rectangle 350"/>
                        <wps:cNvSpPr>
                          <a:spLocks noChangeArrowheads="1"/>
                        </wps:cNvSpPr>
                        <wps:spPr bwMode="auto">
                          <a:xfrm>
                            <a:off x="165735" y="231775"/>
                            <a:ext cx="187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32977" w14:textId="1F399A27" w:rsidR="00AC02F9" w:rsidRDefault="00AC02F9">
                              <w:r>
                                <w:rPr>
                                  <w:rFonts w:ascii="Arial" w:hAnsi="Arial" w:cs="Arial"/>
                                  <w:color w:val="0000C8"/>
                                  <w:sz w:val="10"/>
                                  <w:szCs w:val="10"/>
                                </w:rPr>
                                <w:t>Name:</w:t>
                              </w:r>
                            </w:p>
                          </w:txbxContent>
                        </wps:txbx>
                        <wps:bodyPr rot="0" vert="horz" wrap="none" lIns="0" tIns="0" rIns="0" bIns="0" anchor="t" anchorCtr="0">
                          <a:spAutoFit/>
                        </wps:bodyPr>
                      </wps:wsp>
                      <wps:wsp>
                        <wps:cNvPr id="474" name="Rectangle 351"/>
                        <wps:cNvSpPr>
                          <a:spLocks noChangeArrowheads="1"/>
                        </wps:cNvSpPr>
                        <wps:spPr bwMode="auto">
                          <a:xfrm>
                            <a:off x="165735" y="318135"/>
                            <a:ext cx="26479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905F" w14:textId="5324EA83" w:rsidR="00AC02F9" w:rsidRDefault="00AC02F9">
                              <w:r>
                                <w:rPr>
                                  <w:rFonts w:ascii="Arial" w:hAnsi="Arial" w:cs="Arial"/>
                                  <w:color w:val="0000C8"/>
                                  <w:sz w:val="10"/>
                                  <w:szCs w:val="10"/>
                                </w:rPr>
                                <w:t>Package:</w:t>
                              </w:r>
                            </w:p>
                          </w:txbxContent>
                        </wps:txbx>
                        <wps:bodyPr rot="0" vert="horz" wrap="none" lIns="0" tIns="0" rIns="0" bIns="0" anchor="t" anchorCtr="0">
                          <a:spAutoFit/>
                        </wps:bodyPr>
                      </wps:wsp>
                      <wps:wsp>
                        <wps:cNvPr id="475" name="Rectangle 352"/>
                        <wps:cNvSpPr>
                          <a:spLocks noChangeArrowheads="1"/>
                        </wps:cNvSpPr>
                        <wps:spPr bwMode="auto">
                          <a:xfrm>
                            <a:off x="165735" y="403860"/>
                            <a:ext cx="23304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597A7" w14:textId="1F8645CB" w:rsidR="00AC02F9" w:rsidRDefault="00AC02F9">
                              <w:r>
                                <w:rPr>
                                  <w:rFonts w:ascii="Arial" w:hAnsi="Arial" w:cs="Arial"/>
                                  <w:color w:val="0000C8"/>
                                  <w:sz w:val="10"/>
                                  <w:szCs w:val="10"/>
                                </w:rPr>
                                <w:t>Version:</w:t>
                              </w:r>
                            </w:p>
                          </w:txbxContent>
                        </wps:txbx>
                        <wps:bodyPr rot="0" vert="horz" wrap="none" lIns="0" tIns="0" rIns="0" bIns="0" anchor="t" anchorCtr="0">
                          <a:spAutoFit/>
                        </wps:bodyPr>
                      </wps:wsp>
                      <wps:wsp>
                        <wps:cNvPr id="476" name="Rectangle 353"/>
                        <wps:cNvSpPr>
                          <a:spLocks noChangeArrowheads="1"/>
                        </wps:cNvSpPr>
                        <wps:spPr bwMode="auto">
                          <a:xfrm>
                            <a:off x="165735" y="490220"/>
                            <a:ext cx="20510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04A98" w14:textId="61B3FC16" w:rsidR="00AC02F9" w:rsidRDefault="00AC02F9">
                              <w:r>
                                <w:rPr>
                                  <w:rFonts w:ascii="Arial" w:hAnsi="Arial" w:cs="Arial"/>
                                  <w:color w:val="0000C8"/>
                                  <w:sz w:val="10"/>
                                  <w:szCs w:val="10"/>
                                </w:rPr>
                                <w:t>Author:</w:t>
                              </w:r>
                            </w:p>
                          </w:txbxContent>
                        </wps:txbx>
                        <wps:bodyPr rot="0" vert="horz" wrap="none" lIns="0" tIns="0" rIns="0" bIns="0" anchor="t" anchorCtr="0">
                          <a:spAutoFit/>
                        </wps:bodyPr>
                      </wps:wsp>
                      <wps:wsp>
                        <wps:cNvPr id="477" name="Rectangle 354"/>
                        <wps:cNvSpPr>
                          <a:spLocks noChangeArrowheads="1"/>
                        </wps:cNvSpPr>
                        <wps:spPr bwMode="auto">
                          <a:xfrm>
                            <a:off x="509905" y="231775"/>
                            <a:ext cx="108712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BE1E" w14:textId="70D37E16" w:rsidR="00AC02F9" w:rsidRDefault="00AC02F9">
                              <w:r>
                                <w:rPr>
                                  <w:rFonts w:ascii="Arial" w:hAnsi="Arial" w:cs="Arial"/>
                                  <w:color w:val="000096"/>
                                  <w:sz w:val="10"/>
                                  <w:szCs w:val="10"/>
                                </w:rPr>
                                <w:t>Summary diagram: Geologic Relations</w:t>
                              </w:r>
                            </w:p>
                          </w:txbxContent>
                        </wps:txbx>
                        <wps:bodyPr rot="0" vert="horz" wrap="none" lIns="0" tIns="0" rIns="0" bIns="0" anchor="t" anchorCtr="0">
                          <a:spAutoFit/>
                        </wps:bodyPr>
                      </wps:wsp>
                      <wps:wsp>
                        <wps:cNvPr id="478" name="Rectangle 355"/>
                        <wps:cNvSpPr>
                          <a:spLocks noChangeArrowheads="1"/>
                        </wps:cNvSpPr>
                        <wps:spPr bwMode="auto">
                          <a:xfrm>
                            <a:off x="509905" y="318135"/>
                            <a:ext cx="67437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08FA" w14:textId="1CEFFD82" w:rsidR="00AC02F9" w:rsidRDefault="00AC02F9">
                              <w:r>
                                <w:rPr>
                                  <w:rFonts w:ascii="Arial" w:hAnsi="Arial" w:cs="Arial"/>
                                  <w:color w:val="000096"/>
                                  <w:sz w:val="10"/>
                                  <w:szCs w:val="10"/>
                                </w:rPr>
                                <w:t>«leaf» GeologicRelation</w:t>
                              </w:r>
                            </w:p>
                          </w:txbxContent>
                        </wps:txbx>
                        <wps:bodyPr rot="0" vert="horz" wrap="none" lIns="0" tIns="0" rIns="0" bIns="0" anchor="t" anchorCtr="0">
                          <a:spAutoFit/>
                        </wps:bodyPr>
                      </wps:wsp>
                      <wps:wsp>
                        <wps:cNvPr id="479" name="Rectangle 356"/>
                        <wps:cNvSpPr>
                          <a:spLocks noChangeArrowheads="1"/>
                        </wps:cNvSpPr>
                        <wps:spPr bwMode="auto">
                          <a:xfrm>
                            <a:off x="509905" y="403860"/>
                            <a:ext cx="889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D3706" w14:textId="21FA46E0" w:rsidR="00AC02F9" w:rsidRDefault="00AC02F9">
                              <w:r>
                                <w:rPr>
                                  <w:rFonts w:ascii="Arial" w:hAnsi="Arial" w:cs="Arial"/>
                                  <w:color w:val="000096"/>
                                  <w:sz w:val="10"/>
                                  <w:szCs w:val="10"/>
                                </w:rPr>
                                <w:t>4.1</w:t>
                              </w:r>
                            </w:p>
                          </w:txbxContent>
                        </wps:txbx>
                        <wps:bodyPr rot="0" vert="horz" wrap="none" lIns="0" tIns="0" rIns="0" bIns="0" anchor="t" anchorCtr="0">
                          <a:spAutoFit/>
                        </wps:bodyPr>
                      </wps:wsp>
                      <wps:wsp>
                        <wps:cNvPr id="480" name="Rectangle 357"/>
                        <wps:cNvSpPr>
                          <a:spLocks noChangeArrowheads="1"/>
                        </wps:cNvSpPr>
                        <wps:spPr bwMode="auto">
                          <a:xfrm>
                            <a:off x="509905" y="490220"/>
                            <a:ext cx="7588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DBCE5" w14:textId="64FC0507" w:rsidR="00AC02F9" w:rsidRDefault="00AC02F9">
                              <w:r>
                                <w:rPr>
                                  <w:rFonts w:ascii="Arial" w:hAnsi="Arial" w:cs="Arial"/>
                                  <w:color w:val="000096"/>
                                  <w:sz w:val="10"/>
                                  <w:szCs w:val="10"/>
                                </w:rPr>
                                <w:t>OGC/CGI GeoSciML SWG</w:t>
                              </w:r>
                            </w:p>
                          </w:txbxContent>
                        </wps:txbx>
                        <wps:bodyPr rot="0" vert="horz" wrap="none" lIns="0" tIns="0" rIns="0" bIns="0" anchor="t" anchorCtr="0">
                          <a:spAutoFit/>
                        </wps:bodyPr>
                      </wps:wsp>
                    </wpc:wpc>
                  </a:graphicData>
                </a:graphic>
              </wp:inline>
            </w:drawing>
          </mc:Choice>
          <mc:Fallback>
            <w:pict>
              <v:group id="Zone de dessin 481" o:spid="_x0000_s1026" editas="canvas" style="width:320.1pt;height:369.15pt;mso-position-horizontal-relative:char;mso-position-vertical-relative:line" coordsize="40652,4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652;height:46882;visibility:visible;mso-wrap-style:square">
                  <v:fill o:detectmouseclick="t"/>
                  <v:path o:connecttype="none"/>
                </v:shape>
                <v:group id="Group 205" o:spid="_x0000_s1028" style="position:absolute;left:196;top:25;width:40164;height:46488" coordorigin="31,31" coordsize="6325,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5" o:spid="_x0000_s1029" style="position:absolute;left:31;top:31;width:6325;height:7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iE8IA&#10;AADcAAAADwAAAGRycy9kb3ducmV2LnhtbERPS4vCMBC+C/6HMIIX0XRlWbRrFBEUPSg+9rK3oZlt&#10;i8mk28Ta/fdGWPA2H99zZovWGtFQ7UvHCt5GCQjizOmScwVfl/VwAsIHZI3GMSn4Iw+Lebczw1S7&#10;O5+oOYdcxBD2KSooQqhSKX1WkEU/chVx5H5cbTFEWOdS13iP4dbIcZJ8SIslx4YCK1oVlF3PN6sg&#10;mN/vw3H57u2gYXM8ebffbZxS/V67/AQRqA0v8b97q+P88RSez8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uITwgAAANwAAAAPAAAAAAAAAAAAAAAAAJgCAABkcnMvZG93&#10;bnJldi54bWxQSwUGAAAAAAQABAD1AAAAhwMAAAAA&#10;" filled="f" strokeweight=".05pt">
                    <v:stroke joinstyle="round" endcap="square"/>
                  </v:rect>
                  <v:shape id="Freeform 6" o:spid="_x0000_s1030"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y3MUA&#10;AADcAAAADwAAAGRycy9kb3ducmV2LnhtbESPzW7CQAyE75V4h5WReiubQlWVwIIi/oSAS4EHsLJu&#10;EpH1RtklpG9fH5B6szXjmc/zZe9q1VEbKs8G3kcJKOLc24oLA9fL9u0LVIjIFmvPZOCXAiwXg5c5&#10;ptY/+Ju6cyyUhHBI0UAZY5NqHfKSHIaRb4hF+/GtwyhrW2jb4kPCXa3HSfKpHVYsDSU2tCopv53v&#10;zkB1uO260zHLjpvper39KA56t0JjXod9NgMVqY//5uf13gr+RPDlGZl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3LcxQAAANwAAAAPAAAAAAAAAAAAAAAAAJgCAABkcnMv&#10;ZG93bnJldi54bWxQSwUGAAAAAAQABAD1AAAAigMAAAAA&#10;" path="m,198r2345,l2481,52r,-52l,,,198xe" stroked="f">
                    <v:path arrowok="t" o:connecttype="custom" o:connectlocs="0,198;2345,198;2481,52;2481,0;0,0;0,198" o:connectangles="0,0,0,0,0,0"/>
                  </v:shape>
                  <v:shape id="Freeform 7" o:spid="_x0000_s1031"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9tcMA&#10;AADcAAAADwAAAGRycy9kb3ducmV2LnhtbERPTWvCQBC9C/6HZQredBOVIqmbUAsFLy1WvXibZqdJ&#10;aHY23d0m8d+7hYK3ebzP2RajaUVPzjeWFaSLBARxaXXDlYLz6XW+AeEDssbWMim4kocin062mGk7&#10;8Af1x1CJGMI+QwV1CF0mpS9rMugXtiOO3Jd1BkOErpLa4RDDTSuXSfIoDTYcG2rs6KWm8vv4axSY&#10;dHXpfvqDe7+u15/D0mjsd29KzR7G5ycQgcZwF/+79zrOX6Xw90y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B9tcMAAADcAAAADwAAAAAAAAAAAAAAAACYAgAAZHJzL2Rv&#10;d25yZXYueG1sUEsFBgAAAAAEAAQA9QAAAIgDAAAAAA==&#10;" path="m,198r2345,l2481,52r,-52l,,,198xe" filled="f" strokeweight=".05pt">
                    <v:stroke endcap="square"/>
                    <v:path arrowok="t" o:connecttype="custom" o:connectlocs="0,198;2345,198;2481,52;2481,0;0,0;0,198" o:connectangles="0,0,0,0,0,0"/>
                  </v:shape>
                  <v:rect id="Rectangle 8" o:spid="_x0000_s1032" style="position:absolute;left:83;top:63;width:21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Ov78A&#10;AADcAAAADwAAAGRycy9kb3ducmV2LnhtbERP24rCMBB9F/yHMMK+aWqF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6U6/vwAAANwAAAAPAAAAAAAAAAAAAAAAAJgCAABkcnMvZG93bnJl&#10;di54bWxQSwUGAAAAAAQABAD1AAAAhAMAAAAA&#10;" filled="f" stroked="f">
                    <v:textbox style="mso-fit-shape-to-text:t" inset="0,0,0,0">
                      <w:txbxContent>
                        <w:p w14:paraId="1D81756B" w14:textId="5AC63CF7" w:rsidR="00AC02F9" w:rsidRDefault="00AC02F9">
                          <w:r>
                            <w:rPr>
                              <w:rFonts w:ascii="Arial" w:hAnsi="Arial" w:cs="Arial"/>
                              <w:b/>
                              <w:bCs/>
                              <w:color w:val="000000"/>
                              <w:sz w:val="10"/>
                              <w:szCs w:val="10"/>
                            </w:rPr>
                            <w:t>class Summary diagram: Geologic Relations</w:t>
                          </w:r>
                        </w:p>
                      </w:txbxContent>
                    </v:textbox>
                  </v:rect>
                  <v:shape id="Freeform 9" o:spid="_x0000_s1033" style="position:absolute;left:448;top:1345;width:2637;height:1085;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fP8MA&#10;AADcAAAADwAAAGRycy9kb3ducmV2LnhtbERPTWsCMRC9F/wPYQrearYulbIaRcViT6WuvXgbknF3&#10;cTNZknRd/fVNodDbPN7nLFaDbUVPPjSOFTxPMhDE2pmGKwVfx7enVxAhIhtsHZOCGwVYLUcPCyyM&#10;u/KB+jJWIoVwKFBBHWNXSBl0TRbDxHXEiTs7bzEm6CtpPF5TuG3lNMtm0mLDqaHGjrY16Uv5bRW8&#10;3I8nvdGf5a7fzC43/7Hv/D1Xavw4rOcgIg3xX/znfjdpfp7D7zPp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nfP8MAAADcAAAADwAAAAAAAAAAAAAAAACYAgAAZHJzL2Rv&#10;d25yZXYueG1sUEsFBgAAAAAEAAQA9QAAAIgDAAAAAA==&#10;" path="m4008,v23,,40,18,40,40l4048,40r,1584l4048,1624v,23,-17,40,-40,40c4008,1664,4008,1664,4008,1664r,l40,1664r,c18,1664,,1647,,1624r,l,40c,18,18,,40,r,l4008,xe" fillcolor="#bbc1d0" strokeweight="0">
                    <v:path arrowok="t" o:connecttype="custom" o:connectlocs="2611,0;2637,26;2637,26;2637,1059;2637,1059;2611,1085;2611,1085;2611,1085;26,1085;26,1085;0,1059;0,1059;0,26;26,0;26,0;2611,0" o:connectangles="0,0,0,0,0,0,0,0,0,0,0,0,0,0,0,0"/>
                  </v:shape>
                  <v:rect id="Rectangle 10" o:spid="_x0000_s1034" style="position:absolute;left:417;top:1314;width:264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IacMA&#10;AADcAAAADwAAAGRycy9kb3ducmV2LnhtbERPS2vCQBC+F/wPywi9lLprlVJSVxFB6s1HA+1xyE6T&#10;tNnZkB01/feuIHibj+85s0XvG3WiLtaBLYxHBhRxEVzNpYX8c/38BioKssMmMFn4pwiL+eBhhpkL&#10;Z97T6SClSiEcM7RQibSZ1rGoyGMchZY4cT+h8ygJdqV2HZ5TuG/0izGv2mPNqaHCllYVFX+Ho7fw&#10;K81HNGG3kdX6q959T8zTcZtb+zjsl++ghHq5i2/ujUvzJ1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ZIacMAAADcAAAADwAAAAAAAAAAAAAAAACYAgAAZHJzL2Rv&#10;d25yZXYueG1sUEsFBgAAAAAEAAQA9QAAAIgDAAAAAA==&#10;" fillcolor="#ededed" stroked="f"/>
                  <v:rect id="Rectangle 11" o:spid="_x0000_s1035" style="position:absolute;left:417;top:1324;width:2647;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JFcMA&#10;AADcAAAADwAAAGRycy9kb3ducmV2LnhtbERPS2vCQBC+F/wPywje6m5NDTW6hiIEhLYHH9DrkB2T&#10;0Oxsmt1o+u+7hYK3+fies8lH24or9b5xrOFprkAQl840XGk4n4rHFxA+IBtsHZOGH/KQbycPG8yM&#10;u/GBrsdQiRjCPkMNdQhdJqUva7Lo564jjtzF9RZDhH0lTY+3GG5buVAqlRYbjg01drSrqfw6DlYD&#10;ps/m++OSvJ/ehhRX1aiK5afSejYdX9cgAo3hLv53702cnyzh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PJFcMAAADcAAAADwAAAAAAAAAAAAAAAACYAgAAZHJzL2Rv&#10;d25yZXYueG1sUEsFBgAAAAAEAAQA9QAAAIgDAAAAAA==&#10;" stroked="f"/>
                  <v:rect id="Rectangle 12" o:spid="_x0000_s1036" style="position:absolute;left:417;top:156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F8MA&#10;AADcAAAADwAAAGRycy9kb3ducmV2LnhtbERPTWvCQBC9F/wPywheSt2ooCV1FRVEKQit9tDjkJ1m&#10;Q7KzMbsm8d93hUJv83ifs1z3thItNb5wrGAyTkAQZ04XnCv4uuxfXkH4gKyxckwK7uRhvRo8LTHV&#10;ruNPas8hFzGEfYoKTAh1KqXPDFn0Y1cTR+7HNRZDhE0udYNdDLeVnCbJXFosODYYrGlnKCvPN6tg&#10;0WXX8taeplv9Xbr350Nntvih1GjYb95ABOrDv/jPfdRx/mwOj2fi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T/F8MAAADcAAAADwAAAAAAAAAAAAAAAACYAgAAZHJzL2Rv&#10;d25yZXYueG1sUEsFBgAAAAAEAAQA9QAAAIgDAAAAAA==&#10;" fillcolor="#fefefe" stroked="f"/>
                  <v:rect id="Rectangle 13" o:spid="_x0000_s1037" style="position:absolute;left:417;top:1616;width:2647;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Sx8MA&#10;AADcAAAADwAAAGRycy9kb3ducmV2LnhtbERPTWvCQBC9F/wPyxR6azZtQSW6hqC0FHqpsfQ8ZMck&#10;mp2N2W1M/PVuQfA2j/c5y3Qwjeipc7VlBS9RDIK4sLrmUsHP7v15DsJ5ZI2NZVIwkoN0NXlYYqLt&#10;mbfU574UIYRdggoq79tESldUZNBFtiUO3N52Bn2AXSl1h+cQbhr5GsdTabDm0FBhS+uKimP+ZxTU&#10;40fms5M9ZBccG/39tcm3vxelnh6HbAHC0+Dv4pv7U4f5bzP4fyZc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Sx8MAAADcAAAADwAAAAAAAAAAAAAAAACYAgAAZHJzL2Rv&#10;d25yZXYueG1sUEsFBgAAAAAEAAQA9QAAAIgDAAAAAA==&#10;" fillcolor="#fdfdfd" stroked="f"/>
                  <v:rect id="Rectangle 14" o:spid="_x0000_s1038" style="position:absolute;left:417;top:1648;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z+8UA&#10;AADcAAAADwAAAGRycy9kb3ducmV2LnhtbESPwWrDQAxE74X8w6JCLyFZNwFjnKxNCCmEntq0HyC8&#10;qm3i1RrvJrb79dWhkJvEjGae9uXkOnWnIbSeDbyuE1DElbct1wa+v95WGagQkS12nsnATAHKYvG0&#10;x9z6kT/pfom1khAOORpoYuxzrUPVkMOw9j2xaD9+cBhlHWptBxwl3HV6kySpdtiyNDTY07Gh6nq5&#10;OQPTwdM8p9ly+Z59WJxPp2P9ezXm5Xk67EBFmuLD/H99toK/FVp5Rib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PPP7xQAAANwAAAAPAAAAAAAAAAAAAAAAAJgCAABkcnMv&#10;ZG93bnJldi54bWxQSwUGAAAAAAQABAD1AAAAigMAAAAA&#10;" fillcolor="#fcfcfc" stroked="f"/>
                  <v:rect id="Rectangle 15" o:spid="_x0000_s1039" style="position:absolute;left:417;top:170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zz78A&#10;AADcAAAADwAAAGRycy9kb3ducmV2LnhtbERPTYvCMBC9C/6HMII3TVV20WoUEQSvuu19aMa22kxK&#10;E9vqrzcLgrd5vM/Z7HpTiZYaV1pWMJtGIIgzq0vOFSR/x8kShPPIGivLpOBJDnbb4WCDsbYdn6m9&#10;+FyEEHYxKii8r2MpXVaQQTe1NXHgrrYx6ANscqkb7EK4qeQ8in6lwZJDQ4E1HQrK7peHUZD+LM/z&#10;7i5fyetm0tX1cUxarJQaj/r9GoSn3n/FH/dJh/mLFfw/E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erPPvwAAANwAAAAPAAAAAAAAAAAAAAAAAJgCAABkcnMvZG93bnJl&#10;di54bWxQSwUGAAAAAAQABAD1AAAAhAMAAAAA&#10;" fillcolor="#fbfbfb" stroked="f"/>
                  <v:rect id="Rectangle 16" o:spid="_x0000_s1040" style="position:absolute;left:417;top:175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N44ccA&#10;AADcAAAADwAAAGRycy9kb3ducmV2LnhtbESPQU/CQBCF7yb+h82YeDGy1RiFykIIaIIkHCz8gEl3&#10;aBu6s2t3pYVfzxxMvM3kvXnvm+l8cK06URcbzwaeRhko4tLbhisD+93n4xhUTMgWW89k4EwR5rPb&#10;mynm1vf8TaciVUpCOOZooE4p5FrHsiaHceQDsWgH3zlMsnaVth32Eu5a/Zxlr9phw9JQY6BlTeWx&#10;+HUGfoqP/ery8Db0m2YS0mT7tRsvgjH3d8PiHVSiIf2b/67XVvBfBF+ekQn0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zeOHHAAAA3AAAAA8AAAAAAAAAAAAAAAAAmAIAAGRy&#10;cy9kb3ducmV2LnhtbFBLBQYAAAAABAAEAPUAAACMAwAAAAA=&#10;" fillcolor="#fafafa" stroked="f"/>
                  <v:rect id="Rectangle 17" o:spid="_x0000_s1041" style="position:absolute;left:417;top:180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gTMMA&#10;AADcAAAADwAAAGRycy9kb3ducmV2LnhtbERP22rCQBB9F/yHZQTf6sagItFVpLS0WCpegs9Ddkyi&#10;2dmQ3Wrq17uFgm9zONeZL1tTiSs1rrSsYDiIQBBnVpecK0gP7y9TEM4ja6wsk4JfcrBcdDtzTLS9&#10;8Y6ue5+LEMIuQQWF93UipcsKMugGtiYO3Mk2Bn2ATS51g7cQbioZR9FEGiw5NBRY02tB2WX/YxTo&#10;dLyJ1/HxrLffE6fvafTlP96U6vfa1QyEp9Y/xf/uTx3mj4bw90y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KgTMMAAADcAAAADwAAAAAAAAAAAAAAAACYAgAAZHJzL2Rv&#10;d25yZXYueG1sUEsFBgAAAAAEAAQA9QAAAIgDAAAAAA==&#10;" fillcolor="#f9f9f9" stroked="f"/>
                  <v:rect id="Rectangle 18" o:spid="_x0000_s1042" style="position:absolute;left:417;top:185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yg8UA&#10;AADcAAAADwAAAGRycy9kb3ducmV2LnhtbESPT2sCMRDF7wW/QxjBS9GsSyllNYqKigcp+Pc8bsbd&#10;xc1kSaJuv70pFHqb4b3fmzfjaWtq8SDnK8sKhoMEBHFudcWFguNh1f8C4QOyxtoyKfghD9NJ522M&#10;mbZP3tFjHwoRQ9hnqKAMocmk9HlJBv3ANsRRu1pnMMTVFVI7fMZwU8s0ST6lwYrjhRIbWpSU3/Z3&#10;E2t8r+fzMy5Xp2N92Wp8T09ud1aq121nIxCB2vBv/qM3OnIfKfw+EyeQk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XKDxQAAANwAAAAPAAAAAAAAAAAAAAAAAJgCAABkcnMv&#10;ZG93bnJldi54bWxQSwUGAAAAAAQABAD1AAAAigMAAAAA&#10;" fillcolor="#f8f8f8" stroked="f"/>
                  <v:rect id="Rectangle 19" o:spid="_x0000_s1043" style="position:absolute;left:417;top:1887;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42cMA&#10;AADcAAAADwAAAGRycy9kb3ducmV2LnhtbERPTWvCQBC9F/wPywhepG7UYmt0FS1USz2ZevE2ZMck&#10;mJ0N2TUm/94tCL3N433Oct2aUjRUu8KygvEoAkGcWl1wpuD0+/X6AcJ5ZI2lZVLQkYP1qveyxFjb&#10;Ox+pSXwmQgi7GBXk3lexlC7NyaAb2Yo4cBdbG/QB1pnUNd5DuCnlJIpm0mDBoSHHij5zSq/JzSg4&#10;zM22m9vuPWnOWzfcFz/HXYpKDfrtZgHCU+v/xU/3tw7z36bw90y4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42cMAAADcAAAADwAAAAAAAAAAAAAAAACYAgAAZHJzL2Rv&#10;d25yZXYueG1sUEsFBgAAAAAEAAQA9QAAAIgDAAAAAA==&#10;" fillcolor="#f7f7f7" stroked="f"/>
                  <v:rect id="Rectangle 20" o:spid="_x0000_s1044" style="position:absolute;left:417;top:194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cWcQA&#10;AADcAAAADwAAAGRycy9kb3ducmV2LnhtbERP22rCQBB9L/gPywh9KXVjUSmpmyAWoVRBvIGP0+yY&#10;BLOzYXdr4t93C4W+zeFcZ573phE3cr62rGA8SkAQF1bXXCo4HlbPryB8QNbYWCYFd/KQZ4OHOaba&#10;dryj2z6UIoawT1FBFUKbSumLigz6kW2JI3exzmCI0JVSO+xiuGnkS5LMpMGaY0OFLS0rKq77b6Og&#10;Szbv/LT+mp2mx23pVttPOi9Rqcdhv3gDEagP/+I/94eO8ycT+H0mXi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HFnEAAAA3AAAAA8AAAAAAAAAAAAAAAAAmAIAAGRycy9k&#10;b3ducmV2LnhtbFBLBQYAAAAABAAEAPUAAACJAwAAAAA=&#10;" fillcolor="#f6f6f6" stroked="f"/>
                  <v:rect id="Rectangle 21" o:spid="_x0000_s1045" style="position:absolute;left:417;top:199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6sMQA&#10;AADcAAAADwAAAGRycy9kb3ducmV2LnhtbERPS2vCQBC+F/wPywheim5sfUZXKYWKp4rRg8cxOybB&#10;7GzIrknaX98tFHqbj+85621nStFQ7QrLCsajCARxanXBmYLz6WO4AOE8ssbSMin4IgfbTe9pjbG2&#10;LR+pSXwmQgi7GBXk3lexlC7NyaAb2Yo4cDdbG/QB1pnUNbYh3JTyJYpm0mDBoSHHit5zSu/JwyiY&#10;VtfdfHJ4/fxOnnf2XKb7ZtlelBr0u7cVCE+d/xf/ufc6zJ9M4feZcIH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erDEAAAA3AAAAA8AAAAAAAAAAAAAAAAAmAIAAGRycy9k&#10;b3ducmV2LnhtbFBLBQYAAAAABAAEAPUAAACJAwAAAAA=&#10;" fillcolor="#f5f5f5" stroked="f"/>
                  <v:rect id="Rectangle 22" o:spid="_x0000_s1046" style="position:absolute;left:417;top:204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W0nsQA&#10;AADcAAAADwAAAGRycy9kb3ducmV2LnhtbERP32vCMBB+H/g/hBP2pqluONcZpTgEYTCwk8HejuZs&#10;q82lJNG2//0yEPZ2H9/PW21604gbOV9bVjCbJiCIC6trLhUcv3aTJQgfkDU2lknBQB4269HDClNt&#10;Oz7QLQ+liCHsU1RQhdCmUvqiIoN+alviyJ2sMxgidKXUDrsYbho5T5KFNFhzbKiwpW1FxSW/GgXf&#10;Q33usvdXu892P9fT59PLZfhwSj2O++wNRKA+/Ivv7r2O858X8PdMvE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ltJ7EAAAA3AAAAA8AAAAAAAAAAAAAAAAAmAIAAGRycy9k&#10;b3ducmV2LnhtbFBLBQYAAAAABAAEAPUAAACJAwAAAAA=&#10;" fillcolor="#f4f4f4" stroked="f"/>
                  <v:rect id="Rectangle 23" o:spid="_x0000_s1047" style="position:absolute;left:417;top:209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rlCMIA&#10;AADcAAAADwAAAGRycy9kb3ducmV2LnhtbERPTWvCQBC9C/6HZYTedFerbY2uIoViTwVNxes0OybB&#10;7GzIbmLaX98tCL3N433OetvbSnTU+NKxhulEgSDOnCk51/CZvo1fQPiAbLByTBq+ycN2MxysMTHu&#10;xgfqjiEXMYR9ghqKEOpESp8VZNFPXE0cuYtrLIYIm1yaBm8x3FZyptSTtFhybCiwpteCsuuxtRrO&#10;P10b9u6r7U5kPx4XdF2mSmn9MOp3KxCB+vAvvrvfTZw/f4a/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muUIwgAAANwAAAAPAAAAAAAAAAAAAAAAAJgCAABkcnMvZG93&#10;bnJldi54bWxQSwUGAAAAAAQABAD1AAAAhwMAAAAA&#10;" fillcolor="#f3f3f3" stroked="f"/>
                  <v:rect id="Rectangle 24" o:spid="_x0000_s1048" style="position:absolute;left:417;top:2127;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GMYA&#10;AADcAAAADwAAAGRycy9kb3ducmV2LnhtbESPQWvCQBCF7wX/wzKCl1I3lVJK6ioibSlUkEaL9DZk&#10;x2wwOxuy2xj/vXMQepvhvXnvm/ly8I3qqYt1YAOP0wwUcRlszZWB/e794QVUTMgWm8Bk4EIRlovR&#10;3RxzG878TX2RKiUhHHM04FJqc61j6chjnIaWWLRj6DwmWbtK2w7PEu4bPcuyZ+2xZmlw2NLaUXkq&#10;/ryBlT788qb46n+8u+iDvT/57cebMZPxsHoFlWhI/+bb9acV/Ce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SGMYAAADcAAAADwAAAAAAAAAAAAAAAACYAgAAZHJz&#10;L2Rvd25yZXYueG1sUEsFBgAAAAAEAAQA9QAAAIsDAAAAAA==&#10;" fillcolor="#f2f2f2" stroked="f"/>
                  <v:rect id="Rectangle 25" o:spid="_x0000_s1049" style="position:absolute;left:417;top:2179;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3DMYA&#10;AADcAAAADwAAAGRycy9kb3ducmV2LnhtbESPQWvCQBCF7wX/wzKFXkrdbZFSY1aRomBzMykUb0N2&#10;moRkZ0N21dhf7woFbzO89755k65G24kTDb5xrOF1qkAQl840XGn4LrYvHyB8QDbYOSYNF/KwWk4e&#10;UkyMO/OeTnmoRISwT1BDHUKfSOnLmiz6qeuJo/brBoshrkMlzYDnCLedfFPqXVpsOF6osafPmso2&#10;P9pI2bf2UM42Knv+2vLPvCiysf/T+ulxXC9ABBrD3fyf3plYfzaH2zNxAr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c3DMYAAADcAAAADwAAAAAAAAAAAAAAAACYAgAAZHJz&#10;L2Rvd25yZXYueG1sUEsFBgAAAAAEAAQA9QAAAIsDAAAAAA==&#10;" fillcolor="#f1f1f1" stroked="f"/>
                  <v:rect id="Rectangle 26" o:spid="_x0000_s1050" style="position:absolute;left:417;top:223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N+8cA&#10;AADcAAAADwAAAGRycy9kb3ducmV2LnhtbESPQUvDQBCF74L/YRnBi5iNQovGbksrFASl0CqItzE7&#10;yUazszG7bdJ/3zkUvM3w3rz3zWwx+lYdqI9NYAN3WQ6KuAy24drAx/v69gFUTMgW28Bk4EgRFvPL&#10;ixkWNgy8pcMu1UpCOBZowKXUFVrH0pHHmIWOWLQq9B6TrH2tbY+DhPtW3+f5VHtsWBocdvTsqPzd&#10;7b2B1evnm31c/7h9NbnZ5NX33/ZrQGOur8blE6hEY/o3n69frOBPBF+ekQn0/A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jDfvHAAAA3AAAAA8AAAAAAAAAAAAAAAAAmAIAAGRy&#10;cy9kb3ducmV2LnhtbFBLBQYAAAAABAAEAPUAAACMAwAAAAA=&#10;" fillcolor="#f0f0f0" stroked="f"/>
                  <v:rect id="Rectangle 27" o:spid="_x0000_s1051" style="position:absolute;left:417;top:228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Ip8EA&#10;AADcAAAADwAAAGRycy9kb3ducmV2LnhtbERPTYvCMBC9C/6HMII3TV1QtGsUcRH0JFuF7XFsZtuu&#10;zaQ00dZ/vxEEb/N4n7Ncd6YSd2pcaVnBZByBIM6sLjlXcD7tRnMQziNrrCyTggc5WK/6vSXG2rb8&#10;TffE5yKEsItRQeF9HUvpsoIMurGtiQP3axuDPsAml7rBNoSbSn5E0UwaLDk0FFjTtqDsmtyMgrY+&#10;LvQm1Zc2TROZXX6+Dm72p9Rw0G0+QXjq/Fv8cu91mD+dwPO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dyKfBAAAA3AAAAA8AAAAAAAAAAAAAAAAAmAIAAGRycy9kb3du&#10;cmV2LnhtbFBLBQYAAAAABAAEAPUAAACGAwAAAAA=&#10;" fillcolor="#efefef" stroked="f"/>
                  <v:rect id="Rectangle 28" o:spid="_x0000_s1052" style="position:absolute;left:417;top:233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dPMMA&#10;AADcAAAADwAAAGRycy9kb3ducmV2LnhtbERPS2sCMRC+C/0PYYTeNKvgIlujaEGQ4qW2sPY2bGYf&#10;3c1kSaKu/74RhN7m43vOajOYTlzJ+caygtk0AUFcWN1wpeD7az9ZgvABWWNnmRTcycNm/TJaYabt&#10;jT/pegqViCHsM1RQh9BnUvqiJoN+anviyJXWGQwRukpqh7cYbjo5T5JUGmw4NtTY03tNRXu6GAW5&#10;W7Y/5c63Sbn4OF9Mnp6Pv6lSr+Nh+wYi0BD+xU/3Qcf5izk8no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EdPMMAAADcAAAADwAAAAAAAAAAAAAAAACYAgAAZHJzL2Rv&#10;d25yZXYueG1sUEsFBgAAAAAEAAQA9QAAAIgDAAAAAA==&#10;" fillcolor="#eee" stroked="f"/>
                  <v:rect id="Rectangle 29" o:spid="_x0000_s1053" style="position:absolute;left:417;top:2367;width:2647;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1vcMA&#10;AADcAAAADwAAAGRycy9kb3ducmV2LnhtbERPS2vCQBC+F/wPywi9lLprxVJSVxFB6s1HA+1xyE6T&#10;tNnZkB01/feuIHibj+85s0XvG3WiLtaBLYxHBhRxEVzNpYX8c/38BioKssMmMFn4pwiL+eBhhpkL&#10;Z97T6SClSiEcM7RQibSZ1rGoyGMchZY4cT+h8ygJdqV2HZ5TuG/0izGv2mPNqaHCllYVFX+Ho7fw&#10;K81HNGG3kdX6q959T8zTcZtb+zjsl++ghHq5i2/ujUvzpx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1vcMAAADcAAAADwAAAAAAAAAAAAAAAACYAgAAZHJzL2Rv&#10;d25yZXYueG1sUEsFBgAAAAAEAAQA9QAAAIgDAAAAAA==&#10;" fillcolor="#ededed" stroked="f"/>
                  <v:shape id="Freeform 30" o:spid="_x0000_s1054" style="position:absolute;left:417;top:1314;width:2637;height:1084;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Yp8EA&#10;AADcAAAADwAAAGRycy9kb3ducmV2LnhtbERPTWsCMRC9C/6HMEJvbtZSta5GsULBSw9aC+1t2IzJ&#10;4mayJFG3/74pFHqbx/uc1aZ3rbhRiI1nBZOiBEFce92wUXB6fx0/g4gJWWPrmRR8U4TNejhYYaX9&#10;nQ90OyYjcgjHChXYlLpKylhbchgL3xFn7uyDw5RhMFIHvOdw18rHspxJhw3nBosd7SzVl+PVKdDh&#10;pSux+fqco/l4M+St1IteqYdRv12CSNSnf/Gfe6/z/OkT/D6TL5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pmKfBAAAA3AAAAA8AAAAAAAAAAAAAAAAAmAIAAGRycy9kb3du&#10;cmV2LnhtbFBLBQYAAAAABAAEAPUAAACGAwAAAAA=&#10;" path="m4008,v23,,40,18,40,40l4048,40r,1584l4048,1624v,23,-17,40,-40,40c4008,1664,4008,1664,4008,1664r,l40,1664r,c18,1664,,1647,,1624r,l,40c,18,18,,40,r,l4008,xe" filled="f" strokeweight=".5pt">
                    <v:stroke endcap="round"/>
                    <v:path arrowok="t" o:connecttype="custom" o:connectlocs="2611,0;2637,26;2637,26;2637,1058;2637,1058;2611,1084;2611,1084;2611,1084;26,1084;26,1084;0,1058;0,1058;0,26;26,0;26,0;2611,0" o:connectangles="0,0,0,0,0,0,0,0,0,0,0,0,0,0,0,0"/>
                  </v:shape>
                  <v:rect id="Rectangle 31" o:spid="_x0000_s1055" style="position:absolute;left:1365;top:1377;width:6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8za74A&#10;AADcAAAADwAAAGRycy9kb3ducmV2LnhtbERP24rCMBB9X/Afwgi+ramC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fM2u+AAAA3AAAAA8AAAAAAAAAAAAAAAAAmAIAAGRycy9kb3ducmV2&#10;LnhtbFBLBQYAAAAABAAEAPUAAACDAwAAAAA=&#10;" filled="f" stroked="f">
                    <v:textbox style="mso-fit-shape-to-text:t" inset="0,0,0,0">
                      <w:txbxContent>
                        <w:p w14:paraId="021DC4FF" w14:textId="5FAC5CAA" w:rsidR="00AC02F9" w:rsidRDefault="00AC02F9">
                          <w:r>
                            <w:rPr>
                              <w:rFonts w:ascii="Arial" w:hAnsi="Arial" w:cs="Arial"/>
                              <w:color w:val="000000"/>
                              <w:sz w:val="10"/>
                              <w:szCs w:val="10"/>
                            </w:rPr>
                            <w:t>«FeatureType»</w:t>
                          </w:r>
                        </w:p>
                      </w:txbxContent>
                    </v:textbox>
                  </v:rect>
                  <v:rect id="Rectangle 32" o:spid="_x0000_s1056" style="position:absolute;left:928;top:1512;width:152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HL4A&#10;AADcAAAADwAAAGRycy9kb3ducmV2LnhtbERP24rCMBB9X/Afwgi+ramC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NrRy+AAAA3AAAAA8AAAAAAAAAAAAAAAAAmAIAAGRycy9kb3ducmV2&#10;LnhtbFBLBQYAAAAABAAEAPUAAACDAwAAAAA=&#10;" filled="f" stroked="f">
                    <v:textbox style="mso-fit-shape-to-text:t" inset="0,0,0,0">
                      <w:txbxContent>
                        <w:p w14:paraId="726BDE51" w14:textId="1F4AF4BA" w:rsidR="00AC02F9" w:rsidRDefault="00AC02F9">
                          <w:r>
                            <w:rPr>
                              <w:rFonts w:ascii="Arial" w:hAnsi="Arial" w:cs="Arial"/>
                              <w:b/>
                              <w:bCs/>
                              <w:i/>
                              <w:iCs/>
                              <w:color w:val="000000"/>
                              <w:sz w:val="10"/>
                              <w:szCs w:val="10"/>
                            </w:rPr>
                            <w:t>GeologyBasic::GeologicFeature</w:t>
                          </w:r>
                        </w:p>
                      </w:txbxContent>
                    </v:textbox>
                  </v:rect>
                  <v:line id="Line 33" o:spid="_x0000_s1057" style="position:absolute;visibility:visible;mso-wrap-style:square" from="417,1700" to="3054,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p0xcIAAADcAAAADwAAAGRycy9kb3ducmV2LnhtbERPTYvCMBC9C/6HMII3TVVW3a5RRFD2&#10;JOgKex2a2abaTEoTa/XXG0HY2zze5yxWrS1FQ7UvHCsYDRMQxJnTBecKTj/bwRyED8gaS8ek4E4e&#10;VstuZ4Gpdjc+UHMMuYgh7FNUYEKoUil9ZsiiH7qKOHJ/rrYYIqxzqWu8xXBbynGSTKXFgmODwYo2&#10;hrLL8WoVbNrzYdvsHrPHfnzKzOQz/53O10r1e+36C0SgNvyL3+5vHed/zOD1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vp0xcIAAADcAAAADwAAAAAAAAAAAAAA&#10;AAChAgAAZHJzL2Rvd25yZXYueG1sUEsFBgAAAAAEAAQA+QAAAJADAAAAAA==&#10;" strokeweight=".5pt">
                    <v:stroke endcap="round"/>
                  </v:line>
                  <v:rect id="Rectangle 34" o:spid="_x0000_s1058" style="position:absolute;left:552;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c9c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6c9cMAAADcAAAADwAAAAAAAAAAAAAAAACYAgAAZHJzL2Rv&#10;d25yZXYueG1sUEsFBgAAAAAEAAQA9QAAAIgDAAAAAA==&#10;" filled="f" stroked="f">
                    <v:textbox style="mso-fit-shape-to-text:t" inset="0,0,0,0">
                      <w:txbxContent>
                        <w:p w14:paraId="199B36E6" w14:textId="01820E82" w:rsidR="00AC02F9" w:rsidRDefault="00AC02F9">
                          <w:r>
                            <w:rPr>
                              <w:rFonts w:ascii="Arial" w:hAnsi="Arial" w:cs="Arial"/>
                              <w:color w:val="000000"/>
                              <w:sz w:val="10"/>
                              <w:szCs w:val="10"/>
                            </w:rPr>
                            <w:t>«voidable»</w:t>
                          </w:r>
                        </w:p>
                      </w:txbxContent>
                    </v:textbox>
                  </v:rect>
                  <v:rect id="Rectangle 35" o:spid="_x0000_s1059" style="position:absolute;left:469;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5br8A&#10;AADcAAAADwAAAGRycy9kb3ducmV2LnhtbERP24rCMBB9X/Afwgi+ramC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kjluvwAAANwAAAAPAAAAAAAAAAAAAAAAAJgCAABkcnMvZG93bnJl&#10;di54bWxQSwUGAAAAAAQABAD1AAAAhAMAAAAA&#10;" filled="f" stroked="f">
                    <v:textbox style="mso-fit-shape-to-text:t" inset="0,0,0,0">
                      <w:txbxContent>
                        <w:p w14:paraId="757344B3" w14:textId="4130DF33" w:rsidR="00AC02F9" w:rsidRDefault="00AC02F9">
                          <w:r>
                            <w:rPr>
                              <w:rFonts w:ascii="Arial" w:hAnsi="Arial" w:cs="Arial"/>
                              <w:color w:val="3C3C3C"/>
                              <w:sz w:val="10"/>
                              <w:szCs w:val="10"/>
                            </w:rPr>
                            <w:t xml:space="preserve">+ </w:t>
                          </w:r>
                        </w:p>
                      </w:txbxContent>
                    </v:textbox>
                  </v:rect>
                  <v:rect id="Rectangle 36" o:spid="_x0000_s1060" style="position:absolute;left:646;top:1919;width:154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aTsMA&#10;AADcAAAADwAAAGRycy9kb3ducmV2LnhtbESPzWoDMQyE74G8g1Ggt6y3OYSwiRNKIZCWXLLpA4i1&#10;9ofa8mK72e3bR4dCbxIzmvl0OM3eqQfFNAQ28FqUoIibYAfuDHzdz+sdqJSRLbrAZOCXEpyOy8UB&#10;KxsmvtGjzp2SEE4VGuhzHiutU9OTx1SEkVi0NkSPWdbYaRtxknDv9KYst9rjwNLQ40jvPTXf9Y83&#10;oO/1edrVLpbhc9Ne3cfl1lIw5mU1v+1BZZrzv/nv+mIFfyv4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aTsMAAADcAAAADwAAAAAAAAAAAAAAAACYAgAAZHJzL2Rv&#10;d25yZXYueG1sUEsFBgAAAAAEAAQA9QAAAIgDAAAAAA==&#10;" filled="f" stroked="f">
                    <v:textbox style="mso-fit-shape-to-text:t" inset="0,0,0,0">
                      <w:txbxContent>
                        <w:p w14:paraId="0AEF84D1" w14:textId="4A1C9BC3" w:rsidR="00AC02F9" w:rsidRDefault="00AC02F9">
                          <w:r>
                            <w:rPr>
                              <w:rFonts w:ascii="Arial" w:hAnsi="Arial" w:cs="Arial"/>
                              <w:color w:val="3C3C3C"/>
                              <w:sz w:val="10"/>
                              <w:szCs w:val="10"/>
                            </w:rPr>
                            <w:t>observationMethod: Category [0..*]</w:t>
                          </w:r>
                        </w:p>
                      </w:txbxContent>
                    </v:textbox>
                  </v:rect>
                  <v:rect id="Rectangle 37" o:spid="_x0000_s1061" style="position:absolute;left:469;top:2054;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1b4A&#10;AADcAAAADwAAAGRycy9kb3ducmV2LnhtbERPy6rCMBDdC/5DGOHuNNWFSDWKCIJX7sbqBwzN9IHJ&#10;pCTR9v69EQR3czjP2ewGa8STfGgdK5jPMhDEpdMt1wpu1+N0BSJEZI3GMSn4pwC77Xi0wVy7ni/0&#10;LGItUgiHHBU0MXa5lKFsyGKYuY44cZXzFmOCvpbaY5/CrZGLLFtKiy2nhgY7OjRU3ouHVSCvxbFf&#10;FcZn7ryo/szv6VKRU+pnMuzXICIN8Sv+uE86zV/O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I/9W+AAAA3AAAAA8AAAAAAAAAAAAAAAAAmAIAAGRycy9kb3ducmV2&#10;LnhtbFBLBQYAAAAABAAEAPUAAACDAwAAAAA=&#10;" filled="f" stroked="f">
                    <v:textbox style="mso-fit-shape-to-text:t" inset="0,0,0,0">
                      <w:txbxContent>
                        <w:p w14:paraId="4690716A" w14:textId="6252DE94" w:rsidR="00AC02F9" w:rsidRDefault="00AC02F9">
                          <w:r>
                            <w:rPr>
                              <w:rFonts w:ascii="Arial" w:hAnsi="Arial" w:cs="Arial"/>
                              <w:color w:val="3C3C3C"/>
                              <w:sz w:val="10"/>
                              <w:szCs w:val="10"/>
                            </w:rPr>
                            <w:t xml:space="preserve">+ </w:t>
                          </w:r>
                        </w:p>
                      </w:txbxContent>
                    </v:textbox>
                  </v:rect>
                  <v:rect id="Rectangle 38" o:spid="_x0000_s1062" style="position:absolute;left:646;top:2054;width:2182;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hor4A&#10;AADcAAAADwAAAGRycy9kb3ducmV2LnhtbERPzYrCMBC+C75DGGFvmtqDSDWKCIIre7HuAwzN9AeT&#10;SUmi7b69EYS9zcf3O9v9aI14kg+dYwXLRQaCuHK640bB7+00X4MIEVmjcUwK/ijAfjedbLHQbuAr&#10;PcvYiBTCoUAFbYx9IWWoWrIYFq4nTlztvMWYoG+k9jikcGtknmUrabHj1NBiT8eWqnv5sArkrTwN&#10;69L4zF3y+sd8n681OaW+ZuNhAyLSGP/FH/dZp/mrHN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aYaK+AAAA3AAAAA8AAAAAAAAAAAAAAAAAmAIAAGRycy9kb3ducmV2&#10;LnhtbFBLBQYAAAAABAAEAPUAAACDAwAAAAA=&#10;" filled="f" stroked="f">
                    <v:textbox style="mso-fit-shape-to-text:t" inset="0,0,0,0">
                      <w:txbxContent>
                        <w:p w14:paraId="2031BB3E" w14:textId="79C8BC87" w:rsidR="00AC02F9" w:rsidRDefault="00AC02F9">
                          <w:r>
                            <w:rPr>
                              <w:rFonts w:ascii="Arial" w:hAnsi="Arial" w:cs="Arial"/>
                              <w:color w:val="3C3C3C"/>
                              <w:sz w:val="10"/>
                              <w:szCs w:val="10"/>
                            </w:rPr>
                            <w:t>purpose: DescriptionPurpose [0..1] = typicalNorm</w:t>
                          </w:r>
                        </w:p>
                      </w:txbxContent>
                    </v:textbox>
                  </v:rect>
                  <v:rect id="Rectangle 39" o:spid="_x0000_s1063" style="position:absolute;left:469;top:2190;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EOb4A&#10;AADcAAAADwAAAGRycy9kb3ducmV2LnhtbERP24rCMBB9X/Afwgi+rakK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WxDm+AAAA3AAAAA8AAAAAAAAAAAAAAAAAmAIAAGRycy9kb3ducmV2&#10;LnhtbFBLBQYAAAAABAAEAPUAAACDAwAAAAA=&#10;" filled="f" stroked="f">
                    <v:textbox style="mso-fit-shape-to-text:t" inset="0,0,0,0">
                      <w:txbxContent>
                        <w:p w14:paraId="24F58466" w14:textId="3E819A04" w:rsidR="00AC02F9" w:rsidRDefault="00AC02F9">
                          <w:r>
                            <w:rPr>
                              <w:rFonts w:ascii="Arial" w:hAnsi="Arial" w:cs="Arial"/>
                              <w:color w:val="3C3C3C"/>
                              <w:sz w:val="10"/>
                              <w:szCs w:val="10"/>
                            </w:rPr>
                            <w:t xml:space="preserve">+ </w:t>
                          </w:r>
                        </w:p>
                      </w:txbxContent>
                    </v:textbox>
                  </v:rect>
                  <v:rect id="Rectangle 40" o:spid="_x0000_s1064" style="position:absolute;left:646;top:2190;width:10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cTb4A&#10;AADcAAAADwAAAGRycy9kb3ducmV2LnhtbERP24rCMBB9X/Afwgi+raki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XE2+AAAA3AAAAA8AAAAAAAAAAAAAAAAAmAIAAGRycy9kb3ducmV2&#10;LnhtbFBLBQYAAAAABAAEAPUAAACDAwAAAAA=&#10;" filled="f" stroked="f">
                    <v:textbox style="mso-fit-shape-to-text:t" inset="0,0,0,0">
                      <w:txbxContent>
                        <w:p w14:paraId="0CFE6A51" w14:textId="3411CBA7" w:rsidR="00AC02F9" w:rsidRDefault="00AC02F9">
                          <w:r>
                            <w:rPr>
                              <w:rFonts w:ascii="Arial" w:hAnsi="Arial" w:cs="Arial"/>
                              <w:color w:val="3C3C3C"/>
                              <w:sz w:val="10"/>
                              <w:szCs w:val="10"/>
                            </w:rPr>
                            <w:t>classifier: Category [0..*]</w:t>
                          </w:r>
                        </w:p>
                      </w:txbxContent>
                    </v:textbox>
                  </v:rect>
                  <v:shape id="Freeform 41" o:spid="_x0000_s1065" style="position:absolute;left:490;top:4442;width:2553;height:1054;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J3MIA&#10;AADcAAAADwAAAGRycy9kb3ducmV2LnhtbERPTYvCMBC9L+x/CLPgZdFUQVmqUdwFxYMUdBWvQzO2&#10;xWZSkqjVX28Ewds83udMZq2pxYWcrywr6PcSEMS51RUXCnb/i+4PCB+QNdaWScGNPMymnx8TTLW9&#10;8oYu21CIGMI+RQVlCE0qpc9LMuh7tiGO3NE6gyFCV0jt8BrDTS0HSTKSBiuODSU29FdSftqejQLX&#10;3M0yWw+5zY57PGW/y8P3xijV+WrnYxCB2vAWv9wrHeePhvB8Jl4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oncwgAAANwAAAAPAAAAAAAAAAAAAAAAAJgCAABkcnMvZG93&#10;bnJldi54bWxQSwUGAAAAAAQABAD1AAAAhwMAAAAA&#10;" path="m3880,v23,,40,18,40,40l3920,40r,1536l3920,1576v,23,-17,40,-40,40c3880,1616,3880,1616,3880,1616r,l40,1616r,c18,1616,,1599,,1576r,l,40c,18,18,,40,r,l3880,xe" fillcolor="#c6cad5" strokeweight="0">
                    <v:path arrowok="t" o:connecttype="custom" o:connectlocs="2527,0;2553,26;2553,26;2553,1028;2553,1028;2527,1054;2527,1054;2527,1054;26,1054;26,1054;0,1028;0,1028;0,26;26,0;26,0;2527,0" o:connectangles="0,0,0,0,0,0,0,0,0,0,0,0,0,0,0,0"/>
                  </v:shape>
                  <v:rect id="Rectangle 42" o:spid="_x0000_s1066" style="position:absolute;left:459;top:4411;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5WMEA&#10;AADcAAAADwAAAGRycy9kb3ducmV2LnhtbERPzWqDQBC+B/oOyxR6i2NzEGuyCaXQkB5SqOYBBneq&#10;UndW3I3Rt88WCr3Nx/c7u8NsezXx6DsnGp6TFBRL7UwnjYZL9b7OQflAYqh3whoW9nDYP6x2VBh3&#10;ky+eytCoGCK+IA1tCEOB6OuWLfnEDSyR+3ajpRDh2KAZ6RbDbY+bNM3QUiexoaWB31quf8qr1bA5&#10;YtlJVuZYf3ya4/llWiqPWj89zq9bUIHn8C/+c59MnJ9l8PtMvA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P+VjBAAAA3AAAAA8AAAAAAAAAAAAAAAAAmAIAAGRycy9kb3du&#10;cmV2LnhtbFBLBQYAAAAABAAEAPUAAACGAwAAAAA=&#10;" fillcolor="#f8e3c2" stroked="f"/>
                  <v:rect id="Rectangle 43" o:spid="_x0000_s1067" style="position:absolute;left:459;top:4421;width:2564;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MxMMA&#10;AADcAAAADwAAAGRycy9kb3ducmV2LnhtbERPTWvCQBC9C/0PyxS86aYeoqSuYkWhtCg2VfA4ZMck&#10;mJ1Ns2uM/94VhN7m8T5nOu9MJVpqXGlZwdswAkGcWV1yrmD/ux5MQDiPrLGyTApu5GA+e+lNMdH2&#10;yj/Upj4XIYRdggoK7+tESpcVZNANbU0cuJNtDPoAm1zqBq8h3FRyFEWxNFhyaCiwpmVB2Tm9GAX6&#10;72v/cYhPu/V3upzULW2Pm9VWqf5rt3gH4anz/+Kn+1OH+fEYHs+EC+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KMxMMAAADcAAAADwAAAAAAAAAAAAAAAACYAgAAZHJzL2Rv&#10;d25yZXYueG1sUEsFBgAAAAAEAAQA9QAAAIgDAAAAAA==&#10;" fillcolor="#fcf2e3" stroked="f"/>
                  <v:rect id="Rectangle 44" o:spid="_x0000_s1068" style="position:absolute;left:459;top:464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1b8QA&#10;AADcAAAADwAAAGRycy9kb3ducmV2LnhtbESPQWvCQBCF7wX/wzIFb3WTIqGkriLFqiepmh8wZMck&#10;NDsbsqtGf71zELzN8N68981sMbhWXagPjWcD6SQBRVx623BloDj+fnyBChHZYuuZDNwowGI+epth&#10;bv2V93Q5xEpJCIccDdQxdrnWoazJYZj4jli0k+8dRln7StserxLuWv2ZJJl22LA01NjRT03l/+Hs&#10;DGhMd/v79tTe/qbLTVpkxZrdypjx+7D8BhVpiC/z83prBT8TWn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GtW/EAAAA3AAAAA8AAAAAAAAAAAAAAAAAmAIAAGRycy9k&#10;b3ducmV2LnhtbFBLBQYAAAAABAAEAPUAAACJAwAAAAA=&#10;" fillcolor="#fcf2e2" stroked="f"/>
                  <v:rect id="Rectangle 45" o:spid="_x0000_s1069" style="position:absolute;left:459;top:466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G4MMA&#10;AADcAAAADwAAAGRycy9kb3ducmV2LnhtbERPS2sCMRC+C/6HMEJvbrYtiG6NUqVCaT34KngcNuMm&#10;uJlsN6lu/31TELzNx/ec6bxztbhQG6xnBY9ZDoK49NpypeCwXw3HIEJE1lh7JgW/FGA+6/emWGh/&#10;5S1ddrESKYRDgQpMjE0hZSgNOQyZb4gTd/Ktw5hgW0nd4jWFu1o+5flIOrScGgw2tDRUnnc/TsHq&#10;dNyvNx/PX2+LbdXZz29r6rFV6mHQvb6AiNTFu/jmftdp/mgC/8+kC+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G4MMAAADcAAAADwAAAAAAAAAAAAAAAACYAgAAZHJzL2Rv&#10;d25yZXYueG1sUEsFBgAAAAAEAAQA9QAAAIgDAAAAAA==&#10;" fillcolor="#fcf1e2" stroked="f"/>
                  <v:rect id="Rectangle 46" o:spid="_x0000_s1070" style="position:absolute;left:459;top:467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JeWcUA&#10;AADcAAAADwAAAGRycy9kb3ducmV2LnhtbESPQWvCQBCF7wX/wzJCL6VuLNRK6ioiCB6KovXibZqd&#10;boLZ2ZBdk/jvO4eCtxnem/e+WawGX6uO2lgFNjCdZKCIi2ArdgbO39vXOaiYkC3WgcnAnSKslqOn&#10;BeY29Hyk7pSckhCOORooU2pyrWNRksc4CQ2xaL+h9ZhkbZ22LfYS7mv9lmUz7bFiaSixoU1JxfV0&#10;8wZwZi/v/OX2+8PQ9Rd3zF5+7ldjnsfD+hNUoiE9zP/XOyv4H4Iv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l5ZxQAAANwAAAAPAAAAAAAAAAAAAAAAAJgCAABkcnMv&#10;ZG93bnJldi54bWxQSwUGAAAAAAQABAD1AAAAigMAAAAA&#10;" fillcolor="#fcf1e1" stroked="f"/>
                  <v:rect id="Rectangle 47" o:spid="_x0000_s1071" style="position:absolute;left:459;top:4693;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BycMA&#10;AADcAAAADwAAAGRycy9kb3ducmV2LnhtbERPTWsCMRC9F/wPYYTeatYebNkaRYRCW+nBtaV4Gzbj&#10;ZnFnsiRR139vCoXe5vE+Z74cuFNnCrH1YmA6KUCR1N620hj42r0+PIOKCcVi54UMXCnCcjG6m2Np&#10;/UW2dK5So3KIxBINuJT6UutYO2KME9+TZO7gA2PKMDTaBrzkcO70Y1HMNGMrucFhT2tH9bE6sYHT&#10;zyxs1tWw/7x+v3/w9sh7p9mY+/GwegGVaEj/4j/3m83zn6bw+0y+QC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lBycMAAADcAAAADwAAAAAAAAAAAAAAAACYAgAAZHJzL2Rv&#10;d25yZXYueG1sUEsFBgAAAAAEAAQA9QAAAIgDAAAAAA==&#10;" fillcolor="#fcf1e0" stroked="f"/>
                  <v:rect id="Rectangle 48" o:spid="_x0000_s1072" style="position:absolute;left:459;top:4703;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tzcIA&#10;AADcAAAADwAAAGRycy9kb3ducmV2LnhtbERPS2vCQBC+F/wPywi91Y1Co0RXER9Q6KnRi7cxOybR&#10;7GzYXZP033cLhd7m43vOajOYRnTkfG1ZwXSSgCAurK65VHA+Hd8WIHxA1thYJgXf5GGzHr2sMNO2&#10;5y/q8lCKGMI+QwVVCG0mpS8qMugntiWO3M06gyFCV0rtsI/hppGzJEmlwZpjQ4Ut7SoqHvnTKLgs&#10;kv6ezvmQv3+6y77bO5d2V6Vex8N2CSLQEP7Ff+4PHefPZ/D7TL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kK3NwgAAANwAAAAPAAAAAAAAAAAAAAAAAJgCAABkcnMvZG93&#10;bnJldi54bWxQSwUGAAAAAAQABAD1AAAAhwMAAAAA&#10;" fillcolor="#fcf0e0" stroked="f"/>
                  <v:rect id="Rectangle 49" o:spid="_x0000_s1073" style="position:absolute;left:459;top:472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shdsIA&#10;AADcAAAADwAAAGRycy9kb3ducmV2LnhtbERPTWsCMRC9C/0PYQq9iGatqGVrlCIIPXio2t6nm+nu&#10;kmSyJKnu/vumIHibx/uc9bZ3VlwoxNazgtm0AEFced1yreDzvJ+8gIgJWaP1TAoGirDdPIzWWGp/&#10;5SNdTqkWOYRjiQqalLpSylg15DBOfUecuR8fHKYMQy11wGsOd1Y+F8VSOmw5NzTY0a6hypx+nYJv&#10;OyyNmQW7+DIfifR+Z8aHQamnx/7tFUSiPt3FN/e7zvNXc/h/Jl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yF2wgAAANwAAAAPAAAAAAAAAAAAAAAAAJgCAABkcnMvZG93&#10;bnJldi54bWxQSwUGAAAAAAQABAD1AAAAhwMAAAAA&#10;" fillcolor="#fcf0df" stroked="f"/>
                  <v:rect id="Rectangle 50" o:spid="_x0000_s1074" style="position:absolute;left:459;top:4745;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x8IA&#10;AADcAAAADwAAAGRycy9kb3ducmV2LnhtbERPTWvCQBC9F/wPywheim4UW0N0FRWEXmu89DZkxyQk&#10;Oxt3VxP767uFQm/zeJ+z2Q2mFQ9yvrasYD5LQBAXVtdcKrjkp2kKwgdkja1lUvAkD7vt6GWDmbY9&#10;f9LjHEoRQ9hnqKAKocuk9EVFBv3MdsSRu1pnMEToSqkd9jHctHKRJO/SYM2xocKOjhUVzfluFHy9&#10;HbhpMXdNf1nkafi+p8vbq1KT8bBfgwg0hH/xn/tDx/mrJfw+Ey+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9sLHwgAAANwAAAAPAAAAAAAAAAAAAAAAAJgCAABkcnMvZG93&#10;bnJldi54bWxQSwUGAAAAAAQABAD1AAAAhwMAAAAA&#10;" fillcolor="#fbf0de" stroked="f"/>
                  <v:rect id="Rectangle 51" o:spid="_x0000_s1075" style="position:absolute;left:459;top:4776;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xHY8IA&#10;AADcAAAADwAAAGRycy9kb3ducmV2LnhtbERPS2vCQBC+C/0PyxR6M5sKPoiuYsVCT9amXryN2TEJ&#10;ZmfD7hrTf98VBG/z8T1nsepNIzpyvras4D1JQRAXVtdcKjj8fg5nIHxA1thYJgV/5GG1fBksMNP2&#10;xj/U5aEUMYR9hgqqENpMSl9UZNAntiWO3Nk6gyFCV0rt8BbDTSNHaTqRBmuODRW2tKmouORXo2C2&#10;T0dr3+Xu+yK35+1pd/wozFipt9d+PQcRqA9P8cP9peP86Rjuz8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7EdjwgAAANwAAAAPAAAAAAAAAAAAAAAAAJgCAABkcnMvZG93&#10;bnJldi54bWxQSwUGAAAAAAQABAD1AAAAhwMAAAAA&#10;" fillcolor="#fbefdd" stroked="f"/>
                  <v:rect id="Rectangle 52" o:spid="_x0000_s1076" style="position:absolute;left:459;top:4786;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MAA&#10;AADcAAAADwAAAGRycy9kb3ducmV2LnhtbERPTYvCMBC9L/gfwgje1lTBulajiLCw7Enteh+bsak2&#10;k9JE7f57Iwje5vE+Z7HqbC1u1PrKsYLRMAFBXDhdcangL//+/ALhA7LG2jEp+CcPq2XvY4GZdnfe&#10;0W0fShFD2GeowITQZFL6wpBFP3QNceROrrUYImxLqVu8x3Bby3GSpNJixbHBYEMbQ8Vlf7UK5ORc&#10;Gh+KdHs5Xcc8m/4e8iMqNeh36zmIQF14i1/uHx3nT1N4PhMv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MAAAADcAAAADwAAAAAAAAAAAAAAAACYAgAAZHJzL2Rvd25y&#10;ZXYueG1sUEsFBgAAAAAEAAQA9QAAAIUDAAAAAA==&#10;" fillcolor="#fbefdc" stroked="f"/>
                  <v:rect id="Rectangle 53" o:spid="_x0000_s1077" style="position:absolute;left:459;top:4828;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18MA&#10;AADcAAAADwAAAGRycy9kb3ducmV2LnhtbERPTWvCQBC9F/oflil4q5sKapu6kaIIXjw0NoTehuw0&#10;CcnOht01xn/vFgq9zeN9zmY7mV6M5HxrWcHLPAFBXFndcq3g63x4fgXhA7LG3jIpuJGHbfb4sMFU&#10;2yt/0piHWsQQ9ikqaEIYUil91ZBBP7cDceR+rDMYInS11A6vMdz0cpEkK2mw5djQ4EC7hqouvxgF&#10;eb4oguuXHWI5Hsfv4lQW+zelZk/TxzuIQFP4F/+5jzrOX6/h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418MAAADcAAAADwAAAAAAAAAAAAAAAACYAgAAZHJzL2Rv&#10;d25yZXYueG1sUEsFBgAAAAAEAAQA9QAAAIgDAAAAAA==&#10;" fillcolor="#fbeedb" stroked="f"/>
                  <v:rect id="Rectangle 54" o:spid="_x0000_s1078" style="position:absolute;left:459;top:4839;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4ncQA&#10;AADcAAAADwAAAGRycy9kb3ducmV2LnhtbESPT2/CMAzF75P4DpGRdhspaANUCAjBkDhN4s+Fm9WY&#10;pqJxShOg+/bzYRI3W+/5vZ/ny87X6kFtrAIbGA4yUMRFsBWXBk7H7ccUVEzIFuvAZOCXIiwXvbc5&#10;5jY8eU+PQyqVhHDM0YBLqcm1joUjj3EQGmLRLqH1mGRtS21bfEq4r/Uoy8baY8XS4LChtaPierh7&#10;A7tCO/o8x+lmdNnW/PN9q76OY2Pe+91qBipRl17m/+udFfyJ0MozMoF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buJ3EAAAA3AAAAA8AAAAAAAAAAAAAAAAAmAIAAGRycy9k&#10;b3ducmV2LnhtbFBLBQYAAAAABAAEAPUAAACJAwAAAAA=&#10;" fillcolor="#fbeeda" stroked="f"/>
                  <v:rect id="Rectangle 55" o:spid="_x0000_s1079" style="position:absolute;left:459;top:48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sMA&#10;AADcAAAADwAAAGRycy9kb3ducmV2LnhtbERPTWvCQBC9C/6HZQRvuqmF1EZXKdKCh1xqhF6H7Jik&#10;ZmfT7DaJ+fVuoeBtHu9ztvvB1KKj1lWWFTwtIxDEudUVFwrO2cdiDcJ5ZI21ZVJwIwf73XSyxUTb&#10;nj+pO/lChBB2CSoovW8SKV1ekkG3tA1x4C62NegDbAupW+xDuKnlKopiabDi0FBiQ4eS8uvp1yio&#10;yadRdi3yn+x7TGUVP4/j+5dS89nwtgHhafAP8b/7qMP8l1f4eyZc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sMAAADcAAAADwAAAAAAAAAAAAAAAACYAgAAZHJzL2Rv&#10;d25yZXYueG1sUEsFBgAAAAAEAAQA9QAAAIgDAAAAAA==&#10;" fillcolor="#fbedd9" stroked="f"/>
                  <v:rect id="Rectangle 56" o:spid="_x0000_s1080" style="position:absolute;left:459;top:4891;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kisMA&#10;AADcAAAADwAAAGRycy9kb3ducmV2LnhtbESPQWvCQBCF7wX/wzKCt7qxlKLRVTRQEJFCY3sfsmM2&#10;mJ0N2a3Gf985CN5meG/e+2a1GXyrrtTHJrCB2TQDRVwF23Bt4Of0+ToHFROyxTYwGbhThM169LLC&#10;3IYbf9O1TLWSEI45GnApdbnWsXLkMU5DRyzaOfQek6x9rW2PNwn3rX7Lsg/tsWFpcNhR4ai6lH/e&#10;QHH8ei/37ndR8OV0SHzcHSjbGTMZD9slqERDepof13sr+HPBl2dkA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UkisMAAADcAAAADwAAAAAAAAAAAAAAAACYAgAAZHJzL2Rv&#10;d25yZXYueG1sUEsFBgAAAAAEAAQA9QAAAIgDAAAAAA==&#10;" fillcolor="#fbedd8" stroked="f"/>
                  <v:rect id="Rectangle 57" o:spid="_x0000_s1081" style="position:absolute;left:459;top:492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eSI8IA&#10;AADcAAAADwAAAGRycy9kb3ducmV2LnhtbERPPWvDMBDdC/kP4gJdSiKnQzGOlRBCQkuXUidDxsM6&#10;WybWyUiq7f77qlDodo/3eeV+tr0YyYfOsYLNOgNBXDvdcavgejmvchAhImvsHZOCbwqw3y0eSiy0&#10;m/iTxiq2IoVwKFCBiXEopAy1IYth7QbixDXOW4wJ+lZqj1MKt718zrIXabHj1GBwoKOh+l59WQWW&#10;h1fdVU/hw7yH422kkx+bk1KPy/mwBRFpjv/iP/ebTvPzDfw+ky6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5IjwgAAANwAAAAPAAAAAAAAAAAAAAAAAJgCAABkcnMvZG93&#10;bnJldi54bWxQSwUGAAAAAAQABAD1AAAAhwMAAAAA&#10;" fillcolor="#fbedd7" stroked="f"/>
                  <v:rect id="Rectangle 58" o:spid="_x0000_s1082" style="position:absolute;left:459;top:4943;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k/sIA&#10;AADcAAAADwAAAGRycy9kb3ducmV2LnhtbERPS4vCMBC+L/gfwgje1tTHSqlGEaHgQcT1AR6HZmxL&#10;m0lponb//UYQvM3H95zFqjO1eFDrSssKRsMIBHFmdcm5gvMp/Y5BOI+ssbZMCv7IwWrZ+1pgou2T&#10;f+lx9LkIIewSVFB43yRSuqwgg25oG+LA3Wxr0AfY5lK3+AzhppbjKJpJgyWHhgIb2hSUVce7UbCT&#10;1XmWpnFVXuTPvZl01/3hNFVq0O/WcxCeOv8Rv91bHebHY3g9Ey6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qT+wgAAANwAAAAPAAAAAAAAAAAAAAAAAJgCAABkcnMvZG93&#10;bnJldi54bWxQSwUGAAAAAAQABAD1AAAAhwMAAAAA&#10;" fillcolor="#faecd6" stroked="f"/>
                  <v:rect id="Rectangle 59" o:spid="_x0000_s1083" style="position:absolute;left:459;top:4974;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AL2sQA&#10;AADcAAAADwAAAGRycy9kb3ducmV2LnhtbERPS2vCQBC+C/6HZYRepNmoIDF1FSkEeogWH22vQ3aa&#10;BLOzIbs16b/vCgVv8/E9Z70dTCNu1LnasoJZFIMgLqyuuVRwOWfPCQjnkTU2lknBLznYbsajNaba&#10;9nyk28mXIoSwS1FB5X2bSumKigy6yLbEgfu2nUEfYFdK3WEfwk0j53G8lAZrDg0VtvRaUXE9/RgF&#10;JtfvwyrbXZf5oY2/Pmaf2XQ/V+ppMuxeQHga/EP8737TYX6ygPsz4QK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QC9rEAAAA3AAAAA8AAAAAAAAAAAAAAAAAmAIAAGRycy9k&#10;b3ducmV2LnhtbFBLBQYAAAAABAAEAPUAAACJAwAAAAA=&#10;" fillcolor="#faecd5" stroked="f"/>
                  <v:rect id="Rectangle 60" o:spid="_x0000_s1084" style="position:absolute;left:459;top:4985;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FlcEA&#10;AADcAAAADwAAAGRycy9kb3ducmV2LnhtbERP32vCMBB+H/g/hBP2NtOJG6UaZSiir7rB8O1ozjbY&#10;XGoT2/jfLwPBt/v4ft5iFW0jeuq8cazgfZKBIC6dNlwp+PnevuUgfEDW2DgmBXfysFqOXhZYaDfw&#10;gfpjqEQKYV+ggjqEtpDSlzVZ9BPXEifu7DqLIcGukrrDIYXbRk6z7FNaNJwaamxpXVN5Od6sguGj&#10;lPu8v2zM9RR393haHza/RqnXcfyagwgUw1P8cO91mp/P4P+ZdIF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bRZXBAAAA3AAAAA8AAAAAAAAAAAAAAAAAmAIAAGRycy9kb3du&#10;cmV2LnhtbFBLBQYAAAAABAAEAPUAAACGAwAAAAA=&#10;" fillcolor="#faebd5" stroked="f"/>
                  <v:rect id="Rectangle 61" o:spid="_x0000_s1085" style="position:absolute;left:459;top:5005;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45ysEA&#10;AADcAAAADwAAAGRycy9kb3ducmV2LnhtbERPS4vCMBC+C/6HMII3TbugSDWKjxX0qK7ocWjGtthM&#10;ShNr9debhYW9zcf3nNmiNaVoqHaFZQXxMAJBnFpdcKbg57QdTEA4j6yxtEwKXuRgMe92Zpho++QD&#10;NUefiRDCLkEFufdVIqVLczLohrYiDtzN1gZ9gHUmdY3PEG5K+RVFY2mw4NCQY0XrnNL78WEUHNyF&#10;zTser1a3uKz2zfX0/ThvlOr32uUUhKfW/4v/3Dsd5k9G8PtMuE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uOcrBAAAA3AAAAA8AAAAAAAAAAAAAAAAAmAIAAGRycy9kb3du&#10;cmV2LnhtbFBLBQYAAAAABAAEAPUAAACGAwAAAAA=&#10;" fillcolor="#faebd4" stroked="f"/>
                  <v:rect id="Rectangle 62" o:spid="_x0000_s1086" style="position:absolute;left:459;top:5026;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XRb4A&#10;AADcAAAADwAAAGRycy9kb3ducmV2LnhtbERPSwrCMBDdC94hjOBOU12oVKNIQRRX/g4wNGNbbCa1&#10;ibZ6eiMI7ubxvrNYtaYUT6pdYVnBaBiBIE6tLjhTcDlvBjMQziNrLC2Tghc5WC27nQXG2jZ8pOfJ&#10;ZyKEsItRQe59FUvp0pwMuqGtiAN3tbVBH2CdSV1jE8JNKcdRNJEGCw4NOVaU5JTeTg+jIJFb/b7L&#10;1zhNpuvk0FT76SG7K9Xvtes5CE+t/4t/7p0O82cT+D4TLp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hJF0W+AAAA3AAAAA8AAAAAAAAAAAAAAAAAmAIAAGRycy9kb3ducmV2&#10;LnhtbFBLBQYAAAAABAAEAPUAAACDAwAAAAA=&#10;" fillcolor="#faebd3" stroked="f"/>
                  <v:rect id="Rectangle 63" o:spid="_x0000_s1087" style="position:absolute;left:459;top:505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2QrcEA&#10;AADcAAAADwAAAGRycy9kb3ducmV2LnhtbERPTYvCMBC9C/sfwgh701QRW6pRZMVlb6vuKh6HZmyK&#10;zaQ0Ubv/fiMI3ubxPme+7GwtbtT6yrGC0TABQVw4XXGp4PdnM8hA+ICssXZMCv7Iw3Lx1ptjrt2d&#10;d3Tbh1LEEPY5KjAhNLmUvjBk0Q9dQxy5s2sthgjbUuoW7zHc1nKcJFNpseLYYLChD0PFZX+1Ck7r&#10;yzGbsDTZ9pBOvyfp59r6sVLv/W41AxGoCy/x0/2l4/wshccz8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kK3BAAAA3AAAAA8AAAAAAAAAAAAAAAAAmAIAAGRycy9kb3du&#10;cmV2LnhtbFBLBQYAAAAABAAEAPUAAACGAwAAAAA=&#10;" fillcolor="#faead2" stroked="f"/>
                  <v:rect id="Rectangle 64" o:spid="_x0000_s1088" style="position:absolute;left:459;top:506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z2cMA&#10;AADcAAAADwAAAGRycy9kb3ducmV2LnhtbESPT4vCMBDF78J+hzAL3jRVUErXKOIi7EXEP5fehmZs&#10;yzaT0mQ1++2dg+Bthvfmvd+sNsl16k5DaD0bmE0zUMSVty3XBq6X/SQHFSKyxc4zGfinAJv1x2iF&#10;hfUPPtH9HGslIRwKNNDE2Bdah6ohh2Hqe2LRbn5wGGUdam0HfEi46/Q8y5baYcvS0GBPu4aq3/Of&#10;MxCOs8raPp/HlMpbedwfvhfuYMz4M22/QEVK8W1+Xf9Ywc+FVp6RCf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4z2cMAAADcAAAADwAAAAAAAAAAAAAAAACYAgAAZHJzL2Rv&#10;d25yZXYueG1sUEsFBgAAAAAEAAQA9QAAAIgDAAAAAA==&#10;" fillcolor="#faead1" stroked="f"/>
                  <v:rect id="Rectangle 65" o:spid="_x0000_s1089" style="position:absolute;left:459;top:511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ZtsIA&#10;AADcAAAADwAAAGRycy9kb3ducmV2LnhtbERPzWqDQBC+F/oOyxR6q2srDca4Bkko5BJKEh9gcCcq&#10;cWfF3SSap+8WCr3Nx/c7+XoyvbjR6DrLCt6jGARxbXXHjYLq9PWWgnAeWWNvmRTM5GBdPD/lmGl7&#10;5wPdjr4RIYRdhgpa74dMSle3ZNBFdiAO3NmOBn2AYyP1iPcQbnr5EccLabDj0NDiQJuW6svxahQ0&#10;209bJ8lmP5fl/lEN36npdarU68tUrkB4mvy/+M+902F+uoTfZ8IF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Jm2wgAAANwAAAAPAAAAAAAAAAAAAAAAAJgCAABkcnMvZG93&#10;bnJldi54bWxQSwUGAAAAAAQABAD1AAAAhwMAAAAA&#10;" fillcolor="#fae9d0" stroked="f"/>
                  <v:rect id="Rectangle 66" o:spid="_x0000_s1090" style="position:absolute;left:459;top:5120;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pLn8YA&#10;AADcAAAADwAAAGRycy9kb3ducmV2LnhtbESPQWvCQBCF74L/YRmhN90oqG3qKlIRe5BK00KvQ3aa&#10;pM3Ohuw2if/eORS8zfDevPfNZje4WnXUhsqzgfksAUWce1txYeDz4zh9BBUissXaMxm4UoDddjza&#10;YGp9z+/UZbFQEsIhRQNljE2qdchLchhmviEW7du3DqOsbaFti72Eu1ovkmSlHVYsDSU29FJS/pv9&#10;OQOHU3VYLvuTXv+Et7PLFt3X0V2MeZgM+2dQkYZ4N/9fv1rBfxJ8eUYm0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pLn8YAAADcAAAADwAAAAAAAAAAAAAAAACYAgAAZHJz&#10;L2Rvd25yZXYueG1sUEsFBgAAAAAEAAQA9QAAAIsDAAAAAA==&#10;" fillcolor="#fae9cf" stroked="f"/>
                  <v:rect id="Rectangle 67" o:spid="_x0000_s1091" style="position:absolute;left:459;top:5151;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rs8AA&#10;AADcAAAADwAAAGRycy9kb3ducmV2LnhtbERPS4vCMBC+L/gfwgjetmk9LLvVKCIKHkR8VM9DM7bF&#10;ZlKSrNZ/bxaEvc3H95zpvDetuJPzjWUFWZKCIC6tbrhSUJzWn98gfEDW2FomBU/yMJ8NPqaYa/vg&#10;A92PoRIxhH2OCuoQulxKX9Zk0Ce2I47c1TqDIUJXSe3wEcNNK8dp+iUNNhwbauxoWVN5O/4aBYh9&#10;s1kV7nkuLttqsdtnnG1bpUbDfjEBEagP/+K3e6Pj/J8M/p6JF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Wrs8AAAADcAAAADwAAAAAAAAAAAAAAAACYAgAAZHJzL2Rvd25y&#10;ZXYueG1sUEsFBgAAAAAEAAQA9QAAAIUDAAAAAA==&#10;" fillcolor="#f9e8ce" stroked="f"/>
                  <v:rect id="Rectangle 68" o:spid="_x0000_s1092" style="position:absolute;left:459;top:5172;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g3MMA&#10;AADcAAAADwAAAGRycy9kb3ducmV2LnhtbERPTWvCQBC9C/6HZYReRDfxIG3qKipICvZiWgrehuw0&#10;CWZnw+5q4r93hUJv83ifs9oMphU3cr6xrCCdJyCIS6sbrhR8fx1mryB8QNbYWiYFd/KwWY9HK8y0&#10;7flEtyJUIoawz1BBHUKXSenLmgz6ue2II/drncEQoaukdtjHcNPKRZIspcGGY0ONHe1rKi/F1SjI&#10;z2n/U3TXXT69t/npM3XJFo9KvUyG7TuIQEP4F/+5P3Sc/7aA5zPxA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Ug3MMAAADcAAAADwAAAAAAAAAAAAAAAACYAgAAZHJzL2Rv&#10;d25yZXYueG1sUEsFBgAAAAAEAAQA9QAAAIgDAAAAAA==&#10;" fillcolor="#f9e8cd" stroked="f"/>
                  <v:rect id="Rectangle 69" o:spid="_x0000_s1093" style="position:absolute;left:459;top:5204;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i89cEA&#10;AADcAAAADwAAAGRycy9kb3ducmV2LnhtbERPS4vCMBC+L/gfwgje1lRdRatR3MUFYU/W13VoxrbY&#10;TEoTbf33RljwNh/fcxar1pTiTrUrLCsY9CMQxKnVBWcKDvvfzykI55E1lpZJwYMcrJadjwXG2ja8&#10;o3viMxFC2MWoIPe+iqV0aU4GXd9WxIG72NqgD7DOpK6xCeGmlMMomkiDBYeGHCv6ySm9Jjej4M8k&#10;33483jSn/XB35q9KT+molep12/UchKfWv8X/7q0O82cjeD0TLp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ovPXBAAAA3AAAAA8AAAAAAAAAAAAAAAAAmAIAAGRycy9kb3du&#10;cmV2LnhtbFBLBQYAAAAABAAEAPUAAACGAwAAAAA=&#10;" fillcolor="#f9e8cc" stroked="f"/>
                  <v:rect id="Rectangle 70" o:spid="_x0000_s1094" style="position:absolute;left:459;top:5224;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7K8QA&#10;AADcAAAADwAAAGRycy9kb3ducmV2LnhtbERPTWvCQBC9C/0PyxR6002lSJu6CVJQcijFaqD0NmbH&#10;TTA7G7Orxn/vFgre5vE+Z54PthVn6n3jWMHzJAFBXDndsFFQbpfjVxA+IGtsHZOCK3nIs4fRHFPt&#10;LvxN500wIoawT1FBHUKXSumrmiz6ieuII7d3vcUQYW+k7vESw20rp0kykxYbjg01dvRRU3XYnKyC&#10;nSu/Tqa4+vVxZcLh87f4mS0KpZ4eh8U7iEBDuIv/3YWO899e4O+ZeIH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BOyvEAAAA3AAAAA8AAAAAAAAAAAAAAAAAmAIAAGRycy9k&#10;b3ducmV2LnhtbFBLBQYAAAAABAAEAPUAAACJAwAAAAA=&#10;" fillcolor="#f9e7cb" stroked="f"/>
                  <v:rect id="Rectangle 71" o:spid="_x0000_s1095" style="position:absolute;left:459;top:5256;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k8b4A&#10;AADcAAAADwAAAGRycy9kb3ducmV2LnhtbERPS4vCMBC+C/6HMII3TRV8dY0iwop4s7r32Wa2KTaT&#10;0mRt/fdGELzNx/ec9bazlbhT40vHCibjBARx7nTJhYLr5Xu0BOEDssbKMSl4kIftpt9bY6pdy2e6&#10;Z6EQMYR9igpMCHUqpc8NWfRjVxNH7s81FkOETSF1g20Mt5WcJslcWiw5NhisaW8ov2X/VsHen35X&#10;P4uJ3rWHzJ2pMoUlo9Rw0O2+QATqwkf8dh91nL+aweuZeIHc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8pPG+AAAA3AAAAA8AAAAAAAAAAAAAAAAAmAIAAGRycy9kb3ducmV2&#10;LnhtbFBLBQYAAAAABAAEAPUAAACDAwAAAAA=&#10;" fillcolor="#f9e7ca" stroked="f"/>
                  <v:rect id="Rectangle 72" o:spid="_x0000_s1096" style="position:absolute;left:459;top:5277;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j8L8A&#10;AADcAAAADwAAAGRycy9kb3ducmV2LnhtbERPPWvDMBDdA/kP4gLdYjkdTO1ECSHQkrV2h4yHdbFF&#10;rJORVMfJr68KhW73eJ+3O8x2EBP5YBwr2GQ5COLWacOdgq/mff0GIkRkjYNjUvCgAIf9crHDSrs7&#10;f9JUx06kEA4VKuhjHCspQ9uTxZC5kThxV+ctxgR9J7XHewq3g3zN80JaNJwaehzp1FN7q7+tAvMc&#10;vSM0pbz64D+ms+PmclHqZTUftyAizfFf/Oc+6zS/LOD3mXSB3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LCPwvwAAANwAAAAPAAAAAAAAAAAAAAAAAJgCAABkcnMvZG93bnJl&#10;di54bWxQSwUGAAAAAAQABAD1AAAAhAMAAAAA&#10;" fillcolor="#f9e6c9" stroked="f"/>
                  <v:rect id="Rectangle 73" o:spid="_x0000_s1097" style="position:absolute;left:459;top:530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Rg8AA&#10;AADcAAAADwAAAGRycy9kb3ducmV2LnhtbERPTYvCMBC9L/gfwgje1lRBXatRRBQEEdzqxdvQjG2x&#10;mZQm1vrvjSB4m8f7nPmyNaVoqHaFZQWDfgSCOLW64EzB+bT9/QPhPLLG0jIpeJKD5aLzM8dY2wf/&#10;U5P4TIQQdjEqyL2vYildmpNB17cVceCutjboA6wzqWt8hHBTymEUjaXBgkNDjhWtc0pvyd0ouI33&#10;cnhhP2rN/Tg5NVGyOUwLpXrddjUD4an1X/HHvdNh/nQC72fCB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lRg8AAAADcAAAADwAAAAAAAAAAAAAAAACYAgAAZHJzL2Rvd25y&#10;ZXYueG1sUEsFBgAAAAAEAAQA9QAAAIUDAAAAAA==&#10;" fillcolor="#f9e6c8" stroked="f"/>
                  <v:rect id="Rectangle 74" o:spid="_x0000_s1098" style="position:absolute;left:459;top:531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IN3sYA&#10;AADcAAAADwAAAGRycy9kb3ducmV2LnhtbESPQWvCQBCF7wX/wzJCb7rRQrUxq6jQEqgHawt6HLLT&#10;JDQ7G7Ibjf++cyj0NsN789432WZwjbpSF2rPBmbTBBRx4W3NpYGvz9fJElSIyBYbz2TgTgE269FD&#10;hqn1N/6g6ymWSkI4pGigirFNtQ5FRQ7D1LfEon37zmGUtSu17fAm4a7R8yR51g5rloYKW9pXVPyc&#10;emfgEs5Nnx/05T0/7u6L/RMvlm9szON42K5ARRriv/nvOreC/yK08ox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IN3sYAAADcAAAADwAAAAAAAAAAAAAAAACYAgAAZHJz&#10;L2Rvd25yZXYueG1sUEsFBgAAAAAEAAQA9QAAAIsDAAAAAA==&#10;" fillcolor="#f9e5c7" stroked="f"/>
                  <v:rect id="Rectangle 75" o:spid="_x0000_s1099" style="position:absolute;left:459;top:536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1hMIA&#10;AADcAAAADwAAAGRycy9kb3ducmV2LnhtbERPzWoCMRC+C75DGKE3zdZC0dUobUHtpYhrH2C6GTeL&#10;m8m6iXF9+6ZQ8DYf3+8s171tRKTO144VPE8yEMSl0zVXCr6Pm/EMhA/IGhvHpOBOHtar4WCJuXY3&#10;PlAsQiVSCPscFZgQ2lxKXxqy6CeuJU7cyXUWQ4JdJXWHtxRuGznNsldpsebUYLClD0PlubhaBdtq&#10;/37BPu5MfCnkZno5ff24qNTTqH9bgAjUh4f43/2p0/z5HP6e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PWEwgAAANwAAAAPAAAAAAAAAAAAAAAAAJgCAABkcnMvZG93&#10;bnJldi54bWxQSwUGAAAAAAQABAD1AAAAhwMAAAAA&#10;" fillcolor="#f9e5c6" stroked="f"/>
                  <v:rect id="Rectangle 76" o:spid="_x0000_s1100" style="position:absolute;left:459;top:53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IwMQA&#10;AADcAAAADwAAAGRycy9kb3ducmV2LnhtbESPW2vCQBSE3wv+h+UIvtWNCm1J3QQRBXvxwUvfT7PH&#10;ZDF7NmZXk/77bqHg4zAz3zDzvLe1uFHrjWMFk3ECgrhw2nCp4HhYP76A8AFZY+2YFPyQhzwbPMwx&#10;1a7jHd32oRQRwj5FBVUITSqlLyqy6MeuIY7eybUWQ5RtKXWLXYTbWk6T5ElaNBwXKmxoWVFx3l+t&#10;gst34d+a58Px6+PdbD/NddavOlZqNOwXryAC9eEe/m9vtIJIhL8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oyMDEAAAA3AAAAA8AAAAAAAAAAAAAAAAAmAIAAGRycy9k&#10;b3ducmV2LnhtbFBLBQYAAAAABAAEAPUAAACJAwAAAAA=&#10;" fillcolor="#f8e5c5" stroked="f"/>
                  <v:rect id="Rectangle 77" o:spid="_x0000_s1101" style="position:absolute;left:459;top:539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DbcMA&#10;AADcAAAADwAAAGRycy9kb3ducmV2LnhtbESPQYvCMBSE78L+h/AWvGlaD1KqUXRB0aPuHnp8Nm/b&#10;us1LSbK2/nsjCB6HmfmGWa4H04obOd9YVpBOExDEpdUNVwp+vneTDIQPyBpby6TgTh7Wq4/REnNt&#10;ez7R7RwqESHsc1RQh9DlUvqyJoN+ajvi6P1aZzBE6SqpHfYRblo5S5K5NNhwXKixo6+ayr/zv1Fw&#10;3GXXS5PeC1tc9llxtSfX77dKjT+HzQJEoCG8w6/2QSuYJSk8z8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MDbcMAAADcAAAADwAAAAAAAAAAAAAAAACYAgAAZHJzL2Rv&#10;d25yZXYueG1sUEsFBgAAAAAEAAQA9QAAAIgDAAAAAA==&#10;" fillcolor="#f8e4c5" stroked="f"/>
                  <v:rect id="Rectangle 78" o:spid="_x0000_s1102" style="position:absolute;left:459;top:5402;width:256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S5r8YA&#10;AADcAAAADwAAAGRycy9kb3ducmV2LnhtbESPW2vCQBSE3wX/w3IKfTObhlIkZiOiKH0oiJdWfDtk&#10;Ty6YPRuyq6b/vlsQfBxm5hsmmw+mFTfqXWNZwVsUgyAurG64UnA8rCdTEM4ja2wtk4JfcjDPx6MM&#10;U23vvKPb3lciQNilqKD2vkuldEVNBl1kO+LglbY36IPsK6l7vAe4aWUSxx/SYMNhocaOljUVl/3V&#10;KGiwPH1ft8fzjrfvX8vFT7I5rIxSry/DYgbC0+Cf4Uf7UytI4gT+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S5r8YAAADcAAAADwAAAAAAAAAAAAAAAACYAgAAZHJz&#10;L2Rvd25yZXYueG1sUEsFBgAAAAAEAAQA9QAAAIsDAAAAAA==&#10;" fillcolor="#f8e4c4" stroked="f"/>
                  <v:rect id="Rectangle 79" o:spid="_x0000_s1103" style="position:absolute;left:459;top:5443;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zpMAA&#10;AADcAAAADwAAAGRycy9kb3ducmV2LnhtbESPQYvCMBSE7wv+h/AEb2tqFdFqFBEEPa568Phonk2x&#10;eSlNtNVfbxYEj8PMfMMs152txIMaXzpWMBomIIhzp0suFJxPu98ZCB+QNVaOScGTPKxXvZ8lZtq1&#10;/EePYyhEhLDPUIEJoc6k9Lkhi37oauLoXV1jMUTZFFI32Ea4rWSaJFNpseS4YLCmraH8drxbBe38&#10;+hrp8jZxqb2wPpgDTkOt1KDfbRYgAnXhG/6091pBmozh/0w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yzpMAAAADcAAAADwAAAAAAAAAAAAAAAACYAgAAZHJzL2Rvd25y&#10;ZXYueG1sUEsFBgAAAAAEAAQA9QAAAIUDAAAAAA==&#10;" fillcolor="#f8e3c3" stroked="f"/>
                  <v:rect id="Rectangle 80" o:spid="_x0000_s1104" style="position:absolute;left:459;top:545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GaMIA&#10;AADcAAAADwAAAGRycy9kb3ducmV2LnhtbESPwYrCQBBE7wv+w9CCt7WjiGh0FBEUPezCRj+gybRJ&#10;MNMTMmOMf+8sLOyxqHpV1Hrb21p13PrKiYbJOAHFkjtTSaHhejl8LkD5QGKodsIaXuxhuxl8rCk1&#10;7ik/3GWhULFEfEoayhCaFNHnJVvyY9ewRO/mWkshyrZA09Izltsap0kyR0uVxIWSGt6XnN+zh9Uw&#10;PWJWyTxbYH7+NsevZfe6eNR6NOx3K1CB+/Af/qNPJnLJDH7PxCOA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0ZowgAAANwAAAAPAAAAAAAAAAAAAAAAAJgCAABkcnMvZG93&#10;bnJldi54bWxQSwUGAAAAAAQABAD1AAAAhwMAAAAA&#10;" fillcolor="#f8e3c2" stroked="f"/>
                  <v:shape id="Freeform 81" o:spid="_x0000_s1105" style="position:absolute;left:459;top:4411;width:2553;height:1053;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LkMQA&#10;AADcAAAADwAAAGRycy9kb3ducmV2LnhtbESPUWvCQBCE3wv9D8cKfasXrRGNniK1Bfsi1PoDltya&#10;BHN7Ibcm6b/vCUIfh5n5hllvB1erjtpQeTYwGSegiHNvKy4MnH8+XxeggiBbrD2TgV8KsN08P60x&#10;s77nb+pOUqgI4ZChgVKkybQOeUkOw9g3xNG7+NahRNkW2rbYR7ir9TRJ5tphxXGhxIbeS8qvp5sz&#10;sKxQ3vbzY3P5kHM/S9Nd5796Y15Gw24FSmiQ//CjfbAGpkkK9zPxCO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3y5DEAAAA3AAAAA8AAAAAAAAAAAAAAAAAmAIAAGRycy9k&#10;b3ducmV2LnhtbFBLBQYAAAAABAAEAPUAAACJAwAAAAA=&#10;" path="m3880,v23,,40,18,40,40l3920,40r,1536l3920,1576v,23,-17,40,-40,40c3880,1616,3880,1616,3880,1616r,l40,1616r,c18,1616,,1599,,1576r,l,40c,18,18,,40,r,l3880,xe" filled="f" strokeweight=".5pt">
                    <v:stroke endcap="round"/>
                    <v:path arrowok="t" o:connecttype="custom" o:connectlocs="2527,0;2553,26;2553,26;2553,1027;2553,1027;2527,1053;2527,1053;2527,1053;26,1053;26,1053;0,1027;0,1027;0,26;26,0;26,0;2527,0" o:connectangles="0,0,0,0,0,0,0,0,0,0,0,0,0,0,0,0"/>
                  </v:shape>
                  <v:rect id="Rectangle 82" o:spid="_x0000_s1106" style="position:absolute;left:1553;top:4474;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14:paraId="29BE8BA7" w14:textId="39AAE368" w:rsidR="00AC02F9" w:rsidRDefault="00AC02F9">
                          <w:r>
                            <w:rPr>
                              <w:rFonts w:ascii="Arial" w:hAnsi="Arial" w:cs="Arial"/>
                              <w:color w:val="000000"/>
                              <w:sz w:val="10"/>
                              <w:szCs w:val="10"/>
                            </w:rPr>
                            <w:t>«Type»</w:t>
                          </w:r>
                        </w:p>
                      </w:txbxContent>
                    </v:textbox>
                  </v:rect>
                  <v:rect id="Rectangle 83" o:spid="_x0000_s1107" style="position:absolute;left:1105;top:4609;width:11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G5sIA&#10;AADcAAAADwAAAGRycy9kb3ducmV2LnhtbESP3WoCMRSE74W+QziF3mnSvVBZjSIFwUpvXH2Aw+bs&#10;DyYnS5K627dvCgUvh5n5htnuJ2fFg0LsPWt4XygQxLU3PbcabtfjfA0iJmSD1jNp+KEI+93LbIul&#10;8SNf6FGlVmQIxxI1dCkNpZSx7shhXPiBOHuNDw5TlqGVJuCY4c7KQqmldNhzXuhwoI+O6nv17TTI&#10;a3Uc15UNyp+L5st+ni4Nea3fXqfDBkSiKT3D/+2T0VCoF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10bmwgAAANwAAAAPAAAAAAAAAAAAAAAAAJgCAABkcnMvZG93&#10;bnJldi54bWxQSwUGAAAAAAQABAD1AAAAhwMAAAAA&#10;" filled="f" stroked="f">
                    <v:textbox style="mso-fit-shape-to-text:t" inset="0,0,0,0">
                      <w:txbxContent>
                        <w:p w14:paraId="6BE2E50B" w14:textId="79954064" w:rsidR="00AC02F9" w:rsidRDefault="00AC02F9">
                          <w:r>
                            <w:rPr>
                              <w:rFonts w:ascii="Arial" w:hAnsi="Arial" w:cs="Arial"/>
                              <w:b/>
                              <w:bCs/>
                              <w:color w:val="000000"/>
                              <w:sz w:val="10"/>
                              <w:szCs w:val="10"/>
                            </w:rPr>
                            <w:t>GeologicFeatureRelation</w:t>
                          </w:r>
                        </w:p>
                      </w:txbxContent>
                    </v:textbox>
                  </v:rect>
                  <v:line id="Line 84" o:spid="_x0000_s1108" style="position:absolute;visibility:visible;mso-wrap-style:square" from="459,4797" to="3012,4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u1sEAAADcAAAADwAAAGRycy9kb3ducmV2LnhtbERPy4rCMBTdC/MP4Q6403QqaKcaRQRl&#10;VoIPmO2luTbV5qY0mVr9+slCcHk478Wqt7XoqPWVYwVf4wQEceF0xaWC82k7ykD4gKyxdkwKHuRh&#10;tfwYLDDX7s4H6o6hFDGEfY4KTAhNLqUvDFn0Y9cQR+7iWoshwraUusV7DLe1TJNkKi1WHBsMNrQx&#10;VNyOf1bBpr8ett3uOXvu03NhJt/l7zRbKzX87NdzEIH68Ba/3D9aQZrEtfFMP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67WwQAAANwAAAAPAAAAAAAAAAAAAAAA&#10;AKECAABkcnMvZG93bnJldi54bWxQSwUGAAAAAAQABAD5AAAAjwMAAAAA&#10;" strokeweight=".5pt">
                    <v:stroke endcap="round"/>
                  </v:line>
                  <v:rect id="Rectangle 85" o:spid="_x0000_s1109" style="position:absolute;left:594;top:4880;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3D8IA&#10;AADcAAAADwAAAGRycy9kb3ducmV2LnhtbESP3WoCMRSE74W+QziF3mnSvRBdjSIFwUpvXH2Aw+bs&#10;DyYnS5K627dvCgUvh5n5htnuJ2fFg0LsPWt4XygQxLU3PbcabtfjfAUiJmSD1jNp+KEI+93LbIul&#10;8SNf6FGlVmQIxxI1dCkNpZSx7shhXPiBOHuNDw5TlqGVJuCY4c7KQqmldNhzXuhwoI+O6nv17TTI&#10;a3UcV5UNyp+L5st+ni4Nea3fXqfDBkSiKT3D/+2T0VCoN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HcPwgAAANwAAAAPAAAAAAAAAAAAAAAAAJgCAABkcnMvZG93&#10;bnJldi54bWxQSwUGAAAAAAQABAD1AAAAhwMAAAAA&#10;" filled="f" stroked="f">
                    <v:textbox style="mso-fit-shape-to-text:t" inset="0,0,0,0">
                      <w:txbxContent>
                        <w:p w14:paraId="6DD42E84" w14:textId="25F8F437" w:rsidR="00AC02F9" w:rsidRDefault="00AC02F9">
                          <w:r>
                            <w:rPr>
                              <w:rFonts w:ascii="Arial" w:hAnsi="Arial" w:cs="Arial"/>
                              <w:color w:val="000000"/>
                              <w:sz w:val="10"/>
                              <w:szCs w:val="10"/>
                            </w:rPr>
                            <w:t>«voidable»</w:t>
                          </w:r>
                        </w:p>
                      </w:txbxContent>
                    </v:textbox>
                  </v:rect>
                  <v:rect id="Rectangle 86" o:spid="_x0000_s1110" style="position:absolute;left:511;top:5016;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dIT78A&#10;AADcAAAADwAAAGRycy9kb3ducmV2LnhtbERPy4rCMBTdC/5DuAPuNG0Xg1SjDAMFldlY5wMuze2D&#10;SW5KEm39e7MQZnk47/1xtkY8yIfBsYJ8k4EgbpweuFPwe6vWWxAhIms0jknBkwIcD8vFHkvtJr7S&#10;o46dSCEcSlTQxziWUoamJ4th40bixLXOW4wJ+k5qj1MKt0YWWfYpLQ6cGnoc6bun5q++WwXyVlfT&#10;tjY+c5ei/THn07Ulp9TqY/7agYg0x3/x233SCoo8zU9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50hPvwAAANwAAAAPAAAAAAAAAAAAAAAAAJgCAABkcnMvZG93bnJl&#10;di54bWxQSwUGAAAAAAQABAD1AAAAhAMAAAAA&#10;" filled="f" stroked="f">
                    <v:textbox style="mso-fit-shape-to-text:t" inset="0,0,0,0">
                      <w:txbxContent>
                        <w:p w14:paraId="5ABD9746" w14:textId="6FA13235" w:rsidR="00AC02F9" w:rsidRDefault="00AC02F9">
                          <w:r>
                            <w:rPr>
                              <w:rFonts w:ascii="Arial" w:hAnsi="Arial" w:cs="Arial"/>
                              <w:color w:val="3C3C3C"/>
                              <w:sz w:val="10"/>
                              <w:szCs w:val="10"/>
                            </w:rPr>
                            <w:t xml:space="preserve">+ </w:t>
                          </w:r>
                        </w:p>
                      </w:txbxContent>
                    </v:textbox>
                  </v:rect>
                  <v:rect id="Rectangle 87" o:spid="_x0000_s1111" style="position:absolute;left:688;top:5016;width:199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t1MEA&#10;AADcAAAADwAAAGRycy9kb3ducmV2LnhtbESP3YrCMBSE74V9h3AWvNO0vRDpGmVZEFS8se4DHJrT&#10;HzY5KUm09e2NIOzlMDPfMJvdZI24kw+9YwX5MgNBXDvdc6vg97pfrEGEiKzROCYFDwqw237MNlhq&#10;N/KF7lVsRYJwKFFBF+NQShnqjiyGpRuIk9c4bzEm6VupPY4Jbo0ssmwlLfacFjoc6Kej+q+6WQXy&#10;Wu3HdWV85k5FczbHw6Uhp9T8c/r+AhFpiv/hd/ugFRR5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r7dTBAAAA3AAAAA8AAAAAAAAAAAAAAAAAmAIAAGRycy9kb3du&#10;cmV2LnhtbFBLBQYAAAAABAAEAPUAAACGAwAAAAA=&#10;" filled="f" stroked="f">
                    <v:textbox style="mso-fit-shape-to-text:t" inset="0,0,0,0">
                      <w:txbxContent>
                        <w:p w14:paraId="161015EA" w14:textId="719767C5" w:rsidR="00AC02F9" w:rsidRDefault="00AC02F9">
                          <w:r>
                            <w:rPr>
                              <w:rFonts w:ascii="Arial" w:hAnsi="Arial" w:cs="Arial"/>
                              <w:color w:val="3C3C3C"/>
                              <w:sz w:val="10"/>
                              <w:szCs w:val="10"/>
                            </w:rPr>
                            <w:t>relationship: GeologicRelationshipTerm [0..1]</w:t>
                          </w:r>
                        </w:p>
                      </w:txbxContent>
                    </v:textbox>
                  </v:rect>
                  <v:rect id="Rectangle 88" o:spid="_x0000_s1112" style="position:absolute;left:511;top:5151;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zo8EA&#10;AADcAAAADwAAAGRycy9kb3ducmV2LnhtbESPzYoCMRCE74LvEFrYm2acwyKjUUQQVLw47gM0k54f&#10;TDpDEp3x7c3Cwh6LqvqK2uxGa8SLfOgcK1guMhDEldMdNwp+7sf5CkSIyBqNY1LwpgC77XSywUK7&#10;gW/0KmMjEoRDgQraGPtCylC1ZDEsXE+cvNp5izFJ30jtcUhwa2SeZd/SYsdpocWeDi1Vj/JpFch7&#10;eRxWpfGZu+T11ZxPt5qcUl+zcb8GEWmM/+G/9kkryJc5/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c6PBAAAA3AAAAA8AAAAAAAAAAAAAAAAAmAIAAGRycy9kb3du&#10;cmV2LnhtbFBLBQYAAAAABAAEAPUAAACGAwAAAAA=&#10;" filled="f" stroked="f">
                    <v:textbox style="mso-fit-shape-to-text:t" inset="0,0,0,0">
                      <w:txbxContent>
                        <w:p w14:paraId="5874F21E" w14:textId="4492E4FD" w:rsidR="00AC02F9" w:rsidRDefault="00AC02F9">
                          <w:r>
                            <w:rPr>
                              <w:rFonts w:ascii="Arial" w:hAnsi="Arial" w:cs="Arial"/>
                              <w:color w:val="3C3C3C"/>
                              <w:sz w:val="10"/>
                              <w:szCs w:val="10"/>
                            </w:rPr>
                            <w:t xml:space="preserve">+ </w:t>
                          </w:r>
                        </w:p>
                      </w:txbxContent>
                    </v:textbox>
                  </v:rect>
                  <v:rect id="Rectangle 89" o:spid="_x0000_s1113" style="position:absolute;left:688;top:5151;width:16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14:paraId="52679760" w14:textId="6383A156" w:rsidR="00AC02F9" w:rsidRDefault="00AC02F9">
                          <w:r>
                            <w:rPr>
                              <w:rFonts w:ascii="Arial" w:hAnsi="Arial" w:cs="Arial"/>
                              <w:color w:val="3C3C3C"/>
                              <w:sz w:val="10"/>
                              <w:szCs w:val="10"/>
                            </w:rPr>
                            <w:t>sourceRole: RelationRoleTerm [0..1]</w:t>
                          </w:r>
                        </w:p>
                      </w:txbxContent>
                    </v:textbox>
                  </v:rect>
                  <v:rect id="Rectangle 90" o:spid="_x0000_s1114" style="position:absolute;left:511;top:5287;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OTMEA&#10;AADcAAAADwAAAGRycy9kb3ducmV2LnhtbESP3YrCMBSE7xd8h3AE79bUI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cTkzBAAAA3AAAAA8AAAAAAAAAAAAAAAAAmAIAAGRycy9kb3du&#10;cmV2LnhtbFBLBQYAAAAABAAEAPUAAACGAwAAAAA=&#10;" filled="f" stroked="f">
                    <v:textbox style="mso-fit-shape-to-text:t" inset="0,0,0,0">
                      <w:txbxContent>
                        <w:p w14:paraId="4BD13D9A" w14:textId="3CF57F8A" w:rsidR="00AC02F9" w:rsidRDefault="00AC02F9">
                          <w:r>
                            <w:rPr>
                              <w:rFonts w:ascii="Arial" w:hAnsi="Arial" w:cs="Arial"/>
                              <w:color w:val="3C3C3C"/>
                              <w:sz w:val="10"/>
                              <w:szCs w:val="10"/>
                            </w:rPr>
                            <w:t xml:space="preserve">+ </w:t>
                          </w:r>
                        </w:p>
                      </w:txbxContent>
                    </v:textbox>
                  </v:rect>
                  <v:rect id="Rectangle 91" o:spid="_x0000_s1115" style="position:absolute;left:688;top:5287;width:15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r18EA&#10;AADcAAAADwAAAGRycy9kb3ducmV2LnhtbESP3YrCMBSE7xd8h3AE79bUg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69fBAAAA3AAAAA8AAAAAAAAAAAAAAAAAmAIAAGRycy9kb3du&#10;cmV2LnhtbFBLBQYAAAAABAAEAPUAAACGAwAAAAA=&#10;" filled="f" stroked="f">
                    <v:textbox style="mso-fit-shape-to-text:t" inset="0,0,0,0">
                      <w:txbxContent>
                        <w:p w14:paraId="312AB730" w14:textId="52672B83" w:rsidR="00AC02F9" w:rsidRDefault="00AC02F9">
                          <w:r>
                            <w:rPr>
                              <w:rFonts w:ascii="Arial" w:hAnsi="Arial" w:cs="Arial"/>
                              <w:color w:val="3C3C3C"/>
                              <w:sz w:val="10"/>
                              <w:szCs w:val="10"/>
                            </w:rPr>
                            <w:t>targetRole: RelationRoleTerm [0..1]</w:t>
                          </w:r>
                        </w:p>
                      </w:txbxContent>
                    </v:textbox>
                  </v:rect>
                  <v:shape id="Freeform 92" o:spid="_x0000_s1116" style="position:absolute;left:3565;top:5913;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spksMA&#10;AADcAAAADwAAAGRycy9kb3ducmV2LnhtbESPQWsCMRSE74X+h/AKXkrNrodFthtFiqJ4Ult6fmye&#10;m6XJy3YTdf33RhA8DjPzDVPNB2fFmfrQelaQjzMQxLXXLTcKfr5XH1MQISJrtJ5JwZUCzGevLxWW&#10;2l94T+dDbESCcChRgYmxK6UMtSGHYew74uQdfe8wJtk3Uvd4SXBn5STLCumw5bRgsKMvQ/Xf4eQU&#10;0KJYH81yK1u722/+f22Rv+9QqdHbsPgEEWmIz/CjvdEKJnkB9zPpCM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spksMAAADcAAAADwAAAAAAAAAAAAAAAACYAgAAZHJzL2Rv&#10;d25yZXYueG1sUEsFBgAAAAAEAAQA9QAAAIgDAAAAAA==&#10;" path="m2280,v23,,40,18,40,40l2320,40r,736l2320,776v,23,-17,40,-40,40c2280,816,2280,816,2280,816r,l40,816r,c18,816,,799,,776r,l,40c,18,18,,40,r,l2280,xe" fillcolor="#cacdd6" strokeweight="0">
                    <v:path arrowok="t" o:connecttype="custom" o:connectlocs="1485,0;1511,26;1511,26;1511,506;1511,506;1485,532;1485,532;1485,532;26,532;26,532;0,506;0,506;0,26;26,0;26,0;1485,0" o:connectangles="0,0,0,0,0,0,0,0,0,0,0,0,0,0,0,0"/>
                  </v:shape>
                  <v:rect id="Rectangle 93" o:spid="_x0000_s1117" style="position:absolute;left:3533;top:588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OwsIA&#10;AADcAAAADwAAAGRycy9kb3ducmV2LnhtbESPzYrCQBCE78K+w9ALe9OOHvzJOoosrOhBwegDNJne&#10;JJjpCZkxxrffEQSPRdVXRS3Xva1Vx62vnGgYjxJQLLkzlRQaLuff4RyUDySGaies4cEe1quPwZJS&#10;4+5y4i4LhYol4lPSUIbQpIg+L9mSH7mGJXp/rrUUomwLNC3dY7mtcZIkU7RUSVwoqeGfkvNrdrMa&#10;JlvMKplmc8z3R7M9LLrH2aPWX5/95htU4D68wy96ZyI3nsHzTDwCu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IE7CwgAAANwAAAAPAAAAAAAAAAAAAAAAAJgCAABkcnMvZG93&#10;bnJldi54bWxQSwUGAAAAAAQABAD1AAAAhwMAAAAA&#10;" fillcolor="#f8e3c2" stroked="f"/>
                  <v:rect id="Rectangle 94" o:spid="_x0000_s1118" style="position:absolute;left:3533;top:5892;width:1522;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4Kt8QA&#10;AADcAAAADwAAAGRycy9kb3ducmV2LnhtbERPTWvCQBC9F/oflin01mz0ICHNKioVSkWpaQo9Dtkx&#10;Cc3Optk1if/ePQg9Pt53tppMKwbqXWNZwSyKQRCXVjdcKSi+di8JCOeRNbaWScGVHKyWjw8ZptqO&#10;fKIh95UIIexSVFB736VSurImgy6yHXHgzrY36APsK6l7HEO4aeU8jhfSYMOhocaOtjWVv/nFKNB/&#10;H8Xme3H+3O3zbdINdPw5vB2Ven6a1q8gPE3+X3x3v2sF81lYG86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CrfEAAAA3AAAAA8AAAAAAAAAAAAAAAAAmAIAAGRycy9k&#10;b3ducmV2LnhtbFBLBQYAAAAABAAEAPUAAACJAwAAAAA=&#10;" fillcolor="#fcf2e3" stroked="f"/>
                  <v:rect id="Rectangle 95" o:spid="_x0000_s1119" style="position:absolute;left:3533;top:5996;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9cIA&#10;AADcAAAADwAAAGRycy9kb3ducmV2LnhtbESP3YrCMBSE7xd8h3AE79a0IrJWo4j4dyWr9gEOzbEt&#10;NieliVp9eiMIXg4z8w0znbemEjdqXGlZQdyPQBBnVpecK0hP698/EM4ja6wsk4IHOZjPOj9TTLS9&#10;84FuR5+LAGGXoILC+zqR0mUFGXR9WxMH72wbgz7IJpe6wXuAm0oOomgkDZYcFgqsaVlQdjlejQKJ&#10;8f7w3J2rx/9wsY3TUbphs1Kq120XExCeWv8Nf9o7rWAQj+F9JhwB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QL1wgAAANwAAAAPAAAAAAAAAAAAAAAAAJgCAABkcnMvZG93&#10;bnJldi54bWxQSwUGAAAAAAQABAD1AAAAhwMAAAAA&#10;" fillcolor="#fcf2e2" stroked="f"/>
                  <v:rect id="Rectangle 96" o:spid="_x0000_s1120" style="position:absolute;left:3533;top:600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z3wcMA&#10;AADcAAAADwAAAGRycy9kb3ducmV2LnhtbERPW2vCMBR+F/Yfwhn4pukqDOmayjYURPfgZYM9Hppj&#10;E9ac1CZq9++XB2GPH9+9XAyuFVfqg/Ws4GmagSCuvbbcKPg8riZzECEia2w9k4JfCrCoHkYlFtrf&#10;eE/XQ2xECuFQoAITY1dIGWpDDsPUd8SJO/neYUywb6Tu8ZbCXSvzLHuWDi2nBoMdvRuqfw4Xp2B1&#10;+j5+7Dazr+Xbvhns9mxNO7dKjR+H1xcQkYb4L76711pBnqf56Uw6Ar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z3wcMAAADcAAAADwAAAAAAAAAAAAAAAACYAgAAZHJzL2Rv&#10;d25yZXYueG1sUEsFBgAAAAAEAAQA9QAAAIgDAAAAAA==&#10;" fillcolor="#fcf1e2" stroked="f"/>
                  <v:rect id="Rectangle 97" o:spid="_x0000_s1121" style="position:absolute;left:3533;top:601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1o8UA&#10;AADcAAAADwAAAGRycy9kb3ducmV2LnhtbESPzWrDMBCE74W8g9hALiWRbWgIbpRQAoEegovTXnLb&#10;WlvZxFoZS/XP21eFQo/DzHzD7I+TbcVAvW8cK0g3CQjiyumGjYKP9/N6B8IHZI2tY1Iwk4fjYfGw&#10;x1y7kUsarsGICGGfo4I6hC6X0lc1WfQb1xFH78v1FkOUvZG6xzHCbSuzJNlKiw3HhRo7OtVU3a/f&#10;VgFu9e2JL6Yo3qZhvJkyefyc70qtltPLM4hAU/gP/7VftYIsS+H3TDw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WjxQAAANwAAAAPAAAAAAAAAAAAAAAAAJgCAABkcnMv&#10;ZG93bnJldi54bWxQSwUGAAAAAAQABAD1AAAAigMAAAAA&#10;" fillcolor="#fcf1e1" stroked="f"/>
                  <v:rect id="Rectangle 98" o:spid="_x0000_s1122" style="position:absolute;left:3533;top:6027;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2R38UA&#10;AADcAAAADwAAAGRycy9kb3ducmV2LnhtbESPzWrDMBCE74W+g9hCb40cH0Jwo4QSCPSHHuK0lNwW&#10;a2uZeFdGUhLn7aNCIcdhZr5hFquRe3WiEDsvBqaTAhRJ420nrYGv3eZpDiomFIu9FzJwoQir5f3d&#10;Aivrz7KlU51alSESKzTgUhoqrWPjiDFO/ECSvV8fGFOWodU24DnDuddlUcw0Yyd5weFAa0fNoT6y&#10;gePPLHys63H/efl+e+ftgfdOszGPD+PLM6hEY7qF/9uv1kBZlvB3Jh8Bv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ZHfxQAAANwAAAAPAAAAAAAAAAAAAAAAAJgCAABkcnMv&#10;ZG93bnJldi54bWxQSwUGAAAAAAQABAD1AAAAigMAAAAA&#10;" fillcolor="#fcf1e0" stroked="f"/>
                  <v:rect id="Rectangle 99" o:spid="_x0000_s1123" style="position:absolute;left:3533;top:603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GN8UA&#10;AADcAAAADwAAAGRycy9kb3ducmV2LnhtbESPQWvCQBSE7wX/w/IKvdVNU4ySuopoC4Knxl68vWZf&#10;k7TZt2F3TeK/d4WCx2FmvmGW69G0oifnG8sKXqYJCOLS6oYrBV/Hj+cFCB+QNbaWScGFPKxXk4cl&#10;5toO/El9ESoRIexzVFCH0OVS+rImg35qO+Lo/VhnMETpKqkdDhFuWpkmSSYNNhwXauxoW1P5V5yN&#10;gtMiGX6zOb8Xs4M77fqdc1n/rdTT47h5AxFoDPfwf3uvFaTpK9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kY3xQAAANwAAAAPAAAAAAAAAAAAAAAAAJgCAABkcnMv&#10;ZG93bnJldi54bWxQSwUGAAAAAAQABAD1AAAAigMAAAAA&#10;" fillcolor="#fcf0e0" stroked="f"/>
                  <v:rect id="Rectangle 100" o:spid="_x0000_s1124" style="position:absolute;left:3533;top:604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MpsQA&#10;AADcAAAADwAAAGRycy9kb3ducmV2LnhtbESPQWvCQBSE74X+h+UVeim6abASUlexguBV48XbI/ua&#10;hGTfxt3VpP56VxB6HGbmG2axGk0nruR8Y1nB5zQBQVxa3XCl4FhsJxkIH5A1dpZJwR95WC1fXxaY&#10;azvwnq6HUIkIYZ+jgjqEPpfSlzUZ9FPbE0fv1zqDIUpXSe1wiHDTyTRJ5tJgw3Ghxp42NZXt4WIU&#10;nL5+uO2wcO1wTIss3C7Z7Pyh1PvbuP4GEWgM/+Fne6cVpOkMHmfi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gjKbEAAAA3AAAAA8AAAAAAAAAAAAAAAAAmAIAAGRycy9k&#10;b3ducmV2LnhtbFBLBQYAAAAABAAEAPUAAACJAwAAAAA=&#10;" fillcolor="#fbf0de" stroked="f"/>
                  <v:rect id="Rectangle 101" o:spid="_x0000_s1125" style="position:absolute;left:3533;top:6069;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JAsQA&#10;AADcAAAADwAAAGRycy9kb3ducmV2LnhtbESPQWvCQBSE70L/w/KE3nRjQJHUVbQo9FQ17aW3Z/aZ&#10;BLNvw+4a03/vCoLHYWa+YRar3jSiI+drywom4wQEcWF1zaWC35/daA7CB2SNjWVS8E8eVsu3wQIz&#10;bW98pC4PpYgQ9hkqqEJoMyl9UZFBP7YtcfTO1hkMUbpSaoe3CDeNTJNkJg3WHBcqbOmzouKSX42C&#10;+SFJ177L3f4it+ft6ftvU5ipUu/Dfv0BIlAfXuFn+0srSN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6CQLEAAAA3AAAAA8AAAAAAAAAAAAAAAAAmAIAAGRycy9k&#10;b3ducmV2LnhtbFBLBQYAAAAABAAEAPUAAACJAwAAAAA=&#10;" fillcolor="#fbefdd" stroked="f"/>
                  <v:rect id="Rectangle 102" o:spid="_x0000_s1126" style="position:absolute;left:3533;top:608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w4cIA&#10;AADcAAAADwAAAGRycy9kb3ducmV2LnhtbESPT4vCMBTE74LfIbyFvWm6BetuNYoIguzJf3t/2zyb&#10;avNSmqj12xtB8DjMzG+Y6byztbhS6yvHCr6GCQjiwumKSwWH/WrwDcIHZI21Y1JwJw/zWb83xVy7&#10;G2/puguliBD2OSowITS5lL4wZNEPXUMcvaNrLYYo21LqFm8RbmuZJkkmLVYcFww2tDRUnHcXq0CO&#10;TqXxocg25+Ml5Z/x79/+H5X6/OgWExCBuvAOv9prrSBNM3ieiUd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fDhwgAAANwAAAAPAAAAAAAAAAAAAAAAAJgCAABkcnMvZG93&#10;bnJldi54bWxQSwUGAAAAAAQABAD1AAAAhwMAAAAA&#10;" fillcolor="#fbefdc" stroked="f"/>
                  <v:rect id="Rectangle 103" o:spid="_x0000_s1127" style="position:absolute;left:3533;top:609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2tsUA&#10;AADcAAAADwAAAGRycy9kb3ducmV2LnhtbESPQWvCQBSE7wX/w/KE3uqmAaumWUUsgpceGg3S2yP7&#10;moRk34bdbUz/fbdQ8DjMzDdMvptML0ZyvrWs4HmRgCCurG65VnA5H5/WIHxA1thbJgU/5GG3nT3k&#10;mGl74w8ai1CLCGGfoYImhCGT0lcNGfQLOxBH78s6gyFKV0vt8BbhppdpkrxIgy3HhQYHOjRUdcW3&#10;UVAUaRlcv+wQr+Np/Czfr+XbRqnH+bR/BRFoCvfwf/ukFaTpCv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P7a2xQAAANwAAAAPAAAAAAAAAAAAAAAAAJgCAABkcnMv&#10;ZG93bnJldi54bWxQSwUGAAAAAAQABAD1AAAAigMAAAAA&#10;" fillcolor="#fbeedb" stroked="f"/>
                  <v:rect id="Rectangle 104" o:spid="_x0000_s1128" style="position:absolute;left:3533;top:6100;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2/L8A&#10;AADcAAAADwAAAGRycy9kb3ducmV2LnhtbERPy4rCMBTdD/gP4QruxtSiItUo4gNcCdrZzO7SXJti&#10;c1ObqPXvzUJweTjvxaqztXhQ6yvHCkbDBARx4XTFpYK/fP87A+EDssbaMSl4kYfVsvezwEy7J5/o&#10;cQ6liCHsM1RgQmgyKX1hyKIfuoY4chfXWgwRtqXULT5juK1lmiRTabHi2GCwoY2h4nq+WwWHQhoa&#10;//vZNr3saz7ubtUknyo16HfrOYhAXfiKP+6DVpCmcW08E4+AX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zfb8vwAAANwAAAAPAAAAAAAAAAAAAAAAAJgCAABkcnMvZG93bnJl&#10;di54bWxQSwUGAAAAAAQABAD1AAAAhAMAAAAA&#10;" fillcolor="#fbeeda" stroked="f"/>
                  <v:rect id="Rectangle 105" o:spid="_x0000_s1129" style="position:absolute;left:3533;top:612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nnR8UA&#10;AADcAAAADwAAAGRycy9kb3ducmV2LnhtbESPQWvCQBSE7wX/w/IEb3VjCkFTVymlhR5y0QheH9nX&#10;JDX7Nma3ScyvdwsFj8PMfMNs96NpRE+dqy0rWC0jEMSF1TWXCk755/MahPPIGhvLpOBGDva72dMW&#10;U20HPlB/9KUIEHYpKqi8b1MpXVGRQbe0LXHwvm1n0AfZlVJ3OAS4aWQcRYk0WHNYqLCl94qKy/HX&#10;KGjIZ1F+KYtr/jNlsk5epu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edHxQAAANwAAAAPAAAAAAAAAAAAAAAAAJgCAABkcnMv&#10;ZG93bnJldi54bWxQSwUGAAAAAAQABAD1AAAAigMAAAAA&#10;" fillcolor="#fbedd9" stroked="f"/>
                  <v:rect id="Rectangle 106" o:spid="_x0000_s1130" style="position:absolute;left:3533;top:613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MEcEA&#10;AADcAAAADwAAAGRycy9kb3ducmV2LnhtbERPXWvCMBR9H/gfwhX2tqZzIlttFC0MShFhdb5fmrum&#10;2NyUJmr3783DYI+H851vJ9uLG42+c6zgNUlBEDdOd9wq+D59vryD8AFZY++YFPySh+1m9pRjpt2d&#10;v+hWh1bEEPYZKjAhDJmUvjFk0SduII7cjxsthgjHVuoR7zHc9nKRpitpsePYYHCgwlBzqa9WQXE4&#10;LuvSnD8KvpyqwId9Releqef5tFuDCDSFf/Gfu9QKFm9xfjwTj4D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fjBHBAAAA3AAAAA8AAAAAAAAAAAAAAAAAmAIAAGRycy9kb3du&#10;cmV2LnhtbFBLBQYAAAAABAAEAPUAAACGAwAAAAA=&#10;" fillcolor="#fbedd8" stroked="f"/>
                  <v:rect id="Rectangle 107" o:spid="_x0000_s1131" style="position:absolute;left:3533;top:614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06uMMA&#10;AADcAAAADwAAAGRycy9kb3ducmV2LnhtbESPQWsCMRSE74L/IbxCL+JmtVBka5Qilkov0tWDx8fm&#10;uVm6eVmSuG7/vREEj8PMfMMs14NtRU8+NI4VzLIcBHHldMO1guPha7oAESKyxtYxKfinAOvVeLTE&#10;Qrsr/1JfxlokCIcCFZgYu0LKUBmyGDLXESfv7LzFmKSvpfZ4TXDbynmev0uLDacFgx1tDFV/5cUq&#10;sNx966achL35CZtTT1vfn7dKvb4Mnx8gIg3xGX60d1rB/G0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06uMMAAADcAAAADwAAAAAAAAAAAAAAAACYAgAAZHJzL2Rv&#10;d25yZXYueG1sUEsFBgAAAAAEAAQA9QAAAIgDAAAAAA==&#10;" fillcolor="#fbedd7" stroked="f"/>
                  <v:rect id="Rectangle 108" o:spid="_x0000_s1132" style="position:absolute;left:3533;top:6153;width:1522;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MZcUA&#10;AADcAAAADwAAAGRycy9kb3ducmV2LnhtbESPT4vCMBTE74LfITxhb5pa/yDVKCIUPCyi1YU9Pppn&#10;W9q8lCZq99tvhIU9DjPzG2az600jntS5yrKC6SQCQZxbXXGh4HZNxysQziNrbCyTgh9ysNsOBxtM&#10;tH3xhZ6ZL0SAsEtQQel9m0jp8pIMuoltiYN3t51BH2RXSN3hK8BNI+MoWkqDFYeFEls6lJTX2cMo&#10;+JT1bZmmq7r6kotHO+u/T+frXKmPUb9fg/DU+//wX/uoFcSzGN5nw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AxlxQAAANwAAAAPAAAAAAAAAAAAAAAAAJgCAABkcnMv&#10;ZG93bnJldi54bWxQSwUGAAAAAAQABAD1AAAAigMAAAAA&#10;" fillcolor="#faecd6" stroked="f"/>
                  <v:rect id="Rectangle 109" o:spid="_x0000_s1133" style="position:absolute;left:3533;top:617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jQcYA&#10;AADcAAAADwAAAGRycy9kb3ducmV2LnhtbESPS4vCQBCE78L+h6EXvIhOjCBr1lFkIbAHH+j6uDaZ&#10;3iSY6QmZUeO/dwTBY1FVX1HTeWsqcaXGlZYVDAcRCOLM6pJzBfu/tP8FwnlkjZVlUnAnB/PZR2eK&#10;ibY33tJ153MRIOwSVFB4XydSuqwgg25ga+Lg/dvGoA+yyaVu8BbgppJxFI2lwZLDQoE1/RSUnXcX&#10;o8As9aadpIvzeLmuo9NheEx7q1ip7me7+AbhqfXv8Kv9qxXEoxE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qjQcYAAADcAAAADwAAAAAAAAAAAAAAAACYAgAAZHJz&#10;L2Rvd25yZXYueG1sUEsFBgAAAAAEAAQA9QAAAIsDAAAAAA==&#10;" fillcolor="#faecd5" stroked="f"/>
                  <v:rect id="Rectangle 110" o:spid="_x0000_s1134" style="position:absolute;left:3533;top:6184;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0ysUA&#10;AADcAAAADwAAAGRycy9kb3ducmV2LnhtbESPT2vCQBTE74LfYXlCb7qJLVKiq1RtoT0mttTjI/tM&#10;QrNvQ3bzp/30XUHwOMzMb5jNbjS16Kl1lWUF8SICQZxbXXGh4PP0Nn8G4TyyxtoyKfglB7vtdLLB&#10;RNuBU+ozX4gAYZeggtL7JpHS5SUZdAvbEAfvYluDPsi2kLrFIcBNLZdRtJIGKw4LJTZ0KCn/yTqj&#10;IHXfbP7i1X5/ievmoz+fXruvo1IPs/FlDcLT6O/hW/tdK1g+PsH1TDgC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DTKxQAAANwAAAAPAAAAAAAAAAAAAAAAAJgCAABkcnMv&#10;ZG93bnJldi54bWxQSwUGAAAAAAQABAD1AAAAigMAAAAA&#10;" fillcolor="#faebd4" stroked="f"/>
                  <v:rect id="Rectangle 111" o:spid="_x0000_s1135" style="position:absolute;left:3533;top:6194;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hqcMA&#10;AADcAAAADwAAAGRycy9kb3ducmV2LnhtbESP0YrCMBRE3xf8h3AF39bUyqpUo0hBlH3S6gdcmmtb&#10;bG5qE2316zcLC/s4zMwZZrXpTS2e1LrKsoLJOAJBnFtdcaHgct59LkA4j6yxtkwKXuRgsx58rDDR&#10;tuMTPTNfiABhl6CC0vsmkdLlJRl0Y9sQB+9qW4M+yLaQusUuwE0t4yiaSYMVh4USG0pLym/ZwyhI&#10;5V6/7/IV5+l8mx675nt+LO5KjYb9dgnCU+//w3/tg1YQT7/g90w4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EhqcMAAADcAAAADwAAAAAAAAAAAAAAAACYAgAAZHJzL2Rv&#10;d25yZXYueG1sUEsFBgAAAAAEAAQA9QAAAIgDAAAAAA==&#10;" fillcolor="#faebd3" stroked="f"/>
                  <v:rect id="Rectangle 112" o:spid="_x0000_s1136" style="position:absolute;left:3533;top:6215;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drcUA&#10;AADcAAAADwAAAGRycy9kb3ducmV2LnhtbESPT2vCQBTE7wW/w/KE3urGVGKIriJKS2+2/sPjI/vM&#10;BrNvQ3ar6bfvCoUeh5n5DTNf9rYRN+p87VjBeJSAIC6drrlScNi/veQgfEDW2DgmBT/kYbkYPM2x&#10;0O7OX3TbhUpECPsCFZgQ2kJKXxqy6EeuJY7exXUWQ5RdJXWH9wi3jUyTJJMWa44LBltaGyqvu2+r&#10;4Ly5nvIJS5N/HqfZdjJ931ifKvU87FczEIH68B/+a39oBelrBo8z8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52txQAAANwAAAAPAAAAAAAAAAAAAAAAAJgCAABkcnMv&#10;ZG93bnJldi54bWxQSwUGAAAAAAQABAD1AAAAigMAAAAA&#10;" fillcolor="#faead2" stroked="f"/>
                  <v:rect id="Rectangle 113" o:spid="_x0000_s1137" style="position:absolute;left:3533;top:6225;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PMMMA&#10;AADcAAAADwAAAGRycy9kb3ducmV2LnhtbESPT4vCMBTE7wt+h/AWvK2pFV3pNoooghcR3b14ezSv&#10;f9jmpTRR47c3guBxmJnfMPkymFZcqXeNZQXjUQKCuLC64UrB3+/2aw7CeWSNrWVScCcHy8XgI8dM&#10;2xsf6XrylYgQdhkqqL3vMildUZNBN7IdcfRK2xv0UfaV1D3eIty0Mk2SmTTYcFyosaN1TcX/6WIU&#10;uMO40Lqbpz6Ec3k+bPebqdkrNfwMqx8QnoJ/h1/tnVaQTr7heS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sPMMMAAADcAAAADwAAAAAAAAAAAAAAAACYAgAAZHJzL2Rv&#10;d25yZXYueG1sUEsFBgAAAAAEAAQA9QAAAIgDAAAAAA==&#10;" fillcolor="#faead1" stroked="f"/>
                  <v:rect id="Rectangle 114" o:spid="_x0000_s1138" style="position:absolute;left:3533;top:6236;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Utr0A&#10;AADcAAAADwAAAGRycy9kb3ducmV2LnhtbERPSwrCMBDdC94hjOBOUy1KqUYpiuBGxM8BhmZsi82k&#10;NFGrpzcLweXj/ZfrztTiSa2rLCuYjCMQxLnVFRcKrpfdKAHhPLLG2jIpeJOD9arfW2Kq7YtP9Dz7&#10;QoQQdikqKL1vUildXpJBN7YNceButjXoA2wLqVt8hXBTy2kUzaXBikNDiQ1tSsrv54dRUGxnNo/j&#10;zeGdZYfPtTkmptaJUsNBly1AeOr8X/xz77WCaRzWhj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56Utr0AAADcAAAADwAAAAAAAAAAAAAAAACYAgAAZHJzL2Rvd25yZXYu&#10;eG1sUEsFBgAAAAAEAAQA9QAAAIIDAAAAAA==&#10;" fillcolor="#fae9d0" stroked="f"/>
                  <v:rect id="Rectangle 115" o:spid="_x0000_s1139" style="position:absolute;left:3533;top:6246;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cRMUA&#10;AADcAAAADwAAAGRycy9kb3ducmV2LnhtbESPQWvCQBSE74X+h+UVvOnGiG1NXUUU0UOxNApeH9nX&#10;JJp9G7JrEv99tyD0OMzMN8x82ZtKtNS40rKC8SgCQZxZXXKu4HTcDt9BOI+ssbJMCu7kYLl4fppj&#10;om3H39SmPhcBwi5BBYX3dSKlywoy6Ea2Jg7ej20M+iCbXOoGuwA3lYyj6FUaLDksFFjTuqDsmt6M&#10;gs2u3Eyn3U6+Xdzh06Rxe96aL6UGL/3qA4Sn3v+HH+29VhBPZvB3Jh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M9xExQAAANwAAAAPAAAAAAAAAAAAAAAAAJgCAABkcnMv&#10;ZG93bnJldi54bWxQSwUGAAAAAAQABAD1AAAAigMAAAAA&#10;" fillcolor="#fae9cf" stroked="f"/>
                  <v:rect id="Rectangle 116" o:spid="_x0000_s1140" style="position:absolute;left:3533;top:6267;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5WC8IA&#10;AADcAAAADwAAAGRycy9kb3ducmV2LnhtbERPz2vCMBS+D/wfwhN2GZpWxpBqFBVGhe1iFcHbo3m2&#10;xealJNHW/94cBjt+fL+X68G04kHON5YVpNMEBHFpdcOVgtPxezIH4QOyxtYyKXiSh/Vq9LbETNue&#10;D/QoQiViCPsMFdQhdJmUvqzJoJ/ajjhyV+sMhghdJbXDPoabVs6S5EsabDg21NjRrqbyVtyNgvyS&#10;9ueiu2/zj2ebH35Tl2zwR6n38bBZgAg0hH/xn3uvFcw+4/x4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lYLwgAAANwAAAAPAAAAAAAAAAAAAAAAAJgCAABkcnMvZG93&#10;bnJldi54bWxQSwUGAAAAAAQABAD1AAAAhwMAAAAA&#10;" fillcolor="#f9e8cd" stroked="f"/>
                  <v:rect id="Rectangle 117" o:spid="_x0000_s1141" style="position:absolute;left:3533;top:628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KIsQA&#10;AADcAAAADwAAAGRycy9kb3ducmV2LnhtbESPT2vCQBTE70K/w/IK3nRjSIpEV1GpUPCU2D/XR/aZ&#10;BLNvQ3abpN/eLRR6HGbmN8x2P5lWDNS7xrKC1TICQVxa3XCl4P16XqxBOI+ssbVMCn7IwX73NNti&#10;pu3IOQ2Fr0SAsMtQQe19l0npypoMuqXtiIN3s71BH2RfSd3jGOCmlXEUvUiDDYeFGjs61VTei2+j&#10;4GKKo0/T1/HzGudfnHR6TR9aqfnzdNiA8DT5//Bf+00riJMV/J4JR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zyiLEAAAA3AAAAA8AAAAAAAAAAAAAAAAAmAIAAGRycy9k&#10;b3ducmV2LnhtbFBLBQYAAAAABAAEAPUAAACJAwAAAAA=&#10;" fillcolor="#f9e8cc" stroked="f"/>
                  <v:rect id="Rectangle 118" o:spid="_x0000_s1142" style="position:absolute;left:3533;top:629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FL/8YA&#10;AADcAAAADwAAAGRycy9kb3ducmV2LnhtbESPQWvCQBSE7wX/w/KE3urGUERSN0EKlhxKqTYg3l6z&#10;r5tg9m2aXTX++64g9DjMzDfMqhhtJ840+NaxgvksAUFcO92yUVB9bZ6WIHxA1tg5JgVX8lDkk4cV&#10;ZtpdeEvnXTAiQthnqKAJoc+k9HVDFv3M9cTR+3GDxRDlYKQe8BLhtpNpkiykxZbjQoM9vTZUH3cn&#10;q+DbVR8nU1795++bCcf3Q7lfrEulHqfj+gVEoDH8h+/tUitIn1O4nY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FL/8YAAADcAAAADwAAAAAAAAAAAAAAAACYAgAAZHJz&#10;L2Rvd25yZXYueG1sUEsFBgAAAAAEAAQA9QAAAIsDAAAAAA==&#10;" fillcolor="#f9e7cb" stroked="f"/>
                  <v:rect id="Rectangle 119" o:spid="_x0000_s1143" style="position:absolute;left:3533;top:6319;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7NU8EA&#10;AADcAAAADwAAAGRycy9kb3ducmV2LnhtbESPT4vCMBTE74LfITzBm6ary+J2jSKC4tU/hx4fzbMN&#10;27yUJNbqpzfCwh6HmfkNs1z3thEd+WAcK/iYZiCIS6cNVwou591kASJEZI2NY1LwoADr1XCwxFy7&#10;Ox+pO8VKJAiHHBXUMba5lKGsyWKYupY4eVfnLcYkfSW1x3uC20bOsuxLWjScFmpsaVtT+Xu6WQXm&#10;2XpHaL7l1Qe/7w6Oz0Wh1HjUb35AROrjf/ivfdAKZp9zeJ9JR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ezVPBAAAA3AAAAA8AAAAAAAAAAAAAAAAAmAIAAGRycy9kb3du&#10;cmV2LnhtbFBLBQYAAAAABAAEAPUAAACGAwAAAAA=&#10;" fillcolor="#f9e6c9" stroked="f"/>
                  <v:rect id="Rectangle 120" o:spid="_x0000_s1144" style="position:absolute;left:3533;top:6340;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6Cz8UA&#10;AADcAAAADwAAAGRycy9kb3ducmV2LnhtbESPT2vCQBTE74LfYXlCb3XTENM2dRWRFoRS0NhLb4/s&#10;axLMvg3ZzZ9++64geBxm5jfMejuZRgzUudqygqdlBIK4sLrmUsH3+ePxBYTzyBoby6TgjxxsN/PZ&#10;GjNtRz7RkPtSBAi7DBVU3reZlK6oyKBb2pY4eL+2M+iD7EqpOxwD3DQyjqJUGqw5LFTY0r6i4pL3&#10;RsEl/ZTxD/vVZPrj83mI8vev11qph8W0ewPhafL38K190AriJIHrmXA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LPxQAAANwAAAAPAAAAAAAAAAAAAAAAAJgCAABkcnMv&#10;ZG93bnJldi54bWxQSwUGAAAAAAQABAD1AAAAigMAAAAA&#10;" fillcolor="#f9e6c8" stroked="f"/>
                  <v:rect id="Rectangle 121" o:spid="_x0000_s1145" style="position:absolute;left:3533;top:635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e8YA&#10;AADcAAAADwAAAGRycy9kb3ducmV2LnhtbESPQWvCQBSE7wX/w/IEb3WjbY2kboIVLAF7qGmhHh/Z&#10;ZxLMvg3ZVeO/dwuFHoeZ+YZZZYNpxYV611hWMJtGIIhLqxuuFHx/bR+XIJxH1thaJgU3cpClo4cV&#10;JtpeeU+XwlciQNglqKD2vkukdGVNBt3UdsTBO9reoA+yr6Tu8RrgppXzKFpIgw2HhRo72tRUnoqz&#10;UXBwP+05/5CHXf75dos3Txwv31mpyXhYv4LwNPj/8F871wrmzy/weyYcAZn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e8YAAADcAAAADwAAAAAAAAAAAAAAAACYAgAAZHJz&#10;L2Rvd25yZXYueG1sUEsFBgAAAAAEAAQA9QAAAIsDAAAAAA==&#10;" fillcolor="#f9e5c7" stroked="f"/>
                  <v:rect id="Rectangle 122" o:spid="_x0000_s1146" style="position:absolute;left:3533;top:636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IszcQA&#10;AADcAAAADwAAAGRycy9kb3ducmV2LnhtbESPUWvCMBSF3wf+h3AF32ZqHSKdUVRw24sM637AXXNt&#10;ypqb2mSx+/dmMNjj4ZzzHc5qM9hWROp941jBbJqBIK6cbrhW8HE+PC5B+ICssXVMCn7Iw2Y9elhh&#10;od2NTxTLUIsEYV+gAhNCV0jpK0MW/dR1xMm7uN5iSLKvpe7xluC2lXmWLaTFhtOCwY72hqqv8tsq&#10;eKnfd1cc4quJ81Ie8uvl+OmiUpPxsH0GEWgI/+G/9ptWkD8t4PdMOg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SLM3EAAAA3AAAAA8AAAAAAAAAAAAAAAAAmAIAAGRycy9k&#10;b3ducmV2LnhtbFBLBQYAAAAABAAEAPUAAACJAwAAAAA=&#10;" fillcolor="#f9e5c6" stroked="f"/>
                  <v:rect id="Rectangle 123" o:spid="_x0000_s1147" style="position:absolute;left:3533;top:637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pdMUA&#10;AADcAAAADwAAAGRycy9kb3ducmV2LnhtbESPT2sCMRTE74LfITzBm2bVUsvWKFJa0FYP/un9dfPc&#10;DW5etpvort/eFAoeh5n5DTNbtLYUV6q9caxgNExAEGdOG84VHA8fgxcQPiBrLB2Tght5WMy7nRmm&#10;2jW8o+s+5CJC2KeooAihSqX0WUEW/dBVxNE7udpiiLLOpa6xiXBbynGSPEuLhuNCgRW9FZSd9xer&#10;4Pcn8+tqejh+f32a7cZcJu17w0r1e+3yFUSgNjzC/+2VVjB+msLf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l0xQAAANwAAAAPAAAAAAAAAAAAAAAAAJgCAABkcnMv&#10;ZG93bnJldi54bWxQSwUGAAAAAAQABAD1AAAAigMAAAAA&#10;" fillcolor="#f8e5c5" stroked="f"/>
                  <v:rect id="Rectangle 124" o:spid="_x0000_s1148" style="position:absolute;left:3533;top:638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TMMAA&#10;AADcAAAADwAAAGRycy9kb3ducmV2LnhtbERPTYvCMBC9C/6HMII3TRVZSjWKCop71PXQ49iMbbWZ&#10;lCTa+u83h4U9Pt73atObRrzJ+dqygtk0AUFcWF1zqeD6c5ikIHxA1thYJgUf8rBZDwcrzLTt+Ezv&#10;SyhFDGGfoYIqhDaT0hcVGfRT2xJH7m6dwRChK6V22MVw08h5knxJgzXHhgpb2ldUPC8vo+D7kD5u&#10;9eyT2/x2TPOHPbvuuFNqPOq3SxCB+vAv/nOftIL5Iq6NZ+IR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TMMAAAADcAAAADwAAAAAAAAAAAAAAAACYAgAAZHJzL2Rvd25y&#10;ZXYueG1sUEsFBgAAAAAEAAQA9QAAAIUDAAAAAA==&#10;" fillcolor="#f8e4c5" stroked="f"/>
                  <v:rect id="Rectangle 125" o:spid="_x0000_s1149" style="position:absolute;left:3533;top:639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SHsQA&#10;AADcAAAADwAAAGRycy9kb3ducmV2LnhtbESPT4vCMBTE78J+h/AWvGm6RWStRhFF8SCI//H2aJ5t&#10;2ealNFHrtzfCgsdhZn7DjCaNKcWdaldYVvDTjUAQp1YXnCk47BedXxDOI2ssLZOCJzmYjL9aI0y0&#10;ffCW7jufiQBhl6CC3PsqkdKlORl0XVsRB+9qa4M+yDqTusZHgJtSxlHUlwYLDgs5VjTLKf3b3YyC&#10;Aq/n421zuGx501vPpqd4uZ8bpdrfzXQIwlPjP+H/9koriHsDeJ8JR0C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6kh7EAAAA3AAAAA8AAAAAAAAAAAAAAAAAmAIAAGRycy9k&#10;b3ducmV2LnhtbFBLBQYAAAAABAAEAPUAAACJAwAAAAA=&#10;" fillcolor="#f8e4c4" stroked="f"/>
                  <v:rect id="Rectangle 126" o:spid="_x0000_s1150" style="position:absolute;left:3533;top:6403;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0Czr8A&#10;AADcAAAADwAAAGRycy9kb3ducmV2LnhtbERPTYvCMBC9L/gfwgjetqlFRaupiLCgR3UPexyasSlt&#10;JqWJtuuv3xwWPD7e924/2lY8qfe1YwXzJAVBXDpdc6Xg+/b1uQbhA7LG1jEp+CUP+2LyscNcu4Ev&#10;9LyGSsQQ9jkqMCF0uZS+NGTRJ64jjtzd9RZDhH0ldY9DDLetzNJ0JS3WHBsMdnQ0VDbXh1UwbO6v&#10;ua6bhcvsD+uzOeMqdErNpuNhCyLQGN7if/dJK8iWcX48E4+AL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bQLOvwAAANwAAAAPAAAAAAAAAAAAAAAAAJgCAABkcnMvZG93bnJl&#10;di54bWxQSwUGAAAAAAQABAD1AAAAhAMAAAAA&#10;" fillcolor="#f8e3c3" stroked="f"/>
                  <v:rect id="Rectangle 127" o:spid="_x0000_s1151" style="position:absolute;left:3533;top:641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7cMA&#10;AADcAAAADwAAAGRycy9kb3ducmV2LnhtbESPzWrDMBCE74W8g9hAbs06gRjXiRJKIKE9tFCnD7BY&#10;G9vUWhlL9c/bV4VCj8PMN8McTpNt1cC9b5xo2KwTUCylM41UGj5vl8cMlA8khlonrGFmD6fj4uFA&#10;uXGjfPBQhErFEvE5aahD6HJEX9Zsya9dxxK9u+sthSj7Ck1PYyy3LW6TJEVLjcSFmjo+11x+Fd9W&#10;w/aKRSNpkWH5+m6ub0/DfPOo9Wo5Pe9BBZ7Cf/iPfjGR223g90w8Anj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K7cMAAADcAAAADwAAAAAAAAAAAAAAAACYAgAAZHJzL2Rv&#10;d25yZXYueG1sUEsFBgAAAAAEAAQA9QAAAIgDAAAAAA==&#10;" fillcolor="#f8e3c2" stroked="f"/>
                  <v:shape id="Freeform 128" o:spid="_x0000_s1152" style="position:absolute;left:3533;top:588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WS+sIA&#10;AADcAAAADwAAAGRycy9kb3ducmV2LnhtbESPT4vCMBTE74LfITxhb5raxT9UoywL3RVv1mXPj+bZ&#10;FJuX0kSt394IgsdhZn7DrLe9bcSVOl87VjCdJCCIS6drrhT8HfPxEoQPyBobx6TgTh62m+FgjZl2&#10;Nz7QtQiViBD2GSowIbSZlL40ZNFPXEscvZPrLIYou0rqDm8RbhuZJslcWqw5Lhhs6dtQeS4uVsHn&#10;xeyLO1a/C8wpuPMs/zn9T5X6GPVfKxCB+vAOv9o7rSCdpfA8E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ZL6wgAAANwAAAAPAAAAAAAAAAAAAAAAAJgCAABkcnMvZG93&#10;bnJldi54bWxQSwUGAAAAAAQABAD1AAAAhwM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29" o:spid="_x0000_s1153" style="position:absolute;left:4013;top:5944;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v+MIA&#10;AADcAAAADwAAAGRycy9kb3ducmV2LnhtbESP3WoCMRSE7wXfIRzBO8260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2/4wgAAANwAAAAPAAAAAAAAAAAAAAAAAJgCAABkcnMvZG93&#10;bnJldi54bWxQSwUGAAAAAAQABAD1AAAAhwMAAAAA&#10;" filled="f" stroked="f">
                    <v:textbox style="mso-fit-shape-to-text:t" inset="0,0,0,0">
                      <w:txbxContent>
                        <w:p w14:paraId="5AFD3421" w14:textId="35AE254C" w:rsidR="00AC02F9" w:rsidRDefault="00AC02F9">
                          <w:r>
                            <w:rPr>
                              <w:rFonts w:ascii="Arial" w:hAnsi="Arial" w:cs="Arial"/>
                              <w:color w:val="000000"/>
                              <w:sz w:val="10"/>
                              <w:szCs w:val="10"/>
                            </w:rPr>
                            <w:t>«CodeList»</w:t>
                          </w:r>
                        </w:p>
                      </w:txbxContent>
                    </v:textbox>
                  </v:rect>
                  <v:rect id="Rectangle 130" o:spid="_x0000_s1154" style="position:absolute;left:3617;top:6080;width:12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3jMIA&#10;AADcAAAADwAAAGRycy9kb3ducmV2LnhtbESP3WoCMRSE7wXfIRzBO8262C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eMwgAAANwAAAAPAAAAAAAAAAAAAAAAAJgCAABkcnMvZG93&#10;bnJldi54bWxQSwUGAAAAAAQABAD1AAAAhwMAAAAA&#10;" filled="f" stroked="f">
                    <v:textbox style="mso-fit-shape-to-text:t" inset="0,0,0,0">
                      <w:txbxContent>
                        <w:p w14:paraId="74D9B411" w14:textId="52DEDAEC" w:rsidR="00AC02F9" w:rsidRDefault="00AC02F9">
                          <w:r>
                            <w:rPr>
                              <w:rFonts w:ascii="Arial" w:hAnsi="Arial" w:cs="Arial"/>
                              <w:b/>
                              <w:bCs/>
                              <w:color w:val="000000"/>
                              <w:sz w:val="10"/>
                              <w:szCs w:val="10"/>
                            </w:rPr>
                            <w:t>GeologicRelationshipTerm</w:t>
                          </w:r>
                        </w:p>
                      </w:txbxContent>
                    </v:textbox>
                  </v:rect>
                  <v:shape id="Freeform 131" o:spid="_x0000_s1155" style="position:absolute;left:3575;top:661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y+T8UA&#10;AADcAAAADwAAAGRycy9kb3ducmV2LnhtbESP3WoCMRSE7wu+QziCdzVZYYtujVKUUi8sxZ8HOGxO&#10;N0s3J8sm6rpPbwqFXg4z8w2zXPeuEVfqQu1ZQzZVIIhLb2quNJxP789zECEiG2w8k4Y7BVivRk9L&#10;LIy/8YGux1iJBOFQoAYbY1tIGUpLDsPUt8TJ+/adw5hkV0nT4S3BXSNnSr1IhzWnBYstbSyVP8eL&#10;05Djx2B3WdZ8qUENfjFf7LeXT60n4/7tFUSkPv6H/9o7o2GW5/B7Jh0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L5PxQAAANwAAAAPAAAAAAAAAAAAAAAAAJgCAABkcnMv&#10;ZG93bnJldi54bWxQSwUGAAAAAAQABAD1AAAAigMAAAAA&#10;" path="m2280,v23,,40,18,40,40l2320,40r,736l2320,776v,23,-17,40,-40,40c2280,816,2280,816,2280,816r,l40,816r,c18,816,,799,,776r,l,40c,18,18,,40,r,l2280,xe" fillcolor="#cccfd7" strokeweight="0">
                    <v:path arrowok="t" o:connecttype="custom" o:connectlocs="1485,0;1511,26;1511,26;1511,506;1511,506;1485,532;1485,532;1485,532;26,532;26,532;0,506;0,506;0,26;26,0;26,0;1485,0" o:connectangles="0,0,0,0,0,0,0,0,0,0,0,0,0,0,0,0"/>
                  </v:shape>
                  <v:rect id="Rectangle 132" o:spid="_x0000_s1156" style="position:absolute;left:3544;top:658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ZSmcIA&#10;AADcAAAADwAAAGRycy9kb3ducmV2LnhtbESPUWvCQBCE3wX/w7GCb7pRMGjqKVKo1IcKxv6AJbcm&#10;wdxeyF1j/PdeodDHYeabYbb7wTaq587XTjQs5gkolsKZWkoN39eP2RqUDySGGies4cke9rvxaEuZ&#10;cQ+5cJ+HUsUS8RlpqEJoM0RfVGzJz13LEr2b6yyFKLsSTUePWG4bXCZJipZqiQsVtfxecXHPf6yG&#10;5RHzWtJ8jcXpbI5fm/559aj1dDIc3kAFHsJ/+I/+NJFbpfB7Jh4B3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BlKZwgAAANwAAAAPAAAAAAAAAAAAAAAAAJgCAABkcnMvZG93&#10;bnJldi54bWxQSwUGAAAAAAQABAD1AAAAhwMAAAAA&#10;" fillcolor="#f8e3c2" stroked="f"/>
                  <v:rect id="Rectangle 133" o:spid="_x0000_s1157" style="position:absolute;left:3544;top:6590;width:1521;height: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nBcYA&#10;AADcAAAADwAAAGRycy9kb3ducmV2LnhtbESPQWvCQBSE7wX/w/KE3upGoVZiNmKlQrFUalTw+Mg+&#10;k2D2bZpdY/rvu0Khx2FmvmGSRW9q0VHrKssKxqMIBHFudcWFgsN+/TQD4TyyxtoyKfghB4t08JBg&#10;rO2Nd9RlvhABwi5GBaX3TSyly0sy6Ea2IQ7e2bYGfZBtIXWLtwA3tZxE0VQarDgslNjQqqT8kl2N&#10;Av29Obwep+ev9Ue2mjUdbU+fb1ulHof9cg7CU+//w3/td61g8vw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snBcYAAADcAAAADwAAAAAAAAAAAAAAAACYAgAAZHJz&#10;L2Rvd25yZXYueG1sUEsFBgAAAAAEAAQA9QAAAIsDAAAAAA==&#10;" fillcolor="#fcf2e3" stroked="f"/>
                  <v:rect id="Rectangle 134" o:spid="_x0000_s1158" style="position:absolute;left:3544;top:669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8err8A&#10;AADcAAAADwAAAGRycy9kb3ducmV2LnhtbERPy6rCMBDdC/5DGMGdphWvSDWKiK+V+OgHDM3YFptJ&#10;aaJWv/5mIbg8nPd82ZpKPKlxpWUF8TACQZxZXXKuIL1uB1MQziNrrCyTgjc5WC66nTkm2r74TM+L&#10;z0UIYZeggsL7OpHSZQUZdENbEwfuZhuDPsAml7rBVwg3lRxF0UQaLDk0FFjTuqDsfnkYBRLj4/lz&#10;uFXv03i1j9NJumOzUarfa1czEJ5a/xN/3QetYPQX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zx6uvwAAANwAAAAPAAAAAAAAAAAAAAAAAJgCAABkcnMvZG93bnJl&#10;di54bWxQSwUGAAAAAAQABAD1AAAAhAMAAAAA&#10;" fillcolor="#fcf2e2" stroked="f"/>
                  <v:rect id="Rectangle 135" o:spid="_x0000_s1159" style="position:absolute;left:3544;top:6705;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tIcYA&#10;AADcAAAADwAAAGRycy9kb3ducmV2LnhtbESPT2sCMRTE70K/Q3gFb5pVqehqlLZUKK2H+g88PjbP&#10;TejmZbtJdf32piD0OMzMb5j5snWVOFMTrGcFg34Ggrjw2nKpYL9b9SYgQkTWWHkmBVcKsFw8dOaY&#10;a3/hDZ23sRQJwiFHBSbGOpcyFIYchr6viZN38o3DmGRTSt3gJcFdJYdZNpYOLacFgzW9Giq+t79O&#10;wep03K2/PkaHt5dN2drPH2uqiVWq+9g+z0BEauN/+N5+1wqGT1P4O5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AtIcYAAADcAAAADwAAAAAAAAAAAAAAAACYAgAAZHJz&#10;L2Rvd25yZXYueG1sUEsFBgAAAAAEAAQA9QAAAIsDAAAAAA==&#10;" fillcolor="#fcf1e2" stroked="f"/>
                  <v:rect id="Rectangle 136" o:spid="_x0000_s1160" style="position:absolute;left:3544;top:671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6p+MEA&#10;AADcAAAADwAAAGRycy9kb3ducmV2LnhtbERPy4rCMBTdD/gP4QqzGTRVmCLVKCIILsTBx8bdtbmm&#10;xeamNLGtfz9ZCC4P571Y9bYSLTW+dKxgMk5AEOdOl2wUXM7b0QyED8gaK8ek4EUeVsvB1wIz7To+&#10;UnsKRsQQ9hkqKEKoMyl9XpBFP3Y1ceTurrEYImyM1A12MdxWcpokqbRYcmwosKZNQfnj9LQKMNXX&#10;X96bw+Gvb7urOSY/t9dDqe9hv56DCNSHj/jt3mkF0zTOj2fi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uqfjBAAAA3AAAAA8AAAAAAAAAAAAAAAAAmAIAAGRycy9kb3du&#10;cmV2LnhtbFBLBQYAAAAABAAEAPUAAACGAwAAAAA=&#10;" fillcolor="#fcf1e1" stroked="f"/>
                  <v:rect id="Rectangle 137" o:spid="_x0000_s1161" style="position:absolute;left:3544;top:672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W2aMUA&#10;AADcAAAADwAAAGRycy9kb3ducmV2LnhtbESPzWrDMBCE74W+g9hCb42cHExxooQSKPSHHuIklNwW&#10;a2uZeFdGUhLn7atCIcdhZr5hFquRe3WmEDsvBqaTAhRJ420nrYHd9vXpGVRMKBZ7L2TgShFWy/u7&#10;BVbWX2RD5zq1KkMkVmjApTRUWsfGEWOc+IEkez8+MKYsQ6ttwEuGc69nRVFqxk7ygsOB1o6aY31i&#10;A6fvMnyu6/Hwdd2/f/DmyAen2ZjHh/FlDirRmG7h//abNTArp/B3Jh8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bZoxQAAANwAAAAPAAAAAAAAAAAAAAAAAJgCAABkcnMv&#10;ZG93bnJldi54bWxQSwUGAAAAAAQABAD1AAAAigMAAAAA&#10;" fillcolor="#fcf1e0" stroked="f"/>
                  <v:rect id="Rectangle 138" o:spid="_x0000_s1162" style="position:absolute;left:3544;top:6736;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xabMQA&#10;AADcAAAADwAAAGRycy9kb3ducmV2LnhtbESPQWvCQBSE7wX/w/IEb3VjwFSiq4hWEHpq2ou3Z/aZ&#10;RLNvw+42Sf99t1DocZiZb5jNbjSt6Mn5xrKCxTwBQVxa3XCl4PPj9LwC4QOyxtYyKfgmD7vt5GmD&#10;ubYDv1NfhEpECPscFdQhdLmUvqzJoJ/bjjh6N+sMhihdJbXDIcJNK9MkyaTBhuNCjR0daiofxZdR&#10;cFklwz174ddi+eYux/7oXNZflZpNx/0aRKAx/If/2metIM1S+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sWmzEAAAA3AAAAA8AAAAAAAAAAAAAAAAAmAIAAGRycy9k&#10;b3ducmV2LnhtbFBLBQYAAAAABAAEAPUAAACJAwAAAAA=&#10;" fillcolor="#fcf0e0" stroked="f"/>
                  <v:rect id="Rectangle 139" o:spid="_x0000_s1163" style="position:absolute;left:3544;top:674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tEsQA&#10;AADcAAAADwAAAGRycy9kb3ducmV2LnhtbESPQWvCQBSE7wX/w/KEXopuGquE6CpVKPRa48XbI/tM&#10;QrJv4+5q0v76rlDocZiZb5jNbjSduJPzjWUFr/MEBHFpdcOVglPxMctA+ICssbNMCr7Jw247edpg&#10;ru3AX3Q/hkpECPscFdQh9LmUvqzJoJ/bnjh6F+sMhihdJbXDIcJNJ9MkWUmDDceFGns61FS2x5tR&#10;cF7uue2wcO1wSoss/Nyyt+uLUs/T8X0NItAY/sN/7U+tIF0t4HE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jrRLEAAAA3AAAAA8AAAAAAAAAAAAAAAAAmAIAAGRycy9k&#10;b3ducmV2LnhtbFBLBQYAAAAABAAEAPUAAACJAwAAAAA=&#10;" fillcolor="#fbf0de" stroked="f"/>
                  <v:rect id="Rectangle 140" o:spid="_x0000_s1164" style="position:absolute;left:3544;top:6768;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wVWcQA&#10;AADcAAAADwAAAGRycy9kb3ducmV2LnhtbESPQWvCQBSE74L/YXmF3nTTUEWiq2ix0JPW2Etvz+wz&#10;CWbfht1tjP/eFQoeh5n5hlmsetOIjpyvLSt4GycgiAuray4V/Bw/RzMQPiBrbCyTght5WC2HgwVm&#10;2l75QF0eShEh7DNUUIXQZlL6oiKDfmxb4uidrTMYonSl1A6vEW4amSbJVBqsOS5U2NJHRcUl/zMK&#10;Zt9JuvZd7vYXuT1vT7vfTWEmSr2+9Os5iEB9eIb/219aQTp9h8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cFVnEAAAA3AAAAA8AAAAAAAAAAAAAAAAAmAIAAGRycy9k&#10;b3ducmV2LnhtbFBLBQYAAAAABAAEAPUAAACJAwAAAAA=&#10;" fillcolor="#fbefdd" stroked="f"/>
                  <v:rect id="Rectangle 141" o:spid="_x0000_s1165" style="position:absolute;left:3544;top:6778;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XVsIA&#10;AADcAAAADwAAAGRycy9kb3ducmV2LnhtbESPQYvCMBSE74L/ITzBm6YW7K7VKCII4mnV9f5snk21&#10;eSlN1O6/3ywIexxm5htmsepsLZ7U+sqxgsk4AUFcOF1xqeD7tB19gvABWWPtmBT8kIfVst9bYK7d&#10;iw/0PIZSRAj7HBWYEJpcSl8YsujHriGO3tW1FkOUbSl1i68It7VMkySTFiuOCwYb2hgq7seHVSCn&#10;t9L4UGRf9+sj5dnH/ny6oFLDQbeegwjUhf/wu73TCtJsCn9n4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ddWwgAAANwAAAAPAAAAAAAAAAAAAAAAAJgCAABkcnMvZG93&#10;bnJldi54bWxQSwUGAAAAAAQABAD1AAAAhwMAAAAA&#10;" fillcolor="#fbefdc" stroked="f"/>
                  <v:rect id="Rectangle 142" o:spid="_x0000_s1166" style="position:absolute;left:3544;top:678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mq7cQA&#10;AADcAAAADwAAAGRycy9kb3ducmV2LnhtbESPQWvCQBSE74X+h+UJ3urGgKFNXUVaBC8eTBukt0f2&#10;mQSzb8PuNsZ/7wqCx2FmvmGW69F0YiDnW8sK5rMEBHFldcu1gt+f7ds7CB+QNXaWScGVPKxXry9L&#10;zLW98IGGItQiQtjnqKAJoc+l9FVDBv3M9sTRO1lnMETpaqkdXiLcdDJNkkwabDkuNNjTV0PVufg3&#10;CooiLYPrFmfE47Ab/sr9sfz+UGo6GTefIAKN4Rl+tHdaQZpl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Zqu3EAAAA3AAAAA8AAAAAAAAAAAAAAAAAmAIAAGRycy9k&#10;b3ducmV2LnhtbFBLBQYAAAAABAAEAPUAAACJAwAAAAA=&#10;" fillcolor="#fbeedb" stroked="f"/>
                  <v:rect id="Rectangle 143" o:spid="_x0000_s1167" style="position:absolute;left:3544;top:6799;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bTsQA&#10;AADcAAAADwAAAGRycy9kb3ducmV2LnhtbESPQWvCQBSE70L/w/IK3nRj0FRSVyltAzkV1F56e2Sf&#10;2WD2bZrdJum/7woFj8PMfMPsDpNtxUC9bxwrWC0TEMSV0w3XCj7PxWILwgdkja1jUvBLHg77h9kO&#10;c+1GPtJwCrWIEPY5KjAhdLmUvjJk0S9dRxy9i+sthij7Wuoexwi3rUyTJJMWG44LBjt6NVRdTz9W&#10;QVlJQ+svv31LL0XLH+/fzeacKTV/nF6eQQSawj383y61gjR7gtu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4207EAAAA3AAAAA8AAAAAAAAAAAAAAAAAmAIAAGRycy9k&#10;b3ducmV2LnhtbFBLBQYAAAAABAAEAPUAAACJAwAAAAA=&#10;" fillcolor="#fbeeda" stroked="f"/>
                  <v:rect id="Rectangle 144" o:spid="_x0000_s1168" style="position:absolute;left:3544;top:682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7HMAA&#10;AADcAAAADwAAAGRycy9kb3ducmV2LnhtbERPTYvCMBC9L/gfwgh7W1MVilRjEVHw4EUreB2asa1t&#10;JrWJ2u2vN4eFPT7e9yrtTSNe1LnKsoLpJAJBnFtdcaHgku1/FiCcR9bYWCYFv+QgXY++Vpho++YT&#10;vc6+ECGEXYIKSu/bREqXl2TQTWxLHLib7Qz6ALtC6g7fIdw0chZFsTRYcWgosaVtSXl9fhoFDflj&#10;lNVF/sjuw1FW8XwYdlelvsf9ZgnCU+//xX/ug1Ywi8PacCYcAb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k/7HMAAAADcAAAADwAAAAAAAAAAAAAAAACYAgAAZHJzL2Rvd25y&#10;ZXYueG1sUEsFBgAAAAAEAAQA9QAAAIUDAAAAAA==&#10;" fillcolor="#fbedd9" stroked="f"/>
                  <v:rect id="Rectangle 145" o:spid="_x0000_s1169" style="position:absolute;left:3544;top:683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YKkcIA&#10;AADcAAAADwAAAGRycy9kb3ducmV2LnhtbESPQYvCMBSE78L+h/AW9qapsohWo2hhQUQWbPX+aJ5N&#10;sXkpTVbrvzeCsMdhZr5hluveNuJGna8dKxiPEhDEpdM1VwpOxc9wBsIHZI2NY1LwIA/r1cdgial2&#10;dz7SLQ+ViBD2KSowIbSplL40ZNGPXEscvYvrLIYou0rqDu8Rbhs5SZKptFhzXDDYUmaovOZ/VkF2&#10;+P3Od+Y8z/ha7AMftntKtkp9ffabBYhAffgPv9s7rWAyncPrTDw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gqRwgAAANwAAAAPAAAAAAAAAAAAAAAAAJgCAABkcnMvZG93&#10;bnJldi54bWxQSwUGAAAAAAQABAD1AAAAhwMAAAAA&#10;" fillcolor="#fbedd8" stroked="f"/>
                  <v:rect id="Rectangle 146" o:spid="_x0000_s1170" style="position:absolute;left:3544;top:684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sm48AA&#10;AADcAAAADwAAAGRycy9kb3ducmV2LnhtbERPTYvCMBC9L/gfwgheFk314Eo1ioii7GXZ6sHj0IxN&#10;sZmUJNb67zcHYY+P973a9LYRHflQO1YwnWQgiEuna64UXM6H8QJEiMgaG8ek4EUBNuvBxwpz7Z78&#10;S10RK5FCOOSowMTY5lKG0pDFMHEtceJuzluMCfpKao/PFG4bOcuyubRYc2ow2NLOUHkvHlaB5fao&#10;6+Iz/JjvsLt2tPfdba/UaNhvlyAi9fFf/HaftILZV5qfzqQj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sm48AAAADcAAAADwAAAAAAAAAAAAAAAACYAgAAZHJzL2Rvd25y&#10;ZXYueG1sUEsFBgAAAAAEAAQA9QAAAIUDAAAAAA==&#10;" fillcolor="#fbedd7" stroked="f"/>
                  <v:rect id="Rectangle 147" o:spid="_x0000_s1171" style="position:absolute;left:3544;top:6851;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wr0sUA&#10;AADcAAAADwAAAGRycy9kb3ducmV2LnhtbESPT4vCMBTE74LfITxhb5rq+o9qlGWhsAcRrS7s8dE8&#10;29LmpTRRu9/eCILHYWZ+w6y3nanFjVpXWlYwHkUgiDOrS84VnE/JcAnCeWSNtWVS8E8Otpt+b42x&#10;tnc+0i31uQgQdjEqKLxvYildVpBBN7INcfAutjXog2xzqVu8B7ip5SSK5tJgyWGhwIa+C8qq9GoU&#10;7GR1nifJsip/5ezafHZ/+8NpqtTHoPtagfDU+Xf41f7RCiaLMTzPhCM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CvSxQAAANwAAAAPAAAAAAAAAAAAAAAAAJgCAABkcnMv&#10;ZG93bnJldi54bWxQSwUGAAAAAAQABAD1AAAAigMAAAAA&#10;" fillcolor="#faecd6" stroked="f"/>
                  <v:rect id="Rectangle 148" o:spid="_x0000_s1172" style="position:absolute;left:3544;top:687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GscA&#10;AADcAAAADwAAAGRycy9kb3ducmV2LnhtbESPT2vCQBTE70K/w/IEL8VszCHW6CpSCHiwlaZ/vD6y&#10;zySYfRuyW5N++26h4HGYmd8wm91oWnGj3jWWFSyiGARxaXXDlYKP93z+BMJ5ZI2tZVLwQw5224fJ&#10;BjNtB36jW+ErESDsMlRQe99lUrqyJoMush1x8C62N+iD7CupexwC3LQyieNUGmw4LNTY0XNN5bX4&#10;NgrMUZ/GVb6/psfXLj5/Lr7yx5dEqdl03K9BeBr9PfzfPmgFyTKBvzPhCM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svxrHAAAA3AAAAA8AAAAAAAAAAAAAAAAAmAIAAGRy&#10;cy9kb3ducmV2LnhtbFBLBQYAAAAABAAEAPUAAACMAwAAAAA=&#10;" fillcolor="#faecd5" stroked="f"/>
                  <v:rect id="Rectangle 149" o:spid="_x0000_s1173" style="position:absolute;left:3544;top:6882;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VfsUA&#10;AADcAAAADwAAAGRycy9kb3ducmV2LnhtbESPT2vCQBTE74LfYXlCb7qJhbREV6naQj0aW+rxkX0m&#10;odm3Ibv50376rlDwOMzMb5j1djS16Kl1lWUF8SICQZxbXXGh4OP8Nn8G4TyyxtoyKfghB9vNdLLG&#10;VNuBT9RnvhABwi5FBaX3TSqly0sy6Ba2IQ7e1bYGfZBtIXWLQ4CbWi6jKJEGKw4LJTa0Lyn/zjqj&#10;4OS+2PzGyW53jevm2F/Or93nQamH2fiyAuFp9Pfwf/tdK1g+PcL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xV+xQAAANwAAAAPAAAAAAAAAAAAAAAAAJgCAABkcnMv&#10;ZG93bnJldi54bWxQSwUGAAAAAAQABAD1AAAAigMAAAAA&#10;" fillcolor="#faebd4" stroked="f"/>
                  <v:rect id="Rectangle 150" o:spid="_x0000_s1174" style="position:absolute;left:3544;top:6893;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c98sIA&#10;AADcAAAADwAAAGRycy9kb3ducmV2LnhtbESP0YrCMBRE3xf8h3AF39bUIlupRpGCKD656gdcmmtb&#10;bG5qE2316zeCsI/DzJxhFqve1OJBrassK5iMIxDEudUVFwrOp833DITzyBpry6TgSQ5Wy8HXAlNt&#10;O/6lx9EXIkDYpaig9L5JpXR5SQbd2DbEwbvY1qAPsi2kbrELcFPLOIp+pMGKw0KJDWUl5dfj3SjI&#10;5Fa/bvIZ51myzg5ds08OxU2p0bBfz0F46v1/+NPeaQVxMoX3mXA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Jz3ywgAAANwAAAAPAAAAAAAAAAAAAAAAAJgCAABkcnMvZG93&#10;bnJldi54bWxQSwUGAAAAAAQABAD1AAAAhwMAAAAA&#10;" fillcolor="#faebd3" stroked="f"/>
                  <v:rect id="Rectangle 151" o:spid="_x0000_s1175" style="position:absolute;left:3544;top:6914;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O6GsQA&#10;AADcAAAADwAAAGRycy9kb3ducmV2LnhtbESPQWvCQBSE74L/YXmCN900WBNSVykVpTdbW6XHR/Y1&#10;G8y+DdlV4793hUKPw8x8wyxWvW3EhTpfO1bwNE1AEJdO11wp+P7aTHIQPiBrbByTght5WC2HgwUW&#10;2l35ky77UIkIYV+gAhNCW0jpS0MW/dS1xNH7dZ3FEGVXSd3hNcJtI9MkmUuLNccFgy29GSpP+7NV&#10;8LM+HfMZS5N/HLL5bpZt19anSo1H/esLiEB9+A//td+1gjR7hs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DuhrEAAAA3AAAAA8AAAAAAAAAAAAAAAAAmAIAAGRycy9k&#10;b3ducmV2LnhtbFBLBQYAAAAABAAEAPUAAACJAwAAAAA=&#10;" fillcolor="#faead2" stroked="f"/>
                  <v:rect id="Rectangle 152" o:spid="_x0000_s1176" style="position:absolute;left:3544;top:6924;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0Ta8MA&#10;AADcAAAADwAAAGRycy9kb3ducmV2LnhtbESPQWvCQBSE7wX/w/IEb3VjoKlEVxFF6EVC0168PbLP&#10;JJh9G7KrWf+9KxR6HGbmG2a9DaYTdxpca1nBYp6AIK6sbrlW8PtzfF+CcB5ZY2eZFDzIwXYzeVtj&#10;ru3I33QvfS0ihF2OChrv+1xKVzVk0M1tTxy9ix0M+iiHWuoBxwg3nUyTJJMGW44LDfa0b6i6ljej&#10;wBWLSut+mfoQzpdzcTwdPsxJqdk07FYgPAX/H/5rf2kF6WcGrzPx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0Ta8MAAADcAAAADwAAAAAAAAAAAAAAAACYAgAAZHJzL2Rv&#10;d25yZXYueG1sUEsFBgAAAAAEAAQA9QAAAIgDAAAAAA==&#10;" fillcolor="#faead1" stroked="f"/>
                  <v:rect id="Rectangle 153" o:spid="_x0000_s1177" style="position:absolute;left:3544;top:693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5BMQA&#10;AADcAAAADwAAAGRycy9kb3ducmV2LnhtbESP0YrCMBRE34X9h3AX9k1TldVSTUtRFnwRsfoBl+ba&#10;Fpub0kStfv1mYcHHYWbOMOtsMK24U+8aywqmkwgEcWl1w5WC8+lnHINwHllja5kUPMlBln6M1pho&#10;++Aj3QtfiQBhl6CC2vsukdKVNRl0E9sRB+9ie4M+yL6SusdHgJtWzqJoIQ02HBZq7GhTU3ktbkZB&#10;tf225Xy+2T/zfP86d4fYtDpW6utzyFcgPA3+Hf5v77SC2XIJf2fCEZ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ruQTEAAAA3AAAAA8AAAAAAAAAAAAAAAAAmAIAAGRycy9k&#10;b3ducmV2LnhtbFBLBQYAAAAABAAEAPUAAACJAwAAAAA=&#10;" fillcolor="#fae9d0" stroked="f"/>
                  <v:rect id="Rectangle 154" o:spid="_x0000_s1178" style="position:absolute;left:3544;top:6945;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AH8EA&#10;AADcAAAADwAAAGRycy9kb3ducmV2LnhtbERPTYvCMBC9C/6HMMLeNN2CulSjLCviHkSxK3gdmrGt&#10;NpPSZNv6781B8Ph438t1byrRUuNKywo+JxEI4szqknMF57/t+AuE88gaK8uk4EEO1qvhYImJth2f&#10;qE19LkIIuwQVFN7XiZQuK8igm9iaOHBX2xj0ATa51A12IdxUMo6imTRYcmgosKafgrJ7+m8UbHbl&#10;ZjrtdnJ+c4e9SeP2sjVHpT5G/fcChKfev8Uv969WEM/D2nAmHA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VwB/BAAAA3AAAAA8AAAAAAAAAAAAAAAAAmAIAAGRycy9kb3du&#10;cmV2LnhtbFBLBQYAAAAABAAEAPUAAACGAwAAAAA=&#10;" fillcolor="#fae9cf" stroked="f"/>
                  <v:rect id="Rectangle 155" o:spid="_x0000_s1179" style="position:absolute;left:3544;top:6966;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1K8YA&#10;AADcAAAADwAAAGRycy9kb3ducmV2LnhtbESPT2vCQBTE7wW/w/KEXorZxEP/RFexhZKCvZgWwdsj&#10;+0yC2bdhdzXx27uFgsdhZn7DLNej6cSFnG8tK8iSFARxZXXLtYLfn8/ZKwgfkDV2lknBlTysV5OH&#10;JebaDryjSxlqESHsc1TQhNDnUvqqIYM+sT1x9I7WGQxRulpqh0OEm07O0/RZGmw5LjTY00dD1ak8&#10;GwXFIRv2ZX9+L56uXbH7zly6wa1Sj9NxswARaAz38H/7SyuYv7zB35l4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g1K8YAAADcAAAADwAAAAAAAAAAAAAAAACYAgAAZHJz&#10;L2Rvd25yZXYueG1sUEsFBgAAAAAEAAQA9QAAAIsDAAAAAA==&#10;" fillcolor="#f9e8cd" stroked="f"/>
                  <v:rect id="Rectangle 156" o:spid="_x0000_s1180" style="position:absolute;left:3544;top:6987;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VI8EA&#10;AADcAAAADwAAAGRycy9kb3ducmV2LnhtbERPyWrDMBC9F/IPYgK91XJNE4xjJbSlhUJPsbNcB2ti&#10;m1gjI6mx+/fVoZDj4+3lbjaDuJHzvWUFz0kKgrixuudWwaH+fMpB+ICscbBMCn7Jw267eCix0Hbi&#10;Pd2q0IoYwr5ABV0IYyGlbzoy6BM7EkfuYp3BEKFrpXY4xXAzyCxN19Jgz7Ghw5HeO2qu1Y9R8G2q&#10;t7BafUynOtuf+WXUOR21Uo/L+XUDItAc7uJ/95dWkOVxfjwTj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G1SPBAAAA3AAAAA8AAAAAAAAAAAAAAAAAmAIAAGRycy9kb3du&#10;cmV2LnhtbFBLBQYAAAAABAAEAPUAAACGAwAAAAA=&#10;" fillcolor="#f9e8cc" stroked="f"/>
                  <v:rect id="Rectangle 157" o:spid="_x0000_s1181" style="position:absolute;left:3544;top:699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vEsYA&#10;AADcAAAADwAAAGRycy9kb3ducmV2LnhtbESPQWvCQBSE7wX/w/KE3pqNHoKkWUUKlRxKaVWQ3p7Z&#10;5yaYfRuzq4n/vlsoeBxm5humWI22FTfqfeNYwSxJQRBXTjdsFOx37y8LED4ga2wdk4I7eVgtJ08F&#10;5toN/E23bTAiQtjnqKAOocul9FVNFn3iOuLonVxvMUTZG6l7HCLctnKeppm02HBcqLGjt5qq8/Zq&#10;FRzd/vNqyrv/umxMOH/8lIdsXSr1PB3XryACjeER/m+XWsF8MY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pvEsYAAADcAAAADwAAAAAAAAAAAAAAAACYAgAAZHJz&#10;L2Rvd25yZXYueG1sUEsFBgAAAAAEAAQA9QAAAIsDAAAAAA==&#10;" fillcolor="#f9e7cb" stroked="f"/>
                  <v:rect id="Rectangle 158" o:spid="_x0000_s1182" style="position:absolute;left:3544;top:7018;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SUsAA&#10;AADcAAAADwAAAGRycy9kb3ducmV2LnhtbESPQYvCMBSE7wv+h/CEva2pPYhbjUUEF6/qHjw+mmcb&#10;bF5KEtuuv94sCB6HmfmGWZejbUVPPhjHCuazDARx5bThWsHvef+1BBEissbWMSn4owDlZvKxxkK7&#10;gY/Un2ItEoRDgQqaGLtCylA1ZDHMXEecvKvzFmOSvpba45DgtpV5li2kRcNpocGOdg1Vt9PdKjCP&#10;zjtC8y2vPvif/uD4fLko9TkdtysQkcb4Dr/aB60gX+bwfyYdAb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SUsAAAADcAAAADwAAAAAAAAAAAAAAAACYAgAAZHJzL2Rvd25y&#10;ZXYueG1sUEsFBgAAAAAEAAQA9QAAAIUDAAAAAA==&#10;" fillcolor="#f9e6c9" stroked="f"/>
                  <v:rect id="Rectangle 159" o:spid="_x0000_s1183" style="position:absolute;left:3544;top:703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6gIcQA&#10;AADcAAAADwAAAGRycy9kb3ducmV2LnhtbESPT4vCMBTE74LfITzBm6ZW1j/VKCIuLCzCbvXi7dE8&#10;22LzUppYu99+Iwgeh5n5DbPedqYSLTWutKxgMo5AEGdWl5wrOJ8+RwsQziNrrCyTgj9ysN30e2tM&#10;tH3wL7Wpz0WAsEtQQeF9nUjpsoIMurGtiYN3tY1BH2STS93gI8BNJeMomkmDJYeFAmvaF5Td0rtR&#10;cJt9y/jC/qMz95/5qY3Sw3FZKjUcdLsVCE+df4df7S+tIF5M4Xk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uoCHEAAAA3AAAAA8AAAAAAAAAAAAAAAAAmAIAAGRycy9k&#10;b3ducmV2LnhtbFBLBQYAAAAABAAEAPUAAACJAwAAAAA=&#10;" fillcolor="#f9e6c8" stroked="f"/>
                  <v:rect id="Rectangle 160" o:spid="_x0000_s1184" style="position:absolute;left:3544;top:7049;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wesUA&#10;AADcAAAADwAAAGRycy9kb3ducmV2LnhtbESPT4vCMBTE78J+h/AW9qapf9BSjbIruBT04LqCHh/N&#10;sy02L6WJWr+9EQSPw8z8hpktWlOJKzWutKyg34tAEGdWl5wr2P+vujEI55E1VpZJwZ0cLOYfnRkm&#10;2t74j647n4sAYZeggsL7OpHSZQUZdD1bEwfvZBuDPsgml7rBW4CbSg6iaCwNlhwWCqxpWVB23l2M&#10;gqM7VJd0I4/rdPtznyyHPIl/Wamvz/Z7CsJT69/hVzvVCgb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B6xQAAANwAAAAPAAAAAAAAAAAAAAAAAJgCAABkcnMv&#10;ZG93bnJldi54bWxQSwUGAAAAAAQABAD1AAAAigMAAAAA&#10;" fillcolor="#f9e5c7" stroked="f"/>
                  <v:rect id="Rectangle 161" o:spid="_x0000_s1185" style="position:absolute;left:3544;top:706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IMQA&#10;AADcAAAADwAAAGRycy9kb3ducmV2LnhtbESPUWvCMBSF3wf+h3CFvc10HRtSjTIF3V5krPMHXJtr&#10;U2xuahNj9+/NYODj4ZzzHc58OdhWROp941jB8yQDQVw53XCtYP+zeZqC8AFZY+uYFPySh+Vi9DDH&#10;Qrsrf1MsQy0ShH2BCkwIXSGlrwxZ9BPXESfv6HqLIcm+lrrHa4LbVuZZ9iYtNpwWDHa0NlSdyotV&#10;sK2/Vmcc4oeJL6Xc5Ofj7uCiUo/j4X0GItAQ7uH/9qdWkE9f4e9MOg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5CCDEAAAA3AAAAA8AAAAAAAAAAAAAAAAAmAIAAGRycy9k&#10;b3ducmV2LnhtbFBLBQYAAAAABAAEAPUAAACJAwAAAAA=&#10;" fillcolor="#f9e5c6" stroked="f"/>
                  <v:rect id="Rectangle 162" o:spid="_x0000_s1186" style="position:absolute;left:3544;top:707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2dcUA&#10;AADcAAAADwAAAGRycy9kb3ducmV2LnhtbESPW2sCMRSE34X+h3AKvmm2ClZWo5RSwUt98PZ+3Jzu&#10;hm5O1k10139vCgUfh5n5hpnOW1uKG9XeOFbw1k9AEGdOG84VHA+L3hiED8gaS8ek4E4e5rOXzhRT&#10;7Rre0W0fchEh7FNUUIRQpVL6rCCLvu8q4uj9uNpiiLLOpa6xiXBbykGSjKRFw3GhwIo+C8p+91er&#10;4HLO/Kp6PxxPm7XZfpvrsP1qWKnua/sxARGoDc/wf3upFQzGI/g7E4+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vZ1xQAAANwAAAAPAAAAAAAAAAAAAAAAAJgCAABkcnMv&#10;ZG93bnJldi54bWxQSwUGAAAAAAQABAD1AAAAigMAAAAA&#10;" fillcolor="#f8e5c5" stroked="f"/>
                  <v:rect id="Rectangle 163" o:spid="_x0000_s1187" style="position:absolute;left:3544;top:708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92MMA&#10;AADcAAAADwAAAGRycy9kb3ducmV2LnhtbESPQYvCMBSE7wv+h/CEva2pHrR0jaKC4h7VPfT4bJ5t&#10;tXkpSbT135uFBY/DzHzDzJe9acSDnK8tKxiPEhDEhdU1lwp+T9uvFIQPyBoby6TgSR6Wi8HHHDNt&#10;Oz7Q4xhKESHsM1RQhdBmUvqiIoN+ZFvi6F2sMxiidKXUDrsIN42cJMlUGqw5LlTY0qai4na8GwU/&#10;2/R6rsfP3ObnXZpf7cF1u7VSn8N+9Q0iUB/e4f/2XiuYpDP4OxOP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U92MMAAADcAAAADwAAAAAAAAAAAAAAAACYAgAAZHJzL2Rv&#10;d25yZXYueG1sUEsFBgAAAAAEAAQA9QAAAIgDAAAAAA==&#10;" fillcolor="#f8e4c5" stroked="f"/>
                  <v:rect id="Rectangle 164" o:spid="_x0000_s1188" style="position:absolute;left:3544;top:709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NH8EA&#10;AADcAAAADwAAAGRycy9kb3ducmV2LnhtbERPy4rCMBTdD/gP4QruxtQig1RjEUVxIYhv3F2a2wc2&#10;N6WJWv9+shiY5eG8Z2lnavGi1lWWFYyGEQjizOqKCwXn0/p7AsJ5ZI21ZVLwIQfpvPc1w0TbNx/o&#10;dfSFCCHsElRQet8kUrqsJINuaBviwOW2NegDbAupW3yHcFPLOIp+pMGKQ0OJDS1Lyh7Hp1FQYX67&#10;PPfn+4H3491ycY03p5VRatDvFlMQnjr/L/5zb7WCeBLWhjPhCMj5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PjR/BAAAA3AAAAA8AAAAAAAAAAAAAAAAAmAIAAGRycy9kb3du&#10;cmV2LnhtbFBLBQYAAAAABAAEAPUAAACGAwAAAAA=&#10;" fillcolor="#f8e4c4" stroked="f"/>
                  <v:rect id="Rectangle 165" o:spid="_x0000_s1189" style="position:absolute;left:3544;top:7101;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HFMIA&#10;AADcAAAADwAAAGRycy9kb3ducmV2LnhtbESPQWvCQBSE7wX/w/IK3urGUEKMrlKEgjma9uDxkX1m&#10;g9m3Ibs1sb/eFQSPw8x8w2x2k+3ElQbfOlawXCQgiGunW24U/P58f+QgfEDW2DkmBTfysNvO3jZY&#10;aDfyka5VaESEsC9QgQmhL6T0tSGLfuF64uid3WAxRDk0Ug84RrjtZJokmbTYclww2NPeUH2p/qyC&#10;cXX+X+r28ulSe2JdmhKz0Cs1f5++1iACTeEVfrYPWkGar+BxJh4B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4cUwgAAANwAAAAPAAAAAAAAAAAAAAAAAJgCAABkcnMvZG93&#10;bnJldi54bWxQSwUGAAAAAAQABAD1AAAAhwMAAAAA&#10;" fillcolor="#f8e3c3" stroked="f"/>
                  <v:rect id="Rectangle 166" o:spid="_x0000_s1190" style="position:absolute;left:3544;top:711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V7L8A&#10;AADcAAAADwAAAGRycy9kb3ducmV2LnhtbERPzWrCQBC+C32HZQq96aQeRKOriFBpDxYafYAhO01C&#10;s7Mhu43x7Z2D4PHj+9/sRt+agfvYBLHwPsvAsJTBNVJZuJw/pkswMZE4aoOwhRtH2G1fJhvKXbjK&#10;Dw9FqoyGSMzJQp1SlyPGsmZPcRY6FuV+Q+8pKewrdD1dNdy3OM+yBXpqRBtq6vhQc/lX/HsL8yMW&#10;jSyKJZZf3+54Wg23c0Rr317H/RpM4jE9xQ/3p1PfSufrGT0CuL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GtXsvwAAANwAAAAPAAAAAAAAAAAAAAAAAJgCAABkcnMvZG93bnJl&#10;di54bWxQSwUGAAAAAAQABAD1AAAAhAMAAAAA&#10;" fillcolor="#f8e3c2" stroked="f"/>
                  <v:shape id="Freeform 167" o:spid="_x0000_s1191" style="position:absolute;left:3544;top:6580;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62F8MA&#10;AADcAAAADwAAAGRycy9kb3ducmV2LnhtbESPQWvCQBSE7wX/w/IEb80mEWubugYRUktvpqXnR/aZ&#10;DWbfhuyq8d93C4Ueh5n5htmUk+3FlUbfOVaQJSkI4sbpjlsFX5/V4zMIH5A19o5JwZ08lNvZwwYL&#10;7W58pGsdWhEh7AtUYEIYCil9Y8iiT9xAHL2TGy2GKMdW6hFvEW57mafpk7TYcVwwONDeUHOuL1bB&#10;8mI+6ju2hzVWFNx5Vb2dvjOlFvNp9woi0BT+w3/td60gf8ng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62F8MAAADcAAAADwAAAAAAAAAAAAAAAACYAgAAZHJzL2Rv&#10;d25yZXYueG1sUEsFBgAAAAAEAAQA9QAAAIgDA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68" o:spid="_x0000_s1192" style="position:absolute;left:4023;top:6643;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w+cIA&#10;AADcAAAADwAAAGRycy9kb3ducmV2LnhtbESPzYoCMRCE7wu+Q2hhb2vGOYjOGkUEQWUvjvsAzaTn&#10;B5POkERnfHuzsOCxqKqvqPV2tEY8yIfOsYL5LANBXDndcaPg93r4WoIIEVmjcUwKnhRgu5l8rLHQ&#10;buALPcrYiAThUKCCNsa+kDJULVkMM9cTJ6923mJM0jdSexwS3BqZZ9lCWuw4LbTY076l6lberQJ5&#10;LQ/DsjQ+c+e8/jGn46Ump9TndNx9g4g0xnf4v33UCvJVDn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nD5wgAAANwAAAAPAAAAAAAAAAAAAAAAAJgCAABkcnMvZG93&#10;bnJldi54bWxQSwUGAAAAAAQABAD1AAAAhwMAAAAA&#10;" filled="f" stroked="f">
                    <v:textbox style="mso-fit-shape-to-text:t" inset="0,0,0,0">
                      <w:txbxContent>
                        <w:p w14:paraId="4A818226" w14:textId="071EE5FB" w:rsidR="00AC02F9" w:rsidRDefault="00AC02F9">
                          <w:r>
                            <w:rPr>
                              <w:rFonts w:ascii="Arial" w:hAnsi="Arial" w:cs="Arial"/>
                              <w:color w:val="000000"/>
                              <w:sz w:val="10"/>
                              <w:szCs w:val="10"/>
                            </w:rPr>
                            <w:t>«CodeList»</w:t>
                          </w:r>
                        </w:p>
                      </w:txbxContent>
                    </v:textbox>
                  </v:rect>
                  <v:rect id="Rectangle 169" o:spid="_x0000_s1193" style="position:absolute;left:3856;top:6778;width:85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YsIA&#10;AADcAAAADwAAAGRycy9kb3ducmV2LnhtbESP3WoCMRSE7wu+QziCdzXrC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tViwgAAANwAAAAPAAAAAAAAAAAAAAAAAJgCAABkcnMvZG93&#10;bnJldi54bWxQSwUGAAAAAAQABAD1AAAAhwMAAAAA&#10;" filled="f" stroked="f">
                    <v:textbox style="mso-fit-shape-to-text:t" inset="0,0,0,0">
                      <w:txbxContent>
                        <w:p w14:paraId="476995BD" w14:textId="66B7C23E" w:rsidR="00AC02F9" w:rsidRDefault="00AC02F9">
                          <w:r>
                            <w:rPr>
                              <w:rFonts w:ascii="Arial" w:hAnsi="Arial" w:cs="Arial"/>
                              <w:b/>
                              <w:bCs/>
                              <w:color w:val="000000"/>
                              <w:sz w:val="10"/>
                              <w:szCs w:val="10"/>
                            </w:rPr>
                            <w:t>RelationRoleTerm</w:t>
                          </w:r>
                        </w:p>
                      </w:txbxContent>
                    </v:textbox>
                  </v:rect>
                  <v:shape id="Freeform 170" o:spid="_x0000_s1194" style="position:absolute;left:3502;top:1345;width:2189;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ON0sUA&#10;AADcAAAADwAAAGRycy9kb3ducmV2LnhtbESPUWvCQBCE3wv+h2OFvtWLUluNniKl1VrIgzE/YMlt&#10;csHcXshdNf77XqHQx2F2vtlZbwfbiiv1vnGsYDpJQBCXTjdcKyjOH08LED4ga2wdk4I7edhuRg9r&#10;TLW78YmueahFhLBPUYEJoUul9KUhi37iOuLoVa63GKLsa6l7vEW4beUsSV6kxYZjg8GO3gyVl/zb&#10;xjeWXzllh9eiOlwMlns87t+zuVKP42G3AhFoCP/Hf+lPrWC2fIbfMZ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43SxQAAANwAAAAPAAAAAAAAAAAAAAAAAJgCAABkcnMv&#10;ZG93bnJldi54bWxQSwUGAAAAAAQABAD1AAAAigMAAAAA&#10;" path="m3320,v23,,40,18,40,40l3360,40r,1600l3360,1640v,23,-17,40,-40,40c3320,1680,3320,1680,3320,1680r,l40,1680r,c18,1680,,1663,,1640r,l,40c,18,18,,40,r,l3320,xe" fillcolor="#bbc1d0" strokeweight="0">
                    <v:path arrowok="t" o:connecttype="custom" o:connectlocs="2163,0;2189,26;2189,26;2189,1069;2189,1069;2163,1095;2163,1095;2163,1095;26,1095;26,1095;0,1069;0,1069;0,26;26,0;26,0;2163,0" o:connectangles="0,0,0,0,0,0,0,0,0,0,0,0,0,0,0,0"/>
                  </v:shape>
                  <v:rect id="Rectangle 171" o:spid="_x0000_s1195" style="position:absolute;left:3471;top:1314;width:219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TtMUA&#10;AADcAAAADwAAAGRycy9kb3ducmV2LnhtbESPzWoCQRCE7wHfYWghF4kzGiLJxlFEkHjzJ0JybHY6&#10;u6s7PctOq5u3dwJCjkVVfUVN552v1YXaWAW2MBoaUMR5cBUXFg6fq6dXUFGQHdaBycIvRZjPeg9T&#10;zFy48o4ueylUgnDM0EIp0mRax7wkj3EYGuLk/YTWoyTZFtq1eE1wX+uxMRPtseK0UGJDy5Ly0/7s&#10;LRyl/ogmbNeyXH1V2+9nMzhvDtY+9rvFOyihTv7D9/baWRi/vcDfmXQE9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dO0xQAAANwAAAAPAAAAAAAAAAAAAAAAAJgCAABkcnMv&#10;ZG93bnJldi54bWxQSwUGAAAAAAQABAD1AAAAigMAAAAA&#10;" fillcolor="#ededed" stroked="f"/>
                  <v:rect id="Rectangle 172" o:spid="_x0000_s1196" style="position:absolute;left:3471;top:1324;width:219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pJMUA&#10;AADcAAAADwAAAGRycy9kb3ducmV2LnhtbESPQWvCQBSE70L/w/IKvelurYYa3YRSCBTUQ7XQ6yP7&#10;TILZt2l2jem/dwsFj8PMfMNs8tG2YqDeN441PM8UCOLSmYYrDV/HYvoKwgdkg61j0vBLHvLsYbLB&#10;1Lgrf9JwCJWIEPYpaqhD6FIpfVmTRT9zHXH0Tq63GKLsK2l6vEa4beVcqURabDgu1NjRe03l+XCx&#10;GjBZmJ/96WV33F4SXFWjKpbfSuunx/FtDSLQGO7h//aH0TBfJf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mkkxQAAANwAAAAPAAAAAAAAAAAAAAAAAJgCAABkcnMv&#10;ZG93bnJldi54bWxQSwUGAAAAAAQABAD1AAAAigMAAAAA&#10;" stroked="f"/>
                  <v:rect id="Rectangle 173" o:spid="_x0000_s1197" style="position:absolute;left:3471;top:1575;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kysYA&#10;AADcAAAADwAAAGRycy9kb3ducmV2LnhtbESPQWvCQBSE70L/w/IKXkrdmENtU1fRgiiC0FoPHh/Z&#10;12xI9m2aXZP037tCweMwM98w8+Vga9FR60vHCqaTBARx7nTJhYLT9+b5FYQPyBprx6TgjzwsFw+j&#10;OWba9fxF3TEUIkLYZ6jAhNBkUvrckEU/cQ1x9H5cazFE2RZSt9hHuK1lmiQv0mLJccFgQx+G8up4&#10;sQpmff5bXbpDutbnyu2ftr1Z46dS48dh9Q4i0BDu4f/2TitI32Z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kysYAAADcAAAADwAAAAAAAAAAAAAAAACYAgAAZHJz&#10;L2Rvd25yZXYueG1sUEsFBgAAAAAEAAQA9QAAAIsDAAAAAA==&#10;" fillcolor="#fefefe" stroked="f"/>
                  <v:rect id="Rectangle 174" o:spid="_x0000_s1198" style="position:absolute;left:3471;top:1616;width:2199;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488AA&#10;AADcAAAADwAAAGRycy9kb3ducmV2LnhtbERPTYvCMBC9L/gfwgh7W1M9yFqNUhRF2MtaxfPQjG21&#10;mdQmauuvNwfB4+N9zxatqcSdGldaVjAcRCCIM6tLzhUc9uufXxDOI2usLJOCjhws5r2vGcbaPnhH&#10;99TnIoSwi1FB4X0dS+myggy6ga2JA3eyjUEfYJNL3eAjhJtKjqJoLA2WHBoKrGlZUHZJb0ZB2W0S&#10;n1ztOXliV+n/v1W6Oz6V+u63yRSEp9Z/xG/3VisYTcLacCYcAT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0488AAAADcAAAADwAAAAAAAAAAAAAAAACYAgAAZHJzL2Rvd25y&#10;ZXYueG1sUEsFBgAAAAAEAAQA9QAAAIUDAAAAAA==&#10;" fillcolor="#fdfdfd" stroked="f"/>
                  <v:rect id="Rectangle 175" o:spid="_x0000_s1199" style="position:absolute;left:3471;top:165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oJsAA&#10;AADcAAAADwAAAGRycy9kb3ducmV2LnhtbESPzQrCMBCE74LvEFbwIprqQWo1ioiCePLvAZZmbYvN&#10;pjRRW5/eCILHYWa+YRarxpTiSbUrLCsYjyIQxKnVBWcKrpfdMAbhPLLG0jIpaMnBatntLDDR9sUn&#10;ep59JgKEXYIKcu+rREqX5mTQjWxFHLybrQ36IOtM6hpfAW5KOYmiqTRYcFjIsaJNTun9/DAKmrWl&#10;tp3Gg8EhPmpst9tN9r4r1e816zkIT43/h3/tvVYwmc3geyYcAb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NoJsAAAADcAAAADwAAAAAAAAAAAAAAAACYAgAAZHJzL2Rvd25y&#10;ZXYueG1sUEsFBgAAAAAEAAQA9QAAAIUDAAAAAA==&#10;" fillcolor="#fcfcfc" stroked="f"/>
                  <v:rect id="Rectangle 176" o:spid="_x0000_s1200" style="position:absolute;left:3471;top:171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i+DrwA&#10;AADcAAAADwAAAGRycy9kb3ducmV2LnhtbERPzQ7BQBC+S7zDZiRubBFCWSISiSvqPumOtnRnm+5q&#10;y9Pbg8Txy/e/2XWmFA3VrrCsYDKOQBCnVhecKUiux9EShPPIGkvLpOBNDnbbfm+DsbYtn6m5+EyE&#10;EHYxKsi9r2IpXZqTQTe2FXHg7rY26AOsM6lrbEO4KeU0ihbSYMGhIceKDjmlz8vLKLjNl+dp+5Sf&#10;5PMwt9X9dUwaLJUaDrr9GoSnzv/FP/dJK5hFYX44E46A3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y6L4OvAAAANwAAAAPAAAAAAAAAAAAAAAAAJgCAABkcnMvZG93bnJldi54&#10;bWxQSwUGAAAAAAQABAD1AAAAgQMAAAAA&#10;" fillcolor="#fbfbfb" stroked="f"/>
                  <v:rect id="Rectangle 177" o:spid="_x0000_s1201" style="position:absolute;left:3471;top:176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EKW8cA&#10;AADcAAAADwAAAGRycy9kb3ducmV2LnhtbESP0WrCQBRE3wX/YblCX6RubKHG1FXEtqCFPhj9gEv2&#10;NgnN3l2zW5P69W5B8HGYmTPMYtWbRpyp9bVlBdNJAoK4sLrmUsHx8PGYgvABWWNjmRT8kYfVcjhY&#10;YKZtx3s656EUEcI+QwVVCC6T0hcVGfQT64ij921bgyHKtpS6xS7CTSOfkuRFGqw5LlToaFNR8ZP/&#10;GgWn/P34dhnP+u6znrsw/9od0rVT6mHUr19BBOrDPXxrb7WC52QK/2fiE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RClvHAAAA3AAAAA8AAAAAAAAAAAAAAAAAmAIAAGRy&#10;cy9kb3ducmV2LnhtbFBLBQYAAAAABAAEAPUAAACMAwAAAAA=&#10;" fillcolor="#fafafa" stroked="f"/>
                  <v:rect id="Rectangle 178" o:spid="_x0000_s1202" style="position:absolute;left:3471;top:1814;width:2199;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7pGsUA&#10;AADcAAAADwAAAGRycy9kb3ducmV2LnhtbESPQWvCQBSE74L/YXlCb3XXFEVSV5HS0mJR1AbPj+wz&#10;iWbfhuxW0/76rlDwOMzMN8xs0dlaXKj1lWMNo6ECQZw7U3GhIft6e5yC8AHZYO2YNPyQh8W835th&#10;atyVd3TZh0JECPsUNZQhNKmUPi/Joh+6hjh6R9daDFG2hTQtXiPc1jJRaiItVhwXSmzopaT8vP+2&#10;Gkw23iSr5HAy2/XEm99MfYb3V60fBt3yGUSgLtzD/+0Po+FJJXA7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ukaxQAAANwAAAAPAAAAAAAAAAAAAAAAAJgCAABkcnMv&#10;ZG93bnJldi54bWxQSwUGAAAAAAQABAD1AAAAigMAAAAA&#10;" fillcolor="#f9f9f9" stroked="f"/>
                  <v:rect id="Rectangle 179" o:spid="_x0000_s1203" style="position:absolute;left:3471;top:1867;width:2199;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AOcYA&#10;AADcAAAADwAAAGRycy9kb3ducmV2LnhtbESPzWrDMBCE74W8g9hALqWRm0AJbpTQlDj0UAr5sc8b&#10;a2ObWisjKY779lWhkOMwO9/sLNeDaUVPzjeWFTxPExDEpdUNVwpOx+xpAcIHZI2tZVLwQx7Wq9HD&#10;ElNtb7yn/hAqESHsU1RQh9ClUvqyJoN+ajvi6F2sMxiidJXUDm8Rblo5S5IXabDh2FBjR+81ld+H&#10;q4lvfO02mwK3WX5qz58aH2e52xdKTcbD2yuIQEO4H/+nP7SCeTKHvzGRAH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sAOcYAAADcAAAADwAAAAAAAAAAAAAAAACYAgAAZHJz&#10;L2Rvd25yZXYueG1sUEsFBgAAAAAEAAQA9QAAAIsDAAAAAA==&#10;" fillcolor="#f8f8f8" stroked="f"/>
                  <v:rect id="Rectangle 180" o:spid="_x0000_s1204" style="position:absolute;left:3471;top:189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G3jMYA&#10;AADcAAAADwAAAGRycy9kb3ducmV2LnhtbESPQWvCQBSE70L/w/IKvRTd2IqaNKtUwVb0ZOylt0f2&#10;NQlm34bsNib/visUPA4z8w2TrntTi45aV1lWMJ1EIIhzqysuFHydd+MlCOeRNdaWScFADtarh1GK&#10;ibZXPlGX+UIECLsEFZTeN4mULi/JoJvYhjh4P7Y16INsC6lbvAa4qeVLFM2lwYrDQokNbUvKL9mv&#10;UXCMzWaI7bDIuu+Ne/6sDqePHJV6euzf30B46v09/N/eawWv0Qxu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G3jMYAAADcAAAADwAAAAAAAAAAAAAAAACYAgAAZHJz&#10;L2Rvd25yZXYueG1sUEsFBgAAAAAEAAQA9QAAAIsDAAAAAA==&#10;" fillcolor="#f7f7f7" stroked="f"/>
                  <v:rect id="Rectangle 181" o:spid="_x0000_s1205" style="position:absolute;left:3471;top:195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u48UA&#10;AADcAAAADwAAAGRycy9kb3ducmV2LnhtbESPQWsCMRSE74L/IbxCL1ITW5SyNYpYBLGC1Cp4fN28&#10;7i5uXpYkdbf/3hQEj8PMfMNM552txYV8qBxrGA0VCOLcmYoLDYev1dMriBCRDdaOScMfBZjP+r0p&#10;Zsa1/EmXfSxEgnDIUEMZY5NJGfKSLIaha4iT9+O8xZikL6Tx2Ca4reWzUhNpseK0UGJDy5Ly8/7X&#10;amjV9p0HH9+T4/iwK/xqt6HTErV+fOgWbyAidfEevrXXRsOLGsP/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m7jxQAAANwAAAAPAAAAAAAAAAAAAAAAAJgCAABkcnMv&#10;ZG93bnJldi54bWxQSwUGAAAAAAQABAD1AAAAigMAAAAA&#10;" fillcolor="#f6f6f6" stroked="f"/>
                  <v:rect id="Rectangle 182" o:spid="_x0000_s1206" style="position:absolute;left:3471;top:200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z5scA&#10;AADcAAAADwAAAGRycy9kb3ducmV2LnhtbESPQWvCQBSE70L/w/IKvZS6sdrYpq4iguJJaerB42v2&#10;NQnNvg3ZNYn+elcoeBxm5htmtuhNJVpqXGlZwWgYgSDOrC45V3D4Xr+8g3AeWWNlmRScycFi/jCY&#10;YaJtx1/Upj4XAcIuQQWF93UipcsKMuiGtiYO3q9tDPogm1zqBrsAN5V8jaJYGiw5LBRY06qg7C89&#10;GQVv9c9mOtmPd5f0eWMPVbZtP7qjUk+P/fIThKfe38P/7a1WMI5iuJ0JR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bM+bHAAAA3AAAAA8AAAAAAAAAAAAAAAAAmAIAAGRy&#10;cy9kb3ducmV2LnhtbFBLBQYAAAAABAAEAPUAAACMAwAAAAA=&#10;" fillcolor="#f5f5f5" stroked="f"/>
                  <v:rect id="Rectangle 183" o:spid="_x0000_s1207" style="position:absolute;left:3471;top:205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fGJMUA&#10;AADcAAAADwAAAGRycy9kb3ducmV2LnhtbESPQWvCQBSE74X+h+UJvdWNClVTVwkVQSgIail4e2Sf&#10;SWr2bdhdTfLvu4LgcZiZb5jFqjO1uJHzlWUFo2ECgji3uuJCwc9x8z4D4QOyxtoyKejJw2r5+rLA&#10;VNuW93Q7hEJECPsUFZQhNKmUPi/JoB/ahjh6Z+sMhihdIbXDNsJNLcdJ8iENVhwXSmzoq6T8crga&#10;Bb999ddm67ndZpvT9bybTC/9t1PqbdBlnyACdeEZfrS3WsEkmcL9TDw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x8YkxQAAANwAAAAPAAAAAAAAAAAAAAAAAJgCAABkcnMv&#10;ZG93bnJldi54bWxQSwUGAAAAAAQABAD1AAAAigMAAAAA&#10;" fillcolor="#f4f4f4" stroked="f"/>
                  <v:rect id="Rectangle 184" o:spid="_x0000_s1208" style="position:absolute;left:3471;top:210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umW8AA&#10;AADcAAAADwAAAGRycy9kb3ducmV2LnhtbERPy4rCMBTdC/MP4Q7MThMVxalGEUFmVoIvZnttrm2x&#10;uSlNWjt+vVkILg/nvVh1thQt1b5wrGE4UCCIU2cKzjScjtv+DIQPyAZLx6Thnzyslh+9BSbG3XlP&#10;7SFkIoawT1BDHkKVSOnTnCz6gauII3d1tcUQYZ1JU+M9httSjpSaSosFx4YcK9rklN4OjdXw92ib&#10;8OMuTXsmuxtP6PZ9VErrr89uPQcRqAtv8cv9azSMVV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umW8AAAADcAAAADwAAAAAAAAAAAAAAAACYAgAAZHJzL2Rvd25y&#10;ZXYueG1sUEsFBgAAAAAEAAQA9QAAAIUDAAAAAA==&#10;" fillcolor="#f3f3f3" stroked="f"/>
                  <v:rect id="Rectangle 185" o:spid="_x0000_s1209" style="position:absolute;left:3471;top:213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gosUA&#10;AADcAAAADwAAAGRycy9kb3ducmV2LnhtbESPQWvCQBSE74L/YXmCF6mbWig2dRWRKkILpVGR3h7Z&#10;ZzaYfRuya4z/vlsQPA4z8w0zW3S2Ei01vnSs4HmcgCDOnS65ULDfrZ+mIHxA1lg5JgU38rCY93sz&#10;TLW78g+1WShEhLBPUYEJoU6l9Lkhi37sauLonVxjMUTZFFI3eI1wW8lJkrxKiyXHBYM1rQzl5+xi&#10;FSzl8Ze/ss/2YM1NHvXobL83H0oNB93yHUSgLjzC9/ZWK3hJ3uD/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aCixQAAANwAAAAPAAAAAAAAAAAAAAAAAJgCAABkcnMv&#10;ZG93bnJldi54bWxQSwUGAAAAAAQABAD1AAAAigMAAAAA&#10;" fillcolor="#f2f2f2" stroked="f"/>
                  <v:rect id="Rectangle 186" o:spid="_x0000_s1210" style="position:absolute;left:3471;top:219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rfbcUA&#10;AADcAAAADwAAAGRycy9kb3ducmV2LnhtbESPwWrCQBCG70LfYZlCL1I3VhEbXUWkQvWmEUpvQ3ZM&#10;gtnZkN1q6tM7B8Hj8M//zXzzZedqdaE2VJ4NDAcJKOLc24oLA8ds8z4FFSKyxdozGfinAMvFS2+O&#10;qfVX3tPlEAslEA4pGihjbFKtQ16SwzDwDbFkJ986jDK2hbYtXgXuav2RJBPtsGK5UGJD65Ly8+HP&#10;CWV/dr/5+CvZ9bcb/vnMsl3X3Ix5e+1WM1CRuvhcfrS/rYHRUN4XGREBv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t9txQAAANwAAAAPAAAAAAAAAAAAAAAAAJgCAABkcnMv&#10;ZG93bnJldi54bWxQSwUGAAAAAAQABAD1AAAAigMAAAAA&#10;" fillcolor="#f1f1f1" stroked="f"/>
                  <v:rect id="Rectangle 187" o:spid="_x0000_s1211" style="position:absolute;left:3471;top:224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QcgA&#10;AADcAAAADwAAAGRycy9kb3ducmV2LnhtbESPQWvCQBSE74X+h+UVvBTdRGmxqauoIAgWQVsovb1m&#10;X7Jps29jdjXpv3cLhR6HmfmGmS16W4sLtb5yrCAdJSCIc6crLhW8vW6GUxA+IGusHZOCH/KwmN/e&#10;zDDTruMDXY6hFBHCPkMFJoQmk9Lnhiz6kWuIo1e41mKIsi2lbrGLcFvLcZI8SosVxwWDDa0N5d/H&#10;s1Ww2r2/6KfNlzkXD/f7pPg8HT46VGpw1y+fQQTqw3/4r73VCiZpCr9n4hG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AX9ByAAAANwAAAAPAAAAAAAAAAAAAAAAAJgCAABk&#10;cnMvZG93bnJldi54bWxQSwUGAAAAAAQABAD1AAAAjQMAAAAA&#10;" fillcolor="#f0f0f0" stroked="f"/>
                  <v:rect id="Rectangle 188" o:spid="_x0000_s1212" style="position:absolute;left:3471;top:229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B8cMA&#10;AADcAAAADwAAAGRycy9kb3ducmV2LnhtbESPQYvCMBSE7wv+h/AEb2uqgqzVKKIIepLtLtjjs3m2&#10;1ealNNHWf78RhD0OM/MNs1h1phIPalxpWcFoGIEgzqwuOVfw+7P7/ALhPLLGyjIpeJKD1bL3scBY&#10;25a/6ZH4XAQIuxgVFN7XsZQuK8igG9qaOHgX2xj0QTa51A22AW4qOY6iqTRYclgosKZNQdktuRsF&#10;bX2c6XWqz22aJjI7n7YHN70qNeh36zkIT53/D7/be61gMhrD60w4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GB8cMAAADcAAAADwAAAAAAAAAAAAAAAACYAgAAZHJzL2Rv&#10;d25yZXYueG1sUEsFBgAAAAAEAAQA9QAAAIgDAAAAAA==&#10;" fillcolor="#efefef" stroked="f"/>
                  <v:rect id="Rectangle 189" o:spid="_x0000_s1213" style="position:absolute;left:3471;top:234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NvhsUA&#10;AADcAAAADwAAAGRycy9kb3ducmV2LnhtbESPT2sCMRTE74LfITzBm2atdJGtUapQEOmlKmhvj83b&#10;P93Ny5JEXb99Uyh4HGbmN8xy3ZtW3Mj52rKC2TQBQZxbXXOp4HT8mCxA+ICssbVMCh7kYb0aDpaY&#10;aXvnL7odQikihH2GCqoQukxKn1dk0E9tRxy9wjqDIUpXSu3wHuGmlS9JkkqDNceFCjvaVpQ3h6tR&#10;cHaL5rvY+CYpXveXqzmnl8+fVKnxqH9/AxGoD8/wf3unFcxnc/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2+GxQAAANwAAAAPAAAAAAAAAAAAAAAAAJgCAABkcnMv&#10;ZG93bnJldi54bWxQSwUGAAAAAAQABAD1AAAAigMAAAAA&#10;" fillcolor="#eee" stroked="f"/>
                  <v:rect id="Rectangle 190" o:spid="_x0000_s1214" style="position:absolute;left:3471;top:2378;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66MUA&#10;AADcAAAADwAAAGRycy9kb3ducmV2LnhtbESPQWvCQBSE7wX/w/KEXoruqqVIdBURRG+1NlCPj+xr&#10;kpp9G7JPTf99t1DocZiZb5jluveNulEX68AWJmMDirgIrubSQv6+G81BRUF22AQmC98UYb0aPCwx&#10;c+HOb3Q7SakShGOGFiqRNtM6FhV5jOPQEifvM3QeJcmu1K7De4L7Rk+NedEea04LFba0rai4nK7e&#10;wpc0+2jC8SDb3Ud9PM/M0/U1t/Zx2G8WoIR6+Q//tQ/OwmzyDL9n0hH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3roxQAAANwAAAAPAAAAAAAAAAAAAAAAAJgCAABkcnMv&#10;ZG93bnJldi54bWxQSwUGAAAAAAQABAD1AAAAigMAAAAA&#10;" fillcolor="#ededed" stroked="f"/>
                  <v:shape id="Freeform 191" o:spid="_x0000_s1215" style="position:absolute;left:3471;top:1314;width:2188;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x/McA&#10;AADcAAAADwAAAGRycy9kb3ducmV2LnhtbESPT2vCQBTE74LfYXmF3swmlrYaXcUWhBZ68Q/0+sw+&#10;k9Ddt2l2a2I/vSsIHoeZ+Q0zX/bWiBO1vnasIEtSEMSF0zWXCva79WgCwgdkjcYxKTiTh+ViOJhj&#10;rl3HGzptQykihH2OCqoQmlxKX1Rk0SeuIY7e0bUWQ5RtKXWLXYRbI8dp+iIt1hwXKmzovaLiZ/tn&#10;FRiz/uz679fJ+bBZve13v9Ps/yso9fjQr2YgAvXhHr61P7SCp+wZrmfiEZ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U8fzHAAAA3AAAAA8AAAAAAAAAAAAAAAAAmAIAAGRy&#10;cy9kb3ducmV2LnhtbFBLBQYAAAAABAAEAPUAAACMAwAAAAA=&#10;" path="m3320,v23,,40,18,40,40l3360,40r,1600l3360,1640v,23,-17,40,-40,40c3320,1680,3320,1680,3320,1680r,l40,1680r,c18,1680,,1663,,1640r,l,40c,18,18,,40,r,l3320,xe" filled="f" strokeweight=".5pt">
                    <v:stroke endcap="round"/>
                    <v:path arrowok="t" o:connecttype="custom" o:connectlocs="2162,0;2188,26;2188,26;2188,1069;2188,1069;2162,1095;2162,1095;2162,1095;26,1095;26,1095;0,1069;0,1069;0,26;26,0;26,0;2162,0" o:connectangles="0,0,0,0,0,0,0,0,0,0,0,0,0,0,0,0"/>
                  </v:shape>
                  <v:rect id="Rectangle 192" o:spid="_x0000_s1216" style="position:absolute;left:4377;top:1377;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6PcEA&#10;AADcAAAADwAAAGRycy9kb3ducmV2LnhtbESPzYoCMRCE7wu+Q2jB25pRQWQ0igiCK3tx9AGaSc8P&#10;Jp0hic7s25sFwWNRVV9Rm91gjXiSD61jBbNpBoK4dLrlWsHtevxegQgRWaNxTAr+KMBuO/raYK5d&#10;zxd6FrEWCcIhRwVNjF0uZSgbshimriNOXuW8xZikr6X22Ce4NXKeZUtpseW00GBHh4bKe/GwCuS1&#10;OParwvjMnefVr/k5XSpySk3Gw34NItIQP+F3+6QVLGZ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jej3BAAAA3AAAAA8AAAAAAAAAAAAAAAAAmAIAAGRycy9kb3du&#10;cmV2LnhtbFBLBQYAAAAABAAEAPUAAACGAwAAAAA=&#10;" filled="f" stroked="f">
                    <v:textbox style="mso-fit-shape-to-text:t" inset="0,0,0,0">
                      <w:txbxContent>
                        <w:p w14:paraId="32A39F90" w14:textId="3E83FEA9" w:rsidR="00AC02F9" w:rsidRDefault="00AC02F9">
                          <w:r>
                            <w:rPr>
                              <w:rFonts w:ascii="Arial" w:hAnsi="Arial" w:cs="Arial"/>
                              <w:color w:val="000000"/>
                              <w:sz w:val="10"/>
                              <w:szCs w:val="10"/>
                            </w:rPr>
                            <w:t>«Type»</w:t>
                          </w:r>
                        </w:p>
                      </w:txbxContent>
                    </v:textbox>
                  </v:rect>
                  <v:rect id="Rectangle 193" o:spid="_x0000_s1217" style="position:absolute;left:3627;top:1512;width:17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sIA&#10;AADcAAAADwAAAGRycy9kb3ducmV2LnhtbESPzYoCMRCE74LvEFrwphkVXBmNIoLgLl4cfYBm0vOD&#10;SWdIojP79puFhT0WVfUVtTsM1og3+dA6VrCYZyCIS6dbrhU87ufZBkSIyBqNY1LwTQEO+/Foh7l2&#10;Pd/oXcRaJAiHHBU0MXa5lKFsyGKYu444eZXzFmOSvpbaY5/g1shllq2lxZbTQoMdnRoqn8XLKpD3&#10;4txvCuMz97WsrubzcqvIKTWdDMctiEhD/A//tS9awWrx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9+mwgAAANwAAAAPAAAAAAAAAAAAAAAAAJgCAABkcnMvZG93&#10;bnJldi54bWxQSwUGAAAAAAQABAD1AAAAhwMAAAAA&#10;" filled="f" stroked="f">
                    <v:textbox style="mso-fit-shape-to-text:t" inset="0,0,0,0">
                      <w:txbxContent>
                        <w:p w14:paraId="68CD7986" w14:textId="43B5ACCE" w:rsidR="00AC02F9" w:rsidRDefault="00AC02F9">
                          <w:r>
                            <w:rPr>
                              <w:rFonts w:ascii="Arial" w:hAnsi="Arial" w:cs="Arial"/>
                              <w:b/>
                              <w:bCs/>
                              <w:color w:val="000000"/>
                              <w:sz w:val="10"/>
                              <w:szCs w:val="10"/>
                            </w:rPr>
                            <w:t>EarthMaterialDetails::ConstituentPart</w:t>
                          </w:r>
                        </w:p>
                      </w:txbxContent>
                    </v:textbox>
                  </v:rect>
                  <v:line id="Line 194" o:spid="_x0000_s1218" style="position:absolute;visibility:visible;mso-wrap-style:square" from="3471,1700" to="5659,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s3lsMAAADcAAAADwAAAGRycy9kb3ducmV2LnhtbERPyWrDMBC9F/oPYgq9NbJjSFM3cggB&#10;l5wKWaDXwZpaTqyRsVTb9ddHh0KPj7dvtpNtxUC9bxwrSBcJCOLK6YZrBZdz+bIG4QOyxtYxKfgl&#10;D9vi8WGDuXYjH2k4hVrEEPY5KjAhdLmUvjJk0S9cRxy5b9dbDBH2tdQ9jjHctnKZJCtpseHYYLCj&#10;vaHqdvqxCvbT9VgOH/Pr/Lm8VCZ7q79W651Sz0/T7h1EoCn8i//cB60gS+PaeCYeAV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LN5bDAAAA3AAAAA8AAAAAAAAAAAAA&#10;AAAAoQIAAGRycy9kb3ducmV2LnhtbFBLBQYAAAAABAAEAPkAAACRAwAAAAA=&#10;" strokeweight=".5pt">
                    <v:stroke endcap="round"/>
                  </v:line>
                  <v:rect id="Rectangle 195" o:spid="_x0000_s1219" style="position:absolute;left:3606;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uT8IA&#10;AADcAAAADwAAAGRycy9kb3ducmV2LnhtbESPzYoCMRCE74LvEFrwphkV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O5PwgAAANwAAAAPAAAAAAAAAAAAAAAAAJgCAABkcnMvZG93&#10;bnJldi54bWxQSwUGAAAAAAQABAD1AAAAhwMAAAAA&#10;" filled="f" stroked="f">
                    <v:textbox style="mso-fit-shape-to-text:t" inset="0,0,0,0">
                      <w:txbxContent>
                        <w:p w14:paraId="2BB331AE" w14:textId="347EE2DF" w:rsidR="00AC02F9" w:rsidRDefault="00AC02F9">
                          <w:r>
                            <w:rPr>
                              <w:rFonts w:ascii="Arial" w:hAnsi="Arial" w:cs="Arial"/>
                              <w:color w:val="000000"/>
                              <w:sz w:val="10"/>
                              <w:szCs w:val="10"/>
                            </w:rPr>
                            <w:t>«voidable»</w:t>
                          </w:r>
                        </w:p>
                      </w:txbxContent>
                    </v:textbox>
                  </v:rect>
                  <v:rect id="Rectangle 196" o:spid="_x0000_s1220" style="position:absolute;left:3523;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Nb74A&#10;AADcAAAADwAAAGRycy9kb3ducmV2LnhtbERPy4rCMBTdC/5DuMLsNLUD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5qjW++AAAA3AAAAA8AAAAAAAAAAAAAAAAAmAIAAGRycy9kb3ducmV2&#10;LnhtbFBLBQYAAAAABAAEAPUAAACDAwAAAAA=&#10;" filled="f" stroked="f">
                    <v:textbox style="mso-fit-shape-to-text:t" inset="0,0,0,0">
                      <w:txbxContent>
                        <w:p w14:paraId="02D2442E" w14:textId="0DF1F4AE" w:rsidR="00AC02F9" w:rsidRDefault="00AC02F9">
                          <w:r>
                            <w:rPr>
                              <w:rFonts w:ascii="Arial" w:hAnsi="Arial" w:cs="Arial"/>
                              <w:color w:val="3C3C3C"/>
                              <w:sz w:val="10"/>
                              <w:szCs w:val="10"/>
                            </w:rPr>
                            <w:t xml:space="preserve">+ </w:t>
                          </w:r>
                        </w:p>
                      </w:txbxContent>
                    </v:textbox>
                  </v:rect>
                  <v:rect id="Rectangle 197" o:spid="_x0000_s1221" style="position:absolute;left:3700;top:1919;width:160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o9MEA&#10;AADcAAAADwAAAGRycy9kb3ducmV2LnhtbESP3YrCMBSE7xd8h3AE79bUC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mKPTBAAAA3AAAAA8AAAAAAAAAAAAAAAAAmAIAAGRycy9kb3du&#10;cmV2LnhtbFBLBQYAAAAABAAEAPUAAACGAwAAAAA=&#10;" filled="f" stroked="f">
                    <v:textbox style="mso-fit-shape-to-text:t" inset="0,0,0,0">
                      <w:txbxContent>
                        <w:p w14:paraId="16446D9D" w14:textId="688D08F2" w:rsidR="00AC02F9" w:rsidRDefault="00AC02F9">
                          <w:r>
                            <w:rPr>
                              <w:rFonts w:ascii="Arial" w:hAnsi="Arial" w:cs="Arial"/>
                              <w:color w:val="3C3C3C"/>
                              <w:sz w:val="10"/>
                              <w:szCs w:val="10"/>
                            </w:rPr>
                            <w:t>role: ConstituentPartRoleTerm [0..1]</w:t>
                          </w:r>
                        </w:p>
                      </w:txbxContent>
                    </v:textbox>
                  </v:rect>
                  <v:rect id="Rectangle 198" o:spid="_x0000_s1222" style="position:absolute;left:3606;top:2096;width:135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2g8EA&#10;AADcAAAADwAAAGRycy9kb3ducmV2LnhtbESP3YrCMBSE7wXfIRxh7zS1wiJdo4ggqOyNdR/g0Jz+&#10;YHJSkmjr25uFhb0cZuYbZrMbrRFP8qFzrGC5yEAQV0533Cj4uR3naxAhIms0jknBiwLsttPJBgvt&#10;Br7Ss4yNSBAOBSpoY+wLKUPVksWwcD1x8mrnLcYkfSO1xyHBrZF5ln1Kix2nhRZ7OrRU3cuHVSBv&#10;5XFYl8Zn7pLX3+Z8utbklPqYjfsvEJHG+B/+a5+0glWe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0toPBAAAA3AAAAA8AAAAAAAAAAAAAAAAAmAIAAGRycy9kb3du&#10;cmV2LnhtbFBLBQYAAAAABAAEAPUAAACGAwAAAAA=&#10;" filled="f" stroked="f">
                    <v:textbox style="mso-fit-shape-to-text:t" inset="0,0,0,0">
                      <w:txbxContent>
                        <w:p w14:paraId="059D07C8" w14:textId="41DC95D8" w:rsidR="00AC02F9" w:rsidRDefault="00AC02F9">
                          <w:r>
                            <w:rPr>
                              <w:rFonts w:ascii="Arial" w:hAnsi="Arial" w:cs="Arial"/>
                              <w:color w:val="000000"/>
                              <w:sz w:val="10"/>
                              <w:szCs w:val="10"/>
                            </w:rPr>
                            <w:t>«estimatedProperty, voidable»</w:t>
                          </w:r>
                        </w:p>
                      </w:txbxContent>
                    </v:textbox>
                  </v:rect>
                  <v:rect id="Rectangle 199" o:spid="_x0000_s1223" style="position:absolute;left:3523;top:2232;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TGMEA&#10;AADcAAAADwAAAGRycy9kb3ducmV2LnhtbESP3YrCMBSE74V9h3CEvdPUC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4ExjBAAAA3AAAAA8AAAAAAAAAAAAAAAAAmAIAAGRycy9kb3du&#10;cmV2LnhtbFBLBQYAAAAABAAEAPUAAACGAwAAAAA=&#10;" filled="f" stroked="f">
                    <v:textbox style="mso-fit-shape-to-text:t" inset="0,0,0,0">
                      <w:txbxContent>
                        <w:p w14:paraId="466D5F3A" w14:textId="78BF7229" w:rsidR="00AC02F9" w:rsidRDefault="00AC02F9">
                          <w:r>
                            <w:rPr>
                              <w:rFonts w:ascii="Arial" w:hAnsi="Arial" w:cs="Arial"/>
                              <w:color w:val="3C3C3C"/>
                              <w:sz w:val="10"/>
                              <w:szCs w:val="10"/>
                            </w:rPr>
                            <w:t xml:space="preserve">+ </w:t>
                          </w:r>
                        </w:p>
                      </w:txbxContent>
                    </v:textbox>
                  </v:rect>
                  <v:rect id="Rectangle 200" o:spid="_x0000_s1224" style="position:absolute;left:3700;top:2232;width:142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LbMIA&#10;AADcAAAADwAAAGRycy9kb3ducmV2LnhtbESP3WoCMRSE7wXfIRzBO826li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YtswgAAANwAAAAPAAAAAAAAAAAAAAAAAJgCAABkcnMvZG93&#10;bnJldi54bWxQSwUGAAAAAAQABAD1AAAAhwMAAAAA&#10;" filled="f" stroked="f">
                    <v:textbox style="mso-fit-shape-to-text:t" inset="0,0,0,0">
                      <w:txbxContent>
                        <w:p w14:paraId="638B7758" w14:textId="57CE3ECF" w:rsidR="00AC02F9" w:rsidRDefault="00AC02F9">
                          <w:r>
                            <w:rPr>
                              <w:rFonts w:ascii="Arial" w:hAnsi="Arial" w:cs="Arial"/>
                              <w:color w:val="3C3C3C"/>
                              <w:sz w:val="10"/>
                              <w:szCs w:val="10"/>
                            </w:rPr>
                            <w:t>proportion: QuantityRange [0..1]</w:t>
                          </w:r>
                        </w:p>
                      </w:txbxContent>
                    </v:textbox>
                  </v:rect>
                  <v:shape id="Freeform 201" o:spid="_x0000_s1225" style="position:absolute;left:3398;top:4442;width:2564;height:1054;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ChcUA&#10;AADcAAAADwAAAGRycy9kb3ducmV2LnhtbESPQWvCQBSE74L/YXlCb2ZTi1pSN6EVhF6kmpaen9nX&#10;JDT7dsmumvrru4LgcZiZb5hVMZhOnKj3rWUFj0kKgriyuuVawdfnZvoMwgdkjZ1lUvBHHop8PFph&#10;pu2Z93QqQy0ihH2GCpoQXCalrxoy6BPriKP3Y3uDIcq+lrrHc4SbTs7SdCENthwXGnS0bqj6LY9G&#10;wfZj+b2nLbvq8rYrBzyU6cGtlXqYDK8vIAIN4R6+td+1gqfZHK5n4h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0MKFxQAAANwAAAAPAAAAAAAAAAAAAAAAAJgCAABkcnMv&#10;ZG93bnJldi54bWxQSwUGAAAAAAQABAD1AAAAigMAAAAA&#10;" path="m3896,v23,,40,18,40,40l3936,40r,1536l3936,1576v,23,-17,40,-40,40c3896,1616,3896,1616,3896,1616r,l40,1616r,c18,1616,,1599,,1576r,l,40c,18,18,,40,r,l3896,xe" fillcolor="#c6cad5" strokeweight="0">
                    <v:path arrowok="t" o:connecttype="custom" o:connectlocs="2538,0;2564,26;2564,26;2564,1028;2564,1028;2538,1054;2538,1054;2538,1054;26,1054;26,1054;0,1028;0,1028;0,26;26,0;26,0;2538,0" o:connectangles="0,0,0,0,0,0,0,0,0,0,0,0,0,0,0,0"/>
                  </v:shape>
                  <v:rect id="Rectangle 202" o:spid="_x0000_s1226" style="position:absolute;left:3366;top:4411;width:25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uecMA&#10;AADcAAAADwAAAGRycy9kb3ducmV2LnhtbESPUWvCQBCE3wv+h2OFvtWNKQSNniKFSvtQwegPWHJr&#10;Eszthdw1xn/fKwg+DjPzDbPejrZVA/e+caJhPktAsZTONFJpOJ8+3xagfCAx1DphDXf2sN1MXtaU&#10;G3eTIw9FqFSEiM9JQx1ClyP6smZLfuY6luhdXG8pRNlXaHq6RbhtMU2SDC01Ehdq6vij5vJa/FoN&#10;6R6LRrJigeX3wex/lsP95FHr1+m4W4EKPIZn+NH+Mhre0wz+z8Qjg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EuecMAAADcAAAADwAAAAAAAAAAAAAAAACYAgAAZHJzL2Rv&#10;d25yZXYueG1sUEsFBgAAAAAEAAQA9QAAAIgDAAAAAA==&#10;" fillcolor="#f8e3c2" stroked="f"/>
                  <v:rect id="Rectangle 203" o:spid="_x0000_s1227" style="position:absolute;left:3366;top:4421;width:2575;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b5cYA&#10;AADcAAAADwAAAGRycy9kb3ducmV2LnhtbESPQWvCQBSE7wX/w/KE3upGC1ZiNmKlQrFUalTw+Mg+&#10;k2D2bZpdY/rvu0Khx2FmvmGSRW9q0VHrKssKxqMIBHFudcWFgsN+/TQD4TyyxtoyKfghB4t08JBg&#10;rO2Nd9RlvhABwi5GBaX3TSyly0sy6Ea2IQ7e2bYGfZBtIXWLtwA3tZxE0VQarDgslNjQqqT8kl2N&#10;Av29Obwep+ev9Ue2mjUdbU+fb1ulHof9cg7CU+//w3/td63gefI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xb5cYAAADcAAAADwAAAAAAAAAAAAAAAACYAgAAZHJz&#10;L2Rvd25yZXYueG1sUEsFBgAAAAAEAAQA9QAAAIsDAAAAAA==&#10;" fillcolor="#fcf2e3" stroked="f"/>
                  <v:rect id="Rectangle 204" o:spid="_x0000_s1228" style="position:absolute;left:3366;top:4640;width:2575;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hiTr8A&#10;AADcAAAADwAAAGRycy9kb3ducmV2LnhtbERPy6rCMBDdC/5DGMGdptWLSDWKiK+V+OgHDM3YFptJ&#10;aaJWv/5mIbg8nPd82ZpKPKlxpWUF8TACQZxZXXKuIL1uB1MQziNrrCyTgjc5WC66nTkm2r74TM+L&#10;z0UIYZeggsL7OpHSZQUZdENbEwfuZhuDPsAml7rBVwg3lRxF0UQaLDk0FFjTuqDsfnkYBRLj4/lz&#10;uFXv099qH6eTdMdmo1S/165mIDy1/if+ug9awXgU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KGJOvwAAANwAAAAPAAAAAAAAAAAAAAAAAJgCAABkcnMvZG93bnJl&#10;di54bWxQSwUGAAAAAAQABAD1AAAAhAMAAAAA&#10;" fillcolor="#fcf2e2" stroked="f"/>
                </v:group>
                <v:rect id="Rectangle 206" o:spid="_x0000_s1229" style="position:absolute;left:21374;top:2959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wcUA&#10;AADcAAAADwAAAGRycy9kb3ducmV2LnhtbESPT2sCMRTE7wW/Q3iCt5pVodjVKFoUStuDf8HjY/Pc&#10;BDcv202q229vhEKPw8z8hpnOW1eJKzXBelYw6GcgiAuvLZcKDvv18xhEiMgaK8+k4JcCzGedpynm&#10;2t94S9ddLEWCcMhRgYmxzqUMhSGHoe9r4uSdfeMwJtmUUjd4S3BXyWGWvUiHltOCwZreDBWX3Y9T&#10;sD6f9l+bj9FxtdyWrf38tqYaW6V63XYxARGpjf/hv/a7VjAavsLjTDo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91HBxQAAANwAAAAPAAAAAAAAAAAAAAAAAJgCAABkcnMv&#10;ZG93bnJldi54bWxQSwUGAAAAAAQABAD1AAAAigMAAAAA&#10;" fillcolor="#fcf1e2" stroked="f"/>
                <v:rect id="Rectangle 207" o:spid="_x0000_s1230" style="position:absolute;left:21374;top:2966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eMMA&#10;AADcAAAADwAAAGRycy9kb3ducmV2LnhtbERPu2rDMBTdA/0HcQtdQiO3IaY4UUwpFDqUhDhdvN1a&#10;N7KJdWUs1Y+/r4ZAxsN57/LJtmKg3jeOFbysEhDEldMNGwU/58/nNxA+IGtsHZOCmTzk+4fFDjPt&#10;Rj7RUAQjYgj7DBXUIXSZlL6qyaJfuY44chfXWwwR9kbqHscYblv5miSptNhwbKixo4+aqmvxZxVg&#10;qssNf5vD4TgNY2lOyfJ3vir19Di9b0EEmsJdfHN/aQXrdZwfz8QjIP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JeMMAAADcAAAADwAAAAAAAAAAAAAAAACYAgAAZHJzL2Rv&#10;d25yZXYueG1sUEsFBgAAAAAEAAQA9QAAAIgDAAAAAA==&#10;" fillcolor="#fcf1e1" stroked="f"/>
                <v:rect id="Rectangle 208" o:spid="_x0000_s1231" style="position:absolute;left:21374;top:29800;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W6MUA&#10;AADcAAAADwAAAGRycy9kb3ducmV2LnhtbESPX2sCMRDE3wt+h7CFvtWcFUROoxRB6B/64LWl+LZc&#10;1svh7eZIop7fvikUfBxm5jfMcj1wp84UYuvFwGRcgCKpvW2lMfD1uX2cg4oJxWLnhQxcKcJ6Nbpb&#10;Ymn9RXZ0rlKjMkRiiQZcSn2pdawdMcax70myd/CBMWUZGm0DXjKcO/1UFDPN2EpecNjTxlF9rE5s&#10;4PQzC++bath/XL9f33h35L3TbMzD/fC8AJVoSLfwf/vFGphOJ/B3Jh8B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5boxQAAANwAAAAPAAAAAAAAAAAAAAAAAJgCAABkcnMv&#10;ZG93bnJldi54bWxQSwUGAAAAAAQABAD1AAAAigMAAAAA&#10;" fillcolor="#fcf1e0" stroked="f"/>
                <v:rect id="Rectangle 209" o:spid="_x0000_s1232" style="position:absolute;left:21374;top:2986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67MQA&#10;AADcAAAADwAAAGRycy9kb3ducmV2LnhtbESPQWvCQBSE7wX/w/IEb3Wj0ijRVUQrFHpq6sXbM/tM&#10;otm3YXebpP++Wyj0OMzMN8xmN5hGdOR8bVnBbJqAIC6srrlUcP48Pa9A+ICssbFMCr7Jw247etpg&#10;pm3PH9TloRQRwj5DBVUIbSalLyoy6Ke2JY7ezTqDIUpXSu2wj3DTyHmSpNJgzXGhwpYOFRWP/Mso&#10;uKyS/p4u+TV/eXeXY3d0Lu2uSk3Gw34NItAQ/sN/7TetYLGYw++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euzEAAAA3AAAAA8AAAAAAAAAAAAAAAAAmAIAAGRycy9k&#10;b3ducmV2LnhtbFBLBQYAAAAABAAEAPUAAACJAwAAAAA=&#10;" fillcolor="#fcf0e0" stroked="f"/>
                <v:rect id="Rectangle 210" o:spid="_x0000_s1233" style="position:absolute;left:21374;top:2999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X2V8QA&#10;AADcAAAADwAAAGRycy9kb3ducmV2LnhtbESPQWsCMRSE70L/Q3gFL1Kzuihla5QiCD30ULW9v25e&#10;d5ckL0uS6u6/bwqCx2FmvmE2u8FZcaEQO88KFvMCBHHtdceNgs/z4ekZREzIGq1nUjBShN32YbLB&#10;SvsrH+lySo3IEI4VKmhT6ispY92Swzj3PXH2fnxwmLIMjdQBrxnurFwWxVo67DgvtNjTvqXanH6d&#10;gm87ro1ZBLv6Mh+J9GFvZu+jUtPH4fUFRKIh3cO39ptWUJYl/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F9lfEAAAA3AAAAA8AAAAAAAAAAAAAAAAAmAIAAGRycy9k&#10;b3ducmV2LnhtbFBLBQYAAAAABAAEAPUAAACJAwAAAAA=&#10;" fillcolor="#fcf0df" stroked="f"/>
                <v:rect id="Rectangle 211" o:spid="_x0000_s1234" style="position:absolute;left:21374;top:30130;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gV5sQA&#10;AADcAAAADwAAAGRycy9kb3ducmV2LnhtbESPT2vCQBTE7wW/w/KEXkrd1H+E6CpVKHjVePH2yL4m&#10;Idm3cXc1aT+9KxR6HGbmN8x6O5hW3Mn52rKCj0kCgriwuuZSwTn/ek9B+ICssbVMCn7Iw3Yzellj&#10;pm3PR7qfQikihH2GCqoQukxKX1Rk0E9sRxy9b+sMhihdKbXDPsJNK6dJspQGa44LFXa0r6hoTjej&#10;4LLYcdNi7pr+PM3T8HtL59c3pV7Hw+cKRKAh/If/2getYDabw/N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YFebEAAAA3AAAAA8AAAAAAAAAAAAAAAAAmAIAAGRycy9k&#10;b3ducmV2LnhtbFBLBQYAAAAABAAEAPUAAACJAwAAAAA=&#10;" fillcolor="#fbf0de" stroked="f"/>
                <v:rect id="Rectangle 212" o:spid="_x0000_s1235" style="position:absolute;left:21374;top:30327;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QQsUA&#10;AADcAAAADwAAAGRycy9kb3ducmV2LnhtbESPQWvCQBSE7wX/w/KE3upGxSLRTVCx0JNtoxdvz+wz&#10;CWbfht1tjP++Wyj0OMzMN8w6H0wrenK+saxgOklAEJdWN1wpOB3fXpYgfEDW2FomBQ/ykGejpzWm&#10;2t75i/oiVCJC2KeooA6hS6X0ZU0G/cR2xNG7WmcwROkqqR3eI9y0cpYkr9Jgw3Ghxo52NZW34tso&#10;WH4ms43vC/dxk/vr/nI4b0uzUOp5PGxWIAIN4T/8137XCubzB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pBCxQAAANwAAAAPAAAAAAAAAAAAAAAAAJgCAABkcnMv&#10;ZG93bnJldi54bWxQSwUGAAAAAAQABAD1AAAAigMAAAAA&#10;" fillcolor="#fbefdd" stroked="f"/>
                <v:rect id="Rectangle 213" o:spid="_x0000_s1236" style="position:absolute;left:21374;top:30391;width:16351;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pocQA&#10;AADcAAAADwAAAGRycy9kb3ducmV2LnhtbESPQWvCQBSE7wX/w/IKvTWbGkw1uooUCqWn1tT7M/vM&#10;RrNvQ3aj6b93CwWPw8x8w6w2o23FhXrfOFbwkqQgiCunG64V/JTvz3MQPiBrbB2Tgl/ysFlPHlZY&#10;aHflb7rsQi0ihH2BCkwIXSGlrwxZ9InriKN3dL3FEGVfS93jNcJtK6dpmkuLDccFgx29GarOu8Eq&#10;kLNTbXyo8q/zcZjy4vVzXx5QqafHcbsEEWgM9/B/+0MryLIc/s7E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BaaHEAAAA3AAAAA8AAAAAAAAAAAAAAAAAmAIAAGRycy9k&#10;b3ducmV2LnhtbFBLBQYAAAAABAAEAPUAAACJAwAAAAA=&#10;" fillcolor="#fbefdc" stroked="f"/>
                <v:rect id="Rectangle 214" o:spid="_x0000_s1237" style="position:absolute;left:21374;top:3065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cv9sQA&#10;AADcAAAADwAAAGRycy9kb3ducmV2LnhtbESPQWvCQBSE74X+h+UVvNVNFa1GVykVwYsH0wbx9si+&#10;JsHs27C7xvjvXUHocZiZb5jlujeN6Mj52rKCj2ECgriwuuZSwe/P9n0GwgdkjY1lUnAjD+vV68sS&#10;U22vfKAuC6WIEPYpKqhCaFMpfVGRQT+0LXH0/qwzGKJ0pdQOrxFuGjlKkqk0WHNcqLCl74qKc3Yx&#10;CrJslAfXTM6Ix27XnfL9Md/MlRq89V8LEIH68B9+tndawXj8CY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HL/bEAAAA3AAAAA8AAAAAAAAAAAAAAAAAmAIAAGRycy9k&#10;b3ducmV2LnhtbFBLBQYAAAAABAAEAPUAAACJAwAAAAA=&#10;" fillcolor="#fbeedb" stroked="f"/>
                <v:rect id="Rectangle 215" o:spid="_x0000_s1238" style="position:absolute;left:21374;top:3072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vMAA&#10;AADcAAAADwAAAGRycy9kb3ducmV2LnhtbERPy4rCMBTdC/5DuMLsNPWJ1EaRcQRXgo+Nu0tz2xSb&#10;m04TtfP3k4Xg8nDe2aaztXhS6yvHCsajBARx7nTFpYLrZT9cgvABWWPtmBT8kYfNut/LMNXuxSd6&#10;nkMpYgj7FBWYEJpUSp8bsuhHriGOXOFaiyHCtpS6xVcMt7WcJMlCWqw4Nhhs6NtQfj8/rIJDLg3N&#10;bn65mxT7mo8/v9X8slDqa9BtVyACdeEjfrsPWsF0GtfGM/E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vvMAAAADcAAAADwAAAAAAAAAAAAAAAACYAgAAZHJzL2Rvd25y&#10;ZXYueG1sUEsFBgAAAAAEAAQA9QAAAIUDAAAAAA==&#10;" fillcolor="#fbeeda" stroked="f"/>
                <v:rect id="Rectangle 216" o:spid="_x0000_s1239" style="position:absolute;left:21374;top:3092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F+B8UA&#10;AADcAAAADwAAAGRycy9kb3ducmV2LnhtbESPQWvCQBSE7wX/w/IEb3VjA0FTVymlhR5y0QheH9nX&#10;JDX7Nma3ScyvdwsFj8PMfMNs96NpRE+dqy0rWC0jEMSF1TWXCk755/MahPPIGhvLpOBGDva72dMW&#10;U20HPlB/9KUIEHYpKqi8b1MpXVGRQbe0LXHwvm1n0AfZlVJ3OAS4aeRLFCXSYM1hocKW3isqLsdf&#10;o6Ahn0X5pSyu+c+UyTqJp+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X4HxQAAANwAAAAPAAAAAAAAAAAAAAAAAJgCAABkcnMv&#10;ZG93bnJldi54bWxQSwUGAAAAAAQABAD1AAAAigMAAAAA&#10;" fillcolor="#fbedd9" stroked="f"/>
                <v:rect id="Rectangle 217" o:spid="_x0000_s1240" style="position:absolute;left:21374;top:3105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w8cEA&#10;AADcAAAADwAAAGRycy9kb3ducmV2LnhtbERPXWvCMBR9H/gfwhV8W9Npka02ihYGUkRYne+X5q4p&#10;NjelybT798vDYI+H813sJtuLO42+c6zgJUlBEDdOd9wq+Ly8P7+C8AFZY++YFPyQh9129lRgrt2D&#10;P+heh1bEEPY5KjAhDLmUvjFk0SduII7clxsthgjHVuoRHzHc9nKZpmtpsePYYHCg0lBzq7+tgvJ0&#10;zuqjub6VfLtUgU+HitKDUov5tN+ACDSFf/Gf+6gVrLI4P56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48PHBAAAA3AAAAA8AAAAAAAAAAAAAAAAAmAIAAGRycy9kb3du&#10;cmV2LnhtbFBLBQYAAAAABAAEAPUAAACGAwAAAAA=&#10;" fillcolor="#fbedd8" stroked="f"/>
                <v:rect id="Rectangle 218" o:spid="_x0000_s1241" style="position:absolute;left:21374;top:31254;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GWMQA&#10;AADcAAAADwAAAGRycy9kb3ducmV2LnhtbESPQWvCQBSE74L/YXlCL1I3aUUkdQ0ilpZexOihx0f2&#10;mQ3Nvg27a0z/fbdQ6HGYmW+YTTnaTgzkQ+tYQb7IQBDXTrfcKLicXx/XIEJE1tg5JgXfFKDcTicb&#10;LLS784mGKjYiQTgUqMDE2BdShtqQxbBwPXHyrs5bjEn6RmqP9wS3nXzKspW02HJaMNjT3lD9Vd2s&#10;Asv9m26reTiaj7D/HOjgh+tBqYfZuHsBEWmM/+G/9rtW8LzM4fdMO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6RljEAAAA3AAAAA8AAAAAAAAAAAAAAAAAmAIAAGRycy9k&#10;b3ducmV2LnhtbFBLBQYAAAAABAAEAPUAAACJAwAAAAA=&#10;" fillcolor="#fbedd7" stroked="f"/>
                <v:rect id="Rectangle 219" o:spid="_x0000_s1242" style="position:absolute;left:21374;top:31388;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NwhcUA&#10;AADcAAAADwAAAGRycy9kb3ducmV2LnhtbESPT2uDQBTE74F+h+UVeotr/iI2m1AKQg+lNJpAjw/3&#10;RUX3rbirsd++Wyj0OMzMb5jDaTadmGhwjWUFqygGQVxa3XCl4FJkywSE88gaO8uk4JscnI4PiwOm&#10;2t75TFPuKxEg7FJUUHvfp1K6siaDLrI9cfBudjDogxwqqQe8B7jp5DqO99Jgw2Ghxp5eayrbfDQK&#10;3mV72WdZ0jZXuRv7zfz18VlslXp6nF+eQXia/X/4r/2mFWy2a/g9E46AP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3CFxQAAANwAAAAPAAAAAAAAAAAAAAAAAJgCAABkcnMv&#10;ZG93bnJldi54bWxQSwUGAAAAAAQABAD1AAAAigMAAAAA&#10;" fillcolor="#faecd6" stroked="f"/>
                <v:rect id="Rectangle 220" o:spid="_x0000_s1243" style="position:absolute;left:21374;top:31584;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foccA&#10;AADcAAAADwAAAGRycy9kb3ducmV2LnhtbESPQWvCQBSE7wX/w/IEL6VuoiXU6CpBCPSQtqitXh/Z&#10;ZxLMvg3ZVdN/3y0Uehxm5htmtRlMK27Uu8aygngagSAurW64UvB5yJ9eQDiPrLG1TAq+ycFmPXpY&#10;YartnXd02/tKBAi7FBXU3neplK6syaCb2o44eGfbG/RB9pXUPd4D3LRyFkWJNNhwWKixo21N5WV/&#10;NQpMoT+GRZ5dkuK9i05f8TF/fJspNRkP2RKEp8H/h//ar1rB/HkOv2fCE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t36HHAAAA3AAAAA8AAAAAAAAAAAAAAAAAmAIAAGRy&#10;cy9kb3ducmV2LnhtbFBLBQYAAAAABAAEAPUAAACMAwAAAAA=&#10;" fillcolor="#faecd5" stroked="f"/>
                <v:rect id="Rectangle 221" o:spid="_x0000_s1244" style="position:absolute;left:21374;top:31654;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R7sQA&#10;AADcAAAADwAAAGRycy9kb3ducmV2LnhtbESPQWsCMRSE70L/Q3iCN81abZHVKEURvWoLxdtj89wN&#10;bl62m7gb/70pFHocZuYbZrWJthYdtd44VjCdZCCIC6cNlwq+PvfjBQgfkDXWjknBgzxs1i+DFeba&#10;9Xyi7hxKkSDsc1RQhdDkUvqiIot+4hri5F1dazEk2ZZSt9gnuK3la5a9S4uG00KFDW0rKm7nu1XQ&#10;vxXyuOhuO/NziYdHvGxPu2+j1GgYP5YgAsXwH/5rH7WC2XwOv2fS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mke7EAAAA3AAAAA8AAAAAAAAAAAAAAAAAmAIAAGRycy9k&#10;b3ducmV2LnhtbFBLBQYAAAAABAAEAPUAAACJAwAAAAA=&#10;" fillcolor="#faebd5" stroked="f"/>
                <v:rect id="Rectangle 222" o:spid="_x0000_s1245" style="position:absolute;left:21374;top:31781;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PtscUA&#10;AADcAAAADwAAAGRycy9kb3ducmV2LnhtbESPT2vCQBTE7wW/w/IEb3WT2gZJs0rVFtqjWtHjI/vy&#10;h2bfhuwa0356VxB6HGbmN0y2HEwjeupcbVlBPI1AEOdW11wq+N5/PM5BOI+ssbFMCn7JwXIxesgw&#10;1fbCW+p3vhQBwi5FBZX3bSqlyysy6Ka2JQ5eYTuDPsiulLrDS4CbRj5FUSIN1hwWKmxpXVH+szsb&#10;BVt3ZPMXJ6tVETftV3/av58PG6Um4+HtFYSnwf+H7+1PrWD2/AK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0+2xxQAAANwAAAAPAAAAAAAAAAAAAAAAAJgCAABkcnMv&#10;ZG93bnJldi54bWxQSwUGAAAAAAQABAD1AAAAigMAAAAA&#10;" fillcolor="#faebd4" stroked="f"/>
                <v:rect id="Rectangle 223" o:spid="_x0000_s1246" style="position:absolute;left:21374;top:31915;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TDPsUA&#10;AADcAAAADwAAAGRycy9kb3ducmV2LnhtbESPwWrDMBBE74H+g9hCb4mctCTBjWyMIbT0lCb5gMXa&#10;yibWyraU2OnXV4VCj8PMvGF2+WRbcaPBN44VLBcJCOLK6YaNgvNpP9+C8AFZY+uYFNzJQ549zHaY&#10;ajfyJ92OwYgIYZ+igjqELpXSVzVZ9AvXEUfvyw0WQ5SDkXrAMcJtK1dJspYWG44LNXZU1lRdjler&#10;oJRv+ruX91VVboryMHYfm4PplXp6nIpXEIGm8B/+a79rBc8va/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MM+xQAAANwAAAAPAAAAAAAAAAAAAAAAAJgCAABkcnMv&#10;ZG93bnJldi54bWxQSwUGAAAAAAQABAD1AAAAigMAAAAA&#10;" fillcolor="#faebd3" stroked="f"/>
                <v:rect id="Rectangle 224" o:spid="_x0000_s1247" style="position:absolute;left:21374;top:32118;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1sQA&#10;AADcAAAADwAAAGRycy9kb3ducmV2LnhtbESPQWvCQBSE7wX/w/IEb3VTDSakrlIqijdbW6XHR/Y1&#10;G8y+DdlV4793hUKPw8x8w8yXvW3EhTpfO1bwMk5AEJdO11wp+P5aP+cgfEDW2DgmBTfysFwMnuZY&#10;aHflT7rsQyUihH2BCkwIbSGlLw1Z9GPXEkfv13UWQ5RdJXWH1wi3jZwkyUxarDkuGGzp3VB52p+t&#10;gp/V6ZinLE3+cchmuzTbrKyfKDUa9m+vIAL14T/8195qBdM0g8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QRNbEAAAA3AAAAA8AAAAAAAAAAAAAAAAAmAIAAGRycy9k&#10;b3ducmV2LnhtbFBLBQYAAAAABAAEAPUAAACJAwAAAAA=&#10;" fillcolor="#faead2" stroked="f"/>
                <v:rect id="Rectangle 225" o:spid="_x0000_s1248" style="position:absolute;left:21374;top:32181;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nor0A&#10;AADcAAAADwAAAGRycy9kb3ducmV2LnhtbERPyQrCMBC9C/5DGMGbpq5INYooghcRl4u3oRnbYjMp&#10;TdT49+YgeHy8fbEKphIvalxpWcGgn4AgzqwuOVdwvex6MxDOI2usLJOCDzlYLdutBabavvlEr7PP&#10;RQxhl6KCwvs6ldJlBRl0fVsTR+5uG4M+wiaXusF3DDeVHCbJVBosOTYUWNOmoOxxfhoF7jjItK5n&#10;Qx/C7X477g7biTko1e2E9RyEp+D/4p97rxWMxnFtPBOP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oPnor0AAADcAAAADwAAAAAAAAAAAAAAAACYAgAAZHJzL2Rvd25yZXYu&#10;eG1sUEsFBgAAAAAEAAQA9QAAAIIDAAAAAA==&#10;" fillcolor="#faead1" stroked="f"/>
                <v:rect id="Rectangle 226" o:spid="_x0000_s1249" style="position:absolute;left:21374;top:32448;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NzcQA&#10;AADcAAAADwAAAGRycy9kb3ducmV2LnhtbESP0YrCMBRE34X9h3AXfNN0tyq1GqUoC76IWP2AS3Nt&#10;yzY3pclq3a83guDjMDNnmOW6N424Uudqywq+xhEI4sLqmksF59PPKAHhPLLGxjIpuJOD9epjsMRU&#10;2xsf6Zr7UgQIuxQVVN63qZSuqMigG9uWOHgX2xn0QXal1B3eAtw08juKZtJgzWGhwpY2FRW/+Z9R&#10;UG6ntojjzf6eZfv/c3tITKMTpYaffbYA4an37/CrvdMK4skcnm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1Tc3EAAAA3AAAAA8AAAAAAAAAAAAAAAAAmAIAAGRycy9k&#10;b3ducmV2LnhtbFBLBQYAAAAABAAEAPUAAACJAwAAAAA=&#10;" fillcolor="#fae9d0" stroked="f"/>
                <v:rect id="Rectangle 227" o:spid="_x0000_s1250" style="position:absolute;left:21374;top:32512;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f5MIA&#10;AADcAAAADwAAAGRycy9kb3ducmV2LnhtbERPTWvCQBC9F/wPywje6kZLqkRXkYrooVSMgtchOybR&#10;7GzIrkn8991DocfH+16ue1OJlhpXWlYwGUcgiDOrS84VXM679zkI55E1VpZJwYscrFeDtyUm2nZ8&#10;ojb1uQgh7BJUUHhfJ1K6rCCDbmxr4sDdbGPQB9jkUjfYhXBTyWkUfUqDJYeGAmv6Kih7pE+jYLsv&#10;t3Hc7eXs7n6+TTptrztzVGo07DcLEJ56/y/+cx+0go84zA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N5/kwgAAANwAAAAPAAAAAAAAAAAAAAAAAJgCAABkcnMvZG93&#10;bnJldi54bWxQSwUGAAAAAAQABAD1AAAAhwMAAAAA&#10;" fillcolor="#fae9cf" stroked="f"/>
                <v:rect id="Rectangle 228" o:spid="_x0000_s1251" style="position:absolute;left:21374;top:32708;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yMIA&#10;AADcAAAADwAAAGRycy9kb3ducmV2LnhtbESPQYvCMBSE7wv+h/AEb2taZRepRhFR8CDLrlbPj+bZ&#10;FpuXkkSt/94sCB6HmfmGmS0604gbOV9bVpAOExDEhdU1lwryw+ZzAsIHZI2NZVLwIA+Lee9jhpm2&#10;d/6j2z6UIkLYZ6igCqHNpPRFRQb90LbE0TtbZzBE6UqpHd4j3DRylCTf0mDNcaHCllYVFZf91ShA&#10;7OrtOnePY37alcuf35TTXaPUoN8tpyACdeEdfrW3WsH4K4X/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OH/IwgAAANwAAAAPAAAAAAAAAAAAAAAAAJgCAABkcnMvZG93&#10;bnJldi54bWxQSwUGAAAAAAQABAD1AAAAhwMAAAAA&#10;" fillcolor="#f9e8ce" stroked="f"/>
                <v:rect id="Rectangle 229" o:spid="_x0000_s1252" style="position:absolute;left:21374;top:3284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j0p8YA&#10;AADcAAAADwAAAGRycy9kb3ducmV2LnhtbESPQWvCQBSE7wX/w/KEXorZxNJSoqvYQknBXkyL4O2R&#10;fSbB7Nuwu5r4791CweMwM98wy/VoOnEh51vLCrIkBUFcWd1yreD353P2BsIHZI2dZVJwJQ/r1eRh&#10;ibm2A+/oUoZaRAj7HBU0IfS5lL5qyKBPbE8cvaN1BkOUrpba4RDhppPzNH2VBluOCw329NFQdSrP&#10;RkFxyIZ92Z/fi6drV+y+M5ducKvU43TcLEAEGsM9/N/+0gqeX+bwdyYe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j0p8YAAADcAAAADwAAAAAAAAAAAAAAAACYAgAAZHJz&#10;L2Rvd25yZXYueG1sUEsFBgAAAAAEAAQA9QAAAIsDAAAAAA==&#10;" fillcolor="#f9e8cd" stroked="f"/>
                <v:rect id="Rectangle 230" o:spid="_x0000_s1253" style="position:absolute;left:21374;top:33045;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ojsMA&#10;AADcAAAADwAAAGRycy9kb3ducmV2LnhtbESPQYvCMBSE74L/ITxhb5quWpFqFJVdEDxZd/X6aJ5t&#10;2ealNNF2/70RBI/DzHzDLNedqcSdGldaVvA5ikAQZ1aXnCv4OX0P5yCcR9ZYWSYF/+Rgver3lpho&#10;2/KR7qnPRYCwS1BB4X2dSOmyggy6ka2Jg3e1jUEfZJNL3WAb4KaS4yiaSYMlh4UCa9oVlP2lN6Pg&#10;YNKtj+Ov9nwaHy88rfWcfrVSH4NuswDhqfPv8Ku91wom8QSe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VojsMAAADcAAAADwAAAAAAAAAAAAAAAACYAgAAZHJzL2Rv&#10;d25yZXYueG1sUEsFBgAAAAAEAAQA9QAAAIgDAAAAAA==&#10;" fillcolor="#f9e8cc" stroked="f"/>
                <v:rect id="Rectangle 231" o:spid="_x0000_s1254" style="position:absolute;left:21374;top:3317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zvUMYA&#10;AADcAAAADwAAAGRycy9kb3ducmV2LnhtbESPQWvCQBSE74L/YXlCb7qxtVKiGxGhJQcpaoXS22v2&#10;uQnJvk2zq8Z/3xUKPQ4z8w2zXPW2ERfqfOVYwXSSgCAunK7YKDh+vI5fQPiArLFxTApu5GGVDQdL&#10;TLW78p4uh2BEhLBPUUEZQptK6YuSLPqJa4mjd3KdxRBlZ6Tu8BrhtpGPSTKXFiuOCyW2tCmpqA9n&#10;q+DbHd/PJr/53c+bCfX2K/+cr3OlHkb9egEiUB/+w3/tXCt4ep7B/Uw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zvUMYAAADcAAAADwAAAAAAAAAAAAAAAACYAgAAZHJz&#10;L2Rvd25yZXYueG1sUEsFBgAAAAAEAAQA9QAAAIsDAAAAAA==&#10;" fillcolor="#f9e7cb" stroked="f"/>
                <v:rect id="Rectangle 232" o:spid="_x0000_s1255" style="position:absolute;left:21374;top:33375;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wisMA&#10;AADcAAAADwAAAGRycy9kb3ducmV2LnhtbESPT2vCQBTE7wW/w/KE3pqNiv0Ts4oIltKbqd5fs6/Z&#10;YPZt2F1N/PZuodDjMDO/YcrNaDtxJR9axwpmWQ6CuHa65UbB8Wv/9AoiRGSNnWNScKMAm/XkocRC&#10;u4EPdK1iIxKEQ4EKTIx9IWWoDVkMmeuJk/fjvMWYpG+k9jgkuO3kPM+fpcWW04LBnnaG6nN1sQp2&#10;4fP77fQy09vhvXIH6kxjySj1OB23KxCRxvgf/mt/aAWL5RJ+z6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FwisMAAADcAAAADwAAAAAAAAAAAAAAAACYAgAAZHJzL2Rv&#10;d25yZXYueG1sUEsFBgAAAAAEAAQA9QAAAIgDAAAAAA==&#10;" fillcolor="#f9e7ca" stroked="f"/>
                <v:rect id="Rectangle 233" o:spid="_x0000_s1256" style="position:absolute;left:21374;top:33508;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H3i8IA&#10;AADcAAAADwAAAGRycy9kb3ducmV2LnhtbESPQWvCQBSE74L/YXlCb2ZTS0ObuooILblWe/D4yL4k&#10;S7Nvw+4a0/56VxA8DjPzDbPeTrYXI/lgHCt4znIQxLXThlsFP8fP5RuIEJE19o5JwR8F2G7mszWW&#10;2l34m8ZDbEWCcChRQRfjUEoZ6o4shswNxMlrnLcYk/St1B4vCW57ucrzQlo0nBY6HGjfUf17OFsF&#10;5n/wjtC8y8YH/zVWjo+nk1JPi2n3ASLSFB/he7vSCl5eC7idSUdA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UfeLwgAAANwAAAAPAAAAAAAAAAAAAAAAAJgCAABkcnMvZG93&#10;bnJldi54bWxQSwUGAAAAAAQABAD1AAAAhwMAAAAA&#10;" fillcolor="#f9e6c9" stroked="f"/>
                <v:rect id="Rectangle 234" o:spid="_x0000_s1257" style="position:absolute;left:21374;top:33705;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F+MUA&#10;AADcAAAADwAAAGRycy9kb3ducmV2LnhtbESPQWvCQBSE70L/w/IK3ppNlZg2dRURBaEUbNJLb4/s&#10;axLMvg3ZNYn/vlsoeBxm5htmvZ1MKwbqXWNZwXMUgyAurW64UvBVHJ9eQDiPrLG1TApu5GC7eZit&#10;MdN25E8acl+JAGGXoYLa+y6T0pU1GXSR7YiD92N7gz7IvpK6xzHATSsXcbySBhsOCzV2tK+pvORX&#10;o+CyepeLb/bJZK7ntBji/PDx2ig1f5x2byA8Tf4e/m+ftIJlksL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IX4xQAAANwAAAAPAAAAAAAAAAAAAAAAAJgCAABkcnMv&#10;ZG93bnJldi54bWxQSwUGAAAAAAQABAD1AAAAigMAAAAA&#10;" fillcolor="#f9e6c8" stroked="f"/>
                <v:rect id="Rectangle 235" o:spid="_x0000_s1258" style="position:absolute;left:21374;top:33769;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ZpcMA&#10;AADcAAAADwAAAGRycy9kb3ducmV2LnhtbERPTWvCQBC9C/0Pywi9NRuV1hCzShVaAvbQ2oI5Dtlp&#10;EpqdDdlNjP/ePRQ8Pt53tptMK0bqXWNZwSKKQRCXVjdcKfj5fntKQDiPrLG1TAqu5GC3fZhlmGp7&#10;4S8aT74SIYRdigpq77tUSlfWZNBFtiMO3K/tDfoA+0rqHi8h3LRyGccv0mDDoaHGjg41lX+nwSgo&#10;3Lkd8g9ZHPPP/XV9WPE6eWelHufT6waEp8nfxf/uXCtYPYe14Uw4An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ZpcMAAADcAAAADwAAAAAAAAAAAAAAAACYAgAAZHJzL2Rv&#10;d25yZXYueG1sUEsFBgAAAAAEAAQA9QAAAIgDAAAAAA==&#10;" fillcolor="#f9e5c7" stroked="f"/>
                <v:rect id="Rectangle 236" o:spid="_x0000_s1259" style="position:absolute;left:21374;top:34036;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Uh/8QA&#10;AADcAAAADwAAAGRycy9kb3ducmV2LnhtbESP0WoCMRRE3wv+Q7iCbzVbxVJXo6hg9aWUbv2A6+a6&#10;Wbq5WTdp3P59IxT6OMzMGWa57m0jInW+dqzgaZyBIC6drrlScPrcP76A8AFZY+OYFPyQh/Vq8LDE&#10;XLsbf1AsQiUShH2OCkwIbS6lLw1Z9GPXEifv4jqLIcmukrrDW4LbRk6y7FlarDktGGxpZ6j8Kr6t&#10;gtfqfXvFPh5MnBZyP7le3s4uKjUa9psFiEB9+A//tY9awXQ2h/uZd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1If/EAAAA3AAAAA8AAAAAAAAAAAAAAAAAmAIAAGRycy9k&#10;b3ducmV2LnhtbFBLBQYAAAAABAAEAPUAAACJAwAAAAA=&#10;" fillcolor="#f9e5c6" stroked="f"/>
                <v:rect id="Rectangle 237" o:spid="_x0000_s1260" style="position:absolute;left:21374;top:34099;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Yi/cIA&#10;AADcAAAADwAAAGRycy9kb3ducmV2LnhtbERPz2vCMBS+C/sfwht4s6kKOjqjiCioc4epu781b21Y&#10;81KbaOt/vxwEjx/f79mis5W4UeONYwXDJAVBnDttuFBwPm0GbyB8QNZYOSYFd/KwmL/0Zphp1/IX&#10;3Y6hEDGEfYYKyhDqTEqfl2TRJ64mjtyvayyGCJtC6gbbGG4rOUrTibRoODaUWNOqpPzveLUKLj+5&#10;39XT0/n7Y28+D+Y67tYtK9V/7ZbvIAJ14Sl+uLdawXgS58cz8Qj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iL9wgAAANwAAAAPAAAAAAAAAAAAAAAAAJgCAABkcnMvZG93&#10;bnJldi54bWxQSwUGAAAAAAQABAD1AAAAhwMAAAAA&#10;" fillcolor="#f8e5c5" stroked="f"/>
                <v:rect id="Rectangle 238" o:spid="_x0000_s1261" style="position:absolute;left:21374;top:34232;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pUMQA&#10;AADcAAAADwAAAGRycy9kb3ducmV2LnhtbESPzWrDMBCE74W8g9hAbo3sBoJxI4e2kNAek/bg49ra&#10;+qfWykhq7Lx9FQj0OMzMN8xuP5tBXMj5zrKCdJ2AIK6t7rhR8PV5eMxA+ICscbBMCq7kYV8sHnaY&#10;azvxiS7n0IgIYZ+jgjaEMZfS1y0Z9Gs7Ekfv2zqDIUrXSO1winAzyKck2UqDHceFFkd6a6n+Of8a&#10;BR+HrK+69FrasjpmZW9Pbjq+KrVazi/PIALN4T98b79rBZttCrcz8Qj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d6VDEAAAA3AAAAA8AAAAAAAAAAAAAAAAAmAIAAGRycy9k&#10;b3ducmV2LnhtbFBLBQYAAAAABAAEAPUAAACJAwAAAAA=&#10;" fillcolor="#f8e4c5" stroked="f"/>
                <v:rect id="Rectangle 239" o:spid="_x0000_s1262" style="position:absolute;left:21374;top:34302;width:16351;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TksQA&#10;AADcAAAADwAAAGRycy9kb3ducmV2LnhtbESPT4vCMBTE74LfITzBm6Z2F5FqFFFcPCyI//H2aJ5t&#10;sXkpTdTut98IgsdhZn7DTGaNKcWDaldYVjDoRyCIU6sLzhQc9qveCITzyBpLy6TgjxzMpu3WBBNt&#10;n7ylx85nIkDYJagg975KpHRpTgZd31bEwbva2qAPss6krvEZ4KaUcRQNpcGCw0KOFS1ySm+7u1FQ&#10;4PV8vG8Oly1vvn8X81P8s18apbqdZj4G4anxn/C7vdYKvoYxvM6EI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KU5LEAAAA3AAAAA8AAAAAAAAAAAAAAAAAmAIAAGRycy9k&#10;b3ducmV2LnhtbFBLBQYAAAAABAAEAPUAAACJAwAAAAA=&#10;" fillcolor="#f8e4c4" stroked="f"/>
                <v:rect id="Rectangle 240" o:spid="_x0000_s1263" style="position:absolute;left:21374;top:34563;width:16351;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ZmcMA&#10;AADcAAAADwAAAGRycy9kb3ducmV2LnhtbESPzWrDMBCE74W+g9hCb41sJ5jWjWxKIdAc83PIcbE2&#10;lom1MpYaO3n6KBDIcZiZb5hlNdlOnGnwrWMF6SwBQVw73XKjYL9bfXyC8AFZY+eYFFzIQ1W+viyx&#10;0G7kDZ23oRERwr5ABSaEvpDS14Ys+pnriaN3dIPFEOXQSD3gGOG2k1mS5NJiy3HBYE+/hurT9t8q&#10;GL+O11S3p4XL7IH12qwxD71S72/TzzeIQFN4hh/tP61gns/hfiYeAV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JZmcMAAADcAAAADwAAAAAAAAAAAAAAAACYAgAAZHJzL2Rv&#10;d25yZXYueG1sUEsFBgAAAAAEAAQA9QAAAIgDAAAAAA==&#10;" fillcolor="#f8e3c3" stroked="f"/>
                <v:rect id="Rectangle 241" o:spid="_x0000_s1264" style="position:absolute;left:21374;top:34632;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sVcMA&#10;AADcAAAADwAAAGRycy9kb3ducmV2LnhtbESP3WrCQBSE7wu+w3KE3tUTfwgaXUUKSnvRgtEHOGSP&#10;STB7NmS3Mb59Vyj0cpiZb5jNbrCN6rnztRMN00kCiqVwppZSw+V8eFuC8oHEUOOENTzYw247etlQ&#10;ZtxdTtznoVQRIj4jDVUIbYboi4ot+YlrWaJ3dZ2lEGVXounoHuG2wVmSpGiplrhQUcvvFRe3/Mdq&#10;mB0xryXNl1h8fpvj16p/nD1q/Toe9mtQgYfwH/5rfxgN83QBzzPxCOD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sVcMAAADcAAAADwAAAAAAAAAAAAAAAACYAgAAZHJzL2Rv&#10;d25yZXYueG1sUEsFBgAAAAAEAAQA9QAAAIgDAAAAAA==&#10;" fillcolor="#f8e3c2" stroked="f"/>
                <v:shape id="Freeform 242" o:spid="_x0000_s1265" style="position:absolute;left:21374;top:28009;width:16281;height:6687;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7R7scA&#10;AADcAAAADwAAAGRycy9kb3ducmV2LnhtbESP3WoCMRSE7wu+QzgF72q2lqqsRim2QrFI8Qf08rg5&#10;7i5uTpYkddc+fSMUvBxm5htmMmtNJS7kfGlZwXMvAUGcWV1yrmC3XTyNQPiArLGyTAqu5GE27TxM&#10;MNW24TVdNiEXEcI+RQVFCHUqpc8KMuh7tiaO3sk6gyFKl0vtsIlwU8l+kgykwZLjQoE1zQvKzpsf&#10;o+C4H7oDfcvVR/N+Wv4Oj9f+Vz5XqvvYvo1BBGrDPfzf/tQKXgavcDsTj4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O0e7HAAAA3AAAAA8AAAAAAAAAAAAAAAAAmAIAAGRy&#10;cy9kb3ducmV2LnhtbFBLBQYAAAAABAAEAPUAAACMAwAAAAA=&#10;" path="m3896,v23,,40,18,40,40l3936,40r,1536l3936,1576v,23,-17,40,-40,40c3896,1616,3896,1616,3896,1616r,l40,1616r,c18,1616,,1599,,1576r,l,40c,18,18,,40,r,l3896,xe" filled="f" strokeweight=".5pt">
                  <v:stroke endcap="round"/>
                  <v:path arrowok="t" o:connecttype="custom" o:connectlocs="1611594,0;1628140,16551;1628140,16551;1628140,652104;1628140,652104;1611594,668655;1611594,668655;1611594,668655;16546,668655;16546,668655;0,652104;0,652104;0,16551;16546,0;16546,0;1611594,0" o:connectangles="0,0,0,0,0,0,0,0,0,0,0,0,0,0,0,0"/>
                </v:shape>
                <v:rect id="Rectangle 243" o:spid="_x0000_s1266" style="position:absolute;left:28460;top:28409;width:1912;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QMEA&#10;AADcAAAADwAAAGRycy9kb3ducmV2LnhtbESP3YrCMBSE7xd8h3AE79ZUh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lCUDBAAAA3AAAAA8AAAAAAAAAAAAAAAAAmAIAAGRycy9kb3du&#10;cmV2LnhtbFBLBQYAAAAABAAEAPUAAACGAwAAAAA=&#10;" filled="f" stroked="f">
                  <v:textbox style="mso-fit-shape-to-text:t" inset="0,0,0,0">
                    <w:txbxContent>
                      <w:p w14:paraId="1E4C8124" w14:textId="30A280D6" w:rsidR="00AC02F9" w:rsidRDefault="00AC02F9">
                        <w:r>
                          <w:rPr>
                            <w:rFonts w:ascii="Arial" w:hAnsi="Arial" w:cs="Arial"/>
                            <w:color w:val="000000"/>
                            <w:sz w:val="10"/>
                            <w:szCs w:val="10"/>
                          </w:rPr>
                          <w:t>«type»</w:t>
                        </w:r>
                      </w:p>
                    </w:txbxContent>
                  </v:textbox>
                </v:rect>
                <v:rect id="Rectangle 244" o:spid="_x0000_s1267" style="position:absolute;left:26873;top:29267;width:490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28IA&#10;AADcAAAADwAAAGRycy9kb3ducmV2LnhtbESPzYoCMRCE74LvEFrYm2ZUcGXWKCIIKl4c9wGaSc8P&#10;Jp0hyTqzb78RhD0WVfUVtdkN1ogn+dA6VjCfZSCIS6dbrhV834/TNYgQkTUax6TglwLstuPRBnPt&#10;er7Rs4i1SBAOOSpoYuxyKUPZkMUwcx1x8irnLcYkfS21xz7BrZGLLFtJiy2nhQY7OjRUPoofq0De&#10;i2O/LozP3GVRXc35dKvIKfUxGfZfICIN8T/8bp+0guXq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6azbwgAAANwAAAAPAAAAAAAAAAAAAAAAAJgCAABkcnMvZG93&#10;bnJldi54bWxQSwUGAAAAAAQABAD1AAAAhwMAAAAA&#10;" filled="f" stroked="f">
                  <v:textbox style="mso-fit-shape-to-text:t" inset="0,0,0,0">
                    <w:txbxContent>
                      <w:p w14:paraId="65354D3C" w14:textId="7C58DB63" w:rsidR="00AC02F9" w:rsidRDefault="00AC02F9">
                        <w:r>
                          <w:rPr>
                            <w:rFonts w:ascii="Arial" w:hAnsi="Arial" w:cs="Arial"/>
                            <w:b/>
                            <w:bCs/>
                            <w:color w:val="000000"/>
                            <w:sz w:val="10"/>
                            <w:szCs w:val="10"/>
                          </w:rPr>
                          <w:t>MaterialRelation</w:t>
                        </w:r>
                      </w:p>
                    </w:txbxContent>
                  </v:textbox>
                </v:rect>
                <v:line id="Line 245" o:spid="_x0000_s1268" style="position:absolute;visibility:visible;mso-wrap-style:square" from="21374,30460" to="37655,3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1E68MAAADcAAAADwAAAGRycy9kb3ducmV2LnhtbERPz2vCMBS+C/sfwhvspuksdLUaRYSO&#10;nQY6YddH82zqmpfSZG3Xv345DHb8+H7vDpNtxUC9bxwreF4lIIgrpxuuFVw/ymUOwgdkja1jUvBD&#10;Hg77h8UOC+1GPtNwCbWIIewLVGBC6AopfWXIol+5jjhyN9dbDBH2tdQ9jjHctnKdJJm02HBsMNjR&#10;yVD1dfm2Ck7T/VwOr/PL/L6+Vibd1J9ZflTq6XE6bkEEmsK/+M/9phWkWVwbz8Qj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NROvDAAAA3AAAAA8AAAAAAAAAAAAA&#10;AAAAoQIAAGRycy9kb3ducmV2LnhtbFBLBQYAAAAABAAEAPkAAACRAwAAAAA=&#10;" strokeweight=".5pt">
                  <v:stroke endcap="round"/>
                </v:line>
                <v:rect id="Rectangle 246" o:spid="_x0000_s1269" style="position:absolute;left:22237;top:30988;width:3074;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dMsIA&#10;AADcAAAADwAAAGRycy9kb3ducmV2LnhtbESPzYoCMRCE74LvEFrwphkV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p0ywgAAANwAAAAPAAAAAAAAAAAAAAAAAJgCAABkcnMvZG93&#10;bnJldi54bWxQSwUGAAAAAAQABAD1AAAAhwMAAAAA&#10;" filled="f" stroked="f">
                  <v:textbox style="mso-fit-shape-to-text:t" inset="0,0,0,0">
                    <w:txbxContent>
                      <w:p w14:paraId="77E55DF9" w14:textId="7CCE03BB" w:rsidR="00AC02F9" w:rsidRDefault="00AC02F9">
                        <w:r>
                          <w:rPr>
                            <w:rFonts w:ascii="Arial" w:hAnsi="Arial" w:cs="Arial"/>
                            <w:color w:val="000000"/>
                            <w:sz w:val="10"/>
                            <w:szCs w:val="10"/>
                          </w:rPr>
                          <w:t>«voidable»</w:t>
                        </w:r>
                      </w:p>
                    </w:txbxContent>
                  </v:textbox>
                </v:rect>
                <v:rect id="Rectangle 247" o:spid="_x0000_s1270" style="position:absolute;left:21710;top:31851;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icr8A&#10;AADcAAAADwAAAGRycy9kb3ducmV2LnhtbERPy4rCMBTdC/MP4Q7MTtNRUK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2aJyvwAAANwAAAAPAAAAAAAAAAAAAAAAAJgCAABkcnMvZG93bnJl&#10;di54bWxQSwUGAAAAAAQABAD1AAAAhAMAAAAA&#10;" filled="f" stroked="f">
                  <v:textbox style="mso-fit-shape-to-text:t" inset="0,0,0,0">
                    <w:txbxContent>
                      <w:p w14:paraId="06722A7A" w14:textId="7E5A5343" w:rsidR="00AC02F9" w:rsidRDefault="00AC02F9">
                        <w:r>
                          <w:rPr>
                            <w:rFonts w:ascii="Arial" w:hAnsi="Arial" w:cs="Arial"/>
                            <w:color w:val="3C3C3C"/>
                            <w:sz w:val="10"/>
                            <w:szCs w:val="10"/>
                          </w:rPr>
                          <w:t xml:space="preserve">+ </w:t>
                        </w:r>
                      </w:p>
                    </w:txbxContent>
                  </v:textbox>
                </v:rect>
                <v:rect id="Rectangle 248" o:spid="_x0000_s1271" style="position:absolute;left:22834;top:31851;width:126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UH6cIA&#10;AADcAAAADwAAAGRycy9kb3ducmV2LnhtbESPzYoCMRCE74LvEFrwphkV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lQfpwgAAANwAAAAPAAAAAAAAAAAAAAAAAJgCAABkcnMvZG93&#10;bnJldi54bWxQSwUGAAAAAAQABAD1AAAAhwMAAAAA&#10;" filled="f" stroked="f">
                  <v:textbox style="mso-fit-shape-to-text:t" inset="0,0,0,0">
                    <w:txbxContent>
                      <w:p w14:paraId="6A393D27" w14:textId="70C55ABE" w:rsidR="00AC02F9" w:rsidRDefault="00AC02F9">
                        <w:r>
                          <w:rPr>
                            <w:rFonts w:ascii="Arial" w:hAnsi="Arial" w:cs="Arial"/>
                            <w:color w:val="3C3C3C"/>
                            <w:sz w:val="10"/>
                            <w:szCs w:val="10"/>
                          </w:rPr>
                          <w:t>relationship: GeologicRelationshipTerm [0..1]</w:t>
                        </w:r>
                      </w:p>
                    </w:txbxContent>
                  </v:textbox>
                </v:rect>
                <v:rect id="Rectangle 249" o:spid="_x0000_s1272" style="position:absolute;left:21710;top:32708;width:375;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nsIA&#10;AADcAAAADwAAAGRycy9kb3ducmV2LnhtbESP3WoCMRSE7wXfIRzBO826Qi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5mewgAAANwAAAAPAAAAAAAAAAAAAAAAAJgCAABkcnMvZG93&#10;bnJldi54bWxQSwUGAAAAAAQABAD1AAAAhwMAAAAA&#10;" filled="f" stroked="f">
                  <v:textbox style="mso-fit-shape-to-text:t" inset="0,0,0,0">
                    <w:txbxContent>
                      <w:p w14:paraId="5E37145F" w14:textId="31E8D5E5" w:rsidR="00AC02F9" w:rsidRDefault="00AC02F9">
                        <w:r>
                          <w:rPr>
                            <w:rFonts w:ascii="Arial" w:hAnsi="Arial" w:cs="Arial"/>
                            <w:color w:val="3C3C3C"/>
                            <w:sz w:val="10"/>
                            <w:szCs w:val="10"/>
                          </w:rPr>
                          <w:t xml:space="preserve">+ </w:t>
                        </w:r>
                      </w:p>
                    </w:txbxContent>
                  </v:textbox>
                </v:rect>
                <v:rect id="Rectangle 250" o:spid="_x0000_s1273" style="position:absolute;left:22834;top:32708;width:10274;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8BcIA&#10;AADcAAAADwAAAGRycy9kb3ducmV2LnhtbESPzYoCMRCE74LvEFrwphkV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zwFwgAAANwAAAAPAAAAAAAAAAAAAAAAAJgCAABkcnMvZG93&#10;bnJldi54bWxQSwUGAAAAAAQABAD1AAAAhwMAAAAA&#10;" filled="f" stroked="f">
                  <v:textbox style="mso-fit-shape-to-text:t" inset="0,0,0,0">
                    <w:txbxContent>
                      <w:p w14:paraId="4C626E80" w14:textId="46057B03" w:rsidR="00AC02F9" w:rsidRDefault="00AC02F9">
                        <w:r>
                          <w:rPr>
                            <w:rFonts w:ascii="Arial" w:hAnsi="Arial" w:cs="Arial"/>
                            <w:color w:val="3C3C3C"/>
                            <w:sz w:val="10"/>
                            <w:szCs w:val="10"/>
                          </w:rPr>
                          <w:t>sourceRole: RelationRoleTerm [0..1]</w:t>
                        </w:r>
                      </w:p>
                    </w:txbxContent>
                  </v:textbox>
                </v:rect>
                <v:rect id="Rectangle 251" o:spid="_x0000_s1274" style="position:absolute;left:21710;top:33572;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kccIA&#10;AADcAAAADwAAAGRycy9kb3ducmV2LnhtbESP3WoCMRSE7wu+QziCdzWrF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4qRxwgAAANwAAAAPAAAAAAAAAAAAAAAAAJgCAABkcnMvZG93&#10;bnJldi54bWxQSwUGAAAAAAQABAD1AAAAhwMAAAAA&#10;" filled="f" stroked="f">
                  <v:textbox style="mso-fit-shape-to-text:t" inset="0,0,0,0">
                    <w:txbxContent>
                      <w:p w14:paraId="5B4D05F8" w14:textId="4A9C126B" w:rsidR="00AC02F9" w:rsidRDefault="00AC02F9">
                        <w:r>
                          <w:rPr>
                            <w:rFonts w:ascii="Arial" w:hAnsi="Arial" w:cs="Arial"/>
                            <w:color w:val="3C3C3C"/>
                            <w:sz w:val="10"/>
                            <w:szCs w:val="10"/>
                          </w:rPr>
                          <w:t xml:space="preserve">+ </w:t>
                        </w:r>
                      </w:p>
                    </w:txbxContent>
                  </v:textbox>
                </v:rect>
                <v:rect id="Rectangle 252" o:spid="_x0000_s1275" style="position:absolute;left:22834;top:33572;width:99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B6sIA&#10;AADcAAAADwAAAGRycy9kb3ducmV2LnhtbESP3WoCMRSE7wu+QziCdzWrU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rgHqwgAAANwAAAAPAAAAAAAAAAAAAAAAAJgCAABkcnMvZG93&#10;bnJldi54bWxQSwUGAAAAAAQABAD1AAAAhwMAAAAA&#10;" filled="f" stroked="f">
                  <v:textbox style="mso-fit-shape-to-text:t" inset="0,0,0,0">
                    <w:txbxContent>
                      <w:p w14:paraId="607B7972" w14:textId="7833CDB2" w:rsidR="00AC02F9" w:rsidRDefault="00AC02F9">
                        <w:r>
                          <w:rPr>
                            <w:rFonts w:ascii="Arial" w:hAnsi="Arial" w:cs="Arial"/>
                            <w:color w:val="3C3C3C"/>
                            <w:sz w:val="10"/>
                            <w:szCs w:val="10"/>
                          </w:rPr>
                          <w:t>targetRole: RelationRoleTerm [0..1]</w:t>
                        </w:r>
                      </w:p>
                    </w:txbxContent>
                  </v:textbox>
                </v:rect>
                <v:shape id="Freeform 280" o:spid="_x0000_s1276" style="position:absolute;left:3505;top:20923;width:15424;height:3181;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cpFcQA&#10;AADcAAAADwAAAGRycy9kb3ducmV2LnhtbESP22oCMRRF3wv+QzhCX0STXigyGqVIS0dKS718wGFy&#10;OjM0ORmSqOPfG0Ho42ZfFnu+7J0VRwqx9azhYaJAEFfetFxr2O/ex1MQMSEbtJ5Jw5kiLBeDuzkW&#10;xp94Q8dtqkUe4VighialrpAyVg05jBPfEWfv1weHKctQSxPwlMedlY9KvUiHLWdCgx2tGqr+tgeX&#10;ud/lSL399F+rsD7ED2s/S8VB6/th/zoDkahP/+FbuzQantUTXM/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3KRXEAAAA3AAAAA8AAAAAAAAAAAAAAAAAmAIAAGRycy9k&#10;b3ducmV2LnhtbFBLBQYAAAAABAAEAPUAAACJAwAAAAA=&#10;" path="m3688,v23,,40,18,40,40l3728,40r,688l3728,728v,23,-17,40,-40,40c3688,768,3688,768,3688,768r,l40,768r,c18,768,,751,,728r,l,40c,18,18,,40,r,l3688,xe" fillcolor="#c1c6d3" strokeweight="0">
                  <v:path arrowok="t" o:connecttype="custom" o:connectlocs="1525865,0;1542415,16570;1542415,16570;1542415,301565;1542415,301565;1525865,318135;1525865,318135;1525865,318135;16550,318135;16550,318135;0,301565;0,301565;0,16570;16550,0;16550,0;1525865,0" o:connectangles="0,0,0,0,0,0,0,0,0,0,0,0,0,0,0,0"/>
                </v:shape>
                <v:rect id="Rectangle 281" o:spid="_x0000_s1277" style="position:absolute;left:3308;top:20726;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4OLcQA&#10;AADcAAAADwAAAGRycy9kb3ducmV2LnhtbESPT2vCQBTE70K/w/IKvZmNRUJIXUUtFunNWHJ+zb78&#10;qdm3Ibua+O27QqHHYWZ+w6w2k+nEjQbXWlawiGIQxKXVLdcKvs6HeQrCeWSNnWVScCcHm/XTbIWZ&#10;tiOf6Jb7WgQIuwwVNN73mZSubMigi2xPHLzKDgZ9kEMt9YBjgJtOvsZxIg22HBYa7GnfUHnJr0ZB&#10;URU7SnS+T9PPy0eVL37ev6uzUi/P0/YNhKfJ/4f/2ketYBkv4XEmH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uDi3EAAAA3AAAAA8AAAAAAAAAAAAAAAAAmAIAAGRycy9k&#10;b3ducmV2LnhtbFBLBQYAAAAABAAEAPUAAACJAwAAAAA=&#10;" fillcolor="#c5c5ff" stroked="f"/>
                <v:rect id="Rectangle 282" o:spid="_x0000_s1278" style="position:absolute;left:3308;top:20789;width:15488;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N0cMA&#10;AADcAAAADwAAAGRycy9kb3ducmV2LnhtbESPQWvCQBSE7wX/w/IK3urGYqtJXUUExR4bhV4f2dds&#10;SPZt2N3G+O+7gtDjMDPfMOvtaDsxkA+NYwXzWQaCuHK64VrB5Xx4WYEIEVlj55gU3CjAdjN5WmOh&#10;3ZW/aChjLRKEQ4EKTIx9IWWoDFkMM9cTJ+/HeYsxSV9L7fGa4LaTr1n2Li02nBYM9rQ3VLXlr1VQ&#10;evf92VpvlvlqqE9tyI/zS67U9HncfYCINMb/8KN90goW2Rvcz6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9N0cMAAADcAAAADwAAAAAAAAAAAAAAAACYAgAAZHJzL2Rv&#10;d25yZXYueG1sUEsFBgAAAAAEAAQA9QAAAIgDAAAAAA==&#10;" fillcolor="#e9e9ff" stroked="f"/>
                <v:rect id="Rectangle 283" o:spid="_x0000_s1279" style="position:absolute;left:3308;top:2145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BXsQA&#10;AADcAAAADwAAAGRycy9kb3ducmV2LnhtbESPUWvCMBSF34X9h3AHvmkyESedqbjBYDARVvcDrs1t&#10;U9bclCbaul9vhMEeD+ec73A229G14kJ9aDxreJorEMSlNw3XGr6P77M1iBCRDbaeScOVAmzzh8kG&#10;M+MH/qJLEWuRIBwy1GBj7DIpQ2nJYZj7jjh5le8dxiT7WpoehwR3rVwotZIOG04LFjt6s1T+FGen&#10;Qe2OtL/a4RNP8fX3MNTPSlUnraeP4+4FRKQx/of/2h9Gw1Kt4H4mHQG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ZQV7EAAAA3AAAAA8AAAAAAAAAAAAAAAAAmAIAAGRycy9k&#10;b3ducmV2LnhtbFBLBQYAAAAABAAEAPUAAACJAwAAAAA=&#10;" fillcolor="#e8e8ff" stroked="f"/>
                <v:rect id="Rectangle 284" o:spid="_x0000_s1280" style="position:absolute;left:3308;top:2152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obAcIA&#10;AADcAAAADwAAAGRycy9kb3ducmV2LnhtbESPQYvCMBSE7wv+h/AEb2uiyK5Uo6igeFiEVRGPj+bZ&#10;FpuX2kSt/94IgsdhZr5hxtPGluJGtS8ca+h1FQji1JmCMw373fJ7CMIHZIOlY9LwIA/TSetrjIlx&#10;d/6n2zZkIkLYJ6ghD6FKpPRpThZ911XE0Tu52mKIss6kqfEe4baUfaV+pMWC40KOFS1ySs/bq9Vw&#10;sX+7w3m1UPNivjpWfo9hg6h1p93MRiACNeETfrfXRsNA/cLrTDwC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yhsBwgAAANwAAAAPAAAAAAAAAAAAAAAAAJgCAABkcnMvZG93&#10;bnJldi54bWxQSwUGAAAAAAQABAD1AAAAhwMAAAAA&#10;" fillcolor="#e7e7ff" stroked="f"/>
                <v:rect id="Rectangle 285" o:spid="_x0000_s1281" style="position:absolute;left:3308;top:2159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XM78A&#10;AADcAAAADwAAAGRycy9kb3ducmV2LnhtbERPS0vDQBC+C/0Pywje2o1VSondhLYQLd7s4z5kxyQ0&#10;Oxt2t038985B8PjxvTfl5Hp1pxA7zwaeFxko4trbjhsD51M1X4OKCdli75kM/FCEspg9bDC3fuQv&#10;uh9ToySEY44G2pSGXOtYt+QwLvxALNy3Dw6TwNBoG3CUcNfrZZattMOOpaHFgfYt1dfjzUnvJ1Xr&#10;ztvx5VBTFfpd9bF7vxjz9Dht30AlmtK/+M99sAZeM1krZ+QI6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nFczvwAAANwAAAAPAAAAAAAAAAAAAAAAAJgCAABkcnMvZG93bnJl&#10;di54bWxQSwUGAAAAAAQABAD1AAAAhAMAAAAA&#10;" fillcolor="#e6e6ff" stroked="f"/>
                <v:rect id="Rectangle 286" o:spid="_x0000_s1282" style="position:absolute;left:3308;top:2165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AlMsYA&#10;AADcAAAADwAAAGRycy9kb3ducmV2LnhtbESP3WrCQBSE7wu+w3IK3pS6UYrY1FWCpaUX/iXtAxyy&#10;p0lo9mzMbmP06V1B8HKYmW+Y+bI3teiodZVlBeNRBII4t7riQsHP98fzDITzyBpry6TgRA6Wi8HD&#10;HGNtj5xSl/lCBAi7GBWU3jexlC4vyaAb2YY4eL+2NeiDbAupWzwGuKnlJIqm0mDFYaHEhlYl5X/Z&#10;v1GQZwmvu6ctUbb/3G2Sw3u/S89KDR/75A2Ep97fw7f2l1bwEr3C9Uw4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AlMsYAAADcAAAADwAAAAAAAAAAAAAAAACYAgAAZHJz&#10;L2Rvd25yZXYueG1sUEsFBgAAAAAEAAQA9QAAAIsDAAAAAA==&#10;" fillcolor="#e5e5ff" stroked="f"/>
                <v:rect id="Rectangle 287" o:spid="_x0000_s1283" style="position:absolute;left:3308;top:21717;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0msEA&#10;AADcAAAADwAAAGRycy9kb3ducmV2LnhtbERPTYvCMBC9C/sfwizsTdMui5SuUXShoChI1cMeh2Zs&#10;i82kJFHrvzcHwePjfc8Wg+nEjZxvLStIJwkI4srqlmsFp2MxzkD4gKyxs0wKHuRhMf8YzTDX9s4l&#10;3Q6hFjGEfY4KmhD6XEpfNWTQT2xPHLmzdQZDhK6W2uE9hptOfifJVBpsOTY02NNfQ9XlcDUKNuk+&#10;zY6dd9tdVhT/q7Lsk+ug1NfnsPwFEWgIb/HLvdYKftI4P56JR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0dJrBAAAA3AAAAA8AAAAAAAAAAAAAAAAAmAIAAGRycy9kb3du&#10;cmV2LnhtbFBLBQYAAAAABAAEAPUAAACGAwAAAAA=&#10;" fillcolor="#e4e4ff" stroked="f"/>
                <v:rect id="Rectangle 288" o:spid="_x0000_s1284" style="position:absolute;left:3308;top:2178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3Iw8IA&#10;AADcAAAADwAAAGRycy9kb3ducmV2LnhtbESP3WoCMRSE7wu+QziCdzWb+oNsjSJCwduqD3DYHHdT&#10;NydrEtf17ZtCwcthZr5h1tvBtaKnEK1nDWpagCCuvLFcazifvt5XIGJCNth6Jg1PirDdjN7WWBr/&#10;4G/qj6kWGcKxRA1NSl0pZawachinviPO3sUHhynLUEsT8JHhrpUfRbGUDi3nhQY72jdUXY93p8Eu&#10;aH4I7Un1i9tqdv+preqrp9aT8bD7BJFoSK/wf/tgNMyVgr8z+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cjDwgAAANwAAAAPAAAAAAAAAAAAAAAAAJgCAABkcnMvZG93&#10;bnJldi54bWxQSwUGAAAAAAQABAD1AAAAhwMAAAAA&#10;" fillcolor="#e3e3ff" stroked="f"/>
                <v:rect id="Rectangle 289" o:spid="_x0000_s1285" style="position:absolute;left:3308;top:2185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o81cYA&#10;AADcAAAADwAAAGRycy9kb3ducmV2LnhtbESPQWvCQBSE74X+h+UVeqsbpdgQXUWUiqCXqpR6e2Rf&#10;k63ZtzG7NfHfu4LgcZiZb5jxtLOVOFPjjWMF/V4Cgjh32nChYL/7fEtB+ICssXJMCi7kYTp5fhpj&#10;pl3LX3TehkJECPsMFZQh1JmUPi/Jou+5mjh6v66xGKJsCqkbbCPcVnKQJENp0XBcKLGmeUn5cftv&#10;FZzaw4f5YzPffLfLffGzTjfLRarU60s3G4EI1IVH+N5eaQXv/QHczsQj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o81cYAAADcAAAADwAAAAAAAAAAAAAAAACYAgAAZHJz&#10;L2Rvd25yZXYueG1sUEsFBgAAAAAEAAQA9QAAAIsDAAAAAA==&#10;" fillcolor="#e2e2ff" stroked="f"/>
                <v:rect id="Rectangle 290" o:spid="_x0000_s1286" style="position:absolute;left:3308;top:2192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MEA&#10;AADcAAAADwAAAGRycy9kb3ducmV2LnhtbESPT4vCMBTE78J+h/AW9qZpVWS3GkUFwat/ds+P5tmU&#10;Ji+liVq//UYQPA4z8xtmseqdFTfqQu1ZQT7KQBCXXtdcKTifdsNvECEia7SeScGDAqyWH4MFFtrf&#10;+UC3Y6xEgnAoUIGJsS2kDKUhh2HkW+LkXXznMCbZVVJ3eE9wZ+U4y2bSYc1pwWBLW0Nlc7w6Bc1+&#10;M8nNH5Ut/1zt4aHtrm9+lfr67NdzEJH6+A6/2nutYJpP4HkmHQ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v7vzBAAAA3AAAAA8AAAAAAAAAAAAAAAAAmAIAAGRycy9kb3du&#10;cmV2LnhtbFBLBQYAAAAABAAEAPUAAACGAwAAAAA=&#10;" fillcolor="#e1e1ff" stroked="f"/>
                <v:rect id="Rectangle 291" o:spid="_x0000_s1287" style="position:absolute;left:3308;top:2198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1ThMcA&#10;AADcAAAADwAAAGRycy9kb3ducmV2LnhtbESPT2vCQBTE70K/w/IK3nQTDaVE19D6B/TQg7bo9ZF9&#10;TUKzb2N2TdJ+erdQ6HGYmd8wy2wwteiodZVlBfE0AkGcW11xoeDjfTd5BuE8ssbaMin4JgfZ6mG0&#10;xFTbno/UnXwhAoRdigpK75tUSpeXZNBNbUMcvE/bGvRBtoXULfYBbmo5i6InabDisFBiQ+uS8q/T&#10;zSjYvPbVeVgfkvPlrUtmucb5z/aq1PhxeFmA8DT4//Bfe68VJHECv2fCE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dU4THAAAA3AAAAA8AAAAAAAAAAAAAAAAAmAIAAGRy&#10;cy9kb3ducmV2LnhtbFBLBQYAAAAABAAEAPUAAACMAwAAAAA=&#10;" fillcolor="#e0e0ff" stroked="f"/>
                <v:rect id="Rectangle 292" o:spid="_x0000_s1288" style="position:absolute;left:3308;top:221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hYsYA&#10;AADcAAAADwAAAGRycy9kb3ducmV2LnhtbESPQWvCQBSE74L/YXlCb7pJaUVS12ALFhWEVlt6fWaf&#10;2WD2bciuJv333YLgcZiZb5h53ttaXKn1lWMF6SQBQVw4XXGp4OuwGs9A+ICssXZMCn7JQ74YDuaY&#10;adfxJ133oRQRwj5DBSaEJpPSF4Ys+olriKN3cq3FEGVbSt1iF+G2lo9JMpUWK44LBht6M1Sc9xer&#10;YPO6O67ejf/5Dmf90S1323qznSr1MOqXLyAC9eEevrXXWsFT+gz/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7hYsYAAADcAAAADwAAAAAAAAAAAAAAAACYAgAAZHJz&#10;L2Rvd25yZXYueG1sUEsFBgAAAAAEAAQA9QAAAIsDAAAAAA==&#10;" fillcolor="#dfdfff" stroked="f"/>
                <v:rect id="Rectangle 293" o:spid="_x0000_s1289" style="position:absolute;left:3308;top:22180;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yW0MIA&#10;AADcAAAADwAAAGRycy9kb3ducmV2LnhtbESP3YrCMBSE7wXfIZwF7zT1F6lNRXQFL/17gENzbMsm&#10;J6XJ2u4+vVlY8HKYmW+YbNtbI57U+tqxgukkAUFcOF1zqeB+O47XIHxA1mgck4If8rDNh4MMU+06&#10;vtDzGkoRIexTVFCF0KRS+qIii37iGuLoPVxrMUTZllK32EW4NXKWJCtpsea4UGFD+4qKr+u3VWCW&#10;VCzcRR/s72e3nDf3oz2cjVKjj363ARGoD+/wf/ukFSymK/g7E4+Az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JbQwgAAANwAAAAPAAAAAAAAAAAAAAAAAJgCAABkcnMvZG93&#10;bnJldi54bWxQSwUGAAAAAAQABAD1AAAAhwMAAAAA&#10;" fillcolor="#ddf" stroked="f"/>
                <v:rect id="Rectangle 294" o:spid="_x0000_s1290" style="position:absolute;left:3308;top:22313;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NSpMMA&#10;AADcAAAADwAAAGRycy9kb3ducmV2LnhtbESPT4vCMBTE7wt+h/AEL8uaWpZWukZRQdCb/8+P5m1b&#10;tnmpTdTutzeC4HGYmd8wk1lnanGj1lWWFYyGEQji3OqKCwXHw+prDMJ5ZI21ZVLwTw5m097HBDNt&#10;77yj294XIkDYZaig9L7JpHR5SQbd0DbEwfu1rUEfZFtI3eI9wE0t4yhKpMGKw0KJDS1Lyv/2V6Mg&#10;Xm8wOY8/N8ctrurkksan7eKs1KDfzX9AeOr8O/xqr7WC71EKzzPhCM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NSpMMAAADcAAAADwAAAAAAAAAAAAAAAACYAgAAZHJzL2Rv&#10;d25yZXYueG1sUEsFBgAAAAAEAAQA9QAAAIgDAAAAAA==&#10;" fillcolor="#dcdcff" stroked="f"/>
                <v:rect id="Rectangle 295" o:spid="_x0000_s1291" style="position:absolute;left:3308;top:2238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81nsIA&#10;AADcAAAADwAAAGRycy9kb3ducmV2LnhtbERPy2rCQBTdF/yH4Qrd1YlFVGImorXFdlkfiLtr5poE&#10;M3fCzNSkf99ZCF0ezjtb9qYRd3K+tqxgPEpAEBdW11wqOOw/XuYgfEDW2FgmBb/kYZkPnjJMte34&#10;m+67UIoYwj5FBVUIbSqlLyoy6Ee2JY7c1TqDIUJXSu2wi+Gmka9JMpUGa44NFbb0VlFx2/0YBV/r&#10;iW3D5vy+nbtu5k6by/HYOKWeh/1qASJQH/7FD/enVjAZx7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HzWewgAAANwAAAAPAAAAAAAAAAAAAAAAAJgCAABkcnMvZG93&#10;bnJldi54bWxQSwUGAAAAAAQABAD1AAAAhwMAAAAA&#10;" fillcolor="#dbdbff" stroked="f"/>
                <v:rect id="Rectangle 296" o:spid="_x0000_s1292" style="position:absolute;left:3308;top:22447;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gzRMQA&#10;AADcAAAADwAAAGRycy9kb3ducmV2LnhtbESPT4vCMBTE78J+h/AW9qZpl0W0axRdETwJVg8eH83r&#10;n7V5KU201U9vBMHjMDO/YWaL3tTiSq2rLCuIRxEI4szqigsFx8NmOAHhPLLG2jIpuJGDxfxjMMNE&#10;2473dE19IQKEXYIKSu+bREqXlWTQjWxDHLzctgZ9kG0hdYtdgJtafkfRWBqsOCyU2NBfSdk5vRgF&#10;p3yVbvPM/d/j/fSW7rr+sN6slPr67Je/IDz1/h1+tbdawU88h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IM0TEAAAA3AAAAA8AAAAAAAAAAAAAAAAAmAIAAGRycy9k&#10;b3ducmV2LnhtbFBLBQYAAAAABAAEAPUAAACJAwAAAAA=&#10;" fillcolor="#dadaff" stroked="f"/>
                <v:rect id="Rectangle 297" o:spid="_x0000_s1293" style="position:absolute;left:3308;top:225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9D8EA&#10;AADcAAAADwAAAGRycy9kb3ducmV2LnhtbERPS27CMBDdI3EHa5C6QeAUVQVSDGqbtmIJgQMM8TSO&#10;iMeR7UK4PV5UYvn0/qtNb1txIR8axwqepxkI4srphmsFx8P3ZAEiRGSNrWNScKMAm/VwsMJcuyvv&#10;6VLGWqQQDjkqMDF2uZShMmQxTF1HnLhf5y3GBH0ttcdrCretnGXZq7TYcGow2NGnoepc/lkFNC6X&#10;/icWhSnmp49t5r92+nBW6mnUv7+BiNTHh/jfvdUKXmZpfjqTjo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TvQ/BAAAA3AAAAA8AAAAAAAAAAAAAAAAAmAIAAGRycy9kb3du&#10;cmV2LnhtbFBLBQYAAAAABAAEAPUAAACGAwAAAAA=&#10;" fillcolor="#d9d9ff" stroked="f"/>
                <v:rect id="Rectangle 298" o:spid="_x0000_s1294" style="position:absolute;left:3308;top:2258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72yMYA&#10;AADcAAAADwAAAGRycy9kb3ducmV2LnhtbESPQWvCQBSE70L/w/IKvYhuIlokukoJlIoeSq3SHh/Z&#10;ZzY0+zbNrhr99W5B6HGYmW+Y+bKztThR6yvHCtJhAoK4cLriUsHu83UwBeEDssbaMSm4kIfl4qE3&#10;x0y7M3/QaRtKESHsM1RgQmgyKX1hyKIfuoY4egfXWgxRtqXULZ4j3NZylCTP0mLFccFgQ7mh4md7&#10;tAqS/LsxX7q/n1SblUQ/Xr9f336VenrsXmYgAnXhP3xvr7SC8SiFvzPx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72yMYAAADcAAAADwAAAAAAAAAAAAAAAACYAgAAZHJz&#10;L2Rvd25yZXYueG1sUEsFBgAAAAAEAAQA9QAAAIsDAAAAAA==&#10;" fillcolor="#d8d8ff" stroked="f"/>
                <v:rect id="Rectangle 299" o:spid="_x0000_s1295" style="position:absolute;left:3308;top:22644;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cRMQA&#10;AADcAAAADwAAAGRycy9kb3ducmV2LnhtbESP0YrCMBRE34X9h3AXfNPUrohUo8jCuiqKrOsHXJpr&#10;W2xuahO1/XsjCD4OM3OGmc4bU4ob1a6wrGDQj0AQp1YXnCk4/v/0xiCcR9ZYWiYFLTmYzz46U0y0&#10;vfMf3Q4+EwHCLkEFufdVIqVLczLo+rYiDt7J1gZ9kHUmdY33ADeljKNoJA0WHBZyrOg7p/R8uBoF&#10;u/MgXp8W7X7Tpnq/3P4Oo8vXSqnuZ7OYgPDU+Hf41V5pBcM4h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HETEAAAA3AAAAA8AAAAAAAAAAAAAAAAAmAIAAGRycy9k&#10;b3ducmV2LnhtbFBLBQYAAAAABAAEAPUAAACJAwAAAAA=&#10;" fillcolor="#d7d7ff" stroked="f"/>
                <v:rect id="Rectangle 300" o:spid="_x0000_s1296" style="position:absolute;left:3308;top:2271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7osQA&#10;AADcAAAADwAAAGRycy9kb3ducmV2LnhtbESPW2vCQBSE3wv+h+UIvtWNF0SimyClF1uK4OUHHLPH&#10;JJo9G3a3Gv99tyD0cZiZb5hl3plGXMn52rKC0TABQVxYXXOp4LB/e56D8AFZY2OZFNzJQ571npaY&#10;anvjLV13oRQRwj5FBVUIbSqlLyoy6Ie2JY7eyTqDIUpXSu3wFuGmkeMkmUmDNceFClt6qai47H6M&#10;Anc+fnxttqv6k9+/7SsafceglRr0u9UCRKAu/Icf7bVWMB1P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be6LEAAAA3AAAAA8AAAAAAAAAAAAAAAAAmAIAAGRycy9k&#10;b3ducmV2LnhtbFBLBQYAAAAABAAEAPUAAACJAwAAAAA=&#10;" fillcolor="#d6d6ff" stroked="f"/>
                <v:rect id="Rectangle 301" o:spid="_x0000_s1297" style="position:absolute;left:3308;top:2284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YJDsYA&#10;AADcAAAADwAAAGRycy9kb3ducmV2LnhtbESPQWvCQBSE74L/YXkFb2ZTsWJTV5FCrQehaEqht0f2&#10;NUmbfRt2VxP99W5B8DjMzDfMYtWbRpzI+dqygsckBUFcWF1zqeAzfxvPQfiArLGxTArO5GG1HA4W&#10;mGnb8Z5Oh1CKCGGfoYIqhDaT0hcVGfSJbYmj92OdwRClK6V22EW4aeQkTWfSYM1xocKWXisq/g5H&#10;owD97kNent7z7aaTX+H4/euey1yp0UO/fgERqA/38K291Qqmkyn8n4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YJDsYAAADcAAAADwAAAAAAAAAAAAAAAACYAgAAZHJz&#10;L2Rvd25yZXYueG1sUEsFBgAAAAAEAAQA9QAAAIsDAAAAAA==&#10;" fillcolor="#d4d4ff" stroked="f"/>
                <v:rect id="Rectangle 302" o:spid="_x0000_s1298" style="position:absolute;left:3308;top:22910;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08YA&#10;AADcAAAADwAAAGRycy9kb3ducmV2LnhtbESPQWvCQBSE74X+h+UVetNNRUOJ2YiIFaEntVW8vWZf&#10;k9Ds2zS76vrvXaHQ4zAz3zD5LJhWnKl3jWUFL8MEBHFpdcOVgo/d2+AVhPPIGlvLpOBKDmbF40OO&#10;mbYX3tB56ysRIewyVFB732VSurImg25oO+LofdveoI+yr6Tu8RLhppWjJEmlwYbjQo0dLWoqf7Yn&#10;o6D7Osz5fbVLj7/78TKEFX2u05NSz09hPgXhKfj/8F97rRWMRxO4n4lHQB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n08YAAADcAAAADwAAAAAAAAAAAAAAAACYAgAAZHJz&#10;L2Rvd25yZXYueG1sUEsFBgAAAAAEAAQA9QAAAIsDAAAAAA==&#10;" fillcolor="#d3d3ff" stroked="f"/>
                <v:rect id="Rectangle 303" o:spid="_x0000_s1299" style="position:absolute;left:3308;top:23044;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Xa8IA&#10;AADcAAAADwAAAGRycy9kb3ducmV2LnhtbESPT4vCMBTE74LfITzBm6b+QaQaRQRh2cOCVe+P5tlU&#10;m5fSpLV++42wsMdhZn7DbPe9rURHjS8dK5hNExDEudMlFwqul9NkDcIHZI2VY1LwJg/73XCwxVS7&#10;F5+py0IhIoR9igpMCHUqpc8NWfRTVxNH7+4aiyHKppC6wVeE20rOk2QlLZYcFwzWdDSUP7PWKujM&#10;zVXrxfEH3+13tnzU5ItLq9R41B82IAL14T/81/7SCpbzFXzOx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NdrwgAAANwAAAAPAAAAAAAAAAAAAAAAAJgCAABkcnMvZG93&#10;bnJldi54bWxQSwUGAAAAAAQABAD1AAAAhwMAAAAA&#10;" fillcolor="#d1d1ff" stroked="f"/>
                <v:rect id="Rectangle 304" o:spid="_x0000_s1300" style="position:absolute;left:3308;top:2317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87MUA&#10;AADcAAAADwAAAGRycy9kb3ducmV2LnhtbESPQWvCQBSE7wX/w/IEb3WjiEp0FRGUtlQhVnt+ZF+T&#10;aPZtml019de7gtDjMDPfMNN5Y0pxodoVlhX0uhEI4tTqgjMF+6/V6xiE88gaS8uk4I8czGetlynG&#10;2l45ocvOZyJA2MWoIPe+iqV0aU4GXddWxMH7sbVBH2SdSV3jNcBNKftRNJQGCw4LOVa0zCk97c5G&#10;wWd0+GhuyTn5Xr0ft8fe5ndNB1Sq024WExCeGv8ffrbftIJBfwS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7zsxQAAANwAAAAPAAAAAAAAAAAAAAAAAJgCAABkcnMv&#10;ZG93bnJldi54bWxQSwUGAAAAAAQABAD1AAAAigMAAAAA&#10;" fillcolor="#d0d0ff" stroked="f"/>
                <v:rect id="Rectangle 305" o:spid="_x0000_s1301" style="position:absolute;left:3308;top:23241;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vacYA&#10;AADcAAAADwAAAGRycy9kb3ducmV2LnhtbESPwWrCQBCG7wXfYRmht2ajtLWmWUWEQnvwUBWqtyE7&#10;JqnZ2ZDdaHz7zqHgcfjn/+abfDm4Rl2oC7VnA5MkBUVceFtzaWC/+3h6AxUissXGMxm4UYDlYvSQ&#10;Y2b9lb/pso2lEgiHDA1UMbaZ1qGoyGFIfEss2cl3DqOMXalth1eBu0ZP0/RVO6xZLlTY0rqi4rzt&#10;nWhQP/+qf0/Dz4wO9rY5HDexfDHmcTys3kFFGuJ9+b/9aQ08T8VWnhEC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wvacYAAADcAAAADwAAAAAAAAAAAAAAAACYAgAAZHJz&#10;L2Rvd25yZXYueG1sUEsFBgAAAAAEAAQA9QAAAIsDAAAAAA==&#10;" fillcolor="#cfcfff" stroked="f"/>
                <v:rect id="Rectangle 306" o:spid="_x0000_s1302" style="position:absolute;left:3308;top:2331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hDRcAA&#10;AADcAAAADwAAAGRycy9kb3ducmV2LnhtbESPzYrCMBSF98K8Q7gDs9PUIqKdpiKCIMxqqri+Ntem&#10;THNTmqjt208EweXh/HycfDPYVtyp941jBfNZAoK4crrhWsHpuJ+uQPiArLF1TApG8rApPiY5Zto9&#10;+JfuZahFHGGfoQITQpdJ6StDFv3MdcTRu7reYoiyr6Xu8RHHbSvTJFlKiw1HgsGOdoaqv/Jmn5Dr&#10;sB5/UkMdLc7sL+OlHBulvj6H7TeIQEN4h1/tg1awSNfwPBOPgC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PhDRcAAAADcAAAADwAAAAAAAAAAAAAAAACYAgAAZHJzL2Rvd25y&#10;ZXYueG1sUEsFBgAAAAAEAAQA9QAAAIUDAAAAAA==&#10;" fillcolor="#ceceff" stroked="f"/>
                <v:rect id="Rectangle 307" o:spid="_x0000_s1303" style="position:absolute;left:3308;top:2337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azsAA&#10;AADcAAAADwAAAGRycy9kb3ducmV2LnhtbERPS2vCQBC+F/wPywje6kYtRaKriBDoRaE+EG9DdkyC&#10;2dmQ3Zrk33cOhR4/vvd627tavagNlWcDs2kCijj3tuLCwOWcvS9BhYhssfZMBgYKsN2M3taYWt/x&#10;N71OsVASwiFFA2WMTap1yEtyGKa+IRbu4VuHUWBbaNtiJ+Gu1vMk+dQOK5aGEhval5Q/Tz/OgNQf&#10;kzNfhmszf975NmR9d8iMmYz73QpUpD7+i//cX9bAx0Lmyxk5An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oazsAAAADcAAAADwAAAAAAAAAAAAAAAACYAgAAZHJzL2Rvd25y&#10;ZXYueG1sUEsFBgAAAAAEAAQA9QAAAIUDAAAAAA==&#10;" fillcolor="#cdcdff" stroked="f"/>
                <v:rect id="Rectangle 308" o:spid="_x0000_s1304" style="position:absolute;left:3308;top:23444;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5fccA&#10;AADcAAAADwAAAGRycy9kb3ducmV2LnhtbESPQWvCQBSE7wX/w/KEXkqzsS1SU1dRaUERhKiHHh/Z&#10;ZxLMvg27G4399W6h0OMwM98w03lvGnEh52vLCkZJCoK4sLrmUsHx8PX8DsIHZI2NZVJwIw/z2eBh&#10;ipm2V87psg+liBD2GSqoQmgzKX1RkUGf2JY4eifrDIYoXSm1w2uEm0a+pOlYGqw5LlTY0qqi4rzv&#10;jAJ9O++c6Y7LTfuz/Xxydj3J62+lHof94gNEoD78h//aa63g7XUEv2fiEZ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uX3HAAAA3AAAAA8AAAAAAAAAAAAAAAAAmAIAAGRy&#10;cy9kb3ducmV2LnhtbFBLBQYAAAAABAAEAPUAAACMAwAAAAA=&#10;" fillcolor="#ccf" stroked="f"/>
                <v:rect id="Rectangle 309" o:spid="_x0000_s1305" style="position:absolute;left:3308;top:2350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828QA&#10;AADcAAAADwAAAGRycy9kb3ducmV2LnhtbESPQWvCQBSE7wX/w/KE3pqNtkiIWYMUCu2pmKrnZ/aZ&#10;xGTfptk1xn/fLRR6HGbmGybLJ9OJkQbXWFawiGIQxKXVDVcK9l9vTwkI55E1dpZJwZ0c5JvZQ4ap&#10;tjfe0Vj4SgQIuxQV1N73qZSurMmgi2xPHLyzHQz6IIdK6gFvAW46uYzjlTTYcFiosafXmsq2uBoF&#10;7pqc9Pbzo7hcXHssMVlVh/Fbqcf5tF2D8DT5//Bf+10reHlewu+Zc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z/NvEAAAA3AAAAA8AAAAAAAAAAAAAAAAAmAIAAGRycy9k&#10;b3ducmV2LnhtbFBLBQYAAAAABAAEAPUAAACJAwAAAAA=&#10;" fillcolor="#cbcbff" stroked="f"/>
                <v:rect id="Rectangle 310" o:spid="_x0000_s1306" style="position:absolute;left:3308;top:23571;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4MdMYA&#10;AADcAAAADwAAAGRycy9kb3ducmV2LnhtbESPT2vCQBTE70K/w/KE3nSjllhSVymCJZRc/APt8ZF9&#10;Jmmzb0N2jdFP7wqCx2FmfsMsVr2pRUetqywrmIwjEMS51RUXCg77zegdhPPIGmvLpOBCDlbLl8EC&#10;E23PvKVu5wsRIOwSVFB63yRSurwkg25sG+LgHW1r0AfZFlK3eA5wU8tpFMXSYMVhocSG1iXl/7uT&#10;UfAXZ5f19uc6//rOTjH+pl2a7Y9KvQ77zw8Qnnr/DD/aqVbwNpvB/U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4MdMYAAADcAAAADwAAAAAAAAAAAAAAAACYAgAAZHJz&#10;L2Rvd25yZXYueG1sUEsFBgAAAAAEAAQA9QAAAIsDAAAAAA==&#10;" fillcolor="#cacaff" stroked="f"/>
                <v:rect id="Rectangle 311" o:spid="_x0000_s1307" style="position:absolute;left:3308;top:2370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EfcQA&#10;AADcAAAADwAAAGRycy9kb3ducmV2LnhtbESP3YrCMBSE74V9h3AE7zTVVdGuUcRFWRDEP5C9OzTH&#10;tmxzUppYu29vBMHLYWa+YWaLxhSipsrllhX0exEI4sTqnFMF59O6OwHhPLLGwjIp+CcHi/lHa4ax&#10;tnc+UH30qQgQdjEqyLwvYyldkpFB17MlcfCutjLog6xSqSu8B7gp5CCKxtJgzmEhw5JWGSV/x5tR&#10;MNrWl/3kV3P+nW6Wkq66bnZTpTrtZvkFwlPj3+FX+0crGH4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SRH3EAAAA3AAAAA8AAAAAAAAAAAAAAAAAmAIAAGRycy9k&#10;b3ducmV2LnhtbFBLBQYAAAAABAAEAPUAAACJAwAAAAA=&#10;" fillcolor="#c8c8ff" stroked="f"/>
                <v:rect id="Rectangle 312" o:spid="_x0000_s1308" style="position:absolute;left:3308;top:23774;width:15488;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6s18UA&#10;AADcAAAADwAAAGRycy9kb3ducmV2LnhtbESPQWvCQBSE74X+h+UVvNVNaislugYpCumlUA31+sg+&#10;k5Ds25hdk/jvu4WCx2FmvmHW6WRaMVDvassK4nkEgriwuuZSQX7cP7+DcB5ZY2uZFNzIQbp5fFhj&#10;ou3I3zQcfCkChF2CCirvu0RKV1Rk0M1tRxy8s+0N+iD7UuoexwA3rXyJoqU0WHNYqLCjj4qK5nA1&#10;Cn6yz3zxdYrdZdc05tz5Md/bUanZ07RdgfA0+Xv4v51pBa+LN/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qzXxQAAANwAAAAPAAAAAAAAAAAAAAAAAJgCAABkcnMv&#10;ZG93bnJldi54bWxQSwUGAAAAAAQABAD1AAAAigMAAAAA&#10;" fillcolor="#c7c7ff" stroked="f"/>
                <v:rect id="Rectangle 313" o:spid="_x0000_s1309" style="position:absolute;left:3308;top:23901;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fMUA&#10;AADcAAAADwAAAGRycy9kb3ducmV2LnhtbESPT2vCQBTE70K/w/IK3nRjW0JIs5HWUpHeTMTza/bl&#10;T82+Ddmtxm/fLQgeh5n5DZOtJ9OLM42us6xgtYxAEFdWd9woOJSfiwSE88gae8uk4EoO1vnDLMNU&#10;2wvv6Vz4RgQIuxQVtN4PqZSuasmgW9qBOHi1HQ36IMdG6hEvAW56+RRFsTTYcVhocaBNS9Wp+DUK&#10;jvXxnWJdbJLk67Sti9XPx3ddKjV/nN5eQXia/D18a++0gpfnGP7PhCM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nP98xQAAANwAAAAPAAAAAAAAAAAAAAAAAJgCAABkcnMv&#10;ZG93bnJldi54bWxQSwUGAAAAAAQABAD1AAAAigMAAAAA&#10;" fillcolor="#c5c5ff" stroked="f"/>
                <v:shape id="Freeform 314" o:spid="_x0000_s1310" style="position:absolute;left:3308;top:20726;width:15424;height:3175;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ujcMMA&#10;AADcAAAADwAAAGRycy9kb3ducmV2LnhtbESPQWvCQBSE7wX/w/IEb82mKm2IriJasVAvTUrPj+wz&#10;Cc2+DbtbE/+9Wyj0OMzMN8x6O5pOXMn51rKCpyQFQVxZ3XKt4LM8PmYgfEDW2FkmBTfysN1MHtaY&#10;azvwB12LUIsIYZ+jgiaEPpfSVw0Z9IntiaN3sc5giNLVUjscItx0cp6mz9Jgy3GhwZ72DVXfxY9R&#10;4I7yVOr0lXznvw4tZe/DmZxSs+m4W4EINIb/8F/7TStYLl7g90w8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ujcMMAAADcAAAADwAAAAAAAAAAAAAAAACYAgAAZHJzL2Rv&#10;d25yZXYueG1sUEsFBgAAAAAEAAQA9QAAAIgDAAAAAA==&#10;" path="m3688,v23,,40,18,40,40l3728,40r,688l3728,728v,23,-17,40,-40,40c3688,768,3688,768,3688,768r,l40,768r,c18,768,,751,,728r,l,40c,18,18,,40,r,l3688,xe" filled="f" strokeweight=".5pt">
                  <v:stroke endcap="round"/>
                  <v:path arrowok="t" o:connecttype="custom" o:connectlocs="1525865,0;1542415,16536;1542415,16536;1542415,300964;1542415,300964;1525865,317500;1525865,317500;1525865,317500;16550,317500;16550,317500;0,300964;0,300964;0,16536;16550,0;16550,0;1525865,0" o:connectangles="0,0,0,0,0,0,0,0,0,0,0,0,0,0,0,0"/>
                </v:shape>
                <v:rect id="Rectangle 315" o:spid="_x0000_s1311" style="position:absolute;left:9994;top:21126;width:191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0b8A&#10;AADcAAAADwAAAGRycy9kb3ducmV2LnhtbERPy4rCMBTdC/MP4Q7MTtNREa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b9rRvwAAANwAAAAPAAAAAAAAAAAAAAAAAJgCAABkcnMvZG93bnJl&#10;di54bWxQSwUGAAAAAAQABAD1AAAAhAMAAAAA&#10;" filled="f" stroked="f">
                  <v:textbox style="mso-fit-shape-to-text:t" inset="0,0,0,0">
                    <w:txbxContent>
                      <w:p w14:paraId="375E7B12" w14:textId="26B31963" w:rsidR="00AC02F9" w:rsidRDefault="00AC02F9">
                        <w:r>
                          <w:rPr>
                            <w:rFonts w:ascii="Arial" w:hAnsi="Arial" w:cs="Arial"/>
                            <w:color w:val="000000"/>
                            <w:sz w:val="10"/>
                            <w:szCs w:val="10"/>
                          </w:rPr>
                          <w:t>«type»</w:t>
                        </w:r>
                      </w:p>
                    </w:txbxContent>
                  </v:textbox>
                </v:rect>
                <v:rect id="Rectangle 316" o:spid="_x0000_s1312" style="position:absolute;left:4635;top:21975;width:1203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SsIA&#10;AADcAAAADwAAAGRycy9kb3ducmV2LnhtbESP3WoCMRSE7wu+QziCdzWrF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39KwgAAANwAAAAPAAAAAAAAAAAAAAAAAJgCAABkcnMvZG93&#10;bnJldi54bWxQSwUGAAAAAAQABAD1AAAAhwMAAAAA&#10;" filled="f" stroked="f">
                  <v:textbox style="mso-fit-shape-to-text:t" inset="0,0,0,0">
                    <w:txbxContent>
                      <w:p w14:paraId="3FE1ABA1" w14:textId="00F7BF80" w:rsidR="00AC02F9" w:rsidRDefault="00AC02F9">
                        <w:r>
                          <w:rPr>
                            <w:rFonts w:ascii="Arial" w:hAnsi="Arial" w:cs="Arial"/>
                            <w:b/>
                            <w:bCs/>
                            <w:i/>
                            <w:iCs/>
                            <w:color w:val="000000"/>
                            <w:sz w:val="10"/>
                            <w:szCs w:val="10"/>
                          </w:rPr>
                          <w:t>GeologyBasic::AbstractFeatureRelation</w:t>
                        </w:r>
                      </w:p>
                    </w:txbxContent>
                  </v:textbox>
                </v:rect>
                <v:rect id="Rectangle 327" o:spid="_x0000_s1313" style="position:absolute;left:10261;top:43237;width:178;height:3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zd78A&#10;AADcAAAADwAAAGRycy9kb3ducmV2LnhtbERPy4rCMBTdC/MP4Q7MTtMRFalGkQFBBze2fsCluX1g&#10;clOSaOvfTxYDLg/nvd2P1ogn+dA5VvA9y0AQV0533Ci4lcfpGkSIyBqNY1LwogD73cdki7l2A1/p&#10;WcRGpBAOOSpoY+xzKUPVksUwcz1x4mrnLcYEfSO1xyGFWyPnWbaSFjtODS329NNSdS8eVoEsi+Ow&#10;LozP3O+8vpjz6VqTU+rrczxsQEQa41v87z5pBYtl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xjN3vwAAANwAAAAPAAAAAAAAAAAAAAAAAJgCAABkcnMvZG93bnJl&#10;di54bWxQSwUGAAAAAAQABAD1AAAAhAMAAAAA&#10;" filled="f" stroked="f">
                  <v:textbox style="mso-fit-shape-to-text:t" inset="0,0,0,0">
                    <w:txbxContent>
                      <w:p w14:paraId="5D2959AE" w14:textId="0D6FE98D" w:rsidR="00AC02F9" w:rsidRDefault="00AC02F9">
                        <w:r>
                          <w:rPr>
                            <w:rFonts w:ascii="Segoe UI" w:hAnsi="Segoe UI" w:cs="Segoe UI"/>
                            <w:color w:val="C0C0C0"/>
                            <w:sz w:val="10"/>
                            <w:szCs w:val="10"/>
                          </w:rPr>
                          <w:t xml:space="preserve"> </w:t>
                        </w:r>
                      </w:p>
                    </w:txbxContent>
                  </v:textbox>
                </v:rect>
                <v:line id="Line 330" o:spid="_x0000_s1314" style="position:absolute;visibility:visible;mso-wrap-style:square" from="9131,15297" to="9131,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jMQcUAAADcAAAADwAAAGRycy9kb3ducmV2LnhtbESPQWvCQBSE7wX/w/IEL0U3WhVJXUUU&#10;wUM9NArN8ZF9zaZm34bsqum/7wpCj8PMfMMs152txY1aXzlWMB4lIIgLpysuFZxP++EChA/IGmvH&#10;pOCXPKxXvZclptrd+ZNuWShFhLBPUYEJoUml9IUhi37kGuLofbvWYoiyLaVu8R7htpaTJJlLixXH&#10;BYMNbQ0Vl+xqFTT5LCw2+uPnqzzu2HSXKn/NM6UG/W7zDiJQF/7Dz/ZBK5jO3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jMQcUAAADcAAAADwAAAAAAAAAA&#10;AAAAAAChAgAAZHJzL2Rvd25yZXYueG1sUEsFBgAAAAAEAAQA+QAAAJMDAAAAAA==&#10;" strokeweight=".5pt">
                  <v:stroke joinstyle="bevel" endcap="round"/>
                </v:line>
                <v:line id="Line 331" o:spid="_x0000_s1315" style="position:absolute;visibility:visible;mso-wrap-style:square" from="9131,18141"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FUNcUAAADcAAAADwAAAGRycy9kb3ducmV2LnhtbESPQWvCQBSE74X+h+UJXopuKlokuhFp&#10;KXioh8aCOT6yz2xM9m3IbjX++65Q8DjMzDfMejPYVlyo97VjBa/TBARx6XTNlYKfw+dkCcIHZI2t&#10;Y1JwIw+b7Plpjal2V/6mSx4qESHsU1RgQuhSKX1pyKKfuo44eifXWwxR9pXUPV4j3LZyliRv0mLN&#10;ccFgR++Gyib/tQq6YhGWW/11Plb7DzZDUxcvRa7UeDRsVyACDeER/m/vtIL5Yg73M/EI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FUNcUAAADcAAAADwAAAAAAAAAA&#10;AAAAAAChAgAAZHJzL2Rvd25yZXYueG1sUEsFBgAAAAAEAAQA+QAAAJMDAAAAAA==&#10;" strokeweight=".5pt">
                  <v:stroke joinstyle="bevel" endcap="round"/>
                </v:line>
                <v:line id="Line 332" o:spid="_x0000_s1316" style="position:absolute;flip:y;visibility:visible;mso-wrap-style:square" from="12973,15297"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mf8QAAADcAAAADwAAAGRycy9kb3ducmV2LnhtbESPUWvCQBCE34X+h2OFvulFG6tET5FC&#10;QSgUawu+Lrk1F8ztpbmtxn/fKxR8HGbmG2a16X2jLtTFOrCByTgDRVwGW3Nl4OvzdbQAFQXZYhOY&#10;DNwowmb9MFhhYcOVP+hykEolCMcCDTiRttA6lo48xnFoiZN3Cp1HSbKrtO3wmuC+0dMse9Yea04L&#10;Dlt6cVSeDz/eQC87mbv3J5/n+rY/Z0ecv32jMY/DfrsEJdTLPfzf3lkD+WwGf2fSEd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2GZ/xAAAANwAAAAPAAAAAAAAAAAA&#10;AAAAAKECAABkcnMvZG93bnJldi54bWxQSwUGAAAAAAQABAD5AAAAkgMAAAAA&#10;" strokeweight=".5pt">
                  <v:stroke joinstyle="bevel" endcap="round"/>
                </v:line>
                <v:shape id="Freeform 333" o:spid="_x0000_s1317" style="position:absolute;left:12573;top:15297;width:793;height:990;visibility:visible;mso-wrap-style:square;v-text-anchor:top" coordsize="125,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rcUA&#10;AADcAAAADwAAAGRycy9kb3ducmV2LnhtbESPwW7CMBBE70j9B2uRuIFD01KUYlCLWolLD0DhvMTb&#10;OEq8jmyXpH9fI1XqcTQzbzSrzWBbcSUfascK5rMMBHHpdM2Vgs/j+3QJIkRkja1jUvBDATbru9EK&#10;C+163tP1ECuRIBwKVGBi7AopQ2nIYpi5jjh5X85bjEn6SmqPfYLbVt5n2UJarDktGOxoa6hsDt9W&#10;wbI5feTH89MQ9ubS+9e3/JQ1uVKT8fDyDCLSEP/Df+2dVvDwuIDbmX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jetxQAAANwAAAAPAAAAAAAAAAAAAAAAAJgCAABkcnMv&#10;ZG93bnJldi54bWxQSwUGAAAAAAQABAD1AAAAigMAAAAA&#10;" path="m63,r62,156m63,l,156e" filled="f" strokeweight=".5pt">
                  <v:stroke joinstyle="bevel" endcap="round"/>
                  <v:path arrowok="t" o:connecttype="custom" o:connectlocs="40005,0;79375,99060;40005,0;0,99060" o:connectangles="0,0,0,0"/>
                  <o:lock v:ext="edit" verticies="t"/>
                </v:shape>
                <v:shape id="Freeform 334" o:spid="_x0000_s1318" style="position:absolute;left:11055;top:18141;width:0;height:2585;visibility:visible;mso-wrap-style:square;v-text-anchor:top" coordsize="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nnMQA&#10;AADcAAAADwAAAGRycy9kb3ducmV2LnhtbESPQYvCMBSE7wv+h/AEb5oqrivVKCLq7sHLVkGPz+bZ&#10;FpuX0sRa/71ZEPY4zMw3zHzZmlI0VLvCsoLhIAJBnFpdcKbgeNj2pyCcR9ZYWiYFT3KwXHQ+5hhr&#10;++BfahKfiQBhF6OC3PsqltKlORl0A1sRB+9qa4M+yDqTusZHgJtSjqJoIg0WHBZyrGidU3pL7kbB&#10;5uS/d9tzchrSBa0ZNbf95h4p1eu2qxkIT63/D7/bP1rB+PML/s6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Tp5zEAAAA3AAAAA8AAAAAAAAAAAAAAAAAmAIAAGRycy9k&#10;b3ducmV2LnhtbFBLBQYAAAAABAAEAPUAAACJAwAAAAA=&#10;" path="m,l,73t,42l,188t,42l,303t,41l,407e" filled="f" strokeweight=".5pt">
                  <v:path arrowok="t" o:connecttype="custom" o:connectlocs="0,0;0,46355;0,73025;0,119380;0,146050;0,192405;0,218440;0,258445" o:connectangles="0,0,0,0,0,0,0,0"/>
                  <o:lock v:ext="edit" verticies="t"/>
                </v:shape>
                <v:line id="Line 335" o:spid="_x0000_s1319" style="position:absolute;flip:y;visibility:visible;mso-wrap-style:square" from="10922,23971" to="10922,28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nJ4cEAAADcAAAADwAAAGRycy9kb3ducmV2LnhtbERPTWvCQBC9F/wPywi91Y01rRJdpQiC&#10;UCitCl6H7JgNZmdjdtT477uHQo+P971Y9b5RN+piHdjAeJSBIi6DrbkycNhvXmagoiBbbAKTgQdF&#10;WC0HTwssbLjzD912UqkUwrFAA06kLbSOpSOPcRRa4sSdQudREuwqbTu8p3Df6Ncse9cea04NDlta&#10;OyrPu6s30MtWpu5r4vNcP77P2RGnnxc05nnYf8xBCfXyL/5zb62B/C2tTWfSEd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cnhwQAAANwAAAAPAAAAAAAAAAAAAAAA&#10;AKECAABkcnMvZG93bnJldi54bWxQSwUGAAAAAAQABAD5AAAAjwMAAAAA&#10;" strokeweight=".5pt">
                  <v:stroke joinstyle="bevel" endcap="round"/>
                </v:line>
                <v:shape id="Freeform 336" o:spid="_x0000_s1320"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DoR8UA&#10;AADcAAAADwAAAGRycy9kb3ducmV2LnhtbESPQWvCQBSE7wX/w/IEb3VjsaFGVxGp4MEeGj14fGaf&#10;STT7NuyuMf77bqHQ4zAz3zCLVW8a0ZHztWUFk3ECgriwuuZSwfGwff0A4QOyxsYyKXiSh9Vy8LLA&#10;TNsHf1OXh1JECPsMFVQhtJmUvqjIoB/bljh6F+sMhihdKbXDR4SbRr4lSSoN1hwXKmxpU1Fxy+9G&#10;Qbk55ebzcN+59Nyd9nn6Nb1eglKjYb+egwjUh//wX3unFUzfZ/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OhHxQAAANwAAAAPAAAAAAAAAAAAAAAAAJgCAABkcnMv&#10;ZG93bnJldi54bWxQSwUGAAAAAAQABAD1AAAAigMAAAAA&#10;" path="m125,167l,167,63,r62,167xe" fillcolor="#fcf2e3" stroked="f">
                  <v:path arrowok="t" o:connecttype="custom" o:connectlocs="79375,106045;0,106045;40005,0;79375,106045" o:connectangles="0,0,0,0"/>
                </v:shape>
                <v:shape id="Freeform 337" o:spid="_x0000_s1321"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0xsAA&#10;AADcAAAADwAAAGRycy9kb3ducmV2LnhtbERPzYrCMBC+C/sOYRa8yJoqUtxqFNlFWDwIVh9gaMa2&#10;tJmUJK317TcHwePH97/dj6YVAzlfW1awmCcgiAuray4V3K7HrzUIH5A1tpZJwZM87Hcfky1m2j74&#10;QkMeShFD2GeooAqhy6T0RUUG/dx2xJG7W2cwROhKqR0+Yrhp5TJJUmmw5thQYUc/FRVN3hsFh1S7&#10;5uTPgynDYv37Pesbpl6p6ed42IAINIa3+OX+0wpWaZwfz8QjIH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e0xsAAAADcAAAADwAAAAAAAAAAAAAAAACYAgAAZHJzL2Rvd25y&#10;ZXYueG1sUEsFBgAAAAAEAAQA9QAAAIUDAAAAAA==&#10;" path="m125,167l,167,63,r62,167xe" filled="f" strokeweight=".5pt">
                  <v:stroke joinstyle="bevel" endcap="round"/>
                  <v:path arrowok="t" o:connecttype="custom" o:connectlocs="79375,106045;0,106045;40005,0;79375,106045" o:connectangles="0,0,0,0"/>
                </v:shape>
                <v:line id="Line 338" o:spid="_x0000_s1322" style="position:absolute;visibility:visible;mso-wrap-style:square" from="27666,15360" to="27666,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o9EMUAAADcAAAADwAAAGRycy9kb3ducmV2LnhtbESPQWvCQBSE70L/w/IKvYhuLCoSXYO0&#10;FHqwB1PBHB/ZZzYm+zZkt5r++64g9DjMzDfMJhtsK67U+9qxgtk0AUFcOl1zpeD4/TFZgfABWWPr&#10;mBT8kods+zTaYKrdjQ90zUMlIoR9igpMCF0qpS8NWfRT1xFH7+x6iyHKvpK6x1uE21a+Js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o9EMUAAADcAAAADwAAAAAAAAAA&#10;AAAAAAChAgAAZHJzL2Rvd25yZXYueG1sUEsFBgAAAAAEAAQA+QAAAJMDAAAAAA==&#10;" strokeweight=".5pt">
                  <v:stroke joinstyle="bevel" endcap="round"/>
                </v:line>
                <v:line id="Line 339" o:spid="_x0000_s1323" style="position:absolute;visibility:visible;mso-wrap-style:square" from="27666,17811"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ijZ8UAAADcAAAADwAAAGRycy9kb3ducmV2LnhtbESPQWvCQBSE70L/w/IKvYhuKioSXYO0&#10;FHqwB1PBHB/ZZzYm+zZkt5r++64g9DjMzDfMJhtsK67U+9qxgtdpAoK4dLrmSsHx+2OyAuEDssbW&#10;MSn4JQ/Z9mm0wVS7Gx/omodKRAj7FBWYELpUSl8asuinriOO3tn1FkOUfSV1j7cIt62cJc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ijZ8UAAADcAAAADwAAAAAAAAAA&#10;AAAAAAChAgAAZHJzL2Rvd25yZXYueG1sUEsFBgAAAAAEAAQA+QAAAJMDAAAAAA==&#10;" strokeweight=".5pt">
                  <v:stroke joinstyle="bevel" endcap="round"/>
                </v:line>
                <v:line id="Line 340" o:spid="_x0000_s1324" style="position:absolute;flip:y;visibility:visible;mso-wrap-style:square" from="31235,15360"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GRLcMAAADcAAAADwAAAGRycy9kb3ducmV2LnhtbESPUWvCQBCE3wv9D8cW+lYvrUElekoR&#10;CoJQrAq+Lrk1F8ztxdxW47/3CkIfh5n5hpktet+oC3WxDmzgfZCBIi6DrbkysN99vU1ARUG22AQm&#10;AzeKsJg/P82wsOHKP3TZSqUShGOBBpxIW2gdS0ce4yC0xMk7hs6jJNlV2nZ4TXDf6I8sG2mPNacF&#10;hy0tHZWn7a830MtKxu576PNc3zan7IDj9RmNeX3pP6eghHr5Dz/aK2sgHw3h70w6Anp+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RkS3DAAAA3AAAAA8AAAAAAAAAAAAA&#10;AAAAoQIAAGRycy9kb3ducmV2LnhtbFBLBQYAAAAABAAEAPkAAACRAwAAAAA=&#10;" strokeweight=".5pt">
                  <v:stroke joinstyle="bevel" endcap="round"/>
                </v:line>
                <v:shape id="Freeform 341" o:spid="_x0000_s1325"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qjpMEA&#10;AADcAAAADwAAAGRycy9kb3ducmV2LnhtbESPQYvCMBSE7wv+h/AEb2uqFpFqFFFE2ZvdPXh8NM+2&#10;2LyUJtr4782C4HGYmW+Y1SaYRjyoc7VlBZNxAoK4sLrmUsHf7+F7AcJ5ZI2NZVLwJAeb9eBrhZm2&#10;PZ/pkftSRAi7DBVU3reZlK6oyKAb25Y4elfbGfRRdqXUHfYRbho5TZK5NFhzXKiwpV1FxS2/GwV5&#10;uBzL8BPO6cWEkLZ6uu9nRqnRMGyXIDwF/wm/2yetIJ2n8H8mHg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Ko6TBAAAA3AAAAA8AAAAAAAAAAAAAAAAAmAIAAGRycy9kb3du&#10;cmV2LnhtbFBLBQYAAAAABAAEAPUAAACGAwAAAAA=&#10;" path="m105,105l53,,,105,53,209,105,105xe" fillcolor="black" stroked="f">
                  <v:path arrowok="t" o:connecttype="custom" o:connectlocs="66675,66675;33655,0;0,66675;33655,132715;66675,66675" o:connectangles="0,0,0,0,0"/>
                </v:shape>
                <v:shape id="Freeform 342" o:spid="_x0000_s1326"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aszMQA&#10;AADcAAAADwAAAGRycy9kb3ducmV2LnhtbESP0WrCQBRE34X+w3ILfdNN1AaJrqKC4oMUjH7ANXub&#10;Dc3eDdltTP++KxT6OMzMGWa1GWwjeup87VhBOklAEJdO11wpuF0P4wUIH5A1No5JwQ952KxfRivM&#10;tXvwhfoiVCJC2OeowITQ5lL60pBFP3EtcfQ+XWcxRNlVUnf4iHDbyGmSZNJizXHBYEt7Q+VX8W0V&#10;zA6t8R/7Ml2k9104zrZ47M+ZUm+vw3YJItAQ/sN/7ZNWMM/e4Xk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2rMzEAAAA3AAAAA8AAAAAAAAAAAAAAAAAmAIAAGRycy9k&#10;b3ducmV2LnhtbFBLBQYAAAAABAAEAPUAAACJAwAAAAA=&#10;" path="m105,105l53,,,105,53,209,105,105xe" filled="f" strokeweight=".5pt">
                  <v:stroke joinstyle="bevel" endcap="round"/>
                  <v:path arrowok="t" o:connecttype="custom" o:connectlocs="66675,66675;33655,0;0,66675;33655,132715;66675,66675" o:connectangles="0,0,0,0,0"/>
                </v:shape>
                <v:shape id="Freeform 343" o:spid="_x0000_s1327" style="position:absolute;left:30841;top:15360;width:794;height:997;visibility:visible;mso-wrap-style:square;v-text-anchor:top" coordsize="125,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6Lo8MA&#10;AADcAAAADwAAAGRycy9kb3ducmV2LnhtbESPwWrDMBBE74X8g9hAbrXcEExxrYSSECj4FLuQHhdr&#10;a5taKyMptvv3UaDQ4zAzb5jisJhBTOR8b1nBS5KCIG6s7rlV8Fmfn19B+ICscbBMCn7Jw2G/eiow&#10;13bmC01VaEWEsM9RQRfCmEvpm44M+sSOxNH7ts5giNK1UjucI9wMcpummTTYc1zocKRjR81PdTMK&#10;zPlYX7+u1tLkZnm6DWW5y0qlNuvl/Q1EoCX8h//aH1rBLsvgcSYe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6Lo8MAAADcAAAADwAAAAAAAAAAAAAAAACYAgAAZHJzL2Rv&#10;d25yZXYueG1sUEsFBgAAAAAEAAQA9QAAAIgDAAAAAA==&#10;" path="m62,r63,157m62,l,157e" filled="f" strokeweight=".5pt">
                  <v:stroke joinstyle="bevel" endcap="round"/>
                  <v:path arrowok="t" o:connecttype="custom" o:connectlocs="39370,0;79375,99695;39370,0;0,99695" o:connectangles="0,0,0,0"/>
                  <o:lock v:ext="edit" verticies="t"/>
                </v:shape>
                <v:shape id="Freeform 344" o:spid="_x0000_s1328" style="position:absolute;left:29451;top:17811;width:0;height:9932;visibility:visible;mso-wrap-style:square;v-text-anchor:top" coordsize="0,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RMYA&#10;AADcAAAADwAAAGRycy9kb3ducmV2LnhtbESPQWvCQBSE74L/YXlCL1I31hJLdA2xqPUm2oLXR/Y1&#10;Cc2+Dbtbjf76bqHQ4zAz3zDLvDetuJDzjWUF00kCgri0uuFKwcf79vEFhA/IGlvLpOBGHvLVcLDE&#10;TNsrH+lyCpWIEPYZKqhD6DIpfVmTQT+xHXH0Pq0zGKJ0ldQOrxFuWvmUJKk02HBcqLGj15rKr9O3&#10;UXA+FOP97Ia76n5fH9945tLN1in1MOqLBYhAffgP/7X3WsFzOof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I/RMYAAADcAAAADwAAAAAAAAAAAAAAAACYAgAAZHJz&#10;L2Rvd25yZXYueG1sUEsFBgAAAAAEAAQA9QAAAIsDAAAAAA==&#10;" path="m,l,73t,42l,188t,42l,303t,41l,417t,42l,532t,42l,647t,41l,761t,42l,876t,42l,991t,41l,1105t,42l,1220t,42l,1335t,42l,1450t,41l,1564e" filled="f" strokeweight=".5pt">
                  <v:path arrowok="t" o:connecttype="custom" o:connectlocs="0,0;0,46355;0,73025;0,119380;0,146050;0,192405;0,218440;0,264795;0,291465;0,337820;0,364490;0,410845;0,436880;0,483235;0,509905;0,556260;0,582930;0,629285;0,655320;0,701675;0,728345;0,774700;0,801370;0,847725;0,874395;0,920750;0,946785;0,993140" o:connectangles="0,0,0,0,0,0,0,0,0,0,0,0,0,0,0,0,0,0,0,0,0,0,0,0,0,0,0,0"/>
                  <o:lock v:ext="edit" verticies="t"/>
                </v:shape>
                <v:rect id="Rectangle 346" o:spid="_x0000_s1329" style="position:absolute;left:32162;top:15894;width:457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QV8IA&#10;AADcAAAADwAAAGRycy9kb3ducmV2LnhtbESPzYoCMRCE74LvEFrwphlF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FBXwgAAANwAAAAPAAAAAAAAAAAAAAAAAJgCAABkcnMvZG93&#10;bnJldi54bWxQSwUGAAAAAAQABAD1AAAAhwMAAAAA&#10;" filled="f" stroked="f">
                  <v:textbox style="mso-fit-shape-to-text:t" inset="0,0,0,0">
                    <w:txbxContent>
                      <w:p w14:paraId="16F0C559" w14:textId="0B0F8F57" w:rsidR="00AC02F9" w:rsidRDefault="00AC02F9">
                        <w:r>
                          <w:rPr>
                            <w:rFonts w:ascii="Arial" w:hAnsi="Arial" w:cs="Arial"/>
                            <w:color w:val="000000"/>
                            <w:sz w:val="10"/>
                            <w:szCs w:val="10"/>
                          </w:rPr>
                          <w:t>+relatedMaterial</w:t>
                        </w:r>
                      </w:p>
                    </w:txbxContent>
                  </v:textbox>
                </v:rect>
                <v:rect id="Rectangle 347" o:spid="_x0000_s1330" style="position:absolute;left:32162;top:16751;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vF78A&#10;AADcAAAADwAAAGRycy9kb3ducmV2LnhtbERPy4rCMBTdC/MP4Q7MTtMRUa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c28XvwAAANwAAAAPAAAAAAAAAAAAAAAAAJgCAABkcnMvZG93bnJl&#10;di54bWxQSwUGAAAAAAQABAD1AAAAhAMAAAAA&#10;" filled="f" stroked="f">
                  <v:textbox style="mso-fit-shape-to-text:t" inset="0,0,0,0">
                    <w:txbxContent>
                      <w:p w14:paraId="6EFAA55D" w14:textId="205426E3" w:rsidR="00AC02F9" w:rsidRDefault="00AC02F9">
                        <w:r>
                          <w:rPr>
                            <w:rFonts w:ascii="Arial" w:hAnsi="Arial" w:cs="Arial"/>
                            <w:color w:val="000000"/>
                            <w:sz w:val="10"/>
                            <w:szCs w:val="10"/>
                          </w:rPr>
                          <w:t>0..*</w:t>
                        </w:r>
                      </w:p>
                    </w:txbxContent>
                  </v:textbox>
                </v:rect>
                <v:rect id="Rectangle 348" o:spid="_x0000_s1331" style="position:absolute;left:13696;top:15690;width:450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jMIA&#10;AADcAAAADwAAAGRycy9kb3ducmV2LnhtbESPzYoCMRCE74LvEFrwphlF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8qMwgAAANwAAAAPAAAAAAAAAAAAAAAAAJgCAABkcnMvZG93&#10;bnJldi54bWxQSwUGAAAAAAQABAD1AAAAhwMAAAAA&#10;" filled="f" stroked="f">
                  <v:textbox style="mso-fit-shape-to-text:t" inset="0,0,0,0">
                    <w:txbxContent>
                      <w:p w14:paraId="57649EF7" w14:textId="12FBC509" w:rsidR="00AC02F9" w:rsidRDefault="00AC02F9">
                        <w:r>
                          <w:rPr>
                            <w:rFonts w:ascii="Arial" w:hAnsi="Arial" w:cs="Arial"/>
                            <w:color w:val="000000"/>
                            <w:sz w:val="10"/>
                            <w:szCs w:val="10"/>
                          </w:rPr>
                          <w:t>+relatedFeature</w:t>
                        </w:r>
                      </w:p>
                    </w:txbxContent>
                  </v:textbox>
                </v:rect>
                <v:rect id="Rectangle 349" o:spid="_x0000_s1332" style="position:absolute;left:13696;top:16554;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1U+8IA&#10;AADcAAAADwAAAGRycy9kb3ducmV2LnhtbESP3WoCMRSE7wXfIRzBO826S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VT7wgAAANwAAAAPAAAAAAAAAAAAAAAAAJgCAABkcnMvZG93&#10;bnJldi54bWxQSwUGAAAAAAQABAD1AAAAhwMAAAAA&#10;" filled="f" stroked="f">
                  <v:textbox style="mso-fit-shape-to-text:t" inset="0,0,0,0">
                    <w:txbxContent>
                      <w:p w14:paraId="5FC29CB2" w14:textId="0A78257F" w:rsidR="00AC02F9" w:rsidRDefault="00AC02F9">
                        <w:r>
                          <w:rPr>
                            <w:rFonts w:ascii="Arial" w:hAnsi="Arial" w:cs="Arial"/>
                            <w:color w:val="000000"/>
                            <w:sz w:val="10"/>
                            <w:szCs w:val="10"/>
                          </w:rPr>
                          <w:t>0..*</w:t>
                        </w:r>
                      </w:p>
                    </w:txbxContent>
                  </v:textbox>
                </v:rect>
                <v:rect id="Rectangle 350" o:spid="_x0000_s1333" style="position:absolute;left:1657;top:2317;width:187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xYMIA&#10;AADcAAAADwAAAGRycy9kb3ducmV2LnhtbESP3WoCMRSE7wu+QziCdzWrFp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fFgwgAAANwAAAAPAAAAAAAAAAAAAAAAAJgCAABkcnMvZG93&#10;bnJldi54bWxQSwUGAAAAAAQABAD1AAAAhwMAAAAA&#10;" filled="f" stroked="f">
                  <v:textbox style="mso-fit-shape-to-text:t" inset="0,0,0,0">
                    <w:txbxContent>
                      <w:p w14:paraId="3E432977" w14:textId="1F399A27" w:rsidR="00AC02F9" w:rsidRDefault="00AC02F9">
                        <w:r>
                          <w:rPr>
                            <w:rFonts w:ascii="Arial" w:hAnsi="Arial" w:cs="Arial"/>
                            <w:color w:val="0000C8"/>
                            <w:sz w:val="10"/>
                            <w:szCs w:val="10"/>
                          </w:rPr>
                          <w:t>Name:</w:t>
                        </w:r>
                      </w:p>
                    </w:txbxContent>
                  </v:textbox>
                </v:rect>
                <v:rect id="Rectangle 351" o:spid="_x0000_s1334" style="position:absolute;left:1657;top:3181;width:264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pFMIA&#10;AADcAAAADwAAAGRycy9kb3ducmV2LnhtbESPzYoCMRCE74LvEFrwphlF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GkUwgAAANwAAAAPAAAAAAAAAAAAAAAAAJgCAABkcnMvZG93&#10;bnJldi54bWxQSwUGAAAAAAQABAD1AAAAhwMAAAAA&#10;" filled="f" stroked="f">
                  <v:textbox style="mso-fit-shape-to-text:t" inset="0,0,0,0">
                    <w:txbxContent>
                      <w:p w14:paraId="7FDB905F" w14:textId="5324EA83" w:rsidR="00AC02F9" w:rsidRDefault="00AC02F9">
                        <w:r>
                          <w:rPr>
                            <w:rFonts w:ascii="Arial" w:hAnsi="Arial" w:cs="Arial"/>
                            <w:color w:val="0000C8"/>
                            <w:sz w:val="10"/>
                            <w:szCs w:val="10"/>
                          </w:rPr>
                          <w:t>Package:</w:t>
                        </w:r>
                      </w:p>
                    </w:txbxContent>
                  </v:textbox>
                </v:rect>
                <v:rect id="Rectangle 352" o:spid="_x0000_s1335" style="position:absolute;left:1657;top:4038;width:2330;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Mj8IA&#10;AADcAAAADwAAAGRycy9kb3ducmV2LnhtbESP3WoCMRSE7wu+QziCdzWrWJ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BMyPwgAAANwAAAAPAAAAAAAAAAAAAAAAAJgCAABkcnMvZG93&#10;bnJldi54bWxQSwUGAAAAAAQABAD1AAAAhwMAAAAA&#10;" filled="f" stroked="f">
                  <v:textbox style="mso-fit-shape-to-text:t" inset="0,0,0,0">
                    <w:txbxContent>
                      <w:p w14:paraId="4A4597A7" w14:textId="1F8645CB" w:rsidR="00AC02F9" w:rsidRDefault="00AC02F9">
                        <w:r>
                          <w:rPr>
                            <w:rFonts w:ascii="Arial" w:hAnsi="Arial" w:cs="Arial"/>
                            <w:color w:val="0000C8"/>
                            <w:sz w:val="10"/>
                            <w:szCs w:val="10"/>
                          </w:rPr>
                          <w:t>Version:</w:t>
                        </w:r>
                      </w:p>
                    </w:txbxContent>
                  </v:textbox>
                </v:rect>
                <v:rect id="Rectangle 353" o:spid="_x0000_s1336" style="position:absolute;left:1657;top:4902;width:2051;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S+MIA&#10;AADcAAAADwAAAGRycy9kb3ducmV2LnhtbESPzYoCMRCE74LvEFrYm2YUcW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1lL4wgAAANwAAAAPAAAAAAAAAAAAAAAAAJgCAABkcnMvZG93&#10;bnJldi54bWxQSwUGAAAAAAQABAD1AAAAhwMAAAAA&#10;" filled="f" stroked="f">
                  <v:textbox style="mso-fit-shape-to-text:t" inset="0,0,0,0">
                    <w:txbxContent>
                      <w:p w14:paraId="7D304A98" w14:textId="61B3FC16" w:rsidR="00AC02F9" w:rsidRDefault="00AC02F9">
                        <w:r>
                          <w:rPr>
                            <w:rFonts w:ascii="Arial" w:hAnsi="Arial" w:cs="Arial"/>
                            <w:color w:val="0000C8"/>
                            <w:sz w:val="10"/>
                            <w:szCs w:val="10"/>
                          </w:rPr>
                          <w:t>Author:</w:t>
                        </w:r>
                      </w:p>
                    </w:txbxContent>
                  </v:textbox>
                </v:rect>
                <v:rect id="Rectangle 354" o:spid="_x0000_s1337" style="position:absolute;left:5099;top:2317;width:10871;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r3Y8IA&#10;AADcAAAADwAAAGRycy9kb3ducmV2LnhtbESPzYoCMRCE74LvEFrwphlFVpk1igiCLl4c9wGaSc8P&#10;Jp0hyTqzb28WhD0WVfUVtd0P1ogn+dA6VrCYZyCIS6dbrhV830+zDYgQkTUax6TglwLsd+PRFnPt&#10;er7Rs4i1SBAOOSpoYuxyKUPZkMUwdx1x8irnLcYkfS21xz7BrZHLLPuQFltOCw12dGyofBQ/VoG8&#10;F6d+Uxifua9ldTWX860ip9R0Mhw+QUQa4n/43T5rBav1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vdjwgAAANwAAAAPAAAAAAAAAAAAAAAAAJgCAABkcnMvZG93&#10;bnJldi54bWxQSwUGAAAAAAQABAD1AAAAhwMAAAAA&#10;" filled="f" stroked="f">
                  <v:textbox style="mso-fit-shape-to-text:t" inset="0,0,0,0">
                    <w:txbxContent>
                      <w:p w14:paraId="50DABE1E" w14:textId="70D37E16" w:rsidR="00AC02F9" w:rsidRDefault="00AC02F9">
                        <w:r>
                          <w:rPr>
                            <w:rFonts w:ascii="Arial" w:hAnsi="Arial" w:cs="Arial"/>
                            <w:color w:val="000096"/>
                            <w:sz w:val="10"/>
                            <w:szCs w:val="10"/>
                          </w:rPr>
                          <w:t>Summary diagram: Geologic Relations</w:t>
                        </w:r>
                      </w:p>
                    </w:txbxContent>
                  </v:textbox>
                </v:rect>
                <v:rect id="Rectangle 355" o:spid="_x0000_s1338" style="position:absolute;left:5099;top:3181;width:6743;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jEb8A&#10;AADcAAAADwAAAGRycy9kb3ducmV2LnhtbERPy4rCMBTdC/MP4Q7MTtMRUalGkQFBBze2fsCluX1g&#10;clOSaOvfTxYDLg/nvd2P1ogn+dA5VvA9y0AQV0533Ci4lcfpGkSIyBqNY1LwogD73cdki7l2A1/p&#10;WcRGpBAOOSpoY+xzKUPVksUwcz1x4mrnLcYEfSO1xyGFWyPnWbaUFjtODS329NNSdS8eVoEsi+Ow&#10;LozP3O+8vpjz6VqTU+rrczxsQEQa41v87z5pBYtV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BWMRvwAAANwAAAAPAAAAAAAAAAAAAAAAAJgCAABkcnMvZG93bnJl&#10;di54bWxQSwUGAAAAAAQABAD1AAAAhAMAAAAA&#10;" filled="f" stroked="f">
                  <v:textbox style="mso-fit-shape-to-text:t" inset="0,0,0,0">
                    <w:txbxContent>
                      <w:p w14:paraId="7C9908FA" w14:textId="1CEFFD82" w:rsidR="00AC02F9" w:rsidRDefault="00AC02F9">
                        <w:r>
                          <w:rPr>
                            <w:rFonts w:ascii="Arial" w:hAnsi="Arial" w:cs="Arial"/>
                            <w:color w:val="000096"/>
                            <w:sz w:val="10"/>
                            <w:szCs w:val="10"/>
                          </w:rPr>
                          <w:t>«leaf» GeologicRelation</w:t>
                        </w:r>
                      </w:p>
                    </w:txbxContent>
                  </v:textbox>
                </v:rect>
                <v:rect id="Rectangle 356" o:spid="_x0000_s1339" style="position:absolute;left:5099;top:4038;width:8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GisIA&#10;AADcAAAADwAAAGRycy9kb3ducmV2LnhtbESP3WoCMRSE7wu+QziCdzWrSNXVKFIQbPHG1Qc4bM7+&#10;YHKyJKm7ffumIHg5zMw3zHY/WCMe5EPrWMFsmoEgLp1uuVZwux7fVyBCRNZoHJOCXwqw343etphr&#10;1/OFHkWsRYJwyFFBE2OXSxnKhiyGqeuIk1c5bzEm6WupPfYJbo2cZ9mHtNhyWmiwo8+GynvxYxXI&#10;a3HsV4XxmfueV2fzdbpU5JSajIfDBkSkIb7Cz/ZJK1gs1/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caKwgAAANwAAAAPAAAAAAAAAAAAAAAAAJgCAABkcnMvZG93&#10;bnJldi54bWxQSwUGAAAAAAQABAD1AAAAhwMAAAAA&#10;" filled="f" stroked="f">
                  <v:textbox style="mso-fit-shape-to-text:t" inset="0,0,0,0">
                    <w:txbxContent>
                      <w:p w14:paraId="3DDD3706" w14:textId="21FA46E0" w:rsidR="00AC02F9" w:rsidRDefault="00AC02F9">
                        <w:r>
                          <w:rPr>
                            <w:rFonts w:ascii="Arial" w:hAnsi="Arial" w:cs="Arial"/>
                            <w:color w:val="000096"/>
                            <w:sz w:val="10"/>
                            <w:szCs w:val="10"/>
                          </w:rPr>
                          <w:t>4.1</w:t>
                        </w:r>
                      </w:p>
                    </w:txbxContent>
                  </v:textbox>
                </v:rect>
                <v:rect id="Rectangle 357" o:spid="_x0000_s1340" style="position:absolute;left:5099;top:4902;width:758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fML4A&#10;AADcAAAADwAAAGRycy9kb3ducmV2LnhtbERPy4rCMBTdD/gP4QruxlSRoVSjiCA44sbqB1ya2wcm&#10;NyWJtvP3ZiHM8nDem91ojXiRD51jBYt5BoK4crrjRsH9dvzOQYSIrNE4JgV/FGC3nXxtsNBu4Cu9&#10;ytiIFMKhQAVtjH0hZahashjmridOXO28xZigb6T2OKRwa+Qyy36kxY5TQ4s9HVqqHuXTKpC38jjk&#10;pfGZOy/ri/k9XWtySs2m434NItIY/8Uf90krWOV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mHzC+AAAA3AAAAA8AAAAAAAAAAAAAAAAAmAIAAGRycy9kb3ducmV2&#10;LnhtbFBLBQYAAAAABAAEAPUAAACDAwAAAAA=&#10;" filled="f" stroked="f">
                  <v:textbox style="mso-fit-shape-to-text:t" inset="0,0,0,0">
                    <w:txbxContent>
                      <w:p w14:paraId="197DBCE5" w14:textId="64FC0507" w:rsidR="00AC02F9" w:rsidRDefault="00AC02F9">
                        <w:r>
                          <w:rPr>
                            <w:rFonts w:ascii="Arial" w:hAnsi="Arial" w:cs="Arial"/>
                            <w:color w:val="000096"/>
                            <w:sz w:val="10"/>
                            <w:szCs w:val="10"/>
                          </w:rPr>
                          <w:t>OGC/CGI GeoSciML SWG</w:t>
                        </w:r>
                      </w:p>
                    </w:txbxContent>
                  </v:textbox>
                </v:rect>
                <w10:anchorlock/>
              </v:group>
            </w:pict>
          </mc:Fallback>
        </mc:AlternateContent>
      </w:r>
    </w:p>
    <w:p w14:paraId="6AC44A74" w14:textId="1A3EC803" w:rsidR="009C64B2" w:rsidRDefault="009C64B2" w:rsidP="009C64B2">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33</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Titre4"/>
        <w:rPr>
          <w:lang w:val="en-CA"/>
        </w:rPr>
      </w:pPr>
      <w:r>
        <w:rPr>
          <w:lang w:val="en-CA"/>
        </w:rPr>
        <w:t>GeologicHistory</w:t>
      </w:r>
    </w:p>
    <w:p w14:paraId="043C07F0" w14:textId="77777777" w:rsidR="00853941" w:rsidRDefault="00853941" w:rsidP="00894DAA"/>
    <w:p w14:paraId="4B693FF2" w14:textId="197CBA9A" w:rsidR="00894DAA" w:rsidRDefault="00894DAA" w:rsidP="00894DAA">
      <w:r>
        <w:t xml:space="preserve">GeoSciML </w:t>
      </w:r>
      <w:r w:rsidR="00DC32F6">
        <w:t xml:space="preserve">uses the generic </w:t>
      </w:r>
      <w:r w:rsidR="00DC32F6" w:rsidRPr="00DC32F6">
        <w:rPr>
          <w:rStyle w:val="Entity"/>
        </w:rPr>
        <w:t>relatedFeature:</w:t>
      </w:r>
      <w:r w:rsidRPr="00DC32F6">
        <w:rPr>
          <w:rStyle w:val="Entity"/>
        </w:rPr>
        <w:t>Geologic</w:t>
      </w:r>
      <w:r w:rsidR="000944A6" w:rsidRPr="00DC32F6">
        <w:rPr>
          <w:rStyle w:val="Entity"/>
        </w:rPr>
        <w:t>Feature</w:t>
      </w:r>
      <w:r w:rsidRPr="00DC32F6">
        <w:rPr>
          <w:rStyle w:val="Entity"/>
        </w:rPr>
        <w:t>Relation</w:t>
      </w:r>
      <w:r>
        <w:t xml:space="preserve"> to associate </w:t>
      </w:r>
      <w:r w:rsidRPr="00DC32F6">
        <w:rPr>
          <w:rStyle w:val="Entity"/>
        </w:rPr>
        <w:t>GeologicFeature</w:t>
      </w:r>
      <w:r>
        <w:t xml:space="preserve"> with other </w:t>
      </w:r>
      <w:r w:rsidRPr="00DC32F6">
        <w:rPr>
          <w:rStyle w:val="Entity"/>
        </w:rPr>
        <w:t>GeologicFeatures</w:t>
      </w:r>
      <w:r w:rsidR="00E6505F">
        <w:t xml:space="preserve">, which includes </w:t>
      </w:r>
      <w:r w:rsidR="00E6505F" w:rsidRPr="00DC32F6">
        <w:rPr>
          <w:rStyle w:val="Entity"/>
        </w:rPr>
        <w:t>GeologicEvents</w:t>
      </w:r>
      <w:r>
        <w:t>.  However, this functionality is only available from the Extension package because it ad</w:t>
      </w:r>
      <w:r w:rsidR="00E6505F">
        <w:t xml:space="preserve">ds extra complexity that </w:t>
      </w:r>
      <w:r>
        <w:t>Basic</w:t>
      </w:r>
      <w:r w:rsidR="00E6505F">
        <w:t xml:space="preserve"> hopes to avoid</w:t>
      </w:r>
      <w:r>
        <w:t xml:space="preserve">.  </w:t>
      </w:r>
    </w:p>
    <w:p w14:paraId="18CD4034" w14:textId="19724B65" w:rsidR="00E6505F" w:rsidRDefault="009D650C" w:rsidP="00894DAA">
      <w:r>
        <w:t xml:space="preserve">To allow geologic age description in GeoSciML Basic without </w:t>
      </w:r>
      <w:r w:rsidRPr="00DC32F6">
        <w:rPr>
          <w:rStyle w:val="Entity"/>
        </w:rPr>
        <w:t>GeologicFeatureRelation</w:t>
      </w:r>
      <w:r>
        <w:t xml:space="preserve">, </w:t>
      </w:r>
      <w:r w:rsidRPr="00DC32F6">
        <w:rPr>
          <w:rStyle w:val="Entity"/>
        </w:rPr>
        <w:t>GeologicFeature</w:t>
      </w:r>
      <w:r w:rsidR="00894DAA">
        <w:t xml:space="preserve"> </w:t>
      </w:r>
      <w:r>
        <w:t>has</w:t>
      </w:r>
      <w:r w:rsidR="00894DAA">
        <w:t xml:space="preserve"> an explicit </w:t>
      </w:r>
      <w:r w:rsidR="00894DAA" w:rsidRPr="00DC32F6">
        <w:rPr>
          <w:rStyle w:val="Entity"/>
        </w:rPr>
        <w:t>geologicHistory</w:t>
      </w:r>
      <w:r w:rsidR="00894DAA">
        <w:t xml:space="preserve"> property to associate </w:t>
      </w:r>
      <w:r w:rsidR="00894DAA" w:rsidRPr="00DC32F6">
        <w:rPr>
          <w:rStyle w:val="Entity"/>
        </w:rPr>
        <w:t>GeologicFeature</w:t>
      </w:r>
      <w:r w:rsidR="00894DAA">
        <w:t xml:space="preserve"> with a</w:t>
      </w:r>
      <w:r w:rsidR="00E6505F">
        <w:t xml:space="preserve"> </w:t>
      </w:r>
      <w:r w:rsidR="00E6505F" w:rsidRPr="00DC32F6">
        <w:rPr>
          <w:rStyle w:val="Entity"/>
        </w:rPr>
        <w:t>GeologicEvent</w:t>
      </w:r>
      <w:r w:rsidR="00E6505F">
        <w:t>.</w:t>
      </w:r>
      <w:r w:rsidR="00894DAA">
        <w:t xml:space="preserve">  The consequence for someone using Extension is </w:t>
      </w:r>
      <w:r w:rsidR="00E6505F">
        <w:t xml:space="preserve">the </w:t>
      </w:r>
      <w:r w:rsidR="00DC32F6">
        <w:t>presence</w:t>
      </w:r>
      <w:r w:rsidR="00E6505F">
        <w:t xml:space="preserve"> of</w:t>
      </w:r>
      <w:r w:rsidR="00894DAA">
        <w:t xml:space="preserve"> two </w:t>
      </w:r>
      <w:r>
        <w:t xml:space="preserve">different </w:t>
      </w:r>
      <w:r w:rsidR="00894DAA">
        <w:t xml:space="preserve">ways to link a </w:t>
      </w:r>
      <w:r w:rsidR="00894DAA" w:rsidRPr="00DC32F6">
        <w:rPr>
          <w:rStyle w:val="Entity"/>
        </w:rPr>
        <w:t>Geologic</w:t>
      </w:r>
      <w:r w:rsidR="00E6505F" w:rsidRPr="00DC32F6">
        <w:rPr>
          <w:rStyle w:val="Entity"/>
        </w:rPr>
        <w:t>Feature</w:t>
      </w:r>
      <w:r w:rsidR="00E6505F">
        <w:t xml:space="preserve"> and </w:t>
      </w:r>
      <w:r w:rsidR="00E6505F" w:rsidRPr="00DC32F6">
        <w:rPr>
          <w:rStyle w:val="Entity"/>
        </w:rPr>
        <w:t>GeologicEvent</w:t>
      </w:r>
      <w:r w:rsidR="00E6505F">
        <w:t>:</w:t>
      </w:r>
    </w:p>
    <w:p w14:paraId="5BF68F1B" w14:textId="77777777" w:rsidR="00E6505F" w:rsidRDefault="00E6505F" w:rsidP="00C44904">
      <w:pPr>
        <w:pStyle w:val="Paragraphedeliste"/>
        <w:numPr>
          <w:ilvl w:val="0"/>
          <w:numId w:val="30"/>
        </w:numPr>
      </w:pPr>
      <w:r>
        <w:t xml:space="preserve">A direct association through </w:t>
      </w:r>
      <w:r w:rsidRPr="00DC32F6">
        <w:rPr>
          <w:rStyle w:val="Entity"/>
        </w:rPr>
        <w:t>geologicHistory</w:t>
      </w:r>
    </w:p>
    <w:p w14:paraId="1FC71297" w14:textId="2FFC7248" w:rsidR="00894DAA" w:rsidRDefault="00E6505F" w:rsidP="00C44904">
      <w:pPr>
        <w:pStyle w:val="Paragraphedeliste"/>
        <w:numPr>
          <w:ilvl w:val="0"/>
          <w:numId w:val="30"/>
        </w:numPr>
      </w:pPr>
      <w:r>
        <w:lastRenderedPageBreak/>
        <w:t xml:space="preserve">A </w:t>
      </w:r>
      <w:r w:rsidR="00894DAA">
        <w:t xml:space="preserve">generic </w:t>
      </w:r>
      <w:r w:rsidR="00894DAA" w:rsidRPr="00DC32F6">
        <w:rPr>
          <w:rStyle w:val="Entity"/>
        </w:rPr>
        <w:t>Geologic</w:t>
      </w:r>
      <w:r w:rsidR="009D650C" w:rsidRPr="00DC32F6">
        <w:rPr>
          <w:rStyle w:val="Entity"/>
        </w:rPr>
        <w:t>Feature</w:t>
      </w:r>
      <w:r w:rsidR="00894DAA" w:rsidRPr="00DC32F6">
        <w:rPr>
          <w:rStyle w:val="Entity"/>
        </w:rPr>
        <w:t>Relation</w:t>
      </w:r>
      <w:r w:rsidR="00894DAA">
        <w:t>.</w:t>
      </w:r>
    </w:p>
    <w:p w14:paraId="3320DF02" w14:textId="3331FD72" w:rsidR="00894DAA" w:rsidRDefault="00894DAA" w:rsidP="00894DAA">
      <w:r>
        <w:t>To prevent confusion and promote consistency</w:t>
      </w:r>
      <w:r w:rsidR="00E6505F">
        <w:t>, especially in query scenarios</w:t>
      </w:r>
      <w:r>
        <w:t xml:space="preserve">, association between </w:t>
      </w:r>
      <w:r w:rsidRPr="00DC32F6">
        <w:rPr>
          <w:rStyle w:val="Entity"/>
        </w:rPr>
        <w:t>GeologicFeature</w:t>
      </w:r>
      <w:r>
        <w:t xml:space="preserve"> and </w:t>
      </w:r>
      <w:r w:rsidRPr="00DC32F6">
        <w:rPr>
          <w:rStyle w:val="Entity"/>
        </w:rPr>
        <w:t>GeologicEvent</w:t>
      </w:r>
      <w:r>
        <w:t xml:space="preserve">, for the purpose of describing geologic history, and therefore geologic age, shall use </w:t>
      </w:r>
      <w:r w:rsidRPr="00DC32F6">
        <w:rPr>
          <w:rStyle w:val="Entity"/>
        </w:rPr>
        <w:t>geologicHistory</w:t>
      </w:r>
      <w:r>
        <w:t xml:space="preserve"> property.</w:t>
      </w:r>
      <w:r w:rsidR="00DD6CCE">
        <w:t xml:space="preserve">  A </w:t>
      </w:r>
      <w:r w:rsidR="00DD6CCE" w:rsidRPr="00DC32F6">
        <w:rPr>
          <w:rStyle w:val="Entity"/>
        </w:rPr>
        <w:t>GeologicFeatureRelation</w:t>
      </w:r>
      <w:r w:rsidR="00DD6CCE">
        <w:t xml:space="preserve"> can be use in any other circumstances.</w:t>
      </w:r>
      <w:r w:rsidR="00E6505F">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293ADB18" w:rsidR="00894DAA" w:rsidRPr="00D12552" w:rsidRDefault="00DD6CCE" w:rsidP="00FA4FE3">
            <w:pPr>
              <w:pStyle w:val="Tabletext10"/>
              <w:jc w:val="left"/>
              <w:rPr>
                <w:rStyle w:val="reqtext"/>
                <w:lang w:val="en-CA"/>
              </w:rPr>
            </w:pPr>
            <w:r>
              <w:rPr>
                <w:rStyle w:val="reqtext"/>
                <w:lang w:val="en-CA"/>
              </w:rPr>
              <w:t xml:space="preserve">A </w:t>
            </w:r>
            <w:r w:rsidRPr="00DC32F6">
              <w:rPr>
                <w:rStyle w:val="Entity"/>
              </w:rPr>
              <w:t>GeologicFeatureRelation</w:t>
            </w:r>
            <w:r>
              <w:rPr>
                <w:rStyle w:val="reqtext"/>
                <w:lang w:val="en-CA"/>
              </w:rPr>
              <w:t xml:space="preserve"> SHALL not be used between a </w:t>
            </w:r>
            <w:r w:rsidRPr="00DC32F6">
              <w:rPr>
                <w:rStyle w:val="Entity"/>
              </w:rPr>
              <w:t>GeologicFeature</w:t>
            </w:r>
            <w:r>
              <w:rPr>
                <w:rStyle w:val="reqtext"/>
                <w:lang w:val="en-CA"/>
              </w:rPr>
              <w:t xml:space="preserve"> and </w:t>
            </w:r>
            <w:r w:rsidRPr="00DC32F6">
              <w:rPr>
                <w:rStyle w:val="Entity"/>
              </w:rPr>
              <w:t>GeologicEvent</w:t>
            </w:r>
            <w:r>
              <w:rPr>
                <w:rStyle w:val="reqtext"/>
                <w:lang w:val="en-CA"/>
              </w:rPr>
              <w:t xml:space="preserve"> if </w:t>
            </w:r>
            <w:r w:rsidRPr="00DC32F6">
              <w:rPr>
                <w:rStyle w:val="Entity"/>
              </w:rPr>
              <w:t>GeologicFeature</w:t>
            </w:r>
            <w:r w:rsidR="00DC32F6" w:rsidRPr="00DC32F6">
              <w:rPr>
                <w:rStyle w:val="Entity"/>
              </w:rPr>
              <w:t>::</w:t>
            </w:r>
            <w:r w:rsidRPr="00DC32F6">
              <w:rPr>
                <w:rStyle w:val="Entity"/>
              </w:rPr>
              <w:t>geologicHistory</w:t>
            </w:r>
            <w:r>
              <w:rPr>
                <w:rStyle w:val="reqtext"/>
                <w:lang w:val="en-CA"/>
              </w:rPr>
              <w:t xml:space="preserve"> can </w:t>
            </w:r>
            <w:r w:rsidR="00FA4FE3">
              <w:rPr>
                <w:rStyle w:val="reqtext"/>
                <w:lang w:val="en-CA"/>
              </w:rPr>
              <w:t>provide the same information.</w:t>
            </w:r>
          </w:p>
        </w:tc>
      </w:tr>
    </w:tbl>
    <w:p w14:paraId="4065976A" w14:textId="77777777" w:rsidR="00894DAA" w:rsidRDefault="00894DAA" w:rsidP="00894DAA"/>
    <w:p w14:paraId="35279AC5" w14:textId="7B6D8570" w:rsidR="00894DAA" w:rsidRDefault="000D4260" w:rsidP="000D4260">
      <w:pPr>
        <w:pStyle w:val="Titre4"/>
        <w:rPr>
          <w:lang w:val="en-CA"/>
        </w:rPr>
      </w:pPr>
      <w:bookmarkStart w:id="331" w:name="_Ref440189613"/>
      <w:r>
        <w:rPr>
          <w:lang w:val="en-CA"/>
        </w:rPr>
        <w:t>GeologicFeatureRelation</w:t>
      </w:r>
      <w:bookmarkEnd w:id="331"/>
    </w:p>
    <w:p w14:paraId="40EA6690" w14:textId="77777777" w:rsidR="000D4260" w:rsidRDefault="000D4260" w:rsidP="00355CAB">
      <w:pPr>
        <w:rPr>
          <w:lang w:val="en-CA"/>
        </w:rPr>
      </w:pPr>
    </w:p>
    <w:p w14:paraId="37C20275" w14:textId="77777777" w:rsidR="00E6505F" w:rsidRDefault="000D4260" w:rsidP="000D4260">
      <w:pPr>
        <w:rPr>
          <w:lang w:val="en-CA"/>
        </w:rPr>
      </w:pPr>
      <w:r w:rsidRPr="000D4260">
        <w:rPr>
          <w:lang w:val="en-CA"/>
        </w:rPr>
        <w:t xml:space="preserve">The </w:t>
      </w:r>
      <w:r w:rsidRPr="00DC32F6">
        <w:rPr>
          <w:rStyle w:val="Entity"/>
        </w:rPr>
        <w:t>Geologic</w:t>
      </w:r>
      <w:r w:rsidR="000944A6" w:rsidRPr="00DC32F6">
        <w:rPr>
          <w:rStyle w:val="Entity"/>
        </w:rPr>
        <w:t>Feature</w:t>
      </w:r>
      <w:r w:rsidRPr="00DC32F6">
        <w:rPr>
          <w:rStyle w:val="Entity"/>
        </w:rPr>
        <w:t>Relation</w:t>
      </w:r>
      <w:r w:rsidRPr="000D4260">
        <w:rPr>
          <w:lang w:val="en-CA"/>
        </w:rPr>
        <w:t xml:space="preserve">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p>
    <w:p w14:paraId="20B29203" w14:textId="28E51800" w:rsidR="000D4260" w:rsidRPr="000D4260" w:rsidRDefault="000D4260" w:rsidP="000D4260">
      <w:pPr>
        <w:rPr>
          <w:lang w:val="en-CA"/>
        </w:rPr>
      </w:pP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7958C84E" w:rsidR="000D4260" w:rsidRDefault="000D4260" w:rsidP="000D4260">
      <w:pPr>
        <w:rPr>
          <w:lang w:val="en-CA"/>
        </w:rPr>
      </w:pPr>
      <w:r w:rsidRPr="000D4260">
        <w:rPr>
          <w:lang w:val="en-CA"/>
        </w:rPr>
        <w:t xml:space="preserve">Many other types of relationships can also be accommodated via GeologicRelation, for example, topological relations could be described where they are </w:t>
      </w:r>
      <w:r w:rsidR="00E6505F">
        <w:rPr>
          <w:lang w:val="en-CA"/>
        </w:rPr>
        <w:t>geologically</w:t>
      </w:r>
      <w:r w:rsidRPr="000D4260">
        <w:rPr>
          <w:lang w:val="en-CA"/>
        </w:rPr>
        <w:t xml:space="preserve"> significant.</w:t>
      </w:r>
    </w:p>
    <w:p w14:paraId="2E642AFC" w14:textId="61A35C78" w:rsidR="000D4260" w:rsidRDefault="008D1DC9" w:rsidP="000D4260">
      <w:pPr>
        <w:keepNext/>
      </w:pPr>
      <w:r>
        <w:rPr>
          <w:noProof/>
          <w:lang w:val="en-CA" w:eastAsia="en-CA"/>
        </w:rPr>
        <w:lastRenderedPageBreak/>
        <w:drawing>
          <wp:inline distT="0" distB="0" distL="0" distR="0" wp14:anchorId="7DF8CB7F" wp14:editId="7DAFF051">
            <wp:extent cx="4857115" cy="3430270"/>
            <wp:effectExtent l="0" t="0" r="635" b="0"/>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115" cy="3430270"/>
                    </a:xfrm>
                    <a:prstGeom prst="rect">
                      <a:avLst/>
                    </a:prstGeom>
                    <a:noFill/>
                    <a:ln>
                      <a:noFill/>
                    </a:ln>
                  </pic:spPr>
                </pic:pic>
              </a:graphicData>
            </a:graphic>
          </wp:inline>
        </w:drawing>
      </w:r>
    </w:p>
    <w:p w14:paraId="146E8FDB" w14:textId="09D82D29" w:rsidR="00894DAA"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34</w:t>
      </w:r>
      <w:r w:rsidR="00673E83">
        <w:rPr>
          <w:noProof/>
        </w:rPr>
        <w:fldChar w:fldCharType="end"/>
      </w:r>
      <w:r>
        <w:t>: Generic geologic feature relation</w:t>
      </w:r>
    </w:p>
    <w:p w14:paraId="6123B248" w14:textId="36569A64" w:rsidR="000944A6" w:rsidRPr="00E6505F" w:rsidRDefault="000944A6" w:rsidP="00E6505F">
      <w:pPr>
        <w:pStyle w:val="Titre5"/>
        <w:rPr>
          <w:lang w:val="en-CA"/>
        </w:rPr>
      </w:pPr>
      <w:r w:rsidRPr="00D970E9">
        <w:rPr>
          <w:lang w:val="en-CA"/>
        </w:rPr>
        <w:t>relationship</w:t>
      </w:r>
      <w:bookmarkStart w:id="332" w:name="BKM_D050A55A_5C1C_4F4B_986C_7C31687F2ED2"/>
      <w:bookmarkEnd w:id="332"/>
    </w:p>
    <w:p w14:paraId="29C61658" w14:textId="31591F45" w:rsidR="000D4260" w:rsidRDefault="000944A6" w:rsidP="00D20646">
      <w:pPr>
        <w:rPr>
          <w:lang w:val="en-CA"/>
        </w:rPr>
      </w:pPr>
      <w:r>
        <w:rPr>
          <w:lang w:val="en-CA"/>
        </w:rPr>
        <w:t xml:space="preserve">The </w:t>
      </w:r>
      <w:r w:rsidRPr="00DC32F6">
        <w:rPr>
          <w:rStyle w:val="Entity"/>
        </w:rPr>
        <w:t>relationship:GeologicRelationshipTerm</w:t>
      </w:r>
      <w:r>
        <w:rPr>
          <w:lang w:val="en-CA"/>
        </w:rPr>
        <w:t xml:space="preserve"> property contain</w:t>
      </w:r>
      <w:r w:rsidR="00E6505F">
        <w:rPr>
          <w:lang w:val="en-CA"/>
        </w:rPr>
        <w:t>s</w:t>
      </w:r>
      <w:r>
        <w:rPr>
          <w:lang w:val="en-CA"/>
        </w:rPr>
        <w:t xml:space="preserve">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4313B805" w14:textId="77DF066B" w:rsidR="000944A6" w:rsidRPr="00E6505F" w:rsidRDefault="000944A6" w:rsidP="00E6505F">
      <w:pPr>
        <w:pStyle w:val="Titre5"/>
        <w:rPr>
          <w:lang w:val="en-CA"/>
        </w:rPr>
      </w:pPr>
      <w:r w:rsidRPr="000944A6">
        <w:rPr>
          <w:lang w:val="en-CA"/>
        </w:rPr>
        <w:t>sourceRole</w:t>
      </w:r>
    </w:p>
    <w:p w14:paraId="01448E3E" w14:textId="594F64E4" w:rsidR="000944A6" w:rsidRPr="00424648" w:rsidRDefault="000944A6" w:rsidP="00424648">
      <w:pPr>
        <w:rPr>
          <w:lang w:val="en-CA"/>
        </w:rPr>
      </w:pPr>
      <w:r>
        <w:rPr>
          <w:lang w:val="en-CA"/>
        </w:rPr>
        <w:t xml:space="preserve">The property </w:t>
      </w:r>
      <w:r w:rsidR="00DC32F6">
        <w:rPr>
          <w:rStyle w:val="Entity"/>
        </w:rPr>
        <w:t>sourceRole:RelationRolePropert</w:t>
      </w:r>
      <w:r w:rsidRPr="00DC32F6">
        <w:rPr>
          <w:rStyle w:val="Entity"/>
        </w:rPr>
        <w:t>y</w:t>
      </w:r>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11F6BAA1" w14:textId="622B9B8E" w:rsidR="000944A6" w:rsidRPr="00E6505F" w:rsidRDefault="000944A6" w:rsidP="00E6505F">
      <w:pPr>
        <w:pStyle w:val="Titre5"/>
        <w:rPr>
          <w:lang w:val="en-CA"/>
        </w:rPr>
      </w:pPr>
      <w:r w:rsidRPr="00D970E9">
        <w:rPr>
          <w:lang w:val="en-CA"/>
        </w:rPr>
        <w:t>targetRole</w:t>
      </w:r>
    </w:p>
    <w:p w14:paraId="41627506" w14:textId="72E98DB2" w:rsidR="000944A6" w:rsidRDefault="000944A6" w:rsidP="00D20646">
      <w:pPr>
        <w:rPr>
          <w:lang w:val="en-CA"/>
        </w:rPr>
      </w:pPr>
      <w:r>
        <w:rPr>
          <w:lang w:val="en-CA"/>
        </w:rPr>
        <w:t xml:space="preserve">The property </w:t>
      </w:r>
      <w:r w:rsidRPr="00DC32F6">
        <w:rPr>
          <w:rStyle w:val="Entity"/>
        </w:rPr>
        <w:t>targetRole:RelationRoleTerm</w:t>
      </w:r>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Titre4"/>
        <w:rPr>
          <w:lang w:val="en-CA"/>
        </w:rPr>
      </w:pPr>
      <w:bookmarkStart w:id="333" w:name="BKM_18C9D12A_7280_4CA8_9066_431A68398F08"/>
      <w:bookmarkStart w:id="334" w:name="BKM_B740241F_3BC0_40B4_9972_D590F470452B"/>
      <w:bookmarkStart w:id="335" w:name="BKM_38727CDD_F0E8_4D00_A48C_555F0912BF41"/>
      <w:bookmarkEnd w:id="333"/>
      <w:bookmarkEnd w:id="334"/>
      <w:bookmarkEnd w:id="335"/>
      <w:r>
        <w:rPr>
          <w:lang w:val="en-CA"/>
        </w:rPr>
        <w:t>MaterialRelation</w:t>
      </w:r>
    </w:p>
    <w:p w14:paraId="58666531" w14:textId="77777777" w:rsidR="00AE357E" w:rsidRDefault="00AE357E" w:rsidP="000D4260">
      <w:pPr>
        <w:rPr>
          <w:lang w:val="en-CA"/>
        </w:rPr>
      </w:pPr>
    </w:p>
    <w:p w14:paraId="472F088D" w14:textId="449314F9" w:rsidR="000D4260" w:rsidRPr="000D4260" w:rsidRDefault="000D4260" w:rsidP="000D4260">
      <w:pPr>
        <w:rPr>
          <w:lang w:val="en-CA"/>
        </w:rPr>
      </w:pPr>
      <w:r w:rsidRPr="000D4260">
        <w:rPr>
          <w:lang w:val="en-CA"/>
        </w:rPr>
        <w:t xml:space="preserve">The </w:t>
      </w:r>
      <w:r w:rsidRPr="00DC32F6">
        <w:rPr>
          <w:rStyle w:val="Entity"/>
        </w:rPr>
        <w:t>MaterialRelation</w:t>
      </w:r>
      <w:r w:rsidRPr="000D4260">
        <w:rPr>
          <w:lang w:val="en-CA"/>
        </w:rPr>
        <w:t xml:space="preserve"> class describes the relationships b</w:t>
      </w:r>
      <w:r w:rsidR="00DC32F6">
        <w:rPr>
          <w:lang w:val="en-CA"/>
        </w:rPr>
        <w:t xml:space="preserve">etween constituent parts in an </w:t>
      </w:r>
      <w:r w:rsidR="00DC32F6" w:rsidRPr="00DC32F6">
        <w:rPr>
          <w:rStyle w:val="Entity"/>
        </w:rPr>
        <w:t>Earth</w:t>
      </w:r>
      <w:r w:rsidRPr="00DC32F6">
        <w:rPr>
          <w:rStyle w:val="Entity"/>
        </w:rPr>
        <w:t>Material</w:t>
      </w:r>
      <w:r w:rsidRPr="000D4260">
        <w:rPr>
          <w:lang w:val="en-CA"/>
        </w:rPr>
        <w:t xml:space="preserve"> (</w:t>
      </w:r>
      <w:r w:rsidR="00166987" w:rsidRPr="000D4260">
        <w:rPr>
          <w:lang w:val="en-CA"/>
        </w:rPr>
        <w:t>e.g.</w:t>
      </w:r>
      <w:r w:rsidRPr="000D4260">
        <w:rPr>
          <w:lang w:val="en-CA"/>
        </w:rPr>
        <w:t>: A mineral overgrowth on a phenocryst within a granite).</w:t>
      </w:r>
      <w:r>
        <w:rPr>
          <w:lang w:val="en-CA"/>
        </w:rPr>
        <w:t xml:space="preserve">  </w:t>
      </w:r>
    </w:p>
    <w:p w14:paraId="67B11C35" w14:textId="60A66E85" w:rsidR="000D4260" w:rsidRDefault="000D4260" w:rsidP="000D4260">
      <w:pPr>
        <w:rPr>
          <w:lang w:val="en-CA"/>
        </w:rPr>
      </w:pPr>
      <w:r w:rsidRPr="000D4260">
        <w:rPr>
          <w:lang w:val="en-CA"/>
        </w:rPr>
        <w:t xml:space="preserve">Example:  Consider an overgrowth of albite on plagioclase in a granite. </w:t>
      </w:r>
      <w:r w:rsidR="00166987" w:rsidRPr="000D4260">
        <w:rPr>
          <w:lang w:val="en-CA"/>
        </w:rPr>
        <w:t>The Source</w:t>
      </w:r>
      <w:r w:rsidRPr="000D4260">
        <w:rPr>
          <w:lang w:val="en-CA"/>
        </w:rPr>
        <w:t xml:space="preserve"> would originate with the albite constituentPart description.  In this case, the Target would point to the plagioclase </w:t>
      </w:r>
      <w:r w:rsidRPr="00484FB5">
        <w:rPr>
          <w:rStyle w:val="Entity"/>
        </w:rPr>
        <w:t>constituentPart</w:t>
      </w:r>
      <w:r w:rsidRPr="000D4260">
        <w:rPr>
          <w:lang w:val="en-CA"/>
        </w:rPr>
        <w:t xml:space="preserve"> description and the relationship attribute would </w:t>
      </w:r>
      <w:r w:rsidRPr="000D4260">
        <w:rPr>
          <w:lang w:val="en-CA"/>
        </w:rPr>
        <w:lastRenderedPageBreak/>
        <w:t xml:space="preserve">be 'overgrowth' and the </w:t>
      </w:r>
      <w:r w:rsidRPr="00484FB5">
        <w:rPr>
          <w:rStyle w:val="Entity"/>
        </w:rPr>
        <w:t>sourceRole</w:t>
      </w:r>
      <w:r w:rsidRPr="000D4260">
        <w:rPr>
          <w:lang w:val="en-CA"/>
        </w:rPr>
        <w:t xml:space="preserve"> is 'overgrows'.  Other appropriate role attributes might include: crosscuts, replaces, etc. for crosscutting</w:t>
      </w:r>
      <w:r w:rsidR="00AE357E">
        <w:rPr>
          <w:lang w:val="en-CA"/>
        </w:rPr>
        <w:t xml:space="preserve"> and replacement relationships.  </w:t>
      </w:r>
      <w:r w:rsidRPr="000D4260">
        <w:rPr>
          <w:lang w:val="en-CA"/>
        </w:rPr>
        <w:t>Inverse relationships mus</w:t>
      </w:r>
      <w:r w:rsidR="00E6505F">
        <w:rPr>
          <w:lang w:val="en-CA"/>
        </w:rPr>
        <w:t>t be explicitly recorded</w:t>
      </w:r>
      <w:r w:rsidRPr="000D4260">
        <w:rPr>
          <w:lang w:val="en-CA"/>
        </w:rPr>
        <w:t>.</w:t>
      </w:r>
    </w:p>
    <w:p w14:paraId="4973FE14" w14:textId="77777777" w:rsidR="000D4260" w:rsidRDefault="000D4260" w:rsidP="00355CAB">
      <w:pPr>
        <w:rPr>
          <w:lang w:val="en-CA"/>
        </w:rPr>
      </w:pPr>
    </w:p>
    <w:p w14:paraId="26AF2964" w14:textId="6DC731DD" w:rsidR="000D4260" w:rsidRDefault="008D1DC9" w:rsidP="000D4260">
      <w:pPr>
        <w:keepNext/>
      </w:pPr>
      <w:r>
        <w:rPr>
          <w:noProof/>
          <w:lang w:val="en-CA" w:eastAsia="en-CA"/>
        </w:rPr>
        <w:drawing>
          <wp:inline distT="0" distB="0" distL="0" distR="0" wp14:anchorId="3D709A2B" wp14:editId="3CF067B4">
            <wp:extent cx="4717415" cy="4822190"/>
            <wp:effectExtent l="0" t="0" r="6985" b="0"/>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7415" cy="4822190"/>
                    </a:xfrm>
                    <a:prstGeom prst="rect">
                      <a:avLst/>
                    </a:prstGeom>
                    <a:noFill/>
                    <a:ln>
                      <a:noFill/>
                    </a:ln>
                  </pic:spPr>
                </pic:pic>
              </a:graphicData>
            </a:graphic>
          </wp:inline>
        </w:drawing>
      </w:r>
    </w:p>
    <w:p w14:paraId="01E71704" w14:textId="0B763B27" w:rsidR="000D4260"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35</w:t>
      </w:r>
      <w:r w:rsidR="00673E83">
        <w:rPr>
          <w:noProof/>
        </w:rPr>
        <w:fldChar w:fldCharType="end"/>
      </w:r>
      <w:r>
        <w:t>: Material relation</w:t>
      </w:r>
      <w:r w:rsidR="00853941">
        <w:t xml:space="preserve"> context diagram.</w:t>
      </w:r>
    </w:p>
    <w:p w14:paraId="358C8498" w14:textId="1BAFB95D" w:rsidR="001150E2" w:rsidRPr="00E6505F" w:rsidRDefault="001150E2" w:rsidP="00E6505F">
      <w:pPr>
        <w:pStyle w:val="Titre5"/>
        <w:rPr>
          <w:lang w:val="en-CA"/>
        </w:rPr>
      </w:pPr>
      <w:bookmarkStart w:id="336" w:name="BKM_C0695B09_DC02_4BDD_AE59_38E8AE1F4632"/>
      <w:bookmarkEnd w:id="336"/>
      <w:r>
        <w:rPr>
          <w:lang w:val="en-CA"/>
        </w:rPr>
        <w:t>relationship</w:t>
      </w:r>
    </w:p>
    <w:p w14:paraId="7FCB3E9F" w14:textId="66FC3A17" w:rsidR="001150E2" w:rsidRDefault="001150E2" w:rsidP="00D20646">
      <w:pPr>
        <w:rPr>
          <w:lang w:val="en-CA"/>
        </w:rPr>
      </w:pPr>
      <w:r>
        <w:rPr>
          <w:lang w:val="en-CA"/>
        </w:rPr>
        <w:t xml:space="preserve">The property </w:t>
      </w:r>
      <w:r w:rsidRPr="00484FB5">
        <w:rPr>
          <w:rStyle w:val="Entity"/>
        </w:rPr>
        <w:t>relationship:GeologicRelationshipTerm</w:t>
      </w:r>
      <w:r>
        <w:rPr>
          <w:lang w:val="en-CA"/>
        </w:rPr>
        <w:t xml:space="preserve"> contain</w:t>
      </w:r>
      <w:r w:rsidR="00E6505F">
        <w:rPr>
          <w:lang w:val="en-CA"/>
        </w:rPr>
        <w:t>s</w:t>
      </w:r>
      <w:r>
        <w:rPr>
          <w:lang w:val="en-CA"/>
        </w:rPr>
        <w:t xml:space="preserve">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Titre5"/>
        <w:rPr>
          <w:lang w:val="en-CA"/>
        </w:rPr>
      </w:pPr>
      <w:r w:rsidRPr="00D970E9">
        <w:rPr>
          <w:lang w:val="en-CA"/>
        </w:rPr>
        <w:t>sourceRole</w:t>
      </w:r>
    </w:p>
    <w:p w14:paraId="227A47C5" w14:textId="345A1361" w:rsidR="001150E2" w:rsidRDefault="001150E2" w:rsidP="00D20646">
      <w:pPr>
        <w:rPr>
          <w:lang w:val="en-CA"/>
        </w:rPr>
      </w:pPr>
      <w:r>
        <w:rPr>
          <w:lang w:val="en-CA"/>
        </w:rPr>
        <w:t xml:space="preserve">The property </w:t>
      </w:r>
      <w:r w:rsidRPr="00484FB5">
        <w:rPr>
          <w:rStyle w:val="Entity"/>
        </w:rPr>
        <w:t>sourceRole:RelationRoleTerm</w:t>
      </w:r>
      <w:r>
        <w:rPr>
          <w:lang w:val="en-CA"/>
        </w:rPr>
        <w:t xml:space="preserve"> contain</w:t>
      </w:r>
      <w:r w:rsidR="00E6505F">
        <w:rPr>
          <w:lang w:val="en-CA"/>
        </w:rPr>
        <w:t>s</w:t>
      </w:r>
      <w:r>
        <w:rPr>
          <w:lang w:val="en-CA"/>
        </w:rPr>
        <w:t xml:space="preserve">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31B3F423" w14:textId="4EEA796B" w:rsidR="001150E2" w:rsidRPr="00E6505F" w:rsidRDefault="001150E2" w:rsidP="00D20646">
      <w:pPr>
        <w:pStyle w:val="Titre5"/>
        <w:rPr>
          <w:lang w:val="en-CA"/>
        </w:rPr>
      </w:pPr>
      <w:r w:rsidRPr="001150E2">
        <w:rPr>
          <w:lang w:val="en-CA"/>
        </w:rPr>
        <w:t>targetRole</w:t>
      </w:r>
    </w:p>
    <w:p w14:paraId="52BB40AC" w14:textId="2C4526E6" w:rsidR="000D4260" w:rsidRDefault="001150E2" w:rsidP="00355CAB">
      <w:pPr>
        <w:rPr>
          <w:lang w:val="en-CA"/>
        </w:rPr>
      </w:pPr>
      <w:r>
        <w:rPr>
          <w:lang w:val="en-CA"/>
        </w:rPr>
        <w:lastRenderedPageBreak/>
        <w:t xml:space="preserve">The </w:t>
      </w:r>
      <w:r w:rsidR="00484FB5">
        <w:rPr>
          <w:lang w:val="en-CA"/>
        </w:rPr>
        <w:t xml:space="preserve">property </w:t>
      </w:r>
      <w:r w:rsidRPr="00484FB5">
        <w:rPr>
          <w:rStyle w:val="Entity"/>
        </w:rPr>
        <w:t>targetRole:RelationRoleTerm</w:t>
      </w:r>
      <w:r>
        <w:rPr>
          <w:lang w:val="en-CA"/>
        </w:rPr>
        <w:t xml:space="preserve"> contain</w:t>
      </w:r>
      <w:r w:rsidR="00E6505F">
        <w:rPr>
          <w:lang w:val="en-CA"/>
        </w:rPr>
        <w:t>s</w:t>
      </w:r>
      <w:r>
        <w:rPr>
          <w:lang w:val="en-CA"/>
        </w:rPr>
        <w:t xml:space="preserve">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337" w:name="BKM_F11CCC02_4943_439C_97BD_3878F0BA0970"/>
      <w:bookmarkStart w:id="338" w:name="BKM_8ABBD347_C257_4419_A3F6_0485375DCF7F"/>
      <w:bookmarkStart w:id="339" w:name="BKM_40919ABF_3C16_41E1_8906_0D3CE189EB1B"/>
      <w:bookmarkEnd w:id="337"/>
      <w:bookmarkEnd w:id="338"/>
      <w:bookmarkEnd w:id="339"/>
      <w:r w:rsidR="00853941">
        <w:rPr>
          <w:lang w:val="en-CA"/>
        </w:rPr>
        <w:t>.</w:t>
      </w:r>
    </w:p>
    <w:p w14:paraId="74ACF777" w14:textId="5B50C3FD" w:rsidR="000D4260" w:rsidRDefault="00AE357E" w:rsidP="00AE357E">
      <w:pPr>
        <w:pStyle w:val="Titre3"/>
        <w:rPr>
          <w:lang w:val="en-CA"/>
        </w:rPr>
      </w:pPr>
      <w:bookmarkStart w:id="340" w:name="_Toc458154227"/>
      <w:r>
        <w:rPr>
          <w:lang w:val="en-CA"/>
        </w:rPr>
        <w:t xml:space="preserve">Earth material </w:t>
      </w:r>
      <w:r w:rsidR="00481AF6">
        <w:rPr>
          <w:lang w:val="en-CA"/>
        </w:rPr>
        <w:t>details</w:t>
      </w:r>
      <w:bookmarkEnd w:id="340"/>
    </w:p>
    <w:p w14:paraId="5D73C1E8" w14:textId="77777777" w:rsidR="00AE357E" w:rsidRDefault="00AE357E" w:rsidP="00355CAB">
      <w:pPr>
        <w:rPr>
          <w:lang w:val="en-CA"/>
        </w:rPr>
      </w:pPr>
    </w:p>
    <w:p w14:paraId="06F8AE77" w14:textId="77777777" w:rsidR="009B560C" w:rsidRDefault="009B560C" w:rsidP="00355CAB">
      <w:pPr>
        <w:rPr>
          <w:lang w:val="en-CA"/>
        </w:rPr>
      </w:pPr>
      <w:r w:rsidRPr="00484FB5">
        <w:rPr>
          <w:rStyle w:val="Entity"/>
        </w:rPr>
        <w:t>EarthMaterialDescription</w:t>
      </w:r>
      <w:r>
        <w:rPr>
          <w:lang w:val="en-CA"/>
        </w:rPr>
        <w:t xml:space="preserve"> abstract class is materialised into a series of concrete classes to address various aspects of EarthMaterial descriptions:</w:t>
      </w:r>
    </w:p>
    <w:p w14:paraId="7D168D6E" w14:textId="44667C77" w:rsidR="009B560C" w:rsidRPr="00484FB5" w:rsidRDefault="009B560C" w:rsidP="00C44904">
      <w:pPr>
        <w:numPr>
          <w:ilvl w:val="0"/>
          <w:numId w:val="21"/>
        </w:numPr>
        <w:spacing w:after="0"/>
        <w:rPr>
          <w:rStyle w:val="Entity"/>
        </w:rPr>
      </w:pPr>
      <w:r w:rsidRPr="00484FB5">
        <w:rPr>
          <w:rStyle w:val="Entity"/>
        </w:rPr>
        <w:t xml:space="preserve">CompositionDescription </w:t>
      </w:r>
    </w:p>
    <w:p w14:paraId="7C1DF0CC" w14:textId="33B13367" w:rsidR="009B560C" w:rsidRPr="00484FB5" w:rsidRDefault="009B560C" w:rsidP="00C44904">
      <w:pPr>
        <w:numPr>
          <w:ilvl w:val="0"/>
          <w:numId w:val="21"/>
        </w:numPr>
        <w:spacing w:after="0"/>
        <w:rPr>
          <w:rStyle w:val="Entity"/>
        </w:rPr>
      </w:pPr>
      <w:r w:rsidRPr="00484FB5">
        <w:rPr>
          <w:rStyle w:val="Entity"/>
        </w:rPr>
        <w:t xml:space="preserve">FabricDescription </w:t>
      </w:r>
    </w:p>
    <w:p w14:paraId="0F7566F3" w14:textId="2E4C0DFD" w:rsidR="009B560C" w:rsidRPr="00484FB5" w:rsidRDefault="009B560C" w:rsidP="00C44904">
      <w:pPr>
        <w:numPr>
          <w:ilvl w:val="0"/>
          <w:numId w:val="21"/>
        </w:numPr>
        <w:spacing w:after="0"/>
        <w:rPr>
          <w:rStyle w:val="Entity"/>
        </w:rPr>
      </w:pPr>
      <w:r w:rsidRPr="00484FB5">
        <w:rPr>
          <w:rStyle w:val="Entity"/>
        </w:rPr>
        <w:t>RockMaterialDescription</w:t>
      </w:r>
    </w:p>
    <w:p w14:paraId="2AC1BDB2" w14:textId="6F1B322D" w:rsidR="009B560C" w:rsidRPr="00484FB5" w:rsidRDefault="009B560C" w:rsidP="00C44904">
      <w:pPr>
        <w:numPr>
          <w:ilvl w:val="0"/>
          <w:numId w:val="21"/>
        </w:numPr>
        <w:spacing w:after="0"/>
        <w:rPr>
          <w:rStyle w:val="Entity"/>
        </w:rPr>
      </w:pPr>
      <w:r w:rsidRPr="00484FB5">
        <w:rPr>
          <w:rStyle w:val="Entity"/>
        </w:rPr>
        <w:t>AlterationDescription</w:t>
      </w:r>
    </w:p>
    <w:p w14:paraId="65970EAF" w14:textId="7DFFB861" w:rsidR="009B560C" w:rsidRPr="00484FB5" w:rsidRDefault="009B560C" w:rsidP="00C44904">
      <w:pPr>
        <w:numPr>
          <w:ilvl w:val="0"/>
          <w:numId w:val="21"/>
        </w:numPr>
        <w:spacing w:after="0"/>
        <w:rPr>
          <w:rStyle w:val="Entity"/>
        </w:rPr>
      </w:pPr>
      <w:r w:rsidRPr="00484FB5">
        <w:rPr>
          <w:rStyle w:val="Entity"/>
        </w:rPr>
        <w:t>PhysicalDescription</w:t>
      </w:r>
    </w:p>
    <w:p w14:paraId="0160EA0D" w14:textId="0B33A7D8" w:rsidR="009B560C" w:rsidRPr="00484FB5" w:rsidRDefault="009B560C" w:rsidP="00C44904">
      <w:pPr>
        <w:numPr>
          <w:ilvl w:val="0"/>
          <w:numId w:val="21"/>
        </w:numPr>
        <w:spacing w:after="0"/>
        <w:rPr>
          <w:rStyle w:val="Entity"/>
        </w:rPr>
      </w:pPr>
      <w:r w:rsidRPr="00484FB5">
        <w:rPr>
          <w:rStyle w:val="Entity"/>
        </w:rPr>
        <w:t>MetamorphicDescription</w:t>
      </w:r>
    </w:p>
    <w:p w14:paraId="56516244" w14:textId="30AA9033" w:rsidR="009B560C" w:rsidRPr="00484FB5" w:rsidRDefault="009B560C" w:rsidP="00C44904">
      <w:pPr>
        <w:numPr>
          <w:ilvl w:val="0"/>
          <w:numId w:val="21"/>
        </w:numPr>
        <w:spacing w:after="0"/>
        <w:rPr>
          <w:rStyle w:val="Entity"/>
        </w:rPr>
      </w:pPr>
      <w:r w:rsidRPr="00484FB5">
        <w:rPr>
          <w:rStyle w:val="Entity"/>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7FA74B25" w:rsidR="00AE357E" w:rsidRDefault="00A052E8" w:rsidP="00AE357E">
      <w:pPr>
        <w:keepNext/>
      </w:pPr>
      <w:r>
        <w:rPr>
          <w:noProof/>
          <w:lang w:val="en-CA" w:eastAsia="en-CA"/>
        </w:rPr>
        <w:drawing>
          <wp:inline distT="0" distB="0" distL="0" distR="0" wp14:anchorId="22EEDAAD" wp14:editId="742C911C">
            <wp:extent cx="5486400" cy="3913845"/>
            <wp:effectExtent l="0" t="0" r="0"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913845"/>
                    </a:xfrm>
                    <a:prstGeom prst="rect">
                      <a:avLst/>
                    </a:prstGeom>
                    <a:noFill/>
                    <a:ln>
                      <a:noFill/>
                    </a:ln>
                  </pic:spPr>
                </pic:pic>
              </a:graphicData>
            </a:graphic>
          </wp:inline>
        </w:drawing>
      </w:r>
    </w:p>
    <w:p w14:paraId="787DD0D7" w14:textId="709E326C" w:rsidR="00AE357E" w:rsidRDefault="00AE357E" w:rsidP="00AE357E">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36</w:t>
      </w:r>
      <w:r w:rsidR="00673E83">
        <w:rPr>
          <w:noProof/>
        </w:rPr>
        <w:fldChar w:fldCharType="end"/>
      </w:r>
      <w:r>
        <w:t>: Overview of earth material description</w:t>
      </w:r>
      <w:r w:rsidR="00853941">
        <w:t>.</w:t>
      </w:r>
    </w:p>
    <w:p w14:paraId="6A6B155F" w14:textId="2A473E63" w:rsidR="00AE357E" w:rsidRDefault="00AE357E" w:rsidP="00AE357E">
      <w:pPr>
        <w:pStyle w:val="Titre4"/>
      </w:pPr>
      <w:r>
        <w:t>Alteration description</w:t>
      </w:r>
    </w:p>
    <w:p w14:paraId="601C9881" w14:textId="77777777" w:rsidR="00853941" w:rsidRDefault="00853941" w:rsidP="00AE357E"/>
    <w:p w14:paraId="2051B298" w14:textId="01D3D57E" w:rsidR="001150E2" w:rsidRDefault="00AE357E" w:rsidP="00AE357E">
      <w:r w:rsidRPr="00484FB5">
        <w:rPr>
          <w:rStyle w:val="Entity"/>
        </w:rPr>
        <w:lastRenderedPageBreak/>
        <w:t>AlterationDescription</w:t>
      </w:r>
      <w:r>
        <w:t xml:space="preserve">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w:t>
      </w:r>
      <w:r w:rsidRPr="00484FB5">
        <w:rPr>
          <w:rStyle w:val="Entity"/>
        </w:rPr>
        <w:t>GeologicUnit</w:t>
      </w:r>
      <w:r>
        <w:t xml:space="preserve"> </w:t>
      </w:r>
      <w:r w:rsidR="0016580A">
        <w:t>(</w:t>
      </w:r>
      <w:r w:rsidR="0016580A" w:rsidRPr="00484FB5">
        <w:rPr>
          <w:rStyle w:val="Entity"/>
        </w:rPr>
        <w:t>geologicUnitType</w:t>
      </w:r>
      <w:r w:rsidR="0016580A">
        <w:t xml:space="preserve"> = </w:t>
      </w:r>
      <w:r w:rsidR="0016580A" w:rsidRPr="00484FB5">
        <w:rPr>
          <w:rStyle w:val="xmlChar"/>
        </w:rPr>
        <w:t>PedologicUnit</w:t>
      </w:r>
      <w:r w:rsidR="0016580A">
        <w:t xml:space="preserve">) </w:t>
      </w:r>
      <w:r>
        <w:t xml:space="preserve">with unit parts representing the various horizons in the profile.  Thickness of a weathering profile can be delivered as </w:t>
      </w:r>
      <w:r w:rsidRPr="00484FB5">
        <w:rPr>
          <w:rStyle w:val="Entity"/>
        </w:rPr>
        <w:t>unitThickness</w:t>
      </w:r>
      <w:r>
        <w:t xml:space="preserve"> of a </w:t>
      </w:r>
      <w:r w:rsidR="001150E2" w:rsidRPr="00484FB5">
        <w:rPr>
          <w:rStyle w:val="Entity"/>
        </w:rPr>
        <w:t>GeologicUnit</w:t>
      </w:r>
      <w:r w:rsidR="001150E2">
        <w:t xml:space="preserve"> which </w:t>
      </w:r>
      <w:r w:rsidR="001150E2" w:rsidRPr="00484FB5">
        <w:rPr>
          <w:rStyle w:val="Entity"/>
        </w:rPr>
        <w:t>geologicUnitType</w:t>
      </w:r>
      <w:r w:rsidR="001150E2">
        <w:t xml:space="preserv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Lgende"/>
      </w:pPr>
      <w:r>
        <w:t xml:space="preserve">Figure </w:t>
      </w:r>
      <w:r>
        <w:fldChar w:fldCharType="begin"/>
      </w:r>
      <w:r>
        <w:instrText xml:space="preserve"> SEQ Figure \* ARABIC </w:instrText>
      </w:r>
      <w:r>
        <w:fldChar w:fldCharType="separate"/>
      </w:r>
      <w:r w:rsidR="00AD44BE">
        <w:rPr>
          <w:noProof/>
        </w:rPr>
        <w:t>37</w:t>
      </w:r>
      <w:r>
        <w:fldChar w:fldCharType="end"/>
      </w:r>
      <w:r>
        <w:t xml:space="preserve"> </w:t>
      </w:r>
      <w:r w:rsidRPr="000D2BCF">
        <w:t>Example of a weathering profile</w:t>
      </w:r>
      <w:r w:rsidR="00853941">
        <w:t>.</w:t>
      </w:r>
    </w:p>
    <w:p w14:paraId="56717D41" w14:textId="727AFD98" w:rsidR="0043586C" w:rsidRPr="00791B66" w:rsidRDefault="00A052E8" w:rsidP="00D20646">
      <w:pPr>
        <w:keepNext/>
        <w:rPr>
          <w:lang w:val="en-CA"/>
        </w:rPr>
      </w:pPr>
      <w:r>
        <w:rPr>
          <w:noProof/>
          <w:lang w:val="en-CA" w:eastAsia="en-CA"/>
        </w:rPr>
        <w:lastRenderedPageBreak/>
        <w:drawing>
          <wp:inline distT="0" distB="0" distL="0" distR="0" wp14:anchorId="5F432ACE" wp14:editId="5D62BF54">
            <wp:extent cx="5486400" cy="5875563"/>
            <wp:effectExtent l="0" t="0" r="0"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5875563"/>
                    </a:xfrm>
                    <a:prstGeom prst="rect">
                      <a:avLst/>
                    </a:prstGeom>
                    <a:noFill/>
                    <a:ln>
                      <a:noFill/>
                    </a:ln>
                  </pic:spPr>
                </pic:pic>
              </a:graphicData>
            </a:graphic>
          </wp:inline>
        </w:drawing>
      </w:r>
    </w:p>
    <w:p w14:paraId="0A31306A" w14:textId="67EFFC58" w:rsidR="00AE357E" w:rsidRPr="006064ED" w:rsidRDefault="0043586C" w:rsidP="00D20646">
      <w:pPr>
        <w:pStyle w:val="Lgende"/>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AD44BE">
        <w:rPr>
          <w:noProof/>
          <w:lang w:val="fr-CA"/>
        </w:rPr>
        <w:t>38</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Lgende"/>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AD44BE">
        <w:rPr>
          <w:noProof/>
        </w:rPr>
        <w:t>39</w:t>
      </w:r>
      <w:r>
        <w:fldChar w:fldCharType="end"/>
      </w:r>
      <w:r>
        <w:t xml:space="preserve"> : Example of describing alteration halo from Drewes</w:t>
      </w:r>
      <w:r w:rsidR="00BF4178">
        <w:t>.</w:t>
      </w:r>
    </w:p>
    <w:p w14:paraId="4953FB17" w14:textId="77777777" w:rsidR="0043586C" w:rsidRDefault="0043586C" w:rsidP="00AE357E"/>
    <w:p w14:paraId="006AABF8" w14:textId="79297120" w:rsidR="0016580A" w:rsidRPr="0016580A" w:rsidRDefault="0016580A" w:rsidP="00A14FB0">
      <w:pPr>
        <w:pStyle w:val="Titre5"/>
      </w:pPr>
      <w:r>
        <w:t>alterationType</w:t>
      </w:r>
    </w:p>
    <w:p w14:paraId="36214D7B" w14:textId="1A01B9B4" w:rsidR="0016580A" w:rsidRDefault="0016580A" w:rsidP="00AE357E">
      <w:r>
        <w:t xml:space="preserve">The property </w:t>
      </w:r>
      <w:r w:rsidRPr="00484FB5">
        <w:rPr>
          <w:rStyle w:val="Entity"/>
        </w:rPr>
        <w:t>alterationType:AlterationTypeTerm</w:t>
      </w:r>
      <w:r>
        <w:t xml:space="preserve"> contain</w:t>
      </w:r>
      <w:r w:rsidR="00A14FB0">
        <w:t>s</w:t>
      </w:r>
      <w:r>
        <w:t xml:space="preserve"> a term </w:t>
      </w:r>
      <w:r w:rsidRPr="0016580A">
        <w:t>from a controlled vocabulary of alteration types (</w:t>
      </w:r>
      <w:r w:rsidR="00166987" w:rsidRPr="0016580A">
        <w:t>e.g.</w:t>
      </w:r>
      <w:r w:rsidRPr="0016580A">
        <w:t>; potassic, argillic, advanced argillic)</w:t>
      </w:r>
      <w:r w:rsidR="00CB122C">
        <w:t>.</w:t>
      </w:r>
    </w:p>
    <w:p w14:paraId="218938D1" w14:textId="0477C05B" w:rsidR="0016580A" w:rsidRPr="00A14FB0" w:rsidRDefault="0016580A" w:rsidP="00A14FB0">
      <w:pPr>
        <w:pStyle w:val="Titre5"/>
        <w:rPr>
          <w:lang w:val="en-CA"/>
        </w:rPr>
      </w:pPr>
      <w:r w:rsidRPr="00D970E9">
        <w:rPr>
          <w:lang w:val="en-CA"/>
        </w:rPr>
        <w:t>alterationProduct</w:t>
      </w:r>
    </w:p>
    <w:p w14:paraId="6F237C1F" w14:textId="6E3DC668" w:rsidR="0016580A" w:rsidRDefault="0016580A" w:rsidP="00AE357E">
      <w:r>
        <w:t xml:space="preserve">The property </w:t>
      </w:r>
      <w:r w:rsidRPr="00484FB5">
        <w:rPr>
          <w:rStyle w:val="Entity"/>
        </w:rPr>
        <w:t>alterationProduct</w:t>
      </w:r>
      <w:r>
        <w:t xml:space="preserve"> </w:t>
      </w:r>
      <w:r w:rsidR="00A14FB0">
        <w:t>is</w:t>
      </w:r>
      <w:r>
        <w:t xml:space="preserve"> an association between the </w:t>
      </w:r>
      <w:r w:rsidRPr="00484FB5">
        <w:rPr>
          <w:rStyle w:val="Entity"/>
        </w:rPr>
        <w:t>AlterationDescripton</w:t>
      </w:r>
      <w:r>
        <w:t xml:space="preserve"> and </w:t>
      </w:r>
      <w:r w:rsidRPr="00484FB5">
        <w:rPr>
          <w:rStyle w:val="Entity"/>
        </w:rPr>
        <w:t>EarthMaterial</w:t>
      </w:r>
      <w:r>
        <w:t xml:space="preserve">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03CE8B1A" w14:textId="197C8B10" w:rsidR="0016580A" w:rsidRPr="00A14FB0" w:rsidRDefault="0016580A" w:rsidP="00A14FB0">
      <w:pPr>
        <w:pStyle w:val="Titre5"/>
        <w:rPr>
          <w:lang w:val="en-CA"/>
        </w:rPr>
      </w:pPr>
      <w:r w:rsidRPr="00D970E9">
        <w:rPr>
          <w:lang w:val="en-CA"/>
        </w:rPr>
        <w:t>alterationDistribution</w:t>
      </w:r>
    </w:p>
    <w:p w14:paraId="0167B527" w14:textId="5770C113" w:rsidR="0016580A" w:rsidRDefault="0016580A" w:rsidP="00AE357E">
      <w:r>
        <w:t xml:space="preserve">The </w:t>
      </w:r>
      <w:r w:rsidRPr="00484FB5">
        <w:rPr>
          <w:rStyle w:val="Entity"/>
        </w:rPr>
        <w:t>alterationDistribution</w:t>
      </w:r>
      <w:r>
        <w:t xml:space="preserve"> </w:t>
      </w:r>
      <w:r w:rsidR="00484FB5">
        <w:t>(</w:t>
      </w:r>
      <w:r w:rsidR="008F3406">
        <w:rPr>
          <w:rStyle w:val="Entity"/>
        </w:rPr>
        <w:t>SWE::Category</w:t>
      </w:r>
      <w:r>
        <w:t xml:space="preserve">) property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2587662E" w14:textId="2685569F" w:rsidR="0016580A" w:rsidRPr="00A14FB0" w:rsidRDefault="0016580A" w:rsidP="00A14FB0">
      <w:pPr>
        <w:pStyle w:val="Titre5"/>
        <w:rPr>
          <w:lang w:val="en-CA"/>
        </w:rPr>
      </w:pPr>
      <w:bookmarkStart w:id="341" w:name="BKM_8201810A_8593_4A0C_A4FE_B4A134FDF11D"/>
      <w:bookmarkEnd w:id="341"/>
      <w:r w:rsidRPr="00D970E9">
        <w:rPr>
          <w:lang w:val="en-CA"/>
        </w:rPr>
        <w:t>alterationDegree</w:t>
      </w:r>
    </w:p>
    <w:p w14:paraId="5667B120" w14:textId="29D4979E" w:rsidR="0016580A" w:rsidRDefault="0016580A" w:rsidP="00D20646">
      <w:pPr>
        <w:rPr>
          <w:lang w:val="en-CA"/>
        </w:rPr>
      </w:pPr>
      <w:r>
        <w:rPr>
          <w:lang w:val="en-CA"/>
        </w:rPr>
        <w:t xml:space="preserve">The property </w:t>
      </w:r>
      <w:r w:rsidRPr="00484FB5">
        <w:rPr>
          <w:rStyle w:val="Entity"/>
        </w:rPr>
        <w:t>alterationDegree</w:t>
      </w:r>
      <w:r>
        <w:rPr>
          <w:lang w:val="en-CA"/>
        </w:rPr>
        <w:t xml:space="preserve"> </w:t>
      </w:r>
      <w:r w:rsidR="00484FB5">
        <w:rPr>
          <w:lang w:val="en-CA"/>
        </w:rPr>
        <w:t>(</w:t>
      </w:r>
      <w:r w:rsidR="008F3406" w:rsidRPr="00424648">
        <w:rPr>
          <w:rStyle w:val="Entity"/>
        </w:rPr>
        <w:t>SWE::Category</w:t>
      </w:r>
      <w:r>
        <w:rPr>
          <w:lang w:val="en-CA"/>
        </w:rPr>
        <w:t xml:space="preserve">) </w:t>
      </w:r>
      <w:r w:rsidR="00A14FB0">
        <w:rPr>
          <w:lang w:val="en-CA"/>
        </w:rPr>
        <w:t xml:space="preserve">contains </w:t>
      </w:r>
      <w:r w:rsidR="0083280E">
        <w:rPr>
          <w:lang w:val="en-CA"/>
        </w:rPr>
        <w:t>a t</w:t>
      </w:r>
      <w:r w:rsidR="0083280E" w:rsidRPr="0083280E">
        <w:rPr>
          <w:lang w:val="en-CA"/>
        </w:rPr>
        <w:t>erm from a controlled vocabu</w:t>
      </w:r>
      <w:r w:rsidR="00A14FB0">
        <w:rPr>
          <w:lang w:val="en-CA"/>
        </w:rPr>
        <w:t>lary to indicate the magnitude</w:t>
      </w:r>
      <w:r w:rsidR="0083280E" w:rsidRPr="0083280E">
        <w:rPr>
          <w:lang w:val="en-CA"/>
        </w:rPr>
        <w:t xml:space="preserve"> of observed alteration.</w:t>
      </w:r>
    </w:p>
    <w:p w14:paraId="06D9839A" w14:textId="53B6DE00" w:rsidR="0083280E" w:rsidRDefault="0083280E" w:rsidP="00D20646">
      <w:pPr>
        <w:pStyle w:val="Titre5"/>
        <w:rPr>
          <w:lang w:val="en-CA"/>
        </w:rPr>
      </w:pPr>
      <w:r w:rsidRPr="0083280E">
        <w:rPr>
          <w:lang w:val="en-CA"/>
        </w:rPr>
        <w:t>alterationEvent</w:t>
      </w:r>
    </w:p>
    <w:p w14:paraId="296F9AAA" w14:textId="3FE0E08D" w:rsidR="0083280E" w:rsidRDefault="0083280E" w:rsidP="00D20646">
      <w:pPr>
        <w:rPr>
          <w:lang w:val="en-CA"/>
        </w:rPr>
      </w:pPr>
      <w:r>
        <w:rPr>
          <w:lang w:val="en-CA"/>
        </w:rPr>
        <w:t xml:space="preserve">The property </w:t>
      </w:r>
      <w:r w:rsidRPr="00484FB5">
        <w:rPr>
          <w:rStyle w:val="Entity"/>
        </w:rPr>
        <w:t>alterationEvent</w:t>
      </w:r>
      <w:r>
        <w:rPr>
          <w:lang w:val="en-CA"/>
        </w:rPr>
        <w:t xml:space="preserve"> </w:t>
      </w:r>
      <w:r w:rsidR="00A14FB0">
        <w:rPr>
          <w:lang w:val="en-CA"/>
        </w:rPr>
        <w:t>is</w:t>
      </w:r>
      <w:r>
        <w:rPr>
          <w:lang w:val="en-CA"/>
        </w:rPr>
        <w:t xml:space="preserve"> an association between an </w:t>
      </w:r>
      <w:r w:rsidRPr="00484FB5">
        <w:rPr>
          <w:rStyle w:val="Entity"/>
        </w:rPr>
        <w:t>AlterationDescri</w:t>
      </w:r>
      <w:r w:rsidR="00166987" w:rsidRPr="00484FB5">
        <w:rPr>
          <w:rStyle w:val="Entity"/>
        </w:rPr>
        <w:t>p</w:t>
      </w:r>
      <w:r w:rsidRPr="00484FB5">
        <w:rPr>
          <w:rStyle w:val="Entity"/>
        </w:rPr>
        <w:t>tion</w:t>
      </w:r>
      <w:r>
        <w:rPr>
          <w:lang w:val="en-CA"/>
        </w:rPr>
        <w:t xml:space="preserve"> and a </w:t>
      </w:r>
      <w:r w:rsidRPr="00484FB5">
        <w:rPr>
          <w:rStyle w:val="Entity"/>
        </w:rPr>
        <w:t>GeologicEvent</w:t>
      </w:r>
      <w:r>
        <w:rPr>
          <w:lang w:val="en-CA"/>
        </w:rPr>
        <w:t xml:space="preserve"> describing the </w:t>
      </w:r>
      <w:r w:rsidRPr="00484FB5">
        <w:rPr>
          <w:rStyle w:val="Entity"/>
        </w:rPr>
        <w:t>GeologicEvent</w:t>
      </w:r>
      <w:r>
        <w:rPr>
          <w:lang w:val="en-CA"/>
        </w:rPr>
        <w:t xml:space="preserve"> associated with the alteration.</w:t>
      </w:r>
    </w:p>
    <w:p w14:paraId="2697A4C6" w14:textId="1579B09A" w:rsidR="00604E1E" w:rsidRDefault="00604E1E" w:rsidP="00604E1E">
      <w:pPr>
        <w:pStyle w:val="Titre4"/>
      </w:pPr>
      <w:bookmarkStart w:id="342" w:name="BKM_7C508FBF_33D9_484F_911B_6377C69AD667"/>
      <w:bookmarkStart w:id="343" w:name="BKM_ED5D19E5_9BBB_4493_91D3_D708625FA37A"/>
      <w:bookmarkStart w:id="344" w:name="BKM_E45C3931_F3F9_4BB2_B916_F57604E1D027"/>
      <w:bookmarkStart w:id="345" w:name="BKM_26449531_DA00_4286_BEAD_53641C8C6B18"/>
      <w:bookmarkEnd w:id="342"/>
      <w:bookmarkEnd w:id="343"/>
      <w:bookmarkEnd w:id="344"/>
      <w:bookmarkEnd w:id="345"/>
      <w:r>
        <w:lastRenderedPageBreak/>
        <w:t>Chemical Composition</w:t>
      </w:r>
    </w:p>
    <w:p w14:paraId="599250ED" w14:textId="77777777" w:rsidR="009B560C" w:rsidRDefault="009B560C" w:rsidP="00AE357E"/>
    <w:p w14:paraId="22990790" w14:textId="325D11F6" w:rsidR="00604E1E" w:rsidRDefault="009B560C" w:rsidP="00AE357E">
      <w:r w:rsidRPr="00484FB5">
        <w:rPr>
          <w:rStyle w:val="Entity"/>
        </w:rPr>
        <w:t>ChemicalComposition</w:t>
      </w:r>
      <w:r>
        <w:t xml:space="preserve"> is </w:t>
      </w:r>
      <w:r w:rsidR="00A02014">
        <w:t xml:space="preserve">a </w:t>
      </w:r>
      <w:r w:rsidR="00A02014" w:rsidRPr="00604E1E">
        <w:t>kind</w:t>
      </w:r>
      <w:r>
        <w:t xml:space="preserve"> of </w:t>
      </w:r>
      <w:r w:rsidRPr="00484FB5">
        <w:rPr>
          <w:rStyle w:val="Entity"/>
        </w:rPr>
        <w:t>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11EEE563" w:rsidR="00604E1E" w:rsidRDefault="00A052E8" w:rsidP="00604E1E">
      <w:pPr>
        <w:keepNext/>
      </w:pPr>
      <w:r>
        <w:rPr>
          <w:noProof/>
          <w:lang w:val="en-CA" w:eastAsia="en-CA"/>
        </w:rPr>
        <w:drawing>
          <wp:inline distT="0" distB="0" distL="0" distR="0" wp14:anchorId="674FE470" wp14:editId="001A745E">
            <wp:extent cx="4659630" cy="3040380"/>
            <wp:effectExtent l="0" t="0" r="7620" b="762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9630" cy="3040380"/>
                    </a:xfrm>
                    <a:prstGeom prst="rect">
                      <a:avLst/>
                    </a:prstGeom>
                    <a:noFill/>
                    <a:ln>
                      <a:noFill/>
                    </a:ln>
                  </pic:spPr>
                </pic:pic>
              </a:graphicData>
            </a:graphic>
          </wp:inline>
        </w:drawing>
      </w:r>
    </w:p>
    <w:p w14:paraId="63C3EBAA" w14:textId="0705A371"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40</w:t>
      </w:r>
      <w:r w:rsidR="00673E83">
        <w:rPr>
          <w:noProof/>
        </w:rPr>
        <w:fldChar w:fldCharType="end"/>
      </w:r>
      <w:r>
        <w:t>: Chemical composition</w:t>
      </w:r>
      <w:r w:rsidR="00CB122C">
        <w:t xml:space="preserve"> context diagram.</w:t>
      </w:r>
    </w:p>
    <w:p w14:paraId="75970A9E" w14:textId="14E00E8E" w:rsidR="00BF4178" w:rsidRPr="00A14FB0" w:rsidRDefault="00BF4178" w:rsidP="00A14FB0">
      <w:pPr>
        <w:pStyle w:val="Titre5"/>
        <w:rPr>
          <w:lang w:val="en-CA"/>
        </w:rPr>
      </w:pPr>
      <w:bookmarkStart w:id="346" w:name="BKM_D4FBCA43_958A_4AEF_8332_5F96792672DF"/>
      <w:bookmarkEnd w:id="346"/>
      <w:r w:rsidRPr="00D970E9">
        <w:rPr>
          <w:lang w:val="en-CA"/>
        </w:rPr>
        <w:t>chemicalAnalysis</w:t>
      </w:r>
    </w:p>
    <w:p w14:paraId="3E7F39CC" w14:textId="69F92A9D" w:rsidR="00BF4178" w:rsidRDefault="00BF4178" w:rsidP="00D20646">
      <w:pPr>
        <w:rPr>
          <w:lang w:val="en-CA"/>
        </w:rPr>
      </w:pPr>
      <w:r>
        <w:rPr>
          <w:lang w:val="en-CA"/>
        </w:rPr>
        <w:t xml:space="preserve">The </w:t>
      </w:r>
      <w:r w:rsidRPr="00484FB5">
        <w:rPr>
          <w:rStyle w:val="Entity"/>
        </w:rPr>
        <w:t>chemicalAnalysis</w:t>
      </w:r>
      <w:r>
        <w:rPr>
          <w:lang w:val="en-CA"/>
        </w:rPr>
        <w:t xml:space="preserve"> </w:t>
      </w:r>
      <w:r w:rsidR="00484FB5">
        <w:rPr>
          <w:lang w:val="en-CA"/>
        </w:rPr>
        <w:t>property (</w:t>
      </w:r>
      <w:r w:rsidR="00484FB5" w:rsidRPr="00484FB5">
        <w:rPr>
          <w:rStyle w:val="Entity"/>
        </w:rPr>
        <w:t>SWE</w:t>
      </w:r>
      <w:r w:rsidRPr="00484FB5">
        <w:rPr>
          <w:rStyle w:val="Entity"/>
        </w:rPr>
        <w:t>:DataRecord</w:t>
      </w:r>
      <w:r>
        <w:rPr>
          <w:lang w:val="en-CA"/>
        </w:rPr>
        <w:t>) contain</w:t>
      </w:r>
      <w:r w:rsidR="00A14FB0">
        <w:rPr>
          <w:lang w:val="en-CA"/>
        </w:rPr>
        <w:t>s</w:t>
      </w:r>
      <w:r>
        <w:rPr>
          <w:lang w:val="en-CA"/>
        </w:rPr>
        <w:t xml:space="preserve"> a collection of geochemical results in a form of a </w:t>
      </w:r>
      <w:r w:rsidRPr="00484FB5">
        <w:rPr>
          <w:rStyle w:val="Entity"/>
        </w:rPr>
        <w:t>DataRecord</w:t>
      </w:r>
      <w:r>
        <w:rPr>
          <w:lang w:val="en-CA"/>
        </w:rPr>
        <w:t xml:space="preserve"> (a collection of fields composed of description and values)</w:t>
      </w:r>
      <w:r w:rsidR="00CB122C">
        <w:rPr>
          <w:lang w:val="en-CA"/>
        </w:rPr>
        <w:t>.</w:t>
      </w:r>
    </w:p>
    <w:p w14:paraId="6A6F8840" w14:textId="77777777" w:rsidR="00AE357E" w:rsidRDefault="00AE357E" w:rsidP="00AE357E">
      <w:bookmarkStart w:id="347" w:name="BKM_7DA6E39E_93F3_43B7_9C51_9F05A691932A"/>
      <w:bookmarkEnd w:id="347"/>
    </w:p>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5B5AE85C" w:rsidR="00604E1E" w:rsidRDefault="00224DF5" w:rsidP="00AE357E">
      <w:r>
        <w:t xml:space="preserve">The </w:t>
      </w:r>
      <w:r w:rsidRPr="00484FB5">
        <w:rPr>
          <w:rStyle w:val="Entity"/>
        </w:rPr>
        <w:t>CompoundMaterialDescription</w:t>
      </w:r>
      <w:r>
        <w:t xml:space="preserve"> class is a </w:t>
      </w:r>
      <w:r w:rsidR="00A02014">
        <w:t>kind</w:t>
      </w:r>
      <w:r>
        <w:t xml:space="preserve"> of </w:t>
      </w:r>
      <w:r w:rsidRPr="00484FB5">
        <w:rPr>
          <w:rStyle w:val="Entity"/>
        </w:rPr>
        <w:t>EarthMaterialDescription</w:t>
      </w:r>
      <w:r>
        <w:t xml:space="preserve">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647DEDF7" w:rsidR="00604E1E" w:rsidRDefault="00A052E8" w:rsidP="00604E1E">
      <w:pPr>
        <w:keepNext/>
      </w:pPr>
      <w:r>
        <w:rPr>
          <w:noProof/>
          <w:lang w:val="en-CA" w:eastAsia="en-CA"/>
        </w:rPr>
        <w:lastRenderedPageBreak/>
        <w:drawing>
          <wp:inline distT="0" distB="0" distL="0" distR="0" wp14:anchorId="4D487D45" wp14:editId="13A412CC">
            <wp:extent cx="5486400" cy="4853188"/>
            <wp:effectExtent l="0" t="0" r="0" b="508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853188"/>
                    </a:xfrm>
                    <a:prstGeom prst="rect">
                      <a:avLst/>
                    </a:prstGeom>
                    <a:noFill/>
                    <a:ln>
                      <a:noFill/>
                    </a:ln>
                  </pic:spPr>
                </pic:pic>
              </a:graphicData>
            </a:graphic>
          </wp:inline>
        </w:drawing>
      </w:r>
    </w:p>
    <w:p w14:paraId="34F96725" w14:textId="5B30C923"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41</w:t>
      </w:r>
      <w:r w:rsidR="00673E83">
        <w:rPr>
          <w:noProof/>
        </w:rPr>
        <w:fldChar w:fldCharType="end"/>
      </w:r>
      <w:r>
        <w:t>: Compound material description</w:t>
      </w:r>
      <w:r w:rsidR="00CB122C">
        <w:t xml:space="preserve"> context diagram.</w:t>
      </w:r>
    </w:p>
    <w:p w14:paraId="1DC7B4CC" w14:textId="680B0619" w:rsidR="00224DF5" w:rsidRPr="00A14FB0" w:rsidRDefault="00224DF5" w:rsidP="00A14FB0">
      <w:pPr>
        <w:pStyle w:val="Titre5"/>
        <w:rPr>
          <w:lang w:val="en-CA"/>
        </w:rPr>
      </w:pPr>
      <w:bookmarkStart w:id="348" w:name="BKM_0126A46B_77F6_4F3D_8366_99D7292A119E"/>
      <w:bookmarkEnd w:id="348"/>
      <w:r w:rsidRPr="00D970E9">
        <w:rPr>
          <w:lang w:val="en-CA"/>
        </w:rPr>
        <w:t>compositionCategory</w:t>
      </w:r>
    </w:p>
    <w:p w14:paraId="2DFC5351" w14:textId="577173D7" w:rsidR="00224DF5" w:rsidRDefault="00224DF5" w:rsidP="00D20646">
      <w:pPr>
        <w:rPr>
          <w:lang w:val="en-CA"/>
        </w:rPr>
      </w:pPr>
      <w:r>
        <w:rPr>
          <w:lang w:val="en-CA"/>
        </w:rPr>
        <w:t xml:space="preserve">The </w:t>
      </w:r>
      <w:r w:rsidRPr="00484FB5">
        <w:rPr>
          <w:rStyle w:val="Entity"/>
        </w:rPr>
        <w:t>compositionCategory</w:t>
      </w:r>
      <w:r>
        <w:rPr>
          <w:lang w:val="en-CA"/>
        </w:rPr>
        <w:t xml:space="preserve"> </w:t>
      </w:r>
      <w:r w:rsidR="00484FB5">
        <w:rPr>
          <w:lang w:val="en-CA"/>
        </w:rPr>
        <w:t>property (</w:t>
      </w:r>
      <w:r w:rsidR="008F3406">
        <w:rPr>
          <w:rStyle w:val="Entity"/>
        </w:rPr>
        <w:t>SWE::Category</w:t>
      </w:r>
      <w:r>
        <w:rPr>
          <w:lang w:val="en-CA"/>
        </w:rPr>
        <w:t>) provide</w:t>
      </w:r>
      <w:r w:rsidR="00A14FB0">
        <w:rPr>
          <w:lang w:val="en-CA"/>
        </w:rPr>
        <w:t>s</w:t>
      </w:r>
      <w:r>
        <w:rPr>
          <w:lang w:val="en-CA"/>
        </w:rPr>
        <w:t xml:space="preserv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Titre5"/>
        <w:rPr>
          <w:lang w:val="en-CA"/>
        </w:rPr>
      </w:pPr>
      <w:r w:rsidRPr="00D970E9">
        <w:rPr>
          <w:lang w:val="en-CA"/>
        </w:rPr>
        <w:t>geneticCategory</w:t>
      </w:r>
    </w:p>
    <w:p w14:paraId="43478367" w14:textId="63E51881" w:rsidR="00224DF5" w:rsidRDefault="00224DF5" w:rsidP="00D20646">
      <w:pPr>
        <w:rPr>
          <w:lang w:val="en-CA"/>
        </w:rPr>
      </w:pPr>
      <w:r>
        <w:rPr>
          <w:lang w:val="en-CA"/>
        </w:rPr>
        <w:t>T</w:t>
      </w:r>
      <w:r w:rsidR="00484FB5">
        <w:rPr>
          <w:lang w:val="en-CA"/>
        </w:rPr>
        <w:t>he property geneticCategory (</w:t>
      </w:r>
      <w:r w:rsidR="008F3406">
        <w:rPr>
          <w:rStyle w:val="Entity"/>
        </w:rPr>
        <w:t>SWE::Category</w:t>
      </w:r>
      <w:r>
        <w:rPr>
          <w:lang w:val="en-CA"/>
        </w:rPr>
        <w:t>) provide</w:t>
      </w:r>
      <w:r w:rsidR="00A14FB0">
        <w:rPr>
          <w:lang w:val="en-CA"/>
        </w:rPr>
        <w:t>s</w:t>
      </w:r>
      <w:r>
        <w:rPr>
          <w:lang w:val="en-CA"/>
        </w:rPr>
        <w:t xml:space="preserv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r w:rsidR="00A02014" w:rsidRPr="00224DF5">
        <w:rPr>
          <w:lang w:val="en-CA"/>
        </w:rPr>
        <w:t>i.e.</w:t>
      </w:r>
      <w:r w:rsidRPr="00224DF5">
        <w:rPr>
          <w:lang w:val="en-CA"/>
        </w:rPr>
        <w:t xml:space="preserve">, a genetic </w:t>
      </w:r>
      <w:r w:rsidRPr="00224DF5">
        <w:rPr>
          <w:lang w:val="en-CA"/>
        </w:rPr>
        <w:lastRenderedPageBreak/>
        <w:t>process classifier term). Examples include igneous, sedimentary, metamorphic, shock metamorphic, volcanic, pyroclastic.</w:t>
      </w:r>
    </w:p>
    <w:p w14:paraId="1C023176" w14:textId="2F58E2FE" w:rsidR="00224DF5" w:rsidRPr="00A14FB0" w:rsidRDefault="00224DF5" w:rsidP="00D20646">
      <w:pPr>
        <w:pStyle w:val="Titre5"/>
        <w:rPr>
          <w:lang w:val="en-CA"/>
        </w:rPr>
      </w:pPr>
      <w:r w:rsidRPr="00224DF5">
        <w:rPr>
          <w:lang w:val="en-CA"/>
        </w:rPr>
        <w:t>particleGeometry</w:t>
      </w:r>
    </w:p>
    <w:p w14:paraId="4B1E1EC7" w14:textId="537FBE98" w:rsidR="00224DF5" w:rsidRDefault="00224DF5" w:rsidP="00D20646">
      <w:pPr>
        <w:rPr>
          <w:lang w:val="en-CA"/>
        </w:rPr>
      </w:pPr>
      <w:r>
        <w:rPr>
          <w:lang w:val="en-CA"/>
        </w:rPr>
        <w:t xml:space="preserve">The </w:t>
      </w:r>
      <w:r w:rsidRPr="00484FB5">
        <w:rPr>
          <w:rStyle w:val="Entity"/>
        </w:rPr>
        <w:t>particleGeometry:ParticleGeometryDescription</w:t>
      </w:r>
      <w:r>
        <w:rPr>
          <w:lang w:val="en-CA"/>
        </w:rPr>
        <w:t xml:space="preserve"> contain</w:t>
      </w:r>
      <w:r w:rsidR="00A14FB0">
        <w:rPr>
          <w:lang w:val="en-CA"/>
        </w:rPr>
        <w:t>s</w:t>
      </w:r>
      <w:r>
        <w:rPr>
          <w:lang w:val="en-CA"/>
        </w:rPr>
        <w:t xml:space="preserve"> an instance of </w:t>
      </w:r>
      <w:r w:rsidRPr="00484FB5">
        <w:rPr>
          <w:rStyle w:val="Entity"/>
        </w:rPr>
        <w:t>ParticleGeometryDescription</w:t>
      </w:r>
      <w:r w:rsidR="0011222F">
        <w:rPr>
          <w:lang w:val="en-CA"/>
        </w:rPr>
        <w:t>.</w:t>
      </w:r>
    </w:p>
    <w:p w14:paraId="31B6F5E2" w14:textId="5CB6F2EE" w:rsidR="004B1BCF" w:rsidRPr="00A14FB0" w:rsidRDefault="00484FB5" w:rsidP="00D20646">
      <w:pPr>
        <w:pStyle w:val="Titre5"/>
        <w:rPr>
          <w:lang w:val="en-CA"/>
        </w:rPr>
      </w:pPr>
      <w:r>
        <w:rPr>
          <w:lang w:val="en-CA"/>
        </w:rPr>
        <w:t>c</w:t>
      </w:r>
      <w:r w:rsidR="00224DF5" w:rsidRPr="00D970E9">
        <w:rPr>
          <w:lang w:val="en-CA"/>
        </w:rPr>
        <w:t>onstituent</w:t>
      </w:r>
    </w:p>
    <w:p w14:paraId="44DADA49" w14:textId="2E7B90EE" w:rsidR="00224DF5" w:rsidRDefault="00224DF5" w:rsidP="00D20646">
      <w:pPr>
        <w:rPr>
          <w:lang w:val="en-CA"/>
        </w:rPr>
      </w:pPr>
      <w:r>
        <w:rPr>
          <w:lang w:val="en-CA"/>
        </w:rPr>
        <w:t xml:space="preserve">The property </w:t>
      </w:r>
      <w:r w:rsidRPr="00484FB5">
        <w:rPr>
          <w:rStyle w:val="Entity"/>
        </w:rPr>
        <w:t>constituent</w:t>
      </w:r>
      <w:r>
        <w:rPr>
          <w:lang w:val="en-CA"/>
        </w:rPr>
        <w:t xml:space="preserve"> </w:t>
      </w:r>
      <w:r w:rsidR="00A14FB0">
        <w:rPr>
          <w:lang w:val="en-CA"/>
        </w:rPr>
        <w:t>is</w:t>
      </w:r>
      <w:r>
        <w:rPr>
          <w:lang w:val="en-CA"/>
        </w:rPr>
        <w:t xml:space="preserve"> an association between a </w:t>
      </w:r>
      <w:r w:rsidR="004B1BCF" w:rsidRPr="00484FB5">
        <w:rPr>
          <w:rStyle w:val="Entity"/>
        </w:rPr>
        <w:t>CompoundMaterialDescription</w:t>
      </w:r>
      <w:r w:rsidR="004B1BCF">
        <w:rPr>
          <w:lang w:val="en-CA"/>
        </w:rPr>
        <w:t xml:space="preserve"> and a </w:t>
      </w:r>
      <w:r w:rsidR="004B1BCF" w:rsidRPr="00484FB5">
        <w:rPr>
          <w:rStyle w:val="Entity"/>
        </w:rPr>
        <w:t>ConstituentPart</w:t>
      </w:r>
      <w:r w:rsidR="004B1BCF">
        <w:rPr>
          <w:lang w:val="en-CA"/>
        </w:rPr>
        <w:t xml:space="preserve"> that </w:t>
      </w:r>
      <w:r w:rsidR="004B1BCF" w:rsidRPr="004B1BCF">
        <w:rPr>
          <w:lang w:val="en-CA"/>
        </w:rPr>
        <w:t xml:space="preserve">makes up part of the </w:t>
      </w:r>
      <w:r w:rsidR="004B1BCF" w:rsidRPr="00484FB5">
        <w:rPr>
          <w:rStyle w:val="Entity"/>
        </w:rPr>
        <w:t>CompoundMaterial</w:t>
      </w:r>
      <w:r w:rsidR="004B1BCF">
        <w:rPr>
          <w:lang w:val="en-CA"/>
        </w:rPr>
        <w:t>.</w:t>
      </w:r>
    </w:p>
    <w:p w14:paraId="7ED6961E" w14:textId="1C7BC235" w:rsidR="00604E1E" w:rsidRDefault="00E66A9E" w:rsidP="00E66A9E">
      <w:pPr>
        <w:pStyle w:val="Titre4"/>
      </w:pPr>
      <w:bookmarkStart w:id="349" w:name="BKM_68F68CA6_F7FB_411D_8560_851B7315C00E"/>
      <w:bookmarkStart w:id="350" w:name="BKM_F5243BEF_0ABC_4433_AFCB_2FCD01906472"/>
      <w:bookmarkEnd w:id="349"/>
      <w:bookmarkEnd w:id="350"/>
      <w:r>
        <w:t>ParticleGeometryDescription</w:t>
      </w:r>
    </w:p>
    <w:p w14:paraId="125F1862" w14:textId="77777777" w:rsidR="00E66A9E" w:rsidRDefault="00E66A9E" w:rsidP="00AE357E"/>
    <w:p w14:paraId="705F8B9C" w14:textId="6FA1E6BC" w:rsidR="00E66A9E" w:rsidRDefault="00E66A9E" w:rsidP="00AE357E">
      <w:r w:rsidRPr="00484FB5">
        <w:rPr>
          <w:rStyle w:val="Entity"/>
        </w:rPr>
        <w:t>ParticleGeometryDescription</w:t>
      </w:r>
      <w:r w:rsidRPr="00E66A9E">
        <w:t xml:space="preserve"> describes particles in a </w:t>
      </w:r>
      <w:r w:rsidRPr="00484FB5">
        <w:rPr>
          <w:rStyle w:val="Entity"/>
        </w:rPr>
        <w:t>CompoundMaterial</w:t>
      </w:r>
      <w:r w:rsidRPr="00E66A9E">
        <w:t xml:space="preserve"> independent of their relationship to each other or orientation. It is distinguished from </w:t>
      </w:r>
      <w:r w:rsidRPr="00484FB5">
        <w:rPr>
          <w:rStyle w:val="Entity"/>
        </w:rPr>
        <w:t>Fabric</w:t>
      </w:r>
      <w:r w:rsidRPr="00E66A9E">
        <w:t xml:space="preserve"> in that the </w:t>
      </w:r>
      <w:r w:rsidRPr="00484FB5">
        <w:rPr>
          <w:rStyle w:val="Entity"/>
        </w:rPr>
        <w:t>ParticleGeometryDescription</w:t>
      </w:r>
      <w:r w:rsidRPr="00E66A9E">
        <w:t xml:space="preserve"> remains constant if the material is disaggregated into its constituent particles, whereas </w:t>
      </w:r>
      <w:r w:rsidRPr="00484FB5">
        <w:rPr>
          <w:rStyle w:val="Entity"/>
        </w:rPr>
        <w:t>Fabric</w:t>
      </w:r>
      <w:r w:rsidRPr="00E66A9E">
        <w:t xml:space="preserve">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w:t>
      </w:r>
      <w:r w:rsidR="00484FB5">
        <w:t xml:space="preserve"> r</w:t>
      </w:r>
      <w:r w:rsidRPr="00E66A9E">
        <w:t>atio (</w:t>
      </w:r>
      <w:r w:rsidR="00797CDE" w:rsidRPr="00E66A9E">
        <w:t>e.g.</w:t>
      </w:r>
      <w:r w:rsidRPr="00E66A9E">
        <w:t>: elongated, platy, bladed, compact, acicular).</w:t>
      </w:r>
    </w:p>
    <w:p w14:paraId="7E62D424" w14:textId="59A54154" w:rsidR="00DE657E" w:rsidRDefault="00A052E8" w:rsidP="00D20646">
      <w:pPr>
        <w:keepNext/>
      </w:pPr>
      <w:r>
        <w:rPr>
          <w:noProof/>
          <w:lang w:val="en-CA" w:eastAsia="en-CA"/>
        </w:rPr>
        <w:lastRenderedPageBreak/>
        <w:drawing>
          <wp:inline distT="0" distB="0" distL="0" distR="0" wp14:anchorId="17919811" wp14:editId="70A08899">
            <wp:extent cx="2416810" cy="4030345"/>
            <wp:effectExtent l="0" t="0" r="2540" b="8255"/>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516FE13B" w14:textId="07A39A57" w:rsidR="00DE657E" w:rsidRDefault="00DE657E" w:rsidP="00D20646">
      <w:pPr>
        <w:pStyle w:val="Lgende"/>
      </w:pPr>
      <w:r>
        <w:t xml:space="preserve">Figure </w:t>
      </w:r>
      <w:r>
        <w:fldChar w:fldCharType="begin"/>
      </w:r>
      <w:r>
        <w:instrText xml:space="preserve"> SEQ Figure \* ARABIC </w:instrText>
      </w:r>
      <w:r>
        <w:fldChar w:fldCharType="separate"/>
      </w:r>
      <w:r w:rsidR="00AD44BE">
        <w:rPr>
          <w:noProof/>
        </w:rPr>
        <w:t>42</w:t>
      </w:r>
      <w:r>
        <w:fldChar w:fldCharType="end"/>
      </w:r>
      <w:r>
        <w:t>: ParticleGeometry</w:t>
      </w:r>
      <w:r w:rsidR="004B1BCF">
        <w:t xml:space="preserve"> context diagram</w:t>
      </w:r>
    </w:p>
    <w:p w14:paraId="5796C57D" w14:textId="557E978B" w:rsidR="00E105E6" w:rsidRDefault="004B1BCF" w:rsidP="00791B66">
      <w:pPr>
        <w:pStyle w:val="Titre5"/>
      </w:pPr>
      <w:r w:rsidRPr="004B1BCF">
        <w:t>particleType</w:t>
      </w:r>
    </w:p>
    <w:p w14:paraId="5573BF52" w14:textId="598ED498" w:rsidR="00A14FB0" w:rsidRPr="00A14FB0" w:rsidRDefault="004B1BCF" w:rsidP="00A14FB0">
      <w:r w:rsidRPr="00A14FB0">
        <w:t xml:space="preserve">The </w:t>
      </w:r>
      <w:r w:rsidRPr="00484FB5">
        <w:rPr>
          <w:rStyle w:val="Entity"/>
        </w:rPr>
        <w:t>particleType:ParticleTypeTerm</w:t>
      </w:r>
      <w:r w:rsidRPr="00A14FB0">
        <w:t xml:space="preserve"> provide a term from a controlled vocabulary to specify the nature of individual particles </w:t>
      </w:r>
      <w:r w:rsidR="00484FB5">
        <w:t xml:space="preserve">of each constituent in an </w:t>
      </w:r>
      <w:r w:rsidR="00484FB5" w:rsidRPr="00484FB5">
        <w:rPr>
          <w:rStyle w:val="Entity"/>
        </w:rPr>
        <w:t>Earth</w:t>
      </w:r>
      <w:r w:rsidRPr="00484FB5">
        <w:rPr>
          <w:rStyle w:val="Entity"/>
        </w:rPr>
        <w:t>Material</w:t>
      </w:r>
      <w:r w:rsidRPr="00A14FB0">
        <w:t xml:space="preserve"> aggregation, bas</w:t>
      </w:r>
      <w:r w:rsidR="007F03F0" w:rsidRPr="00A14FB0">
        <w:t xml:space="preserve">ed mostly on their genesis.  When </w:t>
      </w:r>
      <w:r w:rsidRPr="00A14FB0">
        <w:t xml:space="preserve">applied on </w:t>
      </w:r>
      <w:r w:rsidRPr="00484FB5">
        <w:rPr>
          <w:rStyle w:val="Entity"/>
        </w:rPr>
        <w:t>ParticleDescription</w:t>
      </w:r>
      <w:r w:rsidRPr="00A14FB0">
        <w:t xml:space="preserve"> for </w:t>
      </w:r>
      <w:r w:rsidRPr="00484FB5">
        <w:rPr>
          <w:rStyle w:val="Entity"/>
        </w:rPr>
        <w:t>CompoundMaterial</w:t>
      </w:r>
      <w:r w:rsidRPr="00A14FB0">
        <w:t xml:space="preserve">, then </w:t>
      </w:r>
      <w:r w:rsidR="007F03F0" w:rsidRPr="00A14FB0">
        <w:t xml:space="preserve">it </w:t>
      </w:r>
      <w:r w:rsidRPr="00A14FB0">
        <w:t>would characteri</w:t>
      </w:r>
      <w:r w:rsidR="004D2792" w:rsidRPr="00A14FB0">
        <w:t>s</w:t>
      </w:r>
      <w:r w:rsidRPr="00A14FB0">
        <w:t xml:space="preserve">e all particles in aggregate. Use this property on </w:t>
      </w:r>
      <w:r w:rsidRPr="00484FB5">
        <w:rPr>
          <w:rStyle w:val="Entity"/>
        </w:rPr>
        <w:t>CompoundMaterial</w:t>
      </w:r>
      <w:r w:rsidRPr="00A14FB0">
        <w:t xml:space="preserve">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rsidRPr="00A14FB0">
        <w:t xml:space="preserve"> compound material aggregation.</w:t>
      </w:r>
    </w:p>
    <w:p w14:paraId="6FF52C91" w14:textId="029B63AB" w:rsidR="00E105E6" w:rsidRDefault="0032727A" w:rsidP="004B1BCF">
      <w:pPr>
        <w:pStyle w:val="Titre5"/>
      </w:pPr>
      <w:r w:rsidRPr="0032727A">
        <w:t>aspectRatio</w:t>
      </w:r>
    </w:p>
    <w:p w14:paraId="6E5DDB30" w14:textId="56E94CFB" w:rsidR="0032727A" w:rsidRDefault="0032727A" w:rsidP="004B1BCF">
      <w:r>
        <w:t xml:space="preserve">The </w:t>
      </w:r>
      <w:r w:rsidRPr="00484FB5">
        <w:rPr>
          <w:rStyle w:val="Entity"/>
        </w:rPr>
        <w:t>aspectRatio</w:t>
      </w:r>
      <w:r>
        <w:t xml:space="preserve"> property (</w:t>
      </w:r>
      <w:r w:rsidR="0057428A" w:rsidRPr="00484FB5">
        <w:rPr>
          <w:rStyle w:val="Entity"/>
        </w:rPr>
        <w:t>SWE:</w:t>
      </w:r>
      <w:r w:rsidRPr="00484FB5">
        <w:rPr>
          <w:rStyle w:val="Entity"/>
        </w:rPr>
        <w:t>:Category</w:t>
      </w:r>
      <w:r>
        <w:t>) contain</w:t>
      </w:r>
      <w:r w:rsidR="00A14FB0">
        <w:t>s</w:t>
      </w:r>
      <w:r>
        <w:t xml:space="preserve"> a term from a controlled </w:t>
      </w:r>
      <w:r w:rsidR="00A14FB0">
        <w:t>vocabulary</w:t>
      </w:r>
      <w:r>
        <w:t xml:space="preserve">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w:t>
      </w:r>
      <w:r w:rsidR="00424648">
        <w:t>[</w:t>
      </w:r>
      <w:r w:rsidR="00424648">
        <w:fldChar w:fldCharType="begin"/>
      </w:r>
      <w:r w:rsidR="00424648">
        <w:instrText xml:space="preserve"> REF _Ref458066644 \n \h </w:instrText>
      </w:r>
      <w:r w:rsidR="00424648">
        <w:fldChar w:fldCharType="separate"/>
      </w:r>
      <w:r w:rsidR="00AD44BE">
        <w:t>16</w:t>
      </w:r>
      <w:r w:rsidR="00424648">
        <w:fldChar w:fldCharType="end"/>
      </w:r>
      <w:r w:rsidR="00424648">
        <w:t>] [</w:t>
      </w:r>
      <w:r w:rsidR="00424648">
        <w:fldChar w:fldCharType="begin"/>
      </w:r>
      <w:r w:rsidR="00424648">
        <w:instrText xml:space="preserve"> REF _Ref458066647 \n \h </w:instrText>
      </w:r>
      <w:r w:rsidR="00424648">
        <w:fldChar w:fldCharType="separate"/>
      </w:r>
      <w:r w:rsidR="00AD44BE">
        <w:t>24</w:t>
      </w:r>
      <w:r w:rsidR="00424648">
        <w:fldChar w:fldCharType="end"/>
      </w:r>
      <w:r w:rsidR="00424648">
        <w:t>]</w:t>
      </w:r>
      <w:r w:rsidRPr="0032727A">
        <w:t>. (</w:t>
      </w:r>
      <w:r w:rsidR="00797CDE" w:rsidRPr="0032727A">
        <w:t>e.g.</w:t>
      </w:r>
      <w:r w:rsidRPr="0032727A">
        <w:t>: prolate, slightly flattened, very bladed, equant, acicular, tabular)</w:t>
      </w:r>
      <w:r w:rsidR="00CB122C">
        <w:t>.</w:t>
      </w:r>
    </w:p>
    <w:p w14:paraId="6B53B85D" w14:textId="5A8FD259" w:rsidR="0032727A" w:rsidRPr="0032727A" w:rsidRDefault="0032727A" w:rsidP="0067785F">
      <w:pPr>
        <w:pStyle w:val="Titre5"/>
      </w:pPr>
      <w:r>
        <w:t>s</w:t>
      </w:r>
      <w:r w:rsidRPr="0032727A">
        <w:t>hape</w:t>
      </w:r>
    </w:p>
    <w:p w14:paraId="028A1B0E" w14:textId="39049961" w:rsidR="0032727A" w:rsidRDefault="0032727A" w:rsidP="004B1BCF">
      <w:r>
        <w:lastRenderedPageBreak/>
        <w:t xml:space="preserve">The </w:t>
      </w:r>
      <w:r w:rsidRPr="00484FB5">
        <w:rPr>
          <w:rStyle w:val="Entity"/>
        </w:rPr>
        <w:t>shape</w:t>
      </w:r>
      <w:r w:rsidRPr="0032727A">
        <w:t xml:space="preserve"> </w:t>
      </w:r>
      <w:r>
        <w:t>property (</w:t>
      </w:r>
      <w:r w:rsidR="008F3406">
        <w:rPr>
          <w:rStyle w:val="Entity"/>
        </w:rPr>
        <w:t>SWE::Category</w:t>
      </w:r>
      <w:r>
        <w:t xml:space="preserve">) </w:t>
      </w:r>
      <w:r w:rsidRPr="0032727A">
        <w:t>describe</w:t>
      </w:r>
      <w:r w:rsidR="0067785F">
        <w:t>s</w:t>
      </w:r>
      <w:r w:rsidRPr="0032727A">
        <w:t xml:space="preserve">, </w:t>
      </w:r>
    </w:p>
    <w:p w14:paraId="3890B2DD" w14:textId="46597D69" w:rsidR="0032727A" w:rsidRDefault="0032727A" w:rsidP="00C44904">
      <w:pPr>
        <w:numPr>
          <w:ilvl w:val="0"/>
          <w:numId w:val="22"/>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1594C5F7" w:rsidR="0032727A" w:rsidRDefault="0057428A" w:rsidP="00C44904">
      <w:pPr>
        <w:numPr>
          <w:ilvl w:val="0"/>
          <w:numId w:val="22"/>
        </w:numPr>
        <w:spacing w:after="0"/>
      </w:pPr>
      <w:r>
        <w:t xml:space="preserve">the </w:t>
      </w:r>
      <w:r w:rsidR="0032727A" w:rsidRPr="0032727A">
        <w:t>surface rounding of grains in sedimentary rocks. Roundness is a measure of the sharpness of the edges between surfaces bounding a particle</w:t>
      </w:r>
      <w:r w:rsidR="00424648">
        <w:t xml:space="preserve"> [</w:t>
      </w:r>
      <w:r w:rsidR="00424648">
        <w:fldChar w:fldCharType="begin"/>
      </w:r>
      <w:r w:rsidR="00424648">
        <w:instrText xml:space="preserve"> REF _Ref458066676 \n \h </w:instrText>
      </w:r>
      <w:r w:rsidR="00424648">
        <w:fldChar w:fldCharType="separate"/>
      </w:r>
      <w:r w:rsidR="00AD44BE">
        <w:t>10</w:t>
      </w:r>
      <w:r w:rsidR="00424648">
        <w:fldChar w:fldCharType="end"/>
      </w:r>
      <w:r w:rsidR="00424648">
        <w:t>] [</w:t>
      </w:r>
      <w:r w:rsidR="00424648">
        <w:fldChar w:fldCharType="begin"/>
      </w:r>
      <w:r w:rsidR="00424648">
        <w:instrText xml:space="preserve"> REF _Ref458066679 \n \h </w:instrText>
      </w:r>
      <w:r w:rsidR="00424648">
        <w:fldChar w:fldCharType="separate"/>
      </w:r>
      <w:r w:rsidR="00AD44BE">
        <w:t>22</w:t>
      </w:r>
      <w:r w:rsidR="00424648">
        <w:fldChar w:fldCharType="end"/>
      </w:r>
      <w:r w:rsidR="00424648">
        <w:t>]</w:t>
      </w:r>
      <w:r w:rsidR="0032727A" w:rsidRPr="0032727A">
        <w:t xml:space="preserve">.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3F26D7A1" w14:textId="7BA6D0AE" w:rsidR="00DE441D" w:rsidRDefault="00DE441D" w:rsidP="004B1BCF">
      <w:pPr>
        <w:pStyle w:val="Titre5"/>
      </w:pPr>
      <w:r>
        <w:t>s</w:t>
      </w:r>
      <w:r w:rsidRPr="00DE441D">
        <w:t>ize</w:t>
      </w:r>
    </w:p>
    <w:p w14:paraId="67A0AB71" w14:textId="6F999AE1" w:rsidR="00DE441D" w:rsidRDefault="00DE441D" w:rsidP="00484FB5">
      <w:pPr>
        <w:pStyle w:val="Sansinterligne"/>
      </w:pPr>
      <w:r>
        <w:t xml:space="preserve">The property </w:t>
      </w:r>
      <w:r w:rsidRPr="00484FB5">
        <w:rPr>
          <w:rStyle w:val="Entity"/>
        </w:rPr>
        <w:t>size</w:t>
      </w:r>
      <w:r>
        <w:t xml:space="preserve"> (</w:t>
      </w:r>
      <w:r w:rsidR="008F3406">
        <w:rPr>
          <w:rStyle w:val="Entity"/>
        </w:rPr>
        <w:t>SWE::Quantity</w:t>
      </w:r>
      <w:r w:rsidRPr="00484FB5">
        <w:rPr>
          <w:rStyle w:val="Entity"/>
        </w:rPr>
        <w:t>Range</w:t>
      </w:r>
      <w:r>
        <w:t>) report</w:t>
      </w:r>
      <w:r w:rsidR="0067785F">
        <w:t>s</w:t>
      </w:r>
      <w:r>
        <w:t xml:space="preserve"> the s</w:t>
      </w:r>
      <w:r w:rsidRPr="00DE441D">
        <w:t xml:space="preserve">ize </w:t>
      </w:r>
      <w:r>
        <w:t>that</w:t>
      </w:r>
      <w:r w:rsidRPr="00DE441D">
        <w:t xml:space="preserve"> specifies particle grainsize.  Values may be reported using absolute measurements (</w:t>
      </w:r>
      <w:r w:rsidR="00797CDE" w:rsidRPr="00DE441D">
        <w:t>e.g.</w:t>
      </w:r>
      <w:r w:rsidRPr="00DE441D">
        <w:t>: range, mean, median, mode, maximum</w:t>
      </w:r>
      <w:r w:rsidR="0067785F">
        <w:t>).</w:t>
      </w:r>
    </w:p>
    <w:p w14:paraId="5B3BEB1A" w14:textId="710280F8" w:rsidR="00DE441D" w:rsidRPr="0067785F" w:rsidRDefault="00DE441D" w:rsidP="0067785F">
      <w:pPr>
        <w:pStyle w:val="Titre5"/>
        <w:rPr>
          <w:lang w:val="en-CA"/>
        </w:rPr>
      </w:pPr>
      <w:r>
        <w:rPr>
          <w:lang w:val="en-CA"/>
        </w:rPr>
        <w:t>s</w:t>
      </w:r>
      <w:r w:rsidRPr="00D970E9">
        <w:rPr>
          <w:lang w:val="en-CA"/>
        </w:rPr>
        <w:t>orting</w:t>
      </w:r>
    </w:p>
    <w:p w14:paraId="4FD88E0A" w14:textId="4ED8DF2E" w:rsidR="00DE441D" w:rsidRDefault="00DE441D">
      <w:pPr>
        <w:rPr>
          <w:lang w:val="en-CA"/>
        </w:rPr>
      </w:pPr>
      <w:r>
        <w:rPr>
          <w:lang w:val="en-CA"/>
        </w:rPr>
        <w:t xml:space="preserve">The </w:t>
      </w:r>
      <w:r w:rsidRPr="00484FB5">
        <w:rPr>
          <w:rStyle w:val="Entity"/>
        </w:rPr>
        <w:t>sorting</w:t>
      </w:r>
      <w:r>
        <w:rPr>
          <w:lang w:val="en-CA"/>
        </w:rPr>
        <w:t xml:space="preserve"> </w:t>
      </w:r>
      <w:r w:rsidR="00484FB5">
        <w:rPr>
          <w:lang w:val="en-CA"/>
        </w:rPr>
        <w:t>property (</w:t>
      </w:r>
      <w:r w:rsidR="008F3406">
        <w:rPr>
          <w:rStyle w:val="Entity"/>
        </w:rPr>
        <w:t>SWE::Category</w:t>
      </w:r>
      <w:r>
        <w:rPr>
          <w:lang w:val="en-CA"/>
        </w:rPr>
        <w:t xml:space="preserve">) </w:t>
      </w:r>
      <w:r w:rsidR="0067785F">
        <w:rPr>
          <w:lang w:val="en-CA"/>
        </w:rPr>
        <w:t xml:space="preserve">contains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w:t>
      </w:r>
      <w:r w:rsidRPr="00484FB5">
        <w:rPr>
          <w:rStyle w:val="Entity"/>
        </w:rPr>
        <w:t>CompoundMaterial</w:t>
      </w:r>
      <w:r w:rsidRPr="00DE441D">
        <w:rPr>
          <w:lang w:val="en-CA"/>
        </w:rPr>
        <w:t>. Terminology for sorting in sedimentary rocks is based on the quantitative Graphic Standard Deviation (IGSD) scheme proposed by Folk</w:t>
      </w:r>
      <w:r w:rsidR="00680CF9">
        <w:rPr>
          <w:lang w:val="en-CA"/>
        </w:rPr>
        <w:t xml:space="preserve"> [</w:t>
      </w:r>
      <w:r w:rsidR="00680CF9">
        <w:rPr>
          <w:lang w:val="en-CA"/>
        </w:rPr>
        <w:fldChar w:fldCharType="begin"/>
      </w:r>
      <w:r w:rsidR="00680CF9">
        <w:rPr>
          <w:lang w:val="en-CA"/>
        </w:rPr>
        <w:instrText xml:space="preserve"> REF _Ref458066719 \n \h </w:instrText>
      </w:r>
      <w:r w:rsidR="00680CF9">
        <w:rPr>
          <w:lang w:val="en-CA"/>
        </w:rPr>
      </w:r>
      <w:r w:rsidR="00680CF9">
        <w:rPr>
          <w:lang w:val="en-CA"/>
        </w:rPr>
        <w:fldChar w:fldCharType="separate"/>
      </w:r>
      <w:r w:rsidR="00AD44BE">
        <w:rPr>
          <w:lang w:val="en-CA"/>
        </w:rPr>
        <w:t>5</w:t>
      </w:r>
      <w:r w:rsidR="00680CF9">
        <w:rPr>
          <w:lang w:val="en-CA"/>
        </w:rPr>
        <w:fldChar w:fldCharType="end"/>
      </w:r>
      <w:r w:rsidR="00680CF9">
        <w:rPr>
          <w:lang w:val="en-CA"/>
        </w:rPr>
        <w:t>] [</w:t>
      </w:r>
      <w:r w:rsidR="00680CF9">
        <w:rPr>
          <w:lang w:val="en-CA"/>
        </w:rPr>
        <w:fldChar w:fldCharType="begin"/>
      </w:r>
      <w:r w:rsidR="00680CF9">
        <w:rPr>
          <w:lang w:val="en-CA"/>
        </w:rPr>
        <w:instrText xml:space="preserve"> REF _Ref458066721 \n \h </w:instrText>
      </w:r>
      <w:r w:rsidR="00680CF9">
        <w:rPr>
          <w:lang w:val="en-CA"/>
        </w:rPr>
      </w:r>
      <w:r w:rsidR="00680CF9">
        <w:rPr>
          <w:lang w:val="en-CA"/>
        </w:rPr>
        <w:fldChar w:fldCharType="separate"/>
      </w:r>
      <w:r w:rsidR="00AD44BE">
        <w:rPr>
          <w:lang w:val="en-CA"/>
        </w:rPr>
        <w:t>6</w:t>
      </w:r>
      <w:r w:rsidR="00680CF9">
        <w:rPr>
          <w:lang w:val="en-CA"/>
        </w:rPr>
        <w:fldChar w:fldCharType="end"/>
      </w:r>
      <w:r w:rsidR="00680CF9">
        <w:rPr>
          <w:lang w:val="en-CA"/>
        </w:rPr>
        <w:t>]</w:t>
      </w:r>
      <w:r w:rsidRPr="00DE441D">
        <w:rPr>
          <w:lang w:val="en-CA"/>
        </w:rPr>
        <w:t>.  Example for this attribute may include sedimentary terms such as well sorted and poorly sorted, or igneous terms such as porphyritic, equigranuilar, seriate.</w:t>
      </w:r>
    </w:p>
    <w:p w14:paraId="13061897" w14:textId="2C874D62" w:rsidR="003B691E" w:rsidRPr="0067785F" w:rsidRDefault="003B691E" w:rsidP="0067785F">
      <w:pPr>
        <w:pStyle w:val="Titre5"/>
        <w:rPr>
          <w:lang w:val="en-CA"/>
        </w:rPr>
      </w:pPr>
      <w:r w:rsidRPr="00D970E9">
        <w:rPr>
          <w:lang w:val="en-CA"/>
        </w:rPr>
        <w:t>sourceOrganism</w:t>
      </w:r>
    </w:p>
    <w:p w14:paraId="2C6007F3" w14:textId="5AE9AC68" w:rsidR="003B691E" w:rsidRDefault="003B691E">
      <w:r>
        <w:t xml:space="preserve">The </w:t>
      </w:r>
      <w:r w:rsidRPr="00484FB5">
        <w:rPr>
          <w:rStyle w:val="Entity"/>
        </w:rPr>
        <w:t>sourceOrganism</w:t>
      </w:r>
      <w:r>
        <w:t xml:space="preserve"> property </w:t>
      </w:r>
      <w:r w:rsidR="0067785F">
        <w:t>is</w:t>
      </w:r>
      <w:r>
        <w:t xml:space="preserve"> an association between a </w:t>
      </w:r>
      <w:r w:rsidRPr="00484FB5">
        <w:rPr>
          <w:rStyle w:val="Entity"/>
        </w:rPr>
        <w:t>ParticleGeometryDescription</w:t>
      </w:r>
      <w:r>
        <w:t xml:space="preserve"> and an </w:t>
      </w:r>
      <w:r w:rsidRPr="00484FB5">
        <w:rPr>
          <w:rStyle w:val="Entity"/>
        </w:rPr>
        <w:t>Organism</w:t>
      </w:r>
      <w:r w:rsidRPr="003B691E">
        <w:t xml:space="preserve">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Titre4"/>
      </w:pPr>
      <w:bookmarkStart w:id="351" w:name="BKM_D2D5D1B2_3FF4_4650_95E3_DA08EE4A7DFF"/>
      <w:bookmarkStart w:id="352" w:name="BKM_7D2E3FD4_C90D_40DB_8BA1_3E5458C981C0"/>
      <w:bookmarkStart w:id="353" w:name="BKM_13EF909A_AB70_4901_8CA1_C3BA3F992378"/>
      <w:bookmarkStart w:id="354" w:name="BKM_A7128990_6B6B_49DD_9D88_9E8D7207A879"/>
      <w:bookmarkStart w:id="355" w:name="BKM_92F07FBA_BBCD_4C39_9112_B2569C6076C8"/>
      <w:bookmarkStart w:id="356" w:name="BKM_02F24C6F_6A70_4304_88F6_978891E8D391"/>
      <w:bookmarkEnd w:id="351"/>
      <w:bookmarkEnd w:id="352"/>
      <w:bookmarkEnd w:id="353"/>
      <w:bookmarkEnd w:id="354"/>
      <w:bookmarkEnd w:id="355"/>
      <w:bookmarkEnd w:id="356"/>
      <w:r w:rsidRPr="00E66A9E">
        <w:t>ConstituentPart</w:t>
      </w:r>
    </w:p>
    <w:p w14:paraId="33C81500" w14:textId="77777777" w:rsidR="00A052E8" w:rsidRDefault="00A052E8" w:rsidP="00E66A9E"/>
    <w:p w14:paraId="40C56803" w14:textId="77777777" w:rsidR="00A052E8" w:rsidRDefault="00A052E8" w:rsidP="00A052E8">
      <w:pPr>
        <w:keepNext/>
      </w:pPr>
      <w:r>
        <w:rPr>
          <w:noProof/>
          <w:lang w:val="en-CA" w:eastAsia="en-CA"/>
        </w:rPr>
        <w:lastRenderedPageBreak/>
        <w:drawing>
          <wp:inline distT="0" distB="0" distL="0" distR="0" wp14:anchorId="3EF7CEB5" wp14:editId="0BBEC9FD">
            <wp:extent cx="5486400" cy="6317462"/>
            <wp:effectExtent l="0" t="0" r="0" b="7620"/>
            <wp:docPr id="490" name="Imag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6317462"/>
                    </a:xfrm>
                    <a:prstGeom prst="rect">
                      <a:avLst/>
                    </a:prstGeom>
                    <a:noFill/>
                    <a:ln>
                      <a:noFill/>
                    </a:ln>
                  </pic:spPr>
                </pic:pic>
              </a:graphicData>
            </a:graphic>
          </wp:inline>
        </w:drawing>
      </w:r>
    </w:p>
    <w:p w14:paraId="1DDA608B" w14:textId="353F699A" w:rsidR="00A052E8" w:rsidRDefault="00A052E8" w:rsidP="00A052E8">
      <w:pPr>
        <w:pStyle w:val="Lgende"/>
      </w:pPr>
      <w:r>
        <w:t xml:space="preserve">Figure </w:t>
      </w:r>
      <w:r>
        <w:fldChar w:fldCharType="begin"/>
      </w:r>
      <w:r>
        <w:instrText xml:space="preserve"> SEQ Figure \* ARABIC </w:instrText>
      </w:r>
      <w:r>
        <w:fldChar w:fldCharType="separate"/>
      </w:r>
      <w:r w:rsidR="00AD44BE">
        <w:rPr>
          <w:noProof/>
        </w:rPr>
        <w:t>43</w:t>
      </w:r>
      <w:r>
        <w:fldChar w:fldCharType="end"/>
      </w:r>
      <w:r>
        <w:t xml:space="preserve"> : ConstituentPart context diagram</w:t>
      </w:r>
    </w:p>
    <w:p w14:paraId="58AC1117" w14:textId="75BBDFC4" w:rsidR="00E66A9E" w:rsidRDefault="00E42D7C" w:rsidP="00E66A9E">
      <w:r>
        <w:t xml:space="preserve">The </w:t>
      </w:r>
      <w:r w:rsidRPr="00E42D7C">
        <w:rPr>
          <w:rStyle w:val="Entity"/>
        </w:rPr>
        <w:t>Constituent</w:t>
      </w:r>
      <w:r w:rsidR="00E66A9E" w:rsidRPr="00E42D7C">
        <w:rPr>
          <w:rStyle w:val="Entity"/>
        </w:rPr>
        <w:t>Part</w:t>
      </w:r>
      <w:r w:rsidR="00E66A9E">
        <w:t xml:space="preserve"> </w:t>
      </w:r>
      <w:r>
        <w:t>class describes how Earth m</w:t>
      </w:r>
      <w:r w:rsidR="00E66A9E">
        <w:t>aterials</w:t>
      </w:r>
      <w:r>
        <w:t xml:space="preserve"> may be made up of other Earth m</w:t>
      </w:r>
      <w:r w:rsidR="00E66A9E">
        <w:t>aterials, including the proportion of the constituent part in the whole (</w:t>
      </w:r>
      <w:r w:rsidR="00797CDE">
        <w:t>e.g.</w:t>
      </w:r>
      <w:r w:rsidR="00E66A9E">
        <w:t xml:space="preserve">: 20%, minor, dominant); </w:t>
      </w:r>
      <w:r w:rsidR="00D16D48">
        <w:t xml:space="preserve">and </w:t>
      </w:r>
      <w:r w:rsidR="00E66A9E">
        <w:t>the role that the constituent plays in the whole (</w:t>
      </w:r>
      <w:r w:rsidR="00797CDE">
        <w:t>e.g.</w:t>
      </w:r>
      <w:r w:rsidR="00E66A9E">
        <w:t xml:space="preserve">: matrix, groundmass, framework, phenocryst, xenolith, vein). </w:t>
      </w:r>
    </w:p>
    <w:p w14:paraId="5C188B7A" w14:textId="6E09D3F7" w:rsidR="00E66A9E" w:rsidRDefault="00E66A9E" w:rsidP="00E66A9E">
      <w:r>
        <w:t>The distinction between "</w:t>
      </w:r>
      <w:r w:rsidRPr="00F47ED7">
        <w:rPr>
          <w:rStyle w:val="Entity"/>
        </w:rPr>
        <w:t>role</w:t>
      </w:r>
      <w:r>
        <w:t>" and "</w:t>
      </w:r>
      <w:r w:rsidRPr="00F47ED7">
        <w:rPr>
          <w:rStyle w:val="Entity"/>
        </w:rPr>
        <w:t>particleType</w:t>
      </w:r>
      <w:r>
        <w:t xml:space="preserve">" is subtle.  An operational test is that </w:t>
      </w:r>
      <w:r w:rsidR="00EA6BB5">
        <w:rPr>
          <w:rStyle w:val="Entity"/>
        </w:rPr>
        <w:t>particle</w:t>
      </w:r>
      <w:r w:rsidRPr="00F47ED7">
        <w:rPr>
          <w:rStyle w:val="Entity"/>
        </w:rPr>
        <w:t>Type</w:t>
      </w:r>
      <w:r>
        <w:t xml:space="preserve"> may be determined independent of relationship between particles in the aggregation, whereas role requires consideration of the relationship to other particles. A </w:t>
      </w:r>
      <w:r>
        <w:lastRenderedPageBreak/>
        <w:t xml:space="preserve">particle may be identified as clast, independent of its material composition, and independent of its relationship to other grains in a rock. The term 'floating clast' is a </w:t>
      </w:r>
      <w:r w:rsidRPr="00F47ED7">
        <w:rPr>
          <w:rStyle w:val="Entity"/>
        </w:rPr>
        <w:t>role</w:t>
      </w:r>
      <w:r>
        <w:t xml:space="preserve">, because it is dependent on the relationship 'not in contact with other clasts'. </w:t>
      </w:r>
      <w:r w:rsidR="00D16D48">
        <w:t>Readers should c</w:t>
      </w:r>
      <w:r>
        <w:t>onsider Dunham's textural classification of carbonate rocks (wackestone, packstone, grainstone...) in the description of carbonate rocks</w:t>
      </w:r>
      <w:r w:rsidR="00680CF9">
        <w:t xml:space="preserve"> [</w:t>
      </w:r>
      <w:r w:rsidR="00680CF9">
        <w:fldChar w:fldCharType="begin"/>
      </w:r>
      <w:r w:rsidR="00680CF9">
        <w:instrText xml:space="preserve"> REF _Ref458066747 \n \h </w:instrText>
      </w:r>
      <w:r w:rsidR="00680CF9">
        <w:fldChar w:fldCharType="separate"/>
      </w:r>
      <w:r w:rsidR="00AD44BE">
        <w:t>4</w:t>
      </w:r>
      <w:r w:rsidR="00680CF9">
        <w:fldChar w:fldCharType="end"/>
      </w:r>
      <w:r w:rsidR="00680CF9">
        <w:t>]</w:t>
      </w:r>
      <w:r>
        <w:t>.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54F3EC68" w14:textId="70C92DC6" w:rsidR="00D16D48" w:rsidRPr="0067785F" w:rsidRDefault="00D16D48" w:rsidP="0067785F">
      <w:pPr>
        <w:pStyle w:val="Titre5"/>
        <w:rPr>
          <w:lang w:val="en-CA"/>
        </w:rPr>
      </w:pPr>
      <w:bookmarkStart w:id="357" w:name="BKM_D2385579_8CEC_41FC_ACD0_1242C0AEF96E"/>
      <w:bookmarkEnd w:id="357"/>
      <w:r>
        <w:rPr>
          <w:lang w:val="en-CA"/>
        </w:rPr>
        <w:t>role</w:t>
      </w:r>
    </w:p>
    <w:p w14:paraId="3E1D77AF" w14:textId="71991119" w:rsidR="00D16D48" w:rsidRDefault="00D16D48" w:rsidP="00D20646">
      <w:pPr>
        <w:rPr>
          <w:lang w:val="en-CA"/>
        </w:rPr>
      </w:pPr>
      <w:r>
        <w:rPr>
          <w:lang w:val="en-CA"/>
        </w:rPr>
        <w:t xml:space="preserve">The </w:t>
      </w:r>
      <w:r w:rsidRPr="00FB5E7B">
        <w:rPr>
          <w:rStyle w:val="Entity"/>
        </w:rPr>
        <w:t>role: ConstituentPartRoleTerm</w:t>
      </w:r>
      <w:r>
        <w:rPr>
          <w:lang w:val="en-CA"/>
        </w:rPr>
        <w:t xml:space="preserve"> property contain</w:t>
      </w:r>
      <w:r w:rsidR="0067785F">
        <w:rPr>
          <w:lang w:val="en-CA"/>
        </w:rPr>
        <w:t>s</w:t>
      </w:r>
      <w:r>
        <w:rPr>
          <w:lang w:val="en-CA"/>
        </w:rPr>
        <w:t xml:space="preserve"> a term from a controlled vocabulary that describes t</w:t>
      </w:r>
      <w:r w:rsidRPr="00D16D48">
        <w:rPr>
          <w:lang w:val="en-CA"/>
        </w:rPr>
        <w:t xml:space="preserve">he role a </w:t>
      </w:r>
      <w:r w:rsidRPr="00FB5E7B">
        <w:rPr>
          <w:rStyle w:val="Entity"/>
        </w:rPr>
        <w:t>ConstituentPart</w:t>
      </w:r>
      <w:r w:rsidRPr="00D16D48">
        <w:rPr>
          <w:lang w:val="en-CA"/>
        </w:rPr>
        <w:t xml:space="preserve"> plays in a </w:t>
      </w:r>
      <w:r w:rsidRPr="00FB5E7B">
        <w:rPr>
          <w:rStyle w:val="Entity"/>
        </w:rPr>
        <w:t>CompoundMaterial</w:t>
      </w:r>
      <w:r w:rsidRPr="00D16D48">
        <w:rPr>
          <w:lang w:val="en-CA"/>
        </w:rPr>
        <w:t xml:space="preserve"> aggregation. The same </w:t>
      </w:r>
      <w:r w:rsidRPr="00FB5E7B">
        <w:rPr>
          <w:rStyle w:val="Entity"/>
        </w:rPr>
        <w:t>EarthMaterial</w:t>
      </w:r>
      <w:r w:rsidRPr="00D16D48">
        <w:rPr>
          <w:lang w:val="en-CA"/>
        </w:rPr>
        <w:t xml:space="preserve"> may occur as different </w:t>
      </w:r>
      <w:r w:rsidRPr="00FB5E7B">
        <w:rPr>
          <w:rStyle w:val="Entity"/>
        </w:rPr>
        <w:t>ConstituentParts</w:t>
      </w:r>
      <w:r w:rsidRPr="00D16D48">
        <w:rPr>
          <w:lang w:val="en-CA"/>
        </w:rPr>
        <w:t xml:space="preserve"> playing different roles within </w:t>
      </w:r>
      <w:r w:rsidR="00EC59A6">
        <w:rPr>
          <w:lang w:val="en-CA"/>
        </w:rPr>
        <w:t>one</w:t>
      </w:r>
      <w:r w:rsidRPr="00D16D48">
        <w:rPr>
          <w:lang w:val="en-CA"/>
        </w:rPr>
        <w:t xml:space="preserve"> </w:t>
      </w:r>
      <w:r w:rsidRPr="00FB5E7B">
        <w:rPr>
          <w:rStyle w:val="Entity"/>
        </w:rPr>
        <w:t>CompoundMaterial</w:t>
      </w:r>
      <w:r w:rsidRPr="00D16D48">
        <w:rPr>
          <w:lang w:val="en-CA"/>
        </w:rPr>
        <w:t>.  For example, feldspar may be present as</w:t>
      </w:r>
      <w:r>
        <w:rPr>
          <w:lang w:val="en-CA"/>
        </w:rPr>
        <w:t xml:space="preserve"> groundmass (</w:t>
      </w:r>
      <w:r w:rsidR="00AC23CF">
        <w:rPr>
          <w:lang w:val="en-CA"/>
        </w:rPr>
        <w:t xml:space="preserve">“groundmass” is </w:t>
      </w:r>
      <w:r>
        <w:rPr>
          <w:lang w:val="en-CA"/>
        </w:rPr>
        <w:t xml:space="preserve">a </w:t>
      </w:r>
      <w:r w:rsidRPr="00FB5E7B">
        <w:rPr>
          <w:rStyle w:val="Entity"/>
        </w:rPr>
        <w:t>ConstituentPart</w:t>
      </w:r>
      <w:r w:rsidR="00AC23CF" w:rsidRPr="00FB5E7B">
        <w:rPr>
          <w:rStyle w:val="Entity"/>
        </w:rPr>
        <w:t>::</w:t>
      </w:r>
      <w:r w:rsidRPr="00FB5E7B">
        <w:rPr>
          <w:rStyle w:val="Entity"/>
        </w:rPr>
        <w:t>role</w:t>
      </w:r>
      <w:r w:rsidRPr="00D16D48">
        <w:rPr>
          <w:lang w:val="en-CA"/>
        </w:rPr>
        <w:t>) and as p</w:t>
      </w:r>
      <w:r>
        <w:rPr>
          <w:lang w:val="en-CA"/>
        </w:rPr>
        <w:t xml:space="preserve">henocrysts </w:t>
      </w:r>
      <w:r w:rsidR="00AC23CF">
        <w:rPr>
          <w:lang w:val="en-CA"/>
        </w:rPr>
        <w:t>(“phenocryst” is another</w:t>
      </w:r>
      <w:r>
        <w:rPr>
          <w:lang w:val="en-CA"/>
        </w:rPr>
        <w:t xml:space="preserve"> </w:t>
      </w:r>
      <w:r w:rsidRPr="00FB5E7B">
        <w:rPr>
          <w:rStyle w:val="Entity"/>
        </w:rPr>
        <w:t>ConstituentPart</w:t>
      </w:r>
      <w:r w:rsidR="00AC23CF" w:rsidRPr="00FB5E7B">
        <w:rPr>
          <w:rStyle w:val="Entity"/>
        </w:rPr>
        <w:t>::</w:t>
      </w:r>
      <w:r w:rsidRPr="00FB5E7B">
        <w:rPr>
          <w:rStyle w:val="Entity"/>
        </w:rPr>
        <w:t>role</w:t>
      </w:r>
      <w:r w:rsidRPr="00D16D48">
        <w:rPr>
          <w:lang w:val="en-CA"/>
        </w:rPr>
        <w:t>) within a single igneous rock.</w:t>
      </w:r>
    </w:p>
    <w:p w14:paraId="6ABD01A4" w14:textId="14B404D9" w:rsidR="00D16D48" w:rsidRPr="0067785F" w:rsidRDefault="00AC23CF" w:rsidP="0067785F">
      <w:pPr>
        <w:pStyle w:val="Titre5"/>
        <w:rPr>
          <w:lang w:val="en-CA"/>
        </w:rPr>
      </w:pPr>
      <w:r>
        <w:rPr>
          <w:lang w:val="en-CA"/>
        </w:rPr>
        <w:t>p</w:t>
      </w:r>
      <w:r w:rsidR="00D16D48" w:rsidRPr="00D16D48">
        <w:rPr>
          <w:lang w:val="en-CA"/>
        </w:rPr>
        <w:t>roportion</w:t>
      </w:r>
    </w:p>
    <w:p w14:paraId="6ECBC4A2" w14:textId="69358E5D" w:rsidR="00D16D48" w:rsidRDefault="00D16D48" w:rsidP="00D20646">
      <w:pPr>
        <w:rPr>
          <w:lang w:val="en-CA"/>
        </w:rPr>
      </w:pPr>
      <w:r>
        <w:rPr>
          <w:lang w:val="en-CA"/>
        </w:rPr>
        <w:t xml:space="preserve">The </w:t>
      </w:r>
      <w:r w:rsidRPr="00FB5E7B">
        <w:rPr>
          <w:rStyle w:val="Entity"/>
        </w:rPr>
        <w:t>proportion</w:t>
      </w:r>
      <w:r>
        <w:rPr>
          <w:lang w:val="en-CA"/>
        </w:rPr>
        <w:t xml:space="preserve"> property (</w:t>
      </w:r>
      <w:r w:rsidR="00253146" w:rsidRPr="00FB5E7B">
        <w:rPr>
          <w:rStyle w:val="Entity"/>
        </w:rPr>
        <w:t>SWE::Quantity</w:t>
      </w:r>
      <w:r w:rsidRPr="00FB5E7B">
        <w:rPr>
          <w:rStyle w:val="Entity"/>
        </w:rPr>
        <w:t>Range</w:t>
      </w:r>
      <w:r>
        <w:rPr>
          <w:lang w:val="en-CA"/>
        </w:rPr>
        <w:t>) report</w:t>
      </w:r>
      <w:r w:rsidR="0067785F">
        <w:rPr>
          <w:lang w:val="en-CA"/>
        </w:rPr>
        <w:t>s</w:t>
      </w:r>
      <w:r>
        <w:rPr>
          <w:lang w:val="en-CA"/>
        </w:rPr>
        <w:t xml:space="preserve">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w:t>
      </w:r>
      <w:r w:rsidRPr="00FB5E7B">
        <w:rPr>
          <w:rStyle w:val="Entity"/>
        </w:rPr>
        <w:t>ConstituentPart</w:t>
      </w:r>
      <w:r w:rsidRPr="00D16D48">
        <w:rPr>
          <w:lang w:val="en-CA"/>
        </w:rPr>
        <w:t xml:space="preserve"> portion in a </w:t>
      </w:r>
      <w:r w:rsidRPr="00FB5E7B">
        <w:rPr>
          <w:rStyle w:val="Entity"/>
        </w:rPr>
        <w:t>CompoundMaterial</w:t>
      </w:r>
      <w:r w:rsidRPr="00D16D48">
        <w:rPr>
          <w:lang w:val="en-CA"/>
        </w:rPr>
        <w:t xml:space="preserve">. </w:t>
      </w:r>
      <w:r>
        <w:rPr>
          <w:lang w:val="en-CA"/>
        </w:rPr>
        <w:t xml:space="preserve"> It</w:t>
      </w:r>
      <w:r w:rsidRPr="00D16D48">
        <w:rPr>
          <w:lang w:val="en-CA"/>
        </w:rPr>
        <w:t xml:space="preserve"> specifies the fraction of the </w:t>
      </w:r>
      <w:r w:rsidRPr="00FB5E7B">
        <w:rPr>
          <w:rStyle w:val="Entity"/>
        </w:rPr>
        <w:t>EarthMaterial</w:t>
      </w:r>
      <w:r w:rsidRPr="00D16D48">
        <w:rPr>
          <w:lang w:val="en-CA"/>
        </w:rPr>
        <w:t xml:space="preserve"> formed by the part (</w:t>
      </w:r>
      <w:r w:rsidR="00797CDE" w:rsidRPr="00D16D48">
        <w:rPr>
          <w:lang w:val="en-CA"/>
        </w:rPr>
        <w:t>e.g.</w:t>
      </w:r>
      <w:r w:rsidRPr="00D16D48">
        <w:rPr>
          <w:lang w:val="en-CA"/>
        </w:rPr>
        <w:t>: 20%, minor, dominant)</w:t>
      </w:r>
      <w:r>
        <w:rPr>
          <w:lang w:val="en-CA"/>
        </w:rPr>
        <w:t>.</w:t>
      </w:r>
    </w:p>
    <w:p w14:paraId="3156E009" w14:textId="1AD652FC" w:rsidR="00CB122C" w:rsidRPr="0067785F" w:rsidRDefault="00D16D48" w:rsidP="00D20646">
      <w:pPr>
        <w:pStyle w:val="Titre5"/>
        <w:rPr>
          <w:lang w:val="en-CA"/>
        </w:rPr>
      </w:pPr>
      <w:r w:rsidRPr="00D16D48">
        <w:rPr>
          <w:lang w:val="en-CA"/>
        </w:rPr>
        <w:t>constituentMaterial</w:t>
      </w:r>
    </w:p>
    <w:p w14:paraId="5C94F73F" w14:textId="09CE0FB0" w:rsidR="00D16D48" w:rsidRDefault="00D16D48" w:rsidP="00D20646">
      <w:pPr>
        <w:rPr>
          <w:lang w:val="en-CA"/>
        </w:rPr>
      </w:pPr>
      <w:r>
        <w:rPr>
          <w:lang w:val="en-CA"/>
        </w:rPr>
        <w:t xml:space="preserve">The </w:t>
      </w:r>
      <w:r w:rsidRPr="00FB5E7B">
        <w:rPr>
          <w:rStyle w:val="Entity"/>
        </w:rPr>
        <w:t>constituentMaterial</w:t>
      </w:r>
      <w:r>
        <w:rPr>
          <w:lang w:val="en-CA"/>
        </w:rPr>
        <w:t xml:space="preserve"> property </w:t>
      </w:r>
      <w:r w:rsidR="0067785F">
        <w:rPr>
          <w:lang w:val="en-CA"/>
        </w:rPr>
        <w:t>is</w:t>
      </w:r>
      <w:r>
        <w:rPr>
          <w:lang w:val="en-CA"/>
        </w:rPr>
        <w:t xml:space="preserve"> an association between a </w:t>
      </w:r>
      <w:r w:rsidRPr="00FB5E7B">
        <w:rPr>
          <w:rStyle w:val="Entity"/>
        </w:rPr>
        <w:t>ConstituentPart</w:t>
      </w:r>
      <w:r>
        <w:rPr>
          <w:lang w:val="en-CA"/>
        </w:rPr>
        <w:t xml:space="preserve"> and an </w:t>
      </w:r>
      <w:r w:rsidRPr="00FB5E7B">
        <w:rPr>
          <w:rStyle w:val="Entity"/>
        </w:rPr>
        <w:t>EarthMaterial</w:t>
      </w:r>
      <w:r>
        <w:rPr>
          <w:lang w:val="en-CA"/>
        </w:rPr>
        <w:t xml:space="preserve"> that s</w:t>
      </w:r>
      <w:r w:rsidRPr="00D16D48">
        <w:rPr>
          <w:lang w:val="en-CA"/>
        </w:rPr>
        <w:t xml:space="preserve">pecifies the </w:t>
      </w:r>
      <w:r w:rsidRPr="00FB5E7B">
        <w:rPr>
          <w:rStyle w:val="Entity"/>
        </w:rPr>
        <w:t>EarthMaterial</w:t>
      </w:r>
      <w:r w:rsidRPr="00D16D48">
        <w:rPr>
          <w:lang w:val="en-CA"/>
        </w:rPr>
        <w:t xml:space="preserve"> that is forming the </w:t>
      </w:r>
      <w:r w:rsidRPr="00FB5E7B">
        <w:rPr>
          <w:rStyle w:val="Entity"/>
        </w:rPr>
        <w:t>ConstituentPart</w:t>
      </w:r>
      <w:r>
        <w:rPr>
          <w:lang w:val="en-CA"/>
        </w:rPr>
        <w:t>.</w:t>
      </w:r>
    </w:p>
    <w:p w14:paraId="5849D37D" w14:textId="77777777" w:rsidR="008E4068" w:rsidRDefault="008E4068" w:rsidP="00AE357E">
      <w:bookmarkStart w:id="358" w:name="BKM_C5A88E79_2FB3_4893_8914_60419C00F2D2"/>
      <w:bookmarkStart w:id="359" w:name="BKM_A4F3FCE3_772C_4588_A2A4_96535416D1B6"/>
      <w:bookmarkEnd w:id="358"/>
      <w:bookmarkEnd w:id="359"/>
    </w:p>
    <w:p w14:paraId="2343428C" w14:textId="59DBA3B7" w:rsidR="008E4068" w:rsidRDefault="003A479F" w:rsidP="003A479F">
      <w:pPr>
        <w:pStyle w:val="Titre4"/>
      </w:pPr>
      <w:r>
        <w:t>Fabric Description</w:t>
      </w:r>
    </w:p>
    <w:p w14:paraId="683123E5" w14:textId="77777777" w:rsidR="003A479F" w:rsidRDefault="003A479F" w:rsidP="003A479F"/>
    <w:p w14:paraId="20F0A6D9" w14:textId="5E8ADA27" w:rsidR="003A479F" w:rsidRDefault="003A479F" w:rsidP="003A479F">
      <w:r>
        <w:t xml:space="preserve">The </w:t>
      </w:r>
      <w:r w:rsidRPr="00FB5E7B">
        <w:rPr>
          <w:rStyle w:val="Entity"/>
        </w:rPr>
        <w:t>FabricDescription</w:t>
      </w:r>
      <w:r>
        <w:t xml:space="preserve"> </w:t>
      </w:r>
      <w:r w:rsidR="00656751">
        <w:t xml:space="preserve">Data Type </w:t>
      </w:r>
      <w:r>
        <w:t xml:space="preserve">describes all types of fabrics associated with a </w:t>
      </w:r>
      <w:r w:rsidRPr="00FB5E7B">
        <w:rPr>
          <w:rStyle w:val="Entity"/>
        </w:rPr>
        <w:t>CompoundMaterial</w:t>
      </w:r>
      <w:r>
        <w:t xml:space="preserve"> (</w:t>
      </w:r>
      <w:r w:rsidR="00797CDE">
        <w:t>i.e.</w:t>
      </w:r>
      <w:r>
        <w:t xml:space="preserve">, tectonic, metamorphic, sedimentary, igneous fabrics or textures).  It denotes a pattern, defined by one or more </w:t>
      </w:r>
      <w:r w:rsidRPr="00FB5E7B">
        <w:rPr>
          <w:rStyle w:val="Entity"/>
        </w:rPr>
        <w:t>CompoundMaterial</w:t>
      </w:r>
      <w:r>
        <w:t xml:space="preserve"> constituents, that is present throughout a rock body when considered at some scale.  </w:t>
      </w:r>
      <w:r w:rsidRPr="00FB5E7B">
        <w:rPr>
          <w:rStyle w:val="Entity"/>
        </w:rPr>
        <w:t>FabricDescription</w:t>
      </w:r>
      <w:r>
        <w:t xml:space="preserve"> is defined based on the average configuration of many constituents.  Penetrative fabric denotes that these constituents are distributed throughout the rock volume at the scale of observation </w:t>
      </w:r>
      <w:r w:rsidR="00680CF9">
        <w:t>[</w:t>
      </w:r>
      <w:r w:rsidR="00680CF9">
        <w:fldChar w:fldCharType="begin"/>
      </w:r>
      <w:r w:rsidR="00680CF9">
        <w:instrText xml:space="preserve"> REF _Ref458066762 \n \h </w:instrText>
      </w:r>
      <w:r w:rsidR="00680CF9">
        <w:fldChar w:fldCharType="separate"/>
      </w:r>
      <w:r w:rsidR="00AD44BE">
        <w:t>15</w:t>
      </w:r>
      <w:r w:rsidR="00680CF9">
        <w:fldChar w:fldCharType="end"/>
      </w:r>
      <w:r w:rsidR="00680CF9">
        <w:t>]</w:t>
      </w:r>
      <w:r>
        <w:t>, and are repeated at distances that are small relative to the scale of the whole, such that they can be considered to pervade the whole uniformly (</w:t>
      </w:r>
      <w:r w:rsidR="00680CF9">
        <w:t>[</w:t>
      </w:r>
      <w:r w:rsidR="00680CF9">
        <w:fldChar w:fldCharType="begin"/>
      </w:r>
      <w:r w:rsidR="00680CF9">
        <w:instrText xml:space="preserve"> REF _Ref458066787 \n \h </w:instrText>
      </w:r>
      <w:r w:rsidR="00680CF9">
        <w:fldChar w:fldCharType="separate"/>
      </w:r>
      <w:r w:rsidR="00AD44BE">
        <w:t>19</w:t>
      </w:r>
      <w:r w:rsidR="00680CF9">
        <w:fldChar w:fldCharType="end"/>
      </w:r>
      <w:r w:rsidR="00680CF9">
        <w:t xml:space="preserve">] </w:t>
      </w:r>
      <w:r>
        <w:t xml:space="preserve">p. 21-24; </w:t>
      </w:r>
      <w:r w:rsidR="00680CF9">
        <w:t>[</w:t>
      </w:r>
      <w:r w:rsidR="00680CF9">
        <w:fldChar w:fldCharType="begin"/>
      </w:r>
      <w:r w:rsidR="00680CF9">
        <w:instrText xml:space="preserve"> REF _Ref458066806 \n \h </w:instrText>
      </w:r>
      <w:r w:rsidR="00680CF9">
        <w:fldChar w:fldCharType="separate"/>
      </w:r>
      <w:r w:rsidR="00AD44BE">
        <w:t>7</w:t>
      </w:r>
      <w:r w:rsidR="00680CF9">
        <w:fldChar w:fldCharType="end"/>
      </w:r>
      <w:r w:rsidR="00680CF9">
        <w:t>]</w:t>
      </w:r>
      <w:r>
        <w:t xml:space="preserve"> p. 73; [</w:t>
      </w:r>
      <w:r w:rsidR="00680CF9">
        <w:fldChar w:fldCharType="begin"/>
      </w:r>
      <w:r w:rsidR="00680CF9">
        <w:instrText xml:space="preserve"> REF _Ref458066676 \n \h </w:instrText>
      </w:r>
      <w:r w:rsidR="00680CF9">
        <w:fldChar w:fldCharType="separate"/>
      </w:r>
      <w:r w:rsidR="00AD44BE">
        <w:t>10</w:t>
      </w:r>
      <w:r w:rsidR="00680CF9">
        <w:fldChar w:fldCharType="end"/>
      </w:r>
      <w:r w:rsidR="00680CF9">
        <w:t>],</w:t>
      </w:r>
      <w:r>
        <w:t>[</w:t>
      </w:r>
      <w:r w:rsidR="00680CF9">
        <w:fldChar w:fldCharType="begin"/>
      </w:r>
      <w:r w:rsidR="00680CF9">
        <w:instrText xml:space="preserve"> REF _Ref458066762 \n \h </w:instrText>
      </w:r>
      <w:r w:rsidR="00680CF9">
        <w:fldChar w:fldCharType="separate"/>
      </w:r>
      <w:r w:rsidR="00AD44BE">
        <w:t>15</w:t>
      </w:r>
      <w:r w:rsidR="00680CF9">
        <w:fldChar w:fldCharType="end"/>
      </w:r>
      <w:r>
        <w:t xml:space="preserve">]). </w:t>
      </w:r>
    </w:p>
    <w:p w14:paraId="12A9B2A0" w14:textId="064A5B46" w:rsidR="003A479F" w:rsidRPr="00FF0DC1" w:rsidRDefault="003A479F" w:rsidP="003A479F">
      <w:pPr>
        <w:rPr>
          <w:lang w:val="en-CA"/>
        </w:rPr>
      </w:pPr>
      <w:r w:rsidRPr="00FB5E7B">
        <w:rPr>
          <w:rStyle w:val="Entity"/>
        </w:rPr>
        <w:t>FabricDescription</w:t>
      </w:r>
      <w:r>
        <w:t xml:space="preserve"> </w:t>
      </w:r>
      <w:r w:rsidR="00FB5E7B">
        <w:t xml:space="preserve">is distinguished from </w:t>
      </w:r>
      <w:r w:rsidR="00FB5E7B" w:rsidRPr="00FB5E7B">
        <w:rPr>
          <w:rStyle w:val="Entity"/>
        </w:rPr>
        <w:t>Particle</w:t>
      </w:r>
      <w:r w:rsidRPr="00FB5E7B">
        <w:rPr>
          <w:rStyle w:val="Entity"/>
        </w:rPr>
        <w:t>Geometry</w:t>
      </w:r>
      <w:r>
        <w:t xml:space="preserve"> based on the criteria that </w:t>
      </w:r>
      <w:r w:rsidR="004A04F6">
        <w:t>p</w:t>
      </w:r>
      <w:r>
        <w:t xml:space="preserve">article </w:t>
      </w:r>
      <w:r w:rsidR="004A04F6">
        <w:t>g</w:t>
      </w:r>
      <w:r>
        <w:t xml:space="preserve">eometry is preserved if a </w:t>
      </w:r>
      <w:r w:rsidRPr="00FB5E7B">
        <w:rPr>
          <w:rStyle w:val="Entity"/>
        </w:rPr>
        <w:t>CompoundMaterial</w:t>
      </w:r>
      <w:r>
        <w:t xml:space="preserve"> is disaggregated, while </w:t>
      </w:r>
      <w:r w:rsidRPr="00FB5E7B">
        <w:rPr>
          <w:rStyle w:val="Entity"/>
        </w:rPr>
        <w:t>FabricDescription</w:t>
      </w:r>
      <w:r>
        <w:t xml:space="preserve"> is not defined if the material is disaggr</w:t>
      </w:r>
      <w:r w:rsidRPr="00FF0DC1">
        <w:rPr>
          <w:lang w:val="en-CA"/>
        </w:rPr>
        <w:t>egated.</w:t>
      </w:r>
    </w:p>
    <w:p w14:paraId="18CFB605" w14:textId="46A4176C" w:rsidR="003A479F" w:rsidRPr="00FF0DC1" w:rsidRDefault="00A052E8" w:rsidP="003A479F">
      <w:pPr>
        <w:keepNext/>
        <w:rPr>
          <w:lang w:val="en-CA"/>
        </w:rPr>
      </w:pPr>
      <w:r>
        <w:rPr>
          <w:noProof/>
          <w:lang w:val="en-CA" w:eastAsia="en-CA"/>
        </w:rPr>
        <w:lastRenderedPageBreak/>
        <w:drawing>
          <wp:inline distT="0" distB="0" distL="0" distR="0" wp14:anchorId="6C732196" wp14:editId="1383E991">
            <wp:extent cx="4065270" cy="3086735"/>
            <wp:effectExtent l="0" t="0"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65270" cy="3086735"/>
                    </a:xfrm>
                    <a:prstGeom prst="rect">
                      <a:avLst/>
                    </a:prstGeom>
                    <a:noFill/>
                    <a:ln>
                      <a:noFill/>
                    </a:ln>
                  </pic:spPr>
                </pic:pic>
              </a:graphicData>
            </a:graphic>
          </wp:inline>
        </w:drawing>
      </w:r>
    </w:p>
    <w:p w14:paraId="13AEE541" w14:textId="6A4F13F2" w:rsidR="003A479F" w:rsidRPr="006064ED" w:rsidRDefault="003A479F" w:rsidP="003A479F">
      <w:pPr>
        <w:pStyle w:val="Lgende"/>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AD44BE">
        <w:rPr>
          <w:noProof/>
          <w:lang w:val="fr-CA"/>
        </w:rPr>
        <w:t>44</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100E2C46" w14:textId="223B425C" w:rsidR="004A04F6" w:rsidRPr="0067785F" w:rsidRDefault="004A04F6" w:rsidP="00D20646">
      <w:pPr>
        <w:pStyle w:val="Titre5"/>
        <w:rPr>
          <w:lang w:val="en-CA"/>
        </w:rPr>
      </w:pPr>
      <w:r w:rsidRPr="00D970E9">
        <w:rPr>
          <w:lang w:val="en-CA"/>
        </w:rPr>
        <w:t>fabricType</w:t>
      </w:r>
    </w:p>
    <w:p w14:paraId="66B9EE24" w14:textId="3E9B3793" w:rsidR="004A04F6" w:rsidRDefault="004A04F6" w:rsidP="00D20646">
      <w:r>
        <w:t xml:space="preserve">The </w:t>
      </w:r>
      <w:r w:rsidRPr="00FB5E7B">
        <w:rPr>
          <w:rStyle w:val="Entity"/>
        </w:rPr>
        <w:t>fabricType:FabricTypeTerm</w:t>
      </w:r>
      <w:r>
        <w:t xml:space="preserve"> property contain</w:t>
      </w:r>
      <w:r w:rsidR="0067785F">
        <w:t>s</w:t>
      </w:r>
      <w:r>
        <w:t xml:space="preserve"> a term from a controlled vocabulary</w:t>
      </w:r>
      <w:r w:rsidRPr="004A04F6">
        <w:t xml:space="preserve"> to denote the type of fabric in the </w:t>
      </w:r>
      <w:r w:rsidRPr="00FB5E7B">
        <w:rPr>
          <w:rStyle w:val="Entity"/>
        </w:rPr>
        <w:t>CompoundMaterial</w:t>
      </w:r>
      <w:r w:rsidRPr="004A04F6">
        <w:t xml:space="preserve"> (</w:t>
      </w:r>
      <w:r w:rsidR="00797CDE" w:rsidRPr="004A04F6">
        <w:t>e.g.</w:t>
      </w:r>
      <w:r w:rsidRPr="004A04F6">
        <w:t xml:space="preserve">, rapikivi texture, autobrecciation, spaced cleavage, porphyroblastic, cross-bedding).  The </w:t>
      </w:r>
      <w:r w:rsidRPr="00FB5E7B">
        <w:rPr>
          <w:rStyle w:val="Entity"/>
        </w:rPr>
        <w:t>fabricType</w:t>
      </w:r>
      <w:r w:rsidRPr="004A04F6">
        <w:t xml:space="preserve"> describes a pattern, defined by one or more </w:t>
      </w:r>
      <w:r w:rsidRPr="00FB5E7B">
        <w:rPr>
          <w:rStyle w:val="Entity"/>
        </w:rPr>
        <w:t>CompoundMaterial</w:t>
      </w:r>
      <w:r w:rsidRPr="004A04F6">
        <w:t xml:space="preserve">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80CF9">
        <w:t>[</w:t>
      </w:r>
      <w:r w:rsidR="00680CF9">
        <w:fldChar w:fldCharType="begin"/>
      </w:r>
      <w:r w:rsidR="00680CF9">
        <w:instrText xml:space="preserve"> REF _Ref458066762 \n \h </w:instrText>
      </w:r>
      <w:r w:rsidR="00680CF9">
        <w:fldChar w:fldCharType="separate"/>
      </w:r>
      <w:r w:rsidR="00AD44BE">
        <w:t>15</w:t>
      </w:r>
      <w:r w:rsidR="00680CF9">
        <w:fldChar w:fldCharType="end"/>
      </w:r>
      <w:r w:rsidR="00680CF9">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Titre4"/>
      </w:pPr>
      <w:bookmarkStart w:id="360" w:name="BKM_CEE739CE_1DAA_46F5_B493_438C458DE763"/>
      <w:bookmarkStart w:id="361" w:name="BKM_F9869380_E0FA_4E99_89A5_99DF9CC6BB40"/>
      <w:bookmarkEnd w:id="360"/>
      <w:bookmarkEnd w:id="361"/>
      <w:r>
        <w:t>Inorganic fluid</w:t>
      </w:r>
    </w:p>
    <w:p w14:paraId="216E48B8" w14:textId="77777777" w:rsidR="00656751" w:rsidRDefault="00656751" w:rsidP="003A479F"/>
    <w:p w14:paraId="47D3B8EF" w14:textId="1782050E" w:rsidR="003A479F" w:rsidRDefault="003A479F" w:rsidP="003A479F">
      <w:r>
        <w:t>An inorganic</w:t>
      </w:r>
      <w:r w:rsidR="00656751">
        <w:t xml:space="preserve"> fluid</w:t>
      </w:r>
      <w:r w:rsidR="004A04F6">
        <w:t xml:space="preserve"> is a</w:t>
      </w:r>
      <w:r>
        <w:t xml:space="preserve"> non-crystalline </w:t>
      </w:r>
      <w:r w:rsidRPr="00FB5E7B">
        <w:rPr>
          <w:rStyle w:val="Entity"/>
        </w:rPr>
        <w:t>EarthMaterial</w:t>
      </w:r>
      <w:r>
        <w:t xml:space="preserve"> (solid, liquid, or gas) that tends to flow or conform to the shape of its container</w:t>
      </w:r>
      <w:r w:rsidR="00656751">
        <w:t xml:space="preserve"> (examples: water, brine, glass)</w:t>
      </w:r>
      <w:r>
        <w:t>..  By convention liquid mercury is considered a mineral.   This class is an empty placeholder for extension at a later date, or by other domain models.</w:t>
      </w:r>
    </w:p>
    <w:p w14:paraId="69E636DF" w14:textId="77777777" w:rsidR="003A479F" w:rsidRDefault="003A479F" w:rsidP="00AE357E"/>
    <w:p w14:paraId="4C29A535" w14:textId="29DE6813" w:rsidR="003A479F" w:rsidRDefault="00A052E8" w:rsidP="003A479F">
      <w:pPr>
        <w:keepNext/>
      </w:pPr>
      <w:r>
        <w:rPr>
          <w:noProof/>
          <w:lang w:val="en-CA" w:eastAsia="en-CA"/>
        </w:rPr>
        <w:lastRenderedPageBreak/>
        <w:drawing>
          <wp:inline distT="0" distB="0" distL="0" distR="0" wp14:anchorId="4B9939C7" wp14:editId="0EB3FC30">
            <wp:extent cx="2743200" cy="3209290"/>
            <wp:effectExtent l="0" t="0" r="0" b="0"/>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31C59C31"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45</w:t>
      </w:r>
      <w:r w:rsidR="00673E83">
        <w:rPr>
          <w:noProof/>
        </w:rPr>
        <w:fldChar w:fldCharType="end"/>
      </w:r>
      <w:r>
        <w:t>: Inorganic fluid</w:t>
      </w:r>
      <w:r w:rsidR="00CB122C">
        <w:t xml:space="preserve"> context diagram.</w:t>
      </w:r>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2AC8A38C" w:rsidR="003A479F" w:rsidRDefault="00B11874" w:rsidP="00AE357E">
      <w:r>
        <w:t xml:space="preserve">The </w:t>
      </w:r>
      <w:r w:rsidR="00FB5E7B">
        <w:t xml:space="preserve">data type </w:t>
      </w:r>
      <w:r w:rsidR="009021BE" w:rsidRPr="00FB5E7B">
        <w:rPr>
          <w:rStyle w:val="Entity"/>
        </w:rPr>
        <w:t>MetamorphicDescription</w:t>
      </w:r>
      <w:r w:rsidR="009021BE" w:rsidRPr="009021BE">
        <w:t xml:space="preserve"> describes the character of metamorphism applied to a </w:t>
      </w:r>
      <w:r w:rsidR="009021BE" w:rsidRPr="00FB5E7B">
        <w:rPr>
          <w:rStyle w:val="Entity"/>
        </w:rPr>
        <w:t>CompoundMaterial</w:t>
      </w:r>
      <w:r w:rsidR="009021BE" w:rsidRPr="009021BE">
        <w:t xml:space="preserve"> or </w:t>
      </w:r>
      <w:r w:rsidR="009021BE" w:rsidRPr="00FB5E7B">
        <w:rPr>
          <w:rStyle w:val="Entity"/>
        </w:rPr>
        <w:t>GeologicUnit</w:t>
      </w:r>
      <w:r w:rsidR="009021BE" w:rsidRPr="009021BE">
        <w:t xml:space="preserve">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w:t>
      </w:r>
      <w:r w:rsidR="00FB4793" w:rsidRPr="00FB5E7B">
        <w:rPr>
          <w:rStyle w:val="Entity"/>
        </w:rPr>
        <w:t>MetamorphicDescription</w:t>
      </w:r>
      <w:r w:rsidR="00FB4793">
        <w:t xml:space="preserve"> provides a link to the </w:t>
      </w:r>
      <w:r w:rsidR="00FB4793" w:rsidRPr="00FB5E7B">
        <w:rPr>
          <w:rStyle w:val="Entity"/>
        </w:rPr>
        <w:t>GeologicEven</w:t>
      </w:r>
      <w:r w:rsidR="00797CDE" w:rsidRPr="00FB5E7B">
        <w:rPr>
          <w:rStyle w:val="Entity"/>
        </w:rPr>
        <w:t>t</w:t>
      </w:r>
      <w:r w:rsidR="00FB4793">
        <w:t xml:space="preserve"> associated to the metamorphic event.</w:t>
      </w:r>
    </w:p>
    <w:p w14:paraId="25C51777" w14:textId="139BA7E4" w:rsidR="003A479F" w:rsidRDefault="00A052E8" w:rsidP="003A479F">
      <w:pPr>
        <w:keepNext/>
      </w:pPr>
      <w:r>
        <w:rPr>
          <w:noProof/>
          <w:lang w:val="en-CA" w:eastAsia="en-CA"/>
        </w:rPr>
        <w:lastRenderedPageBreak/>
        <w:drawing>
          <wp:inline distT="0" distB="0" distL="0" distR="0" wp14:anchorId="451F7EC1" wp14:editId="2BB06FEB">
            <wp:extent cx="5486400" cy="5831786"/>
            <wp:effectExtent l="0" t="0" r="0" b="0"/>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31786"/>
                    </a:xfrm>
                    <a:prstGeom prst="rect">
                      <a:avLst/>
                    </a:prstGeom>
                    <a:noFill/>
                    <a:ln>
                      <a:noFill/>
                    </a:ln>
                  </pic:spPr>
                </pic:pic>
              </a:graphicData>
            </a:graphic>
          </wp:inline>
        </w:drawing>
      </w:r>
    </w:p>
    <w:p w14:paraId="57CFA55C" w14:textId="339ACF7A" w:rsidR="003A479F" w:rsidRPr="006064ED" w:rsidRDefault="003A479F" w:rsidP="003A479F">
      <w:pPr>
        <w:pStyle w:val="Lgende"/>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AD44BE">
        <w:rPr>
          <w:noProof/>
          <w:lang w:val="fr-CA"/>
        </w:rPr>
        <w:t>46</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660FA01A" w14:textId="2246A0BF" w:rsidR="00B11874" w:rsidRPr="00B11874" w:rsidRDefault="00B11874" w:rsidP="001D1B97">
      <w:pPr>
        <w:pStyle w:val="Titre5"/>
      </w:pPr>
      <w:r w:rsidRPr="00B11874">
        <w:t>metamorphicFacies</w:t>
      </w:r>
    </w:p>
    <w:p w14:paraId="37390CEA" w14:textId="593E4155" w:rsidR="00B11874" w:rsidRDefault="00B11874" w:rsidP="009021BE">
      <w:r>
        <w:t xml:space="preserve">The </w:t>
      </w:r>
      <w:r w:rsidRPr="00FB5E7B">
        <w:rPr>
          <w:rStyle w:val="Entity"/>
        </w:rPr>
        <w:t>metamorphicFacies</w:t>
      </w:r>
      <w:r>
        <w:t xml:space="preserve"> property (</w:t>
      </w:r>
      <w:r w:rsidR="00FB4793" w:rsidRPr="00FB5E7B">
        <w:rPr>
          <w:rStyle w:val="Entity"/>
        </w:rPr>
        <w:t>SWE</w:t>
      </w:r>
      <w:r w:rsidRPr="00FB5E7B">
        <w:rPr>
          <w:rStyle w:val="Entity"/>
        </w:rPr>
        <w:t>:</w:t>
      </w:r>
      <w:r w:rsidR="00325D59">
        <w:rPr>
          <w:rStyle w:val="Entity"/>
        </w:rPr>
        <w:t>:</w:t>
      </w:r>
      <w:r w:rsidRPr="00FB5E7B">
        <w:rPr>
          <w:rStyle w:val="Entity"/>
        </w:rPr>
        <w:t>Category</w:t>
      </w:r>
      <w:r>
        <w:t>) contain</w:t>
      </w:r>
      <w:r w:rsidR="001D1B97">
        <w:t>s</w:t>
      </w:r>
      <w:r>
        <w:t xml:space="preserve">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Titre5"/>
      </w:pPr>
      <w:r w:rsidRPr="00F21FA6">
        <w:t>metamorphicGrade</w:t>
      </w:r>
    </w:p>
    <w:p w14:paraId="0B1DFD96" w14:textId="445D4F37" w:rsidR="00F21FA6" w:rsidRDefault="00F21FA6" w:rsidP="00F21FA6">
      <w:r>
        <w:t xml:space="preserve">The </w:t>
      </w:r>
      <w:r w:rsidRPr="00FB5E7B">
        <w:rPr>
          <w:rStyle w:val="Entity"/>
        </w:rPr>
        <w:t>metamorphicGrade</w:t>
      </w:r>
      <w:r>
        <w:t xml:space="preserve"> property (</w:t>
      </w:r>
      <w:r w:rsidR="00FB4793" w:rsidRPr="00FB5E7B">
        <w:rPr>
          <w:rStyle w:val="Entity"/>
        </w:rPr>
        <w:t>SWE</w:t>
      </w:r>
      <w:r w:rsidR="001D1B97" w:rsidRPr="00FB5E7B">
        <w:rPr>
          <w:rStyle w:val="Entity"/>
        </w:rPr>
        <w:t>:</w:t>
      </w:r>
      <w:r w:rsidR="00325D59">
        <w:rPr>
          <w:rStyle w:val="Entity"/>
        </w:rPr>
        <w:t>:</w:t>
      </w:r>
      <w:r w:rsidR="001D1B97" w:rsidRPr="00FB5E7B">
        <w:rPr>
          <w:rStyle w:val="Entity"/>
        </w:rPr>
        <w:t>Category</w:t>
      </w:r>
      <w:r w:rsidR="001D1B97">
        <w:t>)</w:t>
      </w:r>
      <w:r>
        <w:t xml:space="preserve"> contain</w:t>
      </w:r>
      <w:r w:rsidR="001D1B97">
        <w:t>s</w:t>
      </w:r>
      <w:r>
        <w:t xml:space="preserve"> a term from a controlled vocabulary that indicates the intensity or rank of metamorphism applied to an </w:t>
      </w:r>
      <w:r w:rsidRPr="00FB5E7B">
        <w:rPr>
          <w:rStyle w:val="Entity"/>
        </w:rPr>
        <w:t>EarthMaterial</w:t>
      </w:r>
      <w:r>
        <w:t xml:space="preserve"> (</w:t>
      </w:r>
      <w:r w:rsidR="00797CDE">
        <w:t>e.g.</w:t>
      </w:r>
      <w:r>
        <w:t>: high metamorphic grade, low metamorphic grade).</w:t>
      </w:r>
    </w:p>
    <w:p w14:paraId="009BD2CF" w14:textId="3E0A19A8" w:rsidR="00F21FA6" w:rsidRDefault="00F21FA6" w:rsidP="00F21FA6">
      <w:r>
        <w:lastRenderedPageBreak/>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28C9A59" w14:textId="5062B2A0" w:rsidR="00F21FA6" w:rsidRDefault="00F21FA6" w:rsidP="009021BE">
      <w:pPr>
        <w:pStyle w:val="Titre5"/>
      </w:pPr>
      <w:r w:rsidRPr="00F21FA6">
        <w:t>peakPressureValue</w:t>
      </w:r>
    </w:p>
    <w:p w14:paraId="6DB3E9C2" w14:textId="044FCDA5" w:rsidR="00F21FA6" w:rsidRDefault="00F21FA6" w:rsidP="009021BE">
      <w:r>
        <w:t xml:space="preserve">The </w:t>
      </w:r>
      <w:r w:rsidRPr="00FB5E7B">
        <w:rPr>
          <w:rStyle w:val="Entity"/>
        </w:rPr>
        <w:t>peakPressureValue</w:t>
      </w:r>
      <w:r>
        <w:t xml:space="preserve"> property (</w:t>
      </w:r>
      <w:r w:rsidR="00325D59">
        <w:rPr>
          <w:rStyle w:val="Entity"/>
        </w:rPr>
        <w:t>SWE::</w:t>
      </w:r>
      <w:r w:rsidR="00253146" w:rsidRPr="00FB5E7B">
        <w:rPr>
          <w:rStyle w:val="Entity"/>
        </w:rPr>
        <w:t>Quantity</w:t>
      </w:r>
      <w:r w:rsidR="001D1B97">
        <w:t>)</w:t>
      </w:r>
      <w:r>
        <w:t xml:space="preserve"> report</w:t>
      </w:r>
      <w:r w:rsidR="001D1B97">
        <w:t>s</w:t>
      </w:r>
      <w:r>
        <w:t xml:space="preserve"> a</w:t>
      </w:r>
      <w:r w:rsidRPr="00F21FA6">
        <w:t xml:space="preserve"> numerical value to indicate the estimated pressure at peak metamorphic conditions.</w:t>
      </w:r>
    </w:p>
    <w:p w14:paraId="50495A0B" w14:textId="1093CE9B" w:rsidR="00F21FA6" w:rsidRDefault="00F21FA6" w:rsidP="009021BE">
      <w:pPr>
        <w:pStyle w:val="Titre5"/>
      </w:pPr>
      <w:r w:rsidRPr="00F21FA6">
        <w:t>peakTemperatureValue</w:t>
      </w:r>
    </w:p>
    <w:p w14:paraId="59AB70B8" w14:textId="0490EE10" w:rsidR="00F21FA6" w:rsidRDefault="00F21FA6" w:rsidP="009021BE">
      <w:r>
        <w:t xml:space="preserve">The </w:t>
      </w:r>
      <w:r w:rsidRPr="00FB5E7B">
        <w:rPr>
          <w:rStyle w:val="Entity"/>
        </w:rPr>
        <w:t>peakTemperatureValue</w:t>
      </w:r>
      <w:r>
        <w:t xml:space="preserve"> property (</w:t>
      </w:r>
      <w:r w:rsidR="00325D59">
        <w:rPr>
          <w:rStyle w:val="Entity"/>
        </w:rPr>
        <w:t>SWE:</w:t>
      </w:r>
      <w:r w:rsidR="00253146" w:rsidRPr="00FB5E7B">
        <w:rPr>
          <w:rStyle w:val="Entity"/>
        </w:rPr>
        <w:t>:Quantity</w:t>
      </w:r>
      <w:r>
        <w:t>) report</w:t>
      </w:r>
      <w:r w:rsidR="001D1B97">
        <w:t>s</w:t>
      </w:r>
      <w:r>
        <w:t xml:space="preserve"> a</w:t>
      </w:r>
      <w:r w:rsidRPr="00F21FA6">
        <w:t xml:space="preserve"> numerical value to indicate the estimated temperature at peak metamorphic conditions.</w:t>
      </w:r>
    </w:p>
    <w:p w14:paraId="10BF3859" w14:textId="5F694618" w:rsidR="00F21FA6" w:rsidRDefault="00F21FA6" w:rsidP="009021BE">
      <w:pPr>
        <w:pStyle w:val="Titre5"/>
      </w:pPr>
      <w:r w:rsidRPr="00F21FA6">
        <w:t>protolithLithology</w:t>
      </w:r>
    </w:p>
    <w:p w14:paraId="6D6F907B" w14:textId="2CAEE149" w:rsidR="00F21FA6" w:rsidRDefault="001D1B97" w:rsidP="009021BE">
      <w:r>
        <w:t xml:space="preserve">The </w:t>
      </w:r>
      <w:r w:rsidRPr="00325D59">
        <w:rPr>
          <w:rStyle w:val="Entity"/>
        </w:rPr>
        <w:t>protolithLithology</w:t>
      </w:r>
      <w:r>
        <w:t xml:space="preserve"> is</w:t>
      </w:r>
      <w:r w:rsidR="00F21FA6">
        <w:t xml:space="preserve"> an association between a </w:t>
      </w:r>
      <w:r w:rsidR="00F21FA6" w:rsidRPr="00325D59">
        <w:rPr>
          <w:rStyle w:val="Entity"/>
        </w:rPr>
        <w:t>MetamorphicDescription</w:t>
      </w:r>
      <w:r w:rsidR="00F21FA6">
        <w:t xml:space="preserve"> and an </w:t>
      </w:r>
      <w:r w:rsidR="00F21FA6" w:rsidRPr="00325D59">
        <w:rPr>
          <w:rStyle w:val="Entity"/>
        </w:rPr>
        <w:t>EarthMaterial</w:t>
      </w:r>
      <w:r w:rsidR="00F21FA6">
        <w:t xml:space="preserve"> </w:t>
      </w:r>
      <w:r w:rsidR="00F21FA6" w:rsidRPr="00F21FA6">
        <w:t xml:space="preserve">that </w:t>
      </w:r>
      <w:r w:rsidR="003607F6">
        <w:t>describes</w:t>
      </w:r>
      <w:r w:rsidR="003607F6" w:rsidRPr="00F21FA6">
        <w:t xml:space="preserve"> </w:t>
      </w:r>
      <w:r w:rsidR="00F21FA6" w:rsidRPr="00F21FA6">
        <w:t xml:space="preserve">the pre-metamorphic lithology for this metamorphosed </w:t>
      </w:r>
      <w:r w:rsidR="00F21FA6" w:rsidRPr="00325D59">
        <w:rPr>
          <w:rStyle w:val="Entity"/>
        </w:rPr>
        <w:t>CompoundMaterial</w:t>
      </w:r>
      <w:r w:rsidR="00F21FA6" w:rsidRPr="00F21FA6">
        <w:t>.</w:t>
      </w:r>
    </w:p>
    <w:p w14:paraId="52FFF882" w14:textId="6E3C6AA0" w:rsidR="00F21FA6" w:rsidRPr="00F21FA6" w:rsidRDefault="00F21FA6" w:rsidP="001D1B97">
      <w:pPr>
        <w:pStyle w:val="Titre5"/>
      </w:pPr>
      <w:r w:rsidRPr="00F21FA6">
        <w:t>metamorphicEvent</w:t>
      </w:r>
    </w:p>
    <w:p w14:paraId="718F9F5D" w14:textId="1AAC2284" w:rsidR="009021BE" w:rsidRDefault="00F21FA6" w:rsidP="00D20646">
      <w:pPr>
        <w:rPr>
          <w:lang w:val="en-CA"/>
        </w:rPr>
      </w:pPr>
      <w:bookmarkStart w:id="362" w:name="BKM_593C69E3_0EC2_4CB1_8B2B_D0FE22B7C017"/>
      <w:bookmarkEnd w:id="362"/>
      <w:r>
        <w:rPr>
          <w:lang w:val="en-CA"/>
        </w:rPr>
        <w:t xml:space="preserve">The </w:t>
      </w:r>
      <w:r w:rsidRPr="00325D59">
        <w:rPr>
          <w:rStyle w:val="Entity"/>
        </w:rPr>
        <w:t>metamorphicEvent</w:t>
      </w:r>
      <w:r>
        <w:rPr>
          <w:lang w:val="en-CA"/>
        </w:rPr>
        <w:t xml:space="preserve"> property </w:t>
      </w:r>
      <w:r w:rsidR="001D1B97">
        <w:rPr>
          <w:lang w:val="en-CA"/>
        </w:rPr>
        <w:t>is</w:t>
      </w:r>
      <w:r>
        <w:rPr>
          <w:lang w:val="en-CA"/>
        </w:rPr>
        <w:t xml:space="preserve"> an association between a </w:t>
      </w:r>
      <w:r w:rsidRPr="00325D59">
        <w:rPr>
          <w:rStyle w:val="Entity"/>
        </w:rPr>
        <w:t>MetamorphicDescription</w:t>
      </w:r>
      <w:r>
        <w:rPr>
          <w:lang w:val="en-CA"/>
        </w:rPr>
        <w:t xml:space="preserve"> and a </w:t>
      </w:r>
      <w:r w:rsidRPr="00325D59">
        <w:rPr>
          <w:rStyle w:val="Entity"/>
        </w:rPr>
        <w:t>GeologicEven</w:t>
      </w:r>
      <w:r w:rsidR="00797CDE" w:rsidRPr="00325D59">
        <w:rPr>
          <w:rStyle w:val="Entity"/>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w:t>
      </w:r>
      <w:r w:rsidRPr="00325D59">
        <w:rPr>
          <w:rStyle w:val="Entity"/>
        </w:rPr>
        <w:t>GeologicUnit</w:t>
      </w:r>
      <w:r w:rsidR="00CB122C">
        <w:rPr>
          <w:lang w:val="en-CA"/>
        </w:rPr>
        <w:t>.</w:t>
      </w:r>
    </w:p>
    <w:p w14:paraId="579E742D" w14:textId="3E22C134" w:rsidR="009021BE" w:rsidRDefault="00267D2C" w:rsidP="00267D2C">
      <w:pPr>
        <w:pStyle w:val="Titre4"/>
      </w:pPr>
      <w:bookmarkStart w:id="363" w:name="BKM_0ACE92C1_088C_42CF_93C8_D003E3CC8FC3"/>
      <w:bookmarkStart w:id="364" w:name="BKM_14E0F14F_4532_4342_B7F1_67313964C676"/>
      <w:bookmarkStart w:id="365" w:name="BKM_80AE61D4_C509_4CAA_B004_0231DB42B137"/>
      <w:bookmarkStart w:id="366" w:name="BKM_5F5D6549_09AD_4BCF_806A_9B95D5D4E734"/>
      <w:bookmarkStart w:id="367" w:name="BKM_80BAF21E_2C4E_40CD_B42E_41BCEA94DECC"/>
      <w:bookmarkEnd w:id="363"/>
      <w:bookmarkEnd w:id="364"/>
      <w:bookmarkEnd w:id="365"/>
      <w:bookmarkEnd w:id="366"/>
      <w:bookmarkEnd w:id="367"/>
      <w:r>
        <w:t>OrganicMaterial</w:t>
      </w:r>
    </w:p>
    <w:p w14:paraId="50ADFF2A" w14:textId="77777777" w:rsidR="00267D2C" w:rsidRDefault="00267D2C" w:rsidP="009021BE"/>
    <w:p w14:paraId="1370954B" w14:textId="4349E12A" w:rsidR="00267D2C" w:rsidRDefault="00746E7F" w:rsidP="00267D2C">
      <w:r w:rsidRPr="00325D59">
        <w:rPr>
          <w:rStyle w:val="Entity"/>
        </w:rPr>
        <w:t>Organi</w:t>
      </w:r>
      <w:r w:rsidR="003607F6" w:rsidRPr="00325D59">
        <w:rPr>
          <w:rStyle w:val="Entity"/>
        </w:rPr>
        <w:t>c</w:t>
      </w:r>
      <w:r w:rsidRPr="00325D59">
        <w:rPr>
          <w:rStyle w:val="Entity"/>
        </w:rPr>
        <w:t>Material</w:t>
      </w:r>
      <w:r>
        <w:t xml:space="preserve"> is a</w:t>
      </w:r>
      <w:r w:rsidR="00267D2C">
        <w:t xml:space="preserve">n </w:t>
      </w:r>
      <w:r w:rsidR="00267D2C" w:rsidRPr="00325D59">
        <w:rPr>
          <w:rStyle w:val="Entity"/>
        </w:rPr>
        <w:t>EarthMaterial</w:t>
      </w:r>
      <w:r w:rsidR="00267D2C">
        <w:t xml:space="preserve"> that belongs to the class of chemical compounds having a reduced carbon basis (as distinct from carbonates), and derived from living organisms. </w:t>
      </w:r>
      <w:r>
        <w:t>It</w:t>
      </w:r>
      <w:r w:rsidR="00267D2C">
        <w:t xml:space="preserve"> </w:t>
      </w:r>
      <w:r>
        <w:t>i</w:t>
      </w:r>
      <w:r w:rsidR="00267D2C">
        <w:t xml:space="preserve">ncludes high-carbon </w:t>
      </w:r>
      <w:r w:rsidR="00267D2C" w:rsidRPr="00325D59">
        <w:rPr>
          <w:rStyle w:val="Entity"/>
        </w:rPr>
        <w:t>EarthMaterials</w:t>
      </w:r>
      <w:r w:rsidR="00267D2C">
        <w:t xml:space="preserve"> such as bitumen, peat, and coal.   This class is an empty placeholder for extension at a later date, or by other domain models</w:t>
      </w:r>
      <w:r w:rsidR="00CB122C">
        <w:t>.</w:t>
      </w:r>
    </w:p>
    <w:p w14:paraId="15D8A032" w14:textId="1A3B1015" w:rsidR="00CB122C" w:rsidRDefault="00A052E8" w:rsidP="00FF0DC1">
      <w:pPr>
        <w:keepNext/>
      </w:pPr>
      <w:r>
        <w:rPr>
          <w:noProof/>
          <w:lang w:val="en-CA" w:eastAsia="en-CA"/>
        </w:rPr>
        <w:lastRenderedPageBreak/>
        <w:drawing>
          <wp:inline distT="0" distB="0" distL="0" distR="0" wp14:anchorId="2AB446FD" wp14:editId="5E7A7082">
            <wp:extent cx="2743200" cy="3098165"/>
            <wp:effectExtent l="0" t="0" r="0" b="698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3098165"/>
                    </a:xfrm>
                    <a:prstGeom prst="rect">
                      <a:avLst/>
                    </a:prstGeom>
                    <a:noFill/>
                    <a:ln>
                      <a:noFill/>
                    </a:ln>
                  </pic:spPr>
                </pic:pic>
              </a:graphicData>
            </a:graphic>
          </wp:inline>
        </w:drawing>
      </w:r>
    </w:p>
    <w:p w14:paraId="565AC4A7" w14:textId="060B4AFF" w:rsidR="00267D2C" w:rsidRDefault="00CB122C" w:rsidP="00FF0DC1">
      <w:pPr>
        <w:pStyle w:val="Lgende"/>
      </w:pPr>
      <w:r>
        <w:t xml:space="preserve">Figure </w:t>
      </w:r>
      <w:r>
        <w:fldChar w:fldCharType="begin"/>
      </w:r>
      <w:r>
        <w:instrText xml:space="preserve"> SEQ Figure \* ARABIC </w:instrText>
      </w:r>
      <w:r>
        <w:fldChar w:fldCharType="separate"/>
      </w:r>
      <w:r w:rsidR="00AD44BE">
        <w:rPr>
          <w:noProof/>
        </w:rPr>
        <w:t>47</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Titre4"/>
      </w:pPr>
      <w:r>
        <w:t>Organism</w:t>
      </w:r>
    </w:p>
    <w:p w14:paraId="65AEEC56" w14:textId="77777777" w:rsidR="00267D2C" w:rsidRDefault="00267D2C" w:rsidP="009021BE"/>
    <w:p w14:paraId="3A4007D8" w14:textId="69000880" w:rsidR="00267D2C" w:rsidRDefault="00746E7F" w:rsidP="009021BE">
      <w:r w:rsidRPr="00325D59">
        <w:rPr>
          <w:rStyle w:val="Entity"/>
        </w:rPr>
        <w:t>Organism</w:t>
      </w:r>
      <w:r>
        <w:t xml:space="preserve">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52DE05E" w:rsidR="00267D2C" w:rsidRDefault="00A052E8" w:rsidP="00267D2C">
      <w:pPr>
        <w:keepNext/>
      </w:pPr>
      <w:r>
        <w:rPr>
          <w:noProof/>
          <w:lang w:val="en-CA" w:eastAsia="en-CA"/>
        </w:rPr>
        <w:lastRenderedPageBreak/>
        <w:drawing>
          <wp:inline distT="0" distB="0" distL="0" distR="0" wp14:anchorId="53016CDC" wp14:editId="4B505DDE">
            <wp:extent cx="2416810" cy="4030345"/>
            <wp:effectExtent l="0" t="0" r="2540" b="8255"/>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107DAD59" w14:textId="7AF1414B"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48</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Titre4"/>
      </w:pPr>
      <w:bookmarkStart w:id="368" w:name="_Ref447104844"/>
      <w:r>
        <w:t>Physical Description</w:t>
      </w:r>
      <w:bookmarkEnd w:id="368"/>
    </w:p>
    <w:p w14:paraId="790A9EF7" w14:textId="77777777" w:rsidR="00267D2C" w:rsidRDefault="00267D2C" w:rsidP="00267D2C"/>
    <w:p w14:paraId="76D60FE7" w14:textId="4B2100AD" w:rsidR="00267D2C" w:rsidRDefault="00746E7F" w:rsidP="00267D2C">
      <w:r w:rsidRPr="00325D59">
        <w:rPr>
          <w:rStyle w:val="Entity"/>
        </w:rPr>
        <w:t>PhysicalDescription</w:t>
      </w:r>
      <w:r>
        <w:t xml:space="preserve"> is a</w:t>
      </w:r>
      <w:r w:rsidR="00267D2C">
        <w:t xml:space="preserve"> class t</w:t>
      </w:r>
      <w:r>
        <w:t>hat</w:t>
      </w:r>
      <w:r w:rsidR="00267D2C">
        <w:t xml:space="preserve"> describe</w:t>
      </w:r>
      <w:r>
        <w:t>s</w:t>
      </w:r>
      <w:r w:rsidR="00267D2C">
        <w:t xml:space="preserve"> the numeric physical properties of a geologic unit</w:t>
      </w:r>
      <w:r w:rsidR="006619B2">
        <w:t xml:space="preserve"> (</w:t>
      </w:r>
      <w:r w:rsidR="006619B2" w:rsidRPr="00325D59">
        <w:rPr>
          <w:rStyle w:val="Entity"/>
        </w:rPr>
        <w:t>GeologicUnit</w:t>
      </w:r>
      <w:r w:rsidR="006619B2">
        <w:t xml:space="preserve"> </w:t>
      </w:r>
      <w:r w:rsidR="006619B2">
        <w:fldChar w:fldCharType="begin"/>
      </w:r>
      <w:r w:rsidR="006619B2">
        <w:instrText xml:space="preserve"> REF _Ref440800006 \n \h </w:instrText>
      </w:r>
      <w:r w:rsidR="006619B2">
        <w:fldChar w:fldCharType="separate"/>
      </w:r>
      <w:r w:rsidR="00AD44BE">
        <w:t>8.4.1.3</w:t>
      </w:r>
      <w:r w:rsidR="006619B2">
        <w:fldChar w:fldCharType="end"/>
      </w:r>
      <w:r w:rsidR="006619B2">
        <w:t>)</w:t>
      </w:r>
      <w:r w:rsidR="00267D2C">
        <w:t>, earth material</w:t>
      </w:r>
      <w:r w:rsidR="006619B2">
        <w:t xml:space="preserve"> (</w:t>
      </w:r>
      <w:r w:rsidR="006619B2" w:rsidRPr="00325D59">
        <w:rPr>
          <w:rStyle w:val="Entity"/>
        </w:rPr>
        <w:t>EarthMaterial</w:t>
      </w:r>
      <w:r w:rsidR="006619B2">
        <w:t xml:space="preserve"> </w:t>
      </w:r>
      <w:r w:rsidR="006619B2">
        <w:fldChar w:fldCharType="begin"/>
      </w:r>
      <w:r w:rsidR="006619B2">
        <w:instrText xml:space="preserve"> REF _Ref440800018 \n \h </w:instrText>
      </w:r>
      <w:r w:rsidR="006619B2">
        <w:fldChar w:fldCharType="separate"/>
      </w:r>
      <w:r w:rsidR="00AD44BE">
        <w:t>8.4.1.6</w:t>
      </w:r>
      <w:r w:rsidR="006619B2">
        <w:fldChar w:fldCharType="end"/>
      </w:r>
      <w:r w:rsidR="006619B2">
        <w:t>)</w:t>
      </w:r>
      <w:r w:rsidR="00267D2C">
        <w:t>, or geologic structure</w:t>
      </w:r>
      <w:r w:rsidR="006619B2">
        <w:t xml:space="preserve"> (</w:t>
      </w:r>
      <w:r w:rsidR="006619B2" w:rsidRPr="00325D59">
        <w:rPr>
          <w:rStyle w:val="Entity"/>
        </w:rPr>
        <w:t>GeologicStructure</w:t>
      </w:r>
      <w:r w:rsidR="006619B2">
        <w:t xml:space="preserve"> </w:t>
      </w:r>
      <w:r w:rsidR="006619B2">
        <w:fldChar w:fldCharType="begin"/>
      </w:r>
      <w:r w:rsidR="006619B2">
        <w:instrText xml:space="preserve"> REF _Ref440800034 \n \h </w:instrText>
      </w:r>
      <w:r w:rsidR="006619B2">
        <w:fldChar w:fldCharType="separate"/>
      </w:r>
      <w:r w:rsidR="00AD44BE">
        <w:t>8.4.3.1</w:t>
      </w:r>
      <w:r w:rsidR="006619B2">
        <w:fldChar w:fldCharType="end"/>
      </w:r>
      <w:r w:rsidR="006619B2">
        <w:t>)</w:t>
      </w:r>
      <w:r w:rsidR="00267D2C">
        <w:t>. (</w:t>
      </w:r>
      <w:r w:rsidR="00797CDE">
        <w:t>e.g.</w:t>
      </w:r>
      <w:r w:rsidR="00267D2C">
        <w:t>; density, po</w:t>
      </w:r>
      <w:r w:rsidR="00680CF9">
        <w:t>rosity, magnetic susceptibility, remanent</w:t>
      </w:r>
      <w:r w:rsidR="00267D2C">
        <w:t xml:space="preserve"> magnetism).  These properties are modelled here as scalar numeric values (</w:t>
      </w:r>
      <w:r w:rsidR="00253146" w:rsidRPr="00325D59">
        <w:rPr>
          <w:rStyle w:val="Entity"/>
        </w:rPr>
        <w:t>SWE::Quantity</w:t>
      </w:r>
      <w:r w:rsidR="00267D2C">
        <w:t xml:space="preserve">).  </w:t>
      </w:r>
    </w:p>
    <w:p w14:paraId="798742E7" w14:textId="5F9E485F" w:rsidR="00267D2C" w:rsidRDefault="00267D2C" w:rsidP="00267D2C">
      <w:r>
        <w:t xml:space="preserve">Vector and tensor physical properties are considered to be more applicable to located observations and should be delivered as </w:t>
      </w:r>
      <w:r w:rsidR="00746E7F" w:rsidRPr="00325D59">
        <w:rPr>
          <w:rStyle w:val="Entity"/>
        </w:rPr>
        <w:t>OM_</w:t>
      </w:r>
      <w:r w:rsidRPr="00325D59">
        <w:rPr>
          <w:rStyle w:val="Entity"/>
        </w:rPr>
        <w:t>Observations</w:t>
      </w:r>
      <w:r>
        <w:t xml:space="preserve">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w:t>
      </w:r>
      <w:r w:rsidR="006619B2" w:rsidRPr="00325D59">
        <w:rPr>
          <w:rStyle w:val="Entity"/>
        </w:rPr>
        <w:t>GeologicUnit</w:t>
      </w:r>
      <w:r w:rsidR="006619B2">
        <w:t xml:space="preserve">, </w:t>
      </w:r>
      <w:r w:rsidR="006619B2" w:rsidRPr="00325D59">
        <w:rPr>
          <w:rStyle w:val="Entity"/>
        </w:rPr>
        <w:t>GeologicStructure</w:t>
      </w:r>
      <w:r w:rsidR="006619B2">
        <w:t xml:space="preserve"> are valid feature</w:t>
      </w:r>
      <w:r w:rsidR="003607F6">
        <w:t>s</w:t>
      </w:r>
      <w:r w:rsidR="006619B2">
        <w:t xml:space="preserve"> of interest</w:t>
      </w:r>
      <w:r w:rsidR="003607F6">
        <w:t xml:space="preserve"> for any </w:t>
      </w:r>
      <w:r w:rsidR="003607F6" w:rsidRPr="00325D59">
        <w:rPr>
          <w:rStyle w:val="Entity"/>
        </w:rPr>
        <w:t>OM_Observation</w:t>
      </w:r>
      <w:r w:rsidR="001D1B97">
        <w:t>.</w:t>
      </w:r>
    </w:p>
    <w:p w14:paraId="038780F7" w14:textId="77777777" w:rsidR="006619B2" w:rsidRDefault="006619B2" w:rsidP="00267D2C"/>
    <w:p w14:paraId="51ADD180" w14:textId="7584D246" w:rsidR="00267D2C" w:rsidRDefault="00A052E8" w:rsidP="00267D2C">
      <w:pPr>
        <w:keepNext/>
      </w:pPr>
      <w:r>
        <w:rPr>
          <w:noProof/>
          <w:lang w:val="en-CA" w:eastAsia="en-CA"/>
        </w:rPr>
        <w:lastRenderedPageBreak/>
        <w:drawing>
          <wp:inline distT="0" distB="0" distL="0" distR="0" wp14:anchorId="74DE3B9D" wp14:editId="305CDC86">
            <wp:extent cx="4874895" cy="4764405"/>
            <wp:effectExtent l="0" t="0" r="1905" b="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74895" cy="4764405"/>
                    </a:xfrm>
                    <a:prstGeom prst="rect">
                      <a:avLst/>
                    </a:prstGeom>
                    <a:noFill/>
                    <a:ln>
                      <a:noFill/>
                    </a:ln>
                  </pic:spPr>
                </pic:pic>
              </a:graphicData>
            </a:graphic>
          </wp:inline>
        </w:drawing>
      </w:r>
    </w:p>
    <w:p w14:paraId="115CF369" w14:textId="4D25CB50"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49</w:t>
      </w:r>
      <w:r w:rsidR="00673E83">
        <w:rPr>
          <w:noProof/>
        </w:rPr>
        <w:fldChar w:fldCharType="end"/>
      </w:r>
      <w:r>
        <w:t xml:space="preserve">: Physical </w:t>
      </w:r>
      <w:r w:rsidR="00CB122C">
        <w:t>d</w:t>
      </w:r>
      <w:r>
        <w:t>escription</w:t>
      </w:r>
      <w:r w:rsidR="00CB122C">
        <w:t xml:space="preserve"> context diagram.</w:t>
      </w:r>
    </w:p>
    <w:p w14:paraId="11F0E779" w14:textId="0DDF5DDA" w:rsidR="00746E7F" w:rsidRDefault="00746E7F" w:rsidP="00267D2C">
      <w:pPr>
        <w:pStyle w:val="Titre5"/>
      </w:pPr>
      <w:r>
        <w:t>propertyName</w:t>
      </w:r>
    </w:p>
    <w:p w14:paraId="29F1A6CE" w14:textId="66793953" w:rsidR="00746E7F" w:rsidRDefault="00746E7F" w:rsidP="00267D2C">
      <w:r>
        <w:t xml:space="preserve">The property </w:t>
      </w:r>
      <w:r w:rsidRPr="00325D59">
        <w:rPr>
          <w:rStyle w:val="Entity"/>
        </w:rPr>
        <w:t>propertyName:PhysicalPropertyTerm</w:t>
      </w:r>
      <w:r w:rsidRPr="00746E7F">
        <w:t xml:space="preserve"> </w:t>
      </w:r>
      <w:r>
        <w:t>contain</w:t>
      </w:r>
      <w:r w:rsidR="001D1B97">
        <w:t>s</w:t>
      </w:r>
      <w:r>
        <w:t xml:space="preserve">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194AC483" w14:textId="447E986A" w:rsidR="00746E7F" w:rsidRPr="001D1B97" w:rsidRDefault="00746E7F" w:rsidP="00267D2C">
      <w:pPr>
        <w:pStyle w:val="Titre5"/>
        <w:rPr>
          <w:lang w:val="en-CA"/>
        </w:rPr>
      </w:pPr>
      <w:r w:rsidRPr="00D970E9">
        <w:rPr>
          <w:lang w:val="en-CA"/>
        </w:rPr>
        <w:t>propertyMeasure</w:t>
      </w:r>
    </w:p>
    <w:p w14:paraId="6096A0D4" w14:textId="1FDF1194" w:rsidR="00746E7F" w:rsidRDefault="00746E7F" w:rsidP="00267D2C">
      <w:r>
        <w:t xml:space="preserve">The </w:t>
      </w:r>
      <w:r w:rsidRPr="00325D59">
        <w:rPr>
          <w:rStyle w:val="Entity"/>
        </w:rPr>
        <w:t>propertyMeasure</w:t>
      </w:r>
      <w:r>
        <w:t xml:space="preserve"> property (</w:t>
      </w:r>
      <w:r w:rsidR="00253146" w:rsidRPr="00325D59">
        <w:rPr>
          <w:rStyle w:val="Entity"/>
        </w:rPr>
        <w:t>SWE::Quantity</w:t>
      </w:r>
      <w:r>
        <w:t xml:space="preserve">) </w:t>
      </w:r>
      <w:r w:rsidR="001D1B97">
        <w:t xml:space="preserve">is </w:t>
      </w:r>
      <w:r>
        <w:t>a</w:t>
      </w:r>
      <w:r w:rsidRPr="00746E7F">
        <w:t xml:space="preserve"> scalar measurement of the physical property of a rock material, unit or structure</w:t>
      </w:r>
      <w:r w:rsidR="00CB122C">
        <w:t>.</w:t>
      </w:r>
    </w:p>
    <w:p w14:paraId="3F6B2C30" w14:textId="77777777" w:rsidR="00267D2C" w:rsidRDefault="00267D2C" w:rsidP="00267D2C">
      <w:bookmarkStart w:id="369" w:name="BKM_DF21AB41_C085_4AC9_B6F6_DFFDFCF925FF"/>
      <w:bookmarkStart w:id="370" w:name="BKM_41B8BC40_9B55_499E_B59B_A3F4FD630754"/>
      <w:bookmarkStart w:id="371" w:name="BKM_1184394F_75EC_44D4_8904_2EB2061759E4"/>
      <w:bookmarkEnd w:id="369"/>
      <w:bookmarkEnd w:id="370"/>
      <w:bookmarkEnd w:id="371"/>
    </w:p>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3C2F895C" w:rsidR="00267D2C" w:rsidRDefault="00994C33" w:rsidP="00267D2C">
      <w:r w:rsidRPr="00325D59">
        <w:rPr>
          <w:rStyle w:val="Entity"/>
        </w:rPr>
        <w:t>RockMaterialDescription</w:t>
      </w:r>
      <w:r>
        <w:t xml:space="preserve"> provides extended description of </w:t>
      </w:r>
      <w:r w:rsidRPr="00325D59">
        <w:rPr>
          <w:rStyle w:val="Entity"/>
        </w:rPr>
        <w:t>RockMaterial</w:t>
      </w:r>
      <w:r>
        <w:t>.</w:t>
      </w:r>
    </w:p>
    <w:p w14:paraId="51DD3B26" w14:textId="118386C0" w:rsidR="00267D2C" w:rsidRDefault="00A052E8" w:rsidP="00267D2C">
      <w:pPr>
        <w:keepNext/>
      </w:pPr>
      <w:r>
        <w:rPr>
          <w:noProof/>
          <w:lang w:val="en-CA" w:eastAsia="en-CA"/>
        </w:rPr>
        <w:lastRenderedPageBreak/>
        <w:drawing>
          <wp:inline distT="0" distB="0" distL="0" distR="0" wp14:anchorId="69492E6C" wp14:editId="2574EBB7">
            <wp:extent cx="2370455" cy="6610350"/>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70455" cy="6610350"/>
                    </a:xfrm>
                    <a:prstGeom prst="rect">
                      <a:avLst/>
                    </a:prstGeom>
                    <a:noFill/>
                    <a:ln>
                      <a:noFill/>
                    </a:ln>
                  </pic:spPr>
                </pic:pic>
              </a:graphicData>
            </a:graphic>
          </wp:inline>
        </w:drawing>
      </w:r>
    </w:p>
    <w:p w14:paraId="5D13B185" w14:textId="476A6D37"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50</w:t>
      </w:r>
      <w:r w:rsidR="00673E83">
        <w:rPr>
          <w:noProof/>
        </w:rPr>
        <w:fldChar w:fldCharType="end"/>
      </w:r>
      <w:r>
        <w:t>: Rock material description</w:t>
      </w:r>
      <w:r w:rsidR="00CB122C">
        <w:t xml:space="preserve"> context diagram.</w:t>
      </w:r>
    </w:p>
    <w:p w14:paraId="0BB29AF8" w14:textId="7A2F77F8" w:rsidR="00994C33" w:rsidRPr="001D1B97" w:rsidRDefault="00994C33" w:rsidP="001D1B97">
      <w:pPr>
        <w:pStyle w:val="Titre5"/>
        <w:rPr>
          <w:lang w:val="en-CA"/>
        </w:rPr>
      </w:pPr>
      <w:bookmarkStart w:id="372" w:name="BKM_54B0933A_5E39_4E6A_A950_9E63F5E10F0B"/>
      <w:bookmarkEnd w:id="372"/>
      <w:r w:rsidRPr="00994C33">
        <w:rPr>
          <w:lang w:val="en-CA"/>
        </w:rPr>
        <w:t>consolidationDegree</w:t>
      </w:r>
    </w:p>
    <w:p w14:paraId="00C47DE6" w14:textId="405F669D" w:rsidR="00994C33" w:rsidRDefault="00994C33" w:rsidP="00D20646">
      <w:pPr>
        <w:rPr>
          <w:lang w:val="en-CA"/>
        </w:rPr>
      </w:pPr>
      <w:r>
        <w:rPr>
          <w:lang w:val="en-CA"/>
        </w:rPr>
        <w:t xml:space="preserve">The </w:t>
      </w:r>
      <w:r w:rsidRPr="00325D59">
        <w:rPr>
          <w:rStyle w:val="Entity"/>
        </w:rPr>
        <w:t>consolidationDegree</w:t>
      </w:r>
      <w:r w:rsidRPr="00994C33">
        <w:rPr>
          <w:lang w:val="en-CA"/>
        </w:rPr>
        <w:t xml:space="preserve"> property</w:t>
      </w:r>
      <w:r>
        <w:rPr>
          <w:lang w:val="en-CA"/>
        </w:rPr>
        <w:t xml:space="preserve"> (</w:t>
      </w:r>
      <w:r w:rsidR="003607F6" w:rsidRPr="00325D59">
        <w:rPr>
          <w:rStyle w:val="Entity"/>
        </w:rPr>
        <w:t>SWE</w:t>
      </w:r>
      <w:r w:rsidRPr="00325D59">
        <w:rPr>
          <w:rStyle w:val="Entity"/>
        </w:rPr>
        <w:t>:</w:t>
      </w:r>
      <w:r w:rsidR="00325D59" w:rsidRPr="00325D59">
        <w:rPr>
          <w:rStyle w:val="Entity"/>
        </w:rPr>
        <w:t>:</w:t>
      </w:r>
      <w:r w:rsidRPr="00325D59">
        <w:rPr>
          <w:rStyle w:val="Entity"/>
        </w:rPr>
        <w:t>Category</w:t>
      </w:r>
      <w:r>
        <w:rPr>
          <w:lang w:val="en-CA"/>
        </w:rPr>
        <w:t>) contain</w:t>
      </w:r>
      <w:r w:rsidR="001D1B97">
        <w:rPr>
          <w:lang w:val="en-CA"/>
        </w:rPr>
        <w:t>s</w:t>
      </w:r>
      <w:r>
        <w:rPr>
          <w:lang w:val="en-CA"/>
        </w:rPr>
        <w:t xml:space="preserve"> a term from a controlled vocabulary</w:t>
      </w:r>
      <w:r w:rsidRPr="00994C33">
        <w:rPr>
          <w:lang w:val="en-CA"/>
        </w:rPr>
        <w:t xml:space="preserve"> that specifies the degree to which an aggregation of </w:t>
      </w:r>
      <w:r w:rsidRPr="00325D59">
        <w:rPr>
          <w:rStyle w:val="Entity"/>
        </w:rPr>
        <w:t>EarthMaterial</w:t>
      </w:r>
      <w:r w:rsidRPr="00994C33">
        <w:rPr>
          <w:lang w:val="en-CA"/>
        </w:rPr>
        <w:t xml:space="preserve"> particles is a distinct solid material. Consolidation and induration are related concepts specified by this property. They define a continuum from unconsolidated material to very hard rock. Induration is the degree to which a consolidated material is made hard, operationally </w:t>
      </w:r>
      <w:r w:rsidRPr="00994C33">
        <w:rPr>
          <w:lang w:val="en-CA"/>
        </w:rPr>
        <w:lastRenderedPageBreak/>
        <w:t>determined by how difficult it is to break a piece of the material. Consolidated materials may have</w:t>
      </w:r>
      <w:r w:rsidR="00680CF9">
        <w:rPr>
          <w:lang w:val="en-CA"/>
        </w:rPr>
        <w:t xml:space="preserve"> varying degrees of induration [</w:t>
      </w:r>
      <w:r w:rsidR="00680CF9">
        <w:rPr>
          <w:lang w:val="en-CA"/>
        </w:rPr>
        <w:fldChar w:fldCharType="begin"/>
      </w:r>
      <w:r w:rsidR="00680CF9">
        <w:rPr>
          <w:lang w:val="en-CA"/>
        </w:rPr>
        <w:instrText xml:space="preserve"> REF _Ref458066370 \n \h </w:instrText>
      </w:r>
      <w:r w:rsidR="00680CF9">
        <w:rPr>
          <w:lang w:val="en-CA"/>
        </w:rPr>
      </w:r>
      <w:r w:rsidR="00680CF9">
        <w:rPr>
          <w:lang w:val="en-CA"/>
        </w:rPr>
        <w:fldChar w:fldCharType="separate"/>
      </w:r>
      <w:r w:rsidR="00AD44BE">
        <w:rPr>
          <w:lang w:val="en-CA"/>
        </w:rPr>
        <w:t>13</w:t>
      </w:r>
      <w:r w:rsidR="00680CF9">
        <w:rPr>
          <w:lang w:val="en-CA"/>
        </w:rPr>
        <w:fldChar w:fldCharType="end"/>
      </w:r>
      <w:r w:rsidR="00680CF9">
        <w:rPr>
          <w:lang w:val="en-CA"/>
        </w:rPr>
        <w:t>]</w:t>
      </w:r>
      <w:r w:rsidR="00CB122C">
        <w:rPr>
          <w:lang w:val="en-CA"/>
        </w:rPr>
        <w:t>.</w:t>
      </w:r>
    </w:p>
    <w:p w14:paraId="447B9940" w14:textId="73E087CF" w:rsidR="00481AF6" w:rsidRDefault="00481AF6" w:rsidP="00481AF6">
      <w:pPr>
        <w:pStyle w:val="Titre3"/>
      </w:pPr>
      <w:bookmarkStart w:id="373" w:name="BKM_CE58381D_F747_4812_83C3_00C6282DB05A"/>
      <w:bookmarkStart w:id="374" w:name="_Toc458154228"/>
      <w:bookmarkEnd w:id="373"/>
      <w:r>
        <w:t>GeologicAgeDetails</w:t>
      </w:r>
      <w:bookmarkEnd w:id="374"/>
    </w:p>
    <w:p w14:paraId="2618636E" w14:textId="77777777" w:rsidR="00531DC8" w:rsidRDefault="00531DC8" w:rsidP="00267D2C"/>
    <w:p w14:paraId="54B30C02" w14:textId="74E4C453" w:rsidR="00481AF6" w:rsidRDefault="00531DC8" w:rsidP="00267D2C">
      <w:r w:rsidRPr="00325D59">
        <w:rPr>
          <w:rStyle w:val="Entity"/>
        </w:rPr>
        <w:t>GeologicEventDescription</w:t>
      </w:r>
      <w:r w:rsidRPr="00531DC8">
        <w:t xml:space="preserve"> provides extended description of geologic events through links to </w:t>
      </w:r>
      <w:r w:rsidRPr="00325D59">
        <w:rPr>
          <w:rStyle w:val="Entity"/>
        </w:rPr>
        <w:t>GeochronologicEras</w:t>
      </w:r>
      <w:r w:rsidRPr="00531DC8">
        <w:t xml:space="preserve"> in the GeologicTimescale </w:t>
      </w:r>
      <w:r w:rsidR="001D1B97">
        <w:t>model</w:t>
      </w:r>
      <w:r w:rsidRPr="00531DC8">
        <w:t>.</w:t>
      </w:r>
      <w:r w:rsidR="00AB10FC">
        <w:t xml:space="preserve">  GeoSciM</w:t>
      </w:r>
      <w:r w:rsidR="001D1B97">
        <w:t>L basic provides terms whereas E</w:t>
      </w:r>
      <w:r w:rsidR="00AB10FC">
        <w:t xml:space="preserve">xtension provides a full ontology to describe geochronology (see </w:t>
      </w:r>
      <w:r w:rsidR="00AB10FC">
        <w:fldChar w:fldCharType="begin"/>
      </w:r>
      <w:r w:rsidR="00AB10FC">
        <w:instrText xml:space="preserve"> REF _Ref432948522 \r \h </w:instrText>
      </w:r>
      <w:r w:rsidR="00AB10FC">
        <w:fldChar w:fldCharType="separate"/>
      </w:r>
      <w:r w:rsidR="00AD44BE">
        <w:t>8.6</w:t>
      </w:r>
      <w:r w:rsidR="00AB10FC">
        <w:fldChar w:fldCharType="end"/>
      </w:r>
      <w:r w:rsidR="00AB10FC">
        <w:t>).</w:t>
      </w:r>
    </w:p>
    <w:p w14:paraId="32597B25" w14:textId="16D3566A" w:rsidR="00AB10FC" w:rsidRPr="00A052E8" w:rsidRDefault="00A052E8" w:rsidP="00AB10FC">
      <w:pPr>
        <w:keepNext/>
      </w:pPr>
      <w:r>
        <w:rPr>
          <w:noProof/>
          <w:lang w:val="en-CA" w:eastAsia="en-CA"/>
        </w:rPr>
        <w:lastRenderedPageBreak/>
        <w:drawing>
          <wp:inline distT="0" distB="0" distL="0" distR="0" wp14:anchorId="17D9D23F" wp14:editId="1EE9E8D5">
            <wp:extent cx="5486400" cy="726663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7266635"/>
                    </a:xfrm>
                    <a:prstGeom prst="rect">
                      <a:avLst/>
                    </a:prstGeom>
                    <a:noFill/>
                    <a:ln>
                      <a:noFill/>
                    </a:ln>
                  </pic:spPr>
                </pic:pic>
              </a:graphicData>
            </a:graphic>
          </wp:inline>
        </w:drawing>
      </w:r>
    </w:p>
    <w:p w14:paraId="41259C92" w14:textId="47F7BC63" w:rsidR="00481AF6"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51</w:t>
      </w:r>
      <w:r w:rsidR="00673E83">
        <w:rPr>
          <w:noProof/>
        </w:rPr>
        <w:fldChar w:fldCharType="end"/>
      </w:r>
      <w:r>
        <w:t xml:space="preserve">: GeologicEventDescription </w:t>
      </w:r>
      <w:r w:rsidR="00CB122C">
        <w:t>summary diagram.</w:t>
      </w:r>
    </w:p>
    <w:p w14:paraId="7C4A5005" w14:textId="1A0CF221" w:rsidR="00633964" w:rsidRPr="001D1B97" w:rsidRDefault="00633964" w:rsidP="00267D2C">
      <w:pPr>
        <w:pStyle w:val="Titre4"/>
        <w:rPr>
          <w:lang w:val="en-CA"/>
        </w:rPr>
      </w:pPr>
      <w:r w:rsidRPr="00D970E9">
        <w:rPr>
          <w:lang w:val="en-CA"/>
        </w:rPr>
        <w:lastRenderedPageBreak/>
        <w:t>olderGeochronologicEra</w:t>
      </w:r>
    </w:p>
    <w:p w14:paraId="004D2F45" w14:textId="10895CE9" w:rsidR="00633964" w:rsidRDefault="00633964" w:rsidP="00267D2C">
      <w:r>
        <w:t xml:space="preserve">The </w:t>
      </w:r>
      <w:r w:rsidRPr="00325D59">
        <w:rPr>
          <w:rStyle w:val="Entity"/>
        </w:rPr>
        <w:t>olderGeochronologicalEra</w:t>
      </w:r>
      <w:r w:rsidR="001D1B97">
        <w:t xml:space="preserve"> property</w:t>
      </w:r>
      <w:r>
        <w:t xml:space="preserve"> </w:t>
      </w:r>
      <w:r w:rsidR="001D1B97">
        <w:t>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36CA2CFA" w14:textId="58C586F3" w:rsidR="00633964" w:rsidRPr="001D1B97" w:rsidRDefault="00633964" w:rsidP="00633964">
      <w:pPr>
        <w:pStyle w:val="Titre4"/>
        <w:rPr>
          <w:lang w:val="en-CA"/>
        </w:rPr>
      </w:pPr>
      <w:r>
        <w:rPr>
          <w:lang w:val="en-CA"/>
        </w:rPr>
        <w:t>younger</w:t>
      </w:r>
      <w:r w:rsidRPr="00D970E9">
        <w:rPr>
          <w:lang w:val="en-CA"/>
        </w:rPr>
        <w:t>GeochronologicEra</w:t>
      </w:r>
    </w:p>
    <w:p w14:paraId="052C35E3" w14:textId="00BE1045" w:rsidR="00633964" w:rsidRDefault="00633964" w:rsidP="00633964">
      <w:r>
        <w:t>The yo</w:t>
      </w:r>
      <w:r w:rsidR="001D1B97">
        <w:t>ungerGeochronologicEra property 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Titre3"/>
      </w:pPr>
      <w:bookmarkStart w:id="375" w:name="BKM_D8A9D87B_FAA3_4CC2_BC9F_D27B111A2980"/>
      <w:bookmarkStart w:id="376" w:name="BKM_C843AC0B_80BB_4AD8_B2F6_459B6FFBBEB7"/>
      <w:bookmarkStart w:id="377" w:name="_Toc458154229"/>
      <w:bookmarkEnd w:id="375"/>
      <w:bookmarkEnd w:id="376"/>
      <w:r>
        <w:t>Geologic Structure Details</w:t>
      </w:r>
      <w:bookmarkEnd w:id="377"/>
    </w:p>
    <w:p w14:paraId="234AB6D3" w14:textId="77777777" w:rsidR="00733354" w:rsidRDefault="00733354" w:rsidP="00267D2C"/>
    <w:p w14:paraId="264C8A90" w14:textId="31C6D45A" w:rsidR="00AB10FC" w:rsidRDefault="00AB10FC" w:rsidP="00267D2C">
      <w:r w:rsidRPr="00AB10FC">
        <w:t>The Geologic</w:t>
      </w:r>
      <w:r w:rsidR="00325D59">
        <w:t xml:space="preserve"> </w:t>
      </w:r>
      <w:r w:rsidRPr="00AB10FC">
        <w:t>Structure</w:t>
      </w:r>
      <w:r w:rsidR="00733354">
        <w:t xml:space="preserve"> </w:t>
      </w:r>
      <w:r w:rsidRPr="00AB10FC">
        <w:t>Details package provides for extended descriptions of geologic structures.</w:t>
      </w:r>
      <w:r>
        <w:t xml:space="preserve">  </w:t>
      </w:r>
    </w:p>
    <w:p w14:paraId="50C723CE" w14:textId="1BBCD006" w:rsidR="00AB10FC" w:rsidRDefault="0095264C" w:rsidP="00AB10FC">
      <w:pPr>
        <w:keepNext/>
      </w:pPr>
      <w:r>
        <w:rPr>
          <w:noProof/>
          <w:lang w:val="en-CA" w:eastAsia="en-CA"/>
        </w:rPr>
        <w:drawing>
          <wp:inline distT="0" distB="0" distL="0" distR="0" wp14:anchorId="5D6B6E0C" wp14:editId="27A35C1B">
            <wp:extent cx="5486400" cy="4262464"/>
            <wp:effectExtent l="0" t="0" r="0" b="508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262464"/>
                    </a:xfrm>
                    <a:prstGeom prst="rect">
                      <a:avLst/>
                    </a:prstGeom>
                    <a:noFill/>
                    <a:ln>
                      <a:noFill/>
                    </a:ln>
                  </pic:spPr>
                </pic:pic>
              </a:graphicData>
            </a:graphic>
          </wp:inline>
        </w:drawing>
      </w:r>
    </w:p>
    <w:p w14:paraId="35EDFFC2" w14:textId="75C46DB0" w:rsidR="00AB10FC"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52</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Titre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rsidRPr="00325D59">
        <w:rPr>
          <w:rStyle w:val="Entity"/>
        </w:rPr>
        <w:t>Contact</w:t>
      </w:r>
      <w:r w:rsidR="008B0EF5" w:rsidRPr="00325D59">
        <w:rPr>
          <w:rStyle w:val="Entity"/>
        </w:rPr>
        <w:t>D</w:t>
      </w:r>
      <w:r w:rsidR="00FC626E" w:rsidRPr="00325D59">
        <w:rPr>
          <w:rStyle w:val="Entity"/>
        </w:rPr>
        <w:t>escription</w:t>
      </w:r>
      <w:r w:rsidR="00FC626E">
        <w:t xml:space="preserve"> provides e</w:t>
      </w:r>
      <w:r w:rsidR="00FC626E" w:rsidRPr="00FC626E">
        <w:t>xtended descriptive properties of a geologic contact.</w:t>
      </w:r>
      <w:r w:rsidR="00FC626E">
        <w:t xml:space="preserve">  If the contact type is </w:t>
      </w:r>
      <w:r w:rsidR="00FC626E" w:rsidRPr="00325D59">
        <w:rPr>
          <w:rStyle w:val="Entity"/>
        </w:rPr>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64CBCBAF" w:rsidR="00FC626E" w:rsidRPr="00650C18" w:rsidRDefault="0095264C" w:rsidP="00FC626E">
      <w:pPr>
        <w:keepNext/>
        <w:rPr>
          <w:lang w:val="en-CA"/>
        </w:rPr>
      </w:pPr>
      <w:r>
        <w:rPr>
          <w:noProof/>
          <w:lang w:val="en-CA" w:eastAsia="en-CA"/>
        </w:rPr>
        <w:drawing>
          <wp:inline distT="0" distB="0" distL="0" distR="0" wp14:anchorId="625F86E8" wp14:editId="1DE71FAC">
            <wp:extent cx="5486400" cy="4950289"/>
            <wp:effectExtent l="0" t="0" r="0" b="3175"/>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950289"/>
                    </a:xfrm>
                    <a:prstGeom prst="rect">
                      <a:avLst/>
                    </a:prstGeom>
                    <a:noFill/>
                    <a:ln>
                      <a:noFill/>
                    </a:ln>
                  </pic:spPr>
                </pic:pic>
              </a:graphicData>
            </a:graphic>
          </wp:inline>
        </w:drawing>
      </w:r>
    </w:p>
    <w:p w14:paraId="777DACC5" w14:textId="401B4A84" w:rsidR="00AB10FC" w:rsidRPr="006064ED" w:rsidRDefault="00FC626E" w:rsidP="00FC626E">
      <w:pPr>
        <w:pStyle w:val="Lgende"/>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AD44BE">
        <w:rPr>
          <w:noProof/>
          <w:lang w:val="fr-CA"/>
        </w:rPr>
        <w:t>53</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378" w:name="BKM_E2CFECC1_AAB5_40F6_ABD4_D77907DA9990"/>
      <w:bookmarkEnd w:id="378"/>
    </w:p>
    <w:p w14:paraId="51D46C0C" w14:textId="439DD910" w:rsidR="008B0EF5" w:rsidRPr="001D1B97" w:rsidRDefault="008B0EF5" w:rsidP="001D1B97">
      <w:pPr>
        <w:pStyle w:val="Titre5"/>
        <w:rPr>
          <w:lang w:val="en-CA"/>
        </w:rPr>
      </w:pPr>
      <w:r w:rsidRPr="00E44A26">
        <w:rPr>
          <w:lang w:val="en-CA"/>
        </w:rPr>
        <w:t>contactCharacter</w:t>
      </w:r>
    </w:p>
    <w:p w14:paraId="5CB1C26D" w14:textId="3588CD30" w:rsidR="0010071D" w:rsidRDefault="008B0EF5" w:rsidP="00650C18">
      <w:pPr>
        <w:rPr>
          <w:lang w:val="en-CA"/>
        </w:rPr>
      </w:pPr>
      <w:r>
        <w:rPr>
          <w:lang w:val="en-CA"/>
        </w:rPr>
        <w:t xml:space="preserve">The </w:t>
      </w:r>
      <w:r w:rsidRPr="00325D59">
        <w:rPr>
          <w:rStyle w:val="Entity"/>
        </w:rPr>
        <w:t>contactCharacter</w:t>
      </w:r>
      <w:r>
        <w:rPr>
          <w:lang w:val="en-CA"/>
        </w:rPr>
        <w:t xml:space="preserve"> (</w:t>
      </w:r>
      <w:r w:rsidR="008F3406">
        <w:rPr>
          <w:rStyle w:val="Entity"/>
        </w:rPr>
        <w:t>SWE::Category</w:t>
      </w:r>
      <w:r>
        <w:rPr>
          <w:lang w:val="en-CA"/>
        </w:rPr>
        <w:t>) contain</w:t>
      </w:r>
      <w:r w:rsidR="001D1B97">
        <w:rPr>
          <w:lang w:val="en-CA"/>
        </w:rPr>
        <w:t>s</w:t>
      </w:r>
      <w:r>
        <w:rPr>
          <w:lang w:val="en-CA"/>
        </w:rPr>
        <w:t xml:space="preserve">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665326F0" w14:textId="17D9CD43" w:rsidR="008B0EF5" w:rsidRPr="001D1B97" w:rsidRDefault="008B0EF5" w:rsidP="00D20646">
      <w:pPr>
        <w:pStyle w:val="Titre6"/>
        <w:rPr>
          <w:lang w:val="en-CA"/>
        </w:rPr>
      </w:pPr>
      <w:r>
        <w:rPr>
          <w:lang w:val="en-CA"/>
        </w:rPr>
        <w:t>orientation</w:t>
      </w:r>
    </w:p>
    <w:p w14:paraId="08ED4D63" w14:textId="4FA355E3" w:rsidR="008B0EF5" w:rsidRDefault="008B0EF5" w:rsidP="00D20646">
      <w:pPr>
        <w:rPr>
          <w:lang w:val="en-CA"/>
        </w:rPr>
      </w:pPr>
      <w:r>
        <w:rPr>
          <w:lang w:val="en-CA"/>
        </w:rPr>
        <w:lastRenderedPageBreak/>
        <w:t xml:space="preserve">The </w:t>
      </w:r>
      <w:r w:rsidRPr="00707C33">
        <w:rPr>
          <w:rStyle w:val="Entity"/>
        </w:rPr>
        <w:t>orientation:GSML_PlanarOrientation</w:t>
      </w:r>
      <w:r>
        <w:rPr>
          <w:lang w:val="en-CA"/>
        </w:rPr>
        <w:t xml:space="preserve"> property report</w:t>
      </w:r>
      <w:r w:rsidR="001D1B97">
        <w:rPr>
          <w:lang w:val="en-CA"/>
        </w:rPr>
        <w:t>s</w:t>
      </w:r>
      <w:r>
        <w:rPr>
          <w:lang w:val="en-CA"/>
        </w:rPr>
        <w:t xml:space="preserve">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2CE6977C" w14:textId="0BCBE574" w:rsidR="008B0EF5" w:rsidRPr="001D1B97" w:rsidRDefault="008B0EF5" w:rsidP="00D20646">
      <w:pPr>
        <w:pStyle w:val="Titre5"/>
        <w:rPr>
          <w:lang w:val="en-CA"/>
        </w:rPr>
      </w:pPr>
      <w:r w:rsidRPr="00D970E9">
        <w:rPr>
          <w:lang w:val="en-CA"/>
        </w:rPr>
        <w:t>correlatesWith</w:t>
      </w:r>
    </w:p>
    <w:p w14:paraId="39BB7009" w14:textId="571A598B" w:rsidR="008B0EF5" w:rsidRPr="001D1B97" w:rsidRDefault="008B0EF5" w:rsidP="00D20646">
      <w:r>
        <w:rPr>
          <w:lang w:val="en-CA"/>
        </w:rPr>
        <w:t xml:space="preserve">The </w:t>
      </w:r>
      <w:r w:rsidRPr="00707C33">
        <w:rPr>
          <w:rStyle w:val="Entity"/>
        </w:rPr>
        <w:t>correlatesWith</w:t>
      </w:r>
      <w:r>
        <w:rPr>
          <w:lang w:val="en-CA"/>
        </w:rPr>
        <w:t xml:space="preserve"> property </w:t>
      </w:r>
      <w:r w:rsidR="001D1B97">
        <w:rPr>
          <w:lang w:val="en-CA"/>
        </w:rPr>
        <w:t>is</w:t>
      </w:r>
      <w:r>
        <w:rPr>
          <w:lang w:val="en-CA"/>
        </w:rPr>
        <w:t xml:space="preserve"> an association between </w:t>
      </w:r>
      <w:r w:rsidRPr="00707C33">
        <w:rPr>
          <w:rStyle w:val="Entity"/>
        </w:rPr>
        <w:t>ContactDescription</w:t>
      </w:r>
      <w:r>
        <w:rPr>
          <w:lang w:val="en-CA"/>
        </w:rPr>
        <w:t xml:space="preserve"> and a </w:t>
      </w:r>
      <w:r w:rsidRPr="00707C33">
        <w:rPr>
          <w:rStyle w:val="Entity"/>
        </w:rPr>
        <w:t>GeochronologicBoundary</w:t>
      </w:r>
      <w:r>
        <w:rPr>
          <w:lang w:val="en-CA"/>
        </w:rPr>
        <w:t xml:space="preserve"> describing </w:t>
      </w:r>
      <w:r w:rsidRPr="008B0EF5">
        <w:rPr>
          <w:lang w:val="en-CA"/>
        </w:rPr>
        <w:t>a geochronologic (</w:t>
      </w:r>
      <w:r w:rsidR="00EB7A36" w:rsidRPr="008B0EF5">
        <w:rPr>
          <w:lang w:val="en-CA"/>
        </w:rPr>
        <w:t>i.e.</w:t>
      </w:r>
      <w:r w:rsidRPr="008B0EF5">
        <w:rPr>
          <w:lang w:val="en-CA"/>
        </w:rPr>
        <w:t>, time zone) boundary that may correlate with it.</w:t>
      </w:r>
      <w:r w:rsidR="001D1B97">
        <w:rPr>
          <w:lang w:val="en-CA"/>
        </w:rPr>
        <w:t xml:space="preserve">  Therefore, </w:t>
      </w:r>
      <w:r w:rsidR="001D1B97">
        <w:t xml:space="preserve">a contact correlation with a </w:t>
      </w:r>
      <w:r w:rsidR="001D1B97" w:rsidRPr="00707C33">
        <w:rPr>
          <w:rStyle w:val="Entity"/>
        </w:rPr>
        <w:t>GeochronologicBoundary</w:t>
      </w:r>
      <w:r w:rsidR="001D1B97">
        <w:t xml:space="preserve"> SHALL ONLY be allowed when the </w:t>
      </w:r>
      <w:r w:rsidR="001D1B97" w:rsidRPr="00707C33">
        <w:rPr>
          <w:rStyle w:val="Entity"/>
        </w:rPr>
        <w:t>contactType</w:t>
      </w:r>
      <w:r w:rsidR="001D1B97">
        <w:t xml:space="preserve"> is a </w:t>
      </w:r>
      <w:r w:rsidR="001D1B97" w:rsidRPr="00707C33">
        <w:rPr>
          <w:rStyle w:val="Entity"/>
        </w:rPr>
        <w:t>ChronostratigraphicBoundary</w:t>
      </w:r>
      <w:r w:rsidR="001D1B97">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79" w:name="BKM_C1076615_3AE6_4988_8393_E66493CD8FB0"/>
            <w:bookmarkStart w:id="380" w:name="BKM_A9BDB16E_7011_463E_B96E_FB003E3472AA"/>
            <w:bookmarkEnd w:id="379"/>
            <w:bookmarkEnd w:id="380"/>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02406311" w:rsidR="00FC626E" w:rsidRPr="00FA4FE3" w:rsidRDefault="00FC626E" w:rsidP="00FA4FE3">
            <w:pPr>
              <w:pStyle w:val="Tabletext10"/>
              <w:jc w:val="left"/>
              <w:rPr>
                <w:rStyle w:val="reqtext"/>
                <w:szCs w:val="18"/>
                <w:lang w:val="en-CA"/>
              </w:rPr>
            </w:pPr>
            <w:r w:rsidRPr="00FA4FE3">
              <w:rPr>
                <w:rStyle w:val="Entity"/>
                <w:sz w:val="18"/>
                <w:szCs w:val="18"/>
              </w:rPr>
              <w:t>correlatesWith</w:t>
            </w:r>
            <w:r w:rsidRPr="00FA4FE3">
              <w:rPr>
                <w:rStyle w:val="reqtext"/>
                <w:szCs w:val="18"/>
                <w:lang w:val="en-CA"/>
              </w:rPr>
              <w:t xml:space="preserve"> association to a </w:t>
            </w:r>
            <w:r w:rsidRPr="00FA4FE3">
              <w:rPr>
                <w:rStyle w:val="Entity"/>
                <w:sz w:val="18"/>
                <w:szCs w:val="18"/>
              </w:rPr>
              <w:t>GeochronologicBondary</w:t>
            </w:r>
            <w:r w:rsidRPr="00FA4FE3">
              <w:rPr>
                <w:rStyle w:val="reqtext"/>
                <w:szCs w:val="18"/>
                <w:lang w:val="en-CA"/>
              </w:rPr>
              <w:t xml:space="preserve"> SHALL be allowed only when </w:t>
            </w:r>
            <w:r w:rsidRPr="00FA4FE3">
              <w:rPr>
                <w:rStyle w:val="Entity"/>
                <w:sz w:val="18"/>
                <w:szCs w:val="18"/>
              </w:rPr>
              <w:t>contactType</w:t>
            </w:r>
            <w:r w:rsidRPr="00FA4FE3">
              <w:rPr>
                <w:rStyle w:val="reqtext"/>
                <w:szCs w:val="18"/>
                <w:lang w:val="en-CA"/>
              </w:rPr>
              <w:t xml:space="preserve"> </w:t>
            </w:r>
            <w:r w:rsidR="00FA4FE3" w:rsidRPr="00FA4FE3">
              <w:rPr>
                <w:rStyle w:val="reqtext"/>
                <w:szCs w:val="18"/>
                <w:lang w:val="en-CA"/>
              </w:rPr>
              <w:t>=</w:t>
            </w:r>
            <w:r w:rsidRPr="00FA4FE3">
              <w:rPr>
                <w:rStyle w:val="reqtext"/>
                <w:szCs w:val="18"/>
                <w:lang w:val="en-CA"/>
              </w:rPr>
              <w:t xml:space="preserve"> ChronostratigraphicBoundary</w:t>
            </w:r>
            <w:r w:rsidR="00CB122C" w:rsidRPr="00FA4FE3">
              <w:rPr>
                <w:rStyle w:val="reqtext"/>
                <w:szCs w:val="18"/>
                <w:lang w:val="en-CA"/>
              </w:rPr>
              <w:t>.</w:t>
            </w:r>
          </w:p>
        </w:tc>
      </w:tr>
    </w:tbl>
    <w:p w14:paraId="416180C4" w14:textId="77777777" w:rsidR="008B0EF5" w:rsidRDefault="008B0EF5" w:rsidP="00AB10FC"/>
    <w:p w14:paraId="06743E2A" w14:textId="68CAE696" w:rsidR="00FC626E" w:rsidRDefault="00FC626E" w:rsidP="00FC626E">
      <w:pPr>
        <w:pStyle w:val="Titre4"/>
      </w:pPr>
      <w:bookmarkStart w:id="381" w:name="_Ref456030847"/>
      <w:r>
        <w:t>DisplacementEvent</w:t>
      </w:r>
      <w:bookmarkEnd w:id="381"/>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AA29A94" w:rsidR="00FC626E" w:rsidRDefault="0095264C" w:rsidP="00FC626E">
      <w:pPr>
        <w:keepNext/>
      </w:pPr>
      <w:r>
        <w:rPr>
          <w:noProof/>
          <w:lang w:val="en-CA" w:eastAsia="en-CA"/>
        </w:rPr>
        <w:lastRenderedPageBreak/>
        <w:drawing>
          <wp:inline distT="0" distB="0" distL="0" distR="0" wp14:anchorId="02E54BAD" wp14:editId="6F71C515">
            <wp:extent cx="3925570" cy="5760085"/>
            <wp:effectExtent l="0" t="0" r="0" b="0"/>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25570" cy="5760085"/>
                    </a:xfrm>
                    <a:prstGeom prst="rect">
                      <a:avLst/>
                    </a:prstGeom>
                    <a:noFill/>
                    <a:ln>
                      <a:noFill/>
                    </a:ln>
                  </pic:spPr>
                </pic:pic>
              </a:graphicData>
            </a:graphic>
          </wp:inline>
        </w:drawing>
      </w:r>
    </w:p>
    <w:p w14:paraId="40398DF5" w14:textId="5DE7AE8A" w:rsidR="00FC626E" w:rsidRDefault="00FC626E" w:rsidP="00FC626E">
      <w:pPr>
        <w:pStyle w:val="Lgende"/>
      </w:pPr>
      <w:bookmarkStart w:id="382" w:name="_Ref446932377"/>
      <w:r>
        <w:t xml:space="preserve">Figure </w:t>
      </w:r>
      <w:r w:rsidR="00673E83">
        <w:fldChar w:fldCharType="begin"/>
      </w:r>
      <w:r w:rsidR="00673E83">
        <w:instrText xml:space="preserve"> SEQ Figure \* ARABIC </w:instrText>
      </w:r>
      <w:r w:rsidR="00673E83">
        <w:fldChar w:fldCharType="separate"/>
      </w:r>
      <w:r w:rsidR="00AD44BE">
        <w:rPr>
          <w:noProof/>
        </w:rPr>
        <w:t>54</w:t>
      </w:r>
      <w:r w:rsidR="00673E83">
        <w:rPr>
          <w:noProof/>
        </w:rPr>
        <w:fldChar w:fldCharType="end"/>
      </w:r>
      <w:bookmarkEnd w:id="382"/>
      <w:r>
        <w:t>: DisplacementEvent</w:t>
      </w:r>
      <w:r w:rsidR="00A63650">
        <w:t xml:space="preserve"> context diagram</w:t>
      </w:r>
    </w:p>
    <w:p w14:paraId="484C4FD9" w14:textId="4372163F" w:rsidR="00A63650" w:rsidRPr="00B538DE" w:rsidRDefault="00A63650" w:rsidP="00D20646">
      <w:pPr>
        <w:pStyle w:val="Titre5"/>
        <w:rPr>
          <w:lang w:val="en-CA"/>
        </w:rPr>
      </w:pPr>
      <w:r w:rsidRPr="00D970E9">
        <w:rPr>
          <w:lang w:val="en-CA"/>
        </w:rPr>
        <w:t>incrementalDisplacement</w:t>
      </w:r>
    </w:p>
    <w:p w14:paraId="26D8AAE4" w14:textId="0B72CC97" w:rsidR="00A63650" w:rsidRDefault="00A63650" w:rsidP="00D20646">
      <w:r>
        <w:t xml:space="preserve">The </w:t>
      </w:r>
      <w:r w:rsidRPr="00707C33">
        <w:rPr>
          <w:rStyle w:val="Entity"/>
        </w:rPr>
        <w:t>incrementalDisplacement:DisplacementValue</w:t>
      </w:r>
      <w:r>
        <w:t xml:space="preserve"> property </w:t>
      </w:r>
      <w:r w:rsidR="00B538DE">
        <w:t>contains a</w:t>
      </w:r>
      <w:r w:rsidR="003C6266">
        <w:t xml:space="preserve"> </w:t>
      </w:r>
      <w:r w:rsidR="003C6266" w:rsidRPr="00707C33">
        <w:rPr>
          <w:rStyle w:val="Entity"/>
        </w:rPr>
        <w:t>DisplacementValue</w:t>
      </w:r>
      <w:r w:rsidR="003C6266">
        <w:t xml:space="preserve"> </w:t>
      </w:r>
      <w:r w:rsidR="00B538DE">
        <w:t>(</w:t>
      </w:r>
      <w:r w:rsidR="00B538DE">
        <w:fldChar w:fldCharType="begin"/>
      </w:r>
      <w:r w:rsidR="00B538DE">
        <w:instrText xml:space="preserve"> REF _Ref456439485 \r \h </w:instrText>
      </w:r>
      <w:r w:rsidR="00B538DE">
        <w:fldChar w:fldCharType="separate"/>
      </w:r>
      <w:r w:rsidR="00AD44BE">
        <w:t>8.5.4.4</w:t>
      </w:r>
      <w:r w:rsidR="00B538DE">
        <w:fldChar w:fldCharType="end"/>
      </w:r>
      <w:r w:rsidR="00B538DE">
        <w:t xml:space="preserve">) </w:t>
      </w:r>
      <w:r>
        <w:t>report</w:t>
      </w:r>
      <w:r w:rsidR="003C6266">
        <w:t>ing</w:t>
      </w:r>
      <w:r>
        <w:t xml:space="preserve"> </w:t>
      </w:r>
      <w:r w:rsidRPr="00A63650">
        <w:t>the parameters of the displacement</w:t>
      </w:r>
      <w:r>
        <w:t>.</w:t>
      </w:r>
    </w:p>
    <w:p w14:paraId="71B4C2ED" w14:textId="534B9CB4" w:rsidR="008C4F74" w:rsidRDefault="009A0D4B" w:rsidP="00FC626E">
      <w:pPr>
        <w:pStyle w:val="Titre4"/>
      </w:pPr>
      <w:r>
        <w:t>Layering</w:t>
      </w:r>
    </w:p>
    <w:p w14:paraId="4697C042" w14:textId="77777777" w:rsidR="009A0D4B" w:rsidRDefault="009A0D4B" w:rsidP="00D20646"/>
    <w:p w14:paraId="68EF5A3E" w14:textId="1B2FD468" w:rsidR="009A0D4B" w:rsidRDefault="003C6266" w:rsidP="00D20646">
      <w:r>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rsidR="00680CF9">
        <w:t xml:space="preserve"> [</w:t>
      </w:r>
      <w:r w:rsidR="00680CF9">
        <w:fldChar w:fldCharType="begin"/>
      </w:r>
      <w:r w:rsidR="00680CF9">
        <w:instrText xml:space="preserve"> REF _Ref458066370 \n \h </w:instrText>
      </w:r>
      <w:r w:rsidR="00680CF9">
        <w:fldChar w:fldCharType="separate"/>
      </w:r>
      <w:r w:rsidR="00AD44BE">
        <w:t>13</w:t>
      </w:r>
      <w:r w:rsidR="00680CF9">
        <w:fldChar w:fldCharType="end"/>
      </w:r>
      <w:r w:rsidR="00680CF9">
        <w:t>]</w:t>
      </w:r>
      <w:r w:rsidR="00B538DE">
        <w:t xml:space="preserve">.  The </w:t>
      </w:r>
      <w:r w:rsidR="009A0D4B" w:rsidRPr="00707C33">
        <w:rPr>
          <w:rStyle w:val="Entity"/>
        </w:rPr>
        <w:t>GeologicStructure</w:t>
      </w:r>
      <w:r w:rsidR="009A0D4B" w:rsidRPr="009A0D4B">
        <w:t xml:space="preserve"> characteristic of gneiss is layering. </w:t>
      </w:r>
    </w:p>
    <w:p w14:paraId="4319CBB1" w14:textId="00CE8B01" w:rsidR="009A0D4B" w:rsidRDefault="0095264C" w:rsidP="00D20646">
      <w:pPr>
        <w:keepNext/>
      </w:pPr>
      <w:r>
        <w:rPr>
          <w:noProof/>
          <w:lang w:val="en-CA" w:eastAsia="en-CA"/>
        </w:rPr>
        <w:lastRenderedPageBreak/>
        <w:drawing>
          <wp:inline distT="0" distB="0" distL="0" distR="0" wp14:anchorId="22BD6CAC" wp14:editId="4C2349AF">
            <wp:extent cx="4898390" cy="3907790"/>
            <wp:effectExtent l="0" t="0" r="0" b="0"/>
            <wp:docPr id="503" name="Imag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98390" cy="3907790"/>
                    </a:xfrm>
                    <a:prstGeom prst="rect">
                      <a:avLst/>
                    </a:prstGeom>
                    <a:noFill/>
                    <a:ln>
                      <a:noFill/>
                    </a:ln>
                  </pic:spPr>
                </pic:pic>
              </a:graphicData>
            </a:graphic>
          </wp:inline>
        </w:drawing>
      </w:r>
    </w:p>
    <w:p w14:paraId="46B783CF" w14:textId="752414B0" w:rsidR="009A0D4B" w:rsidRDefault="009A0D4B" w:rsidP="00D20646">
      <w:pPr>
        <w:pStyle w:val="Lgende"/>
      </w:pPr>
      <w:r>
        <w:t xml:space="preserve">Figure </w:t>
      </w:r>
      <w:r>
        <w:fldChar w:fldCharType="begin"/>
      </w:r>
      <w:r>
        <w:instrText xml:space="preserve"> SEQ Figure \* ARABIC </w:instrText>
      </w:r>
      <w:r>
        <w:fldChar w:fldCharType="separate"/>
      </w:r>
      <w:r w:rsidR="00AD44BE">
        <w:rPr>
          <w:noProof/>
        </w:rPr>
        <w:t>55</w:t>
      </w:r>
      <w:r>
        <w:fldChar w:fldCharType="end"/>
      </w:r>
      <w:r>
        <w:t>: Layering</w:t>
      </w:r>
      <w:r w:rsidR="00A63650">
        <w:t xml:space="preserve"> context diagram</w:t>
      </w:r>
    </w:p>
    <w:p w14:paraId="72B8C7C9" w14:textId="77777777" w:rsidR="009A0D4B" w:rsidRDefault="009A0D4B" w:rsidP="00D20646"/>
    <w:p w14:paraId="0B4252AC" w14:textId="47087BBE" w:rsidR="00A63650" w:rsidRDefault="00A63650" w:rsidP="00D20646">
      <w:pPr>
        <w:pStyle w:val="Titre5"/>
      </w:pPr>
      <w:r>
        <w:t>layeringComposition</w:t>
      </w:r>
    </w:p>
    <w:p w14:paraId="092A68DA" w14:textId="69BA429C" w:rsidR="00A63650" w:rsidRPr="00777586" w:rsidRDefault="00A63650" w:rsidP="00A63650">
      <w:r w:rsidRPr="00A63650">
        <w:t xml:space="preserve">The </w:t>
      </w:r>
      <w:r w:rsidRPr="00707C33">
        <w:rPr>
          <w:rStyle w:val="Entity"/>
        </w:rPr>
        <w:t>layeringComposition</w:t>
      </w:r>
      <w:r w:rsidRPr="00A63650">
        <w:t xml:space="preserve"> property </w:t>
      </w:r>
      <w:r w:rsidR="00B538DE">
        <w:t xml:space="preserve">is </w:t>
      </w:r>
      <w:r w:rsidRPr="00A63650">
        <w:t xml:space="preserve">an association between a </w:t>
      </w:r>
      <w:r w:rsidRPr="00707C33">
        <w:rPr>
          <w:rStyle w:val="Entity"/>
        </w:rPr>
        <w:t>Layering</w:t>
      </w:r>
      <w:r w:rsidRPr="00A63650">
        <w:t xml:space="preserve"> and a </w:t>
      </w:r>
      <w:r w:rsidRPr="00707C33">
        <w:rPr>
          <w:rStyle w:val="Entity"/>
        </w:rPr>
        <w:t>RockMaterial</w:t>
      </w:r>
      <w:r w:rsidRPr="00A63650">
        <w:t xml:space="preserve">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Titre4"/>
      </w:pPr>
      <w:bookmarkStart w:id="383" w:name="_Ref456439485"/>
      <w:r>
        <w:t>DisplacementValue</w:t>
      </w:r>
      <w:bookmarkEnd w:id="383"/>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4365D40A" w:rsidR="00386910" w:rsidRDefault="0095264C" w:rsidP="00386910">
      <w:pPr>
        <w:keepNext/>
      </w:pPr>
      <w:r>
        <w:rPr>
          <w:noProof/>
          <w:lang w:val="en-CA" w:eastAsia="en-CA"/>
        </w:rPr>
        <w:lastRenderedPageBreak/>
        <w:drawing>
          <wp:inline distT="0" distB="0" distL="0" distR="0" wp14:anchorId="570ABC81" wp14:editId="1CDF8116">
            <wp:extent cx="5486400" cy="4974665"/>
            <wp:effectExtent l="0" t="0" r="0" b="0"/>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74665"/>
                    </a:xfrm>
                    <a:prstGeom prst="rect">
                      <a:avLst/>
                    </a:prstGeom>
                    <a:noFill/>
                    <a:ln>
                      <a:noFill/>
                    </a:ln>
                  </pic:spPr>
                </pic:pic>
              </a:graphicData>
            </a:graphic>
          </wp:inline>
        </w:drawing>
      </w:r>
    </w:p>
    <w:p w14:paraId="6B5034BE" w14:textId="019FF739" w:rsidR="00777586" w:rsidRDefault="00386910" w:rsidP="00386910">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56</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384" w:name="BKM_0148DBC7_BEFE_411F_BDA0_ED2509780C45"/>
      <w:bookmarkEnd w:id="384"/>
    </w:p>
    <w:p w14:paraId="0DCD049C" w14:textId="34699162" w:rsidR="00A41036" w:rsidRPr="00B538DE" w:rsidRDefault="00A41036" w:rsidP="00B538DE">
      <w:pPr>
        <w:pStyle w:val="Titre5"/>
        <w:rPr>
          <w:lang w:val="en-CA"/>
        </w:rPr>
      </w:pPr>
      <w:r w:rsidRPr="00D970E9">
        <w:rPr>
          <w:lang w:val="en-CA"/>
        </w:rPr>
        <w:t>hangingWallDirection</w:t>
      </w:r>
    </w:p>
    <w:p w14:paraId="0D368CB9" w14:textId="50A95B9E" w:rsidR="00A41036" w:rsidRDefault="00A41036" w:rsidP="00D20646">
      <w:pPr>
        <w:rPr>
          <w:lang w:val="en-CA"/>
        </w:rPr>
      </w:pPr>
      <w:r>
        <w:rPr>
          <w:lang w:val="en-CA"/>
        </w:rPr>
        <w:t xml:space="preserve">The property </w:t>
      </w:r>
      <w:r w:rsidRPr="00707C33">
        <w:rPr>
          <w:rStyle w:val="Entity"/>
        </w:rPr>
        <w:t>hangingWallDirection:GSML_LinearOrientation</w:t>
      </w:r>
      <w:r>
        <w:rPr>
          <w:lang w:val="en-CA"/>
        </w:rPr>
        <w:t xml:space="preserve"> describe</w:t>
      </w:r>
      <w:r w:rsidR="00B538DE">
        <w:rPr>
          <w:lang w:val="en-CA"/>
        </w:rPr>
        <w:t>s</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5584D448" w14:textId="5F50B9D4" w:rsidR="00AF6A26" w:rsidRPr="00B538DE" w:rsidRDefault="00AF6A26" w:rsidP="00B538DE">
      <w:pPr>
        <w:pStyle w:val="Titre5"/>
        <w:rPr>
          <w:lang w:val="en-CA"/>
        </w:rPr>
      </w:pPr>
      <w:r>
        <w:rPr>
          <w:lang w:val="en-CA"/>
        </w:rPr>
        <w:t>movementSense</w:t>
      </w:r>
    </w:p>
    <w:p w14:paraId="1EFFA905" w14:textId="274351BE" w:rsidR="00AF6A26" w:rsidRDefault="00AF6A26" w:rsidP="00D20646">
      <w:pPr>
        <w:rPr>
          <w:lang w:val="en-CA"/>
        </w:rPr>
      </w:pPr>
      <w:r>
        <w:rPr>
          <w:lang w:val="en-CA"/>
        </w:rPr>
        <w:t>The</w:t>
      </w:r>
      <w:r w:rsidR="00707C33">
        <w:rPr>
          <w:lang w:val="en-CA"/>
        </w:rPr>
        <w:t xml:space="preserve"> property</w:t>
      </w:r>
      <w:r>
        <w:rPr>
          <w:lang w:val="en-CA"/>
        </w:rPr>
        <w:t xml:space="preserve"> </w:t>
      </w:r>
      <w:r w:rsidRPr="00707C33">
        <w:rPr>
          <w:rStyle w:val="Entity"/>
        </w:rPr>
        <w:t>movementSense:MovementSenseTerm</w:t>
      </w:r>
      <w:r>
        <w:rPr>
          <w:lang w:val="en-CA"/>
        </w:rPr>
        <w:t xml:space="preserve"> </w:t>
      </w:r>
      <w:r w:rsidR="00B538DE">
        <w:rPr>
          <w:lang w:val="en-CA"/>
        </w:rPr>
        <w:t>contains a</w:t>
      </w:r>
      <w:r>
        <w:rPr>
          <w:lang w:val="en-CA"/>
        </w:rPr>
        <w:t xml:space="preserve">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Titre5"/>
        <w:rPr>
          <w:lang w:val="en-CA"/>
        </w:rPr>
      </w:pPr>
      <w:r w:rsidRPr="00D970E9">
        <w:rPr>
          <w:lang w:val="en-CA"/>
        </w:rPr>
        <w:t>movementType</w:t>
      </w:r>
    </w:p>
    <w:p w14:paraId="6B1E694D" w14:textId="04C0E03B" w:rsidR="00AF6A26" w:rsidRDefault="00AF6A26" w:rsidP="00D20646">
      <w:pPr>
        <w:rPr>
          <w:lang w:val="en-CA"/>
        </w:rPr>
      </w:pPr>
      <w:r>
        <w:rPr>
          <w:lang w:val="en-CA"/>
        </w:rPr>
        <w:t xml:space="preserve">The property </w:t>
      </w:r>
      <w:r w:rsidRPr="00707C33">
        <w:rPr>
          <w:rStyle w:val="Entity"/>
        </w:rPr>
        <w:t>mov</w:t>
      </w:r>
      <w:r w:rsidR="00B538DE" w:rsidRPr="00707C33">
        <w:rPr>
          <w:rStyle w:val="Entity"/>
        </w:rPr>
        <w:t>ementType:MovementTypeTerm</w:t>
      </w:r>
      <w:r>
        <w:rPr>
          <w:lang w:val="en-CA"/>
        </w:rPr>
        <w:t xml:space="preserve"> contain</w:t>
      </w:r>
      <w:r w:rsidR="00B538DE">
        <w:rPr>
          <w:lang w:val="en-CA"/>
        </w:rPr>
        <w:t>s</w:t>
      </w:r>
      <w:r>
        <w:rPr>
          <w:lang w:val="en-CA"/>
        </w:rPr>
        <w:t xml:space="preserve">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Titre5"/>
        <w:rPr>
          <w:lang w:val="en-CA"/>
        </w:rPr>
      </w:pPr>
      <w:r w:rsidRPr="00D970E9">
        <w:rPr>
          <w:lang w:val="en-CA"/>
        </w:rPr>
        <w:lastRenderedPageBreak/>
        <w:t>displacementEvent</w:t>
      </w:r>
    </w:p>
    <w:p w14:paraId="27FE90A0" w14:textId="5CA3A809" w:rsidR="00AF6A26" w:rsidRDefault="00AF6A26" w:rsidP="00D20646">
      <w:pPr>
        <w:rPr>
          <w:lang w:val="en-CA"/>
        </w:rPr>
      </w:pPr>
      <w:r>
        <w:rPr>
          <w:lang w:val="en-CA"/>
        </w:rPr>
        <w:t xml:space="preserve">The property </w:t>
      </w:r>
      <w:r w:rsidRPr="00707C33">
        <w:rPr>
          <w:rStyle w:val="Entity"/>
        </w:rPr>
        <w:t>displacementEvent</w:t>
      </w:r>
      <w:r>
        <w:rPr>
          <w:lang w:val="en-CA"/>
        </w:rPr>
        <w:t xml:space="preserve"> </w:t>
      </w:r>
      <w:r w:rsidR="00B538DE">
        <w:rPr>
          <w:lang w:val="en-CA"/>
        </w:rPr>
        <w:t>is</w:t>
      </w:r>
      <w:r w:rsidR="003C6266">
        <w:rPr>
          <w:lang w:val="en-CA"/>
        </w:rPr>
        <w:t xml:space="preserve"> an association between a </w:t>
      </w:r>
      <w:r w:rsidR="003C6266" w:rsidRPr="00707C33">
        <w:rPr>
          <w:rStyle w:val="Entity"/>
        </w:rPr>
        <w:t>Displacement</w:t>
      </w:r>
      <w:r w:rsidR="003C6266">
        <w:rPr>
          <w:lang w:val="en-CA"/>
        </w:rPr>
        <w:t xml:space="preserve"> and a </w:t>
      </w:r>
      <w:r w:rsidR="003C6266" w:rsidRPr="00707C33">
        <w:rPr>
          <w:rStyle w:val="Entity"/>
        </w:rPr>
        <w:t>GeologicEvent</w:t>
      </w:r>
      <w:r w:rsidR="003C6266">
        <w:rPr>
          <w:lang w:val="en-CA"/>
        </w:rPr>
        <w:t xml:space="preserve">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Titre4"/>
      </w:pPr>
      <w:bookmarkStart w:id="385" w:name="BKM_3201DCDD_D133_49AE_90CB_9F86F5B18ACE"/>
      <w:bookmarkStart w:id="386" w:name="BKM_5AEA7724_2100_40A1_BA99_6516E4CE2A3E"/>
      <w:bookmarkStart w:id="387" w:name="BKM_65E9638C_341E_4069_9C8F_D8BC2F8B7601"/>
      <w:bookmarkEnd w:id="385"/>
      <w:bookmarkEnd w:id="386"/>
      <w:bookmarkEnd w:id="387"/>
      <w:r>
        <w:t>SeparationValue</w:t>
      </w:r>
    </w:p>
    <w:p w14:paraId="0835FC54" w14:textId="77777777" w:rsidR="008279FB" w:rsidRDefault="008279FB" w:rsidP="00AB10FC"/>
    <w:p w14:paraId="41A1AB52" w14:textId="2173FD72" w:rsidR="00777586" w:rsidRDefault="00C74871" w:rsidP="00AB10FC">
      <w:r w:rsidRPr="00707C33">
        <w:rPr>
          <w:rStyle w:val="Entity"/>
        </w:rPr>
        <w:t>SeparationValue</w:t>
      </w:r>
      <w:r>
        <w:t xml:space="preserve"> is a kind of </w:t>
      </w:r>
      <w:r w:rsidRPr="00707C33">
        <w:rPr>
          <w:rStyle w:val="Entity"/>
        </w:rPr>
        <w:t>DisplacementValue</w:t>
      </w:r>
      <w:r>
        <w:t xml:space="preserve"> that describes t</w:t>
      </w:r>
      <w:r w:rsidR="00777586" w:rsidRPr="00777586">
        <w:t>he amount of separation displacement across a structure.</w:t>
      </w:r>
    </w:p>
    <w:p w14:paraId="5AA86401" w14:textId="07FCC3D8" w:rsidR="00C74871" w:rsidRPr="00B538DE" w:rsidRDefault="00B538DE" w:rsidP="00B538DE">
      <w:pPr>
        <w:pStyle w:val="Titre5"/>
        <w:rPr>
          <w:lang w:val="en-CA"/>
        </w:rPr>
      </w:pPr>
      <w:r>
        <w:rPr>
          <w:lang w:val="en-CA"/>
        </w:rPr>
        <w:t>s</w:t>
      </w:r>
      <w:r w:rsidR="00C74871" w:rsidRPr="00D970E9">
        <w:rPr>
          <w:lang w:val="en-CA"/>
        </w:rPr>
        <w:t>eparation</w:t>
      </w:r>
    </w:p>
    <w:p w14:paraId="4BB6DBF2" w14:textId="0BCCC335" w:rsidR="00C74871" w:rsidRDefault="00C74871" w:rsidP="00AB10FC">
      <w:r>
        <w:t xml:space="preserve">The property </w:t>
      </w:r>
      <w:r w:rsidRPr="00707C33">
        <w:rPr>
          <w:rStyle w:val="Entity"/>
        </w:rPr>
        <w:t>separation:GSML_Vector</w:t>
      </w:r>
      <w:r>
        <w:t xml:space="preserve"> report</w:t>
      </w:r>
      <w:r w:rsidR="00B538DE">
        <w:t>s</w:t>
      </w:r>
      <w:r>
        <w:t xml:space="preserve">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Titre4"/>
      </w:pPr>
      <w:bookmarkStart w:id="388" w:name="BKM_08A92A70_F1F3_4B2A_9DC3_7E931F02BD38"/>
      <w:bookmarkStart w:id="389" w:name="BKM_3F7EC057_E707_4A06_A6E3_17A0DD602106"/>
      <w:bookmarkEnd w:id="388"/>
      <w:bookmarkEnd w:id="389"/>
      <w:r>
        <w:t>NetSlipValue</w:t>
      </w:r>
    </w:p>
    <w:p w14:paraId="0786FEA3" w14:textId="77777777" w:rsidR="00777586" w:rsidRPr="00777586" w:rsidRDefault="00777586" w:rsidP="00777586"/>
    <w:p w14:paraId="1A3385D7" w14:textId="79CED148" w:rsidR="00777586" w:rsidRDefault="00C74871" w:rsidP="00AB10FC">
      <w:r w:rsidRPr="00707C33">
        <w:rPr>
          <w:rStyle w:val="Entity"/>
        </w:rPr>
        <w:t>NetSlipValue</w:t>
      </w:r>
      <w:r>
        <w:t xml:space="preserve"> is a kind of </w:t>
      </w:r>
      <w:r w:rsidRPr="00707C33">
        <w:rPr>
          <w:rStyle w:val="Entity"/>
        </w:rPr>
        <w:t>DisplacementValue</w:t>
      </w:r>
      <w:r>
        <w:t xml:space="preserve"> that describes the </w:t>
      </w:r>
      <w:r w:rsidR="00777586" w:rsidRPr="00777586">
        <w:t>total amount of slip displacement along a structure.</w:t>
      </w:r>
    </w:p>
    <w:p w14:paraId="1FEE56C3" w14:textId="0C6F2D77" w:rsidR="00C74871" w:rsidRPr="00B538DE" w:rsidRDefault="00C74871" w:rsidP="00B538DE">
      <w:pPr>
        <w:pStyle w:val="Titre5"/>
        <w:rPr>
          <w:lang w:val="en-CA"/>
        </w:rPr>
      </w:pPr>
      <w:r w:rsidRPr="00D970E9">
        <w:rPr>
          <w:lang w:val="en-CA"/>
        </w:rPr>
        <w:t>netSlip</w:t>
      </w:r>
    </w:p>
    <w:p w14:paraId="63409A79" w14:textId="683A8B31" w:rsidR="00C74871" w:rsidRDefault="00C74871">
      <w:pPr>
        <w:rPr>
          <w:lang w:val="en-CA"/>
        </w:rPr>
      </w:pPr>
      <w:r>
        <w:rPr>
          <w:lang w:val="en-CA"/>
        </w:rPr>
        <w:t xml:space="preserve">The property </w:t>
      </w:r>
      <w:r w:rsidRPr="00707C33">
        <w:rPr>
          <w:rStyle w:val="Entity"/>
        </w:rPr>
        <w:t>netSlip:GSML_Vector</w:t>
      </w:r>
      <w:r>
        <w:rPr>
          <w:lang w:val="en-CA"/>
        </w:rPr>
        <w:t xml:space="preserve"> report</w:t>
      </w:r>
      <w:r w:rsidR="00B538DE">
        <w:rPr>
          <w:lang w:val="en-CA"/>
        </w:rPr>
        <w:t>s</w:t>
      </w:r>
      <w:r>
        <w:rPr>
          <w:lang w:val="en-CA"/>
        </w:rPr>
        <w:t xml:space="preserve"> t</w:t>
      </w:r>
      <w:r w:rsidRPr="00C74871">
        <w:rPr>
          <w:lang w:val="en-CA"/>
        </w:rPr>
        <w:t xml:space="preserve">he value of the net slip, expressed as </w:t>
      </w:r>
      <w:r w:rsidR="003C6266">
        <w:rPr>
          <w:lang w:val="en-CA"/>
        </w:rPr>
        <w:t xml:space="preserve">a </w:t>
      </w:r>
      <w:r w:rsidRPr="00C74871">
        <w:rPr>
          <w:lang w:val="en-CA"/>
        </w:rPr>
        <w:t>vector.</w:t>
      </w:r>
    </w:p>
    <w:p w14:paraId="26EAEE9A" w14:textId="708C6F54" w:rsidR="00C74871" w:rsidRPr="00B538DE" w:rsidRDefault="00C74871" w:rsidP="00C74871">
      <w:pPr>
        <w:pStyle w:val="Titre5"/>
        <w:rPr>
          <w:lang w:val="en-CA"/>
        </w:rPr>
      </w:pPr>
      <w:r w:rsidRPr="00D970E9">
        <w:rPr>
          <w:lang w:val="en-CA"/>
        </w:rPr>
        <w:t>slipComponent</w:t>
      </w:r>
    </w:p>
    <w:p w14:paraId="328BE539" w14:textId="1B80F9F1" w:rsidR="00C74871" w:rsidRDefault="00C74871" w:rsidP="00C74871">
      <w:r>
        <w:t xml:space="preserve">The </w:t>
      </w:r>
      <w:r w:rsidRPr="00707C33">
        <w:rPr>
          <w:rStyle w:val="Entity"/>
        </w:rPr>
        <w:t>slipComponent:SlipComponents</w:t>
      </w:r>
      <w:r>
        <w:t xml:space="preserve"> property associate</w:t>
      </w:r>
      <w:r w:rsidR="00B538DE">
        <w:t>s</w:t>
      </w:r>
      <w:r w:rsidRPr="00C74871">
        <w:t xml:space="preserve"> the individual slip components with the net slip values.</w:t>
      </w:r>
    </w:p>
    <w:p w14:paraId="15BF2CAA" w14:textId="6830264E" w:rsidR="00FE753A" w:rsidRDefault="00FE753A" w:rsidP="00FE753A">
      <w:pPr>
        <w:pStyle w:val="Titre4"/>
      </w:pPr>
      <w:bookmarkStart w:id="390" w:name="BKM_5D7D3A73_2BA5_4999_B2D9_B2638FD2E3F3"/>
      <w:bookmarkStart w:id="391" w:name="BKM_7025CFD1_5818_4184_A744_DEA2C7504840"/>
      <w:bookmarkEnd w:id="390"/>
      <w:bookmarkEnd w:id="391"/>
      <w:r>
        <w:t>SlipComponents</w:t>
      </w:r>
    </w:p>
    <w:p w14:paraId="662F6527" w14:textId="77777777" w:rsidR="00FE753A" w:rsidRDefault="00FE753A" w:rsidP="00AB10FC"/>
    <w:p w14:paraId="2FF514EA" w14:textId="619E9C7C" w:rsidR="00FE753A" w:rsidRDefault="0044096A" w:rsidP="00AB10FC">
      <w:r w:rsidRPr="00707C33">
        <w:rPr>
          <w:rStyle w:val="Entity"/>
        </w:rPr>
        <w:t>SlipComponents</w:t>
      </w:r>
      <w:r>
        <w:t xml:space="preserve"> is a kind of </w:t>
      </w:r>
      <w:r w:rsidRPr="00707C33">
        <w:rPr>
          <w:rStyle w:val="Entity"/>
        </w:rPr>
        <w:t>DisplacementValue</w:t>
      </w:r>
      <w:r>
        <w:t xml:space="preserve"> </w:t>
      </w:r>
      <w:r w:rsidR="00E231D7">
        <w:t>that is a r</w:t>
      </w:r>
      <w:r w:rsidR="00FE753A" w:rsidRPr="00FE753A">
        <w:t xml:space="preserve">epresentation of slip as vector resolved into components </w:t>
      </w:r>
      <w:r w:rsidR="00EA6BB5">
        <w:t>within</w:t>
      </w:r>
      <w:r w:rsidR="00747A08">
        <w:t xml:space="preserve"> a</w:t>
      </w:r>
      <w:r w:rsidR="00FE753A" w:rsidRPr="00FE753A">
        <w:t xml:space="preserve">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1EEC3163" w:rsidR="00CF2518" w:rsidRPr="00D12552" w:rsidRDefault="00CF2518" w:rsidP="003C6266">
            <w:pPr>
              <w:pStyle w:val="Tabletext10"/>
              <w:jc w:val="left"/>
              <w:rPr>
                <w:rStyle w:val="reqtext"/>
                <w:lang w:val="en-CA"/>
              </w:rPr>
            </w:pPr>
            <w:r w:rsidRPr="00707C33">
              <w:rPr>
                <w:rStyle w:val="Entity"/>
              </w:rPr>
              <w:t>SlipComponents</w:t>
            </w:r>
            <w:r>
              <w:rPr>
                <w:rStyle w:val="reqtext"/>
                <w:lang w:val="en-CA"/>
              </w:rPr>
              <w:t xml:space="preserve">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62D635F3" w14:textId="7EFD7A39" w:rsidR="00CF2518" w:rsidRPr="00B538DE" w:rsidRDefault="00CF2518" w:rsidP="00B538DE">
      <w:pPr>
        <w:pStyle w:val="Titre5"/>
        <w:rPr>
          <w:lang w:val="en-CA"/>
        </w:rPr>
      </w:pPr>
      <w:r>
        <w:rPr>
          <w:lang w:val="en-CA"/>
        </w:rPr>
        <w:t>h</w:t>
      </w:r>
      <w:r w:rsidRPr="00D970E9">
        <w:rPr>
          <w:lang w:val="en-CA"/>
        </w:rPr>
        <w:t>eave</w:t>
      </w:r>
    </w:p>
    <w:p w14:paraId="72EF29A5" w14:textId="0489D1E4" w:rsidR="00CF2518" w:rsidRDefault="00CF2518">
      <w:pPr>
        <w:rPr>
          <w:lang w:val="en-CA"/>
        </w:rPr>
      </w:pPr>
      <w:r>
        <w:rPr>
          <w:lang w:val="en-CA"/>
        </w:rPr>
        <w:t xml:space="preserve">The property </w:t>
      </w:r>
      <w:r w:rsidRPr="00707C33">
        <w:rPr>
          <w:rStyle w:val="Entity"/>
        </w:rPr>
        <w:t>heave:GSML_Vector</w:t>
      </w:r>
      <w:r>
        <w:rPr>
          <w:lang w:val="en-CA"/>
        </w:rPr>
        <w:t xml:space="preserve"> contain</w:t>
      </w:r>
      <w:r w:rsidR="00B538DE">
        <w:rPr>
          <w:lang w:val="en-CA"/>
        </w:rPr>
        <w:t>s</w:t>
      </w:r>
      <w:r>
        <w:rPr>
          <w:lang w:val="en-CA"/>
        </w:rPr>
        <w:t xml:space="preserve"> a c</w:t>
      </w:r>
      <w:r w:rsidRPr="00CF2518">
        <w:rPr>
          <w:lang w:val="en-CA"/>
        </w:rPr>
        <w:t>omponent of slip in the horizontal, and perpendicular to the strike of the fault</w:t>
      </w:r>
      <w:r w:rsidR="008279FB">
        <w:rPr>
          <w:lang w:val="en-CA"/>
        </w:rPr>
        <w:t>.</w:t>
      </w:r>
    </w:p>
    <w:p w14:paraId="365774C3" w14:textId="24287C4C" w:rsidR="00CF2518" w:rsidRPr="00CF2518" w:rsidRDefault="00CF2518" w:rsidP="00B538DE">
      <w:pPr>
        <w:pStyle w:val="Titre5"/>
      </w:pPr>
      <w:r w:rsidRPr="00CF2518">
        <w:t>horizontalSlip</w:t>
      </w:r>
    </w:p>
    <w:p w14:paraId="605A0376" w14:textId="43E4BFE0" w:rsidR="00CF2518" w:rsidRDefault="00CF2518" w:rsidP="00CF2518">
      <w:r>
        <w:lastRenderedPageBreak/>
        <w:t xml:space="preserve">The property </w:t>
      </w:r>
      <w:r w:rsidR="00B538DE" w:rsidRPr="00707C33">
        <w:rPr>
          <w:rStyle w:val="Entity"/>
        </w:rPr>
        <w:t>horizontalSlip:GSML_Vector</w:t>
      </w:r>
      <w:r>
        <w:t xml:space="preserve"> contain</w:t>
      </w:r>
      <w:r w:rsidR="00B538DE">
        <w:t>s</w:t>
      </w:r>
      <w:r>
        <w:t xml:space="preserve"> a s</w:t>
      </w:r>
      <w:r w:rsidRPr="00CF2518">
        <w:t>lip component that is horizontal and parallel to strike of the fault</w:t>
      </w:r>
      <w:r>
        <w:t>.</w:t>
      </w:r>
    </w:p>
    <w:p w14:paraId="6C315263" w14:textId="6EE496D9" w:rsidR="00CF2518" w:rsidRPr="00B538DE" w:rsidRDefault="00CF2518" w:rsidP="00B538DE">
      <w:pPr>
        <w:pStyle w:val="Titre5"/>
        <w:rPr>
          <w:lang w:val="en-CA"/>
        </w:rPr>
      </w:pPr>
      <w:r>
        <w:rPr>
          <w:lang w:val="en-CA"/>
        </w:rPr>
        <w:t>t</w:t>
      </w:r>
      <w:r w:rsidRPr="00D970E9">
        <w:rPr>
          <w:lang w:val="en-CA"/>
        </w:rPr>
        <w:t>hrow</w:t>
      </w:r>
    </w:p>
    <w:p w14:paraId="021E884D" w14:textId="64ACF362" w:rsidR="00CF2518" w:rsidRDefault="00CF2518">
      <w:r>
        <w:rPr>
          <w:lang w:val="en-CA"/>
        </w:rPr>
        <w:t xml:space="preserve">The property </w:t>
      </w:r>
      <w:r w:rsidRPr="00707C33">
        <w:rPr>
          <w:rStyle w:val="Entity"/>
        </w:rPr>
        <w:t>throw:GSML_Vector</w:t>
      </w:r>
      <w:r>
        <w:rPr>
          <w:lang w:val="en-CA"/>
        </w:rPr>
        <w:t xml:space="preserve"> contain</w:t>
      </w:r>
      <w:r w:rsidR="00B538DE">
        <w:rPr>
          <w:lang w:val="en-CA"/>
        </w:rPr>
        <w:t>s</w:t>
      </w:r>
      <w:r>
        <w:rPr>
          <w:lang w:val="en-CA"/>
        </w:rPr>
        <w:t xml:space="preserve"> the v</w:t>
      </w:r>
      <w:r w:rsidRPr="00CF2518">
        <w:rPr>
          <w:lang w:val="en-CA"/>
        </w:rPr>
        <w:t>ertical component of slip.</w:t>
      </w:r>
    </w:p>
    <w:p w14:paraId="16A51A8E" w14:textId="77777777" w:rsidR="00E231D7" w:rsidRDefault="00E231D7" w:rsidP="00AB10FC">
      <w:bookmarkStart w:id="392" w:name="BKM_D8F0C163_8545_458E_90CD_CA5151787B07"/>
      <w:bookmarkStart w:id="393" w:name="BKM_C37626AA_696F_429A_B16D_4833F8339B50"/>
      <w:bookmarkStart w:id="394" w:name="BKM_8E0A8CD6_1952_49E4_ACE7_469172BABBA7"/>
      <w:bookmarkStart w:id="395" w:name="BKM_498C83DB_DFDB_4234_B978_7C656FD73043"/>
      <w:bookmarkEnd w:id="392"/>
      <w:bookmarkEnd w:id="393"/>
      <w:bookmarkEnd w:id="394"/>
      <w:bookmarkEnd w:id="395"/>
    </w:p>
    <w:p w14:paraId="5BB0F76E" w14:textId="3DDDCD36" w:rsidR="00FE753A" w:rsidRDefault="00FE753A" w:rsidP="00FE753A">
      <w:pPr>
        <w:pStyle w:val="Titre4"/>
      </w:pPr>
      <w:r>
        <w:t>FoldDescription</w:t>
      </w:r>
    </w:p>
    <w:p w14:paraId="2F11184B" w14:textId="77777777" w:rsidR="00FE753A" w:rsidRDefault="00FE753A" w:rsidP="00AB10FC"/>
    <w:p w14:paraId="19D35EBD" w14:textId="523EC8C7" w:rsidR="00FC626E" w:rsidRDefault="00072862" w:rsidP="00AB10FC">
      <w:r w:rsidRPr="00707C33">
        <w:rPr>
          <w:rStyle w:val="Entity"/>
        </w:rPr>
        <w:t>FoldDescription</w:t>
      </w:r>
      <w:r>
        <w:t xml:space="preserve"> is an e</w:t>
      </w:r>
      <w:r w:rsidR="00FE753A" w:rsidRPr="00FE753A">
        <w:t>xtended descriptive propert</w:t>
      </w:r>
      <w:r w:rsidR="008279FB">
        <w:t>y</w:t>
      </w:r>
      <w:r w:rsidR="00FE753A" w:rsidRPr="00FE753A">
        <w:t xml:space="preserve"> of a fold structure.</w:t>
      </w:r>
    </w:p>
    <w:p w14:paraId="0C9B8DB0" w14:textId="52468FE2" w:rsidR="00FE753A" w:rsidRDefault="001E6E27" w:rsidP="00FE753A">
      <w:pPr>
        <w:keepNext/>
      </w:pPr>
      <w:r w:rsidRPr="001E6E27">
        <w:t xml:space="preserve"> </w:t>
      </w:r>
      <w:r w:rsidR="0095264C">
        <w:rPr>
          <w:noProof/>
          <w:lang w:val="en-CA" w:eastAsia="en-CA"/>
        </w:rPr>
        <w:drawing>
          <wp:inline distT="0" distB="0" distL="0" distR="0" wp14:anchorId="1D9E89BF" wp14:editId="733EAE07">
            <wp:extent cx="5486400" cy="5087765"/>
            <wp:effectExtent l="0" t="0" r="0" b="0"/>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087765"/>
                    </a:xfrm>
                    <a:prstGeom prst="rect">
                      <a:avLst/>
                    </a:prstGeom>
                    <a:noFill/>
                    <a:ln>
                      <a:noFill/>
                    </a:ln>
                  </pic:spPr>
                </pic:pic>
              </a:graphicData>
            </a:graphic>
          </wp:inline>
        </w:drawing>
      </w:r>
    </w:p>
    <w:p w14:paraId="67314E9E" w14:textId="6478EA2B"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57</w:t>
      </w:r>
      <w:r w:rsidR="00673E83">
        <w:rPr>
          <w:noProof/>
        </w:rPr>
        <w:fldChar w:fldCharType="end"/>
      </w:r>
      <w:r>
        <w:t>: FoldDescription</w:t>
      </w:r>
      <w:r w:rsidR="001E6E27">
        <w:t xml:space="preserve"> context diagram</w:t>
      </w:r>
      <w:r w:rsidR="008279FB">
        <w:t>.</w:t>
      </w:r>
    </w:p>
    <w:p w14:paraId="07E5DEED" w14:textId="05E5C6AF" w:rsidR="00385692" w:rsidRPr="003A73F1" w:rsidRDefault="00385692" w:rsidP="003A73F1">
      <w:pPr>
        <w:pStyle w:val="Titre5"/>
        <w:rPr>
          <w:lang w:val="en-CA"/>
        </w:rPr>
      </w:pPr>
      <w:bookmarkStart w:id="396" w:name="BKM_D8139323_6092_443C_A360_3F3BE3361CC0"/>
      <w:bookmarkEnd w:id="396"/>
      <w:r>
        <w:rPr>
          <w:lang w:val="en-CA"/>
        </w:rPr>
        <w:t>amplitude</w:t>
      </w:r>
    </w:p>
    <w:p w14:paraId="3C1CC4D4" w14:textId="3C2E47F5" w:rsidR="00385692" w:rsidRDefault="00385692" w:rsidP="00D20646">
      <w:pPr>
        <w:rPr>
          <w:lang w:val="en-CA"/>
        </w:rPr>
      </w:pPr>
      <w:r>
        <w:rPr>
          <w:lang w:val="en-CA"/>
        </w:rPr>
        <w:lastRenderedPageBreak/>
        <w:t xml:space="preserve">The </w:t>
      </w:r>
      <w:r w:rsidRPr="00707C33">
        <w:rPr>
          <w:rStyle w:val="Entity"/>
        </w:rPr>
        <w:t>amplitude</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the l</w:t>
      </w:r>
      <w:r w:rsidRPr="00385692">
        <w:rPr>
          <w:lang w:val="en-CA"/>
        </w:rPr>
        <w:t>ength from line segment connecting inflection points on adjacent fold limbs to the intervening fold hinge</w:t>
      </w:r>
      <w:r>
        <w:rPr>
          <w:lang w:val="en-CA"/>
        </w:rPr>
        <w:t>.</w:t>
      </w:r>
    </w:p>
    <w:p w14:paraId="3FDF5BF1" w14:textId="7EA0A191" w:rsidR="00385692" w:rsidRPr="003A73F1" w:rsidRDefault="00385692" w:rsidP="00D20646">
      <w:pPr>
        <w:pStyle w:val="Titre5"/>
        <w:rPr>
          <w:lang w:val="en-CA"/>
        </w:rPr>
      </w:pPr>
      <w:r w:rsidRPr="00D970E9">
        <w:rPr>
          <w:lang w:val="en-CA"/>
        </w:rPr>
        <w:t>axialSurfaceOrientation</w:t>
      </w:r>
    </w:p>
    <w:p w14:paraId="1B185FCA" w14:textId="4DEBD681" w:rsidR="00385692" w:rsidRDefault="00385692" w:rsidP="00D20646">
      <w:pPr>
        <w:rPr>
          <w:lang w:val="en-CA"/>
        </w:rPr>
      </w:pPr>
      <w:r>
        <w:rPr>
          <w:lang w:val="en-CA"/>
        </w:rPr>
        <w:t xml:space="preserve">The property </w:t>
      </w:r>
      <w:r w:rsidRPr="00707C33">
        <w:rPr>
          <w:rStyle w:val="Entity"/>
        </w:rPr>
        <w:t>axialSurfaceOrientation:GSML_PlanarOrientation</w:t>
      </w:r>
      <w:r>
        <w:rPr>
          <w:lang w:val="en-CA"/>
        </w:rPr>
        <w:t xml:space="preserve"> </w:t>
      </w:r>
      <w:r w:rsidR="003A73F1">
        <w:rPr>
          <w:lang w:val="en-CA"/>
        </w:rPr>
        <w:t xml:space="preserve">is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p>
    <w:p w14:paraId="30FD95EC" w14:textId="36B3F0FD" w:rsidR="00385692" w:rsidRPr="00707C33" w:rsidRDefault="00385692" w:rsidP="00707C33">
      <w:pPr>
        <w:pStyle w:val="Titre5"/>
        <w:rPr>
          <w:lang w:val="en-CA"/>
        </w:rPr>
      </w:pPr>
      <w:r w:rsidRPr="00D970E9">
        <w:rPr>
          <w:lang w:val="en-CA"/>
        </w:rPr>
        <w:t>geneticModel</w:t>
      </w:r>
    </w:p>
    <w:p w14:paraId="7A53A074" w14:textId="3109703F" w:rsidR="00385692" w:rsidRDefault="00385692" w:rsidP="00D20646">
      <w:r>
        <w:rPr>
          <w:lang w:val="en-CA"/>
        </w:rPr>
        <w:t xml:space="preserve">The property </w:t>
      </w:r>
      <w:r w:rsidRPr="00707C33">
        <w:rPr>
          <w:rStyle w:val="Entity"/>
        </w:rPr>
        <w:t>geneticModel</w:t>
      </w:r>
      <w:r>
        <w:rPr>
          <w:lang w:val="en-CA"/>
        </w:rPr>
        <w:t xml:space="preserve"> (</w:t>
      </w:r>
      <w:r w:rsidR="00732681" w:rsidRPr="00707C33">
        <w:rPr>
          <w:rStyle w:val="Entity"/>
        </w:rPr>
        <w:t>SWE:</w:t>
      </w:r>
      <w:r w:rsidRPr="00707C33">
        <w:rPr>
          <w:rStyle w:val="Entity"/>
        </w:rPr>
        <w:t>:Category</w:t>
      </w:r>
      <w:r>
        <w:rPr>
          <w:lang w:val="en-CA"/>
        </w:rPr>
        <w:t>) contain</w:t>
      </w:r>
      <w:r w:rsidR="003A73F1">
        <w:rPr>
          <w:lang w:val="en-CA"/>
        </w:rPr>
        <w:t>s</w:t>
      </w:r>
      <w:r>
        <w:rPr>
          <w:lang w:val="en-CA"/>
        </w:rPr>
        <w:t xml:space="preserve">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A49D19A" w14:textId="0AEC718B" w:rsidR="00385692" w:rsidRPr="003A73F1" w:rsidRDefault="00385692" w:rsidP="00D20646">
      <w:pPr>
        <w:pStyle w:val="Titre5"/>
        <w:rPr>
          <w:lang w:val="en-CA"/>
        </w:rPr>
      </w:pPr>
      <w:r w:rsidRPr="00385692">
        <w:rPr>
          <w:lang w:val="en-CA"/>
        </w:rPr>
        <w:t>hingeLineCurvature</w:t>
      </w:r>
    </w:p>
    <w:p w14:paraId="36BBC52F" w14:textId="7E13279F" w:rsidR="00385692" w:rsidRPr="00D970E9" w:rsidRDefault="00732681" w:rsidP="00D20646">
      <w:pPr>
        <w:rPr>
          <w:lang w:val="en-CA"/>
        </w:rPr>
      </w:pPr>
      <w:r>
        <w:rPr>
          <w:lang w:val="en-CA"/>
        </w:rPr>
        <w:t>T</w:t>
      </w:r>
      <w:r w:rsidR="00385692">
        <w:rPr>
          <w:lang w:val="en-CA"/>
        </w:rPr>
        <w:t xml:space="preserve">he </w:t>
      </w:r>
      <w:r w:rsidR="00385692" w:rsidRPr="00707C33">
        <w:rPr>
          <w:rStyle w:val="Entity"/>
        </w:rPr>
        <w:t>hingeLineCurvature</w:t>
      </w:r>
      <w:r w:rsidR="00385692">
        <w:rPr>
          <w:lang w:val="en-CA"/>
        </w:rPr>
        <w:t xml:space="preserve"> property (</w:t>
      </w:r>
      <w:r w:rsidRPr="00707C33">
        <w:rPr>
          <w:rStyle w:val="Entity"/>
        </w:rPr>
        <w:t>SWE</w:t>
      </w:r>
      <w:r w:rsidR="00385692" w:rsidRPr="00707C33">
        <w:rPr>
          <w:rStyle w:val="Entity"/>
        </w:rPr>
        <w:t>:</w:t>
      </w:r>
      <w:r w:rsidR="00707C33">
        <w:rPr>
          <w:rStyle w:val="Entity"/>
        </w:rPr>
        <w:t>:</w:t>
      </w:r>
      <w:r w:rsidR="00385692" w:rsidRPr="00707C33">
        <w:rPr>
          <w:rStyle w:val="Entity"/>
        </w:rPr>
        <w:t>Category</w:t>
      </w:r>
      <w:r w:rsidR="00385692">
        <w:rPr>
          <w:lang w:val="en-CA"/>
        </w:rPr>
        <w:t>) contain</w:t>
      </w:r>
      <w:r w:rsidR="003A73F1">
        <w:rPr>
          <w:lang w:val="en-CA"/>
        </w:rPr>
        <w:t>s</w:t>
      </w:r>
      <w:r w:rsidR="00385692">
        <w:rPr>
          <w:lang w:val="en-CA"/>
        </w:rPr>
        <w:t xml:space="preserve">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52A6F2C" w14:textId="57F0885A" w:rsidR="007A315C" w:rsidRPr="003A73F1" w:rsidRDefault="007A315C" w:rsidP="003A73F1">
      <w:pPr>
        <w:pStyle w:val="Titre5"/>
        <w:rPr>
          <w:lang w:val="en-CA"/>
        </w:rPr>
      </w:pPr>
      <w:r w:rsidRPr="007A315C">
        <w:rPr>
          <w:lang w:val="en-CA"/>
        </w:rPr>
        <w:t>hingeLineOrientation</w:t>
      </w:r>
    </w:p>
    <w:p w14:paraId="47F7A401" w14:textId="7757214E" w:rsidR="007A315C" w:rsidRDefault="007A315C" w:rsidP="00D20646">
      <w:pPr>
        <w:rPr>
          <w:lang w:val="en-CA"/>
        </w:rPr>
      </w:pPr>
      <w:r>
        <w:rPr>
          <w:lang w:val="en-CA"/>
        </w:rPr>
        <w:t xml:space="preserve">The property </w:t>
      </w:r>
      <w:r w:rsidRPr="00707C33">
        <w:rPr>
          <w:rStyle w:val="Entity"/>
        </w:rPr>
        <w:t>hingeLineOrientation:GSML_LinearOrientation</w:t>
      </w:r>
      <w:r>
        <w:rPr>
          <w:lang w:val="en-CA"/>
        </w:rPr>
        <w:t xml:space="preserve"> report</w:t>
      </w:r>
      <w:r w:rsidR="003A73F1">
        <w:rPr>
          <w:lang w:val="en-CA"/>
        </w:rPr>
        <w:t>s</w:t>
      </w:r>
      <w:r>
        <w:rPr>
          <w:lang w:val="en-CA"/>
        </w:rPr>
        <w:t xml:space="preserve"> the s</w:t>
      </w:r>
      <w:r w:rsidRPr="007A315C">
        <w:rPr>
          <w:lang w:val="en-CA"/>
        </w:rPr>
        <w:t>pecification of hing</w:t>
      </w:r>
      <w:r>
        <w:rPr>
          <w:lang w:val="en-CA"/>
        </w:rPr>
        <w:t xml:space="preserve">e line orientation for fold.  </w:t>
      </w:r>
      <w:r w:rsidRPr="00707C33">
        <w:rPr>
          <w:rStyle w:val="Entity"/>
        </w:rPr>
        <w:t>GSML_LinearOrientation</w:t>
      </w:r>
      <w:r w:rsidRPr="007A315C">
        <w:rPr>
          <w:lang w:val="en-CA"/>
        </w:rPr>
        <w:t xml:space="preserve"> allows for a term value specification or a numeric specification of either or both the t</w:t>
      </w:r>
      <w:r>
        <w:rPr>
          <w:lang w:val="en-CA"/>
        </w:rPr>
        <w:t xml:space="preserve">rend and plunge of hinge line.  </w:t>
      </w:r>
      <w:r w:rsidRPr="007A315C">
        <w:rPr>
          <w:lang w:val="en-CA"/>
        </w:rPr>
        <w:t>Hinge plunge term examples: sub-vertical, steeply plunging, sub-horizontal, reclined and vertical for special cases in which hinge plunge is close to axial surface dip. 0..* cardinality allows for both a numeric specification a term specification.</w:t>
      </w:r>
    </w:p>
    <w:p w14:paraId="1E0C2E26" w14:textId="50D92777" w:rsidR="007A315C" w:rsidRPr="003A73F1" w:rsidRDefault="007A315C" w:rsidP="003A73F1">
      <w:pPr>
        <w:pStyle w:val="Titre5"/>
        <w:rPr>
          <w:lang w:val="en-CA"/>
        </w:rPr>
      </w:pPr>
      <w:r w:rsidRPr="00D970E9">
        <w:rPr>
          <w:lang w:val="en-CA"/>
        </w:rPr>
        <w:t>hingeShape</w:t>
      </w:r>
    </w:p>
    <w:p w14:paraId="0D63B090" w14:textId="3030F88C" w:rsidR="007A315C" w:rsidRDefault="007A315C" w:rsidP="00083053">
      <w:pPr>
        <w:rPr>
          <w:rFonts w:ascii="Calibri" w:hAnsi="Calibri"/>
          <w:b/>
          <w:bCs/>
          <w:color w:val="000000"/>
          <w:sz w:val="20"/>
          <w:szCs w:val="20"/>
          <w:lang w:val="en-CA"/>
        </w:rPr>
      </w:pPr>
      <w:r w:rsidRPr="00D20646">
        <w:rPr>
          <w:bCs/>
          <w:lang w:val="en-CA"/>
        </w:rPr>
        <w:t xml:space="preserve">The property </w:t>
      </w:r>
      <w:r w:rsidRPr="00707C33">
        <w:rPr>
          <w:rStyle w:val="Entity"/>
        </w:rPr>
        <w:t>hingeShape</w:t>
      </w:r>
      <w:r w:rsidRPr="00D20646">
        <w:rPr>
          <w:bCs/>
          <w:lang w:val="en-CA"/>
        </w:rPr>
        <w:t xml:space="preserve"> (</w:t>
      </w:r>
      <w:r w:rsidR="00C1314B" w:rsidRPr="00707C33">
        <w:rPr>
          <w:rStyle w:val="Entity"/>
        </w:rPr>
        <w:t>SWE</w:t>
      </w:r>
      <w:r w:rsidR="00707C33">
        <w:rPr>
          <w:rStyle w:val="Entity"/>
        </w:rPr>
        <w:t>:</w:t>
      </w:r>
      <w:r w:rsidRPr="00707C33">
        <w:rPr>
          <w:rStyle w:val="Entity"/>
        </w:rPr>
        <w:t>:Category</w:t>
      </w:r>
      <w:r w:rsidRPr="00D20646">
        <w:rPr>
          <w:bCs/>
          <w:lang w:val="en-CA"/>
        </w:rPr>
        <w:t>) report</w:t>
      </w:r>
      <w:r w:rsidR="003A73F1">
        <w:rPr>
          <w:bCs/>
          <w:lang w:val="en-CA"/>
        </w:rPr>
        <w:t>s</w:t>
      </w:r>
      <w:r w:rsidRPr="00D20646">
        <w:rPr>
          <w:bCs/>
          <w:lang w:val="en-CA"/>
        </w:rPr>
        <w:t xml:space="preserve">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62E94121" w14:textId="3296AA94" w:rsidR="00385692" w:rsidRPr="003A73F1" w:rsidRDefault="00B66D7C" w:rsidP="003A73F1">
      <w:pPr>
        <w:pStyle w:val="Titre5"/>
        <w:rPr>
          <w:lang w:val="en-CA"/>
        </w:rPr>
      </w:pPr>
      <w:r>
        <w:rPr>
          <w:lang w:val="en-CA"/>
        </w:rPr>
        <w:t>interLimbAngle</w:t>
      </w:r>
    </w:p>
    <w:p w14:paraId="716057D2" w14:textId="61BBD625" w:rsidR="00B66D7C" w:rsidRDefault="00B66D7C" w:rsidP="00B66D7C">
      <w:pPr>
        <w:rPr>
          <w:lang w:val="en-CA"/>
        </w:rPr>
      </w:pPr>
      <w:r>
        <w:rPr>
          <w:lang w:val="en-CA"/>
        </w:rPr>
        <w:t xml:space="preserve">The property </w:t>
      </w:r>
      <w:r w:rsidRPr="00707C33">
        <w:rPr>
          <w:rStyle w:val="Entity"/>
        </w:rPr>
        <w:t>interLimbAngle</w:t>
      </w:r>
      <w:r>
        <w:rPr>
          <w:lang w:val="en-CA"/>
        </w:rPr>
        <w:t xml:space="preserve">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00D0B916" w14:textId="4C6B3A44" w:rsidR="00B66D7C" w:rsidRPr="003A73F1" w:rsidRDefault="00B66D7C" w:rsidP="003A73F1">
      <w:pPr>
        <w:pStyle w:val="Titre5"/>
        <w:rPr>
          <w:lang w:val="en-CA"/>
        </w:rPr>
      </w:pPr>
      <w:r w:rsidRPr="00B66D7C">
        <w:rPr>
          <w:lang w:val="en-CA"/>
        </w:rPr>
        <w:t>limbShape</w:t>
      </w:r>
    </w:p>
    <w:p w14:paraId="7E0EE71C" w14:textId="3FE40B54" w:rsidR="00B66D7C" w:rsidRDefault="00B66D7C" w:rsidP="00B66D7C">
      <w:pPr>
        <w:rPr>
          <w:lang w:val="en-CA"/>
        </w:rPr>
      </w:pPr>
      <w:r>
        <w:rPr>
          <w:lang w:val="en-CA"/>
        </w:rPr>
        <w:t xml:space="preserve">The </w:t>
      </w:r>
      <w:r w:rsidRPr="00707C33">
        <w:rPr>
          <w:rStyle w:val="Entity"/>
        </w:rPr>
        <w:t>limbShape</w:t>
      </w:r>
      <w:r>
        <w:rPr>
          <w:lang w:val="en-CA"/>
        </w:rPr>
        <w:t xml:space="preserve"> property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003A73F1">
        <w:rPr>
          <w:lang w:val="en-CA"/>
        </w:rPr>
        <w:t>s</w:t>
      </w:r>
      <w:r w:rsidRPr="00B66D7C">
        <w:rPr>
          <w:lang w:val="en-CA"/>
        </w:rPr>
        <w:t>traight vs curved limbs, kink, chevron, sinusoidal, box</w:t>
      </w:r>
      <w:r>
        <w:rPr>
          <w:lang w:val="en-CA"/>
        </w:rPr>
        <w:t>).</w:t>
      </w:r>
    </w:p>
    <w:p w14:paraId="13589B9B" w14:textId="631F85D0" w:rsidR="00B66D7C" w:rsidRDefault="00B66D7C" w:rsidP="00D20646">
      <w:pPr>
        <w:pStyle w:val="Titre5"/>
        <w:rPr>
          <w:lang w:val="en-CA"/>
        </w:rPr>
      </w:pPr>
      <w:r>
        <w:rPr>
          <w:lang w:val="en-CA"/>
        </w:rPr>
        <w:t>s</w:t>
      </w:r>
      <w:r w:rsidRPr="00D970E9">
        <w:rPr>
          <w:lang w:val="en-CA"/>
        </w:rPr>
        <w:t>pan</w:t>
      </w:r>
    </w:p>
    <w:p w14:paraId="12F43895" w14:textId="53A39B54" w:rsidR="00B66D7C" w:rsidRDefault="00B66D7C">
      <w:pPr>
        <w:rPr>
          <w:lang w:val="en-CA"/>
        </w:rPr>
      </w:pPr>
      <w:r>
        <w:rPr>
          <w:lang w:val="en-CA"/>
        </w:rPr>
        <w:lastRenderedPageBreak/>
        <w:t xml:space="preserve">The </w:t>
      </w:r>
      <w:r w:rsidRPr="00707C33">
        <w:rPr>
          <w:rStyle w:val="Entity"/>
        </w:rPr>
        <w:t>span</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a value describing the </w:t>
      </w:r>
      <w:r w:rsidRPr="00B66D7C">
        <w:rPr>
          <w:lang w:val="en-CA"/>
        </w:rPr>
        <w:t>linear distance between inflection points in a single fold</w:t>
      </w:r>
      <w:r>
        <w:rPr>
          <w:lang w:val="en-CA"/>
        </w:rPr>
        <w:t>.</w:t>
      </w:r>
    </w:p>
    <w:p w14:paraId="75FF131E" w14:textId="443BE6C6" w:rsidR="007E7F7B" w:rsidRPr="003A73F1" w:rsidRDefault="007E7F7B" w:rsidP="003A73F1">
      <w:pPr>
        <w:pStyle w:val="Titre5"/>
        <w:rPr>
          <w:lang w:val="en-CA"/>
        </w:rPr>
      </w:pPr>
      <w:r>
        <w:rPr>
          <w:lang w:val="en-CA"/>
        </w:rPr>
        <w:t>s</w:t>
      </w:r>
      <w:r w:rsidRPr="007E7F7B">
        <w:rPr>
          <w:lang w:val="en-CA"/>
        </w:rPr>
        <w:t>ymmetry</w:t>
      </w:r>
    </w:p>
    <w:p w14:paraId="01290D45" w14:textId="2A936611" w:rsidR="007E7F7B" w:rsidRDefault="007E7F7B" w:rsidP="00B66D7C">
      <w:pPr>
        <w:rPr>
          <w:lang w:val="en-CA"/>
        </w:rPr>
      </w:pPr>
      <w:r>
        <w:rPr>
          <w:lang w:val="en-CA"/>
        </w:rPr>
        <w:t xml:space="preserve">The </w:t>
      </w:r>
      <w:r w:rsidRPr="00707C33">
        <w:rPr>
          <w:rStyle w:val="Entity"/>
        </w:rPr>
        <w:t>symmetry</w:t>
      </w:r>
      <w:r>
        <w:rPr>
          <w:lang w:val="en-CA"/>
        </w:rPr>
        <w:t xml:space="preserve"> property (</w:t>
      </w:r>
      <w:r w:rsidR="00C1314B" w:rsidRPr="00707C33">
        <w:rPr>
          <w:rStyle w:val="Entity"/>
        </w:rPr>
        <w:t>SWE</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6F2457DE" w14:textId="230FF16A" w:rsidR="007E7F7B" w:rsidRPr="003A73F1" w:rsidRDefault="00C1314B" w:rsidP="003A73F1">
      <w:pPr>
        <w:pStyle w:val="Titre5"/>
        <w:rPr>
          <w:lang w:val="en-CA"/>
        </w:rPr>
      </w:pPr>
      <w:r>
        <w:rPr>
          <w:lang w:val="en-CA"/>
        </w:rPr>
        <w:t>s</w:t>
      </w:r>
      <w:r w:rsidR="007E7F7B" w:rsidRPr="00D970E9">
        <w:rPr>
          <w:lang w:val="en-CA"/>
        </w:rPr>
        <w:t>ystem</w:t>
      </w:r>
    </w:p>
    <w:p w14:paraId="0845962F" w14:textId="7C610A95" w:rsidR="007E7F7B" w:rsidRPr="00B66D7C" w:rsidRDefault="007E7F7B" w:rsidP="00B66D7C">
      <w:pPr>
        <w:rPr>
          <w:lang w:val="en-CA"/>
        </w:rPr>
      </w:pPr>
      <w:r>
        <w:rPr>
          <w:lang w:val="en-CA"/>
        </w:rPr>
        <w:t xml:space="preserve">The </w:t>
      </w:r>
      <w:r w:rsidRPr="00707C33">
        <w:rPr>
          <w:rStyle w:val="Entity"/>
        </w:rPr>
        <w:t>system</w:t>
      </w:r>
      <w:r>
        <w:rPr>
          <w:lang w:val="en-CA"/>
        </w:rPr>
        <w:t xml:space="preserve"> property </w:t>
      </w:r>
      <w:r w:rsidR="003A73F1">
        <w:rPr>
          <w:lang w:val="en-CA"/>
        </w:rPr>
        <w:t>is</w:t>
      </w:r>
      <w:r>
        <w:rPr>
          <w:lang w:val="en-CA"/>
        </w:rPr>
        <w:t xml:space="preserve"> an association between a </w:t>
      </w:r>
      <w:r w:rsidRPr="00707C33">
        <w:rPr>
          <w:rStyle w:val="Entity"/>
        </w:rPr>
        <w:t>FoldDescription</w:t>
      </w:r>
      <w:r>
        <w:rPr>
          <w:lang w:val="en-CA"/>
        </w:rPr>
        <w:t xml:space="preserve"> and a </w:t>
      </w:r>
      <w:r w:rsidRPr="00707C33">
        <w:rPr>
          <w:rStyle w:val="Entity"/>
        </w:rPr>
        <w:t>FoldSystem</w:t>
      </w:r>
      <w:r>
        <w:rPr>
          <w:lang w:val="en-CA"/>
        </w:rPr>
        <w:t xml:space="preserve"> that aggregates f</w:t>
      </w:r>
      <w:r w:rsidRPr="007E7F7B">
        <w:rPr>
          <w:lang w:val="en-CA"/>
        </w:rPr>
        <w:t xml:space="preserve">olds </w:t>
      </w:r>
      <w:r>
        <w:rPr>
          <w:lang w:val="en-CA"/>
        </w:rPr>
        <w:t xml:space="preserve">into a system. </w:t>
      </w:r>
    </w:p>
    <w:p w14:paraId="771BEC55" w14:textId="1770CC0B" w:rsidR="00FE753A" w:rsidRDefault="00FE753A" w:rsidP="00FE753A">
      <w:pPr>
        <w:pStyle w:val="Titre4"/>
      </w:pPr>
      <w:bookmarkStart w:id="397" w:name="BKM_9F55EEFA_C0E3_452C_8F3E_4601CB5BDD65"/>
      <w:bookmarkStart w:id="398" w:name="BKM_B6CF2C95_A27D_49AD_BB55_36897A8B9A93"/>
      <w:bookmarkStart w:id="399" w:name="BKM_C47055C6_23E4_4FE1_89C3_7EA3E53F016F"/>
      <w:bookmarkStart w:id="400" w:name="BKM_BE3EB69A_2E9F_4015_9A53_7E29585ADF99"/>
      <w:bookmarkStart w:id="401" w:name="BKM_D49811C3_C3B3_4361_989B_69411D4795BC"/>
      <w:bookmarkStart w:id="402" w:name="BKM_6411C0D6_8DBF_4DB6_A7B6_ADED17047AE5"/>
      <w:bookmarkStart w:id="403" w:name="BKM_2C450E0F_0DB6_4DEB_964F_DE2661303D3A"/>
      <w:bookmarkStart w:id="404" w:name="BKM_5CAB0B26_2CE6_42AB_B2CE_2FA413E9F025"/>
      <w:bookmarkStart w:id="405" w:name="BKM_FA6FE08B_7A03_4337_979E_0DF7D1B98F33"/>
      <w:bookmarkStart w:id="406" w:name="BKM_922E2E10_A22B_488C_B866_3D68572C1248"/>
      <w:bookmarkEnd w:id="397"/>
      <w:bookmarkEnd w:id="398"/>
      <w:bookmarkEnd w:id="399"/>
      <w:bookmarkEnd w:id="400"/>
      <w:bookmarkEnd w:id="401"/>
      <w:bookmarkEnd w:id="402"/>
      <w:bookmarkEnd w:id="403"/>
      <w:bookmarkEnd w:id="404"/>
      <w:bookmarkEnd w:id="405"/>
      <w:bookmarkEnd w:id="406"/>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rsidRPr="008F3406">
        <w:rPr>
          <w:rStyle w:val="Entity"/>
        </w:rPr>
        <w:t>FoldSystem</w:t>
      </w:r>
      <w:r w:rsidR="007E7F7B">
        <w:t xml:space="preserve">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390C1FFC" w:rsidR="00FE753A" w:rsidRDefault="0095264C" w:rsidP="00FE753A">
      <w:pPr>
        <w:keepNext/>
      </w:pPr>
      <w:r>
        <w:rPr>
          <w:noProof/>
          <w:lang w:val="en-CA" w:eastAsia="en-CA"/>
        </w:rPr>
        <w:lastRenderedPageBreak/>
        <w:drawing>
          <wp:inline distT="0" distB="0" distL="0" distR="0" wp14:anchorId="07B29D64" wp14:editId="3650C81D">
            <wp:extent cx="5486400" cy="5730196"/>
            <wp:effectExtent l="0" t="0" r="0" b="4445"/>
            <wp:docPr id="507" name="Imag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730196"/>
                    </a:xfrm>
                    <a:prstGeom prst="rect">
                      <a:avLst/>
                    </a:prstGeom>
                    <a:noFill/>
                    <a:ln>
                      <a:noFill/>
                    </a:ln>
                  </pic:spPr>
                </pic:pic>
              </a:graphicData>
            </a:graphic>
          </wp:inline>
        </w:drawing>
      </w:r>
    </w:p>
    <w:p w14:paraId="580337F0" w14:textId="54B98270"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58</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407" w:name="BKM_60CC5835_79D2_4A13_B4A8_D7D9DBF215A3"/>
      <w:bookmarkEnd w:id="407"/>
    </w:p>
    <w:p w14:paraId="09A70291" w14:textId="3A63279D" w:rsidR="007E7F7B" w:rsidRPr="003A73F1" w:rsidRDefault="007E7F7B" w:rsidP="003A73F1">
      <w:pPr>
        <w:pStyle w:val="Titre5"/>
        <w:rPr>
          <w:lang w:val="en-CA"/>
        </w:rPr>
      </w:pPr>
      <w:r>
        <w:rPr>
          <w:lang w:val="en-CA"/>
        </w:rPr>
        <w:t>periodic</w:t>
      </w:r>
    </w:p>
    <w:p w14:paraId="2A0E1BF0" w14:textId="4B10BCA2" w:rsidR="007E7F7B" w:rsidRDefault="007E7F7B" w:rsidP="00D20646">
      <w:pPr>
        <w:rPr>
          <w:lang w:val="en-CA"/>
        </w:rPr>
      </w:pPr>
      <w:r>
        <w:rPr>
          <w:lang w:val="en-CA"/>
        </w:rPr>
        <w:t xml:space="preserve">The property </w:t>
      </w:r>
      <w:r w:rsidRPr="008F3406">
        <w:rPr>
          <w:rStyle w:val="Entity"/>
        </w:rPr>
        <w:t>periodic:</w:t>
      </w:r>
      <w:r w:rsidR="00C1314B" w:rsidRPr="008F3406">
        <w:rPr>
          <w:rStyle w:val="Entity"/>
        </w:rPr>
        <w:t>Primitive::</w:t>
      </w:r>
      <w:r w:rsidRPr="008F3406">
        <w:rPr>
          <w:rStyle w:val="Entity"/>
        </w:rPr>
        <w:t>Boolean</w:t>
      </w:r>
      <w:r>
        <w:rPr>
          <w:lang w:val="en-CA"/>
        </w:rPr>
        <w:t xml:space="preserve"> report</w:t>
      </w:r>
      <w:r w:rsidR="003A73F1">
        <w:rPr>
          <w:lang w:val="en-CA"/>
        </w:rPr>
        <w:t>s TRUE if</w:t>
      </w:r>
      <w:r>
        <w:rPr>
          <w:lang w:val="en-CA"/>
        </w:rPr>
        <w:t xml:space="preserve"> the hinges in a train are regularly spaced, and FALSE otherwise.</w:t>
      </w:r>
    </w:p>
    <w:p w14:paraId="5408D9BE" w14:textId="552322AC" w:rsidR="007E7F7B" w:rsidRPr="003A73F1" w:rsidRDefault="007E7F7B" w:rsidP="00D20646">
      <w:pPr>
        <w:pStyle w:val="Titre5"/>
        <w:rPr>
          <w:lang w:val="en-CA"/>
        </w:rPr>
      </w:pPr>
      <w:r>
        <w:rPr>
          <w:lang w:val="en-CA"/>
        </w:rPr>
        <w:t>wavelength</w:t>
      </w:r>
    </w:p>
    <w:p w14:paraId="44AFF6BB" w14:textId="5BEFC40C" w:rsidR="007E7F7B" w:rsidRDefault="007E7F7B" w:rsidP="00D20646">
      <w:pPr>
        <w:rPr>
          <w:lang w:val="en-CA"/>
        </w:rPr>
      </w:pPr>
      <w:r>
        <w:rPr>
          <w:lang w:val="en-CA"/>
        </w:rPr>
        <w:t xml:space="preserve">The property </w:t>
      </w:r>
      <w:r w:rsidRPr="008F3406">
        <w:rPr>
          <w:rStyle w:val="Entity"/>
        </w:rPr>
        <w:t>wavelength</w:t>
      </w:r>
      <w:r>
        <w:rPr>
          <w:lang w:val="en-CA"/>
        </w:rPr>
        <w:t xml:space="preserve">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Titre5"/>
        <w:rPr>
          <w:lang w:val="en-CA"/>
        </w:rPr>
      </w:pPr>
      <w:r w:rsidRPr="00D970E9">
        <w:rPr>
          <w:lang w:val="en-CA"/>
        </w:rPr>
        <w:t>foldSystemMember</w:t>
      </w:r>
    </w:p>
    <w:p w14:paraId="22B2235C" w14:textId="1F3E7D32" w:rsidR="007E7F7B" w:rsidRDefault="007E7F7B" w:rsidP="00D20646">
      <w:pPr>
        <w:rPr>
          <w:lang w:val="en-CA"/>
        </w:rPr>
      </w:pPr>
      <w:r>
        <w:rPr>
          <w:lang w:val="en-CA"/>
        </w:rPr>
        <w:lastRenderedPageBreak/>
        <w:t xml:space="preserve">The </w:t>
      </w:r>
      <w:r w:rsidRPr="008F3406">
        <w:rPr>
          <w:rStyle w:val="Entity"/>
        </w:rPr>
        <w:t>foldSystemMember</w:t>
      </w:r>
      <w:r>
        <w:rPr>
          <w:lang w:val="en-CA"/>
        </w:rPr>
        <w:t xml:space="preserve"> </w:t>
      </w:r>
      <w:r w:rsidR="003A73F1">
        <w:rPr>
          <w:lang w:val="en-CA"/>
        </w:rPr>
        <w:t>is</w:t>
      </w:r>
      <w:r>
        <w:rPr>
          <w:lang w:val="en-CA"/>
        </w:rPr>
        <w:t xml:space="preserve"> an association between a </w:t>
      </w:r>
      <w:r w:rsidRPr="008F3406">
        <w:rPr>
          <w:rStyle w:val="Entity"/>
        </w:rPr>
        <w:t>FoldSystem</w:t>
      </w:r>
      <w:r>
        <w:rPr>
          <w:lang w:val="en-CA"/>
        </w:rPr>
        <w:t xml:space="preserve"> and the </w:t>
      </w:r>
      <w:r w:rsidRPr="008F3406">
        <w:rPr>
          <w:rStyle w:val="Entity"/>
        </w:rPr>
        <w:t>Folds</w:t>
      </w:r>
      <w:r>
        <w:rPr>
          <w:lang w:val="en-CA"/>
        </w:rPr>
        <w:t xml:space="preserve"> that are member</w:t>
      </w:r>
      <w:r w:rsidR="00C1314B">
        <w:rPr>
          <w:lang w:val="en-CA"/>
        </w:rPr>
        <w:t>s</w:t>
      </w:r>
      <w:r>
        <w:rPr>
          <w:lang w:val="en-CA"/>
        </w:rPr>
        <w:t xml:space="preserve"> of that system.</w:t>
      </w:r>
    </w:p>
    <w:p w14:paraId="69156B22" w14:textId="4576B81B" w:rsidR="00FE753A" w:rsidRDefault="003804FE" w:rsidP="003804FE">
      <w:pPr>
        <w:pStyle w:val="Titre4"/>
      </w:pPr>
      <w:bookmarkStart w:id="408" w:name="BKM_50AAAF20_CB99_4ABC_9FAE_60AD6D1987FD"/>
      <w:bookmarkStart w:id="409" w:name="BKM_15CC129A_078F_4F7E_80FD_248D1D0D33F2"/>
      <w:bookmarkEnd w:id="408"/>
      <w:bookmarkEnd w:id="409"/>
      <w:r>
        <w:t>FoliationDescription</w:t>
      </w:r>
    </w:p>
    <w:p w14:paraId="37BF6AF3" w14:textId="77777777" w:rsidR="003804FE" w:rsidRDefault="003804FE" w:rsidP="00AB10FC"/>
    <w:p w14:paraId="49A2EDDB" w14:textId="1696FF9A" w:rsidR="003804FE" w:rsidRDefault="007E7F7B" w:rsidP="00AB10FC">
      <w:r w:rsidRPr="008F3406">
        <w:rPr>
          <w:rStyle w:val="Entity"/>
        </w:rPr>
        <w:t>FoliationDescription</w:t>
      </w:r>
      <w:r>
        <w:t xml:space="preserve"> provides e</w:t>
      </w:r>
      <w:r w:rsidR="003804FE" w:rsidRPr="003804FE">
        <w:t>xtended descriptive properties of a foliation structure.</w:t>
      </w:r>
    </w:p>
    <w:p w14:paraId="0AA5820D" w14:textId="77777777" w:rsidR="003804FE" w:rsidRDefault="003804FE" w:rsidP="00AB10FC"/>
    <w:p w14:paraId="5082C7BD" w14:textId="37EBD7A4" w:rsidR="003804FE" w:rsidRDefault="0095264C" w:rsidP="003804FE">
      <w:pPr>
        <w:keepNext/>
      </w:pPr>
      <w:r>
        <w:rPr>
          <w:noProof/>
          <w:lang w:val="en-CA" w:eastAsia="en-CA"/>
        </w:rPr>
        <w:drawing>
          <wp:inline distT="0" distB="0" distL="0" distR="0" wp14:anchorId="432337D8" wp14:editId="41076E9D">
            <wp:extent cx="5486400" cy="5862004"/>
            <wp:effectExtent l="0" t="0" r="0" b="5715"/>
            <wp:docPr id="508" name="Imag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5862004"/>
                    </a:xfrm>
                    <a:prstGeom prst="rect">
                      <a:avLst/>
                    </a:prstGeom>
                    <a:noFill/>
                    <a:ln>
                      <a:noFill/>
                    </a:ln>
                  </pic:spPr>
                </pic:pic>
              </a:graphicData>
            </a:graphic>
          </wp:inline>
        </w:drawing>
      </w:r>
    </w:p>
    <w:p w14:paraId="0A7AE18D" w14:textId="6ED11ED7" w:rsidR="003804FE" w:rsidRDefault="003804FE" w:rsidP="003804FE">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59</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410" w:name="BKM_FDDB3C9C_445F_40FB_AB70_ED1438E267DC"/>
      <w:bookmarkEnd w:id="410"/>
    </w:p>
    <w:p w14:paraId="6456629C" w14:textId="7A00994A" w:rsidR="007E7F7B" w:rsidRPr="003A73F1" w:rsidRDefault="007E7F7B" w:rsidP="003A73F1">
      <w:pPr>
        <w:pStyle w:val="Titre5"/>
        <w:rPr>
          <w:lang w:val="en-CA"/>
        </w:rPr>
      </w:pPr>
      <w:r>
        <w:rPr>
          <w:lang w:val="en-CA"/>
        </w:rPr>
        <w:lastRenderedPageBreak/>
        <w:t xml:space="preserve">definingElement </w:t>
      </w:r>
    </w:p>
    <w:p w14:paraId="022559B6" w14:textId="42462D58" w:rsidR="007E7F7B" w:rsidRPr="008F3406" w:rsidRDefault="007E7F7B" w:rsidP="008F3406">
      <w:pPr>
        <w:rPr>
          <w:lang w:val="en-CA"/>
        </w:rPr>
      </w:pPr>
      <w:r>
        <w:rPr>
          <w:lang w:val="en-CA"/>
        </w:rPr>
        <w:t xml:space="preserve">The property </w:t>
      </w:r>
      <w:r w:rsidRPr="008F3406">
        <w:rPr>
          <w:rStyle w:val="Entity"/>
        </w:rPr>
        <w:t>definingElement</w:t>
      </w:r>
      <w:r>
        <w:rPr>
          <w:lang w:val="en-CA"/>
        </w:rPr>
        <w:t xml:space="preserve">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describing the k</w:t>
      </w:r>
      <w:r w:rsidRPr="007E7F7B">
        <w:rPr>
          <w:lang w:val="en-CA"/>
        </w:rPr>
        <w:t xml:space="preserve">inds of describable inhomogeneity in a rock body that may define a </w:t>
      </w:r>
      <w:r w:rsidRPr="008F3406">
        <w:rPr>
          <w:rStyle w:val="Entity"/>
        </w:rPr>
        <w:t>GeologicStructure</w:t>
      </w:r>
      <w:r w:rsidRPr="007E7F7B">
        <w:rPr>
          <w:lang w:val="en-CA"/>
        </w:rPr>
        <w:t xml:space="preserve">.   Examples include </w:t>
      </w:r>
      <w:r w:rsidR="008F3406">
        <w:rPr>
          <w:lang w:val="en-CA"/>
        </w:rPr>
        <w:t>d</w:t>
      </w:r>
      <w:r w:rsidRPr="007E7F7B">
        <w:rPr>
          <w:lang w:val="en-CA"/>
        </w:rPr>
        <w:t>iscontinuity</w:t>
      </w:r>
      <w:r w:rsidR="008F3406">
        <w:rPr>
          <w:lang w:val="en-CA"/>
        </w:rPr>
        <w:t>, shaped surface, oriented p</w:t>
      </w:r>
      <w:r w:rsidRPr="007E7F7B">
        <w:rPr>
          <w:lang w:val="en-CA"/>
        </w:rPr>
        <w:t xml:space="preserve">article, </w:t>
      </w:r>
      <w:r w:rsidR="008F3406">
        <w:rPr>
          <w:lang w:val="en-CA"/>
        </w:rPr>
        <w:t>material boundary, and l</w:t>
      </w:r>
      <w:r w:rsidRPr="007E7F7B">
        <w:rPr>
          <w:lang w:val="en-CA"/>
        </w:rPr>
        <w:t xml:space="preserve">ayer.  </w:t>
      </w:r>
    </w:p>
    <w:p w14:paraId="75788F81" w14:textId="744DA3BD" w:rsidR="00DA196D" w:rsidRPr="003A73F1" w:rsidRDefault="00DA196D" w:rsidP="009C163F">
      <w:pPr>
        <w:pStyle w:val="Titre5"/>
        <w:rPr>
          <w:lang w:val="en-CA"/>
        </w:rPr>
      </w:pPr>
      <w:r>
        <w:rPr>
          <w:lang w:val="en-CA"/>
        </w:rPr>
        <w:t>c</w:t>
      </w:r>
      <w:r w:rsidRPr="00DA196D">
        <w:rPr>
          <w:lang w:val="en-CA"/>
        </w:rPr>
        <w:t>ontinuity</w:t>
      </w:r>
    </w:p>
    <w:p w14:paraId="618CB52B" w14:textId="4F246511" w:rsidR="00DA196D" w:rsidRPr="008F3406" w:rsidRDefault="00DA196D" w:rsidP="008F3406">
      <w:pPr>
        <w:rPr>
          <w:lang w:val="en-CA"/>
        </w:rPr>
      </w:pPr>
      <w:r>
        <w:rPr>
          <w:lang w:val="en-CA"/>
        </w:rPr>
        <w:t xml:space="preserve">The </w:t>
      </w:r>
      <w:r w:rsidRPr="008F3406">
        <w:rPr>
          <w:rStyle w:val="Entity"/>
        </w:rPr>
        <w:t>continuity</w:t>
      </w:r>
      <w:r>
        <w:rPr>
          <w:lang w:val="en-CA"/>
        </w:rPr>
        <w:t xml:space="preserve"> proper</w:t>
      </w:r>
      <w:r w:rsidR="00734129">
        <w:rPr>
          <w:lang w:val="en-CA"/>
        </w:rPr>
        <w:t>t</w:t>
      </w:r>
      <w:r>
        <w:rPr>
          <w:lang w:val="en-CA"/>
        </w:rPr>
        <w:t>y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report</w:t>
      </w:r>
      <w:r w:rsidR="003A73F1">
        <w:rPr>
          <w:lang w:val="en-CA"/>
        </w:rPr>
        <w:t>s</w:t>
      </w:r>
      <w:r>
        <w:rPr>
          <w:lang w:val="en-CA"/>
        </w:rPr>
        <w:t xml:space="preserve"> a term from a controlled vocabulary </w:t>
      </w:r>
      <w:r w:rsidRPr="00DA196D">
        <w:rPr>
          <w:lang w:val="en-CA"/>
        </w:rPr>
        <w:t>to distinguish continuous vs. disjunct cleavages</w:t>
      </w:r>
      <w:r w:rsidR="008F3406">
        <w:rPr>
          <w:lang w:val="en-CA"/>
        </w:rPr>
        <w:t>.</w:t>
      </w:r>
    </w:p>
    <w:p w14:paraId="31CCB8BC" w14:textId="341A2226" w:rsidR="00DA196D" w:rsidRPr="003A73F1" w:rsidRDefault="00DA196D" w:rsidP="003A73F1">
      <w:pPr>
        <w:pStyle w:val="Titre5"/>
        <w:rPr>
          <w:lang w:val="en-CA"/>
        </w:rPr>
      </w:pPr>
      <w:r>
        <w:rPr>
          <w:lang w:val="en-CA"/>
        </w:rPr>
        <w:t>intensity</w:t>
      </w:r>
    </w:p>
    <w:p w14:paraId="305EE0CC" w14:textId="19465F97" w:rsidR="00DA196D" w:rsidRPr="00DA196D" w:rsidRDefault="00DA196D" w:rsidP="00DA196D">
      <w:pPr>
        <w:rPr>
          <w:lang w:val="en-CA"/>
        </w:rPr>
      </w:pPr>
      <w:r>
        <w:rPr>
          <w:lang w:val="en-CA"/>
        </w:rPr>
        <w:t xml:space="preserve">The </w:t>
      </w:r>
      <w:r w:rsidR="00FA3C67" w:rsidRPr="008F3406">
        <w:rPr>
          <w:rStyle w:val="Entity"/>
        </w:rPr>
        <w:t>intensity</w:t>
      </w:r>
      <w:r w:rsidR="00FA3C67">
        <w:rPr>
          <w:lang w:val="en-CA"/>
        </w:rPr>
        <w:t xml:space="preserve"> </w:t>
      </w:r>
      <w:r>
        <w:rPr>
          <w:lang w:val="en-CA"/>
        </w:rPr>
        <w:t>property (</w:t>
      </w:r>
      <w:r w:rsidR="00FA3C67"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4573C1F7" w14:textId="278D4EFC" w:rsidR="00DA196D" w:rsidRPr="003A73F1" w:rsidRDefault="00DA196D" w:rsidP="003A73F1">
      <w:pPr>
        <w:pStyle w:val="Titre5"/>
        <w:rPr>
          <w:lang w:val="en-CA"/>
        </w:rPr>
      </w:pPr>
      <w:r w:rsidRPr="00DA196D">
        <w:rPr>
          <w:lang w:val="en-CA"/>
        </w:rPr>
        <w:t>mineralElement</w:t>
      </w:r>
    </w:p>
    <w:p w14:paraId="04E4E897" w14:textId="4C1681F4" w:rsidR="00DA196D" w:rsidRDefault="00DA196D" w:rsidP="009C163F">
      <w:pPr>
        <w:rPr>
          <w:lang w:val="en-CA"/>
        </w:rPr>
      </w:pPr>
      <w:r>
        <w:rPr>
          <w:lang w:val="en-CA"/>
        </w:rPr>
        <w:t xml:space="preserve">The </w:t>
      </w:r>
      <w:r w:rsidRPr="008F3406">
        <w:rPr>
          <w:rStyle w:val="Entity"/>
        </w:rPr>
        <w:t>mineralElement</w:t>
      </w:r>
      <w:r>
        <w:rPr>
          <w:lang w:val="en-CA"/>
        </w:rPr>
        <w:t xml:space="preserve"> property </w:t>
      </w:r>
      <w:r w:rsidR="003A73F1">
        <w:rPr>
          <w:lang w:val="en-CA"/>
        </w:rPr>
        <w:t xml:space="preserve">is </w:t>
      </w:r>
      <w:r>
        <w:rPr>
          <w:lang w:val="en-CA"/>
        </w:rPr>
        <w:t xml:space="preserve">an association between </w:t>
      </w:r>
      <w:r w:rsidRPr="008F3406">
        <w:rPr>
          <w:rStyle w:val="Entity"/>
        </w:rPr>
        <w:t>FoliationDescription</w:t>
      </w:r>
      <w:r>
        <w:rPr>
          <w:lang w:val="en-CA"/>
        </w:rPr>
        <w:t xml:space="preserve"> and a </w:t>
      </w:r>
      <w:r w:rsidRPr="008F3406">
        <w:rPr>
          <w:rStyle w:val="Entity"/>
        </w:rPr>
        <w:t>Mineral</w:t>
      </w:r>
      <w:r>
        <w:rPr>
          <w:lang w:val="en-CA"/>
        </w:rPr>
        <w:t xml:space="preserve"> that defines that foliation.</w:t>
      </w:r>
    </w:p>
    <w:p w14:paraId="24ECEB6F" w14:textId="55BBD5F6" w:rsidR="00DA196D" w:rsidRPr="003A73F1" w:rsidRDefault="00DA196D" w:rsidP="003A73F1">
      <w:pPr>
        <w:pStyle w:val="Titre5"/>
        <w:rPr>
          <w:lang w:val="en-CA"/>
        </w:rPr>
      </w:pPr>
      <w:r>
        <w:rPr>
          <w:lang w:val="en-CA"/>
        </w:rPr>
        <w:t>o</w:t>
      </w:r>
      <w:r w:rsidRPr="00DA196D">
        <w:rPr>
          <w:lang w:val="en-CA"/>
        </w:rPr>
        <w:t>rientation</w:t>
      </w:r>
    </w:p>
    <w:p w14:paraId="39D7C545" w14:textId="4853B508" w:rsidR="00DA196D" w:rsidRDefault="00DA196D" w:rsidP="009C163F">
      <w:pPr>
        <w:rPr>
          <w:lang w:val="en-CA"/>
        </w:rPr>
      </w:pPr>
      <w:r>
        <w:rPr>
          <w:lang w:val="en-CA"/>
        </w:rPr>
        <w:t xml:space="preserve">The </w:t>
      </w:r>
      <w:r w:rsidRPr="008F3406">
        <w:rPr>
          <w:rStyle w:val="Entity"/>
        </w:rPr>
        <w:t>orientation:GSML_PlanarOrientation</w:t>
      </w:r>
      <w:r>
        <w:rPr>
          <w:lang w:val="en-CA"/>
        </w:rPr>
        <w:t xml:space="preserve"> contain</w:t>
      </w:r>
      <w:r w:rsidR="003A73F1">
        <w:rPr>
          <w:lang w:val="en-CA"/>
        </w:rPr>
        <w:t>s</w:t>
      </w:r>
      <w:r>
        <w:rPr>
          <w:lang w:val="en-CA"/>
        </w:rPr>
        <w:t xml:space="preserve"> an e</w:t>
      </w:r>
      <w:r w:rsidRPr="00DA196D">
        <w:rPr>
          <w:lang w:val="en-CA"/>
        </w:rPr>
        <w:t>stimate of the planar orientation of the foliation structure.</w:t>
      </w:r>
    </w:p>
    <w:p w14:paraId="51982F6D" w14:textId="47557E7B" w:rsidR="009C163F" w:rsidRDefault="009C163F" w:rsidP="009C163F">
      <w:pPr>
        <w:pStyle w:val="Titre5"/>
        <w:rPr>
          <w:lang w:val="en-CA"/>
        </w:rPr>
      </w:pPr>
      <w:r>
        <w:rPr>
          <w:lang w:val="en-CA"/>
        </w:rPr>
        <w:t>s</w:t>
      </w:r>
      <w:r w:rsidRPr="00D970E9">
        <w:rPr>
          <w:lang w:val="en-CA"/>
        </w:rPr>
        <w:t>pacing</w:t>
      </w:r>
    </w:p>
    <w:p w14:paraId="45BF15E9" w14:textId="7927E414" w:rsidR="009C163F" w:rsidRDefault="009C163F" w:rsidP="009C163F">
      <w:pPr>
        <w:rPr>
          <w:lang w:val="en-CA"/>
        </w:rPr>
      </w:pPr>
      <w:r>
        <w:rPr>
          <w:lang w:val="en-CA"/>
        </w:rPr>
        <w:t xml:space="preserve">The </w:t>
      </w:r>
      <w:r w:rsidRPr="008F3406">
        <w:rPr>
          <w:rStyle w:val="Entity"/>
        </w:rPr>
        <w:t>spacing</w:t>
      </w:r>
      <w:r>
        <w:rPr>
          <w:lang w:val="en-CA"/>
        </w:rPr>
        <w:t xml:space="preserve"> property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Titre4"/>
      </w:pPr>
      <w:bookmarkStart w:id="411" w:name="BKM_19D968ED_E9E9_4696_A463_9B8A89B9A29C"/>
      <w:bookmarkStart w:id="412" w:name="BKM_A9E84D60_87E8_4274_B497_38C594525434"/>
      <w:bookmarkStart w:id="413" w:name="BKM_F7EC3986_4D93_479D_BDAB_FDA23552D58F"/>
      <w:bookmarkStart w:id="414" w:name="BKM_3788366B_341E_49F9_A366_57B90FBEF589"/>
      <w:bookmarkStart w:id="415" w:name="BKM_472C9381_9698_46F2_8E04_2E603A1474CC"/>
      <w:bookmarkStart w:id="416" w:name="BKM_33E4A038_4438_4CEF_A4A6_6E8349B6FDCC"/>
      <w:bookmarkEnd w:id="411"/>
      <w:bookmarkEnd w:id="412"/>
      <w:bookmarkEnd w:id="413"/>
      <w:bookmarkEnd w:id="414"/>
      <w:bookmarkEnd w:id="415"/>
      <w:bookmarkEnd w:id="416"/>
      <w:r>
        <w:t>ShearDisplacementStructureDescription</w:t>
      </w:r>
    </w:p>
    <w:p w14:paraId="7ACDA1D5" w14:textId="77777777" w:rsidR="00617E36" w:rsidRDefault="00617E36" w:rsidP="00AB10FC"/>
    <w:p w14:paraId="0ACBB233" w14:textId="42FE0D3D" w:rsidR="00617E36" w:rsidRDefault="009C163F" w:rsidP="00AB10FC">
      <w:r w:rsidRPr="008F3406">
        <w:rPr>
          <w:rStyle w:val="Entity"/>
        </w:rPr>
        <w:t>ShearDisplacementStructureDescription</w:t>
      </w:r>
      <w:r>
        <w:t xml:space="preserve">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AD44BE">
        <w:t>8.4.3.5</w:t>
      </w:r>
      <w:r>
        <w:fldChar w:fldCharType="end"/>
      </w:r>
      <w:r>
        <w:t xml:space="preserve"> by extending the abstract property block </w:t>
      </w:r>
      <w:r w:rsidRPr="008F3406">
        <w:rPr>
          <w:rStyle w:val="Entity"/>
        </w:rPr>
        <w:t>ShearDisplacementStructureAbstractDescription</w:t>
      </w:r>
      <w:r>
        <w:t>.</w:t>
      </w:r>
    </w:p>
    <w:p w14:paraId="30DEBDCB" w14:textId="316764EF" w:rsidR="00617E36" w:rsidRDefault="0095264C" w:rsidP="00617E36">
      <w:pPr>
        <w:keepNext/>
      </w:pPr>
      <w:r>
        <w:rPr>
          <w:noProof/>
          <w:lang w:val="en-CA" w:eastAsia="en-CA"/>
        </w:rPr>
        <w:lastRenderedPageBreak/>
        <w:drawing>
          <wp:inline distT="0" distB="0" distL="0" distR="0" wp14:anchorId="1ADF83B7" wp14:editId="79BB6E3F">
            <wp:extent cx="5486400" cy="4049757"/>
            <wp:effectExtent l="0" t="0" r="0" b="8255"/>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049757"/>
                    </a:xfrm>
                    <a:prstGeom prst="rect">
                      <a:avLst/>
                    </a:prstGeom>
                    <a:noFill/>
                    <a:ln>
                      <a:noFill/>
                    </a:ln>
                  </pic:spPr>
                </pic:pic>
              </a:graphicData>
            </a:graphic>
          </wp:inline>
        </w:drawing>
      </w:r>
    </w:p>
    <w:p w14:paraId="3149E471" w14:textId="070090BE" w:rsidR="00617E36" w:rsidRDefault="00617E36" w:rsidP="00617E36">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60</w:t>
      </w:r>
      <w:r w:rsidR="00673E83">
        <w:rPr>
          <w:noProof/>
        </w:rPr>
        <w:fldChar w:fldCharType="end"/>
      </w:r>
      <w:r>
        <w:t>: ShearDisplacementStructureDescription</w:t>
      </w:r>
      <w:r w:rsidR="008279FB">
        <w:t xml:space="preserve"> context diagram.</w:t>
      </w:r>
    </w:p>
    <w:p w14:paraId="584B105E" w14:textId="772909F4" w:rsidR="001B4102" w:rsidRPr="003A73F1" w:rsidRDefault="001B4102" w:rsidP="003A73F1">
      <w:pPr>
        <w:pStyle w:val="Titre5"/>
        <w:rPr>
          <w:lang w:val="en-CA"/>
        </w:rPr>
      </w:pPr>
      <w:bookmarkStart w:id="417" w:name="BKM_E32F3F79_7117_4294_86FD_A68126B03F62"/>
      <w:bookmarkEnd w:id="417"/>
      <w:r w:rsidRPr="001B4102">
        <w:rPr>
          <w:lang w:val="en-CA"/>
        </w:rPr>
        <w:t>deformationStyle</w:t>
      </w:r>
    </w:p>
    <w:p w14:paraId="52BFD03F" w14:textId="68911B0B" w:rsidR="001B4102" w:rsidRDefault="001B4102" w:rsidP="00D20646">
      <w:pPr>
        <w:rPr>
          <w:lang w:val="en-CA"/>
        </w:rPr>
      </w:pPr>
      <w:r>
        <w:rPr>
          <w:lang w:val="en-CA"/>
        </w:rPr>
        <w:t xml:space="preserve">The </w:t>
      </w:r>
      <w:r w:rsidRPr="008F3406">
        <w:rPr>
          <w:rStyle w:val="Entity"/>
        </w:rPr>
        <w:t>deformationStyle:DeformationStyleTerm</w:t>
      </w:r>
      <w:r>
        <w:rPr>
          <w:lang w:val="en-CA"/>
        </w:rPr>
        <w:t xml:space="preserve"> contain</w:t>
      </w:r>
      <w:r w:rsidR="003A73F1">
        <w:rPr>
          <w:lang w:val="en-CA"/>
        </w:rPr>
        <w:t>s</w:t>
      </w:r>
      <w:r>
        <w:rPr>
          <w:lang w:val="en-CA"/>
        </w:rPr>
        <w:t xml:space="preserve">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0D130A1B" w14:textId="7F3476EB" w:rsidR="001B4102" w:rsidRPr="003A73F1" w:rsidRDefault="001B4102" w:rsidP="00D20646">
      <w:pPr>
        <w:pStyle w:val="Titre5"/>
        <w:rPr>
          <w:lang w:val="en-CA"/>
        </w:rPr>
      </w:pPr>
      <w:r w:rsidRPr="001B4102">
        <w:rPr>
          <w:lang w:val="en-CA"/>
        </w:rPr>
        <w:t>planeOrientation</w:t>
      </w:r>
    </w:p>
    <w:p w14:paraId="44426849" w14:textId="38A23922" w:rsidR="001B4102" w:rsidRDefault="001B4102" w:rsidP="00D20646">
      <w:pPr>
        <w:rPr>
          <w:lang w:val="en-CA"/>
        </w:rPr>
      </w:pPr>
      <w:r>
        <w:rPr>
          <w:lang w:val="en-CA"/>
        </w:rPr>
        <w:t xml:space="preserve">The property </w:t>
      </w:r>
      <w:r w:rsidRPr="008F3406">
        <w:rPr>
          <w:rStyle w:val="Entity"/>
        </w:rPr>
        <w:t>planeOrientation:GSML_PlanarOrientation</w:t>
      </w:r>
      <w:r>
        <w:rPr>
          <w:lang w:val="en-CA"/>
        </w:rPr>
        <w:t xml:space="preserve"> contain</w:t>
      </w:r>
      <w:r w:rsidR="003A73F1">
        <w:rPr>
          <w:lang w:val="en-CA"/>
        </w:rPr>
        <w:t>s</w:t>
      </w:r>
      <w:r>
        <w:rPr>
          <w:lang w:val="en-CA"/>
        </w:rPr>
        <w:t xml:space="preserve"> a description </w:t>
      </w:r>
      <w:r w:rsidRPr="001B4102">
        <w:rPr>
          <w:lang w:val="en-CA"/>
        </w:rPr>
        <w:t xml:space="preserve">capturing the orientation of the </w:t>
      </w:r>
      <w:r>
        <w:rPr>
          <w:lang w:val="en-CA"/>
        </w:rPr>
        <w:t>structure’s plane.</w:t>
      </w:r>
    </w:p>
    <w:p w14:paraId="6316CB63" w14:textId="351F90CC" w:rsidR="001B4102" w:rsidRPr="003A73F1" w:rsidRDefault="001B4102" w:rsidP="00D20646">
      <w:pPr>
        <w:pStyle w:val="Titre5"/>
        <w:rPr>
          <w:lang w:val="en-CA"/>
        </w:rPr>
      </w:pPr>
      <w:r w:rsidRPr="00D970E9">
        <w:rPr>
          <w:lang w:val="en-CA"/>
        </w:rPr>
        <w:t>stPhysicalProperty</w:t>
      </w:r>
    </w:p>
    <w:p w14:paraId="0E6B94EF" w14:textId="7C20705F" w:rsidR="001B4102" w:rsidRDefault="001B4102" w:rsidP="00D20646">
      <w:pPr>
        <w:rPr>
          <w:lang w:val="en-CA"/>
        </w:rPr>
      </w:pPr>
      <w:r>
        <w:rPr>
          <w:lang w:val="en-CA"/>
        </w:rPr>
        <w:t xml:space="preserve">The property </w:t>
      </w:r>
      <w:r w:rsidRPr="008F3406">
        <w:rPr>
          <w:rStyle w:val="Entity"/>
        </w:rPr>
        <w:t>stPhysicalProperty:PhysicalDescription</w:t>
      </w:r>
      <w:r>
        <w:rPr>
          <w:lang w:val="en-CA"/>
        </w:rPr>
        <w:t xml:space="preserve"> contain</w:t>
      </w:r>
      <w:r w:rsidR="003A73F1">
        <w:rPr>
          <w:lang w:val="en-CA"/>
        </w:rPr>
        <w:t>s</w:t>
      </w:r>
      <w:r>
        <w:rPr>
          <w:lang w:val="en-CA"/>
        </w:rPr>
        <w:t xml:space="preserve"> value of generic physical properties </w:t>
      </w:r>
      <w:r w:rsidR="008F3406">
        <w:rPr>
          <w:lang w:val="en-CA"/>
        </w:rPr>
        <w:t>(</w:t>
      </w:r>
      <w:r w:rsidR="008F3406">
        <w:rPr>
          <w:lang w:val="en-CA"/>
        </w:rPr>
        <w:fldChar w:fldCharType="begin"/>
      </w:r>
      <w:r w:rsidR="008F3406">
        <w:rPr>
          <w:lang w:val="en-CA"/>
        </w:rPr>
        <w:instrText xml:space="preserve"> REF _Ref447104844 \r \h </w:instrText>
      </w:r>
      <w:r w:rsidR="008F3406">
        <w:rPr>
          <w:lang w:val="en-CA"/>
        </w:rPr>
      </w:r>
      <w:r w:rsidR="008F3406">
        <w:rPr>
          <w:lang w:val="en-CA"/>
        </w:rPr>
        <w:fldChar w:fldCharType="separate"/>
      </w:r>
      <w:r w:rsidR="00AD44BE">
        <w:rPr>
          <w:lang w:val="en-CA"/>
        </w:rPr>
        <w:t>8.5.2.11</w:t>
      </w:r>
      <w:r w:rsidR="008F3406">
        <w:rPr>
          <w:lang w:val="en-CA"/>
        </w:rPr>
        <w:fldChar w:fldCharType="end"/>
      </w:r>
      <w:r w:rsidR="008F3406">
        <w:rPr>
          <w:lang w:val="en-CA"/>
        </w:rPr>
        <w:t xml:space="preserve">) </w:t>
      </w:r>
      <w:r>
        <w:rPr>
          <w:lang w:val="en-CA"/>
        </w:rPr>
        <w:t>not addressed in this specification.</w:t>
      </w:r>
    </w:p>
    <w:p w14:paraId="16C26230" w14:textId="4787F2BB" w:rsidR="00CB339F" w:rsidRDefault="00CB339F" w:rsidP="00CB339F">
      <w:pPr>
        <w:pStyle w:val="Titre3"/>
      </w:pPr>
      <w:bookmarkStart w:id="418" w:name="BKM_76F0AF36_F011_4216_B99A_7C75820C7A2C"/>
      <w:bookmarkStart w:id="419" w:name="BKM_B13360B8_167E_4DA8_A7B7_EA7DCABE7993"/>
      <w:bookmarkStart w:id="420" w:name="_Toc458154230"/>
      <w:bookmarkEnd w:id="418"/>
      <w:bookmarkEnd w:id="419"/>
      <w:r>
        <w:t>Geologic Unit Details</w:t>
      </w:r>
      <w:bookmarkEnd w:id="420"/>
    </w:p>
    <w:p w14:paraId="0EEDACEA" w14:textId="77777777" w:rsidR="00CB339F" w:rsidRDefault="00CB339F" w:rsidP="00AB10FC"/>
    <w:p w14:paraId="54DF5947" w14:textId="0C36B6FE" w:rsidR="00FE753A" w:rsidRDefault="00CB339F" w:rsidP="00AB10FC">
      <w:r w:rsidRPr="00CB339F">
        <w:t xml:space="preserve">The </w:t>
      </w:r>
      <w:r w:rsidRPr="008F3406">
        <w:rPr>
          <w:rStyle w:val="Entity"/>
        </w:rPr>
        <w:t>GeologicUnitDetails</w:t>
      </w:r>
      <w:r w:rsidRPr="00CB339F">
        <w:t xml:space="preserve">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AD44BE">
        <w:t>8.4.1.3</w:t>
      </w:r>
      <w:r w:rsidR="00297011">
        <w:fldChar w:fldCharType="end"/>
      </w:r>
      <w:r w:rsidR="00297011">
        <w:t>)</w:t>
      </w:r>
      <w:r w:rsidRPr="00CB339F">
        <w:t>.</w:t>
      </w:r>
    </w:p>
    <w:p w14:paraId="47A20F63" w14:textId="3F1B2216" w:rsidR="00CB339F" w:rsidRDefault="0095264C" w:rsidP="00CB339F">
      <w:pPr>
        <w:keepNext/>
      </w:pPr>
      <w:r>
        <w:rPr>
          <w:noProof/>
          <w:lang w:val="en-CA" w:eastAsia="en-CA"/>
        </w:rPr>
        <w:lastRenderedPageBreak/>
        <w:drawing>
          <wp:inline distT="0" distB="0" distL="0" distR="0" wp14:anchorId="680742D4" wp14:editId="77BD9572">
            <wp:extent cx="3220720" cy="7041515"/>
            <wp:effectExtent l="0" t="0" r="0" b="6985"/>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20720" cy="7041515"/>
                    </a:xfrm>
                    <a:prstGeom prst="rect">
                      <a:avLst/>
                    </a:prstGeom>
                    <a:noFill/>
                    <a:ln>
                      <a:noFill/>
                    </a:ln>
                  </pic:spPr>
                </pic:pic>
              </a:graphicData>
            </a:graphic>
          </wp:inline>
        </w:drawing>
      </w:r>
    </w:p>
    <w:p w14:paraId="0BFCB1FE" w14:textId="4D1D3621" w:rsidR="00CB339F" w:rsidRDefault="00CB339F" w:rsidP="00CB339F">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61</w:t>
      </w:r>
      <w:r w:rsidR="00673E83">
        <w:rPr>
          <w:noProof/>
        </w:rPr>
        <w:fldChar w:fldCharType="end"/>
      </w:r>
      <w:r>
        <w:t>: GeologicUnitDetails</w:t>
      </w:r>
    </w:p>
    <w:p w14:paraId="7845201B" w14:textId="14FAF705" w:rsidR="00CB339F" w:rsidRDefault="00CB339F" w:rsidP="00CB339F">
      <w:pPr>
        <w:pStyle w:val="Titre4"/>
      </w:pPr>
      <w:r>
        <w:t>GeologicUnitDescription</w:t>
      </w:r>
    </w:p>
    <w:p w14:paraId="369CCE5F" w14:textId="77777777" w:rsidR="00CB339F" w:rsidRDefault="00CB339F" w:rsidP="00AB10FC"/>
    <w:p w14:paraId="4577D310" w14:textId="735997EA" w:rsidR="00CB339F" w:rsidRDefault="00297011" w:rsidP="00AB10FC">
      <w:r w:rsidRPr="008F3406">
        <w:rPr>
          <w:rStyle w:val="Entity"/>
        </w:rPr>
        <w:lastRenderedPageBreak/>
        <w:t>GeologicUnitDescription</w:t>
      </w:r>
      <w:r>
        <w:t xml:space="preserve">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AD44BE">
        <w:t>8.4.1.3</w:t>
      </w:r>
      <w:r>
        <w:fldChar w:fldCharType="end"/>
      </w:r>
      <w:r>
        <w:t>)</w:t>
      </w:r>
      <w:r w:rsidRPr="00CB339F">
        <w:t>.</w:t>
      </w:r>
    </w:p>
    <w:p w14:paraId="7B43DA20" w14:textId="1D1E3269" w:rsidR="00297011" w:rsidRPr="003A73F1" w:rsidRDefault="00297011" w:rsidP="00D20646">
      <w:pPr>
        <w:pStyle w:val="Titre5"/>
        <w:rPr>
          <w:lang w:val="en-CA"/>
        </w:rPr>
      </w:pPr>
      <w:bookmarkStart w:id="421" w:name="BKM_E8CC2926_B007_4DFB_997F_F78EC469DF9A"/>
      <w:bookmarkEnd w:id="421"/>
      <w:r w:rsidRPr="00297011">
        <w:rPr>
          <w:lang w:val="en-CA"/>
        </w:rPr>
        <w:t>bodyMorphology</w:t>
      </w:r>
    </w:p>
    <w:p w14:paraId="7513F6EE" w14:textId="0383EB85" w:rsidR="00297011" w:rsidRDefault="00297011" w:rsidP="00D20646">
      <w:pPr>
        <w:rPr>
          <w:lang w:val="en-CA"/>
        </w:rPr>
      </w:pPr>
      <w:r>
        <w:rPr>
          <w:lang w:val="en-CA"/>
        </w:rPr>
        <w:t xml:space="preserve">The </w:t>
      </w:r>
      <w:r w:rsidRPr="008F3406">
        <w:rPr>
          <w:rStyle w:val="Entity"/>
        </w:rPr>
        <w:t>bodyMorphology</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controlled vocabulary describing the </w:t>
      </w:r>
      <w:r w:rsidRPr="00297011">
        <w:rPr>
          <w:lang w:val="en-CA"/>
        </w:rPr>
        <w:t xml:space="preserve">geometry or form of a </w:t>
      </w:r>
      <w:r w:rsidRPr="008F3406">
        <w:rPr>
          <w:rStyle w:val="Entity"/>
        </w:rPr>
        <w:t>GeologicUnit</w:t>
      </w:r>
      <w:r w:rsidRPr="00297011">
        <w:rPr>
          <w:lang w:val="en-CA"/>
        </w:rPr>
        <w:t xml:space="preserve">.  Examples include: dike (dyke), cone, fan, sheet, etc. </w:t>
      </w:r>
      <w:r>
        <w:rPr>
          <w:lang w:val="en-CA"/>
        </w:rPr>
        <w:t>The m</w:t>
      </w:r>
      <w:r w:rsidRPr="00297011">
        <w:rPr>
          <w:lang w:val="en-CA"/>
        </w:rPr>
        <w:t>orphology is independent of the substance (</w:t>
      </w:r>
      <w:r w:rsidRPr="008F3406">
        <w:rPr>
          <w:rStyle w:val="Entity"/>
        </w:rPr>
        <w:t>EarthMaterial</w:t>
      </w:r>
      <w:r w:rsidRPr="00297011">
        <w:rPr>
          <w:lang w:val="en-CA"/>
        </w:rPr>
        <w:t xml:space="preserve">) that composes the </w:t>
      </w:r>
      <w:r w:rsidRPr="008F3406">
        <w:rPr>
          <w:rStyle w:val="Entity"/>
        </w:rPr>
        <w:t>GeologicUnit</w:t>
      </w:r>
      <w:r w:rsidRPr="00297011">
        <w:rPr>
          <w:lang w:val="en-CA"/>
        </w:rPr>
        <w:t xml:space="preserve"> or process that formed it.</w:t>
      </w:r>
    </w:p>
    <w:p w14:paraId="4CB2A0FC" w14:textId="7701CC37" w:rsidR="00297011" w:rsidRPr="003A73F1" w:rsidRDefault="00297011" w:rsidP="003A73F1">
      <w:pPr>
        <w:pStyle w:val="Titre5"/>
        <w:rPr>
          <w:lang w:val="en-CA"/>
        </w:rPr>
      </w:pPr>
      <w:r w:rsidRPr="00D970E9">
        <w:rPr>
          <w:lang w:val="en-CA"/>
        </w:rPr>
        <w:t>unitComposition</w:t>
      </w:r>
    </w:p>
    <w:p w14:paraId="7BD6B331" w14:textId="76EEFC4B" w:rsidR="00297011" w:rsidRDefault="00297011" w:rsidP="00D20646">
      <w:pPr>
        <w:rPr>
          <w:lang w:val="en-CA"/>
        </w:rPr>
      </w:pPr>
      <w:r>
        <w:rPr>
          <w:lang w:val="en-CA"/>
        </w:rPr>
        <w:t xml:space="preserve">The </w:t>
      </w:r>
      <w:r w:rsidRPr="008F3406">
        <w:rPr>
          <w:rStyle w:val="Entity"/>
        </w:rPr>
        <w:t>unitComposition</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83964F0" w14:textId="03AA8FF5" w:rsidR="00297011" w:rsidRPr="003A73F1" w:rsidRDefault="00297011" w:rsidP="00D20646">
      <w:pPr>
        <w:pStyle w:val="Titre5"/>
        <w:rPr>
          <w:lang w:val="en-CA"/>
        </w:rPr>
      </w:pPr>
      <w:r w:rsidRPr="00297011">
        <w:rPr>
          <w:lang w:val="en-CA"/>
        </w:rPr>
        <w:t>outcropCharacter</w:t>
      </w:r>
    </w:p>
    <w:p w14:paraId="40C3828C" w14:textId="4951C52D" w:rsidR="00297011" w:rsidRDefault="00297011" w:rsidP="00D20646">
      <w:pPr>
        <w:rPr>
          <w:lang w:val="en-CA"/>
        </w:rPr>
      </w:pPr>
      <w:r>
        <w:rPr>
          <w:lang w:val="en-CA"/>
        </w:rPr>
        <w:t xml:space="preserve">The property </w:t>
      </w:r>
      <w:r w:rsidRPr="008F3406">
        <w:rPr>
          <w:rStyle w:val="Entity"/>
        </w:rPr>
        <w:t>outcropCharacter</w:t>
      </w:r>
      <w:r>
        <w:rPr>
          <w:lang w:val="en-CA"/>
        </w:rPr>
        <w:t xml:space="preserve">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31F9C15B" w14:textId="6BFEEBF2" w:rsidR="00297011" w:rsidRPr="003A73F1" w:rsidRDefault="00297011" w:rsidP="00D20646">
      <w:pPr>
        <w:pStyle w:val="Titre5"/>
        <w:rPr>
          <w:lang w:val="en-CA"/>
        </w:rPr>
      </w:pPr>
      <w:r w:rsidRPr="00D970E9">
        <w:rPr>
          <w:lang w:val="en-CA"/>
        </w:rPr>
        <w:t>unitThickness</w:t>
      </w:r>
      <w:r>
        <w:rPr>
          <w:lang w:val="en-CA"/>
        </w:rPr>
        <w:t xml:space="preserve"> </w:t>
      </w:r>
    </w:p>
    <w:p w14:paraId="2ED0352E" w14:textId="77777777" w:rsidR="00EF5FC1" w:rsidRDefault="00297011" w:rsidP="00EF5FC1">
      <w:pPr>
        <w:rPr>
          <w:lang w:val="en-CA"/>
        </w:rPr>
      </w:pPr>
      <w:r>
        <w:rPr>
          <w:lang w:val="en-CA"/>
        </w:rPr>
        <w:t xml:space="preserve">The property </w:t>
      </w:r>
      <w:r w:rsidRPr="008F3406">
        <w:rPr>
          <w:rStyle w:val="Entity"/>
        </w:rPr>
        <w:t>unitThickness</w:t>
      </w:r>
      <w:r>
        <w:rPr>
          <w:lang w:val="en-CA"/>
        </w:rPr>
        <w:t xml:space="preserve"> (</w:t>
      </w:r>
      <w:r w:rsidR="00253146" w:rsidRPr="008F3406">
        <w:rPr>
          <w:rStyle w:val="Entity"/>
        </w:rPr>
        <w:t>SWE::Quantity</w:t>
      </w:r>
      <w:r w:rsidRPr="008F3406">
        <w:rPr>
          <w:rStyle w:val="Entity"/>
        </w:rPr>
        <w:t>Range</w:t>
      </w:r>
      <w:r>
        <w:rPr>
          <w:lang w:val="en-CA"/>
        </w:rPr>
        <w:t>) provide</w:t>
      </w:r>
      <w:r w:rsidR="003A73F1">
        <w:rPr>
          <w:lang w:val="en-CA"/>
        </w:rPr>
        <w:t>s</w:t>
      </w:r>
      <w:r>
        <w:rPr>
          <w:lang w:val="en-CA"/>
        </w:rPr>
        <w:t xml:space="preserve"> a value that represents the t</w:t>
      </w:r>
      <w:r w:rsidRPr="00297011">
        <w:rPr>
          <w:lang w:val="en-CA"/>
        </w:rPr>
        <w:t xml:space="preserve">ypical thickness of the geologic unit. </w:t>
      </w:r>
      <w:r>
        <w:rPr>
          <w:lang w:val="en-CA"/>
        </w:rPr>
        <w:t>It is a</w:t>
      </w:r>
      <w:r w:rsidRPr="00297011">
        <w:rPr>
          <w:lang w:val="en-CA"/>
        </w:rPr>
        <w:t>lways reported as a range.</w:t>
      </w:r>
    </w:p>
    <w:p w14:paraId="203C7EA5" w14:textId="0E98E55D" w:rsidR="00E97193" w:rsidRPr="00EF5FC1" w:rsidRDefault="00EF5FC1" w:rsidP="00D20646">
      <w:pPr>
        <w:pStyle w:val="Titre5"/>
        <w:rPr>
          <w:lang w:val="en-CA"/>
        </w:rPr>
      </w:pPr>
      <w:r>
        <w:rPr>
          <w:lang w:val="en-CA"/>
        </w:rPr>
        <w:t xml:space="preserve"> </w:t>
      </w:r>
      <w:r w:rsidR="00E97193">
        <w:rPr>
          <w:lang w:val="en-CA"/>
        </w:rPr>
        <w:t>b</w:t>
      </w:r>
      <w:r w:rsidR="00297011" w:rsidRPr="00D970E9">
        <w:rPr>
          <w:lang w:val="en-CA"/>
        </w:rPr>
        <w:t>edding</w:t>
      </w:r>
    </w:p>
    <w:p w14:paraId="0B9C9B62" w14:textId="1C82AF74" w:rsidR="00297011" w:rsidRDefault="00297011" w:rsidP="00D20646">
      <w:pPr>
        <w:rPr>
          <w:lang w:val="en-CA"/>
        </w:rPr>
      </w:pPr>
      <w:r>
        <w:rPr>
          <w:lang w:val="en-CA"/>
        </w:rPr>
        <w:t xml:space="preserve">The </w:t>
      </w:r>
      <w:r w:rsidRPr="008F3406">
        <w:rPr>
          <w:rStyle w:val="Entity"/>
        </w:rPr>
        <w:t>bedding:BeddingDescription</w:t>
      </w:r>
      <w:r>
        <w:rPr>
          <w:lang w:val="en-CA"/>
        </w:rPr>
        <w:t xml:space="preserve"> property report</w:t>
      </w:r>
      <w:r w:rsidR="00EF5FC1">
        <w:rPr>
          <w:lang w:val="en-CA"/>
        </w:rPr>
        <w:t>s</w:t>
      </w:r>
      <w:r>
        <w:rPr>
          <w:lang w:val="en-CA"/>
        </w:rPr>
        <w:t xml:space="preserve">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AD44BE">
        <w:rPr>
          <w:lang w:val="en-CA"/>
        </w:rPr>
        <w:t>8.5.5.2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Titre4"/>
      </w:pPr>
      <w:bookmarkStart w:id="422" w:name="BKM_BB58E692_A1AE_4D52_B50D_8A8583AB1BE4"/>
      <w:bookmarkStart w:id="423" w:name="BKM_31BF4296_6E8D_413D_AA94_37BAA601A4E2"/>
      <w:bookmarkStart w:id="424" w:name="BKM_0CE007A8_3CE4_4605_997D_014E0E71F898"/>
      <w:bookmarkStart w:id="425" w:name="BKM_4ACCDAB5_D34A_4312_AB32_2B6F03610F7A"/>
      <w:bookmarkStart w:id="426" w:name="_Ref440802024"/>
      <w:bookmarkEnd w:id="422"/>
      <w:bookmarkEnd w:id="423"/>
      <w:bookmarkEnd w:id="424"/>
      <w:bookmarkEnd w:id="425"/>
      <w:r>
        <w:t>BeddingDescription</w:t>
      </w:r>
      <w:bookmarkEnd w:id="426"/>
    </w:p>
    <w:p w14:paraId="30D66ADD" w14:textId="77777777" w:rsidR="006045F2" w:rsidRPr="006045F2" w:rsidRDefault="006045F2" w:rsidP="006045F2"/>
    <w:p w14:paraId="79D9664E" w14:textId="5751F0E1" w:rsidR="006045F2" w:rsidRDefault="00E97193" w:rsidP="00AB10FC">
      <w:r w:rsidRPr="008F3406">
        <w:rPr>
          <w:rStyle w:val="Entity"/>
        </w:rPr>
        <w:t>BeddingDescription</w:t>
      </w:r>
      <w:r>
        <w:t xml:space="preserve"> provide</w:t>
      </w:r>
      <w:r w:rsidR="00D331B1">
        <w:t>s</w:t>
      </w:r>
      <w:r>
        <w:t xml:space="preserve"> a detailed</w:t>
      </w:r>
      <w:r w:rsidR="006045F2" w:rsidRPr="006045F2">
        <w:t xml:space="preserve"> description of the bedding characteristics of a geologic unit.</w:t>
      </w:r>
    </w:p>
    <w:p w14:paraId="58E0D95D" w14:textId="0C94F408" w:rsidR="00E97193" w:rsidRPr="00093E54" w:rsidRDefault="00E97193" w:rsidP="00D20646">
      <w:pPr>
        <w:pStyle w:val="Titre5"/>
        <w:rPr>
          <w:lang w:val="en-CA"/>
        </w:rPr>
      </w:pPr>
      <w:bookmarkStart w:id="427" w:name="BKM_19472229_5BF0_45F8_BED6_B86B706423A9"/>
      <w:bookmarkEnd w:id="427"/>
      <w:r w:rsidRPr="00D970E9">
        <w:rPr>
          <w:lang w:val="en-CA"/>
        </w:rPr>
        <w:t>beddingPattern</w:t>
      </w:r>
    </w:p>
    <w:p w14:paraId="2CDC152D" w14:textId="72D7A751" w:rsidR="00D1762E" w:rsidRDefault="00E97193" w:rsidP="00D20646">
      <w:pPr>
        <w:rPr>
          <w:lang w:val="en-CA"/>
        </w:rPr>
      </w:pPr>
      <w:r>
        <w:rPr>
          <w:lang w:val="en-CA"/>
        </w:rPr>
        <w:t xml:space="preserve">The property </w:t>
      </w:r>
      <w:r w:rsidRPr="008F3406">
        <w:rPr>
          <w:rStyle w:val="Entity"/>
        </w:rPr>
        <w:t>beddingPattern</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60066019" w14:textId="5FEF92E2" w:rsidR="00336ECD" w:rsidRPr="00093E54" w:rsidRDefault="00D1762E" w:rsidP="00D20646">
      <w:pPr>
        <w:pStyle w:val="Titre5"/>
        <w:rPr>
          <w:lang w:val="en-CA"/>
        </w:rPr>
      </w:pPr>
      <w:r w:rsidRPr="00D1762E">
        <w:rPr>
          <w:lang w:val="en-CA"/>
        </w:rPr>
        <w:t>beddingStyle</w:t>
      </w:r>
    </w:p>
    <w:p w14:paraId="0BAB2450" w14:textId="5FF06FAB" w:rsidR="00D1762E" w:rsidRDefault="00D1762E" w:rsidP="00D20646">
      <w:pPr>
        <w:rPr>
          <w:lang w:val="en-CA"/>
        </w:rPr>
      </w:pPr>
      <w:r>
        <w:rPr>
          <w:lang w:val="en-CA"/>
        </w:rPr>
        <w:t xml:space="preserve">The property </w:t>
      </w:r>
      <w:r w:rsidRPr="008F3406">
        <w:rPr>
          <w:rStyle w:val="Entity"/>
        </w:rPr>
        <w:t>beddingStyle</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00336ECD" w:rsidRPr="00336ECD">
        <w:rPr>
          <w:lang w:val="en-CA"/>
        </w:rPr>
        <w:t xml:space="preserve">specifying the style of bedding in a stratified geologic unit (e.g. lenticular, irregular, planar, vague, </w:t>
      </w:r>
      <w:r w:rsidR="008F3406" w:rsidRPr="00336ECD">
        <w:rPr>
          <w:lang w:val="en-CA"/>
        </w:rPr>
        <w:t>and massive</w:t>
      </w:r>
      <w:r w:rsidR="00336ECD" w:rsidRPr="00336ECD">
        <w:rPr>
          <w:lang w:val="en-CA"/>
        </w:rPr>
        <w:t>)</w:t>
      </w:r>
      <w:r w:rsidR="00336ECD">
        <w:rPr>
          <w:lang w:val="en-CA"/>
        </w:rPr>
        <w:t>.</w:t>
      </w:r>
    </w:p>
    <w:p w14:paraId="0486BD06" w14:textId="52E7354F" w:rsidR="00336ECD" w:rsidRPr="00093E54" w:rsidRDefault="00336ECD" w:rsidP="00D20646">
      <w:pPr>
        <w:pStyle w:val="Titre5"/>
        <w:rPr>
          <w:lang w:val="en-CA"/>
        </w:rPr>
      </w:pPr>
      <w:r w:rsidRPr="00336ECD">
        <w:rPr>
          <w:lang w:val="en-CA"/>
        </w:rPr>
        <w:t>beddingThickness</w:t>
      </w:r>
    </w:p>
    <w:p w14:paraId="5E11BC67" w14:textId="3E69E17C" w:rsidR="00336ECD" w:rsidRDefault="00336ECD" w:rsidP="00D20646">
      <w:pPr>
        <w:rPr>
          <w:lang w:val="en-CA"/>
        </w:rPr>
      </w:pPr>
      <w:r>
        <w:rPr>
          <w:lang w:val="en-CA"/>
        </w:rPr>
        <w:lastRenderedPageBreak/>
        <w:t xml:space="preserve">The property </w:t>
      </w:r>
      <w:r w:rsidRPr="008F3406">
        <w:rPr>
          <w:rStyle w:val="Entity"/>
        </w:rPr>
        <w:t>beddingThickness</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Pr="00336ECD">
        <w:rPr>
          <w:lang w:val="en-CA"/>
        </w:rPr>
        <w:t>characterizing the thickness of bedding in the unit.</w:t>
      </w:r>
    </w:p>
    <w:p w14:paraId="56D8292E" w14:textId="3F53894E" w:rsidR="00FE43AC" w:rsidRDefault="00FE43AC" w:rsidP="00FE43AC">
      <w:pPr>
        <w:pStyle w:val="Titre3"/>
      </w:pPr>
      <w:bookmarkStart w:id="428" w:name="BKM_B8E145AE_8356_455D_8AF6_DD01E80B774C"/>
      <w:bookmarkStart w:id="429" w:name="BKM_8FB90A67_2503_406F_8326_44811B80D96C"/>
      <w:bookmarkStart w:id="430" w:name="BKM_32D036C1_ECEB_4E0E_8D49_567109DB3963"/>
      <w:bookmarkStart w:id="431" w:name="_Toc458154231"/>
      <w:bookmarkEnd w:id="428"/>
      <w:bookmarkEnd w:id="429"/>
      <w:bookmarkEnd w:id="430"/>
      <w:r>
        <w:t>GeoSciML extension vocabularies</w:t>
      </w:r>
      <w:bookmarkEnd w:id="431"/>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AD44BE">
        <w:t xml:space="preserve">Table </w:t>
      </w:r>
      <w:r w:rsidR="00AD44BE">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Lgende"/>
        <w:keepNext/>
      </w:pPr>
      <w:bookmarkStart w:id="432" w:name="_Ref433004816"/>
      <w:r>
        <w:t xml:space="preserve">Table </w:t>
      </w:r>
      <w:r w:rsidR="00415E41">
        <w:fldChar w:fldCharType="begin"/>
      </w:r>
      <w:r w:rsidR="00415E41">
        <w:instrText xml:space="preserve"> SEQ Table \* ARABIC </w:instrText>
      </w:r>
      <w:r w:rsidR="00415E41">
        <w:fldChar w:fldCharType="separate"/>
      </w:r>
      <w:r w:rsidR="00AD44BE">
        <w:rPr>
          <w:noProof/>
        </w:rPr>
        <w:t>5</w:t>
      </w:r>
      <w:r w:rsidR="00415E41">
        <w:fldChar w:fldCharType="end"/>
      </w:r>
      <w:bookmarkEnd w:id="432"/>
      <w:r>
        <w:t xml:space="preserve"> : GeoSciML vocabularies</w:t>
      </w:r>
      <w:r w:rsidR="008279FB">
        <w:t>.</w:t>
      </w:r>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2518"/>
        <w:gridCol w:w="6338"/>
      </w:tblGrid>
      <w:tr w:rsidR="00FE43AC" w:rsidRPr="008F3406" w14:paraId="2D9E3680" w14:textId="77777777" w:rsidTr="008F3406">
        <w:tc>
          <w:tcPr>
            <w:tcW w:w="2518" w:type="dxa"/>
            <w:tcBorders>
              <w:top w:val="nil"/>
              <w:bottom w:val="single" w:sz="8" w:space="0" w:color="000000"/>
            </w:tcBorders>
            <w:shd w:val="clear" w:color="auto" w:fill="auto"/>
          </w:tcPr>
          <w:p w14:paraId="491BB4D1" w14:textId="36A16FA2"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Vocabulary</w:t>
            </w:r>
          </w:p>
        </w:tc>
        <w:tc>
          <w:tcPr>
            <w:tcW w:w="6338" w:type="dxa"/>
            <w:tcBorders>
              <w:top w:val="nil"/>
              <w:bottom w:val="single" w:sz="8" w:space="0" w:color="000000"/>
            </w:tcBorders>
            <w:shd w:val="clear" w:color="auto" w:fill="auto"/>
          </w:tcPr>
          <w:p w14:paraId="46F484FA" w14:textId="6A44630E"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Description</w:t>
            </w:r>
          </w:p>
        </w:tc>
      </w:tr>
      <w:tr w:rsidR="000A793F" w:rsidRPr="008F3406" w14:paraId="73DC6493" w14:textId="77777777" w:rsidTr="008F3406">
        <w:tc>
          <w:tcPr>
            <w:tcW w:w="2518" w:type="dxa"/>
            <w:shd w:val="clear" w:color="auto" w:fill="C0C0C0"/>
          </w:tcPr>
          <w:p w14:paraId="299D9183" w14:textId="205C4F23"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GeologicRelationshipTerm</w:t>
            </w:r>
          </w:p>
        </w:tc>
        <w:tc>
          <w:tcPr>
            <w:tcW w:w="6338" w:type="dxa"/>
            <w:shd w:val="clear" w:color="auto" w:fill="C0C0C0"/>
          </w:tcPr>
          <w:p w14:paraId="1CE40D3B" w14:textId="05C587C4" w:rsidR="00FE43AC" w:rsidRPr="008F3406" w:rsidRDefault="00FE43AC" w:rsidP="00AB10FC">
            <w:pPr>
              <w:rPr>
                <w:rFonts w:ascii="Consolas" w:hAnsi="Consolas" w:cs="Consolas"/>
                <w:color w:val="000000"/>
                <w:sz w:val="18"/>
                <w:szCs w:val="18"/>
                <w:lang w:val="en-CA"/>
              </w:rPr>
            </w:pPr>
            <w:r w:rsidRPr="008F3406">
              <w:rPr>
                <w:rFonts w:ascii="Consolas" w:hAnsi="Consolas" w:cs="Consolas"/>
                <w:color w:val="000000"/>
                <w:sz w:val="18"/>
                <w:szCs w:val="18"/>
                <w:lang w:val="en-CA"/>
              </w:rPr>
              <w:t>Refers to a vocabulary of terms describing a relationships between geologic features or objects</w:t>
            </w:r>
            <w:r w:rsidR="008279FB" w:rsidRPr="008F3406">
              <w:rPr>
                <w:rFonts w:ascii="Consolas" w:hAnsi="Consolas" w:cs="Consolas"/>
                <w:color w:val="000000"/>
                <w:sz w:val="18"/>
                <w:szCs w:val="18"/>
                <w:lang w:val="en-CA"/>
              </w:rPr>
              <w:t>.</w:t>
            </w:r>
          </w:p>
        </w:tc>
      </w:tr>
      <w:tr w:rsidR="00FE43AC" w:rsidRPr="008F3406" w14:paraId="318C2F8F" w14:textId="77777777" w:rsidTr="008F3406">
        <w:tc>
          <w:tcPr>
            <w:tcW w:w="2518" w:type="dxa"/>
            <w:shd w:val="clear" w:color="auto" w:fill="auto"/>
          </w:tcPr>
          <w:p w14:paraId="690B5AEE" w14:textId="4EF1E00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RelationRoleTerm</w:t>
            </w:r>
          </w:p>
        </w:tc>
        <w:tc>
          <w:tcPr>
            <w:tcW w:w="6338" w:type="dxa"/>
            <w:shd w:val="clear" w:color="auto" w:fill="auto"/>
          </w:tcPr>
          <w:p w14:paraId="73AC3C24" w14:textId="05F61FC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roles played by geologic features or objects in a geologic relationship</w:t>
            </w:r>
            <w:r w:rsidR="008279FB" w:rsidRPr="008F3406">
              <w:rPr>
                <w:rFonts w:ascii="Consolas" w:hAnsi="Consolas" w:cs="Consolas"/>
                <w:color w:val="000000"/>
                <w:sz w:val="18"/>
                <w:szCs w:val="18"/>
              </w:rPr>
              <w:t>.</w:t>
            </w:r>
          </w:p>
        </w:tc>
      </w:tr>
      <w:tr w:rsidR="000A793F" w:rsidRPr="008F3406" w14:paraId="06E73D59" w14:textId="77777777" w:rsidTr="008F3406">
        <w:tc>
          <w:tcPr>
            <w:tcW w:w="2518" w:type="dxa"/>
            <w:shd w:val="clear" w:color="auto" w:fill="C0C0C0"/>
          </w:tcPr>
          <w:p w14:paraId="6A094BCD" w14:textId="3684DC52"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AlterationTypeTerm</w:t>
            </w:r>
          </w:p>
        </w:tc>
        <w:tc>
          <w:tcPr>
            <w:tcW w:w="6338" w:type="dxa"/>
            <w:shd w:val="clear" w:color="auto" w:fill="C0C0C0"/>
          </w:tcPr>
          <w:p w14:paraId="01ADE2ED" w14:textId="43BF4976"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8F3406" w14:paraId="598B3102" w14:textId="77777777" w:rsidTr="008F3406">
        <w:tc>
          <w:tcPr>
            <w:tcW w:w="2518" w:type="dxa"/>
            <w:shd w:val="clear" w:color="auto" w:fill="auto"/>
          </w:tcPr>
          <w:p w14:paraId="702928FE" w14:textId="5CEF5CA9" w:rsidR="00FE43AC" w:rsidRPr="008F3406" w:rsidRDefault="00FE43AC" w:rsidP="00AB10FC">
            <w:pPr>
              <w:rPr>
                <w:rFonts w:ascii="Consolas" w:hAnsi="Consolas" w:cs="Consolas"/>
                <w:b/>
                <w:bCs/>
                <w:color w:val="000000"/>
                <w:sz w:val="18"/>
                <w:szCs w:val="18"/>
                <w:lang w:val="en-CA"/>
              </w:rPr>
            </w:pPr>
            <w:r w:rsidRPr="008F3406">
              <w:rPr>
                <w:rFonts w:ascii="Consolas" w:hAnsi="Consolas" w:cs="Consolas"/>
                <w:b/>
                <w:bCs/>
                <w:color w:val="000000"/>
                <w:sz w:val="18"/>
                <w:szCs w:val="18"/>
              </w:rPr>
              <w:t>ConstituentPartRoleTerm</w:t>
            </w:r>
          </w:p>
        </w:tc>
        <w:tc>
          <w:tcPr>
            <w:tcW w:w="6338" w:type="dxa"/>
            <w:shd w:val="clear" w:color="auto" w:fill="auto"/>
          </w:tcPr>
          <w:p w14:paraId="761688CE" w14:textId="0C66F11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role played by a constituent part of a compound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matrix, phenocryst)</w:t>
            </w:r>
            <w:r w:rsidR="008279FB" w:rsidRPr="008F3406">
              <w:rPr>
                <w:rFonts w:ascii="Consolas" w:hAnsi="Consolas" w:cs="Consolas"/>
                <w:color w:val="000000"/>
                <w:sz w:val="18"/>
                <w:szCs w:val="18"/>
              </w:rPr>
              <w:t>.</w:t>
            </w:r>
          </w:p>
        </w:tc>
      </w:tr>
      <w:tr w:rsidR="000A793F" w:rsidRPr="008F3406" w14:paraId="0F45BD13" w14:textId="77777777" w:rsidTr="008F3406">
        <w:tc>
          <w:tcPr>
            <w:tcW w:w="2518" w:type="dxa"/>
            <w:shd w:val="clear" w:color="auto" w:fill="C0C0C0"/>
          </w:tcPr>
          <w:p w14:paraId="4BE40267" w14:textId="5DC6E4B7"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FabricTypeTerm</w:t>
            </w:r>
          </w:p>
        </w:tc>
        <w:tc>
          <w:tcPr>
            <w:tcW w:w="6338" w:type="dxa"/>
            <w:shd w:val="clear" w:color="auto" w:fill="C0C0C0"/>
          </w:tcPr>
          <w:p w14:paraId="053CF9BF" w14:textId="5280E56E"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fabric present</w:t>
            </w:r>
            <w:r w:rsidR="008279FB" w:rsidRPr="008F3406">
              <w:rPr>
                <w:rFonts w:ascii="Consolas" w:hAnsi="Consolas" w:cs="Consolas"/>
                <w:color w:val="000000"/>
                <w:sz w:val="18"/>
                <w:szCs w:val="18"/>
              </w:rPr>
              <w:t>.</w:t>
            </w:r>
          </w:p>
        </w:tc>
      </w:tr>
      <w:tr w:rsidR="00FE43AC" w:rsidRPr="008F3406" w14:paraId="62E8ADB8" w14:textId="77777777" w:rsidTr="008F3406">
        <w:tc>
          <w:tcPr>
            <w:tcW w:w="2518" w:type="dxa"/>
            <w:shd w:val="clear" w:color="auto" w:fill="auto"/>
          </w:tcPr>
          <w:p w14:paraId="01734D96" w14:textId="6A0C5B57" w:rsidR="00FE43AC" w:rsidRPr="008F3406" w:rsidRDefault="00FE43AC" w:rsidP="00FE43AC">
            <w:pPr>
              <w:rPr>
                <w:rFonts w:ascii="Consolas" w:hAnsi="Consolas" w:cs="Consolas"/>
                <w:b/>
                <w:bCs/>
                <w:color w:val="000000"/>
                <w:sz w:val="18"/>
                <w:szCs w:val="18"/>
              </w:rPr>
            </w:pPr>
            <w:r w:rsidRPr="008F3406">
              <w:rPr>
                <w:rFonts w:ascii="Consolas" w:hAnsi="Consolas" w:cs="Consolas"/>
                <w:b/>
                <w:bCs/>
                <w:color w:val="000000"/>
                <w:sz w:val="18"/>
                <w:szCs w:val="18"/>
              </w:rPr>
              <w:t>MineralNameTerm</w:t>
            </w:r>
          </w:p>
        </w:tc>
        <w:tc>
          <w:tcPr>
            <w:tcW w:w="6338" w:type="dxa"/>
            <w:shd w:val="clear" w:color="auto" w:fill="auto"/>
          </w:tcPr>
          <w:p w14:paraId="3F741223" w14:textId="35EE85AD"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mineral names</w:t>
            </w:r>
            <w:r w:rsidR="008279FB" w:rsidRPr="008F3406">
              <w:rPr>
                <w:rFonts w:ascii="Consolas" w:hAnsi="Consolas" w:cs="Consolas"/>
                <w:color w:val="000000"/>
                <w:sz w:val="18"/>
                <w:szCs w:val="18"/>
              </w:rPr>
              <w:t>.</w:t>
            </w:r>
          </w:p>
        </w:tc>
      </w:tr>
      <w:tr w:rsidR="000A793F" w:rsidRPr="008F3406" w14:paraId="7A414FDB" w14:textId="77777777" w:rsidTr="008F3406">
        <w:tc>
          <w:tcPr>
            <w:tcW w:w="2518" w:type="dxa"/>
            <w:shd w:val="clear" w:color="auto" w:fill="C0C0C0"/>
          </w:tcPr>
          <w:p w14:paraId="135D4B75" w14:textId="6C7DFC2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ParticleTypeTerm</w:t>
            </w:r>
          </w:p>
        </w:tc>
        <w:tc>
          <w:tcPr>
            <w:tcW w:w="6338" w:type="dxa"/>
            <w:shd w:val="clear" w:color="auto" w:fill="C0C0C0"/>
          </w:tcPr>
          <w:p w14:paraId="7D247249" w14:textId="4ACFB027"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particle in the compound earth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bioclast, phenocryst, pyroclast)</w:t>
            </w:r>
            <w:r w:rsidR="008279FB" w:rsidRPr="008F3406">
              <w:rPr>
                <w:rFonts w:ascii="Consolas" w:hAnsi="Consolas" w:cs="Consolas"/>
                <w:color w:val="000000"/>
                <w:sz w:val="18"/>
                <w:szCs w:val="18"/>
              </w:rPr>
              <w:t>.</w:t>
            </w:r>
          </w:p>
        </w:tc>
      </w:tr>
      <w:tr w:rsidR="00FE43AC" w:rsidRPr="008F3406" w14:paraId="2F7F49AF" w14:textId="77777777" w:rsidTr="008F3406">
        <w:tc>
          <w:tcPr>
            <w:tcW w:w="2518" w:type="dxa"/>
            <w:shd w:val="clear" w:color="auto" w:fill="auto"/>
          </w:tcPr>
          <w:p w14:paraId="192C35DB" w14:textId="27B50D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PhysicalPropertyTerm</w:t>
            </w:r>
          </w:p>
        </w:tc>
        <w:tc>
          <w:tcPr>
            <w:tcW w:w="6338" w:type="dxa"/>
            <w:shd w:val="clear" w:color="auto" w:fill="auto"/>
          </w:tcPr>
          <w:p w14:paraId="501ACEE0" w14:textId="2A557FB1"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physical property types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density, porosity, magnetic susceptibility, magnetic remanence, conductivity,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r w:rsidR="000A793F" w:rsidRPr="008F3406" w14:paraId="77A0E095" w14:textId="77777777" w:rsidTr="008F3406">
        <w:tc>
          <w:tcPr>
            <w:tcW w:w="2518" w:type="dxa"/>
            <w:shd w:val="clear" w:color="auto" w:fill="C0C0C0"/>
          </w:tcPr>
          <w:p w14:paraId="413A7E0A" w14:textId="00A91475"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DeformationStyleTerm</w:t>
            </w:r>
          </w:p>
        </w:tc>
        <w:tc>
          <w:tcPr>
            <w:tcW w:w="6338" w:type="dxa"/>
            <w:shd w:val="clear" w:color="auto" w:fill="C0C0C0"/>
          </w:tcPr>
          <w:p w14:paraId="7C0219B3" w14:textId="63DB02C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A controlled vocabulary of terms describing the style of deformation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brittle, ductile).</w:t>
            </w:r>
          </w:p>
        </w:tc>
      </w:tr>
      <w:tr w:rsidR="00FE43AC" w:rsidRPr="008F3406" w14:paraId="2C4231E8" w14:textId="77777777" w:rsidTr="008F3406">
        <w:tc>
          <w:tcPr>
            <w:tcW w:w="2518" w:type="dxa"/>
            <w:shd w:val="clear" w:color="auto" w:fill="auto"/>
          </w:tcPr>
          <w:p w14:paraId="71D4BE5E" w14:textId="39A9BB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LineationTypeTerm</w:t>
            </w:r>
          </w:p>
        </w:tc>
        <w:tc>
          <w:tcPr>
            <w:tcW w:w="6338" w:type="dxa"/>
            <w:shd w:val="clear" w:color="auto" w:fill="auto"/>
          </w:tcPr>
          <w:p w14:paraId="0998214D" w14:textId="6D80D57C" w:rsidR="00FE43AC" w:rsidRPr="008F3406" w:rsidRDefault="00FE43AC" w:rsidP="00935765">
            <w:pPr>
              <w:tabs>
                <w:tab w:val="left" w:pos="3546"/>
              </w:tabs>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8F3406" w14:paraId="09EF80BD" w14:textId="77777777" w:rsidTr="008F3406">
        <w:tc>
          <w:tcPr>
            <w:tcW w:w="2518" w:type="dxa"/>
            <w:shd w:val="clear" w:color="auto" w:fill="C0C0C0"/>
          </w:tcPr>
          <w:p w14:paraId="02816E32" w14:textId="50D78AC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MovementSenseTerm</w:t>
            </w:r>
          </w:p>
        </w:tc>
        <w:tc>
          <w:tcPr>
            <w:tcW w:w="6338" w:type="dxa"/>
            <w:shd w:val="clear" w:color="auto" w:fill="C0C0C0"/>
          </w:tcPr>
          <w:p w14:paraId="3A6D30A2" w14:textId="42A45290"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sense of movement on a shear displacement structure</w:t>
            </w:r>
            <w:r w:rsidR="008279FB" w:rsidRPr="008F3406">
              <w:rPr>
                <w:rFonts w:ascii="Consolas" w:hAnsi="Consolas" w:cs="Consolas"/>
                <w:color w:val="000000"/>
                <w:sz w:val="18"/>
                <w:szCs w:val="18"/>
              </w:rPr>
              <w:t>.</w:t>
            </w:r>
          </w:p>
        </w:tc>
      </w:tr>
      <w:tr w:rsidR="00FE43AC" w:rsidRPr="008F3406" w14:paraId="3EBA984D" w14:textId="77777777" w:rsidTr="008F3406">
        <w:tc>
          <w:tcPr>
            <w:tcW w:w="2518" w:type="dxa"/>
            <w:shd w:val="clear" w:color="auto" w:fill="auto"/>
          </w:tcPr>
          <w:p w14:paraId="442A7A86" w14:textId="0E20384C"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lastRenderedPageBreak/>
              <w:t>MovementTypeTerm</w:t>
            </w:r>
          </w:p>
        </w:tc>
        <w:tc>
          <w:tcPr>
            <w:tcW w:w="6338" w:type="dxa"/>
            <w:shd w:val="clear" w:color="auto" w:fill="auto"/>
          </w:tcPr>
          <w:p w14:paraId="2CAB326F" w14:textId="29585E8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 xml:space="preserve">Refers to a vocabulary of terms describing the type of </w:t>
            </w:r>
            <w:r w:rsidR="004D38A0" w:rsidRPr="008F3406">
              <w:rPr>
                <w:rFonts w:ascii="Consolas" w:hAnsi="Consolas" w:cs="Consolas"/>
                <w:color w:val="000000"/>
                <w:sz w:val="18"/>
                <w:szCs w:val="18"/>
              </w:rPr>
              <w:t>movement (e.g.</w:t>
            </w:r>
            <w:r w:rsidRPr="008F3406">
              <w:rPr>
                <w:rFonts w:ascii="Consolas" w:hAnsi="Consolas" w:cs="Consolas"/>
                <w:color w:val="000000"/>
                <w:sz w:val="18"/>
                <w:szCs w:val="18"/>
              </w:rPr>
              <w:t>, dip-slip, strike-slip)</w:t>
            </w:r>
            <w:r w:rsidR="008279FB" w:rsidRPr="008F3406">
              <w:rPr>
                <w:rFonts w:ascii="Consolas" w:hAnsi="Consolas" w:cs="Consolas"/>
                <w:color w:val="000000"/>
                <w:sz w:val="18"/>
                <w:szCs w:val="18"/>
              </w:rPr>
              <w:t>.</w:t>
            </w:r>
          </w:p>
        </w:tc>
      </w:tr>
      <w:tr w:rsidR="000A793F" w:rsidRPr="008F3406" w14:paraId="6C1B54E8" w14:textId="77777777" w:rsidTr="008F3406">
        <w:tc>
          <w:tcPr>
            <w:tcW w:w="2518" w:type="dxa"/>
            <w:shd w:val="clear" w:color="auto" w:fill="C0C0C0"/>
          </w:tcPr>
          <w:p w14:paraId="1771A2DC" w14:textId="4AD639E1"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NonDirectionalStructureTypeTerm</w:t>
            </w:r>
          </w:p>
        </w:tc>
        <w:tc>
          <w:tcPr>
            <w:tcW w:w="6338" w:type="dxa"/>
            <w:shd w:val="clear" w:color="auto" w:fill="C0C0C0"/>
          </w:tcPr>
          <w:p w14:paraId="7D818013" w14:textId="277054B8" w:rsidR="00FE43AC" w:rsidRPr="008F3406" w:rsidRDefault="00FE43AC" w:rsidP="00935765">
            <w:pPr>
              <w:tabs>
                <w:tab w:val="left" w:pos="3668"/>
              </w:tabs>
              <w:rPr>
                <w:rFonts w:ascii="Consolas" w:hAnsi="Consolas" w:cs="Consolas"/>
                <w:color w:val="000000"/>
                <w:sz w:val="18"/>
                <w:szCs w:val="18"/>
              </w:rPr>
            </w:pPr>
            <w:r w:rsidRPr="008F3406">
              <w:rPr>
                <w:rFonts w:ascii="Consolas" w:hAnsi="Consolas" w:cs="Consolas"/>
                <w:color w:val="000000"/>
                <w:sz w:val="18"/>
                <w:szCs w:val="18"/>
              </w:rPr>
              <w:t>Refers to a vocabulary of terms describing types of non-directional structures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miarolitic cavity, flame structure, load cast, shatter cone, trace fossil, fossil mold,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41AF59EF" w:rsidR="003666A1" w:rsidRDefault="003666A1" w:rsidP="003666A1">
      <w:pPr>
        <w:pStyle w:val="Titre2"/>
        <w:rPr>
          <w:lang w:val="en-CA"/>
        </w:rPr>
      </w:pPr>
      <w:bookmarkStart w:id="433" w:name="_Ref432948522"/>
      <w:bookmarkStart w:id="434" w:name="_Toc458154232"/>
      <w:r w:rsidRPr="00D12552">
        <w:rPr>
          <w:lang w:val="en-CA"/>
        </w:rPr>
        <w:lastRenderedPageBreak/>
        <w:t xml:space="preserve">GeoSciML </w:t>
      </w:r>
      <w:r>
        <w:rPr>
          <w:lang w:val="en-CA"/>
        </w:rPr>
        <w:t>GeologicTime</w:t>
      </w:r>
      <w:r w:rsidRPr="00D12552">
        <w:rPr>
          <w:lang w:val="en-CA"/>
        </w:rPr>
        <w:t xml:space="preserve"> Requirements </w:t>
      </w:r>
      <w:bookmarkEnd w:id="433"/>
      <w:r w:rsidR="004D38A0" w:rsidRPr="00D12552">
        <w:rPr>
          <w:lang w:val="en-CA"/>
        </w:rPr>
        <w:t>Class</w:t>
      </w:r>
      <w:r w:rsidR="004D38A0">
        <w:rPr>
          <w:lang w:val="en-CA"/>
        </w:rPr>
        <w:t xml:space="preserve"> </w:t>
      </w:r>
      <w:r w:rsidR="004D38A0">
        <w:t>(</w:t>
      </w:r>
      <w:r w:rsidR="00052694">
        <w:t>Normative)</w:t>
      </w:r>
      <w:bookmarkEnd w:id="434"/>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3A362773" w:rsidR="00501FA1"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7F7C639A" w:rsidR="00513449" w:rsidRPr="00513449" w:rsidRDefault="00513449" w:rsidP="00FA4FE3">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30BC73F0"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/req/gsml4-timescale/</w:t>
            </w:r>
            <w:r w:rsidR="007078B0">
              <w:rPr>
                <w:rFonts w:ascii="Calibri" w:eastAsia="MS Mincho" w:hAnsi="Calibri"/>
                <w:b/>
                <w:sz w:val="20"/>
                <w:szCs w:val="20"/>
                <w:lang w:val="en-CA"/>
              </w:rPr>
              <w:t>start</w:t>
            </w:r>
            <w:r w:rsidRPr="00513449">
              <w:rPr>
                <w:rFonts w:ascii="Calibri" w:eastAsia="MS Mincho" w:hAnsi="Calibri"/>
                <w:b/>
                <w:sz w:val="20"/>
                <w:szCs w:val="20"/>
                <w:lang w:val="en-CA"/>
              </w:rPr>
              <w:t xml:space="preserve"> </w:t>
            </w:r>
          </w:p>
          <w:p w14:paraId="3920242F" w14:textId="6F77C110" w:rsidR="00513449" w:rsidRPr="00402582" w:rsidRDefault="007078B0" w:rsidP="00513449">
            <w:pPr>
              <w:spacing w:before="100" w:beforeAutospacing="1" w:after="100" w:afterAutospacing="1" w:line="230" w:lineRule="atLeast"/>
              <w:rPr>
                <w:rFonts w:ascii="Calibri" w:eastAsia="MS Mincho" w:hAnsi="Calibri"/>
                <w:sz w:val="20"/>
                <w:szCs w:val="20"/>
                <w:lang w:val="en-CA"/>
              </w:rPr>
            </w:pPr>
            <w:r>
              <w:rPr>
                <w:rFonts w:ascii="Calibri" w:eastAsia="MS Mincho" w:hAnsi="Calibri"/>
                <w:sz w:val="20"/>
                <w:szCs w:val="20"/>
                <w:lang w:val="en-CA"/>
              </w:rPr>
              <w:t>The start TimeOrdinalEraBoundary SHALL refer to the oldest boundary</w:t>
            </w:r>
          </w:p>
        </w:tc>
      </w:tr>
    </w:tbl>
    <w:p w14:paraId="4A31815E" w14:textId="77777777" w:rsidR="00513449" w:rsidRDefault="00513449" w:rsidP="00355CAB">
      <w:pPr>
        <w:rPr>
          <w:lang w:val="en-CA"/>
        </w:rPr>
      </w:pPr>
    </w:p>
    <w:p w14:paraId="2231DF6F" w14:textId="16676A76" w:rsidR="003666A1" w:rsidRDefault="003666A1" w:rsidP="00355CAB">
      <w:pPr>
        <w:rPr>
          <w:lang w:val="en-CA"/>
        </w:rPr>
      </w:pPr>
      <w:r w:rsidRPr="003666A1">
        <w:rPr>
          <w:lang w:val="en-CA"/>
        </w:rPr>
        <w:t>The Geologic Time package</w:t>
      </w:r>
      <w:r w:rsidR="00775F72">
        <w:rPr>
          <w:lang w:val="en-CA"/>
        </w:rPr>
        <w:t xml:space="preserve">, developed by </w:t>
      </w:r>
      <w:r w:rsidR="00B676F5">
        <w:rPr>
          <w:lang w:val="en-CA"/>
        </w:rPr>
        <w:t xml:space="preserve">Simon </w:t>
      </w:r>
      <w:r w:rsidR="00775F72">
        <w:rPr>
          <w:lang w:val="en-CA"/>
        </w:rPr>
        <w:t xml:space="preserve">Cox </w:t>
      </w:r>
      <w:r w:rsidR="00B676F5">
        <w:rPr>
          <w:lang w:val="en-CA"/>
        </w:rPr>
        <w:t xml:space="preserve">(CSIRO) </w:t>
      </w:r>
      <w:r w:rsidR="00775F72">
        <w:rPr>
          <w:lang w:val="en-CA"/>
        </w:rPr>
        <w:t xml:space="preserve">and </w:t>
      </w:r>
      <w:r w:rsidR="00B676F5">
        <w:rPr>
          <w:lang w:val="en-CA"/>
        </w:rPr>
        <w:t>Steve Richard (Arizona Geological Survey</w:t>
      </w:r>
      <w:r w:rsidR="00775F72">
        <w:rPr>
          <w:lang w:val="en-CA"/>
        </w:rPr>
        <w:t>)</w:t>
      </w:r>
      <w:r w:rsidR="00680CF9">
        <w:rPr>
          <w:lang w:val="en-CA"/>
        </w:rPr>
        <w:t xml:space="preserve"> [</w:t>
      </w:r>
      <w:r w:rsidR="00680CF9">
        <w:rPr>
          <w:lang w:val="en-CA"/>
        </w:rPr>
        <w:fldChar w:fldCharType="begin"/>
      </w:r>
      <w:r w:rsidR="00680CF9">
        <w:rPr>
          <w:lang w:val="en-CA"/>
        </w:rPr>
        <w:instrText xml:space="preserve"> REF _Ref458067042 \n \h </w:instrText>
      </w:r>
      <w:r w:rsidR="00680CF9">
        <w:rPr>
          <w:lang w:val="en-CA"/>
        </w:rPr>
      </w:r>
      <w:r w:rsidR="00680CF9">
        <w:rPr>
          <w:lang w:val="en-CA"/>
        </w:rPr>
        <w:fldChar w:fldCharType="separate"/>
      </w:r>
      <w:r w:rsidR="00AD44BE">
        <w:rPr>
          <w:lang w:val="en-CA"/>
        </w:rPr>
        <w:t>1</w:t>
      </w:r>
      <w:r w:rsidR="00680CF9">
        <w:rPr>
          <w:lang w:val="en-CA"/>
        </w:rPr>
        <w:fldChar w:fldCharType="end"/>
      </w:r>
      <w:r w:rsidR="00B676F5">
        <w:rPr>
          <w:lang w:val="en-CA"/>
        </w:rPr>
        <w:t>]</w:t>
      </w:r>
      <w:r w:rsidR="00775F72">
        <w:rPr>
          <w:lang w:val="en-CA"/>
        </w:rPr>
        <w:t xml:space="preserve">,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685DA52A" w:rsidR="000B1244" w:rsidRDefault="0095264C" w:rsidP="000B1244">
      <w:pPr>
        <w:keepNext/>
      </w:pPr>
      <w:r>
        <w:rPr>
          <w:noProof/>
          <w:lang w:val="en-CA" w:eastAsia="en-CA"/>
        </w:rPr>
        <w:lastRenderedPageBreak/>
        <w:drawing>
          <wp:inline distT="0" distB="0" distL="0" distR="0" wp14:anchorId="0C3AC849" wp14:editId="28AE11DF">
            <wp:extent cx="5486400" cy="6154372"/>
            <wp:effectExtent l="0" t="0" r="0" b="0"/>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6154372"/>
                    </a:xfrm>
                    <a:prstGeom prst="rect">
                      <a:avLst/>
                    </a:prstGeom>
                    <a:noFill/>
                    <a:ln>
                      <a:noFill/>
                    </a:ln>
                  </pic:spPr>
                </pic:pic>
              </a:graphicData>
            </a:graphic>
          </wp:inline>
        </w:drawing>
      </w:r>
    </w:p>
    <w:p w14:paraId="1CA1FBA7" w14:textId="6ABD7166"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62</w:t>
      </w:r>
      <w:r w:rsidR="00673E83">
        <w:rPr>
          <w:noProof/>
        </w:rPr>
        <w:fldChar w:fldCharType="end"/>
      </w:r>
      <w:r>
        <w:t>: GeologicTime dependencies</w:t>
      </w:r>
      <w:r w:rsidR="008279FB">
        <w:t>.</w:t>
      </w:r>
    </w:p>
    <w:p w14:paraId="2C2DA796" w14:textId="1EEF7A22" w:rsidR="008F4E9C" w:rsidRDefault="0095264C" w:rsidP="008F4E9C">
      <w:pPr>
        <w:keepNext/>
      </w:pPr>
      <w:r>
        <w:rPr>
          <w:noProof/>
          <w:lang w:val="en-CA" w:eastAsia="en-CA"/>
        </w:rPr>
        <w:lastRenderedPageBreak/>
        <w:drawing>
          <wp:inline distT="0" distB="0" distL="0" distR="0" wp14:anchorId="2372B5B5" wp14:editId="1891B8DF">
            <wp:extent cx="5486400" cy="4740870"/>
            <wp:effectExtent l="0" t="0" r="0" b="3175"/>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740870"/>
                    </a:xfrm>
                    <a:prstGeom prst="rect">
                      <a:avLst/>
                    </a:prstGeom>
                    <a:noFill/>
                    <a:ln>
                      <a:noFill/>
                    </a:ln>
                  </pic:spPr>
                </pic:pic>
              </a:graphicData>
            </a:graphic>
          </wp:inline>
        </w:drawing>
      </w:r>
    </w:p>
    <w:p w14:paraId="7CF7A581" w14:textId="3A01CB4B" w:rsidR="008F4E9C" w:rsidRDefault="008F4E9C" w:rsidP="008F4E9C">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63</w:t>
      </w:r>
      <w:r w:rsidR="00673E83">
        <w:rPr>
          <w:noProof/>
        </w:rPr>
        <w:fldChar w:fldCharType="end"/>
      </w:r>
      <w:r>
        <w:t>: Geologic Time summary diagram</w:t>
      </w:r>
      <w:r w:rsidR="008279FB">
        <w:t>.</w:t>
      </w:r>
    </w:p>
    <w:p w14:paraId="1B5DD8CD" w14:textId="60B4F9D0" w:rsidR="008F4E9C" w:rsidRDefault="008F4E9C" w:rsidP="00D81A7B">
      <w:pPr>
        <w:pStyle w:val="Titre3"/>
      </w:pPr>
      <w:bookmarkStart w:id="435" w:name="_Toc458154233"/>
      <w:r w:rsidRPr="008F4E9C">
        <w:t>Global Boundary Stratotype Sections and Points</w:t>
      </w:r>
      <w:bookmarkEnd w:id="435"/>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79004643" w:rsidR="00821F1F" w:rsidRDefault="0095264C" w:rsidP="00821F1F">
      <w:pPr>
        <w:keepNext/>
      </w:pPr>
      <w:r>
        <w:rPr>
          <w:noProof/>
          <w:lang w:val="en-CA" w:eastAsia="en-CA"/>
        </w:rPr>
        <w:lastRenderedPageBreak/>
        <w:drawing>
          <wp:inline distT="0" distB="0" distL="0" distR="0" wp14:anchorId="641BEFEF" wp14:editId="20EAA048">
            <wp:extent cx="5486400" cy="4147364"/>
            <wp:effectExtent l="0" t="0" r="0" b="571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4147364"/>
                    </a:xfrm>
                    <a:prstGeom prst="rect">
                      <a:avLst/>
                    </a:prstGeom>
                    <a:noFill/>
                    <a:ln>
                      <a:noFill/>
                    </a:ln>
                  </pic:spPr>
                </pic:pic>
              </a:graphicData>
            </a:graphic>
          </wp:inline>
        </w:drawing>
      </w:r>
    </w:p>
    <w:p w14:paraId="5D21835B" w14:textId="4C1CE5C3" w:rsidR="008F4E9C"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64</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233D34DA" w:rsidR="00821F1F" w:rsidRPr="00083053" w:rsidRDefault="0095264C" w:rsidP="00821F1F">
      <w:pPr>
        <w:keepNext/>
        <w:rPr>
          <w:lang w:val="en-CA"/>
        </w:rPr>
      </w:pPr>
      <w:r>
        <w:rPr>
          <w:noProof/>
          <w:lang w:val="en-CA" w:eastAsia="en-CA"/>
        </w:rPr>
        <w:lastRenderedPageBreak/>
        <w:drawing>
          <wp:inline distT="0" distB="0" distL="0" distR="0" wp14:anchorId="38B09C9F" wp14:editId="4C63944D">
            <wp:extent cx="3069590" cy="4647565"/>
            <wp:effectExtent l="0" t="0" r="0" b="63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69590" cy="4647565"/>
                    </a:xfrm>
                    <a:prstGeom prst="rect">
                      <a:avLst/>
                    </a:prstGeom>
                    <a:noFill/>
                    <a:ln>
                      <a:noFill/>
                    </a:ln>
                  </pic:spPr>
                </pic:pic>
              </a:graphicData>
            </a:graphic>
          </wp:inline>
        </w:drawing>
      </w:r>
    </w:p>
    <w:p w14:paraId="27847BD6" w14:textId="7868DC28" w:rsidR="00821F1F" w:rsidRPr="003C3333" w:rsidRDefault="00821F1F" w:rsidP="00821F1F">
      <w:pPr>
        <w:pStyle w:val="Lgende"/>
        <w:rPr>
          <w:lang w:val="fr-CA"/>
        </w:rPr>
      </w:pPr>
      <w:r w:rsidRPr="003C3333">
        <w:rPr>
          <w:lang w:val="fr-CA"/>
        </w:rPr>
        <w:t xml:space="preserve">Figure </w:t>
      </w:r>
      <w:r w:rsidR="00673E83" w:rsidRPr="00083053">
        <w:rPr>
          <w:lang w:val="en-CA"/>
        </w:rPr>
        <w:fldChar w:fldCharType="begin"/>
      </w:r>
      <w:r w:rsidR="00673E83" w:rsidRPr="003C3333">
        <w:rPr>
          <w:lang w:val="fr-CA"/>
        </w:rPr>
        <w:instrText xml:space="preserve"> SEQ Figure \* ARABIC </w:instrText>
      </w:r>
      <w:r w:rsidR="00673E83" w:rsidRPr="00083053">
        <w:rPr>
          <w:lang w:val="en-CA"/>
        </w:rPr>
        <w:fldChar w:fldCharType="separate"/>
      </w:r>
      <w:r w:rsidR="00AD44BE">
        <w:rPr>
          <w:noProof/>
          <w:lang w:val="fr-CA"/>
        </w:rPr>
        <w:t>65</w:t>
      </w:r>
      <w:r w:rsidR="00673E83" w:rsidRPr="00083053">
        <w:rPr>
          <w:noProof/>
          <w:lang w:val="en-CA"/>
        </w:rPr>
        <w:fldChar w:fldCharType="end"/>
      </w:r>
      <w:r w:rsidR="00024B9A" w:rsidRPr="003C3333">
        <w:rPr>
          <w:lang w:val="fr-CA"/>
        </w:rPr>
        <w:t>: Stratigraphic points</w:t>
      </w:r>
      <w:r w:rsidR="009328CD" w:rsidRPr="003C3333">
        <w:rPr>
          <w:lang w:val="fr-CA"/>
        </w:rPr>
        <w:t xml:space="preserve"> context diagram</w:t>
      </w:r>
    </w:p>
    <w:p w14:paraId="3C98EEDE" w14:textId="01533E07" w:rsidR="009328CD" w:rsidRPr="00093E54" w:rsidRDefault="009328CD" w:rsidP="000B1244">
      <w:pPr>
        <w:pStyle w:val="Titre5"/>
        <w:rPr>
          <w:lang w:val="en-CA"/>
        </w:rPr>
      </w:pPr>
      <w:r w:rsidRPr="00083053">
        <w:rPr>
          <w:lang w:val="en-CA"/>
        </w:rPr>
        <w:t>primaryGuidingCriterion</w:t>
      </w:r>
    </w:p>
    <w:p w14:paraId="3F0500E6" w14:textId="1D253EEC" w:rsidR="009328CD" w:rsidRPr="000B1244" w:rsidRDefault="009328CD" w:rsidP="009328CD">
      <w:r>
        <w:t xml:space="preserve">The property </w:t>
      </w:r>
      <w:r w:rsidRPr="008F3406">
        <w:rPr>
          <w:rStyle w:val="Entity"/>
        </w:rPr>
        <w:t>primaryGuidingCriterion</w:t>
      </w:r>
      <w:r w:rsidR="00253146" w:rsidRPr="008F3406">
        <w:rPr>
          <w:rStyle w:val="Entity"/>
        </w:rPr>
        <w:t>:Primitive::CharacterString</w:t>
      </w:r>
      <w:r w:rsidR="00093E54">
        <w:rPr>
          <w:lang w:val="en-CA"/>
        </w:rPr>
        <w:t xml:space="preserve"> </w:t>
      </w:r>
      <w:r>
        <w:rPr>
          <w:lang w:val="en-CA"/>
        </w:rPr>
        <w:t>contain</w:t>
      </w:r>
      <w:r w:rsidR="00093E54">
        <w:rPr>
          <w:lang w:val="en-CA"/>
        </w:rPr>
        <w:t>s</w:t>
      </w:r>
      <w:r>
        <w:rPr>
          <w:lang w:val="en-CA"/>
        </w:rPr>
        <w:t xml:space="preserve"> a </w:t>
      </w:r>
      <w:r w:rsidRPr="009328CD">
        <w:rPr>
          <w:lang w:val="en-CA"/>
        </w:rPr>
        <w:t>description of the primary criterion used to establish this stratigraphic point</w:t>
      </w:r>
      <w:r>
        <w:rPr>
          <w:lang w:val="en-CA"/>
        </w:rPr>
        <w:t>.</w:t>
      </w:r>
    </w:p>
    <w:p w14:paraId="4FC2B950" w14:textId="3FF80853" w:rsidR="009328CD" w:rsidRPr="00093E54" w:rsidRDefault="009328CD" w:rsidP="00093E54">
      <w:pPr>
        <w:pStyle w:val="Titre5"/>
        <w:rPr>
          <w:lang w:val="en-CA"/>
        </w:rPr>
      </w:pPr>
      <w:bookmarkStart w:id="436" w:name="BKM_58D632CF_BB56_4A60_B802_C78FC42B4B0D"/>
      <w:bookmarkEnd w:id="436"/>
      <w:r w:rsidRPr="00D970E9">
        <w:rPr>
          <w:lang w:val="en-CA"/>
        </w:rPr>
        <w:t>additionalCorrelationProperty</w:t>
      </w:r>
    </w:p>
    <w:p w14:paraId="0DFB9598" w14:textId="04F2A289" w:rsidR="009328CD" w:rsidRDefault="009328CD" w:rsidP="00D20646">
      <w:pPr>
        <w:rPr>
          <w:lang w:val="en-CA"/>
        </w:rPr>
      </w:pPr>
      <w:r>
        <w:rPr>
          <w:lang w:val="en-CA"/>
        </w:rPr>
        <w:t xml:space="preserve">The property </w:t>
      </w:r>
      <w:r w:rsidRPr="008F3406">
        <w:rPr>
          <w:rStyle w:val="Entity"/>
        </w:rPr>
        <w:t>additionnalCorrelationProperty</w:t>
      </w:r>
      <w:r w:rsidR="00253146" w:rsidRPr="008F3406">
        <w:rPr>
          <w:rStyle w:val="Entity"/>
        </w:rPr>
        <w:t>:Primitive::CharacterString</w:t>
      </w:r>
      <w:r>
        <w:rPr>
          <w:lang w:val="en-CA"/>
        </w:rPr>
        <w:t xml:space="preserve"> contain</w:t>
      </w:r>
      <w:r w:rsidR="00093E54">
        <w:rPr>
          <w:lang w:val="en-CA"/>
        </w:rPr>
        <w:t>s</w:t>
      </w:r>
      <w:r>
        <w:rPr>
          <w:lang w:val="en-CA"/>
        </w:rPr>
        <w:t xml:space="preserve"> a</w:t>
      </w:r>
      <w:r w:rsidRPr="009328CD">
        <w:rPr>
          <w:lang w:val="en-CA"/>
        </w:rPr>
        <w:t>ny additional criteria used to establish this stratigraphic point</w:t>
      </w:r>
      <w:r w:rsidR="008279FB">
        <w:rPr>
          <w:lang w:val="en-CA"/>
        </w:rPr>
        <w:t>.</w:t>
      </w:r>
    </w:p>
    <w:p w14:paraId="679E5A10" w14:textId="7D7681DB" w:rsidR="009328CD" w:rsidRPr="00093E54" w:rsidRDefault="009328CD" w:rsidP="00D20646">
      <w:pPr>
        <w:pStyle w:val="Titre5"/>
        <w:rPr>
          <w:lang w:val="en-CA"/>
        </w:rPr>
      </w:pPr>
      <w:r>
        <w:rPr>
          <w:lang w:val="en-CA"/>
        </w:rPr>
        <w:t>s</w:t>
      </w:r>
      <w:r w:rsidRPr="009328CD">
        <w:rPr>
          <w:lang w:val="en-CA"/>
        </w:rPr>
        <w:t>tatus</w:t>
      </w:r>
    </w:p>
    <w:p w14:paraId="5E0E0A8F" w14:textId="06903B6B" w:rsidR="009328CD" w:rsidRDefault="009328CD" w:rsidP="00D20646">
      <w:pPr>
        <w:rPr>
          <w:lang w:val="en-CA"/>
        </w:rPr>
      </w:pPr>
      <w:r>
        <w:rPr>
          <w:lang w:val="en-CA"/>
        </w:rPr>
        <w:t xml:space="preserve">The property </w:t>
      </w:r>
      <w:r w:rsidRPr="008F3406">
        <w:rPr>
          <w:rStyle w:val="Entity"/>
        </w:rPr>
        <w:t>status</w:t>
      </w:r>
      <w:r w:rsidR="00253146" w:rsidRPr="008F3406">
        <w:rPr>
          <w:rStyle w:val="Entity"/>
        </w:rPr>
        <w:t>:Primitive::CharacterString</w:t>
      </w:r>
      <w:r>
        <w:rPr>
          <w:lang w:val="en-CA"/>
        </w:rPr>
        <w:t xml:space="preserve"> contain</w:t>
      </w:r>
      <w:r w:rsidR="00093E54">
        <w:rPr>
          <w:lang w:val="en-CA"/>
        </w:rPr>
        <w:t>s</w:t>
      </w:r>
      <w:r>
        <w:rPr>
          <w:lang w:val="en-CA"/>
        </w:rPr>
        <w:t xml:space="preserve">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Titre4"/>
      </w:pPr>
      <w:bookmarkStart w:id="437" w:name="BKM_B8B6E400_425B_496D_997B_63F3369FC8C6"/>
      <w:bookmarkStart w:id="438" w:name="BKM_0A8B18AD_F79E_4E63_8D17_DE2C48F3AF42"/>
      <w:bookmarkStart w:id="439" w:name="BKM_F023F8DE_07B5_4FF5_8335_917836DF40EC"/>
      <w:bookmarkEnd w:id="437"/>
      <w:bookmarkEnd w:id="438"/>
      <w:bookmarkEnd w:id="439"/>
      <w:r>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Titre4"/>
      </w:pPr>
      <w:r>
        <w:lastRenderedPageBreak/>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145EAF6B" w:rsidR="00024B9A" w:rsidRPr="00083053" w:rsidRDefault="0095264C" w:rsidP="00024B9A">
      <w:pPr>
        <w:keepNext/>
        <w:rPr>
          <w:lang w:val="en-CA"/>
        </w:rPr>
      </w:pPr>
      <w:r>
        <w:rPr>
          <w:noProof/>
          <w:lang w:val="en-CA" w:eastAsia="en-CA"/>
        </w:rPr>
        <w:drawing>
          <wp:inline distT="0" distB="0" distL="0" distR="0" wp14:anchorId="695E742D" wp14:editId="20F93B25">
            <wp:extent cx="4723130" cy="5078730"/>
            <wp:effectExtent l="0" t="0" r="1270" b="762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23130" cy="5078730"/>
                    </a:xfrm>
                    <a:prstGeom prst="rect">
                      <a:avLst/>
                    </a:prstGeom>
                    <a:noFill/>
                    <a:ln>
                      <a:noFill/>
                    </a:ln>
                  </pic:spPr>
                </pic:pic>
              </a:graphicData>
            </a:graphic>
          </wp:inline>
        </w:drawing>
      </w:r>
    </w:p>
    <w:p w14:paraId="25FBC17D" w14:textId="71B36A3A" w:rsidR="00024B9A" w:rsidRPr="006064ED" w:rsidRDefault="00024B9A" w:rsidP="00024B9A">
      <w:pPr>
        <w:pStyle w:val="Lgende"/>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AD44BE">
        <w:rPr>
          <w:noProof/>
          <w:lang w:val="fr-CA"/>
        </w:rPr>
        <w:t>66</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60A1878C" w14:textId="47D4757B" w:rsidR="009328CD" w:rsidRPr="00093E54" w:rsidRDefault="009328CD" w:rsidP="00093E54">
      <w:pPr>
        <w:pStyle w:val="Titre5"/>
        <w:rPr>
          <w:lang w:val="en-CA"/>
        </w:rPr>
      </w:pPr>
      <w:r w:rsidRPr="00975F19">
        <w:rPr>
          <w:lang w:val="en-CA"/>
        </w:rPr>
        <w:t>geologicS</w:t>
      </w:r>
      <w:r w:rsidRPr="00D970E9">
        <w:rPr>
          <w:lang w:val="en-CA"/>
        </w:rPr>
        <w:t>etting</w:t>
      </w:r>
    </w:p>
    <w:p w14:paraId="20281BFA" w14:textId="256D4AB5" w:rsidR="009328CD" w:rsidRDefault="009328CD">
      <w:pPr>
        <w:rPr>
          <w:lang w:val="en-CA"/>
        </w:rPr>
      </w:pPr>
      <w:r>
        <w:rPr>
          <w:lang w:val="en-CA"/>
        </w:rPr>
        <w:t xml:space="preserve">The property </w:t>
      </w:r>
      <w:r w:rsidRPr="008F3406">
        <w:rPr>
          <w:rStyle w:val="Entity"/>
        </w:rPr>
        <w:t>geologicSetting</w:t>
      </w:r>
      <w:r w:rsidR="00253146" w:rsidRPr="008F3406">
        <w:rPr>
          <w:rStyle w:val="Entity"/>
        </w:rPr>
        <w:t>:Primitive::CharacterString</w:t>
      </w:r>
      <w:r>
        <w:rPr>
          <w:lang w:val="en-CA"/>
        </w:rPr>
        <w:t xml:space="preserve"> contain</w:t>
      </w:r>
      <w:r w:rsidR="00093E54">
        <w:rPr>
          <w:lang w:val="en-CA"/>
        </w:rPr>
        <w:t>s</w:t>
      </w:r>
      <w:r>
        <w:rPr>
          <w:lang w:val="en-CA"/>
        </w:rPr>
        <w:t xml:space="preserve"> a</w:t>
      </w:r>
      <w:r w:rsidRPr="009328CD">
        <w:rPr>
          <w:lang w:val="en-CA"/>
        </w:rPr>
        <w:t xml:space="preserve"> description of the geologic setting of the stratigraphic section</w:t>
      </w:r>
      <w:r w:rsidR="008279FB">
        <w:rPr>
          <w:lang w:val="en-CA"/>
        </w:rPr>
        <w:t>.</w:t>
      </w:r>
    </w:p>
    <w:p w14:paraId="165C9B21" w14:textId="0AD2C038" w:rsidR="009328CD" w:rsidRPr="009328CD" w:rsidRDefault="009328CD" w:rsidP="00093E54">
      <w:pPr>
        <w:pStyle w:val="Titre5"/>
      </w:pPr>
      <w:r w:rsidRPr="009328CD">
        <w:t>geologicDescription</w:t>
      </w:r>
    </w:p>
    <w:p w14:paraId="3AE0C16C" w14:textId="6CA04C21" w:rsidR="009328CD" w:rsidRDefault="009328CD" w:rsidP="009328CD">
      <w:r>
        <w:t xml:space="preserve">The </w:t>
      </w:r>
      <w:r w:rsidRPr="008F3406">
        <w:rPr>
          <w:rStyle w:val="Entity"/>
        </w:rPr>
        <w:t>geologicDescription</w:t>
      </w:r>
      <w:r w:rsidR="00253146" w:rsidRPr="008F3406">
        <w:rPr>
          <w:rStyle w:val="Entity"/>
        </w:rPr>
        <w:t>:Primitive::CharacterString</w:t>
      </w:r>
      <w:r>
        <w:t xml:space="preserve"> contain</w:t>
      </w:r>
      <w:r w:rsidR="00093E54">
        <w:t>s</w:t>
      </w:r>
      <w:r>
        <w:t xml:space="preserve">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546E21EE" w14:textId="52F2383D" w:rsidR="009328CD" w:rsidRPr="009328CD" w:rsidRDefault="009328CD" w:rsidP="00093E54">
      <w:pPr>
        <w:pStyle w:val="Titre5"/>
      </w:pPr>
      <w:r>
        <w:t>a</w:t>
      </w:r>
      <w:r w:rsidRPr="009328CD">
        <w:t>ccessibility</w:t>
      </w:r>
    </w:p>
    <w:p w14:paraId="291D23E9" w14:textId="6FB76184" w:rsidR="009328CD" w:rsidRDefault="009328CD" w:rsidP="009328CD">
      <w:r>
        <w:lastRenderedPageBreak/>
        <w:t xml:space="preserve">The property </w:t>
      </w:r>
      <w:r w:rsidRPr="008F3406">
        <w:rPr>
          <w:rStyle w:val="Entity"/>
        </w:rPr>
        <w:t>accessibility</w:t>
      </w:r>
      <w:r w:rsidR="00253146" w:rsidRPr="008F3406">
        <w:rPr>
          <w:rStyle w:val="Entity"/>
        </w:rPr>
        <w:t>:Primitive::CharacterString</w:t>
      </w:r>
      <w:r>
        <w:t xml:space="preserve"> contain</w:t>
      </w:r>
      <w:r w:rsidR="00093E54">
        <w:t>s</w:t>
      </w:r>
      <w:r>
        <w:t xml:space="preserve"> a</w:t>
      </w:r>
      <w:r w:rsidRPr="009328CD">
        <w:t xml:space="preserve"> description of the ability to access the stratigraphic section</w:t>
      </w:r>
      <w:r w:rsidR="008279FB">
        <w:t>.</w:t>
      </w:r>
    </w:p>
    <w:p w14:paraId="6B495CC4" w14:textId="6DE5BB41" w:rsidR="009328CD" w:rsidRPr="009328CD" w:rsidRDefault="009328CD" w:rsidP="00093E54">
      <w:pPr>
        <w:pStyle w:val="Titre5"/>
      </w:pPr>
      <w:r>
        <w:t>c</w:t>
      </w:r>
      <w:r w:rsidRPr="009328CD">
        <w:t>onservation</w:t>
      </w:r>
    </w:p>
    <w:p w14:paraId="75664D6D" w14:textId="3B112980" w:rsidR="009328CD" w:rsidRDefault="009328CD" w:rsidP="009328CD">
      <w:r>
        <w:t xml:space="preserve">The property </w:t>
      </w:r>
      <w:r w:rsidRPr="008F3406">
        <w:rPr>
          <w:rStyle w:val="Entity"/>
        </w:rPr>
        <w:t>conservation</w:t>
      </w:r>
      <w:r w:rsidR="00253146" w:rsidRPr="008F3406">
        <w:rPr>
          <w:rStyle w:val="Entity"/>
        </w:rPr>
        <w:t>:Primitive::CharacterString</w:t>
      </w:r>
      <w:r>
        <w:t xml:space="preserve"> contain</w:t>
      </w:r>
      <w:r w:rsidR="00093E54">
        <w:t>s</w:t>
      </w:r>
      <w:r>
        <w:t xml:space="preserve"> a</w:t>
      </w:r>
      <w:r w:rsidRPr="009328CD">
        <w:t xml:space="preserve"> description of measures to conserve the stratigraphic section</w:t>
      </w:r>
      <w:r w:rsidR="008279FB">
        <w:t>.</w:t>
      </w:r>
    </w:p>
    <w:p w14:paraId="4098BE06" w14:textId="0760C900" w:rsidR="00024B9A" w:rsidRDefault="009C2973" w:rsidP="009C2973">
      <w:pPr>
        <w:pStyle w:val="Titre3"/>
      </w:pPr>
      <w:bookmarkStart w:id="440" w:name="BKM_1C0FB01B_F4A6_4733_BA06_87BA9B2415C9"/>
      <w:bookmarkStart w:id="441" w:name="BKM_FF29DAEB_3E4E_4D00_B3A1_D0E4D913A1D2"/>
      <w:bookmarkStart w:id="442" w:name="BKM_2769F637_48D7_42F4_B567_915886458F2C"/>
      <w:bookmarkStart w:id="443" w:name="BKM_DAEF393B_8D05_4043_87C1_9038BA957915"/>
      <w:bookmarkStart w:id="444" w:name="BKM_45E678ED_7B83_4A86_A4BD_BC55352F39D9"/>
      <w:bookmarkStart w:id="445" w:name="_Toc458154234"/>
      <w:bookmarkEnd w:id="440"/>
      <w:bookmarkEnd w:id="441"/>
      <w:bookmarkEnd w:id="442"/>
      <w:bookmarkEnd w:id="443"/>
      <w:bookmarkEnd w:id="444"/>
      <w:r>
        <w:t>Temporal Reference System</w:t>
      </w:r>
      <w:bookmarkEnd w:id="445"/>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5DE911A9" w:rsidR="009C2973" w:rsidRDefault="0095264C" w:rsidP="009C2973">
      <w:pPr>
        <w:keepNext/>
      </w:pPr>
      <w:r>
        <w:rPr>
          <w:noProof/>
          <w:lang w:val="en-CA" w:eastAsia="en-CA"/>
        </w:rPr>
        <w:lastRenderedPageBreak/>
        <w:drawing>
          <wp:inline distT="0" distB="0" distL="0" distR="0" wp14:anchorId="4972C5B1" wp14:editId="1772F23E">
            <wp:extent cx="5486400" cy="6464236"/>
            <wp:effectExtent l="0" t="0" r="0" b="0"/>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6464236"/>
                    </a:xfrm>
                    <a:prstGeom prst="rect">
                      <a:avLst/>
                    </a:prstGeom>
                    <a:noFill/>
                    <a:ln>
                      <a:noFill/>
                    </a:ln>
                  </pic:spPr>
                </pic:pic>
              </a:graphicData>
            </a:graphic>
          </wp:inline>
        </w:drawing>
      </w:r>
    </w:p>
    <w:p w14:paraId="45D9D86A" w14:textId="1AFB2AA6" w:rsidR="009C2973" w:rsidRDefault="009C2973" w:rsidP="009C2973">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67</w:t>
      </w:r>
      <w:r w:rsidR="00673E83">
        <w:rPr>
          <w:noProof/>
        </w:rPr>
        <w:fldChar w:fldCharType="end"/>
      </w:r>
      <w:r>
        <w:t>: Temporal Reference System</w:t>
      </w:r>
      <w:r w:rsidR="008279FB">
        <w:t xml:space="preserve"> summary diagram.</w:t>
      </w:r>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728B54CA" w:rsidR="009C2973" w:rsidRDefault="008816FC" w:rsidP="00821F1F">
      <w:r w:rsidRPr="008F3406">
        <w:rPr>
          <w:rStyle w:val="Entity"/>
        </w:rPr>
        <w:t>TimeOrdinalReferenceSystem</w:t>
      </w:r>
      <w:r>
        <w:t xml:space="preserve"> is a</w:t>
      </w:r>
      <w:r w:rsidR="009C2973" w:rsidRPr="009C2973">
        <w:t xml:space="preserve"> time reference system comprised of an ordered set of time periods (time ordinal eras).</w:t>
      </w:r>
    </w:p>
    <w:p w14:paraId="0375289F" w14:textId="253B5E66" w:rsidR="008816FC" w:rsidRDefault="008816FC" w:rsidP="00D20646">
      <w:pPr>
        <w:pStyle w:val="Titre5"/>
      </w:pPr>
      <w:r w:rsidRPr="008816FC">
        <w:t>referencePoint</w:t>
      </w:r>
    </w:p>
    <w:p w14:paraId="45C1F84E" w14:textId="0A464F33" w:rsidR="008816FC" w:rsidRDefault="008816FC" w:rsidP="00821F1F">
      <w:r>
        <w:lastRenderedPageBreak/>
        <w:t xml:space="preserve">The property </w:t>
      </w:r>
      <w:r w:rsidRPr="008F3406">
        <w:rPr>
          <w:rStyle w:val="Entity"/>
        </w:rPr>
        <w:t>referencePoint</w:t>
      </w:r>
      <w:r>
        <w:t xml:space="preserve"> </w:t>
      </w:r>
      <w:r w:rsidR="00BC51DB">
        <w:t>is</w:t>
      </w:r>
      <w:r>
        <w:t xml:space="preserve"> an association between a </w:t>
      </w:r>
      <w:r w:rsidRPr="008F3406">
        <w:rPr>
          <w:rStyle w:val="Entity"/>
        </w:rPr>
        <w:t>TimeOrdinalReferenceSystem</w:t>
      </w:r>
      <w:r>
        <w:t xml:space="preserve"> and a </w:t>
      </w:r>
      <w:r w:rsidRPr="008F3406">
        <w:rPr>
          <w:rStyle w:val="Entity"/>
        </w:rPr>
        <w:t>TimeOrdinalEraBoundary</w:t>
      </w:r>
      <w:r>
        <w:t xml:space="preserve">.  A </w:t>
      </w:r>
      <w:r w:rsidRPr="008F3406">
        <w:rPr>
          <w:rStyle w:val="Entity"/>
        </w:rPr>
        <w:t>TimeOrdinalReferenceSystem</w:t>
      </w:r>
      <w:r>
        <w:t xml:space="preserve"> refer</w:t>
      </w:r>
      <w:r w:rsidR="00BC51DB">
        <w:t>s</w:t>
      </w:r>
      <w:r>
        <w:t xml:space="preserve"> to two </w:t>
      </w:r>
      <w:r w:rsidRPr="008816FC">
        <w:t>reference points defining the extent of the system</w:t>
      </w:r>
      <w:r>
        <w:t>.</w:t>
      </w:r>
    </w:p>
    <w:p w14:paraId="39343BBF" w14:textId="3DF6E9B5" w:rsidR="008816FC" w:rsidRPr="00BC51DB" w:rsidRDefault="008816FC" w:rsidP="00BC51DB">
      <w:pPr>
        <w:pStyle w:val="Titre5"/>
        <w:rPr>
          <w:lang w:val="en-CA"/>
        </w:rPr>
      </w:pPr>
      <w:r>
        <w:rPr>
          <w:lang w:val="en-CA"/>
        </w:rPr>
        <w:t>c</w:t>
      </w:r>
      <w:r w:rsidRPr="00D970E9">
        <w:rPr>
          <w:lang w:val="en-CA"/>
        </w:rPr>
        <w:t>omponent</w:t>
      </w:r>
    </w:p>
    <w:p w14:paraId="5C310522" w14:textId="13632635" w:rsidR="008816FC" w:rsidRDefault="008816FC">
      <w:pPr>
        <w:rPr>
          <w:lang w:val="en-CA"/>
        </w:rPr>
      </w:pPr>
      <w:r>
        <w:rPr>
          <w:lang w:val="en-CA"/>
        </w:rPr>
        <w:t xml:space="preserve">The property </w:t>
      </w:r>
      <w:r w:rsidRPr="008F3406">
        <w:rPr>
          <w:rStyle w:val="Entity"/>
        </w:rPr>
        <w:t>component</w:t>
      </w:r>
      <w:r>
        <w:rPr>
          <w:lang w:val="en-CA"/>
        </w:rPr>
        <w:t xml:space="preserve"> </w:t>
      </w:r>
      <w:r w:rsidR="00BC51DB">
        <w:rPr>
          <w:lang w:val="en-CA"/>
        </w:rPr>
        <w:t>is</w:t>
      </w:r>
      <w:r>
        <w:rPr>
          <w:lang w:val="en-CA"/>
        </w:rPr>
        <w:t xml:space="preserve"> an association to a </w:t>
      </w:r>
      <w:r w:rsidRPr="008F3406">
        <w:rPr>
          <w:rStyle w:val="Entity"/>
        </w:rPr>
        <w:t>TimeOrdinalEra</w:t>
      </w:r>
      <w:r>
        <w:rPr>
          <w:lang w:val="en-CA"/>
        </w:rPr>
        <w:t xml:space="preserve"> that is part of the </w:t>
      </w:r>
      <w:r w:rsidRPr="008F3406">
        <w:rPr>
          <w:rStyle w:val="Entity"/>
        </w:rPr>
        <w:t>TimeOrdinalReferenceSystem</w:t>
      </w:r>
      <w:r>
        <w:rPr>
          <w:lang w:val="en-CA"/>
        </w:rPr>
        <w:t xml:space="preserve">.  A </w:t>
      </w:r>
      <w:r w:rsidRPr="008F3406">
        <w:rPr>
          <w:rStyle w:val="Entity"/>
        </w:rPr>
        <w:t>TimeOrdinalReferenceSystem</w:t>
      </w:r>
      <w:r>
        <w:rPr>
          <w:lang w:val="en-CA"/>
        </w:rPr>
        <w:t xml:space="preserve"> is composed of a collection of TimeOrdinalEra</w:t>
      </w:r>
      <w:r w:rsidR="005D5CE5">
        <w:rPr>
          <w:lang w:val="en-CA"/>
        </w:rPr>
        <w:t>s</w:t>
      </w:r>
      <w:r>
        <w:rPr>
          <w:lang w:val="en-CA"/>
        </w:rPr>
        <w:t>.</w:t>
      </w:r>
    </w:p>
    <w:p w14:paraId="0A518A66" w14:textId="1A88AE43" w:rsidR="009C2973" w:rsidRDefault="00B0615B" w:rsidP="00B0615B">
      <w:pPr>
        <w:pStyle w:val="Titre4"/>
      </w:pPr>
      <w:r>
        <w:t>TimeOrdinalEra</w:t>
      </w:r>
    </w:p>
    <w:p w14:paraId="368C3DDC" w14:textId="77777777" w:rsidR="00B0615B" w:rsidRDefault="00B0615B" w:rsidP="00B0615B"/>
    <w:p w14:paraId="08DA865F" w14:textId="29C791B6" w:rsidR="00B0615B" w:rsidRDefault="008816FC" w:rsidP="00B0615B">
      <w:r w:rsidRPr="008F3406">
        <w:rPr>
          <w:rStyle w:val="Entity"/>
        </w:rPr>
        <w:t>TimeOrdinalEra</w:t>
      </w:r>
      <w:r>
        <w:t xml:space="preserve"> is a period of time between two boundaries.  </w:t>
      </w:r>
      <w:r w:rsidR="00B0615B">
        <w:t>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w:t>
      </w:r>
      <w:r w:rsidR="004A18C3" w:rsidRPr="008F3406">
        <w:rPr>
          <w:rStyle w:val="Entity"/>
        </w:rPr>
        <w:t>TimeOrdinalEra</w:t>
      </w:r>
      <w:r w:rsidR="004A18C3">
        <w:t xml:space="preserve"> can be composed or other era and organized into an </w:t>
      </w:r>
      <w:r w:rsidR="00A94DEF">
        <w:t>arbitrarily</w:t>
      </w:r>
      <w:r w:rsidR="004A18C3">
        <w:t xml:space="preserve"> deep nested tree.</w:t>
      </w:r>
      <w:r w:rsidR="00B0615B">
        <w:t xml:space="preserve"> </w:t>
      </w:r>
    </w:p>
    <w:p w14:paraId="7BAA56CA" w14:textId="31F9EB24" w:rsidR="00F613F1" w:rsidRPr="00F613F1" w:rsidRDefault="005D5CE5" w:rsidP="00BC51DB">
      <w:pPr>
        <w:pStyle w:val="Titre5"/>
      </w:pPr>
      <w:r>
        <w:t>m</w:t>
      </w:r>
      <w:r w:rsidR="00F613F1" w:rsidRPr="00F613F1">
        <w:t>ember</w:t>
      </w:r>
    </w:p>
    <w:p w14:paraId="53DC834F" w14:textId="6B698EFA" w:rsidR="00F613F1" w:rsidRDefault="00F613F1" w:rsidP="00F84286">
      <w:r>
        <w:t xml:space="preserve">The property </w:t>
      </w:r>
      <w:r w:rsidRPr="008F3406">
        <w:rPr>
          <w:rStyle w:val="Entity"/>
        </w:rPr>
        <w:t>member</w:t>
      </w:r>
      <w:r>
        <w:t xml:space="preserve"> </w:t>
      </w:r>
      <w:r w:rsidR="00BC51DB">
        <w:t>is</w:t>
      </w:r>
      <w:r>
        <w:t xml:space="preserve"> an association between a </w:t>
      </w:r>
      <w:r w:rsidRPr="008F3406">
        <w:rPr>
          <w:rStyle w:val="Entity"/>
        </w:rPr>
        <w:t>TimeOrdinalEra</w:t>
      </w:r>
      <w:r>
        <w:t xml:space="preserve"> and another </w:t>
      </w:r>
      <w:r w:rsidRPr="008F3406">
        <w:rPr>
          <w:rStyle w:val="Entity"/>
        </w:rPr>
        <w:t>TimeOrdinalEra</w:t>
      </w:r>
      <w:r>
        <w:t xml:space="preserve"> which is hierarchically below.  The </w:t>
      </w:r>
      <w:r w:rsidR="00A94DEF">
        <w:t>referred</w:t>
      </w:r>
      <w:r>
        <w:t xml:space="preserve"> TimeOrdinalEras are subdivision the current </w:t>
      </w:r>
      <w:r w:rsidRPr="008F3406">
        <w:rPr>
          <w:rStyle w:val="Entity"/>
        </w:rPr>
        <w:t>TimeOrdinalEra</w:t>
      </w:r>
      <w:r>
        <w:t>.</w:t>
      </w:r>
      <w:r w:rsidR="00F84286">
        <w:t xml:space="preserve"> Note that </w:t>
      </w:r>
      <w:r>
        <w:t>nesting shall not be cyclic</w:t>
      </w:r>
      <w:r w:rsidR="00F84286">
        <w:t xml:space="preserve">.  </w:t>
      </w:r>
      <w:r w:rsidR="003424E5">
        <w:t xml:space="preserve">A </w:t>
      </w:r>
      <w:r w:rsidR="003424E5" w:rsidRPr="008F3406">
        <w:rPr>
          <w:rStyle w:val="Entity"/>
        </w:rPr>
        <w:t>TimeOrdinalEra</w:t>
      </w:r>
      <w:r w:rsidR="003424E5">
        <w:t xml:space="preserve">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3C68AB9D" w14:textId="68CA0063" w:rsidR="00CF0A2E" w:rsidRDefault="005A3B48" w:rsidP="00B0615B">
      <w:pPr>
        <w:pStyle w:val="Titre5"/>
      </w:pPr>
      <w:r>
        <w:t>group</w:t>
      </w:r>
    </w:p>
    <w:p w14:paraId="0F9BD5EA" w14:textId="7720966C" w:rsidR="00EA7BCE" w:rsidRDefault="00EA7BCE" w:rsidP="00B0615B">
      <w:r>
        <w:t xml:space="preserve">The </w:t>
      </w:r>
      <w:r w:rsidRPr="008F3406">
        <w:rPr>
          <w:rStyle w:val="Entity"/>
        </w:rPr>
        <w:t>group</w:t>
      </w:r>
      <w:r>
        <w:t xml:space="preserve"> property </w:t>
      </w:r>
      <w:r w:rsidR="00BC51DB">
        <w:t>is</w:t>
      </w:r>
      <w:r>
        <w:t xml:space="preserve"> an association to a (single) parent </w:t>
      </w:r>
      <w:r w:rsidRPr="008F3406">
        <w:rPr>
          <w:rStyle w:val="Entity"/>
        </w:rPr>
        <w:t>TimeOrdinalEra</w:t>
      </w:r>
      <w:r>
        <w:t xml:space="preserve">. The </w:t>
      </w:r>
      <w:r w:rsidR="00F84286">
        <w:t>group association</w:t>
      </w:r>
      <w:r w:rsidR="003424E5">
        <w:t>s</w:t>
      </w:r>
      <w:r w:rsidR="00F84286">
        <w:t xml:space="preserve"> shall not </w:t>
      </w:r>
      <w:r w:rsidR="003424E5">
        <w:t>produce</w:t>
      </w:r>
      <w:r w:rsidR="00F84286">
        <w:t xml:space="preserve"> a cyclic graph. </w:t>
      </w:r>
      <w:r w:rsidR="00747A08">
        <w:t xml:space="preserve">  </w:t>
      </w:r>
      <w:r w:rsidR="00F84286">
        <w:t xml:space="preserve">A </w:t>
      </w:r>
      <w:r w:rsidR="00F84286" w:rsidRPr="008F3406">
        <w:rPr>
          <w:rStyle w:val="Entity"/>
        </w:rPr>
        <w:t>TimeOrdinalEra</w:t>
      </w:r>
      <w:r w:rsidR="00F84286">
        <w:t xml:space="preserve"> </w:t>
      </w:r>
      <w:r w:rsidR="00747A08">
        <w:t xml:space="preserve">group shall point to its immediate parent </w:t>
      </w:r>
      <w:r w:rsidR="00747A08" w:rsidRPr="008F3406">
        <w:rPr>
          <w:rStyle w:val="Entity"/>
        </w:rPr>
        <w:t>TimeOrdinalEra</w:t>
      </w:r>
      <w:r w:rsidR="00747A08">
        <w:t xml:space="preserve">.  </w:t>
      </w:r>
      <w:r w:rsidR="00F84286" w:rsidRPr="00F84286">
        <w:t xml:space="preserve"> </w:t>
      </w:r>
    </w:p>
    <w:p w14:paraId="3FA71AF7" w14:textId="78EC4FCD" w:rsidR="009C372C" w:rsidRDefault="009C372C" w:rsidP="00B0615B">
      <w:r>
        <w:t>By convention, the “</w:t>
      </w:r>
      <w:r w:rsidRPr="008F3406">
        <w:rPr>
          <w:rStyle w:val="Entity"/>
        </w:rPr>
        <w:t>start</w:t>
      </w:r>
      <w:r>
        <w:t xml:space="preserve">” of the </w:t>
      </w:r>
      <w:r w:rsidRPr="008F3406">
        <w:rPr>
          <w:rStyle w:val="Entity"/>
        </w:rPr>
        <w:t>TimeOrdinalEra</w:t>
      </w:r>
      <w:r>
        <w:t xml:space="preserve"> is the oldest boundary because it is when the era “started” to exist in time.  The “</w:t>
      </w:r>
      <w:r w:rsidRPr="008F3406">
        <w:rPr>
          <w:rStyle w:val="Entity"/>
        </w:rPr>
        <w:t>end</w:t>
      </w:r>
      <w:r>
        <w:t>” is therefore the youngest boundary.</w:t>
      </w:r>
    </w:p>
    <w:p w14:paraId="3D9D7812" w14:textId="474A0958" w:rsidR="00EA7BCE" w:rsidRDefault="00347A75" w:rsidP="00D20646">
      <w:pPr>
        <w:pStyle w:val="Titre5"/>
        <w:rPr>
          <w:lang w:val="en-CA"/>
        </w:rPr>
      </w:pPr>
      <w:r>
        <w:rPr>
          <w:lang w:val="en-CA"/>
        </w:rPr>
        <w:t>s</w:t>
      </w:r>
      <w:r w:rsidRPr="00D970E9">
        <w:rPr>
          <w:lang w:val="en-CA"/>
        </w:rPr>
        <w:t>tart</w:t>
      </w:r>
    </w:p>
    <w:p w14:paraId="0C0121F2" w14:textId="658BC4DC" w:rsidR="00347A75" w:rsidRDefault="00347A75">
      <w:pPr>
        <w:rPr>
          <w:lang w:val="en-CA"/>
        </w:rPr>
      </w:pPr>
      <w:r>
        <w:rPr>
          <w:lang w:val="en-CA"/>
        </w:rPr>
        <w:t xml:space="preserve">The </w:t>
      </w:r>
      <w:r w:rsidRPr="008F3406">
        <w:rPr>
          <w:rStyle w:val="Entity"/>
        </w:rPr>
        <w:t>start</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start </w:t>
      </w:r>
      <w:r w:rsidR="008B1551">
        <w:rPr>
          <w:lang w:val="en-CA"/>
        </w:rPr>
        <w:t xml:space="preserve">(the oldest)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D806CC">
        <w:trPr>
          <w:cantSplit/>
        </w:trPr>
        <w:tc>
          <w:tcPr>
            <w:tcW w:w="4219" w:type="dxa"/>
            <w:tcBorders>
              <w:right w:val="nil"/>
            </w:tcBorders>
            <w:shd w:val="clear" w:color="auto" w:fill="auto"/>
          </w:tcPr>
          <w:p w14:paraId="43C0D51B" w14:textId="4C5358A0"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start</w:t>
            </w:r>
          </w:p>
        </w:tc>
        <w:tc>
          <w:tcPr>
            <w:tcW w:w="4678" w:type="dxa"/>
            <w:tcBorders>
              <w:left w:val="nil"/>
            </w:tcBorders>
            <w:shd w:val="clear" w:color="auto" w:fill="auto"/>
          </w:tcPr>
          <w:p w14:paraId="57BC4812" w14:textId="0828BB03" w:rsidR="008B1551" w:rsidRPr="00D12552" w:rsidRDefault="008B1551" w:rsidP="00D806CC">
            <w:pPr>
              <w:pStyle w:val="Tabletext10"/>
              <w:jc w:val="left"/>
              <w:rPr>
                <w:rStyle w:val="reqtext"/>
                <w:lang w:val="en-CA"/>
              </w:rPr>
            </w:pPr>
            <w:r>
              <w:rPr>
                <w:rStyle w:val="reqtext"/>
                <w:lang w:val="en-CA"/>
              </w:rPr>
              <w:t xml:space="preserve">The start </w:t>
            </w:r>
            <w:r w:rsidRPr="008F3406">
              <w:rPr>
                <w:rStyle w:val="Entity"/>
              </w:rPr>
              <w:t>TimeOrdinalEraBoundary</w:t>
            </w:r>
            <w:r>
              <w:rPr>
                <w:rStyle w:val="reqtext"/>
                <w:lang w:val="en-CA"/>
              </w:rPr>
              <w:t xml:space="preserve"> SHALL refer to the oldest boundary</w:t>
            </w:r>
          </w:p>
        </w:tc>
      </w:tr>
    </w:tbl>
    <w:p w14:paraId="586403A0" w14:textId="77777777" w:rsidR="008B1551" w:rsidRDefault="008B1551">
      <w:pPr>
        <w:rPr>
          <w:lang w:val="en-CA"/>
        </w:rPr>
      </w:pPr>
    </w:p>
    <w:p w14:paraId="2D460557" w14:textId="648EFF6F" w:rsidR="00347A75" w:rsidRPr="009C372C" w:rsidRDefault="00347A75" w:rsidP="009C372C">
      <w:pPr>
        <w:pStyle w:val="Titre5"/>
        <w:rPr>
          <w:lang w:val="en-CA"/>
        </w:rPr>
      </w:pPr>
      <w:r>
        <w:rPr>
          <w:lang w:val="en-CA"/>
        </w:rPr>
        <w:t>end</w:t>
      </w:r>
    </w:p>
    <w:p w14:paraId="7ECF01DE" w14:textId="78A9997A" w:rsidR="004A18C3" w:rsidRDefault="00347A75" w:rsidP="0034031E">
      <w:r>
        <w:rPr>
          <w:lang w:val="en-CA"/>
        </w:rPr>
        <w:t xml:space="preserve">The </w:t>
      </w:r>
      <w:r w:rsidRPr="008F3406">
        <w:rPr>
          <w:rStyle w:val="Entity"/>
        </w:rPr>
        <w:t>end</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end </w:t>
      </w:r>
      <w:r w:rsidR="008B1551">
        <w:rPr>
          <w:lang w:val="en-CA"/>
        </w:rPr>
        <w:t xml:space="preserve">(the youngest) </w:t>
      </w:r>
      <w:r w:rsidR="009C372C">
        <w:rPr>
          <w:lang w:val="en-CA"/>
        </w:rPr>
        <w:t xml:space="preserve">boundary </w:t>
      </w:r>
      <w:r>
        <w:rPr>
          <w:lang w:val="en-CA"/>
        </w:rPr>
        <w:t>of the era.</w:t>
      </w:r>
      <w:r w:rsidR="0034031E">
        <w:t xml:space="preserve"> </w:t>
      </w:r>
    </w:p>
    <w:p w14:paraId="39A11776" w14:textId="77777777" w:rsidR="008B1551" w:rsidRDefault="008B1551"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6640CA68" w:rsidR="00B0615B" w:rsidRDefault="00347A75" w:rsidP="00821F1F">
      <w:r>
        <w:t xml:space="preserve">A </w:t>
      </w:r>
      <w:r w:rsidRPr="008F3406">
        <w:rPr>
          <w:rStyle w:val="Entity"/>
        </w:rPr>
        <w:t>TimeOrdinalEraBoundary</w:t>
      </w:r>
      <w:r>
        <w:t xml:space="preserve"> is a</w:t>
      </w:r>
      <w:r w:rsidR="00B0615B" w:rsidRPr="00B0615B">
        <w:t xml:space="preserve"> point in Earth's history which bounds a </w:t>
      </w:r>
      <w:r w:rsidR="00B0615B" w:rsidRPr="008F3406">
        <w:rPr>
          <w:rStyle w:val="Entity"/>
        </w:rPr>
        <w:t>TimeOrdinalEra</w:t>
      </w:r>
      <w:r w:rsidR="00B0615B" w:rsidRPr="00B0615B">
        <w:t>.</w:t>
      </w:r>
    </w:p>
    <w:p w14:paraId="7C1340D0" w14:textId="2CF4AA93" w:rsidR="008132F4" w:rsidRPr="008132F4" w:rsidRDefault="00077991" w:rsidP="009C372C">
      <w:pPr>
        <w:pStyle w:val="Titre5"/>
      </w:pPr>
      <w:r>
        <w:t>position</w:t>
      </w:r>
    </w:p>
    <w:p w14:paraId="751D2AC9" w14:textId="63D54075" w:rsidR="008132F4" w:rsidRDefault="008132F4">
      <w:r>
        <w:t xml:space="preserve">The </w:t>
      </w:r>
      <w:r w:rsidRPr="008F3406">
        <w:rPr>
          <w:rStyle w:val="Entity"/>
        </w:rPr>
        <w:t>position:TM_Instant</w:t>
      </w:r>
      <w:r>
        <w:t xml:space="preserve"> property describe</w:t>
      </w:r>
      <w:r w:rsidR="009C372C">
        <w:t>s</w:t>
      </w:r>
      <w:r>
        <w:t xml:space="preserve"> a </w:t>
      </w:r>
      <w:r w:rsidRPr="008132F4">
        <w:t>point in time corresponding to the era boundary</w:t>
      </w:r>
      <w:r>
        <w:t>.</w:t>
      </w:r>
    </w:p>
    <w:p w14:paraId="726A0120" w14:textId="142F487C" w:rsidR="008132F4" w:rsidRPr="008132F4" w:rsidRDefault="008132F4" w:rsidP="009C372C">
      <w:pPr>
        <w:pStyle w:val="Titre5"/>
      </w:pPr>
      <w:r w:rsidRPr="008132F4">
        <w:t>positionalUncertainty</w:t>
      </w:r>
    </w:p>
    <w:p w14:paraId="2EC85A37" w14:textId="26BBF595" w:rsidR="008132F4" w:rsidRDefault="008132F4" w:rsidP="008132F4">
      <w:r>
        <w:t xml:space="preserve">The property </w:t>
      </w:r>
      <w:r w:rsidRPr="008F3406">
        <w:rPr>
          <w:rStyle w:val="Entity"/>
        </w:rPr>
        <w:t>positionalUncertainty</w:t>
      </w:r>
      <w:r>
        <w:t xml:space="preserve"> (</w:t>
      </w:r>
      <w:r w:rsidR="00253146" w:rsidRPr="008F3406">
        <w:rPr>
          <w:rStyle w:val="Entity"/>
        </w:rPr>
        <w:t>SWE::Quantity</w:t>
      </w:r>
      <w:r>
        <w:t xml:space="preserve">) </w:t>
      </w:r>
      <w:r w:rsidR="009C372C">
        <w:t>contains</w:t>
      </w:r>
      <w:r>
        <w:t xml:space="preserve"> a</w:t>
      </w:r>
      <w:r w:rsidRPr="008132F4">
        <w:t xml:space="preserve"> measure of the uncertainty in the estimate of the point in time of the era boundary</w:t>
      </w:r>
      <w:r>
        <w:t>.</w:t>
      </w:r>
    </w:p>
    <w:p w14:paraId="509EE877" w14:textId="7D643135" w:rsidR="0059102D" w:rsidRPr="0059102D" w:rsidRDefault="008132F4" w:rsidP="009C372C">
      <w:pPr>
        <w:pStyle w:val="Titre5"/>
      </w:pPr>
      <w:r w:rsidRPr="008132F4">
        <w:t>previousEra</w:t>
      </w:r>
    </w:p>
    <w:p w14:paraId="68AF7099" w14:textId="70E1F383" w:rsidR="008132F4" w:rsidRDefault="008132F4" w:rsidP="008132F4">
      <w:r>
        <w:t xml:space="preserve">The property </w:t>
      </w:r>
      <w:r w:rsidRPr="008F3406">
        <w:rPr>
          <w:rStyle w:val="Entity"/>
        </w:rPr>
        <w:t>previousEra</w:t>
      </w:r>
      <w:r>
        <w:t xml:space="preserve"> </w:t>
      </w:r>
      <w:r w:rsidR="009C372C">
        <w:t>is</w:t>
      </w:r>
      <w:r>
        <w:t xml:space="preserve"> an association between </w:t>
      </w:r>
      <w:r w:rsidR="0059102D">
        <w:t xml:space="preserve">a </w:t>
      </w:r>
      <w:r w:rsidR="0059102D" w:rsidRPr="008F3406">
        <w:rPr>
          <w:rStyle w:val="Entity"/>
        </w:rPr>
        <w:t>TimeOrdinalEraBoundary</w:t>
      </w:r>
      <w:r w:rsidR="0059102D">
        <w:t xml:space="preserve"> and a </w:t>
      </w:r>
      <w:r w:rsidR="0059102D" w:rsidRPr="008F3406">
        <w:rPr>
          <w:rStyle w:val="Entity"/>
        </w:rPr>
        <w:t>TimeOrdinalEra</w:t>
      </w:r>
      <w:r w:rsidR="0059102D">
        <w:t xml:space="preserve"> to reference the preceding </w:t>
      </w:r>
      <w:r w:rsidR="009C372C">
        <w:t xml:space="preserve">(oldest) </w:t>
      </w:r>
      <w:r w:rsidR="0059102D">
        <w:t>era.</w:t>
      </w:r>
    </w:p>
    <w:p w14:paraId="0D748B9E" w14:textId="459A1F05" w:rsidR="0059102D" w:rsidRPr="009C372C" w:rsidRDefault="0059102D" w:rsidP="009C372C">
      <w:pPr>
        <w:pStyle w:val="Titre5"/>
        <w:rPr>
          <w:lang w:val="en-CA"/>
        </w:rPr>
      </w:pPr>
      <w:r w:rsidRPr="00D970E9">
        <w:rPr>
          <w:lang w:val="en-CA"/>
        </w:rPr>
        <w:t>nextEra</w:t>
      </w:r>
    </w:p>
    <w:p w14:paraId="360B90B8" w14:textId="1B01A8B7" w:rsidR="0059102D" w:rsidRDefault="0059102D" w:rsidP="0059102D">
      <w:r>
        <w:t xml:space="preserve">The property </w:t>
      </w:r>
      <w:r w:rsidRPr="008F3406">
        <w:rPr>
          <w:rStyle w:val="Entity"/>
        </w:rPr>
        <w:t>nextEra</w:t>
      </w:r>
      <w:r>
        <w:t xml:space="preserve"> </w:t>
      </w:r>
      <w:r w:rsidR="009C372C">
        <w:t>is</w:t>
      </w:r>
      <w:r>
        <w:t xml:space="preserve"> an association between a </w:t>
      </w:r>
      <w:r w:rsidRPr="008F3406">
        <w:rPr>
          <w:rStyle w:val="Entity"/>
        </w:rPr>
        <w:t>TimeOrdinalEraBoundary</w:t>
      </w:r>
      <w:r>
        <w:t xml:space="preserve"> and a </w:t>
      </w:r>
      <w:r w:rsidRPr="008F3406">
        <w:rPr>
          <w:rStyle w:val="Entity"/>
        </w:rPr>
        <w:t>TimeOrdinalEra</w:t>
      </w:r>
      <w:r>
        <w:t xml:space="preserve"> to reference the succeeding era.</w:t>
      </w:r>
    </w:p>
    <w:p w14:paraId="2B9AD269" w14:textId="72D6E40C" w:rsidR="0059102D" w:rsidRPr="009C372C" w:rsidRDefault="0059102D" w:rsidP="009C372C">
      <w:pPr>
        <w:pStyle w:val="Titre5"/>
        <w:rPr>
          <w:lang w:val="en-CA"/>
        </w:rPr>
      </w:pPr>
      <w:r w:rsidRPr="00D970E9">
        <w:rPr>
          <w:lang w:val="en-CA"/>
        </w:rPr>
        <w:t>observationalBasis</w:t>
      </w:r>
    </w:p>
    <w:p w14:paraId="5FA1BE3B" w14:textId="1313880F" w:rsidR="0059102D" w:rsidRDefault="0059102D">
      <w:r>
        <w:rPr>
          <w:lang w:val="en-CA"/>
        </w:rPr>
        <w:t>The p</w:t>
      </w:r>
      <w:r w:rsidR="009C372C">
        <w:rPr>
          <w:lang w:val="en-CA"/>
        </w:rPr>
        <w:t xml:space="preserve">roperty </w:t>
      </w:r>
      <w:r w:rsidR="009C372C" w:rsidRPr="008F3406">
        <w:rPr>
          <w:rStyle w:val="Entity"/>
        </w:rPr>
        <w:t>observationalBasis</w:t>
      </w:r>
      <w:r w:rsidR="009C372C">
        <w:rPr>
          <w:lang w:val="en-CA"/>
        </w:rPr>
        <w:t xml:space="preserve"> is</w:t>
      </w:r>
      <w:r>
        <w:rPr>
          <w:lang w:val="en-CA"/>
        </w:rPr>
        <w:t xml:space="preserve"> be an association between a </w:t>
      </w:r>
      <w:r w:rsidRPr="008F3406">
        <w:rPr>
          <w:rStyle w:val="Entity"/>
        </w:rPr>
        <w:t>TimeOrdinalEraBoundary</w:t>
      </w:r>
      <w:r>
        <w:rPr>
          <w:lang w:val="en-CA"/>
        </w:rPr>
        <w:t xml:space="preserve"> and a</w:t>
      </w:r>
      <w:r w:rsidR="005D5B95">
        <w:rPr>
          <w:lang w:val="en-CA"/>
        </w:rPr>
        <w:t>n</w:t>
      </w:r>
      <w:r>
        <w:rPr>
          <w:lang w:val="en-CA"/>
        </w:rPr>
        <w:t xml:space="preserve"> </w:t>
      </w:r>
      <w:r w:rsidR="008F3406" w:rsidRPr="008F3406">
        <w:rPr>
          <w:rStyle w:val="Entity"/>
        </w:rPr>
        <w:t>OM::</w:t>
      </w:r>
      <w:r w:rsidRPr="008F3406">
        <w:rPr>
          <w:rStyle w:val="Entity"/>
        </w:rPr>
        <w:t xml:space="preserve">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009C372C">
        <w:rPr>
          <w:lang w:val="en-CA"/>
        </w:rPr>
        <w:t xml:space="preserve">the existence of the boundary defined by </w:t>
      </w:r>
      <w:r w:rsidRPr="0059102D">
        <w:rPr>
          <w:lang w:val="en-CA"/>
        </w:rPr>
        <w:t>ge</w:t>
      </w:r>
      <w:r w:rsidR="009C372C">
        <w:rPr>
          <w:lang w:val="en-CA"/>
        </w:rPr>
        <w:t>ochronology, paleontology, or other evidence</w:t>
      </w:r>
      <w:r w:rsidR="008279FB">
        <w:rPr>
          <w:lang w:val="en-CA"/>
        </w:rPr>
        <w:t>.</w:t>
      </w:r>
    </w:p>
    <w:p w14:paraId="4F046F66" w14:textId="58C4DB99" w:rsidR="00B0615B" w:rsidRDefault="00935ECA" w:rsidP="00935ECA">
      <w:pPr>
        <w:pStyle w:val="Titre3"/>
      </w:pPr>
      <w:bookmarkStart w:id="446" w:name="BKM_63ECF066_EE03_4253_8744_0F86D06238D4"/>
      <w:bookmarkStart w:id="447" w:name="BKM_87370C48_A777_490F_8AD5_7B430EEB4CC8"/>
      <w:bookmarkStart w:id="448" w:name="BKM_229122EC_1DA3_4235_81D3_26787B18C5E7"/>
      <w:bookmarkStart w:id="449" w:name="_Toc458154235"/>
      <w:bookmarkEnd w:id="446"/>
      <w:bookmarkEnd w:id="447"/>
      <w:bookmarkEnd w:id="448"/>
      <w:r>
        <w:t>Time scale</w:t>
      </w:r>
      <w:bookmarkEnd w:id="449"/>
    </w:p>
    <w:p w14:paraId="1399B02A" w14:textId="77777777" w:rsidR="00935ECA" w:rsidRDefault="00935ECA" w:rsidP="00821F1F"/>
    <w:p w14:paraId="7F1B637E" w14:textId="6AA81148" w:rsidR="00935ECA" w:rsidRDefault="00935ECA" w:rsidP="00821F1F">
      <w:r w:rsidRPr="00935ECA">
        <w:t xml:space="preserve">The </w:t>
      </w:r>
      <w:r w:rsidRPr="005603F4">
        <w:rPr>
          <w:rStyle w:val="Entity"/>
        </w:rPr>
        <w:t>Timescale</w:t>
      </w:r>
      <w:r w:rsidRPr="00935ECA">
        <w:t xml:space="preserve"> package describes geologic time periods (geochronologic eras) and the boundaries between them.</w:t>
      </w:r>
    </w:p>
    <w:p w14:paraId="586D1C06" w14:textId="12C17646" w:rsidR="00935ECA" w:rsidRDefault="0095264C" w:rsidP="00935ECA">
      <w:pPr>
        <w:keepNext/>
      </w:pPr>
      <w:r>
        <w:rPr>
          <w:noProof/>
          <w:lang w:val="en-CA" w:eastAsia="en-CA"/>
        </w:rPr>
        <w:lastRenderedPageBreak/>
        <w:drawing>
          <wp:inline distT="0" distB="0" distL="0" distR="0" wp14:anchorId="0FCF50C1" wp14:editId="61164A3E">
            <wp:extent cx="5486400" cy="4681112"/>
            <wp:effectExtent l="0" t="0" r="0" b="5715"/>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681112"/>
                    </a:xfrm>
                    <a:prstGeom prst="rect">
                      <a:avLst/>
                    </a:prstGeom>
                    <a:noFill/>
                    <a:ln>
                      <a:noFill/>
                    </a:ln>
                  </pic:spPr>
                </pic:pic>
              </a:graphicData>
            </a:graphic>
          </wp:inline>
        </w:drawing>
      </w:r>
    </w:p>
    <w:p w14:paraId="4CABE6E0" w14:textId="07EFB632" w:rsidR="00935ECA" w:rsidRDefault="00935ECA" w:rsidP="00935ECA">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68</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602BE3B3" w:rsidR="00B42641" w:rsidRDefault="00B42641" w:rsidP="00821F1F">
      <w:r w:rsidRPr="00B42641">
        <w:t xml:space="preserve">The classic "Geologic Timescale" </w:t>
      </w:r>
      <w:r w:rsidR="0095264C">
        <w:t>(</w:t>
      </w:r>
      <w:hyperlink r:id="rId87" w:history="1">
        <w:r w:rsidR="0095264C" w:rsidRPr="00A74C9D">
          <w:rPr>
            <w:rStyle w:val="Lienhypertexte"/>
          </w:rPr>
          <w:t>http://www.stratigraphy.org/index.php/ics-chart-timescale</w:t>
        </w:r>
      </w:hyperlink>
      <w:r w:rsidR="0095264C">
        <w:t xml:space="preserve">) </w:t>
      </w:r>
      <w:r w:rsidRPr="00B42641">
        <w:t>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412952CB" w14:textId="533E846D" w:rsidR="00935ECA" w:rsidRDefault="001B130F" w:rsidP="00935ECA">
      <w:r w:rsidRPr="001B130F">
        <w:t xml:space="preserve">A </w:t>
      </w:r>
      <w:r w:rsidRPr="005603F4">
        <w:rPr>
          <w:rStyle w:val="Entity"/>
        </w:rPr>
        <w:t>GeochronologicEra</w:t>
      </w:r>
      <w:r w:rsidRPr="001B130F">
        <w:t xml:space="preserve"> is a period of time between two </w:t>
      </w:r>
      <w:r w:rsidRPr="005603F4">
        <w:rPr>
          <w:rStyle w:val="Entity"/>
        </w:rPr>
        <w:t>GeochronologicBoundaries</w:t>
      </w:r>
      <w:r>
        <w:t xml:space="preserve">. </w:t>
      </w:r>
      <w:r w:rsidR="00935ECA">
        <w:t xml:space="preserve">The association of a </w:t>
      </w:r>
      <w:r w:rsidRPr="005603F4">
        <w:rPr>
          <w:rStyle w:val="Entity"/>
        </w:rPr>
        <w:t>GeochronologicEra</w:t>
      </w:r>
      <w:r>
        <w:t xml:space="preserve"> </w:t>
      </w:r>
      <w:r w:rsidR="00935ECA">
        <w:t xml:space="preserve">with a stratotype is optional.  In the GSSP approach recommended by ICS for the Global Geologic Timescale, </w:t>
      </w:r>
      <w:r w:rsidR="001F413D">
        <w:t xml:space="preserve">Unit Stratotypes are not used.  </w:t>
      </w:r>
      <w:r w:rsidR="00935ECA">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449CFBFF" w:rsidR="00606F7E" w:rsidRDefault="0095264C" w:rsidP="00606F7E">
      <w:pPr>
        <w:keepNext/>
      </w:pPr>
      <w:r>
        <w:rPr>
          <w:noProof/>
          <w:lang w:val="en-CA" w:eastAsia="en-CA"/>
        </w:rPr>
        <w:drawing>
          <wp:inline distT="0" distB="0" distL="0" distR="0" wp14:anchorId="0BDB7882" wp14:editId="7F85F666">
            <wp:extent cx="5486400" cy="4971503"/>
            <wp:effectExtent l="0" t="0" r="0" b="635"/>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4971503"/>
                    </a:xfrm>
                    <a:prstGeom prst="rect">
                      <a:avLst/>
                    </a:prstGeom>
                    <a:noFill/>
                    <a:ln>
                      <a:noFill/>
                    </a:ln>
                  </pic:spPr>
                </pic:pic>
              </a:graphicData>
            </a:graphic>
          </wp:inline>
        </w:drawing>
      </w:r>
    </w:p>
    <w:p w14:paraId="21B3C114" w14:textId="099E431E" w:rsidR="00935ECA" w:rsidRDefault="00606F7E" w:rsidP="00606F7E">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69</w:t>
      </w:r>
      <w:r w:rsidR="00673E83">
        <w:rPr>
          <w:noProof/>
        </w:rPr>
        <w:fldChar w:fldCharType="end"/>
      </w:r>
      <w:r>
        <w:t xml:space="preserve"> : GeochronologicEra</w:t>
      </w:r>
      <w:r w:rsidR="008279FB">
        <w:t xml:space="preserve"> context diagram.</w:t>
      </w:r>
    </w:p>
    <w:p w14:paraId="31E54DBB" w14:textId="3FF7841E" w:rsidR="001B130F" w:rsidRPr="001F413D" w:rsidRDefault="001B130F" w:rsidP="001F413D">
      <w:pPr>
        <w:pStyle w:val="Titre5"/>
        <w:rPr>
          <w:lang w:val="en-CA"/>
        </w:rPr>
      </w:pPr>
      <w:bookmarkStart w:id="450" w:name="BKM_87E807D4_B547_4527_95DA_3886362CC5FC"/>
      <w:bookmarkEnd w:id="450"/>
      <w:r>
        <w:rPr>
          <w:lang w:val="en-CA"/>
        </w:rPr>
        <w:t>r</w:t>
      </w:r>
      <w:r w:rsidRPr="00D970E9">
        <w:rPr>
          <w:lang w:val="en-CA"/>
        </w:rPr>
        <w:t>ank</w:t>
      </w:r>
    </w:p>
    <w:p w14:paraId="7E907D78" w14:textId="762DCA9D" w:rsidR="001B130F" w:rsidRDefault="001B130F" w:rsidP="00D20646">
      <w:pPr>
        <w:rPr>
          <w:lang w:val="en-CA"/>
        </w:rPr>
      </w:pPr>
      <w:r>
        <w:rPr>
          <w:lang w:val="en-CA"/>
        </w:rPr>
        <w:t xml:space="preserve">The property </w:t>
      </w:r>
      <w:r w:rsidRPr="005603F4">
        <w:rPr>
          <w:rStyle w:val="Entity"/>
        </w:rPr>
        <w:t>rank:GeochronologicEraRank</w:t>
      </w:r>
      <w:r>
        <w:rPr>
          <w:lang w:val="en-CA"/>
        </w:rPr>
        <w:t xml:space="preserve"> </w:t>
      </w:r>
      <w:r w:rsidR="001F413D">
        <w:rPr>
          <w:lang w:val="en-CA"/>
        </w:rPr>
        <w:t>contains</w:t>
      </w:r>
      <w:r>
        <w:rPr>
          <w:lang w:val="en-CA"/>
        </w:rPr>
        <w:t xml:space="preserv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D5F024E" w14:textId="0C2AEB93" w:rsidR="00B3199C" w:rsidRPr="001F413D" w:rsidRDefault="00B3199C" w:rsidP="00D20646">
      <w:pPr>
        <w:pStyle w:val="Titre5"/>
        <w:rPr>
          <w:lang w:val="en-CA"/>
        </w:rPr>
      </w:pPr>
      <w:r>
        <w:rPr>
          <w:lang w:val="en-CA"/>
        </w:rPr>
        <w:t>s</w:t>
      </w:r>
      <w:r w:rsidR="001B130F" w:rsidRPr="00D970E9">
        <w:rPr>
          <w:lang w:val="en-CA"/>
        </w:rPr>
        <w:t>tratotype</w:t>
      </w:r>
    </w:p>
    <w:p w14:paraId="2A2B8404" w14:textId="51C7FB9C" w:rsidR="001B130F" w:rsidRDefault="001B130F" w:rsidP="00D20646">
      <w:pPr>
        <w:rPr>
          <w:lang w:val="en-CA"/>
        </w:rPr>
      </w:pPr>
      <w:r>
        <w:rPr>
          <w:lang w:val="en-CA"/>
        </w:rPr>
        <w:t xml:space="preserve">The property </w:t>
      </w:r>
      <w:r w:rsidRPr="005603F4">
        <w:rPr>
          <w:rStyle w:val="Entity"/>
        </w:rPr>
        <w:t>stratotype</w:t>
      </w:r>
      <w:r>
        <w:rPr>
          <w:lang w:val="en-CA"/>
        </w:rPr>
        <w:t xml:space="preserve"> </w:t>
      </w:r>
      <w:r w:rsidR="001F413D">
        <w:rPr>
          <w:lang w:val="en-CA"/>
        </w:rPr>
        <w:t xml:space="preserve">is </w:t>
      </w:r>
      <w:r>
        <w:rPr>
          <w:lang w:val="en-CA"/>
        </w:rPr>
        <w:t xml:space="preserve">an association between a </w:t>
      </w:r>
      <w:r w:rsidRPr="005603F4">
        <w:rPr>
          <w:rStyle w:val="Entity"/>
        </w:rPr>
        <w:t>GeochronologicEra</w:t>
      </w:r>
      <w:r>
        <w:rPr>
          <w:lang w:val="en-CA"/>
        </w:rPr>
        <w:t xml:space="preserve"> and </w:t>
      </w:r>
      <w:r w:rsidRPr="005603F4">
        <w:rPr>
          <w:rStyle w:val="Entity"/>
        </w:rPr>
        <w:t>StratigraphicSection</w:t>
      </w:r>
      <w:r>
        <w:rPr>
          <w:lang w:val="en-CA"/>
        </w:rPr>
        <w:t xml:space="preserve">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Titre4"/>
      </w:pPr>
      <w:bookmarkStart w:id="451" w:name="BKM_84F1004A_AA50_459B_B70A_65E13CA8B294"/>
      <w:bookmarkEnd w:id="451"/>
      <w:r>
        <w:lastRenderedPageBreak/>
        <w:t>GeochronologicBoundary</w:t>
      </w:r>
    </w:p>
    <w:p w14:paraId="606CAAC4" w14:textId="77777777" w:rsidR="00606F7E" w:rsidRDefault="00606F7E" w:rsidP="00821F1F"/>
    <w:p w14:paraId="453A51FA" w14:textId="7804FA48" w:rsidR="00606F7E" w:rsidRDefault="00757EBF" w:rsidP="00821F1F">
      <w:r>
        <w:t xml:space="preserve">A </w:t>
      </w:r>
      <w:r w:rsidRPr="005603F4">
        <w:rPr>
          <w:rStyle w:val="Entity"/>
        </w:rPr>
        <w:t>GeochronologicBoundary</w:t>
      </w:r>
      <w:r>
        <w:t xml:space="preserve"> is a </w:t>
      </w:r>
      <w:r w:rsidR="00606F7E" w:rsidRPr="00606F7E">
        <w:t>boundary between two geochronologic time periods</w:t>
      </w:r>
      <w:r w:rsidR="008279FB">
        <w:t>.</w:t>
      </w:r>
    </w:p>
    <w:p w14:paraId="7D8220B0" w14:textId="77777777" w:rsidR="00606F7E" w:rsidRDefault="00606F7E" w:rsidP="00821F1F"/>
    <w:p w14:paraId="5A63EE19" w14:textId="3549DB9B" w:rsidR="00C343CA" w:rsidRDefault="0095264C" w:rsidP="00C343CA">
      <w:pPr>
        <w:keepNext/>
      </w:pPr>
      <w:r>
        <w:rPr>
          <w:noProof/>
          <w:lang w:val="en-CA" w:eastAsia="en-CA"/>
        </w:rPr>
        <w:drawing>
          <wp:inline distT="0" distB="0" distL="0" distR="0" wp14:anchorId="32BD0312" wp14:editId="747B02F8">
            <wp:extent cx="5486400" cy="6004717"/>
            <wp:effectExtent l="0" t="0" r="0" b="0"/>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6004717"/>
                    </a:xfrm>
                    <a:prstGeom prst="rect">
                      <a:avLst/>
                    </a:prstGeom>
                    <a:noFill/>
                    <a:ln>
                      <a:noFill/>
                    </a:ln>
                  </pic:spPr>
                </pic:pic>
              </a:graphicData>
            </a:graphic>
          </wp:inline>
        </w:drawing>
      </w:r>
    </w:p>
    <w:p w14:paraId="042CF880" w14:textId="14A7D1A8" w:rsidR="00606F7E" w:rsidRDefault="00C343CA" w:rsidP="00C343CA">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70</w:t>
      </w:r>
      <w:r w:rsidR="00673E83">
        <w:rPr>
          <w:noProof/>
        </w:rPr>
        <w:fldChar w:fldCharType="end"/>
      </w:r>
      <w:r>
        <w:t>: GeochronologyBoundary</w:t>
      </w:r>
      <w:r w:rsidR="00757EBF">
        <w:t xml:space="preserve"> context diagram</w:t>
      </w:r>
      <w:r w:rsidR="008279FB">
        <w:t>.</w:t>
      </w:r>
    </w:p>
    <w:p w14:paraId="54E0E5E0" w14:textId="3C0AB82B" w:rsidR="00757EBF" w:rsidRDefault="00757EBF" w:rsidP="00D20646">
      <w:pPr>
        <w:pStyle w:val="Titre5"/>
      </w:pPr>
      <w:r>
        <w:t>s</w:t>
      </w:r>
      <w:r w:rsidRPr="00757EBF">
        <w:t>tratotype</w:t>
      </w:r>
    </w:p>
    <w:p w14:paraId="6FC6D43D" w14:textId="07BBB576" w:rsidR="00757EBF" w:rsidRDefault="00757EBF" w:rsidP="00D20646">
      <w:r>
        <w:t xml:space="preserve">The property </w:t>
      </w:r>
      <w:r w:rsidRPr="005603F4">
        <w:rPr>
          <w:rStyle w:val="Entity"/>
        </w:rPr>
        <w:t>stratotype</w:t>
      </w:r>
      <w:r>
        <w:t xml:space="preserve"> </w:t>
      </w:r>
      <w:r w:rsidR="001F413D">
        <w:t>is</w:t>
      </w:r>
      <w:r>
        <w:t xml:space="preserve"> an association between a </w:t>
      </w:r>
      <w:r w:rsidRPr="005603F4">
        <w:rPr>
          <w:rStyle w:val="Entity"/>
        </w:rPr>
        <w:t>GeochronologicBoundary</w:t>
      </w:r>
      <w:r>
        <w:t xml:space="preserve"> and a </w:t>
      </w:r>
      <w:r w:rsidRPr="005603F4">
        <w:rPr>
          <w:rStyle w:val="Entity"/>
        </w:rPr>
        <w:t>StratigraphicPoint</w:t>
      </w:r>
      <w:r>
        <w:t xml:space="preserve"> that are associated with the boundary. A </w:t>
      </w:r>
      <w:r w:rsidRPr="005603F4">
        <w:rPr>
          <w:rStyle w:val="Entity"/>
        </w:rPr>
        <w:t>GeochronologicBoundary</w:t>
      </w:r>
      <w:r>
        <w:t xml:space="preserve"> </w:t>
      </w:r>
      <w:r>
        <w:lastRenderedPageBreak/>
        <w:t xml:space="preserve">can be associated with more than one </w:t>
      </w:r>
      <w:r w:rsidRPr="005603F4">
        <w:rPr>
          <w:rStyle w:val="Entity"/>
        </w:rPr>
        <w:t>StratigraphicPoints</w:t>
      </w:r>
      <w:r>
        <w:t>,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AD44BE">
        <w:t xml:space="preserve">Figure </w:t>
      </w:r>
      <w:r w:rsidR="00AD44BE">
        <w:rPr>
          <w:noProof/>
        </w:rPr>
        <w:t>71</w:t>
      </w:r>
      <w:r>
        <w:fldChar w:fldCharType="end"/>
      </w:r>
      <w:r>
        <w:t xml:space="preserve"> show a partial encoding of Miocene</w:t>
      </w:r>
    </w:p>
    <w:p w14:paraId="6DB19622" w14:textId="5904545D" w:rsidR="008132F4" w:rsidRDefault="00F658C5" w:rsidP="008132F4">
      <w:pPr>
        <w:keepNext/>
      </w:pPr>
      <w:r>
        <w:rPr>
          <w:noProof/>
          <w:lang w:val="en-CA" w:eastAsia="en-CA"/>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Lgende"/>
      </w:pPr>
      <w:bookmarkStart w:id="452" w:name="_Ref440945032"/>
      <w:r>
        <w:t xml:space="preserve">Figure </w:t>
      </w:r>
      <w:r>
        <w:fldChar w:fldCharType="begin"/>
      </w:r>
      <w:r>
        <w:instrText xml:space="preserve"> SEQ Figure \* ARABIC </w:instrText>
      </w:r>
      <w:r>
        <w:fldChar w:fldCharType="separate"/>
      </w:r>
      <w:r w:rsidR="00AD44BE">
        <w:rPr>
          <w:noProof/>
        </w:rPr>
        <w:t>71</w:t>
      </w:r>
      <w:r>
        <w:fldChar w:fldCharType="end"/>
      </w:r>
      <w:bookmarkEnd w:id="452"/>
      <w:r>
        <w:t xml:space="preserve"> : Partial encoding of Miocene</w:t>
      </w:r>
      <w:r w:rsidR="008279FB">
        <w:t xml:space="preserve"> instance diagram.</w:t>
      </w:r>
    </w:p>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5638AB1E" w:rsidR="00B42641" w:rsidRDefault="00757EBF" w:rsidP="00C343CA">
      <w:r w:rsidRPr="005603F4">
        <w:rPr>
          <w:rStyle w:val="Entity"/>
        </w:rPr>
        <w:t>NumericEraBoundary</w:t>
      </w:r>
      <w:r>
        <w:t xml:space="preserve">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421446CD" w:rsidR="008279FB" w:rsidRDefault="0095264C" w:rsidP="00083053">
      <w:pPr>
        <w:keepNext/>
      </w:pPr>
      <w:r>
        <w:rPr>
          <w:noProof/>
          <w:lang w:val="en-CA" w:eastAsia="en-CA"/>
        </w:rPr>
        <w:lastRenderedPageBreak/>
        <w:drawing>
          <wp:inline distT="0" distB="0" distL="0" distR="0" wp14:anchorId="227433BB" wp14:editId="73B0009C">
            <wp:extent cx="3552825" cy="4140835"/>
            <wp:effectExtent l="0" t="0" r="9525" b="0"/>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52825" cy="4140835"/>
                    </a:xfrm>
                    <a:prstGeom prst="rect">
                      <a:avLst/>
                    </a:prstGeom>
                    <a:noFill/>
                    <a:ln>
                      <a:noFill/>
                    </a:ln>
                  </pic:spPr>
                </pic:pic>
              </a:graphicData>
            </a:graphic>
          </wp:inline>
        </w:drawing>
      </w:r>
    </w:p>
    <w:p w14:paraId="701A1A7D" w14:textId="6EDD6E09" w:rsidR="00B42641" w:rsidRDefault="008279FB" w:rsidP="00083053">
      <w:pPr>
        <w:pStyle w:val="Lgende"/>
      </w:pPr>
      <w:r>
        <w:t xml:space="preserve">Figure </w:t>
      </w:r>
      <w:r>
        <w:fldChar w:fldCharType="begin"/>
      </w:r>
      <w:r>
        <w:instrText xml:space="preserve"> SEQ Figure \* ARABIC </w:instrText>
      </w:r>
      <w:r>
        <w:fldChar w:fldCharType="separate"/>
      </w:r>
      <w:r w:rsidR="00AD44BE">
        <w:rPr>
          <w:noProof/>
        </w:rPr>
        <w:t>72</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032693F7" w:rsidR="00B42641" w:rsidRDefault="00B42641" w:rsidP="00C343CA">
      <w:r w:rsidRPr="00B42641">
        <w:t>A standard numeric age point (a numeric analogue to a 'golden spike') applicable to the formal subdivision of the Precambrian, and perhaps the Pleistocene/Holocene boundary (</w:t>
      </w:r>
      <w:r w:rsidR="00680CF9">
        <w:t>[</w:t>
      </w:r>
      <w:r w:rsidR="00680CF9">
        <w:fldChar w:fldCharType="begin"/>
      </w:r>
      <w:r w:rsidR="00680CF9">
        <w:instrText xml:space="preserve"> REF _Ref458067102 \n \h </w:instrText>
      </w:r>
      <w:r w:rsidR="00680CF9">
        <w:fldChar w:fldCharType="separate"/>
      </w:r>
      <w:r w:rsidR="00AD44BE">
        <w:t>23</w:t>
      </w:r>
      <w:r w:rsidR="00680CF9">
        <w:fldChar w:fldCharType="end"/>
      </w:r>
      <w:r w:rsidR="00680CF9">
        <w:t>]</w:t>
      </w:r>
      <w:r w:rsidR="0095264C">
        <w:t xml:space="preserve">; </w:t>
      </w:r>
      <w:hyperlink r:id="rId92" w:history="1">
        <w:r w:rsidR="0095264C" w:rsidRPr="00A74C9D">
          <w:rPr>
            <w:rStyle w:val="Lienhypertexte"/>
          </w:rPr>
          <w:t>http://www.stratigraphy.org/index.php/ics-chart-timescale</w:t>
        </w:r>
      </w:hyperlink>
      <w:r w:rsidRPr="00B42641">
        <w:t>)</w:t>
      </w:r>
      <w:r w:rsidR="008279FB">
        <w:t>.</w:t>
      </w:r>
      <w:r w:rsidR="0095264C">
        <w:t xml:space="preserve"> </w:t>
      </w:r>
      <w:r w:rsidR="001F413D">
        <w:t xml:space="preserve"> The boundary is not defined from a physical stratotype, although it can be influence by some, but placed at a convenient numerical value.</w:t>
      </w:r>
    </w:p>
    <w:p w14:paraId="38A758B3" w14:textId="77777777" w:rsidR="00B42641" w:rsidRDefault="00B42641" w:rsidP="00C343CA"/>
    <w:p w14:paraId="11C42997" w14:textId="0BEADEA6" w:rsidR="00B42641" w:rsidRDefault="00FE43AC" w:rsidP="00B42641">
      <w:pPr>
        <w:pStyle w:val="Titre3"/>
      </w:pPr>
      <w:bookmarkStart w:id="453" w:name="_Toc458154236"/>
      <w:r>
        <w:t>Geologic time</w:t>
      </w:r>
      <w:r w:rsidR="00B42641">
        <w:t xml:space="preserve"> vocabularies</w:t>
      </w:r>
      <w:bookmarkEnd w:id="453"/>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AD44BE">
        <w:t xml:space="preserve">Table </w:t>
      </w:r>
      <w:r w:rsidR="00AD44BE">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Lgende"/>
        <w:keepNext/>
      </w:pPr>
      <w:bookmarkStart w:id="454" w:name="_Ref433005219"/>
      <w:r>
        <w:lastRenderedPageBreak/>
        <w:t xml:space="preserve">Table </w:t>
      </w:r>
      <w:r w:rsidR="00415E41">
        <w:fldChar w:fldCharType="begin"/>
      </w:r>
      <w:r w:rsidR="00415E41">
        <w:instrText xml:space="preserve"> SEQ Table \* ARABIC </w:instrText>
      </w:r>
      <w:r w:rsidR="00415E41">
        <w:fldChar w:fldCharType="separate"/>
      </w:r>
      <w:r w:rsidR="00AD44BE">
        <w:rPr>
          <w:noProof/>
        </w:rPr>
        <w:t>6</w:t>
      </w:r>
      <w:r w:rsidR="00415E41">
        <w:fldChar w:fldCharType="end"/>
      </w:r>
      <w:bookmarkEnd w:id="454"/>
      <w:r>
        <w:t>: Geologic time vocabulary</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5603F4"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719AC0AD"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Description</w:t>
            </w:r>
          </w:p>
        </w:tc>
      </w:tr>
      <w:tr w:rsidR="000A793F" w:rsidRPr="005603F4" w14:paraId="2C9843FD" w14:textId="77777777" w:rsidTr="00D970E9">
        <w:tc>
          <w:tcPr>
            <w:tcW w:w="2660" w:type="dxa"/>
            <w:shd w:val="clear" w:color="auto" w:fill="C0C0C0"/>
          </w:tcPr>
          <w:p w14:paraId="6EECDC8F" w14:textId="3660D708"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GeochronologicEraRank</w:t>
            </w:r>
          </w:p>
        </w:tc>
        <w:tc>
          <w:tcPr>
            <w:tcW w:w="6196" w:type="dxa"/>
            <w:tcBorders>
              <w:left w:val="nil"/>
              <w:right w:val="nil"/>
            </w:tcBorders>
            <w:shd w:val="clear" w:color="auto" w:fill="C0C0C0"/>
          </w:tcPr>
          <w:p w14:paraId="7C663BAD"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For example:</w:t>
            </w:r>
          </w:p>
          <w:p w14:paraId="5BB2EEF5"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eon</w:t>
            </w:r>
          </w:p>
          <w:p w14:paraId="7A862556"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era</w:t>
            </w:r>
          </w:p>
          <w:p w14:paraId="07534982"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period</w:t>
            </w:r>
          </w:p>
          <w:p w14:paraId="2137BE0B"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epoch</w:t>
            </w:r>
          </w:p>
          <w:p w14:paraId="0FD6556F" w14:textId="72828036"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25325A42" w:rsidR="009B3BBD" w:rsidRDefault="009B3BBD" w:rsidP="009B3BBD">
      <w:pPr>
        <w:pStyle w:val="Titre2"/>
        <w:rPr>
          <w:lang w:val="en-CA"/>
        </w:rPr>
      </w:pPr>
      <w:bookmarkStart w:id="455" w:name="_Toc458154237"/>
      <w:r w:rsidRPr="00D12552">
        <w:rPr>
          <w:lang w:val="en-CA"/>
        </w:rPr>
        <w:lastRenderedPageBreak/>
        <w:t xml:space="preserve">GeoSciML </w:t>
      </w:r>
      <w:r>
        <w:rPr>
          <w:lang w:val="en-CA"/>
        </w:rPr>
        <w:t>Borehole</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55"/>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4A944736" w:rsidR="00513449"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6205F8CA"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Coordinate Reference System shall be a reference to the </w:t>
            </w:r>
            <w:r w:rsidR="00FA4FE3">
              <w:rPr>
                <w:rStyle w:val="reqtext"/>
                <w:lang w:val="en-CA"/>
              </w:rPr>
              <w:t xml:space="preserve">borehole </w:t>
            </w:r>
            <w:r>
              <w:rPr>
                <w:rStyle w:val="reqtext"/>
                <w:lang w:val="en-CA"/>
              </w:rPr>
              <w:t>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1BBC7E82" w:rsidR="001E7133" w:rsidRDefault="001E7133" w:rsidP="00B678D8">
            <w:pPr>
              <w:spacing w:before="100" w:beforeAutospacing="1" w:after="100" w:afterAutospacing="1" w:line="230" w:lineRule="atLeast"/>
              <w:jc w:val="both"/>
              <w:rPr>
                <w:rStyle w:val="requri"/>
                <w:lang w:val="en-CA"/>
              </w:rPr>
            </w:pPr>
            <w:r>
              <w:rPr>
                <w:rStyle w:val="reqtext"/>
                <w:lang w:val="en-CA"/>
              </w:rPr>
              <w:t xml:space="preserve">The value of mappedIntervalBegin SHALL be less or equal to the value of </w:t>
            </w:r>
            <w:r w:rsidR="00B678D8">
              <w:rPr>
                <w:rStyle w:val="reqtext"/>
                <w:lang w:val="en-CA"/>
              </w:rPr>
              <w:t>mappedI</w:t>
            </w:r>
            <w:r>
              <w:rPr>
                <w:rStyle w:val="reqtext"/>
                <w:lang w:val="en-CA"/>
              </w:rPr>
              <w:t>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1776CEE0"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sidR="007078B0">
              <w:rPr>
                <w:rStyle w:val="requri"/>
                <w:lang w:val="en-CA"/>
              </w:rPr>
              <w:t>interval-1D-C</w:t>
            </w:r>
            <w:r>
              <w:rPr>
                <w:rStyle w:val="requri"/>
                <w:lang w:val="en-CA"/>
              </w:rPr>
              <w:t>RS</w:t>
            </w:r>
          </w:p>
          <w:p w14:paraId="16F2CBFA" w14:textId="6CF1775A" w:rsidR="001E7133" w:rsidRDefault="001E7133" w:rsidP="00B678D8">
            <w:pPr>
              <w:spacing w:before="100" w:beforeAutospacing="1" w:after="100" w:afterAutospacing="1" w:line="230" w:lineRule="atLeast"/>
              <w:jc w:val="both"/>
              <w:rPr>
                <w:rStyle w:val="requri"/>
                <w:lang w:val="en-CA"/>
              </w:rPr>
            </w:pPr>
            <w:r>
              <w:rPr>
                <w:rStyle w:val="reqtext"/>
                <w:lang w:val="en-CA"/>
              </w:rPr>
              <w:t xml:space="preserve">Coordinate Reference System of interval geometries SHALL use </w:t>
            </w:r>
            <w:r w:rsidR="00B678D8">
              <w:rPr>
                <w:rStyle w:val="reqtext"/>
                <w:lang w:val="en-CA"/>
              </w:rPr>
              <w:t>the borehole geometry.</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2A879D37" w:rsidR="001E7133" w:rsidRDefault="001E7133" w:rsidP="00B678D8">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00B678D8">
              <w:rPr>
                <w:rStyle w:val="reqtext"/>
                <w:lang w:val="en-CA"/>
              </w:rPr>
              <w:t xml:space="preserve"> provide an elevation.</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39AE6972"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srsName identifier SHALL be </w:t>
            </w:r>
            <w:r w:rsidR="00B678D8">
              <w:rPr>
                <w:rStyle w:val="reqtext"/>
                <w:lang w:val="en-CA"/>
              </w:rPr>
              <w:t xml:space="preserve">a </w:t>
            </w:r>
            <w:r>
              <w:rPr>
                <w:rStyle w:val="reqtext"/>
                <w:lang w:val="en-CA"/>
              </w:rPr>
              <w:t>vertical CRS having a EPSG in the range 5600-5799</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794BB93B" w:rsidR="00CD7325" w:rsidRDefault="00CD7325" w:rsidP="00CD7325">
      <w:pPr>
        <w:rPr>
          <w:lang w:val="en-CA"/>
        </w:rPr>
      </w:pPr>
      <w:r w:rsidRPr="00CD7325">
        <w:rPr>
          <w:lang w:val="en-CA"/>
        </w:rPr>
        <w:t xml:space="preserve">The GeoSciML </w:t>
      </w:r>
      <w:r w:rsidRPr="005603F4">
        <w:rPr>
          <w:rStyle w:val="Entity"/>
        </w:rPr>
        <w:t>Borehole</w:t>
      </w:r>
      <w:r w:rsidRPr="00CD7325">
        <w:rPr>
          <w:lang w:val="en-CA"/>
        </w:rPr>
        <w:t xml:space="preserve"> package contains </w:t>
      </w:r>
      <w:r w:rsidR="008E5B1A">
        <w:rPr>
          <w:lang w:val="en-CA"/>
        </w:rPr>
        <w:t>an</w:t>
      </w:r>
      <w:r w:rsidR="004E6F80">
        <w:rPr>
          <w:lang w:val="en-CA"/>
        </w:rPr>
        <w:t xml:space="preserve"> information model for</w:t>
      </w:r>
      <w:r w:rsidR="005603F4">
        <w:rPr>
          <w:lang w:val="en-CA"/>
        </w:rPr>
        <w:t xml:space="preserve"> b</w:t>
      </w:r>
      <w:r w:rsidRPr="00CD7325">
        <w:rPr>
          <w:lang w:val="en-CA"/>
        </w:rPr>
        <w:t>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 xml:space="preserve">Observations and Measurements </w:t>
      </w:r>
      <w:r>
        <w:rPr>
          <w:lang w:val="en-CA"/>
        </w:rPr>
        <w:t>(ISO19156)</w:t>
      </w:r>
      <w:r w:rsidRPr="00CD7325">
        <w:rPr>
          <w:lang w:val="en-CA"/>
        </w:rPr>
        <w:t>.</w:t>
      </w:r>
    </w:p>
    <w:p w14:paraId="733C5CE2" w14:textId="77777777" w:rsidR="000B1244" w:rsidRDefault="000B1244" w:rsidP="00CD7325">
      <w:pPr>
        <w:rPr>
          <w:lang w:val="en-CA"/>
        </w:rPr>
      </w:pPr>
    </w:p>
    <w:p w14:paraId="7457C781" w14:textId="32CFF1C4" w:rsidR="000B1244" w:rsidRDefault="0095264C" w:rsidP="000B1244">
      <w:pPr>
        <w:keepNext/>
      </w:pPr>
      <w:r>
        <w:rPr>
          <w:noProof/>
          <w:lang w:val="en-CA" w:eastAsia="en-CA"/>
        </w:rPr>
        <w:drawing>
          <wp:inline distT="0" distB="0" distL="0" distR="0" wp14:anchorId="509A5A6E" wp14:editId="0F3AA016">
            <wp:extent cx="5486400" cy="5089024"/>
            <wp:effectExtent l="0" t="0" r="0" b="0"/>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5089024"/>
                    </a:xfrm>
                    <a:prstGeom prst="rect">
                      <a:avLst/>
                    </a:prstGeom>
                    <a:noFill/>
                    <a:ln>
                      <a:noFill/>
                    </a:ln>
                  </pic:spPr>
                </pic:pic>
              </a:graphicData>
            </a:graphic>
          </wp:inline>
        </w:drawing>
      </w:r>
    </w:p>
    <w:p w14:paraId="6DC4376B" w14:textId="2F6440B0"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73</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39354B47" w:rsidR="00F46BB7" w:rsidRDefault="0095264C" w:rsidP="00F46BB7">
      <w:pPr>
        <w:keepNext/>
      </w:pPr>
      <w:r>
        <w:rPr>
          <w:noProof/>
          <w:lang w:val="en-CA" w:eastAsia="en-CA"/>
        </w:rPr>
        <w:lastRenderedPageBreak/>
        <w:drawing>
          <wp:inline distT="0" distB="0" distL="0" distR="0" wp14:anchorId="20FAB219" wp14:editId="4EEDE052">
            <wp:extent cx="5486400" cy="4536180"/>
            <wp:effectExtent l="0" t="0" r="0" b="0"/>
            <wp:docPr id="522" name="Imag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4536180"/>
                    </a:xfrm>
                    <a:prstGeom prst="rect">
                      <a:avLst/>
                    </a:prstGeom>
                    <a:noFill/>
                    <a:ln>
                      <a:noFill/>
                    </a:ln>
                  </pic:spPr>
                </pic:pic>
              </a:graphicData>
            </a:graphic>
          </wp:inline>
        </w:drawing>
      </w:r>
    </w:p>
    <w:p w14:paraId="799B4D2A" w14:textId="434927FE" w:rsidR="00611A7A"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74</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Titre3"/>
        <w:rPr>
          <w:lang w:val="en-CA"/>
        </w:rPr>
      </w:pPr>
      <w:bookmarkStart w:id="456" w:name="_Toc458154238"/>
      <w:r>
        <w:rPr>
          <w:lang w:val="en-CA"/>
        </w:rPr>
        <w:t>Borehole</w:t>
      </w:r>
      <w:bookmarkEnd w:id="456"/>
    </w:p>
    <w:p w14:paraId="54B9517D" w14:textId="77777777" w:rsidR="00B8253A" w:rsidRDefault="00B8253A" w:rsidP="00CD7325">
      <w:pPr>
        <w:rPr>
          <w:lang w:val="en-CA"/>
        </w:rPr>
      </w:pPr>
    </w:p>
    <w:p w14:paraId="1C005FD0" w14:textId="59F4B6C0" w:rsidR="00F46BB7" w:rsidRDefault="000B1244" w:rsidP="00CD7325">
      <w:pPr>
        <w:rPr>
          <w:lang w:val="en-CA"/>
        </w:rPr>
      </w:pPr>
      <w:r>
        <w:rPr>
          <w:lang w:val="en-CA"/>
        </w:rPr>
        <w:t xml:space="preserve">This requirements class describes </w:t>
      </w:r>
      <w:r w:rsidRPr="005603F4">
        <w:rPr>
          <w:rStyle w:val="Entity"/>
        </w:rPr>
        <w:t>Borehole</w:t>
      </w:r>
      <w:r>
        <w:rPr>
          <w:lang w:val="en-CA"/>
        </w:rPr>
        <w:t xml:space="preserve"> and </w:t>
      </w:r>
      <w:r w:rsidRPr="005603F4">
        <w:rPr>
          <w:rStyle w:val="Entity"/>
        </w:rPr>
        <w:t>BoreholeInterval</w:t>
      </w:r>
      <w:r>
        <w:rPr>
          <w:lang w:val="en-CA"/>
        </w:rPr>
        <w:t xml:space="preserve"> and related data types. </w:t>
      </w:r>
      <w:r w:rsidR="005603F4">
        <w:rPr>
          <w:lang w:val="en-CA"/>
        </w:rPr>
        <w:t xml:space="preserve"> This package is interested in b</w:t>
      </w:r>
      <w:r>
        <w:rPr>
          <w:lang w:val="en-CA"/>
        </w:rPr>
        <w:t>orehole as a mean to sample geologic units underground</w:t>
      </w:r>
      <w:r w:rsidR="00090DCF">
        <w:rPr>
          <w:lang w:val="en-CA"/>
        </w:rPr>
        <w:t xml:space="preserve"> and thus provide a linear map of the geology.</w:t>
      </w:r>
    </w:p>
    <w:p w14:paraId="3756A78B" w14:textId="0B53076A" w:rsidR="00F46BB7" w:rsidRDefault="0095264C" w:rsidP="00F46BB7">
      <w:pPr>
        <w:keepNext/>
      </w:pPr>
      <w:r>
        <w:rPr>
          <w:noProof/>
          <w:lang w:val="en-CA" w:eastAsia="en-CA"/>
        </w:rPr>
        <w:lastRenderedPageBreak/>
        <w:drawing>
          <wp:inline distT="0" distB="0" distL="0" distR="0" wp14:anchorId="4B697377" wp14:editId="2D63B873">
            <wp:extent cx="5486400" cy="3001605"/>
            <wp:effectExtent l="0" t="0" r="0" b="8890"/>
            <wp:docPr id="523" name="Imag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3001605"/>
                    </a:xfrm>
                    <a:prstGeom prst="rect">
                      <a:avLst/>
                    </a:prstGeom>
                    <a:noFill/>
                    <a:ln>
                      <a:noFill/>
                    </a:ln>
                  </pic:spPr>
                </pic:pic>
              </a:graphicData>
            </a:graphic>
          </wp:inline>
        </w:drawing>
      </w:r>
    </w:p>
    <w:p w14:paraId="0F8F0235" w14:textId="44262699" w:rsidR="00F46BB7"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75</w:t>
      </w:r>
      <w:r w:rsidR="00673E83">
        <w:rPr>
          <w:noProof/>
        </w:rPr>
        <w:fldChar w:fldCharType="end"/>
      </w:r>
      <w:r>
        <w:t>: Borehole</w:t>
      </w:r>
      <w:r w:rsidR="00B8253A">
        <w:t xml:space="preserve"> context diagram.</w:t>
      </w:r>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3B8EB98E" w:rsidR="00F46BB7" w:rsidRDefault="005603F4" w:rsidP="00CD7325">
      <w:pPr>
        <w:rPr>
          <w:lang w:val="en-CA"/>
        </w:rPr>
      </w:pPr>
      <w:r>
        <w:rPr>
          <w:lang w:val="en-CA"/>
        </w:rPr>
        <w:t xml:space="preserve">A </w:t>
      </w:r>
      <w:r w:rsidRPr="005603F4">
        <w:rPr>
          <w:rStyle w:val="Entity"/>
        </w:rPr>
        <w:t>B</w:t>
      </w:r>
      <w:r w:rsidR="00F46BB7" w:rsidRPr="005603F4">
        <w:rPr>
          <w:rStyle w:val="Entity"/>
        </w:rPr>
        <w:t>orehole</w:t>
      </w:r>
      <w:r w:rsidR="00F46BB7" w:rsidRPr="00F46BB7">
        <w:rPr>
          <w:lang w:val="en-CA"/>
        </w:rPr>
        <w:t xml:space="preserve"> is the generalized term for any narrow shaft drilled in the ground, either vertically, horizontally, or inclined.</w:t>
      </w:r>
    </w:p>
    <w:p w14:paraId="5ECF0A3D" w14:textId="4DEE5AB4" w:rsidR="006A1F12" w:rsidRPr="008E5B1A" w:rsidRDefault="006A1F12" w:rsidP="008E5B1A">
      <w:pPr>
        <w:pStyle w:val="Titre5"/>
        <w:rPr>
          <w:lang w:val="en-CA"/>
        </w:rPr>
      </w:pPr>
      <w:r w:rsidRPr="006A1F12">
        <w:rPr>
          <w:lang w:val="en-CA"/>
        </w:rPr>
        <w:t>indexData</w:t>
      </w:r>
    </w:p>
    <w:p w14:paraId="3C5870FD" w14:textId="1E68EDC1" w:rsidR="006A1F12" w:rsidRDefault="006A1F12" w:rsidP="00CD7325">
      <w:pPr>
        <w:rPr>
          <w:lang w:val="en-CA"/>
        </w:rPr>
      </w:pPr>
      <w:r>
        <w:rPr>
          <w:lang w:val="en-CA"/>
        </w:rPr>
        <w:t xml:space="preserve">The property </w:t>
      </w:r>
      <w:r w:rsidRPr="005603F4">
        <w:rPr>
          <w:rStyle w:val="Entity"/>
        </w:rPr>
        <w:t>indexData:Borehol</w:t>
      </w:r>
      <w:r w:rsidR="00675648" w:rsidRPr="005603F4">
        <w:rPr>
          <w:rStyle w:val="Entity"/>
        </w:rPr>
        <w:t>e</w:t>
      </w:r>
      <w:r w:rsidRPr="005603F4">
        <w:rPr>
          <w:rStyle w:val="Entity"/>
        </w:rPr>
        <w:t>Detail</w:t>
      </w:r>
      <w:r>
        <w:rPr>
          <w:lang w:val="en-CA"/>
        </w:rPr>
        <w:t xml:space="preserve"> s</w:t>
      </w:r>
      <w:r w:rsidR="008E5B1A">
        <w:rPr>
          <w:lang w:val="en-CA"/>
        </w:rPr>
        <w:t>pecifies</w:t>
      </w:r>
      <w:r w:rsidRPr="006A1F12">
        <w:rPr>
          <w:lang w:val="en-CA"/>
        </w:rPr>
        <w:t xml:space="preserve"> </w:t>
      </w:r>
      <w:r w:rsidR="00675648">
        <w:rPr>
          <w:lang w:val="en-CA"/>
        </w:rPr>
        <w:t>borehole details, such as the operator, the custodian, dates of drilling, etc.</w:t>
      </w:r>
    </w:p>
    <w:p w14:paraId="73C3E875" w14:textId="5EF56A7C" w:rsidR="00675648" w:rsidRPr="008E5B1A" w:rsidRDefault="006A1F12" w:rsidP="008E5B1A">
      <w:pPr>
        <w:pStyle w:val="Titre5"/>
        <w:rPr>
          <w:lang w:val="en-CA"/>
        </w:rPr>
      </w:pPr>
      <w:r w:rsidRPr="006A1F12">
        <w:rPr>
          <w:lang w:val="en-CA"/>
        </w:rPr>
        <w:t>downholeDrillingDetails</w:t>
      </w:r>
    </w:p>
    <w:p w14:paraId="34841602" w14:textId="001EE885" w:rsidR="00675648" w:rsidRDefault="00675648" w:rsidP="006A1F12">
      <w:pPr>
        <w:rPr>
          <w:lang w:val="en-CA"/>
        </w:rPr>
      </w:pPr>
      <w:r>
        <w:rPr>
          <w:lang w:val="en-CA"/>
        </w:rPr>
        <w:t xml:space="preserve">The property </w:t>
      </w:r>
      <w:r w:rsidRPr="005603F4">
        <w:rPr>
          <w:rStyle w:val="Entity"/>
        </w:rPr>
        <w:t>downholeDrillingDetails:DrillingDetails</w:t>
      </w:r>
      <w:r>
        <w:rPr>
          <w:lang w:val="en-CA"/>
        </w:rPr>
        <w:t xml:space="preserve"> </w:t>
      </w:r>
      <w:r w:rsidR="008E5B1A">
        <w:rPr>
          <w:lang w:val="en-CA"/>
        </w:rPr>
        <w:t>specifies</w:t>
      </w:r>
      <w:r w:rsidRPr="00675648">
        <w:rPr>
          <w:lang w:val="en-CA"/>
        </w:rPr>
        <w:t xml:space="preserve"> the drilling method and borehole diameter for intervals down the borehole</w:t>
      </w:r>
      <w:r>
        <w:rPr>
          <w:lang w:val="en-CA"/>
        </w:rPr>
        <w:t>.</w:t>
      </w:r>
    </w:p>
    <w:p w14:paraId="686790B2" w14:textId="219E3B8E" w:rsidR="00675648" w:rsidRPr="008E5B1A" w:rsidRDefault="00675648" w:rsidP="008E5B1A">
      <w:pPr>
        <w:pStyle w:val="Titre5"/>
        <w:rPr>
          <w:lang w:val="en-CA"/>
        </w:rPr>
      </w:pPr>
      <w:r>
        <w:rPr>
          <w:lang w:val="en-CA"/>
        </w:rPr>
        <w:t>logElement</w:t>
      </w:r>
    </w:p>
    <w:p w14:paraId="183E72E8" w14:textId="409CAC27" w:rsidR="00675648" w:rsidRDefault="00675648" w:rsidP="006A1F12">
      <w:pPr>
        <w:rPr>
          <w:lang w:val="en-CA"/>
        </w:rPr>
      </w:pPr>
      <w:r>
        <w:rPr>
          <w:lang w:val="en-CA"/>
        </w:rPr>
        <w:t xml:space="preserve">The property </w:t>
      </w:r>
      <w:r w:rsidRPr="005603F4">
        <w:rPr>
          <w:rStyle w:val="Entity"/>
        </w:rPr>
        <w:t>logElement</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a </w:t>
      </w:r>
      <w:r w:rsidR="005603F4">
        <w:rPr>
          <w:rStyle w:val="Entity"/>
        </w:rPr>
        <w:t>BoreholeInterval</w:t>
      </w:r>
      <w:r>
        <w:rPr>
          <w:lang w:val="en-CA"/>
        </w:rPr>
        <w:t xml:space="preserve"> </w:t>
      </w:r>
      <w:r w:rsidRPr="00675648">
        <w:rPr>
          <w:lang w:val="en-CA"/>
        </w:rPr>
        <w:t>instance</w:t>
      </w:r>
      <w:r w:rsidR="004E6F80">
        <w:rPr>
          <w:lang w:val="en-CA"/>
        </w:rPr>
        <w:t>.</w:t>
      </w:r>
    </w:p>
    <w:p w14:paraId="6FF1F5A6" w14:textId="6826F380" w:rsidR="00675648" w:rsidRDefault="00675648" w:rsidP="00D20646">
      <w:pPr>
        <w:pStyle w:val="Titre5"/>
        <w:rPr>
          <w:lang w:val="en-CA"/>
        </w:rPr>
      </w:pPr>
      <w:r>
        <w:rPr>
          <w:lang w:val="en-CA"/>
        </w:rPr>
        <w:t>referenceLocation</w:t>
      </w:r>
    </w:p>
    <w:p w14:paraId="3958527D" w14:textId="52B7C7BB" w:rsidR="00675648" w:rsidRDefault="00675648" w:rsidP="006A1F12">
      <w:pPr>
        <w:rPr>
          <w:lang w:val="en-CA"/>
        </w:rPr>
      </w:pPr>
      <w:r>
        <w:rPr>
          <w:lang w:val="en-CA"/>
        </w:rPr>
        <w:t xml:space="preserve">The property </w:t>
      </w:r>
      <w:r w:rsidRPr="005603F4">
        <w:rPr>
          <w:rStyle w:val="Entity"/>
        </w:rPr>
        <w:t>referenceLocation</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w:t>
      </w:r>
      <w:r w:rsidR="00B45030">
        <w:rPr>
          <w:lang w:val="en-CA"/>
        </w:rPr>
        <w:t>an</w:t>
      </w:r>
      <w:r>
        <w:rPr>
          <w:lang w:val="en-CA"/>
        </w:rPr>
        <w:t xml:space="preserve"> </w:t>
      </w:r>
      <w:r w:rsidRPr="005603F4">
        <w:rPr>
          <w:rStyle w:val="Entity"/>
        </w:rPr>
        <w:t>OriginPosition</w:t>
      </w:r>
      <w:r>
        <w:rPr>
          <w:lang w:val="en-CA"/>
        </w:rPr>
        <w:t xml:space="preserve"> </w:t>
      </w:r>
      <w:r w:rsidRPr="00675648">
        <w:rPr>
          <w:lang w:val="en-CA"/>
        </w:rPr>
        <w:t>corresponding to the start point of a borehole log.  This may correspond to the borehole collar location (</w:t>
      </w:r>
      <w:r w:rsidR="00B45030" w:rsidRPr="00675648">
        <w:rPr>
          <w:lang w:val="en-CA"/>
        </w:rPr>
        <w:t>e.g.</w:t>
      </w:r>
      <w:r w:rsidRPr="00675648">
        <w:rPr>
          <w:lang w:val="en-CA"/>
        </w:rPr>
        <w:t>, kelly bush).</w:t>
      </w:r>
    </w:p>
    <w:p w14:paraId="6B64F2FE" w14:textId="1ACADC35" w:rsidR="000A04A2" w:rsidRDefault="000A04A2" w:rsidP="000A04A2">
      <w:pPr>
        <w:pStyle w:val="Titre5"/>
        <w:rPr>
          <w:lang w:val="en-CA"/>
        </w:rPr>
      </w:pPr>
      <w:r>
        <w:rPr>
          <w:lang w:val="en-CA"/>
        </w:rPr>
        <w:t>OM:sampledFeature</w:t>
      </w:r>
    </w:p>
    <w:p w14:paraId="736EABDA" w14:textId="77777777" w:rsidR="000A04A2" w:rsidRDefault="000A04A2" w:rsidP="000A04A2">
      <w:pPr>
        <w:rPr>
          <w:lang w:val="en-CA"/>
        </w:rPr>
      </w:pPr>
    </w:p>
    <w:p w14:paraId="0911EAFC" w14:textId="55852D55" w:rsidR="000A04A2" w:rsidRPr="000A04A2" w:rsidRDefault="000A04A2" w:rsidP="000A04A2">
      <w:pPr>
        <w:rPr>
          <w:lang w:val="en-CA"/>
        </w:rPr>
      </w:pPr>
      <w:r w:rsidRPr="005603F4">
        <w:rPr>
          <w:rStyle w:val="Entity"/>
        </w:rPr>
        <w:lastRenderedPageBreak/>
        <w:t>Borehole</w:t>
      </w:r>
      <w:r>
        <w:rPr>
          <w:lang w:val="en-CA"/>
        </w:rPr>
        <w:t xml:space="preserve"> inherits </w:t>
      </w:r>
      <w:r w:rsidRPr="005603F4">
        <w:rPr>
          <w:rStyle w:val="Entity"/>
        </w:rPr>
        <w:t>sampledFeature</w:t>
      </w:r>
      <w:r>
        <w:rPr>
          <w:lang w:val="en-CA"/>
        </w:rPr>
        <w:t xml:space="preserve"> from </w:t>
      </w:r>
      <w:r w:rsidR="005603F4" w:rsidRPr="005603F4">
        <w:rPr>
          <w:rStyle w:val="Entity"/>
        </w:rPr>
        <w:t>OM::</w:t>
      </w:r>
      <w:r w:rsidRPr="005603F4">
        <w:rPr>
          <w:rStyle w:val="Entity"/>
        </w:rPr>
        <w:t>SF_SamplingFeature</w:t>
      </w:r>
      <w:r>
        <w:rPr>
          <w:lang w:val="en-CA"/>
        </w:rPr>
        <w:t xml:space="preserve">, which link the </w:t>
      </w:r>
      <w:r w:rsidR="003E17BA">
        <w:rPr>
          <w:lang w:val="en-CA"/>
        </w:rPr>
        <w:t>sampling feature to the real world feature it is designed to sample (</w:t>
      </w:r>
      <w:r w:rsidR="003E17BA" w:rsidRPr="003E17BA">
        <w:rPr>
          <w:lang w:val="en-CA"/>
        </w:rPr>
        <w:t>19156:2011</w:t>
      </w:r>
      <w:r w:rsidR="003E17BA">
        <w:rPr>
          <w:lang w:val="en-CA"/>
        </w:rPr>
        <w:t xml:space="preserve">, clause 9.2.2.4). </w:t>
      </w:r>
      <w:r w:rsidRPr="000A04A2">
        <w:rPr>
          <w:lang w:val="en-CA"/>
        </w:rPr>
        <w:t xml:space="preserve">In the context of GeoSciML, this will typically be a </w:t>
      </w:r>
      <w:r w:rsidRPr="005603F4">
        <w:rPr>
          <w:rStyle w:val="Entity"/>
        </w:rPr>
        <w:t>GeologicFeature</w:t>
      </w:r>
      <w:r w:rsidRPr="000A04A2">
        <w:rPr>
          <w:lang w:val="en-CA"/>
        </w:rPr>
        <w:t xml:space="preserve">, such as a geologic unit. If the </w:t>
      </w:r>
      <w:r w:rsidRPr="005603F4">
        <w:rPr>
          <w:rStyle w:val="Entity"/>
        </w:rPr>
        <w:t>SamplingFeature</w:t>
      </w:r>
      <w:r w:rsidRPr="000A04A2">
        <w:rPr>
          <w:lang w:val="en-CA"/>
        </w:rPr>
        <w:t xml:space="preserve"> samples multiple features (e.g. borehole, traverse) </w:t>
      </w:r>
    </w:p>
    <w:p w14:paraId="0F70773A" w14:textId="1334AADA" w:rsidR="000A04A2" w:rsidRPr="003E17BA" w:rsidRDefault="000A04A2" w:rsidP="00C44904">
      <w:pPr>
        <w:pStyle w:val="Paragraphedeliste"/>
        <w:numPr>
          <w:ilvl w:val="0"/>
          <w:numId w:val="31"/>
        </w:numPr>
        <w:rPr>
          <w:lang w:val="en-CA"/>
        </w:rPr>
      </w:pPr>
      <w:r w:rsidRPr="003E17BA">
        <w:rPr>
          <w:lang w:val="en-CA"/>
        </w:rPr>
        <w:t>if it is a s</w:t>
      </w:r>
      <w:r w:rsidR="005603F4">
        <w:rPr>
          <w:lang w:val="en-CA"/>
        </w:rPr>
        <w:t xml:space="preserve">equence of units, then the </w:t>
      </w:r>
      <w:r w:rsidR="005603F4" w:rsidRPr="005603F4">
        <w:rPr>
          <w:rStyle w:val="Entity"/>
        </w:rPr>
        <w:t>part:</w:t>
      </w:r>
      <w:r w:rsidRPr="005603F4">
        <w:rPr>
          <w:rStyle w:val="Entity"/>
        </w:rPr>
        <w:t>GeologicUnitPart</w:t>
      </w:r>
      <w:r w:rsidRPr="003E17BA">
        <w:rPr>
          <w:lang w:val="en-CA"/>
        </w:rPr>
        <w:t xml:space="preserve"> mechanisms may be used, </w:t>
      </w:r>
    </w:p>
    <w:p w14:paraId="307290BB" w14:textId="7F3B6729" w:rsidR="000A04A2" w:rsidRDefault="000A04A2" w:rsidP="00C44904">
      <w:pPr>
        <w:pStyle w:val="Paragraphedeliste"/>
        <w:numPr>
          <w:ilvl w:val="0"/>
          <w:numId w:val="31"/>
        </w:numPr>
        <w:rPr>
          <w:lang w:val="en-CA"/>
        </w:rPr>
      </w:pPr>
      <w:r w:rsidRPr="003E17BA">
        <w:rPr>
          <w:lang w:val="en-CA"/>
        </w:rPr>
        <w:t xml:space="preserve">else if it is an informal collection that exists only because of the sampling, then multiple </w:t>
      </w:r>
      <w:r w:rsidRPr="005603F4">
        <w:rPr>
          <w:rStyle w:val="Entity"/>
        </w:rPr>
        <w:t>sampledFeature</w:t>
      </w:r>
      <w:r w:rsidRPr="003E17BA">
        <w:rPr>
          <w:lang w:val="en-CA"/>
        </w:rPr>
        <w:t xml:space="preserve"> roles should be used</w:t>
      </w:r>
    </w:p>
    <w:p w14:paraId="739E1276" w14:textId="77777777" w:rsidR="003E17BA" w:rsidRPr="003E17BA" w:rsidRDefault="003E17BA" w:rsidP="003E17BA">
      <w:pPr>
        <w:rPr>
          <w:lang w:val="en-CA"/>
        </w:rPr>
      </w:pPr>
    </w:p>
    <w:p w14:paraId="5409A7D9" w14:textId="6D018B4F" w:rsidR="00F46BB7" w:rsidRDefault="00F46BB7" w:rsidP="00F46BB7">
      <w:pPr>
        <w:pStyle w:val="Titre4"/>
        <w:rPr>
          <w:lang w:val="en-CA"/>
        </w:rPr>
      </w:pPr>
      <w:bookmarkStart w:id="457" w:name="_Ref456518000"/>
      <w:r>
        <w:rPr>
          <w:lang w:val="en-CA"/>
        </w:rPr>
        <w:t>DrillingDetails</w:t>
      </w:r>
      <w:bookmarkEnd w:id="457"/>
    </w:p>
    <w:p w14:paraId="258B25B7" w14:textId="77777777" w:rsidR="00F46BB7" w:rsidRDefault="00F46BB7" w:rsidP="00CD7325">
      <w:pPr>
        <w:rPr>
          <w:lang w:val="en-CA"/>
        </w:rPr>
      </w:pPr>
    </w:p>
    <w:p w14:paraId="11791404" w14:textId="6072794E" w:rsidR="00F46BB7" w:rsidRDefault="00AB4325" w:rsidP="00CD7325">
      <w:pPr>
        <w:rPr>
          <w:lang w:val="en-CA"/>
        </w:rPr>
      </w:pPr>
      <w:r w:rsidRPr="005603F4">
        <w:rPr>
          <w:rStyle w:val="Entity"/>
        </w:rPr>
        <w:t>Drilling</w:t>
      </w:r>
      <w:r w:rsidR="004E6F80" w:rsidRPr="005603F4">
        <w:rPr>
          <w:rStyle w:val="Entity"/>
        </w:rPr>
        <w:t>Details</w:t>
      </w:r>
      <w:r w:rsidR="004E6F80">
        <w:rPr>
          <w:lang w:val="en-CA"/>
        </w:rPr>
        <w:t xml:space="preserve"> is a</w:t>
      </w:r>
      <w:r w:rsidR="00F46BB7" w:rsidRPr="00F46BB7">
        <w:rPr>
          <w:lang w:val="en-CA"/>
        </w:rPr>
        <w:t xml:space="preserve"> class t</w:t>
      </w:r>
      <w:r w:rsidR="004E6F80">
        <w:rPr>
          <w:lang w:val="en-CA"/>
        </w:rPr>
        <w:t>hat</w:t>
      </w:r>
      <w:r w:rsidR="00F46BB7" w:rsidRPr="00F46BB7">
        <w:rPr>
          <w:lang w:val="en-CA"/>
        </w:rPr>
        <w:t xml:space="preserve"> capture</w:t>
      </w:r>
      <w:r w:rsidR="004E6F80">
        <w:rPr>
          <w:lang w:val="en-CA"/>
        </w:rPr>
        <w:t>s</w:t>
      </w:r>
      <w:r w:rsidR="00F46BB7" w:rsidRPr="00F46BB7">
        <w:rPr>
          <w:lang w:val="en-CA"/>
        </w:rPr>
        <w:t xml:space="preserve"> </w:t>
      </w:r>
      <w:r w:rsidR="004E6F80">
        <w:rPr>
          <w:lang w:val="en-CA"/>
        </w:rPr>
        <w:t xml:space="preserve">the </w:t>
      </w:r>
      <w:r w:rsidR="00F46BB7" w:rsidRPr="00F46BB7">
        <w:rPr>
          <w:lang w:val="en-CA"/>
        </w:rPr>
        <w:t>description of drilling methods and hole diameter</w:t>
      </w:r>
      <w:r w:rsidR="004E6F80">
        <w:rPr>
          <w:lang w:val="en-CA"/>
        </w:rPr>
        <w:t>s</w:t>
      </w:r>
      <w:r w:rsidR="00F46BB7" w:rsidRPr="00F46BB7">
        <w:rPr>
          <w:lang w:val="en-CA"/>
        </w:rPr>
        <w:t xml:space="preserve"> down the </w:t>
      </w:r>
      <w:r w:rsidR="004E6F80">
        <w:rPr>
          <w:lang w:val="en-CA"/>
        </w:rPr>
        <w:t>drilling path</w:t>
      </w:r>
      <w:r w:rsidR="00F46BB7" w:rsidRPr="00F46BB7">
        <w:rPr>
          <w:lang w:val="en-CA"/>
        </w:rPr>
        <w:t>.</w:t>
      </w:r>
      <w:r>
        <w:rPr>
          <w:lang w:val="en-CA"/>
        </w:rPr>
        <w:t xml:space="preserve">  Properties that apply to the </w:t>
      </w:r>
      <w:r w:rsidRPr="005603F4">
        <w:rPr>
          <w:rStyle w:val="Entity"/>
        </w:rPr>
        <w:t>Borehole</w:t>
      </w:r>
      <w:r>
        <w:rPr>
          <w:lang w:val="en-CA"/>
        </w:rPr>
        <w:t xml:space="preserve"> as a whole are managed in </w:t>
      </w:r>
      <w:r w:rsidRPr="005603F4">
        <w:rPr>
          <w:rStyle w:val="Entity"/>
        </w:rPr>
        <w:t>BoreholeDetails</w:t>
      </w:r>
      <w:r>
        <w:rPr>
          <w:lang w:val="en-CA"/>
        </w:rPr>
        <w:t xml:space="preserve"> (</w:t>
      </w:r>
      <w:r>
        <w:rPr>
          <w:lang w:val="en-CA"/>
        </w:rPr>
        <w:fldChar w:fldCharType="begin"/>
      </w:r>
      <w:r>
        <w:rPr>
          <w:lang w:val="en-CA"/>
        </w:rPr>
        <w:instrText xml:space="preserve"> REF _Ref456518173 \r \h </w:instrText>
      </w:r>
      <w:r>
        <w:rPr>
          <w:lang w:val="en-CA"/>
        </w:rPr>
      </w:r>
      <w:r>
        <w:rPr>
          <w:lang w:val="en-CA"/>
        </w:rPr>
        <w:fldChar w:fldCharType="separate"/>
      </w:r>
      <w:r w:rsidR="00AD44BE">
        <w:rPr>
          <w:lang w:val="en-CA"/>
        </w:rPr>
        <w:t>8.7.1.4</w:t>
      </w:r>
      <w:r>
        <w:rPr>
          <w:lang w:val="en-CA"/>
        </w:rPr>
        <w:fldChar w:fldCharType="end"/>
      </w:r>
      <w:r>
        <w:rPr>
          <w:lang w:val="en-CA"/>
        </w:rPr>
        <w:t xml:space="preserve">). </w:t>
      </w:r>
    </w:p>
    <w:p w14:paraId="257F67F8" w14:textId="27BFE172" w:rsidR="008B1DC6" w:rsidRDefault="008B1DC6" w:rsidP="008B1DC6">
      <w:pPr>
        <w:keepNext/>
        <w:rPr>
          <w:noProof/>
          <w:lang w:val="en-CA" w:eastAsia="en-CA"/>
        </w:rPr>
      </w:pPr>
    </w:p>
    <w:p w14:paraId="72C112B5" w14:textId="11903A36" w:rsidR="00745739" w:rsidRDefault="0095264C" w:rsidP="008B1DC6">
      <w:pPr>
        <w:keepNext/>
      </w:pPr>
      <w:r>
        <w:rPr>
          <w:noProof/>
          <w:lang w:val="en-CA" w:eastAsia="en-CA"/>
        </w:rPr>
        <w:drawing>
          <wp:inline distT="0" distB="0" distL="0" distR="0" wp14:anchorId="5DB4EEEC" wp14:editId="1FD79A1B">
            <wp:extent cx="5486400" cy="3519785"/>
            <wp:effectExtent l="0" t="0" r="0" b="5080"/>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519785"/>
                    </a:xfrm>
                    <a:prstGeom prst="rect">
                      <a:avLst/>
                    </a:prstGeom>
                    <a:noFill/>
                    <a:ln>
                      <a:noFill/>
                    </a:ln>
                  </pic:spPr>
                </pic:pic>
              </a:graphicData>
            </a:graphic>
          </wp:inline>
        </w:drawing>
      </w:r>
    </w:p>
    <w:p w14:paraId="6C408421" w14:textId="51892DC8"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76</w:t>
      </w:r>
      <w:r w:rsidR="00673E83">
        <w:rPr>
          <w:noProof/>
        </w:rPr>
        <w:fldChar w:fldCharType="end"/>
      </w:r>
      <w:r>
        <w:t>: Drilling details</w:t>
      </w:r>
    </w:p>
    <w:p w14:paraId="6B71DB12" w14:textId="0613483B" w:rsidR="0056286F" w:rsidRPr="008E5B1A" w:rsidRDefault="0056286F" w:rsidP="008E5B1A">
      <w:pPr>
        <w:pStyle w:val="Titre5"/>
        <w:rPr>
          <w:lang w:val="en-CA"/>
        </w:rPr>
      </w:pPr>
      <w:r w:rsidRPr="00D970E9">
        <w:rPr>
          <w:lang w:val="en-CA"/>
        </w:rPr>
        <w:t>drillingMethod</w:t>
      </w:r>
    </w:p>
    <w:p w14:paraId="10A4F4C1" w14:textId="4A98E952" w:rsidR="0056286F" w:rsidRDefault="0056286F">
      <w:pPr>
        <w:rPr>
          <w:lang w:val="en-CA"/>
        </w:rPr>
      </w:pPr>
      <w:r>
        <w:rPr>
          <w:lang w:val="en-CA"/>
        </w:rPr>
        <w:lastRenderedPageBreak/>
        <w:t xml:space="preserve">The </w:t>
      </w:r>
      <w:r w:rsidRPr="005603F4">
        <w:rPr>
          <w:rStyle w:val="Entity"/>
        </w:rPr>
        <w:t>drillingMethod:BoreholeDrillingMethodCode</w:t>
      </w:r>
      <w:r>
        <w:rPr>
          <w:lang w:val="en-CA"/>
        </w:rPr>
        <w:t xml:space="preserve"> property contain</w:t>
      </w:r>
      <w:r w:rsidR="008E5B1A">
        <w:rPr>
          <w:lang w:val="en-CA"/>
        </w:rPr>
        <w:t>s</w:t>
      </w:r>
      <w:r>
        <w:rPr>
          <w:lang w:val="en-CA"/>
        </w:rPr>
        <w:t xml:space="preserve">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8E5B1A">
        <w:rPr>
          <w:lang w:val="en-CA"/>
        </w:rPr>
        <w:t>.</w:t>
      </w:r>
    </w:p>
    <w:p w14:paraId="5FF268D0" w14:textId="5D7CD58A" w:rsidR="0056286F" w:rsidRPr="008E5B1A" w:rsidRDefault="0056286F" w:rsidP="008E5B1A">
      <w:pPr>
        <w:pStyle w:val="Titre5"/>
        <w:rPr>
          <w:lang w:val="en-CA"/>
        </w:rPr>
      </w:pPr>
      <w:r w:rsidRPr="0056286F">
        <w:rPr>
          <w:lang w:val="en-CA"/>
        </w:rPr>
        <w:t>boreholeDiameter</w:t>
      </w:r>
    </w:p>
    <w:p w14:paraId="5BD51EAE" w14:textId="6DC23233" w:rsidR="0056286F" w:rsidRDefault="0056286F" w:rsidP="0056286F">
      <w:pPr>
        <w:rPr>
          <w:lang w:val="en-CA"/>
        </w:rPr>
      </w:pPr>
      <w:r>
        <w:rPr>
          <w:lang w:val="en-CA"/>
        </w:rPr>
        <w:t xml:space="preserve">The </w:t>
      </w:r>
      <w:r w:rsidRPr="005603F4">
        <w:rPr>
          <w:rStyle w:val="Entity"/>
        </w:rPr>
        <w:t>boreholeDiameter</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 corresponding to the diameter of the drilled hole.</w:t>
      </w:r>
    </w:p>
    <w:p w14:paraId="310EEED4" w14:textId="41F5C658" w:rsidR="004E6F80" w:rsidRPr="008E5B1A" w:rsidRDefault="0056286F" w:rsidP="0056286F">
      <w:pPr>
        <w:pStyle w:val="Titre5"/>
        <w:rPr>
          <w:lang w:val="en-CA"/>
        </w:rPr>
      </w:pPr>
      <w:r>
        <w:rPr>
          <w:lang w:val="en-CA"/>
        </w:rPr>
        <w:t>intervalBegin</w:t>
      </w:r>
    </w:p>
    <w:p w14:paraId="1E31593B" w14:textId="3B947A1D" w:rsidR="0056286F" w:rsidRDefault="0056286F" w:rsidP="0056286F">
      <w:pPr>
        <w:rPr>
          <w:lang w:val="en-CA"/>
        </w:rPr>
      </w:pPr>
      <w:r>
        <w:rPr>
          <w:lang w:val="en-CA"/>
        </w:rPr>
        <w:t xml:space="preserve">The </w:t>
      </w:r>
      <w:r w:rsidRPr="005603F4">
        <w:rPr>
          <w:rStyle w:val="Entity"/>
        </w:rPr>
        <w:t>intervalBegin</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w:t>
      </w:r>
      <w:r w:rsidR="005603F4">
        <w:rPr>
          <w:rStyle w:val="Entity"/>
        </w:rPr>
        <w:t>i</w:t>
      </w:r>
      <w:r w:rsidRPr="005603F4">
        <w:rPr>
          <w:rStyle w:val="Entity"/>
        </w:rPr>
        <w:t>ntervalEnd</w:t>
      </w:r>
      <w:r w:rsidRPr="0056286F">
        <w:rPr>
          <w:lang w:val="en-CA"/>
        </w:rPr>
        <w:t xml:space="preserve">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75DE08EA" w14:textId="11F1BBC5" w:rsidR="0056286F" w:rsidRPr="001F16B2" w:rsidRDefault="0056286F" w:rsidP="0056286F">
      <w:pPr>
        <w:pStyle w:val="Titre5"/>
        <w:rPr>
          <w:lang w:val="en-CA"/>
        </w:rPr>
      </w:pPr>
      <w:r>
        <w:rPr>
          <w:lang w:val="en-CA"/>
        </w:rPr>
        <w:t>intervalEnd</w:t>
      </w:r>
    </w:p>
    <w:p w14:paraId="7A22B259" w14:textId="50EF8895" w:rsidR="008B1DC6" w:rsidRDefault="0056286F" w:rsidP="00D20646">
      <w:pPr>
        <w:rPr>
          <w:lang w:val="en-CA"/>
        </w:rPr>
      </w:pPr>
      <w:bookmarkStart w:id="458" w:name="BKM_A12417ED_F0A6_4403_85AA_20F080BAB4D5"/>
      <w:bookmarkEnd w:id="458"/>
      <w:r>
        <w:rPr>
          <w:lang w:val="en-CA"/>
        </w:rPr>
        <w:t xml:space="preserve">The property </w:t>
      </w:r>
      <w:r w:rsidRPr="005603F4">
        <w:rPr>
          <w:rStyle w:val="Entity"/>
        </w:rPr>
        <w:t>intervalEnd</w:t>
      </w:r>
      <w:r>
        <w:rPr>
          <w:lang w:val="en-CA"/>
        </w:rPr>
        <w:t xml:space="preserve"> (</w:t>
      </w:r>
      <w:r w:rsidR="00253146" w:rsidRPr="005603F4">
        <w:rPr>
          <w:rStyle w:val="Entity"/>
        </w:rPr>
        <w:t>SWE::Quantity</w:t>
      </w:r>
      <w:r>
        <w:rPr>
          <w:lang w:val="en-CA"/>
        </w:rPr>
        <w:t>) contain</w:t>
      </w:r>
      <w:r w:rsidR="001F16B2">
        <w:rPr>
          <w:lang w:val="en-CA"/>
        </w:rPr>
        <w:t>s</w:t>
      </w:r>
      <w:r>
        <w:rPr>
          <w:lang w:val="en-CA"/>
        </w:rPr>
        <w:t xml:space="preserve">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69EE6CE0" w14:textId="40122FD1" w:rsidR="002F5463" w:rsidRPr="001F16B2" w:rsidRDefault="002F5463" w:rsidP="001F16B2">
      <w:pPr>
        <w:pStyle w:val="Titre5"/>
        <w:rPr>
          <w:lang w:val="en-CA"/>
        </w:rPr>
      </w:pPr>
      <w:r>
        <w:rPr>
          <w:lang w:val="en-CA"/>
        </w:rPr>
        <w:t>interval</w:t>
      </w:r>
    </w:p>
    <w:p w14:paraId="49FC8C99" w14:textId="2F8E9D94" w:rsidR="002F5463" w:rsidRDefault="002F5463" w:rsidP="00D20646">
      <w:pPr>
        <w:rPr>
          <w:lang w:val="en-CA"/>
        </w:rPr>
      </w:pPr>
      <w:r>
        <w:rPr>
          <w:lang w:val="en-CA"/>
        </w:rPr>
        <w:t xml:space="preserve">The property </w:t>
      </w:r>
      <w:r w:rsidRPr="005603F4">
        <w:rPr>
          <w:rStyle w:val="Entity"/>
        </w:rPr>
        <w:t>interval:GM_Object</w:t>
      </w:r>
      <w:r>
        <w:rPr>
          <w:lang w:val="en-CA"/>
        </w:rPr>
        <w:t xml:space="preserve"> </w:t>
      </w:r>
      <w:r w:rsidR="001F16B2">
        <w:rPr>
          <w:lang w:val="en-CA"/>
        </w:rPr>
        <w:t>is</w:t>
      </w:r>
      <w:r>
        <w:rPr>
          <w:lang w:val="en-CA"/>
        </w:rPr>
        <w:t xml:space="preserv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w:t>
      </w:r>
      <w:r w:rsidRPr="005603F4">
        <w:rPr>
          <w:rStyle w:val="Entity"/>
        </w:rPr>
        <w:t>intervalBegin</w:t>
      </w:r>
      <w:r>
        <w:rPr>
          <w:lang w:val="en-CA"/>
        </w:rPr>
        <w:t xml:space="preserve"> and </w:t>
      </w:r>
      <w:r w:rsidRPr="005603F4">
        <w:rPr>
          <w:rStyle w:val="Entity"/>
        </w:rPr>
        <w:t>intervalEnd</w:t>
      </w:r>
      <w:r>
        <w:rPr>
          <w:lang w:val="en-CA"/>
        </w:rPr>
        <w:t xml:space="preserve">.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1A26422A"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FA4FE3">
              <w:rPr>
                <w:rStyle w:val="reqtext"/>
                <w:lang w:val="en-CA"/>
              </w:rPr>
              <w:t xml:space="preserve">borehole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4A1D8B6B" w:rsidR="00B3403C" w:rsidRDefault="00B3403C" w:rsidP="00B3403C">
      <w:pPr>
        <w:rPr>
          <w:lang w:val="en-CA"/>
        </w:rPr>
      </w:pPr>
      <w:bookmarkStart w:id="459" w:name="BKM_25F49F60_E3B5_4649_859A_CB23C16B4FDD"/>
      <w:bookmarkStart w:id="460" w:name="BKM_D18D7519_9180_4B84_84F3_D595F9367FF9"/>
      <w:bookmarkStart w:id="461" w:name="BKM_E2471C2A_7288_4681_B62D_57416C5AAFFF"/>
      <w:bookmarkStart w:id="462" w:name="BKM_C67677C2_A392_4DF9_BEE3_2543E744EE8A"/>
      <w:bookmarkEnd w:id="459"/>
      <w:bookmarkEnd w:id="460"/>
      <w:bookmarkEnd w:id="461"/>
      <w:bookmarkEnd w:id="462"/>
      <w:r w:rsidRPr="00B3403C">
        <w:rPr>
          <w:lang w:val="en-CA"/>
        </w:rPr>
        <w:t xml:space="preserve">Encoding </w:t>
      </w:r>
      <w:r>
        <w:rPr>
          <w:lang w:val="en-CA"/>
        </w:rPr>
        <w:t>of the drilled interval</w:t>
      </w:r>
      <w:r w:rsidRPr="00B3403C">
        <w:rPr>
          <w:lang w:val="en-CA"/>
        </w:rPr>
        <w:t xml:space="preserve"> using </w:t>
      </w:r>
      <w:r w:rsidR="005603F4" w:rsidRPr="005603F4">
        <w:rPr>
          <w:rStyle w:val="Entity"/>
        </w:rPr>
        <w:t>GEO::</w:t>
      </w:r>
      <w:r w:rsidRPr="005603F4">
        <w:rPr>
          <w:rStyle w:val="Entity"/>
        </w:rPr>
        <w:t>GM_LineString</w:t>
      </w:r>
      <w:r w:rsidRPr="00B3403C">
        <w:rPr>
          <w:lang w:val="en-CA"/>
        </w:rPr>
        <w:t xml:space="preserve">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Titre4"/>
        <w:rPr>
          <w:lang w:val="en-CA"/>
        </w:rPr>
      </w:pPr>
      <w:bookmarkStart w:id="463" w:name="_Ref443827761"/>
      <w:r>
        <w:rPr>
          <w:lang w:val="en-CA"/>
        </w:rPr>
        <w:t>BoreholeInterval</w:t>
      </w:r>
      <w:bookmarkEnd w:id="463"/>
    </w:p>
    <w:p w14:paraId="3F9555FC" w14:textId="77777777" w:rsidR="008B1DC6" w:rsidRDefault="008B1DC6" w:rsidP="00CD7325">
      <w:pPr>
        <w:rPr>
          <w:lang w:val="en-CA"/>
        </w:rPr>
      </w:pPr>
    </w:p>
    <w:p w14:paraId="015152CD" w14:textId="29514489" w:rsidR="008C1955" w:rsidRDefault="001A5E53" w:rsidP="008C1955">
      <w:pPr>
        <w:rPr>
          <w:lang w:val="en-CA"/>
        </w:rPr>
      </w:pPr>
      <w:r>
        <w:rPr>
          <w:lang w:val="en-CA"/>
        </w:rPr>
        <w:lastRenderedPageBreak/>
        <w:t xml:space="preserve">A </w:t>
      </w:r>
      <w:r w:rsidRPr="005603F4">
        <w:rPr>
          <w:rStyle w:val="Entity"/>
        </w:rPr>
        <w:t>BoreholeInterval</w:t>
      </w:r>
      <w:r>
        <w:rPr>
          <w:lang w:val="en-CA"/>
        </w:rPr>
        <w:t xml:space="preserve"> is a</w:t>
      </w:r>
      <w:r w:rsidR="005603F4">
        <w:rPr>
          <w:lang w:val="en-CA"/>
        </w:rPr>
        <w:t xml:space="preserve"> special kind of </w:t>
      </w:r>
      <w:r w:rsidR="005603F4" w:rsidRPr="005603F4">
        <w:rPr>
          <w:rStyle w:val="Entity"/>
        </w:rPr>
        <w:t>Mapped</w:t>
      </w:r>
      <w:r w:rsidRPr="005603F4">
        <w:rPr>
          <w:rStyle w:val="Entity"/>
        </w:rPr>
        <w:t>Feature</w:t>
      </w:r>
      <w:r>
        <w:rPr>
          <w:lang w:val="en-CA"/>
        </w:rPr>
        <w:t xml:space="preserve"> (</w:t>
      </w:r>
      <w:r>
        <w:rPr>
          <w:lang w:val="en-CA"/>
        </w:rPr>
        <w:fldChar w:fldCharType="begin"/>
      </w:r>
      <w:r>
        <w:rPr>
          <w:lang w:val="en-CA"/>
        </w:rPr>
        <w:instrText xml:space="preserve"> REF _Ref454623231 \r \h </w:instrText>
      </w:r>
      <w:r>
        <w:rPr>
          <w:lang w:val="en-CA"/>
        </w:rPr>
      </w:r>
      <w:r>
        <w:rPr>
          <w:lang w:val="en-CA"/>
        </w:rPr>
        <w:fldChar w:fldCharType="separate"/>
      </w:r>
      <w:r w:rsidR="00AD44BE">
        <w:rPr>
          <w:lang w:val="en-CA"/>
        </w:rPr>
        <w:t>8.4.1.2</w:t>
      </w:r>
      <w:r>
        <w:rPr>
          <w:lang w:val="en-CA"/>
        </w:rPr>
        <w:fldChar w:fldCharType="end"/>
      </w:r>
      <w:r>
        <w:rPr>
          <w:lang w:val="en-CA"/>
        </w:rPr>
        <w:t>)</w:t>
      </w:r>
      <w:r w:rsidRPr="008B1DC6">
        <w:rPr>
          <w:lang w:val="en-CA"/>
        </w:rPr>
        <w:t xml:space="preserve"> </w:t>
      </w:r>
      <w:r w:rsidRPr="001A5E53">
        <w:rPr>
          <w:lang w:val="en-CA"/>
        </w:rPr>
        <w:t>whose shape is 1-D interval and uses the SRS of the containing borehole</w:t>
      </w:r>
      <w:r>
        <w:rPr>
          <w:lang w:val="en-CA"/>
        </w:rPr>
        <w:t>.</w:t>
      </w:r>
      <w:r w:rsidR="00D01493">
        <w:rPr>
          <w:lang w:val="en-CA"/>
        </w:rPr>
        <w:t xml:space="preserve"> </w:t>
      </w:r>
      <w:r w:rsidR="008C1955">
        <w:rPr>
          <w:lang w:val="en-CA"/>
        </w:rPr>
        <w:t xml:space="preserve">  </w:t>
      </w:r>
      <w:r w:rsidR="008C1955" w:rsidRPr="00816874">
        <w:rPr>
          <w:lang w:val="en-CA"/>
        </w:rPr>
        <w:t>The "</w:t>
      </w:r>
      <w:r w:rsidR="008C1955" w:rsidRPr="005603F4">
        <w:rPr>
          <w:rStyle w:val="Entity"/>
        </w:rPr>
        <w:t>mappedIntervalBegin</w:t>
      </w:r>
      <w:r w:rsidR="008C1955" w:rsidRPr="00816874">
        <w:rPr>
          <w:lang w:val="en-CA"/>
        </w:rPr>
        <w:t>" and "</w:t>
      </w:r>
      <w:r w:rsidR="008C1955" w:rsidRPr="005603F4">
        <w:rPr>
          <w:rStyle w:val="Entity"/>
        </w:rPr>
        <w:t>mappedIntervalEnd</w:t>
      </w:r>
      <w:r w:rsidR="008C1955" w:rsidRPr="00816874">
        <w:rPr>
          <w:lang w:val="en-CA"/>
        </w:rPr>
        <w:t xml:space="preserve">" </w:t>
      </w:r>
      <w:r>
        <w:rPr>
          <w:lang w:val="en-CA"/>
        </w:rPr>
        <w:t>properties</w:t>
      </w:r>
      <w:r w:rsidR="008C1955" w:rsidRPr="00816874">
        <w:rPr>
          <w:lang w:val="en-CA"/>
        </w:rPr>
        <w:t xml:space="preserve"> are </w:t>
      </w:r>
      <w:r w:rsidR="00D01493">
        <w:rPr>
          <w:lang w:val="en-CA"/>
        </w:rPr>
        <w:t xml:space="preserve">alternative to the 1D geometry </w:t>
      </w:r>
      <w:r w:rsidR="008C1955" w:rsidRPr="00816874">
        <w:rPr>
          <w:lang w:val="en-CA"/>
        </w:rPr>
        <w:t>to overcome problems with the delivery and queryability of 1D GML shapes.</w:t>
      </w:r>
    </w:p>
    <w:p w14:paraId="2DA1AC18" w14:textId="52F6C02A" w:rsidR="008B1DC6" w:rsidRDefault="008B1DC6" w:rsidP="008B1DC6">
      <w:pPr>
        <w:keepNext/>
        <w:rPr>
          <w:noProof/>
          <w:lang w:val="en-CA" w:eastAsia="en-CA"/>
        </w:rPr>
      </w:pPr>
    </w:p>
    <w:p w14:paraId="521D6CB5" w14:textId="67EE6BDE" w:rsidR="00E62D87" w:rsidRDefault="0095264C" w:rsidP="008B1DC6">
      <w:pPr>
        <w:keepNext/>
      </w:pPr>
      <w:r>
        <w:rPr>
          <w:noProof/>
          <w:lang w:val="en-CA" w:eastAsia="en-CA"/>
        </w:rPr>
        <w:drawing>
          <wp:inline distT="0" distB="0" distL="0" distR="0" wp14:anchorId="648CF8FA" wp14:editId="0ADF46DC">
            <wp:extent cx="5486400" cy="4005616"/>
            <wp:effectExtent l="0" t="0" r="0" b="0"/>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4005616"/>
                    </a:xfrm>
                    <a:prstGeom prst="rect">
                      <a:avLst/>
                    </a:prstGeom>
                    <a:noFill/>
                    <a:ln>
                      <a:noFill/>
                    </a:ln>
                  </pic:spPr>
                </pic:pic>
              </a:graphicData>
            </a:graphic>
          </wp:inline>
        </w:drawing>
      </w:r>
    </w:p>
    <w:p w14:paraId="18DBC4F9" w14:textId="21B409F1"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77</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342A339C" w14:textId="2084392E" w:rsidR="00043700" w:rsidRPr="001A5E53" w:rsidRDefault="00043700" w:rsidP="001A5E53">
      <w:pPr>
        <w:pStyle w:val="Titre5"/>
        <w:rPr>
          <w:lang w:val="en-CA"/>
        </w:rPr>
      </w:pPr>
      <w:r w:rsidRPr="00043700">
        <w:rPr>
          <w:lang w:val="en-CA"/>
        </w:rPr>
        <w:t>observationMethod</w:t>
      </w:r>
    </w:p>
    <w:p w14:paraId="33F0D5BE" w14:textId="2BDEAD1F" w:rsidR="00043700" w:rsidRDefault="00043700" w:rsidP="00CD7325">
      <w:pPr>
        <w:rPr>
          <w:lang w:val="en-CA"/>
        </w:rPr>
      </w:pPr>
      <w:r>
        <w:rPr>
          <w:lang w:val="en-CA"/>
        </w:rPr>
        <w:t xml:space="preserve">The </w:t>
      </w:r>
      <w:r w:rsidRPr="005603F4">
        <w:rPr>
          <w:rStyle w:val="Entity"/>
        </w:rPr>
        <w:t>observationMethod property</w:t>
      </w:r>
      <w:r>
        <w:rPr>
          <w:lang w:val="en-CA"/>
        </w:rPr>
        <w:t xml:space="preserve"> </w:t>
      </w:r>
      <w:r w:rsidRPr="005603F4">
        <w:rPr>
          <w:rStyle w:val="Entity"/>
        </w:rPr>
        <w:t>(</w:t>
      </w:r>
      <w:r w:rsidR="008F3406" w:rsidRPr="005603F4">
        <w:rPr>
          <w:rStyle w:val="Entity"/>
        </w:rPr>
        <w:t>SWE::Category</w:t>
      </w:r>
      <w:r>
        <w:rPr>
          <w:lang w:val="en-CA"/>
        </w:rPr>
        <w:t xml:space="preserve">) </w:t>
      </w:r>
      <w:r w:rsidR="001A5E53">
        <w:rPr>
          <w:lang w:val="en-CA"/>
        </w:rPr>
        <w:t>contains</w:t>
      </w:r>
      <w:r>
        <w:rPr>
          <w:lang w:val="en-CA"/>
        </w:rPr>
        <w:t xml:space="preserve"> a term from a controlled vocabulary that describes the </w:t>
      </w:r>
      <w:r w:rsidRPr="00043700">
        <w:rPr>
          <w:lang w:val="en-CA"/>
        </w:rPr>
        <w:t>method used to observe the properties of the borehole</w:t>
      </w:r>
      <w:r>
        <w:rPr>
          <w:lang w:val="en-CA"/>
        </w:rPr>
        <w:t>.</w:t>
      </w:r>
    </w:p>
    <w:p w14:paraId="575CA145" w14:textId="2F842FB5" w:rsidR="00816874" w:rsidRPr="001A5E53" w:rsidRDefault="00816874" w:rsidP="00CD7325">
      <w:pPr>
        <w:pStyle w:val="Titre5"/>
        <w:rPr>
          <w:lang w:val="en-CA"/>
        </w:rPr>
      </w:pPr>
      <w:r>
        <w:rPr>
          <w:lang w:val="en-CA"/>
        </w:rPr>
        <w:t>s</w:t>
      </w:r>
      <w:r w:rsidR="00043700" w:rsidRPr="00043700">
        <w:rPr>
          <w:lang w:val="en-CA"/>
        </w:rPr>
        <w:t>pecification</w:t>
      </w:r>
    </w:p>
    <w:p w14:paraId="3B7CEA9B" w14:textId="79DEB52F" w:rsidR="00043700" w:rsidRDefault="00043700" w:rsidP="00CD7325">
      <w:pPr>
        <w:rPr>
          <w:lang w:val="en-CA"/>
        </w:rPr>
      </w:pPr>
      <w:r>
        <w:rPr>
          <w:lang w:val="en-CA"/>
        </w:rPr>
        <w:t xml:space="preserve">The </w:t>
      </w:r>
      <w:r w:rsidRPr="005603F4">
        <w:rPr>
          <w:rStyle w:val="Entity"/>
        </w:rPr>
        <w:t>specification</w:t>
      </w:r>
      <w:r>
        <w:rPr>
          <w:lang w:val="en-CA"/>
        </w:rPr>
        <w:t xml:space="preserve"> </w:t>
      </w:r>
      <w:r w:rsidR="00A14461">
        <w:rPr>
          <w:lang w:val="en-CA"/>
        </w:rPr>
        <w:t xml:space="preserve">property </w:t>
      </w:r>
      <w:r w:rsidR="001A5E53">
        <w:rPr>
          <w:lang w:val="en-CA"/>
        </w:rPr>
        <w:t>is</w:t>
      </w:r>
      <w:r w:rsidR="00816874">
        <w:rPr>
          <w:lang w:val="en-CA"/>
        </w:rPr>
        <w:t xml:space="preserve"> an association between a </w:t>
      </w:r>
      <w:r w:rsidR="00816874" w:rsidRPr="005603F4">
        <w:rPr>
          <w:rStyle w:val="Entity"/>
        </w:rPr>
        <w:t>BoreholeInterval</w:t>
      </w:r>
      <w:r w:rsidR="00816874">
        <w:rPr>
          <w:lang w:val="en-CA"/>
        </w:rPr>
        <w:t xml:space="preserve"> and a </w:t>
      </w:r>
      <w:r w:rsidR="00816874" w:rsidRPr="005603F4">
        <w:rPr>
          <w:rStyle w:val="Entity"/>
        </w:rPr>
        <w:t>GFI_Feature</w:t>
      </w:r>
      <w:r w:rsidR="00816874">
        <w:rPr>
          <w:lang w:val="en-CA"/>
        </w:rPr>
        <w:t xml:space="preserv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w:t>
      </w:r>
      <w:r w:rsidR="00816874" w:rsidRPr="005603F4">
        <w:rPr>
          <w:rStyle w:val="Entity"/>
        </w:rPr>
        <w:t>GeologicUnit</w:t>
      </w:r>
      <w:r w:rsidR="00816874">
        <w:rPr>
          <w:lang w:val="en-CA"/>
        </w:rPr>
        <w:t xml:space="preserve">).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w:t>
      </w:r>
      <w:r w:rsidR="00816874" w:rsidRPr="005603F4">
        <w:rPr>
          <w:rStyle w:val="Entity"/>
        </w:rPr>
        <w:t>sampledFeature</w:t>
      </w:r>
      <w:r w:rsidR="00816874" w:rsidRPr="00816874">
        <w:rPr>
          <w:lang w:val="en-CA"/>
        </w:rPr>
        <w:t>".</w:t>
      </w:r>
    </w:p>
    <w:p w14:paraId="6D297C19" w14:textId="0FAFE497" w:rsidR="00816874" w:rsidRPr="001A5E53" w:rsidRDefault="00816874" w:rsidP="001A5E53">
      <w:pPr>
        <w:pStyle w:val="Titre5"/>
        <w:rPr>
          <w:lang w:val="en-CA"/>
        </w:rPr>
      </w:pPr>
      <w:r w:rsidRPr="00D970E9">
        <w:rPr>
          <w:lang w:val="en-CA"/>
        </w:rPr>
        <w:t>mappedIntervalBegin</w:t>
      </w:r>
    </w:p>
    <w:p w14:paraId="4D141EC6" w14:textId="6C15D36A" w:rsidR="00816874" w:rsidRDefault="00816874" w:rsidP="00CD7325">
      <w:pPr>
        <w:rPr>
          <w:lang w:val="en-CA"/>
        </w:rPr>
      </w:pPr>
      <w:r>
        <w:rPr>
          <w:lang w:val="en-CA"/>
        </w:rPr>
        <w:t xml:space="preserve">The property </w:t>
      </w:r>
      <w:r w:rsidRPr="005603F4">
        <w:rPr>
          <w:rStyle w:val="Entity"/>
        </w:rPr>
        <w:t>mappedIntervalBegin</w:t>
      </w:r>
      <w:r>
        <w:rPr>
          <w:lang w:val="en-CA"/>
        </w:rPr>
        <w:t xml:space="preserve">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3410AD70" w:rsidR="00816874" w:rsidRPr="00D12552" w:rsidRDefault="00816874" w:rsidP="00B678D8">
            <w:pPr>
              <w:pStyle w:val="Tabletext10"/>
              <w:jc w:val="left"/>
              <w:rPr>
                <w:rStyle w:val="reqtext"/>
                <w:lang w:val="en-CA"/>
              </w:rPr>
            </w:pPr>
            <w:r>
              <w:rPr>
                <w:rStyle w:val="reqtext"/>
                <w:lang w:val="en-CA"/>
              </w:rPr>
              <w:t xml:space="preserve">The value of mappedIntervalBegin SHALL be less or equal to the value of </w:t>
            </w:r>
            <w:r w:rsidR="00B678D8">
              <w:rPr>
                <w:rStyle w:val="reqtext"/>
                <w:lang w:val="en-CA"/>
              </w:rPr>
              <w:t>mappedI</w:t>
            </w:r>
            <w:r>
              <w:rPr>
                <w:rStyle w:val="reqtext"/>
                <w:lang w:val="en-CA"/>
              </w:rPr>
              <w:t>ntervalEnd.</w:t>
            </w:r>
          </w:p>
        </w:tc>
      </w:tr>
    </w:tbl>
    <w:p w14:paraId="7EC2C238" w14:textId="77777777" w:rsidR="00816874" w:rsidRDefault="00816874" w:rsidP="00816874">
      <w:pPr>
        <w:rPr>
          <w:lang w:val="en-CA"/>
        </w:rPr>
      </w:pPr>
    </w:p>
    <w:p w14:paraId="6CACFBAF" w14:textId="3580E356" w:rsidR="008B42C0" w:rsidRPr="001A5E53" w:rsidRDefault="00816874" w:rsidP="001A5E53">
      <w:pPr>
        <w:pStyle w:val="Titre5"/>
        <w:rPr>
          <w:lang w:val="en-CA"/>
        </w:rPr>
      </w:pPr>
      <w:r w:rsidRPr="00816874">
        <w:rPr>
          <w:lang w:val="en-CA"/>
        </w:rPr>
        <w:t>mappedIntervalEnd</w:t>
      </w:r>
    </w:p>
    <w:p w14:paraId="7AAC0E09" w14:textId="3E078114" w:rsidR="00816874" w:rsidRDefault="00816874" w:rsidP="00CD7325">
      <w:pPr>
        <w:rPr>
          <w:lang w:val="en-CA"/>
        </w:rPr>
      </w:pPr>
      <w:r>
        <w:rPr>
          <w:lang w:val="en-CA"/>
        </w:rPr>
        <w:t xml:space="preserve">The </w:t>
      </w:r>
      <w:r w:rsidRPr="005603F4">
        <w:rPr>
          <w:rStyle w:val="Entity"/>
        </w:rPr>
        <w:t>mappedIntervalEnd</w:t>
      </w:r>
      <w:r>
        <w:rPr>
          <w:lang w:val="en-CA"/>
        </w:rPr>
        <w:t xml:space="preserve"> property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w:t>
      </w:r>
      <w:r w:rsidRPr="005603F4">
        <w:rPr>
          <w:rStyle w:val="Entity"/>
        </w:rPr>
        <w:t>mappedIntervalEnd</w:t>
      </w:r>
      <w:r w:rsidRPr="00816874">
        <w:rPr>
          <w:lang w:val="en-CA"/>
        </w:rPr>
        <w:t xml:space="preserve"> value. </w:t>
      </w:r>
    </w:p>
    <w:p w14:paraId="1D0D8B8E" w14:textId="7B17DFB9" w:rsidR="008B42C0" w:rsidRPr="001A5E53" w:rsidRDefault="008B42C0" w:rsidP="001A5E53">
      <w:pPr>
        <w:pStyle w:val="Titre5"/>
        <w:rPr>
          <w:lang w:val="en-CA"/>
        </w:rPr>
      </w:pPr>
      <w:r w:rsidRPr="008B42C0">
        <w:rPr>
          <w:lang w:val="en-CA"/>
        </w:rPr>
        <w:t>collectionIdentifier</w:t>
      </w:r>
    </w:p>
    <w:p w14:paraId="4B037CC1" w14:textId="5E6DDD41" w:rsidR="008152AF" w:rsidRDefault="008B42C0" w:rsidP="00CD7325">
      <w:pPr>
        <w:rPr>
          <w:lang w:val="en-CA"/>
        </w:rPr>
      </w:pPr>
      <w:r>
        <w:rPr>
          <w:lang w:val="en-CA"/>
        </w:rPr>
        <w:t xml:space="preserve">The </w:t>
      </w:r>
      <w:r w:rsidRPr="005603F4">
        <w:rPr>
          <w:rStyle w:val="Entity"/>
        </w:rPr>
        <w:t>collectionIdentifier:ScopedName</w:t>
      </w:r>
      <w:r>
        <w:rPr>
          <w:lang w:val="en-CA"/>
        </w:rPr>
        <w:t xml:space="preserve"> </w:t>
      </w:r>
      <w:r w:rsidR="001A5E53">
        <w:rPr>
          <w:lang w:val="en-CA"/>
        </w:rPr>
        <w:t xml:space="preserve">is </w:t>
      </w:r>
      <w:r>
        <w:rPr>
          <w:lang w:val="en-CA"/>
        </w:rPr>
        <w:t xml:space="preserve">a string unique within a scope that identifies a collection </w:t>
      </w:r>
      <w:r w:rsidR="001A5E53">
        <w:rPr>
          <w:lang w:val="en-CA"/>
        </w:rPr>
        <w:t>grouping</w:t>
      </w:r>
      <w:r w:rsidRPr="008B42C0">
        <w:rPr>
          <w:lang w:val="en-CA"/>
        </w:rPr>
        <w:t xml:space="preserve"> </w:t>
      </w:r>
      <w:r w:rsidRPr="005603F4">
        <w:rPr>
          <w:rStyle w:val="Entity"/>
        </w:rPr>
        <w:t>BoreholeIntervals</w:t>
      </w:r>
      <w:r w:rsidRPr="008B42C0">
        <w:rPr>
          <w:lang w:val="en-CA"/>
        </w:rPr>
        <w:t xml:space="preserve"> </w:t>
      </w:r>
      <w:r w:rsidR="001A5E53">
        <w:rPr>
          <w:lang w:val="en-CA"/>
        </w:rPr>
        <w:t>into</w:t>
      </w:r>
      <w:r w:rsidRPr="008B42C0">
        <w:rPr>
          <w:lang w:val="en-CA"/>
        </w:rPr>
        <w:t xml:space="preserve"> multiple logs on a single borehole. </w:t>
      </w:r>
      <w:r w:rsidR="001A5E53">
        <w:rPr>
          <w:lang w:val="en-CA"/>
        </w:rPr>
        <w:t xml:space="preserve">The </w:t>
      </w:r>
      <w:r w:rsidR="005603F4">
        <w:rPr>
          <w:lang w:val="en-CA"/>
        </w:rPr>
        <w:t>n</w:t>
      </w:r>
      <w:r w:rsidRPr="008B42C0">
        <w:rPr>
          <w:lang w:val="en-CA"/>
        </w:rPr>
        <w:t>ame should identify a particular log observation event.</w:t>
      </w:r>
    </w:p>
    <w:p w14:paraId="601DF893" w14:textId="3CAA82A2" w:rsidR="008C1955" w:rsidRPr="001A5E53" w:rsidRDefault="008152AF" w:rsidP="00CD7325">
      <w:pPr>
        <w:pStyle w:val="Titre5"/>
        <w:rPr>
          <w:lang w:val="en-CA"/>
        </w:rPr>
      </w:pPr>
      <w:r>
        <w:rPr>
          <w:lang w:val="en-CA"/>
        </w:rPr>
        <w:t>parentBorehole</w:t>
      </w:r>
    </w:p>
    <w:p w14:paraId="2CAECBCF" w14:textId="389F5799" w:rsidR="008152AF" w:rsidRDefault="008152AF" w:rsidP="00CD7325">
      <w:pPr>
        <w:rPr>
          <w:lang w:val="en-CA"/>
        </w:rPr>
      </w:pPr>
      <w:r>
        <w:rPr>
          <w:lang w:val="en-CA"/>
        </w:rPr>
        <w:t xml:space="preserve">The property </w:t>
      </w:r>
      <w:r w:rsidRPr="005603F4">
        <w:rPr>
          <w:rStyle w:val="Entity"/>
        </w:rPr>
        <w:t>parentBorehole</w:t>
      </w:r>
      <w:r>
        <w:rPr>
          <w:lang w:val="en-CA"/>
        </w:rPr>
        <w:t xml:space="preserve"> </w:t>
      </w:r>
      <w:r w:rsidR="001A5E53">
        <w:rPr>
          <w:lang w:val="en-CA"/>
        </w:rPr>
        <w:t>is</w:t>
      </w:r>
      <w:r>
        <w:rPr>
          <w:lang w:val="en-CA"/>
        </w:rPr>
        <w:t xml:space="preserve"> an association between a </w:t>
      </w:r>
      <w:r w:rsidRPr="005603F4">
        <w:rPr>
          <w:rStyle w:val="Entity"/>
        </w:rPr>
        <w:t>BoreholeInterval</w:t>
      </w:r>
      <w:r>
        <w:rPr>
          <w:lang w:val="en-CA"/>
        </w:rPr>
        <w:t xml:space="preserve"> and a </w:t>
      </w:r>
      <w:r w:rsidRPr="005603F4">
        <w:rPr>
          <w:rStyle w:val="Entity"/>
        </w:rPr>
        <w:t>Borehole</w:t>
      </w:r>
      <w:r>
        <w:rPr>
          <w:lang w:val="en-CA"/>
        </w:rPr>
        <w:t xml:space="preserve"> which is the borehole in context for this interval.</w:t>
      </w:r>
    </w:p>
    <w:p w14:paraId="5366A7B9" w14:textId="348885A2" w:rsidR="008152AF" w:rsidRPr="001A5E53" w:rsidRDefault="008152AF" w:rsidP="001A5E53">
      <w:pPr>
        <w:pStyle w:val="Titre5"/>
        <w:rPr>
          <w:lang w:val="en-CA"/>
        </w:rPr>
      </w:pPr>
      <w:r>
        <w:rPr>
          <w:lang w:val="en-CA"/>
        </w:rPr>
        <w:t>s</w:t>
      </w:r>
      <w:r w:rsidRPr="00D970E9">
        <w:rPr>
          <w:lang w:val="en-CA"/>
        </w:rPr>
        <w:t>hape</w:t>
      </w:r>
    </w:p>
    <w:p w14:paraId="6AA856F7" w14:textId="10D0DBD4" w:rsidR="008152AF" w:rsidRDefault="008152AF">
      <w:pPr>
        <w:rPr>
          <w:lang w:val="en-CA"/>
        </w:rPr>
      </w:pPr>
      <w:r w:rsidRPr="008152AF">
        <w:rPr>
          <w:lang w:val="en-CA"/>
        </w:rPr>
        <w:t xml:space="preserve">The property </w:t>
      </w:r>
      <w:r w:rsidRPr="005603F4">
        <w:rPr>
          <w:rStyle w:val="Entity"/>
        </w:rPr>
        <w:t>shape:GM_Object</w:t>
      </w:r>
      <w:r w:rsidRPr="008152AF">
        <w:rPr>
          <w:lang w:val="en-CA"/>
        </w:rPr>
        <w:t xml:space="preserve"> </w:t>
      </w:r>
      <w:r w:rsidR="001A5E53">
        <w:rPr>
          <w:lang w:val="en-CA"/>
        </w:rPr>
        <w:t>is a</w:t>
      </w:r>
      <w:r w:rsidRPr="008152AF">
        <w:rPr>
          <w:lang w:val="en-CA"/>
        </w:rPr>
        <w:t xml:space="preserve"> 1-D interval (</w:t>
      </w:r>
      <w:r w:rsidR="00B45030" w:rsidRPr="008152AF">
        <w:rPr>
          <w:lang w:val="en-CA"/>
        </w:rPr>
        <w:t>e.g.</w:t>
      </w:r>
      <w:r w:rsidRPr="008152AF">
        <w:rPr>
          <w:lang w:val="en-CA"/>
        </w:rPr>
        <w:t xml:space="preserve">, a "from" and "to", or "top" and "base" measurement) </w:t>
      </w:r>
      <w:r w:rsidR="00D35A1F">
        <w:rPr>
          <w:lang w:val="en-CA"/>
        </w:rPr>
        <w:t>covering</w:t>
      </w:r>
      <w:r w:rsidRPr="008152AF">
        <w:rPr>
          <w:lang w:val="en-CA"/>
        </w:rPr>
        <w:t xml:space="preserve"> the same distance as </w:t>
      </w:r>
      <w:r w:rsidRPr="005603F4">
        <w:rPr>
          <w:rStyle w:val="Entity"/>
        </w:rPr>
        <w:t>mappedIntervalBegin</w:t>
      </w:r>
      <w:r w:rsidRPr="008152AF">
        <w:rPr>
          <w:lang w:val="en-CA"/>
        </w:rPr>
        <w:t xml:space="preserve"> and </w:t>
      </w:r>
      <w:r w:rsidRPr="005603F4">
        <w:rPr>
          <w:rStyle w:val="Entity"/>
        </w:rPr>
        <w:t>mappedIntervalEnd</w:t>
      </w:r>
      <w:r>
        <w:rPr>
          <w:lang w:val="en-CA"/>
        </w:rPr>
        <w:t>.  The geometry shall use</w:t>
      </w:r>
      <w:r w:rsidRPr="008152AF">
        <w:rPr>
          <w:lang w:val="en-CA"/>
        </w:rPr>
        <w:t xml:space="preserve"> a reference to the borehole as </w:t>
      </w:r>
      <w:r w:rsidR="00680CF9">
        <w:rPr>
          <w:lang w:val="en-CA"/>
        </w:rPr>
        <w:t>the C</w:t>
      </w:r>
      <w:r w:rsidRPr="008152AF">
        <w:rPr>
          <w:lang w:val="en-CA"/>
        </w:rPr>
        <w:t>RS of the containing borehole.</w:t>
      </w:r>
    </w:p>
    <w:p w14:paraId="53B2BF35" w14:textId="63BE345A" w:rsidR="00B3403C" w:rsidRDefault="00B3403C" w:rsidP="00B3403C">
      <w:pPr>
        <w:rPr>
          <w:lang w:val="en-CA"/>
        </w:rPr>
      </w:pPr>
      <w:bookmarkStart w:id="464" w:name="BKM_73DD4A6D_1BCE_421F_B6B6_00A34E56B7BC"/>
      <w:bookmarkStart w:id="465" w:name="BKM_C7D17ABA_A07A_45C4_8096_F592A2DCBF59"/>
      <w:bookmarkStart w:id="466" w:name="BKM_7AC10AA1_3FE2_4E49_AD1F_C27423759ACA"/>
      <w:bookmarkStart w:id="467" w:name="BKM_E1DEAC71_7DFE_439E_9E4B_2C2A15DE8E14"/>
      <w:bookmarkStart w:id="468" w:name="BKM_DEBFAE1D_DC46_4CB5_8920_4391F9626B7A"/>
      <w:bookmarkStart w:id="469" w:name="BKM_EB3A6321_4939_429E_A4B6_C36556700F0A"/>
      <w:bookmarkEnd w:id="464"/>
      <w:bookmarkEnd w:id="465"/>
      <w:bookmarkEnd w:id="466"/>
      <w:bookmarkEnd w:id="467"/>
      <w:bookmarkEnd w:id="468"/>
      <w:bookmarkEnd w:id="469"/>
      <w:r w:rsidRPr="00B3403C">
        <w:rPr>
          <w:lang w:val="en-CA"/>
        </w:rPr>
        <w:t>Encoding of a</w:t>
      </w:r>
      <w:r w:rsidR="00B45030">
        <w:rPr>
          <w:lang w:val="en-CA"/>
        </w:rPr>
        <w:t>n</w:t>
      </w:r>
      <w:r w:rsidRPr="00B3403C">
        <w:rPr>
          <w:lang w:val="en-CA"/>
        </w:rPr>
        <w:t xml:space="preserve"> interval within the borehole using </w:t>
      </w:r>
      <w:r w:rsidR="005603F4" w:rsidRPr="005603F4">
        <w:rPr>
          <w:rStyle w:val="Entity"/>
        </w:rPr>
        <w:t>GEO::</w:t>
      </w:r>
      <w:r w:rsidRPr="005603F4">
        <w:rPr>
          <w:rStyle w:val="Entity"/>
        </w:rPr>
        <w:t>GM_LineString</w:t>
      </w:r>
      <w:r w:rsidRPr="00B3403C">
        <w:rPr>
          <w:lang w:val="en-CA"/>
        </w:rPr>
        <w:t xml:space="preserve"> </w:t>
      </w:r>
      <w:r w:rsidR="00D35A1F">
        <w:rPr>
          <w:lang w:val="en-CA"/>
        </w:rPr>
        <w:t>shall</w:t>
      </w:r>
      <w:r w:rsidRPr="00B3403C">
        <w:rPr>
          <w:lang w:val="en-CA"/>
        </w:rPr>
        <w:t xml:space="preserve"> consist of two 1D points only (the start and end point of the interval, measured as distance from the borehole collar), with CRS corresponding to the borehole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 xml:space="preserve">Interval SHALL be encoded with </w:t>
            </w:r>
            <w:r w:rsidRPr="005603F4">
              <w:rPr>
                <w:rStyle w:val="Entity"/>
              </w:rPr>
              <w:t>GM_LineString</w:t>
            </w:r>
            <w:r>
              <w:rPr>
                <w:rStyle w:val="reqtext"/>
                <w:lang w:val="en-CA"/>
              </w:rPr>
              <w:t xml:space="preserve">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1C8C0F62"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sidR="007078B0">
              <w:rPr>
                <w:rStyle w:val="requri"/>
                <w:lang w:val="en-CA"/>
              </w:rPr>
              <w:t>interval-1D-C</w:t>
            </w:r>
            <w:r>
              <w:rPr>
                <w:rStyle w:val="requri"/>
                <w:lang w:val="en-CA"/>
              </w:rPr>
              <w:t>RS</w:t>
            </w:r>
          </w:p>
        </w:tc>
        <w:tc>
          <w:tcPr>
            <w:tcW w:w="4678" w:type="dxa"/>
            <w:tcBorders>
              <w:left w:val="nil"/>
            </w:tcBorders>
            <w:shd w:val="clear" w:color="auto" w:fill="auto"/>
          </w:tcPr>
          <w:p w14:paraId="57803D1B" w14:textId="3A1584BD" w:rsidR="00B3403C" w:rsidRPr="00D12552" w:rsidRDefault="00B3403C" w:rsidP="00B678D8">
            <w:pPr>
              <w:pStyle w:val="Tabletext10"/>
              <w:jc w:val="left"/>
              <w:rPr>
                <w:rStyle w:val="reqtext"/>
                <w:lang w:val="en-CA"/>
              </w:rPr>
            </w:pPr>
            <w:r>
              <w:rPr>
                <w:rStyle w:val="reqtext"/>
                <w:lang w:val="en-CA"/>
              </w:rPr>
              <w:t xml:space="preserve">Coordinate Reference System of interval geometries SHALL use </w:t>
            </w:r>
            <w:r w:rsidR="008605F3">
              <w:rPr>
                <w:rStyle w:val="reqtext"/>
                <w:lang w:val="en-CA"/>
              </w:rPr>
              <w:t xml:space="preserve">the borehole </w:t>
            </w:r>
            <w:r w:rsidR="00B678D8">
              <w:rPr>
                <w:rStyle w:val="reqtext"/>
                <w:lang w:val="en-CA"/>
              </w:rPr>
              <w:t>geometry.</w:t>
            </w:r>
          </w:p>
        </w:tc>
      </w:tr>
    </w:tbl>
    <w:p w14:paraId="54E334C7" w14:textId="77777777" w:rsidR="00B3403C" w:rsidRDefault="00B3403C" w:rsidP="00B3403C"/>
    <w:p w14:paraId="2BF43C1C" w14:textId="167DCF58"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00680CF9">
        <w:t>[</w:t>
      </w:r>
      <w:r w:rsidR="00680CF9">
        <w:fldChar w:fldCharType="begin"/>
      </w:r>
      <w:r w:rsidR="00680CF9">
        <w:instrText xml:space="preserve"> REF _Ref458067157 \n \h </w:instrText>
      </w:r>
      <w:r w:rsidR="00680CF9">
        <w:fldChar w:fldCharType="separate"/>
      </w:r>
      <w:r w:rsidR="00AD44BE">
        <w:t>18</w:t>
      </w:r>
      <w:r w:rsidR="00680CF9">
        <w:fldChar w:fldCharType="end"/>
      </w:r>
      <w:r w:rsidR="00680CF9">
        <w:t>]</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3CA3F3FD" w:rsidR="008023AC" w:rsidRDefault="008023AC" w:rsidP="00D20646">
      <w:pPr>
        <w:pStyle w:val="Lgende"/>
      </w:pPr>
      <w:r>
        <w:t xml:space="preserve">Figure </w:t>
      </w:r>
      <w:r>
        <w:fldChar w:fldCharType="begin"/>
      </w:r>
      <w:r>
        <w:instrText xml:space="preserve"> SEQ Figure \* ARABIC </w:instrText>
      </w:r>
      <w:r>
        <w:fldChar w:fldCharType="separate"/>
      </w:r>
      <w:r w:rsidR="00AD44BE">
        <w:rPr>
          <w:noProof/>
        </w:rPr>
        <w:t>78</w:t>
      </w:r>
      <w:r>
        <w:fldChar w:fldCharType="end"/>
      </w:r>
      <w:r>
        <w:t xml:space="preserve"> : Top part of Figure 2 </w:t>
      </w:r>
      <w:r w:rsidR="00680CF9">
        <w:t>from [</w:t>
      </w:r>
      <w:r w:rsidR="00680CF9">
        <w:fldChar w:fldCharType="begin"/>
      </w:r>
      <w:r w:rsidR="00680CF9">
        <w:instrText xml:space="preserve"> REF _Ref458067157 \n \h </w:instrText>
      </w:r>
      <w:r w:rsidR="00680CF9">
        <w:fldChar w:fldCharType="separate"/>
      </w:r>
      <w:r w:rsidR="00AD44BE">
        <w:t>18</w:t>
      </w:r>
      <w:r w:rsidR="00680CF9">
        <w:fldChar w:fldCharType="end"/>
      </w:r>
      <w:r w:rsidR="00680CF9">
        <w:t>]</w:t>
      </w:r>
    </w:p>
    <w:p w14:paraId="1E3D0C82" w14:textId="77777777" w:rsidR="00302FB5" w:rsidRDefault="00302FB5">
      <w:r>
        <w:t xml:space="preserve">Encoding of the first lithostratigraphic and magnetostratigraphic units showing how the collection identifiers group </w:t>
      </w:r>
      <w:r w:rsidRPr="00680CF9">
        <w:rPr>
          <w:rStyle w:val="Entity"/>
        </w:rPr>
        <w:t>BoreholeIntervals</w:t>
      </w:r>
      <w:r>
        <w:t xml:space="preserve">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Lgende"/>
      </w:pPr>
      <w:r>
        <w:t xml:space="preserve">Figure </w:t>
      </w:r>
      <w:r>
        <w:fldChar w:fldCharType="begin"/>
      </w:r>
      <w:r>
        <w:instrText xml:space="preserve"> SEQ Figure \* ARABIC </w:instrText>
      </w:r>
      <w:r>
        <w:fldChar w:fldCharType="separate"/>
      </w:r>
      <w:r w:rsidR="00AD44BE">
        <w:rPr>
          <w:noProof/>
        </w:rPr>
        <w:t>79</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Titre4"/>
        <w:rPr>
          <w:lang w:val="en-CA"/>
        </w:rPr>
      </w:pPr>
      <w:bookmarkStart w:id="470" w:name="_Ref456518173"/>
      <w:r>
        <w:rPr>
          <w:lang w:val="en-CA"/>
        </w:rPr>
        <w:t>BoreholeDetails</w:t>
      </w:r>
      <w:bookmarkEnd w:id="470"/>
    </w:p>
    <w:p w14:paraId="09574B73" w14:textId="77777777" w:rsidR="00D30B51" w:rsidRDefault="00D30B51" w:rsidP="00CD7325">
      <w:pPr>
        <w:rPr>
          <w:lang w:val="en-CA"/>
        </w:rPr>
      </w:pPr>
    </w:p>
    <w:p w14:paraId="4A744A94" w14:textId="42A00D43" w:rsidR="00D30B51" w:rsidRDefault="00195EBB" w:rsidP="00CD7325">
      <w:pPr>
        <w:rPr>
          <w:lang w:val="en-CA"/>
        </w:rPr>
      </w:pPr>
      <w:r w:rsidRPr="005603F4">
        <w:rPr>
          <w:rStyle w:val="Entity"/>
        </w:rPr>
        <w:t>BoreholeDetails</w:t>
      </w:r>
      <w:r>
        <w:rPr>
          <w:lang w:val="en-CA"/>
        </w:rPr>
        <w:t xml:space="preserve">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w:t>
      </w:r>
      <w:r w:rsidR="00D35A1F">
        <w:rPr>
          <w:lang w:val="en-CA"/>
        </w:rPr>
        <w:t>It contains metadata about the parties involved in the drilling, the storage of drilled material and other information relevant to the borehol</w:t>
      </w:r>
      <w:r w:rsidR="00AB4325">
        <w:rPr>
          <w:lang w:val="en-CA"/>
        </w:rPr>
        <w:t xml:space="preserve">e as a whole.  Properties that may vary along the borehole path are managed in </w:t>
      </w:r>
      <w:r w:rsidR="00AB4325" w:rsidRPr="005603F4">
        <w:rPr>
          <w:rStyle w:val="Entity"/>
        </w:rPr>
        <w:t>DrillingDetails</w:t>
      </w:r>
      <w:r w:rsidR="00AB4325">
        <w:rPr>
          <w:lang w:val="en-CA"/>
        </w:rPr>
        <w:t xml:space="preserve"> (</w:t>
      </w:r>
      <w:r w:rsidR="00AB4325">
        <w:rPr>
          <w:lang w:val="en-CA"/>
        </w:rPr>
        <w:fldChar w:fldCharType="begin"/>
      </w:r>
      <w:r w:rsidR="00AB4325">
        <w:rPr>
          <w:lang w:val="en-CA"/>
        </w:rPr>
        <w:instrText xml:space="preserve"> REF _Ref456518000 \r \h </w:instrText>
      </w:r>
      <w:r w:rsidR="00AB4325">
        <w:rPr>
          <w:lang w:val="en-CA"/>
        </w:rPr>
      </w:r>
      <w:r w:rsidR="00AB4325">
        <w:rPr>
          <w:lang w:val="en-CA"/>
        </w:rPr>
        <w:fldChar w:fldCharType="separate"/>
      </w:r>
      <w:r w:rsidR="00AD44BE">
        <w:rPr>
          <w:lang w:val="en-CA"/>
        </w:rPr>
        <w:t>8.7.1.2</w:t>
      </w:r>
      <w:r w:rsidR="00AB4325">
        <w:rPr>
          <w:lang w:val="en-CA"/>
        </w:rPr>
        <w:fldChar w:fldCharType="end"/>
      </w:r>
      <w:r w:rsidR="00AB4325">
        <w:rPr>
          <w:lang w:val="en-CA"/>
        </w:rPr>
        <w:t>).</w:t>
      </w:r>
    </w:p>
    <w:p w14:paraId="33535719" w14:textId="7541AB28" w:rsidR="00D30B51" w:rsidRDefault="0095264C" w:rsidP="00D30B51">
      <w:pPr>
        <w:keepNext/>
      </w:pPr>
      <w:r>
        <w:rPr>
          <w:noProof/>
          <w:lang w:val="en-CA" w:eastAsia="en-CA"/>
        </w:rPr>
        <w:lastRenderedPageBreak/>
        <w:drawing>
          <wp:inline distT="0" distB="0" distL="0" distR="0" wp14:anchorId="407AAC45" wp14:editId="30112BC9">
            <wp:extent cx="5486400" cy="5201285"/>
            <wp:effectExtent l="0" t="0" r="0" b="0"/>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5201285"/>
                    </a:xfrm>
                    <a:prstGeom prst="rect">
                      <a:avLst/>
                    </a:prstGeom>
                    <a:noFill/>
                    <a:ln>
                      <a:noFill/>
                    </a:ln>
                  </pic:spPr>
                </pic:pic>
              </a:graphicData>
            </a:graphic>
          </wp:inline>
        </w:drawing>
      </w:r>
    </w:p>
    <w:p w14:paraId="5AD6E1DD" w14:textId="582BE605" w:rsidR="00D30B51" w:rsidRDefault="00D30B51" w:rsidP="00D30B51">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80</w:t>
      </w:r>
      <w:r w:rsidR="00673E83">
        <w:rPr>
          <w:noProof/>
        </w:rPr>
        <w:fldChar w:fldCharType="end"/>
      </w:r>
      <w:r>
        <w:t>: Borehole details</w:t>
      </w:r>
      <w:r w:rsidR="00B8253A">
        <w:t xml:space="preserve"> context diagram.</w:t>
      </w:r>
    </w:p>
    <w:p w14:paraId="11E45615" w14:textId="3ADD6881" w:rsidR="008C1955" w:rsidRPr="00AB4325" w:rsidRDefault="00195EBB" w:rsidP="00195EBB">
      <w:pPr>
        <w:pStyle w:val="Titre5"/>
        <w:rPr>
          <w:lang w:val="en-CA"/>
        </w:rPr>
      </w:pPr>
      <w:r>
        <w:rPr>
          <w:lang w:val="en-CA"/>
        </w:rPr>
        <w:t>o</w:t>
      </w:r>
      <w:r w:rsidRPr="00D970E9">
        <w:rPr>
          <w:lang w:val="en-CA"/>
        </w:rPr>
        <w:t>perator</w:t>
      </w:r>
    </w:p>
    <w:p w14:paraId="46D94315" w14:textId="2B042312" w:rsidR="00D30B51" w:rsidRPr="007078B0" w:rsidRDefault="00AB4325" w:rsidP="007078B0">
      <w:r>
        <w:rPr>
          <w:lang w:val="en-CA"/>
        </w:rPr>
        <w:t xml:space="preserve">The </w:t>
      </w:r>
      <w:r w:rsidRPr="005603F4">
        <w:rPr>
          <w:rStyle w:val="Entity"/>
        </w:rPr>
        <w:t>operator</w:t>
      </w:r>
      <w:r>
        <w:rPr>
          <w:lang w:val="en-CA"/>
        </w:rPr>
        <w:t xml:space="preserve"> property is </w:t>
      </w:r>
      <w:r w:rsidR="00195EBB">
        <w:rPr>
          <w:lang w:val="en-CA"/>
        </w:rPr>
        <w:t xml:space="preserve">an association between a </w:t>
      </w:r>
      <w:r w:rsidR="00195EBB" w:rsidRPr="005603F4">
        <w:rPr>
          <w:rStyle w:val="Entity"/>
        </w:rPr>
        <w:t>BoreholeDetails</w:t>
      </w:r>
      <w:r w:rsidR="00195EBB">
        <w:rPr>
          <w:lang w:val="en-CA"/>
        </w:rPr>
        <w:t xml:space="preserve"> and a </w:t>
      </w:r>
      <w:r w:rsidR="008C1955" w:rsidRPr="005603F4">
        <w:rPr>
          <w:rStyle w:val="Entity"/>
        </w:rPr>
        <w:t>CIT</w:t>
      </w:r>
      <w:r w:rsidR="00195EBB" w:rsidRPr="005603F4">
        <w:rPr>
          <w:rStyle w:val="Entity"/>
        </w:rPr>
        <w:t>:CI_ResponsibleParty</w:t>
      </w:r>
      <w:r w:rsidR="00195EBB">
        <w:rPr>
          <w:lang w:val="en-CA"/>
        </w:rPr>
        <w:t xml:space="preserve"> describing the o</w:t>
      </w:r>
      <w:r w:rsidR="00195EBB" w:rsidRPr="00195EBB">
        <w:rPr>
          <w:lang w:val="en-CA"/>
        </w:rPr>
        <w:t>rganisation responsible for commissioning the borehole (as opposed to drilling the borehole)</w:t>
      </w:r>
      <w:r w:rsidR="00195EBB">
        <w:rPr>
          <w:lang w:val="en-CA"/>
        </w:rPr>
        <w:t>.</w:t>
      </w:r>
      <w:bookmarkStart w:id="471" w:name="BKM_DD9713AD_C742_4E77_9937_E79AF8E3F761"/>
      <w:bookmarkEnd w:id="471"/>
    </w:p>
    <w:p w14:paraId="703B9A0E" w14:textId="25E48FB4" w:rsidR="00195EBB" w:rsidRPr="000A04A2" w:rsidRDefault="00195EBB" w:rsidP="00D20646">
      <w:pPr>
        <w:pStyle w:val="Titre5"/>
        <w:rPr>
          <w:lang w:val="en-CA"/>
        </w:rPr>
      </w:pPr>
      <w:r>
        <w:rPr>
          <w:lang w:val="en-CA"/>
        </w:rPr>
        <w:t>d</w:t>
      </w:r>
      <w:r w:rsidRPr="00D970E9">
        <w:rPr>
          <w:lang w:val="en-CA"/>
        </w:rPr>
        <w:t>riller</w:t>
      </w:r>
    </w:p>
    <w:p w14:paraId="685400A9" w14:textId="3BA5ADD3" w:rsidR="00195EBB" w:rsidRPr="007078B0" w:rsidRDefault="00195EBB" w:rsidP="007078B0">
      <w:pPr>
        <w:rPr>
          <w:lang w:val="en-CA"/>
        </w:rPr>
      </w:pPr>
      <w:r>
        <w:rPr>
          <w:lang w:val="en-CA"/>
        </w:rPr>
        <w:t xml:space="preserve">The </w:t>
      </w:r>
      <w:r w:rsidRPr="005603F4">
        <w:rPr>
          <w:rStyle w:val="Entity"/>
        </w:rPr>
        <w:t>driller</w:t>
      </w:r>
      <w:r>
        <w:rPr>
          <w:lang w:val="en-CA"/>
        </w:rPr>
        <w:t xml:space="preserve"> property </w:t>
      </w:r>
      <w:r w:rsidR="000A04A2">
        <w:rPr>
          <w:lang w:val="en-CA"/>
        </w:rPr>
        <w:t>is</w:t>
      </w:r>
      <w:r>
        <w:rPr>
          <w:lang w:val="en-CA"/>
        </w:rPr>
        <w:t xml:space="preserve"> an association between a </w:t>
      </w:r>
      <w:r w:rsidRPr="005603F4">
        <w:rPr>
          <w:rStyle w:val="Entity"/>
        </w:rPr>
        <w:t>BoreholeDetails</w:t>
      </w:r>
      <w:r>
        <w:rPr>
          <w:lang w:val="en-CA"/>
        </w:rPr>
        <w:t xml:space="preserve"> and a </w:t>
      </w:r>
      <w:r w:rsidR="008C1955" w:rsidRPr="005603F4">
        <w:rPr>
          <w:rStyle w:val="Entity"/>
        </w:rPr>
        <w:t>CIT</w:t>
      </w:r>
      <w:r w:rsidRPr="005603F4">
        <w:rPr>
          <w:rStyle w:val="Entity"/>
        </w:rPr>
        <w:t>:CI_ResponsibleParty</w:t>
      </w:r>
      <w:r>
        <w:rPr>
          <w:lang w:val="en-CA"/>
        </w:rPr>
        <w:t xml:space="preserve"> describing of the </w:t>
      </w:r>
      <w:r w:rsidRPr="00195EBB">
        <w:rPr>
          <w:lang w:val="en-CA"/>
        </w:rPr>
        <w:t>organisation responsible for drilling the borehole (as opposed to commissioning the borehole)</w:t>
      </w:r>
      <w:r w:rsidR="00B8253A">
        <w:rPr>
          <w:lang w:val="en-CA"/>
        </w:rPr>
        <w:t>.</w:t>
      </w:r>
    </w:p>
    <w:p w14:paraId="277FCCCD" w14:textId="554244AE" w:rsidR="00195EBB" w:rsidRDefault="00195EBB" w:rsidP="00D20646">
      <w:pPr>
        <w:pStyle w:val="Titre5"/>
        <w:rPr>
          <w:lang w:val="en-CA"/>
        </w:rPr>
      </w:pPr>
      <w:r w:rsidRPr="00195EBB">
        <w:rPr>
          <w:lang w:val="en-CA"/>
        </w:rPr>
        <w:t>dateOfDrilling</w:t>
      </w:r>
    </w:p>
    <w:p w14:paraId="6A51A312" w14:textId="27544B5C" w:rsidR="00195EBB" w:rsidRDefault="00195EBB" w:rsidP="00D20646">
      <w:pPr>
        <w:rPr>
          <w:lang w:val="en-CA"/>
        </w:rPr>
      </w:pPr>
      <w:r>
        <w:rPr>
          <w:lang w:val="en-CA"/>
        </w:rPr>
        <w:t xml:space="preserve">The property </w:t>
      </w:r>
      <w:r w:rsidRPr="005603F4">
        <w:rPr>
          <w:rStyle w:val="Entity"/>
        </w:rPr>
        <w:t>dateOfDrilling:TM_Period</w:t>
      </w:r>
      <w:r>
        <w:rPr>
          <w:lang w:val="en-CA"/>
        </w:rPr>
        <w:t xml:space="preserve"> contain</w:t>
      </w:r>
      <w:r w:rsidR="000A04A2">
        <w:rPr>
          <w:lang w:val="en-CA"/>
        </w:rPr>
        <w:t>s</w:t>
      </w:r>
      <w:r>
        <w:rPr>
          <w:lang w:val="en-CA"/>
        </w:rPr>
        <w:t xml:space="preserve"> the </w:t>
      </w:r>
      <w:r w:rsidRPr="00195EBB">
        <w:rPr>
          <w:lang w:val="en-CA"/>
        </w:rPr>
        <w:t>time period during which drilling of the borehole occurred.</w:t>
      </w:r>
    </w:p>
    <w:p w14:paraId="7B34262E" w14:textId="16182CAE" w:rsidR="00195EBB" w:rsidRPr="000A04A2" w:rsidRDefault="00195EBB" w:rsidP="00D20646">
      <w:pPr>
        <w:pStyle w:val="Titre5"/>
        <w:rPr>
          <w:lang w:val="en-CA"/>
        </w:rPr>
      </w:pPr>
      <w:r w:rsidRPr="00195EBB">
        <w:rPr>
          <w:lang w:val="en-CA"/>
        </w:rPr>
        <w:lastRenderedPageBreak/>
        <w:t>startPoint</w:t>
      </w:r>
    </w:p>
    <w:p w14:paraId="2EE57EFF" w14:textId="40E676CA" w:rsidR="00195EBB" w:rsidRDefault="00195EBB" w:rsidP="00D20646">
      <w:pPr>
        <w:rPr>
          <w:lang w:val="en-CA"/>
        </w:rPr>
      </w:pPr>
      <w:r>
        <w:rPr>
          <w:lang w:val="en-CA"/>
        </w:rPr>
        <w:t xml:space="preserve">The property </w:t>
      </w:r>
      <w:r w:rsidRPr="005603F4">
        <w:rPr>
          <w:rStyle w:val="Entity"/>
        </w:rPr>
        <w:t>startPoint:BoreholeStartPointCode</w:t>
      </w:r>
      <w:r>
        <w:rPr>
          <w:lang w:val="en-CA"/>
        </w:rPr>
        <w:t xml:space="preserve"> provide</w:t>
      </w:r>
      <w:r w:rsidR="000A04A2">
        <w:rPr>
          <w:lang w:val="en-CA"/>
        </w:rPr>
        <w:t>s</w:t>
      </w:r>
      <w:r>
        <w:rPr>
          <w:lang w:val="en-CA"/>
        </w:rPr>
        <w:t xml:space="preserv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0C22F6C8" w14:textId="6210AEC2" w:rsidR="00195EBB" w:rsidRPr="000A04A2" w:rsidRDefault="00195EBB" w:rsidP="00D20646">
      <w:pPr>
        <w:pStyle w:val="Titre5"/>
        <w:rPr>
          <w:lang w:val="en-CA"/>
        </w:rPr>
      </w:pPr>
      <w:r w:rsidRPr="00195EBB">
        <w:rPr>
          <w:lang w:val="en-CA"/>
        </w:rPr>
        <w:t>inclinationType</w:t>
      </w:r>
    </w:p>
    <w:p w14:paraId="7353C6A2" w14:textId="5703AB67" w:rsidR="00195EBB" w:rsidRDefault="00195EBB" w:rsidP="00D20646">
      <w:pPr>
        <w:rPr>
          <w:lang w:val="en-CA"/>
        </w:rPr>
      </w:pPr>
      <w:r>
        <w:rPr>
          <w:lang w:val="en-CA"/>
        </w:rPr>
        <w:t xml:space="preserve">The property </w:t>
      </w:r>
      <w:r w:rsidRPr="0028745C">
        <w:rPr>
          <w:rStyle w:val="Entity"/>
        </w:rPr>
        <w:t>inclinationType:BoreholeInclinationCode</w:t>
      </w:r>
      <w:r>
        <w:rPr>
          <w:lang w:val="en-CA"/>
        </w:rPr>
        <w:t xml:space="preserve"> contain</w:t>
      </w:r>
      <w:r w:rsidR="000A04A2">
        <w:rPr>
          <w:lang w:val="en-CA"/>
        </w:rPr>
        <w:t>s</w:t>
      </w:r>
      <w:r>
        <w:rPr>
          <w:lang w:val="en-CA"/>
        </w:rPr>
        <w:t xml:space="preserve">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Titre5"/>
        <w:rPr>
          <w:lang w:val="en-CA"/>
        </w:rPr>
      </w:pPr>
      <w:r w:rsidRPr="00D970E9">
        <w:rPr>
          <w:lang w:val="en-CA"/>
        </w:rPr>
        <w:t>boreholeMaterialCustodian</w:t>
      </w:r>
    </w:p>
    <w:p w14:paraId="0C6DC586" w14:textId="1206582C"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28745C">
        <w:rPr>
          <w:rStyle w:val="Entity"/>
        </w:rPr>
        <w:t>boreholeMaterialCustodian</w:t>
      </w:r>
      <w:r>
        <w:rPr>
          <w:lang w:val="en-CA"/>
        </w:rPr>
        <w:t xml:space="preserve"> </w:t>
      </w:r>
      <w:r w:rsidR="000A04A2">
        <w:rPr>
          <w:lang w:val="en-CA"/>
        </w:rPr>
        <w:t>is</w:t>
      </w:r>
      <w:r>
        <w:rPr>
          <w:lang w:val="en-CA"/>
        </w:rPr>
        <w:t xml:space="preserve"> an association between a </w:t>
      </w:r>
      <w:r w:rsidRPr="0028745C">
        <w:rPr>
          <w:rStyle w:val="Entity"/>
        </w:rPr>
        <w:t>BoreholeDetails</w:t>
      </w:r>
      <w:r>
        <w:rPr>
          <w:lang w:val="en-CA"/>
        </w:rPr>
        <w:t xml:space="preserve"> and a </w:t>
      </w:r>
      <w:r w:rsidR="008C1955" w:rsidRPr="0028745C">
        <w:rPr>
          <w:rStyle w:val="Entity"/>
        </w:rPr>
        <w:t>CIT</w:t>
      </w:r>
      <w:r w:rsidRPr="0028745C">
        <w:rPr>
          <w:rStyle w:val="Entity"/>
        </w:rPr>
        <w:t>:CI_ResponsibleParty</w:t>
      </w:r>
      <w:r>
        <w:rPr>
          <w:lang w:val="en-CA"/>
        </w:rPr>
        <w:t xml:space="preserve">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44287952" w14:textId="12FA67A0" w:rsidR="0071071E" w:rsidRPr="000A04A2" w:rsidRDefault="0071071E" w:rsidP="000A04A2">
      <w:pPr>
        <w:pStyle w:val="Titre5"/>
        <w:rPr>
          <w:lang w:val="en-CA"/>
        </w:rPr>
      </w:pPr>
      <w:r>
        <w:rPr>
          <w:lang w:val="en-CA"/>
        </w:rPr>
        <w:t>p</w:t>
      </w:r>
      <w:r w:rsidRPr="0071071E">
        <w:rPr>
          <w:lang w:val="en-CA"/>
        </w:rPr>
        <w:t>urpose</w:t>
      </w:r>
    </w:p>
    <w:p w14:paraId="56F51479" w14:textId="0ABE7019" w:rsidR="0071071E" w:rsidRDefault="0071071E" w:rsidP="00D30B51">
      <w:pPr>
        <w:autoSpaceDE w:val="0"/>
        <w:autoSpaceDN w:val="0"/>
        <w:adjustRightInd w:val="0"/>
        <w:spacing w:after="0" w:line="240" w:lineRule="atLeast"/>
        <w:rPr>
          <w:lang w:val="en-CA"/>
        </w:rPr>
      </w:pPr>
      <w:r>
        <w:rPr>
          <w:lang w:val="en-CA"/>
        </w:rPr>
        <w:t xml:space="preserve">The property </w:t>
      </w:r>
      <w:r w:rsidRPr="0028745C">
        <w:rPr>
          <w:rStyle w:val="Entity"/>
        </w:rPr>
        <w:t>purpose:BoreholePurposeCode</w:t>
      </w:r>
      <w:r>
        <w:rPr>
          <w:lang w:val="en-CA"/>
        </w:rPr>
        <w:t xml:space="preserve"> contain</w:t>
      </w:r>
      <w:r w:rsidR="000A04A2">
        <w:rPr>
          <w:lang w:val="en-CA"/>
        </w:rPr>
        <w:t>s</w:t>
      </w:r>
      <w:r>
        <w:rPr>
          <w:lang w:val="en-CA"/>
        </w:rPr>
        <w:t xml:space="preserve">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4049D760" w14:textId="05BBE6DE" w:rsidR="0071071E" w:rsidRPr="000A04A2" w:rsidRDefault="0071071E" w:rsidP="000A04A2">
      <w:pPr>
        <w:pStyle w:val="Titre5"/>
        <w:rPr>
          <w:lang w:val="en-CA"/>
        </w:rPr>
      </w:pPr>
      <w:r w:rsidRPr="0071071E">
        <w:rPr>
          <w:lang w:val="en-CA"/>
        </w:rPr>
        <w:t>dataCustodian</w:t>
      </w:r>
    </w:p>
    <w:p w14:paraId="6BD84761" w14:textId="1A56BF72" w:rsidR="0071071E" w:rsidRDefault="0071071E" w:rsidP="00D20646">
      <w:pPr>
        <w:rPr>
          <w:lang w:val="en-CA"/>
        </w:rPr>
      </w:pPr>
      <w:r>
        <w:rPr>
          <w:lang w:val="en-CA"/>
        </w:rPr>
        <w:t xml:space="preserve">The </w:t>
      </w:r>
      <w:r w:rsidRPr="0028745C">
        <w:rPr>
          <w:rStyle w:val="Entity"/>
        </w:rPr>
        <w:t>dataCustodian</w:t>
      </w:r>
      <w:r>
        <w:rPr>
          <w:lang w:val="en-CA"/>
        </w:rPr>
        <w:t xml:space="preserve"> </w:t>
      </w:r>
      <w:r w:rsidR="000A04A2">
        <w:rPr>
          <w:lang w:val="en-CA"/>
        </w:rPr>
        <w:t>is</w:t>
      </w:r>
      <w:r w:rsidRPr="0071071E">
        <w:rPr>
          <w:lang w:val="en-CA"/>
        </w:rPr>
        <w:t xml:space="preserve"> an association between a </w:t>
      </w:r>
      <w:r w:rsidRPr="0028745C">
        <w:rPr>
          <w:rStyle w:val="Entity"/>
        </w:rPr>
        <w:t>BoreholeDetails</w:t>
      </w:r>
      <w:r w:rsidRPr="0071071E">
        <w:rPr>
          <w:lang w:val="en-CA"/>
        </w:rPr>
        <w:t xml:space="preserve"> and a </w:t>
      </w:r>
      <w:r w:rsidR="008C1955" w:rsidRPr="0028745C">
        <w:rPr>
          <w:rStyle w:val="Entity"/>
        </w:rPr>
        <w:t>CIT</w:t>
      </w:r>
      <w:r w:rsidRPr="0028745C">
        <w:rPr>
          <w:rStyle w:val="Entity"/>
        </w:rPr>
        <w:t>:CI_ResponsibleParty</w:t>
      </w:r>
      <w:r>
        <w:rPr>
          <w:lang w:val="en-CA"/>
        </w:rPr>
        <w:t xml:space="preserve"> describing t</w:t>
      </w:r>
      <w:r w:rsidRPr="0071071E">
        <w:rPr>
          <w:lang w:val="en-CA"/>
        </w:rPr>
        <w:t>he custodian (person or organisation) that is the custodian of data pertaining to this borehole.</w:t>
      </w:r>
    </w:p>
    <w:p w14:paraId="77E80C5F" w14:textId="1FE38CE6" w:rsidR="0071071E" w:rsidRPr="000A04A2" w:rsidRDefault="0071071E" w:rsidP="000A04A2">
      <w:pPr>
        <w:pStyle w:val="Titre5"/>
        <w:rPr>
          <w:lang w:val="en-CA"/>
        </w:rPr>
      </w:pPr>
      <w:r w:rsidRPr="0071071E">
        <w:rPr>
          <w:lang w:val="en-CA"/>
        </w:rPr>
        <w:t>boreholeLength</w:t>
      </w:r>
    </w:p>
    <w:p w14:paraId="3C7D80AE" w14:textId="0F2A2F96" w:rsidR="00D30B51" w:rsidRDefault="0071071E" w:rsidP="00CD7325">
      <w:pPr>
        <w:rPr>
          <w:lang w:val="en-CA"/>
        </w:rPr>
      </w:pPr>
      <w:r>
        <w:rPr>
          <w:lang w:val="en-CA"/>
        </w:rPr>
        <w:t xml:space="preserve">The property </w:t>
      </w:r>
      <w:r w:rsidRPr="0028745C">
        <w:rPr>
          <w:rStyle w:val="Entity"/>
        </w:rPr>
        <w:t>boreholeLength</w:t>
      </w:r>
      <w:r>
        <w:rPr>
          <w:lang w:val="en-CA"/>
        </w:rPr>
        <w:t xml:space="preserve"> (</w:t>
      </w:r>
      <w:r w:rsidR="00253146" w:rsidRPr="0028745C">
        <w:rPr>
          <w:rStyle w:val="Entity"/>
        </w:rPr>
        <w:t>SWE::Quantity</w:t>
      </w:r>
      <w:r>
        <w:rPr>
          <w:lang w:val="en-CA"/>
        </w:rPr>
        <w:t>) contain</w:t>
      </w:r>
      <w:r w:rsidR="000A04A2">
        <w:rPr>
          <w:lang w:val="en-CA"/>
        </w:rPr>
        <w:t>s</w:t>
      </w:r>
      <w:r>
        <w:rPr>
          <w:lang w:val="en-CA"/>
        </w:rPr>
        <w:t xml:space="preserve"> a measurement (a value and a unit of measurement) corresponding to the </w:t>
      </w:r>
      <w:r w:rsidRPr="0071071E">
        <w:rPr>
          <w:lang w:val="en-CA"/>
        </w:rPr>
        <w:t>"length" of a borehole determined by the 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bookmarkStart w:id="472" w:name="BKM_138D3390_B811_48AF_8A06_0C7EE945A325"/>
      <w:bookmarkStart w:id="473" w:name="BKM_7C64B668_6255_4F21_934B_ED8983B04D0C"/>
      <w:bookmarkStart w:id="474" w:name="BKM_0C4AECF7_73FF_44BA_9AA0_74A2155E1FB1"/>
      <w:bookmarkStart w:id="475" w:name="BKM_405E5965_47DE_4F32_A8CF_BBB50354D56F"/>
      <w:bookmarkStart w:id="476" w:name="BKM_8793A391_7A4C_4EEB_B8CF_F9D3F0D2716E"/>
      <w:bookmarkStart w:id="477" w:name="BKM_3186C02E_BB7D_4207_BBD4_E76B02D0C894"/>
      <w:bookmarkStart w:id="478" w:name="BKM_88BD49B2_8659_4CF8_BF4A_6EB59EB7D01A"/>
      <w:bookmarkStart w:id="479" w:name="BKM_EDF197A9_47A0_4D71_AC33_859957294ED6"/>
      <w:bookmarkStart w:id="480" w:name="BKM_F8F0AC0D_621F_42A5_92B3_5F5CC6F39AD8"/>
      <w:bookmarkEnd w:id="472"/>
      <w:bookmarkEnd w:id="473"/>
      <w:bookmarkEnd w:id="474"/>
      <w:bookmarkEnd w:id="475"/>
      <w:bookmarkEnd w:id="476"/>
      <w:bookmarkEnd w:id="477"/>
      <w:bookmarkEnd w:id="478"/>
      <w:bookmarkEnd w:id="479"/>
      <w:bookmarkEnd w:id="480"/>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F8CC24D" w:rsidR="007C69FE" w:rsidRDefault="0028745C" w:rsidP="007C69FE">
      <w:pPr>
        <w:rPr>
          <w:lang w:val="en-CA"/>
        </w:rPr>
      </w:pPr>
      <w:r>
        <w:rPr>
          <w:lang w:val="en-CA"/>
        </w:rPr>
        <w:t>A b</w:t>
      </w:r>
      <w:r w:rsidR="007C69FE" w:rsidRPr="007C69FE">
        <w:rPr>
          <w:lang w:val="en-CA"/>
        </w:rPr>
        <w:t xml:space="preserve">orehole </w:t>
      </w:r>
      <w:r w:rsidR="007C69FE" w:rsidRPr="0028745C">
        <w:rPr>
          <w:rStyle w:val="Entity"/>
        </w:rPr>
        <w:t>OriginPosition</w:t>
      </w:r>
      <w:r w:rsidR="007C69FE" w:rsidRPr="007C69FE">
        <w:rPr>
          <w:lang w:val="en-CA"/>
        </w:rPr>
        <w:t xml:space="preserve"> is a feature corresponding to the start poin</w:t>
      </w:r>
      <w:r w:rsidR="000A04A2">
        <w:rPr>
          <w:lang w:val="en-CA"/>
        </w:rPr>
        <w:t xml:space="preserve">t of a borehole log.  This may </w:t>
      </w:r>
      <w:r w:rsidR="007C69FE" w:rsidRPr="007C69FE">
        <w:rPr>
          <w:lang w:val="en-CA"/>
        </w:rPr>
        <w:t>correspond to the borehole collar location (</w:t>
      </w:r>
      <w:r w:rsidR="00B45030" w:rsidRPr="007C69FE">
        <w:rPr>
          <w:lang w:val="en-CA"/>
        </w:rPr>
        <w:t>e.g.</w:t>
      </w:r>
      <w:r w:rsidR="007C69FE" w:rsidRPr="007C69FE">
        <w:rPr>
          <w:lang w:val="en-CA"/>
        </w:rPr>
        <w:t>, kelly bush).</w:t>
      </w:r>
    </w:p>
    <w:p w14:paraId="53DE3B4C" w14:textId="77777777" w:rsidR="008C1955" w:rsidRDefault="008C1955" w:rsidP="007C69FE">
      <w:pPr>
        <w:rPr>
          <w:lang w:val="en-CA"/>
        </w:rPr>
      </w:pPr>
    </w:p>
    <w:p w14:paraId="63502C36" w14:textId="0884454D" w:rsidR="00B3403C" w:rsidRDefault="0095264C" w:rsidP="00B3403C">
      <w:pPr>
        <w:keepNext/>
      </w:pPr>
      <w:r>
        <w:rPr>
          <w:noProof/>
          <w:lang w:val="en-CA" w:eastAsia="en-CA"/>
        </w:rPr>
        <w:lastRenderedPageBreak/>
        <w:drawing>
          <wp:inline distT="0" distB="0" distL="0" distR="0" wp14:anchorId="0CC1EDF7" wp14:editId="01F0A8B1">
            <wp:extent cx="4601210" cy="4030345"/>
            <wp:effectExtent l="0" t="0" r="8890" b="8255"/>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01210" cy="4030345"/>
                    </a:xfrm>
                    <a:prstGeom prst="rect">
                      <a:avLst/>
                    </a:prstGeom>
                    <a:noFill/>
                    <a:ln>
                      <a:noFill/>
                    </a:ln>
                  </pic:spPr>
                </pic:pic>
              </a:graphicData>
            </a:graphic>
          </wp:inline>
        </w:drawing>
      </w:r>
    </w:p>
    <w:p w14:paraId="2D670C68" w14:textId="75477D92" w:rsidR="00B3403C" w:rsidRDefault="00B3403C" w:rsidP="00B3403C">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81</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76B97A1E"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w:t>
      </w:r>
      <w:r w:rsidR="000A04A2">
        <w:rPr>
          <w:lang w:val="en-CA"/>
        </w:rPr>
        <w:t>reported</w:t>
      </w:r>
      <w:r w:rsidRPr="007C69FE">
        <w:rPr>
          <w:lang w:val="en-CA"/>
        </w:rPr>
        <w:t xml:space="preserve"> in the description </w:t>
      </w:r>
      <w:r w:rsidR="000A04A2">
        <w:rPr>
          <w:lang w:val="en-CA"/>
        </w:rPr>
        <w:t xml:space="preserve">property, </w:t>
      </w:r>
      <w:r>
        <w:rPr>
          <w:lang w:val="en-CA"/>
        </w:rPr>
        <w:t>inherited from</w:t>
      </w:r>
      <w:r w:rsidRPr="007C69FE">
        <w:rPr>
          <w:lang w:val="en-CA"/>
        </w:rPr>
        <w:t xml:space="preserve"> </w:t>
      </w:r>
      <w:r w:rsidR="000A04A2" w:rsidRPr="0028745C">
        <w:rPr>
          <w:rStyle w:val="Entity"/>
        </w:rPr>
        <w:t>GM:GFI_</w:t>
      </w:r>
      <w:r w:rsidRPr="0028745C">
        <w:rPr>
          <w:rStyle w:val="Entity"/>
        </w:rPr>
        <w:t>Feature</w:t>
      </w:r>
      <w:r w:rsidRPr="007C69FE">
        <w:rPr>
          <w:lang w:val="en-CA"/>
        </w:rPr>
        <w:t xml:space="preserve">.  </w:t>
      </w:r>
    </w:p>
    <w:p w14:paraId="5AB90865" w14:textId="0F642E34" w:rsidR="0071071E" w:rsidRPr="0071071E" w:rsidRDefault="0071071E" w:rsidP="000A04A2">
      <w:pPr>
        <w:pStyle w:val="Titre5"/>
      </w:pPr>
      <w:r>
        <w:t>location</w:t>
      </w:r>
    </w:p>
    <w:p w14:paraId="3208C62B" w14:textId="5C1AE916" w:rsidR="0071071E" w:rsidRDefault="0071071E" w:rsidP="00CD7325">
      <w:r>
        <w:t>The property location contain</w:t>
      </w:r>
      <w:r w:rsidR="000A04A2">
        <w:t>s</w:t>
      </w:r>
      <w:r>
        <w:t xml:space="preserve"> a geometry corresponding to t</w:t>
      </w:r>
      <w:r w:rsidRPr="0071071E">
        <w:t>he location of the borehole collar.</w:t>
      </w:r>
    </w:p>
    <w:p w14:paraId="0FED1A49" w14:textId="64F052D6" w:rsidR="00F8603E" w:rsidRDefault="00F8603E" w:rsidP="00F8603E">
      <w:pPr>
        <w:rPr>
          <w:lang w:val="en-CA"/>
        </w:rPr>
      </w:pPr>
      <w:r w:rsidRPr="007C69FE">
        <w:rPr>
          <w:lang w:val="en-CA"/>
        </w:rPr>
        <w:t xml:space="preserve">If no </w:t>
      </w:r>
      <w:r w:rsidR="0028745C" w:rsidRPr="0028745C">
        <w:rPr>
          <w:rStyle w:val="Entity"/>
        </w:rPr>
        <w:t>GEO::</w:t>
      </w:r>
      <w:r w:rsidRPr="0028745C">
        <w:rPr>
          <w:rStyle w:val="Entity"/>
        </w:rPr>
        <w:t>GM_Point</w:t>
      </w:r>
      <w:r w:rsidRPr="007C69FE">
        <w:rPr>
          <w:lang w:val="en-CA"/>
        </w:rPr>
        <w:t xml:space="preserve">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w:t>
            </w:r>
            <w:r w:rsidRPr="0028745C">
              <w:rPr>
                <w:rStyle w:val="Entity"/>
              </w:rPr>
              <w:t>GM_Point</w:t>
            </w:r>
            <w:r w:rsidRPr="007C69FE">
              <w:rPr>
                <w:rStyle w:val="reqtext"/>
                <w:lang w:val="en-CA"/>
              </w:rPr>
              <w:t xml:space="preserve">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Titre5"/>
      </w:pPr>
      <w:r>
        <w:t>elevation</w:t>
      </w:r>
    </w:p>
    <w:p w14:paraId="6409361F" w14:textId="77777777" w:rsidR="00F8603E" w:rsidRPr="007C69FE" w:rsidRDefault="00F8603E" w:rsidP="00F8603E">
      <w:pPr>
        <w:rPr>
          <w:lang w:val="en-CA"/>
        </w:rPr>
      </w:pPr>
      <w:r w:rsidRPr="007C69FE">
        <w:rPr>
          <w:lang w:val="en-CA"/>
        </w:rPr>
        <w:lastRenderedPageBreak/>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2FA7211F" w:rsidR="00F8603E" w:rsidRPr="00D12552" w:rsidRDefault="00F8603E" w:rsidP="00B678D8">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w:t>
            </w:r>
          </w:p>
        </w:tc>
      </w:tr>
    </w:tbl>
    <w:p w14:paraId="224FA211" w14:textId="77777777" w:rsidR="00F8603E" w:rsidRDefault="00F8603E" w:rsidP="00CD7325"/>
    <w:p w14:paraId="3A11DB01" w14:textId="315AE9F5" w:rsidR="001111B0" w:rsidRDefault="001111B0" w:rsidP="00CD7325">
      <w:r>
        <w:t xml:space="preserve">The </w:t>
      </w:r>
      <w:r w:rsidRPr="0028745C">
        <w:rPr>
          <w:rStyle w:val="Entity"/>
        </w:rPr>
        <w:t>elevation:DirectPosition</w:t>
      </w:r>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w:t>
      </w:r>
      <w:r w:rsidRPr="0028745C">
        <w:rPr>
          <w:rStyle w:val="Entity"/>
        </w:rPr>
        <w:t>GM_Point</w:t>
      </w:r>
      <w:r w:rsidRPr="001111B0">
        <w:t xml:space="preserve">. </w:t>
      </w:r>
      <w:r>
        <w:t>Null shall be used</w:t>
      </w:r>
      <w:r w:rsidRPr="001111B0">
        <w:t xml:space="preserve"> if elevation is unknown. </w:t>
      </w:r>
      <w:r>
        <w:t xml:space="preserve">A </w:t>
      </w:r>
      <w:r w:rsidRPr="0028745C">
        <w:rPr>
          <w:rStyle w:val="Entity"/>
        </w:rPr>
        <w:t>DirectPosition</w:t>
      </w:r>
      <w:r w:rsidRPr="001111B0">
        <w:t xml:space="preserve">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73100351" w:rsidR="001111B0" w:rsidRPr="00D12552" w:rsidRDefault="001111B0" w:rsidP="001111B0">
            <w:pPr>
              <w:pStyle w:val="Tabletext10"/>
              <w:jc w:val="left"/>
              <w:rPr>
                <w:rStyle w:val="reqtext"/>
                <w:lang w:val="en-CA"/>
              </w:rPr>
            </w:pPr>
            <w:r>
              <w:rPr>
                <w:rStyle w:val="reqtext"/>
                <w:lang w:val="en-CA"/>
              </w:rPr>
              <w:t xml:space="preserve">Origin elevation srsName identifier SHALL be </w:t>
            </w:r>
            <w:r w:rsidR="00B678D8">
              <w:rPr>
                <w:rStyle w:val="reqtext"/>
                <w:lang w:val="en-CA"/>
              </w:rPr>
              <w:t xml:space="preserve">a </w:t>
            </w:r>
            <w:r>
              <w:rPr>
                <w:rStyle w:val="reqtext"/>
                <w:lang w:val="en-CA"/>
              </w:rPr>
              <w:t xml:space="preserve">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Titre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AD44BE">
        <w:t xml:space="preserve">Table </w:t>
      </w:r>
      <w:r w:rsidR="00AD44BE">
        <w:rPr>
          <w:noProof/>
        </w:rPr>
        <w:t>7</w:t>
      </w:r>
      <w:r>
        <w:fldChar w:fldCharType="end"/>
      </w:r>
    </w:p>
    <w:p w14:paraId="33AE2642" w14:textId="77777777" w:rsidR="00C80D4B" w:rsidRDefault="00C80D4B" w:rsidP="00CD7325"/>
    <w:p w14:paraId="626D0DB1" w14:textId="2B90E46C" w:rsidR="00C80D4B" w:rsidRDefault="00C80D4B" w:rsidP="00C80D4B">
      <w:pPr>
        <w:pStyle w:val="Lgende"/>
        <w:keepNext/>
      </w:pPr>
      <w:bookmarkStart w:id="481" w:name="_Ref433007016"/>
      <w:r>
        <w:t xml:space="preserve">Table </w:t>
      </w:r>
      <w:r w:rsidR="00415E41">
        <w:fldChar w:fldCharType="begin"/>
      </w:r>
      <w:r w:rsidR="00415E41">
        <w:instrText xml:space="preserve"> SEQ Table \* ARABIC </w:instrText>
      </w:r>
      <w:r w:rsidR="00415E41">
        <w:fldChar w:fldCharType="separate"/>
      </w:r>
      <w:r w:rsidR="00AD44BE">
        <w:rPr>
          <w:noProof/>
        </w:rPr>
        <w:t>7</w:t>
      </w:r>
      <w:r w:rsidR="00415E41">
        <w:fldChar w:fldCharType="end"/>
      </w:r>
      <w:bookmarkEnd w:id="481"/>
      <w:r>
        <w:t>: Borehole vocabularies</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790"/>
        <w:gridCol w:w="6066"/>
      </w:tblGrid>
      <w:tr w:rsidR="00C80D4B" w:rsidRPr="0028745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227EEBBC"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Description</w:t>
            </w:r>
          </w:p>
        </w:tc>
      </w:tr>
      <w:tr w:rsidR="000A793F" w:rsidRPr="0028745C" w14:paraId="522A1681" w14:textId="77777777" w:rsidTr="00D970E9">
        <w:tc>
          <w:tcPr>
            <w:tcW w:w="2660" w:type="dxa"/>
            <w:shd w:val="clear" w:color="auto" w:fill="C0C0C0"/>
          </w:tcPr>
          <w:p w14:paraId="2C4DD50C" w14:textId="7C2261EB"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BoreholeDrillingMethodCode</w:t>
            </w:r>
          </w:p>
        </w:tc>
        <w:tc>
          <w:tcPr>
            <w:tcW w:w="6196" w:type="dxa"/>
            <w:tcBorders>
              <w:left w:val="nil"/>
              <w:right w:val="nil"/>
            </w:tcBorders>
            <w:shd w:val="clear" w:color="auto" w:fill="C0C0C0"/>
          </w:tcPr>
          <w:p w14:paraId="1488762B" w14:textId="40E7B2CF"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borehole drilling method.  Users are encouraged to use a vocabulary of terms managed by the CGI vocabularies working group.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xml:space="preserve">; auger, hand auger, air core, cable tool, diamond core, rotary air blast, </w:t>
            </w:r>
            <w:r w:rsidR="00B45030" w:rsidRPr="0028745C">
              <w:rPr>
                <w:rFonts w:ascii="Consolas" w:hAnsi="Consolas" w:cs="Consolas"/>
                <w:color w:val="000000"/>
                <w:sz w:val="18"/>
                <w:szCs w:val="18"/>
                <w:lang w:val="en-CA"/>
              </w:rPr>
              <w:t>etc.</w:t>
            </w:r>
            <w:r w:rsidRPr="0028745C">
              <w:rPr>
                <w:rFonts w:ascii="Consolas" w:hAnsi="Consolas" w:cs="Consolas"/>
                <w:color w:val="000000"/>
                <w:sz w:val="18"/>
                <w:szCs w:val="18"/>
                <w:lang w:val="en-CA"/>
              </w:rPr>
              <w:t>)</w:t>
            </w:r>
            <w:r w:rsidR="00B8253A" w:rsidRPr="0028745C">
              <w:rPr>
                <w:rFonts w:ascii="Consolas" w:hAnsi="Consolas" w:cs="Consolas"/>
                <w:color w:val="000000"/>
                <w:sz w:val="18"/>
                <w:szCs w:val="18"/>
                <w:lang w:val="en-CA"/>
              </w:rPr>
              <w:t>.</w:t>
            </w:r>
          </w:p>
        </w:tc>
      </w:tr>
      <w:tr w:rsidR="00C80D4B" w:rsidRPr="0028745C" w14:paraId="12D0CBD3" w14:textId="77777777" w:rsidTr="00D970E9">
        <w:tc>
          <w:tcPr>
            <w:tcW w:w="2660" w:type="dxa"/>
            <w:shd w:val="clear" w:color="auto" w:fill="auto"/>
          </w:tcPr>
          <w:p w14:paraId="032AA456" w14:textId="215FF739"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BoreholeInclinationCode</w:t>
            </w:r>
          </w:p>
        </w:tc>
        <w:tc>
          <w:tcPr>
            <w:tcW w:w="6196" w:type="dxa"/>
            <w:shd w:val="clear" w:color="auto" w:fill="auto"/>
          </w:tcPr>
          <w:p w14:paraId="6E0B22EF" w14:textId="3446F231"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For example:</w:t>
            </w:r>
          </w:p>
          <w:p w14:paraId="3401473F"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vertical</w:t>
            </w:r>
          </w:p>
          <w:p w14:paraId="301711E8"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horizontal</w:t>
            </w:r>
          </w:p>
          <w:p w14:paraId="0016B8D8"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up</w:t>
            </w:r>
          </w:p>
          <w:p w14:paraId="15EF27A6" w14:textId="02BDD57E"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down</w:t>
            </w:r>
          </w:p>
        </w:tc>
      </w:tr>
      <w:tr w:rsidR="000A793F" w:rsidRPr="0028745C" w14:paraId="310E1409" w14:textId="77777777" w:rsidTr="00D970E9">
        <w:tc>
          <w:tcPr>
            <w:tcW w:w="2660" w:type="dxa"/>
            <w:shd w:val="clear" w:color="auto" w:fill="C0C0C0"/>
          </w:tcPr>
          <w:p w14:paraId="6474B538" w14:textId="5074AF8A" w:rsidR="00C80D4B" w:rsidRPr="0028745C" w:rsidRDefault="00326F3E" w:rsidP="00326F3E">
            <w:pPr>
              <w:rPr>
                <w:rFonts w:ascii="Consolas" w:hAnsi="Consolas" w:cs="Consolas"/>
                <w:b/>
                <w:bCs/>
                <w:color w:val="000000"/>
                <w:sz w:val="18"/>
                <w:szCs w:val="18"/>
              </w:rPr>
            </w:pPr>
            <w:r w:rsidRPr="0028745C">
              <w:rPr>
                <w:rFonts w:ascii="Consolas" w:hAnsi="Consolas" w:cs="Consolas"/>
                <w:b/>
                <w:bCs/>
                <w:color w:val="000000"/>
                <w:sz w:val="18"/>
                <w:szCs w:val="18"/>
              </w:rPr>
              <w:lastRenderedPageBreak/>
              <w:t>BoreholePurposeCode</w:t>
            </w:r>
          </w:p>
        </w:tc>
        <w:tc>
          <w:tcPr>
            <w:tcW w:w="6196" w:type="dxa"/>
            <w:tcBorders>
              <w:left w:val="nil"/>
              <w:right w:val="nil"/>
            </w:tcBorders>
            <w:shd w:val="clear" w:color="auto" w:fill="C0C0C0"/>
          </w:tcPr>
          <w:p w14:paraId="6C591882" w14:textId="45EEA93A" w:rsidR="00C80D4B" w:rsidRPr="0028745C" w:rsidRDefault="00326F3E"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 xml:space="preserve">Place holder for a vocabulary containing terms describing the purpose for which the borehole was drilled.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mineral exploration, water pumping, site evaluation, stratigraphic research, etc</w:t>
            </w:r>
            <w:r w:rsidR="00B8253A" w:rsidRPr="0028745C">
              <w:rPr>
                <w:rFonts w:ascii="Consolas" w:hAnsi="Consolas" w:cs="Consolas"/>
                <w:color w:val="000000"/>
                <w:sz w:val="18"/>
                <w:szCs w:val="18"/>
                <w:lang w:val="en-CA"/>
              </w:rPr>
              <w:t>.</w:t>
            </w:r>
          </w:p>
        </w:tc>
      </w:tr>
      <w:tr w:rsidR="00C80D4B" w:rsidRPr="0028745C" w14:paraId="0964E7CB" w14:textId="77777777" w:rsidTr="00D970E9">
        <w:tc>
          <w:tcPr>
            <w:tcW w:w="2660" w:type="dxa"/>
            <w:shd w:val="clear" w:color="auto" w:fill="auto"/>
          </w:tcPr>
          <w:p w14:paraId="04236AD3" w14:textId="379ECC69" w:rsidR="00C80D4B" w:rsidRPr="0028745C" w:rsidRDefault="00326F3E" w:rsidP="00775DD7">
            <w:pPr>
              <w:rPr>
                <w:rFonts w:ascii="Consolas" w:hAnsi="Consolas" w:cs="Consolas"/>
                <w:b/>
                <w:bCs/>
                <w:color w:val="000000"/>
                <w:sz w:val="18"/>
                <w:szCs w:val="18"/>
              </w:rPr>
            </w:pPr>
            <w:r w:rsidRPr="0028745C">
              <w:rPr>
                <w:rFonts w:ascii="Consolas" w:hAnsi="Consolas" w:cs="Consolas"/>
                <w:b/>
                <w:bCs/>
                <w:color w:val="000000"/>
                <w:sz w:val="18"/>
                <w:szCs w:val="18"/>
              </w:rPr>
              <w:t>BoreholeStartPointCode</w:t>
            </w:r>
          </w:p>
        </w:tc>
        <w:tc>
          <w:tcPr>
            <w:tcW w:w="6196" w:type="dxa"/>
            <w:shd w:val="clear" w:color="auto" w:fill="auto"/>
          </w:tcPr>
          <w:p w14:paraId="663CA86D" w14:textId="6B15C61B"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Examples may include:</w:t>
            </w:r>
          </w:p>
          <w:p w14:paraId="32E30C9F"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natural ground surface - drilling started from a natural topographic surface</w:t>
            </w:r>
          </w:p>
          <w:p w14:paraId="4B680F5F"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open pit floor or wall - drilling started from the wall of an open pit or quarry</w:t>
            </w:r>
          </w:p>
          <w:p w14:paraId="722280A8"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underground - drilling started from an underground location, such as a driveway, chamber or open-stope</w:t>
            </w:r>
          </w:p>
          <w:p w14:paraId="5DC5D40D" w14:textId="30AEA25F" w:rsidR="00C80D4B"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Titre2"/>
        <w:rPr>
          <w:lang w:val="en-CA"/>
        </w:rPr>
      </w:pPr>
      <w:bookmarkStart w:id="482" w:name="_Toc458154239"/>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82"/>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B678D8"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B678D8" w:rsidRDefault="00D35608" w:rsidP="00B61014">
            <w:pPr>
              <w:keepNext/>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Requirements Class</w:t>
            </w:r>
          </w:p>
        </w:tc>
      </w:tr>
      <w:tr w:rsidR="00D35608" w:rsidRPr="00B678D8"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B678D8" w:rsidRDefault="00D35608"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Style w:val="requri"/>
                <w:rFonts w:asciiTheme="minorHAnsi" w:hAnsiTheme="minorHAnsi"/>
                <w:sz w:val="20"/>
                <w:szCs w:val="20"/>
                <w:lang w:val="en-CA"/>
              </w:rPr>
              <w:t>/req/gsml4-lab-analysis</w:t>
            </w:r>
          </w:p>
        </w:tc>
      </w:tr>
      <w:tr w:rsidR="00D35608" w:rsidRPr="00B678D8"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B678D8" w:rsidRDefault="00D35608"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357CB3B1" w:rsidR="00D35608" w:rsidRPr="00B678D8" w:rsidRDefault="005E33CD" w:rsidP="00501FA1">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 xml:space="preserve">Encoding </w:t>
            </w:r>
          </w:p>
        </w:tc>
      </w:tr>
      <w:tr w:rsidR="006C4C24" w:rsidRPr="00B678D8"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/req/gsml4-core</w:t>
            </w:r>
          </w:p>
        </w:tc>
      </w:tr>
      <w:tr w:rsidR="006C4C24" w:rsidRPr="00B678D8"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 19103 Conceptual Model Language</w:t>
            </w:r>
          </w:p>
        </w:tc>
      </w:tr>
      <w:tr w:rsidR="006C4C24" w:rsidRPr="00B678D8"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 19107 Spatial Schema</w:t>
            </w:r>
          </w:p>
        </w:tc>
      </w:tr>
      <w:tr w:rsidR="006C4C24" w:rsidRPr="00B678D8"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ISO-19156 Observation and Measurement (OGC Topic 20)</w:t>
            </w:r>
          </w:p>
        </w:tc>
      </w:tr>
      <w:tr w:rsidR="006C4C24" w:rsidRPr="00B678D8"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SWE Common 2.0 08-094r1 Clause 7</w:t>
            </w:r>
          </w:p>
        </w:tc>
      </w:tr>
      <w:tr w:rsidR="006C4C24" w:rsidRPr="00B678D8"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 19108 Temporal Schema</w:t>
            </w:r>
          </w:p>
        </w:tc>
      </w:tr>
      <w:tr w:rsidR="006C4C24" w:rsidRPr="00B678D8"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 19115-3 Citation</w:t>
            </w:r>
          </w:p>
        </w:tc>
      </w:tr>
      <w:tr w:rsidR="00D35608" w:rsidRPr="00B678D8"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B678D8" w:rsidRDefault="00D35608"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Pr="00B678D8" w:rsidRDefault="006C4C24" w:rsidP="00B61014">
            <w:pPr>
              <w:spacing w:before="100" w:beforeAutospacing="1" w:after="100" w:afterAutospacing="1" w:line="230" w:lineRule="atLeast"/>
              <w:rPr>
                <w:rFonts w:asciiTheme="minorHAnsi" w:eastAsia="MS Mincho" w:hAnsiTheme="minorHAnsi"/>
                <w:b/>
                <w:sz w:val="20"/>
                <w:szCs w:val="20"/>
                <w:lang w:val="en-CA"/>
              </w:rPr>
            </w:pPr>
            <w:r w:rsidRPr="00B678D8">
              <w:rPr>
                <w:rFonts w:asciiTheme="minorHAnsi" w:eastAsia="MS Mincho" w:hAnsiTheme="minorHAnsi"/>
                <w:b/>
                <w:sz w:val="20"/>
                <w:szCs w:val="20"/>
                <w:lang w:val="en-CA"/>
              </w:rPr>
              <w:t>/req/gsml4-lab-analysis/sampledFeature</w:t>
            </w:r>
          </w:p>
          <w:p w14:paraId="356BFF1D" w14:textId="0C1A40A9" w:rsidR="00D35608" w:rsidRPr="00B678D8" w:rsidRDefault="006C4C24" w:rsidP="00B61014">
            <w:pPr>
              <w:spacing w:before="100" w:beforeAutospacing="1" w:after="100" w:afterAutospacing="1" w:line="230" w:lineRule="atLeast"/>
              <w:rPr>
                <w:rFonts w:asciiTheme="minorHAnsi" w:eastAsia="MS Mincho" w:hAnsiTheme="minorHAnsi"/>
                <w:sz w:val="20"/>
                <w:szCs w:val="20"/>
                <w:lang w:val="en-CA"/>
              </w:rPr>
            </w:pPr>
            <w:r w:rsidRPr="00B678D8">
              <w:rPr>
                <w:rFonts w:asciiTheme="minorHAnsi" w:eastAsia="MS Mincho" w:hAnsiTheme="minorHAnsi"/>
                <w:sz w:val="20"/>
                <w:szCs w:val="20"/>
                <w:lang w:val="en-CA"/>
              </w:rPr>
              <w:t>OM::SF_SamplingFeature::sampledFeature SHALL not be an instance of OM::SF_SamplingFeature.</w:t>
            </w:r>
          </w:p>
        </w:tc>
      </w:tr>
      <w:tr w:rsidR="00D35608" w:rsidRPr="00B678D8"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B678D8" w:rsidRDefault="00D35608"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Style w:val="requri"/>
                <w:rFonts w:asciiTheme="minorHAnsi" w:hAnsiTheme="minorHAnsi"/>
                <w:lang w:val="en-CA"/>
              </w:rPr>
              <w:t>/req/gsml4-lab-analysis/accuracy-measure</w:t>
            </w:r>
            <w:r w:rsidRPr="00B678D8">
              <w:rPr>
                <w:rFonts w:asciiTheme="minorHAnsi" w:eastAsia="MS Mincho" w:hAnsiTheme="minorHAnsi"/>
                <w:sz w:val="20"/>
                <w:szCs w:val="20"/>
                <w:lang w:val="en-CA"/>
              </w:rPr>
              <w:t xml:space="preserve"> </w:t>
            </w:r>
          </w:p>
          <w:p w14:paraId="6D2D79DD" w14:textId="79849B0B" w:rsidR="00D35608" w:rsidRPr="00B678D8" w:rsidRDefault="006C4C24" w:rsidP="00B678D8">
            <w:pPr>
              <w:spacing w:before="100" w:beforeAutospacing="1" w:after="100" w:afterAutospacing="1" w:line="230" w:lineRule="atLeast"/>
              <w:rPr>
                <w:rFonts w:asciiTheme="minorHAnsi" w:eastAsia="MS Mincho" w:hAnsiTheme="minorHAnsi"/>
                <w:b/>
                <w:sz w:val="20"/>
                <w:szCs w:val="20"/>
                <w:lang w:val="en-CA"/>
              </w:rPr>
            </w:pPr>
            <w:r w:rsidRPr="00B678D8">
              <w:rPr>
                <w:rFonts w:asciiTheme="minorHAnsi" w:eastAsia="MS Mincho" w:hAnsiTheme="minorHAnsi"/>
                <w:sz w:val="20"/>
                <w:szCs w:val="20"/>
                <w:lang w:val="en-CA"/>
              </w:rPr>
              <w:t xml:space="preserve">For analytical error and detection limits, both DQ_QuantitativeAttributeAccuracy::nameOfMeasure and DQ_QuantitativeAttributeAccuracy::result SHALL </w:t>
            </w:r>
            <w:r w:rsidR="00B678D8" w:rsidRPr="00B678D8">
              <w:rPr>
                <w:rFonts w:asciiTheme="minorHAnsi" w:eastAsia="MS Mincho" w:hAnsiTheme="minorHAnsi"/>
                <w:sz w:val="20"/>
                <w:szCs w:val="20"/>
                <w:lang w:val="en-CA"/>
              </w:rPr>
              <w:t>NOT be null</w:t>
            </w:r>
            <w:r w:rsidRPr="00B678D8">
              <w:rPr>
                <w:rFonts w:asciiTheme="minorHAnsi" w:eastAsia="MS Mincho" w:hAnsiTheme="minorHAnsi"/>
                <w:sz w:val="20"/>
                <w:szCs w:val="20"/>
                <w:lang w:val="en-CA"/>
              </w:rPr>
              <w:t>.</w:t>
            </w:r>
          </w:p>
        </w:tc>
      </w:tr>
      <w:tr w:rsidR="006C4C24" w:rsidRPr="00B678D8"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Pr="00B678D8" w:rsidRDefault="006C4C24" w:rsidP="00B61014">
            <w:pPr>
              <w:spacing w:before="100" w:beforeAutospacing="1" w:after="100" w:afterAutospacing="1" w:line="230" w:lineRule="atLeast"/>
              <w:jc w:val="both"/>
              <w:rPr>
                <w:rStyle w:val="requri"/>
                <w:rFonts w:asciiTheme="minorHAnsi" w:hAnsiTheme="minorHAnsi"/>
                <w:lang w:val="en-CA"/>
              </w:rPr>
            </w:pPr>
            <w:r w:rsidRPr="00B678D8">
              <w:rPr>
                <w:rStyle w:val="requri"/>
                <w:rFonts w:asciiTheme="minorHAnsi" w:hAnsiTheme="minorHAnsi"/>
                <w:lang w:val="en-CA"/>
              </w:rPr>
              <w:t>/req/gsml4-lab-analysis/accuracy-vocabulary</w:t>
            </w:r>
          </w:p>
          <w:p w14:paraId="574F46A9" w14:textId="6E785C00" w:rsidR="006C4C24" w:rsidRPr="00B678D8" w:rsidRDefault="00B678D8" w:rsidP="00B61014">
            <w:pPr>
              <w:spacing w:before="100" w:beforeAutospacing="1" w:after="100" w:afterAutospacing="1" w:line="230" w:lineRule="atLeast"/>
              <w:jc w:val="both"/>
              <w:rPr>
                <w:rStyle w:val="requri"/>
                <w:rFonts w:asciiTheme="minorHAnsi" w:hAnsiTheme="minorHAnsi"/>
                <w:lang w:val="en-CA"/>
              </w:rPr>
            </w:pPr>
            <w:r w:rsidRPr="00B678D8">
              <w:rPr>
                <w:rStyle w:val="reqtext"/>
                <w:rFonts w:asciiTheme="minorHAnsi" w:hAnsiTheme="minorHAnsi"/>
                <w:lang w:val="en-CA"/>
              </w:rPr>
              <w:t>The value of DQ_Element.nameOfMeasure SHOULD be a term from a controlled vocabulary.</w:t>
            </w:r>
          </w:p>
        </w:tc>
      </w:tr>
      <w:tr w:rsidR="006C4C24" w:rsidRPr="00B678D8"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0299644F" w:rsidR="006C4C24" w:rsidRPr="00B678D8" w:rsidRDefault="006521AB"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Pr="00B678D8" w:rsidRDefault="006C4C24" w:rsidP="00B61014">
            <w:pPr>
              <w:spacing w:before="100" w:beforeAutospacing="1" w:after="100" w:afterAutospacing="1" w:line="230" w:lineRule="atLeast"/>
              <w:jc w:val="both"/>
              <w:rPr>
                <w:rStyle w:val="requri"/>
                <w:rFonts w:asciiTheme="minorHAnsi" w:hAnsiTheme="minorHAnsi"/>
                <w:lang w:val="en-CA"/>
              </w:rPr>
            </w:pPr>
            <w:r w:rsidRPr="00B678D8">
              <w:rPr>
                <w:rStyle w:val="requri"/>
                <w:rFonts w:asciiTheme="minorHAnsi" w:hAnsiTheme="minorHAnsi"/>
                <w:lang w:val="en-CA"/>
              </w:rPr>
              <w:t>/req/gsml4-lab-analysis/image-url</w:t>
            </w:r>
          </w:p>
          <w:p w14:paraId="6B6A4FDE" w14:textId="6D0ED26F" w:rsidR="006C4C24" w:rsidRPr="00B678D8" w:rsidRDefault="006C4C24" w:rsidP="00B678D8">
            <w:pPr>
              <w:spacing w:before="100" w:beforeAutospacing="1" w:after="100" w:afterAutospacing="1" w:line="230" w:lineRule="atLeast"/>
              <w:jc w:val="both"/>
              <w:rPr>
                <w:rStyle w:val="requri"/>
                <w:rFonts w:asciiTheme="minorHAnsi" w:hAnsiTheme="minorHAnsi"/>
                <w:lang w:val="en-CA"/>
              </w:rPr>
            </w:pPr>
            <w:r w:rsidRPr="00B678D8">
              <w:rPr>
                <w:rStyle w:val="reqtext"/>
                <w:rFonts w:asciiTheme="minorHAnsi" w:hAnsiTheme="minorHAnsi"/>
                <w:lang w:val="en-CA"/>
              </w:rPr>
              <w:t xml:space="preserve">The identifier of the image </w:t>
            </w:r>
            <w:r w:rsidR="006521AB" w:rsidRPr="00B678D8">
              <w:rPr>
                <w:rStyle w:val="reqtext"/>
                <w:rFonts w:asciiTheme="minorHAnsi" w:hAnsiTheme="minorHAnsi"/>
                <w:lang w:val="en-CA"/>
              </w:rPr>
              <w:t>should</w:t>
            </w:r>
            <w:r w:rsidRPr="00B678D8">
              <w:rPr>
                <w:rStyle w:val="reqtext"/>
                <w:rFonts w:asciiTheme="minorHAnsi" w:hAnsiTheme="minorHAnsi"/>
                <w:lang w:val="en-CA"/>
              </w:rPr>
              <w:t xml:space="preserve"> be a HTTP URI referring to a representation of the image.</w:t>
            </w:r>
          </w:p>
        </w:tc>
      </w:tr>
      <w:tr w:rsidR="006C4C24" w:rsidRPr="00B678D8"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Pr="00B678D8" w:rsidRDefault="006C4C24" w:rsidP="00B61014">
            <w:pPr>
              <w:spacing w:before="100" w:beforeAutospacing="1" w:after="100" w:afterAutospacing="1" w:line="230" w:lineRule="atLeast"/>
              <w:jc w:val="both"/>
              <w:rPr>
                <w:rStyle w:val="requri"/>
                <w:rFonts w:asciiTheme="minorHAnsi" w:hAnsiTheme="minorHAnsi"/>
                <w:lang w:val="en-CA"/>
              </w:rPr>
            </w:pPr>
            <w:r w:rsidRPr="00B678D8">
              <w:rPr>
                <w:rStyle w:val="requri"/>
                <w:rFonts w:asciiTheme="minorHAnsi" w:hAnsiTheme="minorHAnsi"/>
                <w:lang w:val="en-CA"/>
              </w:rPr>
              <w:t>/req/gsml4-lab-analysis/image-process</w:t>
            </w:r>
          </w:p>
          <w:p w14:paraId="27F0C381" w14:textId="001F2AB8" w:rsidR="006C4C24" w:rsidRPr="00B678D8" w:rsidRDefault="006C4C24" w:rsidP="00B678D8">
            <w:pPr>
              <w:spacing w:before="100" w:beforeAutospacing="1" w:after="100" w:afterAutospacing="1" w:line="230" w:lineRule="atLeast"/>
              <w:jc w:val="both"/>
              <w:rPr>
                <w:rStyle w:val="requri"/>
                <w:rFonts w:asciiTheme="minorHAnsi" w:hAnsiTheme="minorHAnsi"/>
                <w:lang w:val="en-CA"/>
              </w:rPr>
            </w:pPr>
            <w:r w:rsidRPr="00B678D8">
              <w:rPr>
                <w:rStyle w:val="reqtext"/>
                <w:rFonts w:asciiTheme="minorHAnsi" w:hAnsiTheme="minorHAnsi"/>
                <w:lang w:val="en-CA"/>
              </w:rPr>
              <w:t xml:space="preserve">The image </w:t>
            </w:r>
            <w:r w:rsidR="00B678D8">
              <w:rPr>
                <w:rStyle w:val="reqtext"/>
                <w:rFonts w:asciiTheme="minorHAnsi" w:hAnsiTheme="minorHAnsi"/>
                <w:lang w:val="en-CA"/>
              </w:rPr>
              <w:t xml:space="preserve">om:procedure </w:t>
            </w:r>
            <w:r w:rsidRPr="00B678D8">
              <w:rPr>
                <w:rStyle w:val="reqtext"/>
                <w:rFonts w:asciiTheme="minorHAnsi" w:hAnsiTheme="minorHAnsi"/>
                <w:lang w:val="en-CA"/>
              </w:rPr>
              <w:t>SHOULD make reference to a camera.</w:t>
            </w:r>
          </w:p>
        </w:tc>
      </w:tr>
      <w:tr w:rsidR="006C4C24" w:rsidRPr="00B678D8"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Pr="00B678D8" w:rsidRDefault="006C4C24" w:rsidP="00B61014">
            <w:pPr>
              <w:spacing w:before="100" w:beforeAutospacing="1" w:after="100" w:afterAutospacing="1" w:line="230" w:lineRule="atLeast"/>
              <w:jc w:val="both"/>
              <w:rPr>
                <w:rStyle w:val="requri"/>
                <w:rFonts w:asciiTheme="minorHAnsi" w:hAnsiTheme="minorHAnsi"/>
                <w:lang w:val="en-CA"/>
              </w:rPr>
            </w:pPr>
            <w:r w:rsidRPr="00B678D8">
              <w:rPr>
                <w:rStyle w:val="requri"/>
                <w:rFonts w:asciiTheme="minorHAnsi" w:hAnsiTheme="minorHAnsi"/>
                <w:lang w:val="en-CA"/>
              </w:rPr>
              <w:t>/req/gsml4-lab-analysis/outcrop-pattern</w:t>
            </w:r>
          </w:p>
          <w:p w14:paraId="4C5D748A" w14:textId="356E6A77" w:rsidR="006C4C24" w:rsidRPr="00B678D8" w:rsidRDefault="006C4C24" w:rsidP="006521AB">
            <w:pPr>
              <w:spacing w:before="100" w:beforeAutospacing="1" w:after="100" w:afterAutospacing="1" w:line="230" w:lineRule="atLeast"/>
              <w:jc w:val="both"/>
              <w:rPr>
                <w:rStyle w:val="requri"/>
                <w:rFonts w:asciiTheme="minorHAnsi" w:hAnsiTheme="minorHAnsi"/>
              </w:rPr>
            </w:pPr>
            <w:r w:rsidRPr="00B678D8">
              <w:rPr>
                <w:rStyle w:val="reqtext"/>
                <w:rFonts w:asciiTheme="minorHAnsi" w:hAnsiTheme="minorHAnsi"/>
                <w:lang w:val="en-CA"/>
              </w:rPr>
              <w:t xml:space="preserve">Observations at outcrop SHOULD be encoded using the pattern described at clause </w:t>
            </w:r>
            <w:r w:rsidR="006521AB" w:rsidRPr="00B678D8">
              <w:rPr>
                <w:rStyle w:val="reqtext"/>
                <w:rFonts w:asciiTheme="minorHAnsi" w:hAnsiTheme="minorHAnsi"/>
                <w:lang w:val="en-CA"/>
              </w:rPr>
              <w:fldChar w:fldCharType="begin"/>
            </w:r>
            <w:r w:rsidR="006521AB" w:rsidRPr="00B678D8">
              <w:rPr>
                <w:rStyle w:val="reqtext"/>
                <w:rFonts w:asciiTheme="minorHAnsi" w:hAnsiTheme="minorHAnsi"/>
                <w:lang w:val="en-CA"/>
              </w:rPr>
              <w:instrText xml:space="preserve"> REF _Ref433015177 \r \h </w:instrText>
            </w:r>
            <w:r w:rsidR="006521AB" w:rsidRPr="00B678D8">
              <w:rPr>
                <w:rStyle w:val="reqtext"/>
                <w:rFonts w:asciiTheme="minorHAnsi" w:hAnsiTheme="minorHAnsi"/>
                <w:lang w:val="en-CA"/>
              </w:rPr>
            </w:r>
            <w:r w:rsidR="00B678D8">
              <w:rPr>
                <w:rStyle w:val="reqtext"/>
                <w:rFonts w:asciiTheme="minorHAnsi" w:hAnsiTheme="minorHAnsi"/>
                <w:lang w:val="en-CA"/>
              </w:rPr>
              <w:instrText xml:space="preserve"> \* MERGEFORMAT </w:instrText>
            </w:r>
            <w:r w:rsidR="006521AB" w:rsidRPr="00B678D8">
              <w:rPr>
                <w:rStyle w:val="reqtext"/>
                <w:rFonts w:asciiTheme="minorHAnsi" w:hAnsiTheme="minorHAnsi"/>
                <w:lang w:val="en-CA"/>
              </w:rPr>
              <w:fldChar w:fldCharType="separate"/>
            </w:r>
            <w:r w:rsidR="00AD44BE">
              <w:rPr>
                <w:rStyle w:val="reqtext"/>
                <w:rFonts w:asciiTheme="minorHAnsi" w:hAnsiTheme="minorHAnsi"/>
                <w:lang w:val="en-CA"/>
              </w:rPr>
              <w:t>8.8.5</w:t>
            </w:r>
            <w:r w:rsidR="006521AB" w:rsidRPr="00B678D8">
              <w:rPr>
                <w:rStyle w:val="reqtext"/>
                <w:rFonts w:asciiTheme="minorHAnsi" w:hAnsiTheme="minorHAnsi"/>
                <w:lang w:val="en-CA"/>
              </w:rPr>
              <w:fldChar w:fldCharType="end"/>
            </w:r>
          </w:p>
        </w:tc>
      </w:tr>
    </w:tbl>
    <w:p w14:paraId="2114736E" w14:textId="77777777" w:rsidR="00D35608" w:rsidRDefault="00D35608" w:rsidP="00CD7325">
      <w:pPr>
        <w:rPr>
          <w:lang w:val="en-CA"/>
        </w:rPr>
      </w:pPr>
    </w:p>
    <w:p w14:paraId="7E1A0401" w14:textId="65EDF44F" w:rsidR="00F67178" w:rsidRDefault="00CD7325" w:rsidP="00F67178">
      <w:pPr>
        <w:rPr>
          <w:lang w:val="en-CA"/>
        </w:rPr>
      </w:pPr>
      <w:r w:rsidRPr="00CD7325">
        <w:rPr>
          <w:lang w:val="en-CA"/>
        </w:rPr>
        <w:t xml:space="preserve">The LaboratoryAnlaysis-Specimen application </w:t>
      </w:r>
      <w:r w:rsidR="0028745C">
        <w:rPr>
          <w:lang w:val="en-CA"/>
        </w:rPr>
        <w:t>model</w:t>
      </w:r>
      <w:r w:rsidRPr="00CD7325">
        <w:rPr>
          <w:lang w:val="en-CA"/>
        </w:rPr>
        <w:t xml:space="preserve"> extends the ISO19156 </w:t>
      </w:r>
      <w:r w:rsidR="0028745C">
        <w:rPr>
          <w:lang w:val="en-CA"/>
        </w:rPr>
        <w:t>model</w:t>
      </w:r>
      <w:r w:rsidRPr="00CD7325">
        <w:rPr>
          <w:lang w:val="en-CA"/>
        </w:rPr>
        <w:t xml:space="preserve">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680CF9">
        <w:rPr>
          <w:lang w:val="en-CA"/>
        </w:rPr>
        <w:t>[</w:t>
      </w:r>
      <w:r w:rsidR="00680CF9">
        <w:rPr>
          <w:lang w:val="en-CA"/>
        </w:rPr>
        <w:fldChar w:fldCharType="begin"/>
      </w:r>
      <w:r w:rsidR="00680CF9">
        <w:rPr>
          <w:lang w:val="en-CA"/>
        </w:rPr>
        <w:instrText xml:space="preserve"> REF _Ref458067225 \n \h </w:instrText>
      </w:r>
      <w:r w:rsidR="00680CF9">
        <w:rPr>
          <w:lang w:val="en-CA"/>
        </w:rPr>
      </w:r>
      <w:r w:rsidR="00680CF9">
        <w:rPr>
          <w:lang w:val="en-CA"/>
        </w:rPr>
        <w:fldChar w:fldCharType="separate"/>
      </w:r>
      <w:r w:rsidR="00AD44BE">
        <w:rPr>
          <w:lang w:val="en-CA"/>
        </w:rPr>
        <w:t>21</w:t>
      </w:r>
      <w:r w:rsidR="00680CF9">
        <w:rPr>
          <w:lang w:val="en-CA"/>
        </w:rPr>
        <w:fldChar w:fldCharType="end"/>
      </w:r>
      <w:r w:rsidR="00680CF9">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07F0B795" w:rsidR="00090DCF" w:rsidRDefault="00B33059" w:rsidP="00090DCF">
      <w:pPr>
        <w:keepNext/>
      </w:pPr>
      <w:r>
        <w:rPr>
          <w:noProof/>
          <w:lang w:val="en-CA" w:eastAsia="en-CA"/>
        </w:rPr>
        <w:drawing>
          <wp:inline distT="0" distB="0" distL="0" distR="0" wp14:anchorId="4C81700B" wp14:editId="3C94DC8D">
            <wp:extent cx="5486400" cy="4599460"/>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4599460"/>
                    </a:xfrm>
                    <a:prstGeom prst="rect">
                      <a:avLst/>
                    </a:prstGeom>
                    <a:noFill/>
                    <a:ln>
                      <a:noFill/>
                    </a:ln>
                  </pic:spPr>
                </pic:pic>
              </a:graphicData>
            </a:graphic>
          </wp:inline>
        </w:drawing>
      </w:r>
    </w:p>
    <w:p w14:paraId="053FE055" w14:textId="71E34265" w:rsidR="00090DCF" w:rsidRDefault="00090DCF" w:rsidP="00090DCF">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82</w:t>
      </w:r>
      <w:r w:rsidR="00673E83">
        <w:rPr>
          <w:noProof/>
        </w:rPr>
        <w:fldChar w:fldCharType="end"/>
      </w:r>
      <w:r>
        <w:t>: LaboratoryAnalysis and Specimen dependencies</w:t>
      </w:r>
      <w:r w:rsidR="00B8253A">
        <w:t>.</w:t>
      </w:r>
    </w:p>
    <w:p w14:paraId="7C25DBA1" w14:textId="77777777" w:rsidR="00733724" w:rsidRDefault="00733724" w:rsidP="00733724">
      <w:pPr>
        <w:pStyle w:val="Titre3"/>
        <w:rPr>
          <w:lang w:val="en-CA"/>
        </w:rPr>
      </w:pPr>
      <w:bookmarkStart w:id="483" w:name="_Toc458154240"/>
      <w:r>
        <w:rPr>
          <w:lang w:val="en-CA"/>
        </w:rPr>
        <w:lastRenderedPageBreak/>
        <w:t>Laboratory Analysis</w:t>
      </w:r>
      <w:bookmarkEnd w:id="483"/>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 xml:space="preserve">The </w:t>
      </w:r>
      <w:r w:rsidRPr="0028745C">
        <w:rPr>
          <w:rStyle w:val="Entity"/>
        </w:rPr>
        <w:t>LaboratoryAnalysis</w:t>
      </w:r>
      <w:r w:rsidRPr="00486E2A">
        <w:rPr>
          <w:lang w:val="en-CA"/>
        </w:rPr>
        <w:t xml:space="preserve">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Titre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The "</w:t>
      </w:r>
      <w:r w:rsidRPr="0028745C">
        <w:rPr>
          <w:rStyle w:val="Entity"/>
        </w:rPr>
        <w:t>sampledFeature</w:t>
      </w:r>
      <w:r w:rsidRPr="0084053A">
        <w:rPr>
          <w:lang w:val="en-CA"/>
        </w:rPr>
        <w:t xml:space="preserve">" association links the </w:t>
      </w:r>
      <w:r w:rsidR="0099305B" w:rsidRPr="0028745C">
        <w:rPr>
          <w:rStyle w:val="Entity"/>
        </w:rPr>
        <w:t>OM::</w:t>
      </w:r>
      <w:r w:rsidRPr="0028745C">
        <w:rPr>
          <w:rStyle w:val="Entity"/>
        </w:rPr>
        <w:t>SF_SamplingFeature</w:t>
      </w:r>
      <w:r w:rsidRPr="0084053A">
        <w:rPr>
          <w:lang w:val="en-CA"/>
        </w:rPr>
        <w:t xml:space="preserv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448EC0B1" w14:textId="77777777" w:rsidR="000A04A2" w:rsidRDefault="000A04A2" w:rsidP="00F67178">
      <w:pPr>
        <w:rPr>
          <w:lang w:val="en-CA"/>
        </w:rPr>
      </w:pP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sidRPr="0028745C">
              <w:rPr>
                <w:rStyle w:val="Entity"/>
              </w:rPr>
              <w:t>OM::</w:t>
            </w:r>
            <w:r w:rsidR="0084053A" w:rsidRPr="0028745C">
              <w:rPr>
                <w:rStyle w:val="Entity"/>
              </w:rPr>
              <w:t>SF_SamplingFeature::sampledFeature</w:t>
            </w:r>
            <w:r w:rsidR="0084053A">
              <w:rPr>
                <w:rStyle w:val="reqtext"/>
                <w:lang w:val="en-CA"/>
              </w:rPr>
              <w:t xml:space="preserve"> SHALL not be an instance of </w:t>
            </w:r>
            <w:r w:rsidRPr="0028745C">
              <w:rPr>
                <w:rStyle w:val="Entity"/>
              </w:rPr>
              <w:t>OM::</w:t>
            </w:r>
            <w:r w:rsidR="0084053A" w:rsidRPr="0028745C">
              <w:rPr>
                <w:rStyle w:val="Entity"/>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Titre4"/>
      </w:pPr>
      <w:r>
        <w:t>OM_Observation.resultQuality</w:t>
      </w:r>
    </w:p>
    <w:p w14:paraId="6D29B8F8" w14:textId="77777777" w:rsidR="00733724" w:rsidRPr="00733724" w:rsidRDefault="00733724"/>
    <w:p w14:paraId="44BDC7C7" w14:textId="375851DB" w:rsidR="0084053A" w:rsidRDefault="0028745C" w:rsidP="0084053A">
      <w:r w:rsidRPr="0028745C">
        <w:rPr>
          <w:rStyle w:val="Entity"/>
        </w:rPr>
        <w:t>OM::</w:t>
      </w:r>
      <w:r w:rsidR="0084053A" w:rsidRPr="0028745C">
        <w:rPr>
          <w:rStyle w:val="Entity"/>
        </w:rPr>
        <w:t>OM_Observation</w:t>
      </w:r>
      <w:r w:rsidR="005960FA" w:rsidRPr="0028745C">
        <w:rPr>
          <w:rStyle w:val="Entity"/>
        </w:rPr>
        <w:t>::</w:t>
      </w:r>
      <w:r w:rsidR="0084053A" w:rsidRPr="0028745C">
        <w:rPr>
          <w:rStyle w:val="Entity"/>
        </w:rPr>
        <w:t>resultQuality</w:t>
      </w:r>
      <w:r w:rsidR="005960FA" w:rsidRPr="0028745C">
        <w:rPr>
          <w:rStyle w:val="Entity"/>
        </w:rPr>
        <w:t>::</w:t>
      </w:r>
      <w:r w:rsidR="0084053A" w:rsidRPr="0028745C">
        <w:rPr>
          <w:rStyle w:val="Entity"/>
        </w:rPr>
        <w:t>DQ_QuantitativeAttributeAccuracy</w:t>
      </w:r>
      <w:r w:rsidR="0084053A">
        <w:t xml:space="preserve"> attribute shall be used to represent analytical errors and detection limits for each analytical measurement.</w:t>
      </w:r>
    </w:p>
    <w:p w14:paraId="06FD44A9" w14:textId="27AA745E" w:rsidR="0084053A" w:rsidRDefault="0084053A" w:rsidP="0084053A">
      <w:r>
        <w:t>At least "</w:t>
      </w:r>
      <w:r w:rsidRPr="0028745C">
        <w:rPr>
          <w:rStyle w:val="Entity"/>
        </w:rPr>
        <w:t>nameOfMeasure</w:t>
      </w:r>
      <w:r>
        <w:t>" and "</w:t>
      </w:r>
      <w:r w:rsidRPr="0028745C">
        <w:rPr>
          <w:rStyle w:val="Entity"/>
        </w:rPr>
        <w:t>result</w:t>
      </w:r>
      <w:r>
        <w:t xml:space="preserve">" shall be used when delivering </w:t>
      </w:r>
      <w:r w:rsidR="0028745C" w:rsidRPr="0028745C">
        <w:rPr>
          <w:rStyle w:val="Entity"/>
        </w:rPr>
        <w:t>om:resultQuality</w:t>
      </w:r>
      <w:r>
        <w:t xml:space="preserve">.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Lgende"/>
      </w:pPr>
      <w:r>
        <w:t xml:space="preserve">Figure </w:t>
      </w:r>
      <w:r>
        <w:fldChar w:fldCharType="begin"/>
      </w:r>
      <w:r>
        <w:instrText xml:space="preserve"> SEQ Figure \* ARABIC </w:instrText>
      </w:r>
      <w:r>
        <w:fldChar w:fldCharType="separate"/>
      </w:r>
      <w:r w:rsidR="00AD44BE">
        <w:rPr>
          <w:noProof/>
        </w:rPr>
        <w:t>83</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4961"/>
      </w:tblGrid>
      <w:tr w:rsidR="0084053A" w:rsidRPr="00D12552" w14:paraId="1F63D3ED" w14:textId="77777777" w:rsidTr="00680CF9">
        <w:trPr>
          <w:cantSplit/>
        </w:trPr>
        <w:tc>
          <w:tcPr>
            <w:tcW w:w="3936"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accuracy-measure</w:t>
            </w:r>
          </w:p>
        </w:tc>
        <w:tc>
          <w:tcPr>
            <w:tcW w:w="4961" w:type="dxa"/>
            <w:tcBorders>
              <w:left w:val="nil"/>
            </w:tcBorders>
            <w:shd w:val="clear" w:color="auto" w:fill="auto"/>
          </w:tcPr>
          <w:p w14:paraId="3C623A50" w14:textId="22500FA2" w:rsidR="0084053A" w:rsidRPr="00D12552" w:rsidRDefault="0084053A" w:rsidP="00B678D8">
            <w:pPr>
              <w:pStyle w:val="Tabletext10"/>
              <w:jc w:val="left"/>
              <w:rPr>
                <w:rStyle w:val="reqtext"/>
                <w:lang w:val="en-CA"/>
              </w:rPr>
            </w:pPr>
            <w:r>
              <w:rPr>
                <w:rStyle w:val="reqtext"/>
                <w:lang w:val="en-CA"/>
              </w:rPr>
              <w:t xml:space="preserve">For analytical error and detection limits, both </w:t>
            </w:r>
            <w:r w:rsidRPr="0028745C">
              <w:rPr>
                <w:rStyle w:val="Entity"/>
              </w:rPr>
              <w:t>DQ_QuantitativeAttributeAccuracy::nameOfMeasure</w:t>
            </w:r>
            <w:r>
              <w:rPr>
                <w:rStyle w:val="reqtext"/>
                <w:lang w:val="en-CA"/>
              </w:rPr>
              <w:t xml:space="preserve"> and </w:t>
            </w:r>
            <w:r w:rsidRPr="0028745C">
              <w:rPr>
                <w:rStyle w:val="Entity"/>
              </w:rPr>
              <w:t>DQ_QuantitativeAttributeAccuracy::result</w:t>
            </w:r>
            <w:r>
              <w:rPr>
                <w:rStyle w:val="reqtext"/>
                <w:lang w:val="en-CA"/>
              </w:rPr>
              <w:t xml:space="preserve"> SHALL </w:t>
            </w:r>
            <w:r w:rsidR="00B678D8">
              <w:rPr>
                <w:rStyle w:val="reqtext"/>
                <w:lang w:val="en-CA"/>
              </w:rPr>
              <w:t>NOT be null.</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w:t>
      </w:r>
      <w:r w:rsidRPr="0028745C">
        <w:rPr>
          <w:rStyle w:val="Entity"/>
        </w:rPr>
        <w:t>nameOfMeasure</w:t>
      </w:r>
      <w:r>
        <w:t>"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71DAA9DE" w:rsidR="0084053A" w:rsidRPr="00D12552" w:rsidRDefault="00B678D8" w:rsidP="00B678D8">
            <w:pPr>
              <w:pStyle w:val="Tabletext10"/>
              <w:jc w:val="left"/>
              <w:rPr>
                <w:rStyle w:val="reqtext"/>
                <w:lang w:val="en-CA"/>
              </w:rPr>
            </w:pPr>
            <w:r>
              <w:rPr>
                <w:rStyle w:val="reqtext"/>
                <w:lang w:val="en-CA"/>
              </w:rPr>
              <w:t xml:space="preserve">The value of </w:t>
            </w:r>
            <w:r w:rsidRPr="00B678D8">
              <w:rPr>
                <w:rStyle w:val="Entity"/>
              </w:rPr>
              <w:t>DQ_Element.</w:t>
            </w:r>
            <w:r w:rsidR="0084053A" w:rsidRPr="00B678D8">
              <w:rPr>
                <w:rStyle w:val="Entity"/>
              </w:rPr>
              <w:t>nameOfMeasure</w:t>
            </w:r>
            <w:r w:rsidR="0084053A" w:rsidRPr="0084053A">
              <w:rPr>
                <w:rStyle w:val="reqtext"/>
                <w:lang w:val="en-CA"/>
              </w:rPr>
              <w:t xml:space="preserve"> </w:t>
            </w:r>
            <w:r w:rsidR="0084053A">
              <w:rPr>
                <w:rStyle w:val="reqtext"/>
                <w:lang w:val="en-CA"/>
              </w:rPr>
              <w:t>SHOULD</w:t>
            </w:r>
            <w:r w:rsidR="0084053A"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Titre4"/>
      </w:pPr>
      <w:r>
        <w:t>OM_Observation</w:t>
      </w:r>
      <w:r w:rsidR="00FD6399">
        <w:t>::</w:t>
      </w:r>
      <w:r>
        <w:t>parameter</w:t>
      </w:r>
    </w:p>
    <w:p w14:paraId="7AFF5598" w14:textId="77777777" w:rsidR="00733724" w:rsidRPr="00733724" w:rsidRDefault="00733724"/>
    <w:p w14:paraId="1EC677FE" w14:textId="17C51F7B" w:rsidR="00C02200" w:rsidRDefault="00C02200" w:rsidP="002151F2">
      <w:r>
        <w:t>Analytical methods are very varied and a single mo</w:t>
      </w:r>
      <w:r w:rsidR="00440B00">
        <w:t>del can not</w:t>
      </w:r>
      <w:r>
        <w:t xml:space="preserve"> capture all the intricacies of </w:t>
      </w:r>
      <w:r w:rsidR="00440B00">
        <w:t>all</w:t>
      </w:r>
      <w:r>
        <w:t xml:space="preserve"> method</w:t>
      </w:r>
      <w:r w:rsidR="00440B00">
        <w:t>s</w:t>
      </w:r>
      <w:r>
        <w:t xml:space="preserve">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2AA2DB0B" w:rsidR="00775DD7" w:rsidRDefault="00B33059" w:rsidP="00775DD7">
      <w:pPr>
        <w:keepNext/>
      </w:pPr>
      <w:r>
        <w:rPr>
          <w:noProof/>
          <w:lang w:val="en-CA" w:eastAsia="en-CA"/>
        </w:rPr>
        <w:drawing>
          <wp:inline distT="0" distB="0" distL="0" distR="0" wp14:anchorId="57DAB59A" wp14:editId="3995B5B5">
            <wp:extent cx="5486400" cy="2860391"/>
            <wp:effectExtent l="0" t="0" r="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860391"/>
                    </a:xfrm>
                    <a:prstGeom prst="rect">
                      <a:avLst/>
                    </a:prstGeom>
                    <a:noFill/>
                    <a:ln>
                      <a:noFill/>
                    </a:ln>
                  </pic:spPr>
                </pic:pic>
              </a:graphicData>
            </a:graphic>
          </wp:inline>
        </w:drawing>
      </w:r>
    </w:p>
    <w:p w14:paraId="790AFF30" w14:textId="0493EFE2" w:rsidR="00486E2A" w:rsidRDefault="00775DD7" w:rsidP="00775DD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84</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3D808368" w:rsidR="00775DD7" w:rsidRDefault="00722E9C" w:rsidP="00775DD7">
      <w:pPr>
        <w:keepNext/>
      </w:pPr>
      <w:r>
        <w:rPr>
          <w:noProof/>
          <w:lang w:val="en-CA" w:eastAsia="en-CA"/>
        </w:rPr>
        <w:lastRenderedPageBreak/>
        <w:drawing>
          <wp:inline distT="0" distB="0" distL="0" distR="0" wp14:anchorId="17758972" wp14:editId="28BC8212">
            <wp:extent cx="5486400" cy="2915452"/>
            <wp:effectExtent l="0" t="0" r="0" b="0"/>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2915452"/>
                    </a:xfrm>
                    <a:prstGeom prst="rect">
                      <a:avLst/>
                    </a:prstGeom>
                    <a:noFill/>
                    <a:ln>
                      <a:noFill/>
                    </a:ln>
                  </pic:spPr>
                </pic:pic>
              </a:graphicData>
            </a:graphic>
          </wp:inline>
        </w:drawing>
      </w:r>
    </w:p>
    <w:p w14:paraId="0188072E" w14:textId="5A4E3C54"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85</w:t>
      </w:r>
      <w:r w:rsidR="00673E83">
        <w:rPr>
          <w:noProof/>
        </w:rPr>
        <w:fldChar w:fldCharType="end"/>
      </w:r>
      <w:r>
        <w:t>: Analytical instrument</w:t>
      </w:r>
      <w:r w:rsidR="00733724">
        <w:t xml:space="preserve"> context diagram</w:t>
      </w:r>
      <w:r w:rsidR="00B8253A">
        <w:t>.</w:t>
      </w:r>
    </w:p>
    <w:p w14:paraId="48773137" w14:textId="453648ED" w:rsidR="00733724" w:rsidRPr="00733724" w:rsidRDefault="00733724" w:rsidP="00D20646">
      <w:pPr>
        <w:pStyle w:val="Titre5"/>
      </w:pPr>
      <w:r>
        <w:t>t</w:t>
      </w:r>
      <w:r w:rsidRPr="00733724">
        <w:t>ype</w:t>
      </w:r>
    </w:p>
    <w:p w14:paraId="71D50A4C" w14:textId="22C8CEF0" w:rsidR="00733724" w:rsidRPr="00733724" w:rsidRDefault="00733724" w:rsidP="00D20646">
      <w:r>
        <w:t xml:space="preserve">The property </w:t>
      </w:r>
      <w:r w:rsidRPr="0028745C">
        <w:rPr>
          <w:rStyle w:val="Entity"/>
        </w:rPr>
        <w:t>type:Instrumen</w:t>
      </w:r>
      <w:r w:rsidR="00440B00" w:rsidRPr="0028745C">
        <w:rPr>
          <w:rStyle w:val="Entity"/>
        </w:rPr>
        <w:t>tTypeTerm</w:t>
      </w:r>
      <w:r w:rsidR="00440B00">
        <w:t xml:space="preserve"> </w:t>
      </w:r>
      <w:r>
        <w:t>report</w:t>
      </w:r>
      <w:r w:rsidR="00440B00">
        <w:t>s</w:t>
      </w:r>
      <w:r>
        <w:t xml:space="preserve">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8CF7B70" w14:textId="464AB3CD" w:rsidR="00733724" w:rsidRPr="00440B00" w:rsidRDefault="00733724" w:rsidP="00D20646">
      <w:pPr>
        <w:pStyle w:val="Titre5"/>
        <w:rPr>
          <w:lang w:val="en-CA"/>
        </w:rPr>
      </w:pPr>
      <w:bookmarkStart w:id="484" w:name="BKM_4320F660_2F6E_4F45_98F8_50B996AF05CA"/>
      <w:bookmarkEnd w:id="484"/>
      <w:r>
        <w:rPr>
          <w:lang w:val="en-CA"/>
        </w:rPr>
        <w:t>m</w:t>
      </w:r>
      <w:r w:rsidRPr="00733724">
        <w:rPr>
          <w:lang w:val="en-CA"/>
        </w:rPr>
        <w:t>odel</w:t>
      </w:r>
    </w:p>
    <w:p w14:paraId="3814989A" w14:textId="52B482C6" w:rsidR="00733724" w:rsidRDefault="00733724" w:rsidP="00D20646">
      <w:pPr>
        <w:rPr>
          <w:lang w:val="en-CA"/>
        </w:rPr>
      </w:pPr>
      <w:r>
        <w:rPr>
          <w:lang w:val="en-CA"/>
        </w:rPr>
        <w:t xml:space="preserve">The property </w:t>
      </w:r>
      <w:r w:rsidRPr="0028745C">
        <w:rPr>
          <w:rStyle w:val="Entity"/>
        </w:rPr>
        <w:t>mode</w:t>
      </w:r>
      <w:r w:rsidR="00253146" w:rsidRPr="0028745C">
        <w:rPr>
          <w:rStyle w:val="Entity"/>
        </w:rPr>
        <w:t>:Primitive::CharacterString</w:t>
      </w:r>
      <w:r>
        <w:rPr>
          <w:lang w:val="en-CA"/>
        </w:rPr>
        <w:t xml:space="preserve"> contain</w:t>
      </w:r>
      <w:r w:rsidR="00440B00">
        <w:rPr>
          <w:lang w:val="en-CA"/>
        </w:rPr>
        <w:t>s</w:t>
      </w:r>
      <w:r>
        <w:rPr>
          <w:lang w:val="en-CA"/>
        </w:rPr>
        <w:t xml:space="preserve">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63CAA9C1" w14:textId="0540BD78" w:rsidR="00733724" w:rsidRPr="00440B00" w:rsidRDefault="00733724" w:rsidP="00440B00">
      <w:pPr>
        <w:pStyle w:val="Titre5"/>
        <w:rPr>
          <w:lang w:val="en-CA"/>
        </w:rPr>
      </w:pPr>
      <w:r w:rsidRPr="00D970E9">
        <w:rPr>
          <w:lang w:val="en-CA"/>
        </w:rPr>
        <w:t>serialNumber</w:t>
      </w:r>
    </w:p>
    <w:p w14:paraId="70DF2DF2" w14:textId="706189A8" w:rsidR="00733724" w:rsidRDefault="00733724" w:rsidP="00D20646">
      <w:pPr>
        <w:rPr>
          <w:lang w:val="en-CA"/>
        </w:rPr>
      </w:pPr>
      <w:r>
        <w:rPr>
          <w:lang w:val="en-CA"/>
        </w:rPr>
        <w:t xml:space="preserve">The property </w:t>
      </w:r>
      <w:r w:rsidRPr="0028745C">
        <w:rPr>
          <w:rStyle w:val="Entity"/>
        </w:rPr>
        <w:t>serialNumber</w:t>
      </w:r>
      <w:r w:rsidR="00253146" w:rsidRPr="0028745C">
        <w:rPr>
          <w:rStyle w:val="Entity"/>
        </w:rPr>
        <w:t>:Primitive::CharacterString</w:t>
      </w:r>
      <w:r>
        <w:rPr>
          <w:lang w:val="en-CA"/>
        </w:rPr>
        <w:t xml:space="preserve"> contain</w:t>
      </w:r>
      <w:r w:rsidR="00440B00">
        <w:rPr>
          <w:lang w:val="en-CA"/>
        </w:rPr>
        <w:t>s</w:t>
      </w:r>
      <w:r>
        <w:rPr>
          <w:lang w:val="en-CA"/>
        </w:rPr>
        <w:t xml:space="preserve"> a string that </w:t>
      </w:r>
      <w:r w:rsidR="009C2E9A">
        <w:rPr>
          <w:lang w:val="en-CA"/>
        </w:rPr>
        <w:t xml:space="preserve">contains </w:t>
      </w:r>
      <w:r w:rsidRPr="00733724">
        <w:rPr>
          <w:lang w:val="en-CA"/>
        </w:rPr>
        <w:t>the serial number of the machine used in an analytical session.</w:t>
      </w:r>
    </w:p>
    <w:p w14:paraId="068C6484" w14:textId="20EC8C40" w:rsidR="00B17686" w:rsidRPr="00440B00" w:rsidRDefault="00733724" w:rsidP="00D20646">
      <w:pPr>
        <w:pStyle w:val="Titre5"/>
        <w:rPr>
          <w:lang w:val="en-CA"/>
        </w:rPr>
      </w:pPr>
      <w:r w:rsidRPr="00D970E9">
        <w:rPr>
          <w:lang w:val="en-CA"/>
        </w:rPr>
        <w:t>commissionDate</w:t>
      </w:r>
    </w:p>
    <w:p w14:paraId="68EF6576" w14:textId="597EBFCB" w:rsidR="00733724" w:rsidRDefault="00733724" w:rsidP="00D20646">
      <w:pPr>
        <w:rPr>
          <w:lang w:val="en-CA"/>
        </w:rPr>
      </w:pPr>
      <w:r>
        <w:rPr>
          <w:lang w:val="en-CA"/>
        </w:rPr>
        <w:t xml:space="preserve">The property </w:t>
      </w:r>
      <w:r w:rsidRPr="0028745C">
        <w:rPr>
          <w:rStyle w:val="Entity"/>
        </w:rPr>
        <w:t>commissionDate</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Pr="0028745C">
        <w:rPr>
          <w:rStyle w:val="Entity"/>
        </w:rPr>
        <w:t>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3D6F7A9D" w14:textId="4E49173F" w:rsidR="00B17686" w:rsidRPr="0028745C" w:rsidRDefault="00B16B13" w:rsidP="0028745C">
      <w:pPr>
        <w:pStyle w:val="Titre5"/>
        <w:rPr>
          <w:lang w:val="en-CA"/>
        </w:rPr>
      </w:pPr>
      <w:r>
        <w:rPr>
          <w:lang w:val="en-CA"/>
        </w:rPr>
        <w:t>location</w:t>
      </w:r>
    </w:p>
    <w:p w14:paraId="10782A7A" w14:textId="5AEB9C17" w:rsidR="00B17686" w:rsidRDefault="00B17686" w:rsidP="00D20646">
      <w:pPr>
        <w:rPr>
          <w:lang w:val="en-CA"/>
        </w:rPr>
      </w:pPr>
      <w:r>
        <w:rPr>
          <w:lang w:val="en-CA"/>
        </w:rPr>
        <w:t xml:space="preserve">The property </w:t>
      </w:r>
      <w:r w:rsidRPr="0028745C">
        <w:rPr>
          <w:rStyle w:val="Entity"/>
        </w:rPr>
        <w:t>location</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009C2E9A" w:rsidRPr="0028745C">
        <w:rPr>
          <w:rStyle w:val="Entity"/>
        </w:rPr>
        <w:t>CIT</w:t>
      </w:r>
      <w:r w:rsidRPr="0028745C">
        <w:rPr>
          <w:rStyle w:val="Entity"/>
        </w:rPr>
        <w:t>:Responsibility</w:t>
      </w:r>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sidR="0028745C">
        <w:rPr>
          <w:lang w:val="en-CA"/>
        </w:rPr>
        <w:t>.</w:t>
      </w:r>
    </w:p>
    <w:p w14:paraId="6D024AFB" w14:textId="0C037606" w:rsidR="00B17686" w:rsidRDefault="00B17686" w:rsidP="00D20646">
      <w:pPr>
        <w:pStyle w:val="Titre5"/>
        <w:rPr>
          <w:lang w:val="en-CA"/>
        </w:rPr>
      </w:pPr>
      <w:r w:rsidRPr="00D970E9">
        <w:rPr>
          <w:lang w:val="en-CA"/>
        </w:rPr>
        <w:t>usedIn</w:t>
      </w:r>
    </w:p>
    <w:p w14:paraId="284A9576" w14:textId="73D5D2D9" w:rsidR="00733724" w:rsidRDefault="00B17686" w:rsidP="00D20646">
      <w:pPr>
        <w:rPr>
          <w:lang w:val="en-CA"/>
        </w:rPr>
      </w:pPr>
      <w:r w:rsidRPr="00B17686">
        <w:rPr>
          <w:lang w:val="en-CA"/>
        </w:rPr>
        <w:t xml:space="preserve">The property </w:t>
      </w:r>
      <w:r w:rsidRPr="0028745C">
        <w:rPr>
          <w:rStyle w:val="Entity"/>
        </w:rPr>
        <w:t>usedIn</w:t>
      </w:r>
      <w:r w:rsidRPr="00B17686">
        <w:rPr>
          <w:lang w:val="en-CA"/>
        </w:rPr>
        <w:t xml:space="preserve"> </w:t>
      </w:r>
      <w:r w:rsidR="00440B00">
        <w:rPr>
          <w:lang w:val="en-CA"/>
        </w:rPr>
        <w:t>is</w:t>
      </w:r>
      <w:r w:rsidRPr="00B17686">
        <w:rPr>
          <w:lang w:val="en-CA"/>
        </w:rPr>
        <w:t xml:space="preserve"> an association between an </w:t>
      </w:r>
      <w:r w:rsidRPr="0028745C">
        <w:rPr>
          <w:rStyle w:val="Entity"/>
        </w:rPr>
        <w:t>AnalyticalInstrument</w:t>
      </w:r>
      <w:r w:rsidRPr="00B17686">
        <w:rPr>
          <w:lang w:val="en-CA"/>
        </w:rPr>
        <w:t xml:space="preserve"> and </w:t>
      </w:r>
      <w:r w:rsidR="00A67C10" w:rsidRPr="00B17686">
        <w:rPr>
          <w:lang w:val="en-CA"/>
        </w:rPr>
        <w:t>an</w:t>
      </w:r>
      <w:r w:rsidRPr="00B17686">
        <w:rPr>
          <w:lang w:val="en-CA"/>
        </w:rPr>
        <w:t xml:space="preserve"> </w:t>
      </w:r>
      <w:r w:rsidRPr="0028745C">
        <w:rPr>
          <w:rStyle w:val="Entity"/>
        </w:rPr>
        <w:t>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Titre4"/>
        <w:rPr>
          <w:lang w:val="en-CA"/>
        </w:rPr>
      </w:pPr>
      <w:bookmarkStart w:id="485" w:name="BKM_C47BB20E_AB3E_41B0_BEAF_8545314C826D"/>
      <w:bookmarkStart w:id="486" w:name="BKM_5A9940B3_320D_4C85_8B41_0199FF52327B"/>
      <w:bookmarkStart w:id="487" w:name="BKM_692BBE92_2CD8_471D_9014_13E6919FFDA7"/>
      <w:bookmarkStart w:id="488" w:name="BKM_E14379F1_C7A7_42A6_B412_F1E01671E46F"/>
      <w:bookmarkStart w:id="489" w:name="BKM_40997390_B407_46AF_928A_15F7B52273ED"/>
      <w:bookmarkEnd w:id="485"/>
      <w:bookmarkEnd w:id="486"/>
      <w:bookmarkEnd w:id="487"/>
      <w:bookmarkEnd w:id="488"/>
      <w:bookmarkEnd w:id="489"/>
      <w:r>
        <w:rPr>
          <w:lang w:val="en-CA"/>
        </w:rPr>
        <w:lastRenderedPageBreak/>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 xml:space="preserve">describes the time and operator of a particular laboratory analytical session. </w:t>
      </w:r>
      <w:r w:rsidRPr="0028745C">
        <w:rPr>
          <w:rStyle w:val="Entity"/>
        </w:rPr>
        <w:t>AnalyticalSession</w:t>
      </w:r>
      <w:r w:rsidRPr="00775DD7">
        <w:rPr>
          <w:lang w:val="en-CA"/>
        </w:rPr>
        <w:t xml:space="preserve"> also has associated links to the type of instrument and analytical method used, processing steps applied to data collected during a session, and instrument parameters unique to that session.</w:t>
      </w:r>
    </w:p>
    <w:p w14:paraId="21746A91" w14:textId="2D13F6F6" w:rsidR="00775DD7" w:rsidRDefault="00722E9C" w:rsidP="00775DD7">
      <w:pPr>
        <w:keepNext/>
      </w:pPr>
      <w:r>
        <w:rPr>
          <w:noProof/>
          <w:lang w:val="en-CA" w:eastAsia="en-CA"/>
        </w:rPr>
        <w:drawing>
          <wp:inline distT="0" distB="0" distL="0" distR="0" wp14:anchorId="08D3426C" wp14:editId="721F0024">
            <wp:extent cx="5486400" cy="4334014"/>
            <wp:effectExtent l="0" t="0" r="0" b="9525"/>
            <wp:docPr id="531" name="Imag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4334014"/>
                    </a:xfrm>
                    <a:prstGeom prst="rect">
                      <a:avLst/>
                    </a:prstGeom>
                    <a:noFill/>
                    <a:ln>
                      <a:noFill/>
                    </a:ln>
                  </pic:spPr>
                </pic:pic>
              </a:graphicData>
            </a:graphic>
          </wp:inline>
        </w:drawing>
      </w:r>
    </w:p>
    <w:p w14:paraId="61F89649" w14:textId="4FFEE180"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86</w:t>
      </w:r>
      <w:r w:rsidR="00673E83">
        <w:rPr>
          <w:noProof/>
        </w:rPr>
        <w:fldChar w:fldCharType="end"/>
      </w:r>
      <w:r>
        <w:t>: Analytical session</w:t>
      </w:r>
      <w:r w:rsidR="00B17686">
        <w:t xml:space="preserve"> context diagram</w:t>
      </w:r>
      <w:r w:rsidR="00B8253A">
        <w:t>.</w:t>
      </w:r>
    </w:p>
    <w:p w14:paraId="761E59FC" w14:textId="62E39DCD" w:rsidR="00B17686" w:rsidRPr="00440B00" w:rsidRDefault="00B17686" w:rsidP="00D20646">
      <w:pPr>
        <w:pStyle w:val="Titre5"/>
        <w:rPr>
          <w:lang w:val="en-CA"/>
        </w:rPr>
      </w:pPr>
      <w:bookmarkStart w:id="490" w:name="BKM_BF1C223A_F0A6_4FC2_9EEF_88DC486F7DB4"/>
      <w:bookmarkEnd w:id="490"/>
      <w:r>
        <w:rPr>
          <w:lang w:val="en-CA"/>
        </w:rPr>
        <w:t>time</w:t>
      </w:r>
    </w:p>
    <w:p w14:paraId="3D8B732E" w14:textId="2D2DFF77" w:rsidR="00B17686" w:rsidRDefault="00B17686" w:rsidP="00D20646">
      <w:pPr>
        <w:rPr>
          <w:lang w:val="en-CA"/>
        </w:rPr>
      </w:pPr>
      <w:r>
        <w:rPr>
          <w:lang w:val="en-CA"/>
        </w:rPr>
        <w:t xml:space="preserve">The property </w:t>
      </w:r>
      <w:r w:rsidRPr="0028745C">
        <w:rPr>
          <w:rStyle w:val="Entity"/>
        </w:rPr>
        <w:t>time</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Pr="0028745C">
        <w:rPr>
          <w:rStyle w:val="Entity"/>
        </w:rPr>
        <w:t>TM_Period</w:t>
      </w:r>
      <w:r>
        <w:rPr>
          <w:lang w:val="en-CA"/>
        </w:rPr>
        <w:t xml:space="preserve"> describing the</w:t>
      </w:r>
      <w:r w:rsidRPr="00B17686">
        <w:rPr>
          <w:lang w:val="en-CA"/>
        </w:rPr>
        <w:t xml:space="preserve"> time period during which the analysis was performed</w:t>
      </w:r>
      <w:r>
        <w:rPr>
          <w:lang w:val="en-CA"/>
        </w:rPr>
        <w:t>.</w:t>
      </w:r>
    </w:p>
    <w:p w14:paraId="1D4FEDC3" w14:textId="79AC5940" w:rsidR="00B17686" w:rsidRPr="00440B00" w:rsidRDefault="00A67C10" w:rsidP="00D20646">
      <w:pPr>
        <w:pStyle w:val="Titre5"/>
        <w:rPr>
          <w:lang w:val="en-CA"/>
        </w:rPr>
      </w:pPr>
      <w:r>
        <w:rPr>
          <w:lang w:val="en-CA"/>
        </w:rPr>
        <w:t>operator</w:t>
      </w:r>
    </w:p>
    <w:p w14:paraId="11B3F18B" w14:textId="4BEBC0A9" w:rsidR="00B17686" w:rsidRDefault="00B17686" w:rsidP="00D20646">
      <w:pPr>
        <w:rPr>
          <w:lang w:val="en-CA"/>
        </w:rPr>
      </w:pPr>
      <w:r>
        <w:rPr>
          <w:lang w:val="en-CA"/>
        </w:rPr>
        <w:t xml:space="preserve">The property </w:t>
      </w:r>
      <w:r w:rsidRPr="0028745C">
        <w:rPr>
          <w:rStyle w:val="Entity"/>
        </w:rPr>
        <w:t>operator</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009C2E9A" w:rsidRPr="0028745C">
        <w:rPr>
          <w:rStyle w:val="Entity"/>
        </w:rPr>
        <w:t>CIT</w:t>
      </w:r>
      <w:r w:rsidRPr="0028745C">
        <w:rPr>
          <w:rStyle w:val="Entity"/>
        </w:rPr>
        <w:t>:CI_Responsability</w:t>
      </w:r>
      <w:r>
        <w:rPr>
          <w:lang w:val="en-CA"/>
        </w:rPr>
        <w:t xml:space="preserve"> describing the </w:t>
      </w:r>
      <w:r w:rsidRPr="00B17686">
        <w:rPr>
          <w:lang w:val="en-CA"/>
        </w:rPr>
        <w:t>operator or organisation responsible for the analytical session</w:t>
      </w:r>
      <w:r>
        <w:rPr>
          <w:lang w:val="en-CA"/>
        </w:rPr>
        <w:t>.</w:t>
      </w:r>
    </w:p>
    <w:p w14:paraId="47C9D98F" w14:textId="742788AD" w:rsidR="00B17686" w:rsidRPr="00440B00" w:rsidRDefault="00B17686" w:rsidP="00440B00">
      <w:pPr>
        <w:pStyle w:val="Titre5"/>
        <w:rPr>
          <w:lang w:val="en-CA"/>
        </w:rPr>
      </w:pPr>
      <w:r>
        <w:rPr>
          <w:lang w:val="en-CA"/>
        </w:rPr>
        <w:t>p</w:t>
      </w:r>
      <w:r w:rsidRPr="00B17686">
        <w:rPr>
          <w:lang w:val="en-CA"/>
        </w:rPr>
        <w:t>arameter</w:t>
      </w:r>
    </w:p>
    <w:p w14:paraId="0B857819" w14:textId="20335100" w:rsidR="00B17686" w:rsidRPr="0028745C" w:rsidRDefault="00B17686" w:rsidP="0028745C">
      <w:pPr>
        <w:rPr>
          <w:lang w:val="en-CA"/>
        </w:rPr>
      </w:pPr>
      <w:r>
        <w:rPr>
          <w:lang w:val="en-CA"/>
        </w:rPr>
        <w:lastRenderedPageBreak/>
        <w:t xml:space="preserve">The property </w:t>
      </w:r>
      <w:r w:rsidRPr="0028745C">
        <w:rPr>
          <w:rStyle w:val="Entity"/>
        </w:rPr>
        <w:t>parameter</w:t>
      </w:r>
      <w:r>
        <w:rPr>
          <w:lang w:val="en-CA"/>
        </w:rPr>
        <w:t xml:space="preserve"> </w:t>
      </w:r>
      <w:r w:rsidR="0028745C">
        <w:rPr>
          <w:lang w:val="en-CA"/>
        </w:rPr>
        <w:t>(</w:t>
      </w:r>
      <w:r w:rsidR="0028745C" w:rsidRPr="0028745C">
        <w:rPr>
          <w:rStyle w:val="Entity"/>
        </w:rPr>
        <w:t>OM</w:t>
      </w:r>
      <w:r w:rsidRPr="0028745C">
        <w:rPr>
          <w:rStyle w:val="Entity"/>
        </w:rPr>
        <w:t>:</w:t>
      </w:r>
      <w:r w:rsidR="0028745C" w:rsidRPr="0028745C">
        <w:rPr>
          <w:rStyle w:val="Entity"/>
        </w:rPr>
        <w:t>:</w:t>
      </w:r>
      <w:r w:rsidRPr="0028745C">
        <w:rPr>
          <w:rStyle w:val="Entity"/>
        </w:rPr>
        <w:t>NamedValue</w:t>
      </w:r>
      <w:r>
        <w:rPr>
          <w:lang w:val="en-CA"/>
        </w:rPr>
        <w:t>) contain</w:t>
      </w:r>
      <w:r w:rsidR="00440B00">
        <w:rPr>
          <w:lang w:val="en-CA"/>
        </w:rPr>
        <w:t>s</w:t>
      </w:r>
      <w:r>
        <w:rPr>
          <w:lang w:val="en-CA"/>
        </w:rPr>
        <w:t xml:space="preserve">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w:t>
      </w:r>
      <w:r w:rsidRPr="0028745C">
        <w:rPr>
          <w:rStyle w:val="Entity"/>
        </w:rPr>
        <w:t>NamedValue</w:t>
      </w:r>
      <w:r w:rsidRPr="00B17686">
        <w:rPr>
          <w:lang w:val="en-CA"/>
        </w:rPr>
        <w:t xml:space="preserve"> </w:t>
      </w:r>
      <w:r w:rsidR="00440B00">
        <w:rPr>
          <w:lang w:val="en-CA"/>
        </w:rPr>
        <w:t>is</w:t>
      </w:r>
      <w:r>
        <w:rPr>
          <w:lang w:val="en-CA"/>
        </w:rPr>
        <w:t xml:space="preserve"> a ter</w:t>
      </w:r>
      <w:r w:rsidR="0028745C">
        <w:rPr>
          <w:lang w:val="en-CA"/>
        </w:rPr>
        <w:t>m from a controlled vocabulary.</w:t>
      </w:r>
    </w:p>
    <w:p w14:paraId="320AB00D" w14:textId="4E24F580" w:rsidR="00B17686" w:rsidRPr="00440B00" w:rsidRDefault="00B17686" w:rsidP="00D20646">
      <w:pPr>
        <w:pStyle w:val="Titre5"/>
        <w:rPr>
          <w:lang w:val="en-CA"/>
        </w:rPr>
      </w:pPr>
      <w:r>
        <w:rPr>
          <w:lang w:val="en-CA"/>
        </w:rPr>
        <w:t>i</w:t>
      </w:r>
      <w:r w:rsidRPr="00B17686">
        <w:rPr>
          <w:lang w:val="en-CA"/>
        </w:rPr>
        <w:t>nstrument</w:t>
      </w:r>
    </w:p>
    <w:p w14:paraId="19675D7A" w14:textId="1319019A" w:rsidR="00B17686" w:rsidRDefault="00B17686" w:rsidP="00D20646">
      <w:pPr>
        <w:rPr>
          <w:lang w:val="en-CA"/>
        </w:rPr>
      </w:pPr>
      <w:r>
        <w:rPr>
          <w:lang w:val="en-CA"/>
        </w:rPr>
        <w:t xml:space="preserve">The property </w:t>
      </w:r>
      <w:r w:rsidRPr="0028745C">
        <w:rPr>
          <w:rStyle w:val="Entity"/>
        </w:rPr>
        <w:t>instrument</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an </w:t>
      </w:r>
      <w:r w:rsidRPr="0028745C">
        <w:rPr>
          <w:rStyle w:val="Entity"/>
        </w:rPr>
        <w:t>AnalyticalInstrument</w:t>
      </w:r>
      <w:r>
        <w:rPr>
          <w:lang w:val="en-CA"/>
        </w:rPr>
        <w:t xml:space="preserve"> that describes </w:t>
      </w:r>
      <w:r w:rsidRPr="00B17686">
        <w:rPr>
          <w:lang w:val="en-CA"/>
        </w:rPr>
        <w:t>the instrument used in the analytical session</w:t>
      </w:r>
      <w:r>
        <w:rPr>
          <w:lang w:val="en-CA"/>
        </w:rPr>
        <w:t>.</w:t>
      </w:r>
    </w:p>
    <w:p w14:paraId="09D1CDE2" w14:textId="227363B3" w:rsidR="00B17686" w:rsidRPr="00440B00" w:rsidRDefault="00B17686" w:rsidP="00440B00">
      <w:pPr>
        <w:pStyle w:val="Titre5"/>
        <w:rPr>
          <w:lang w:val="en-CA"/>
        </w:rPr>
      </w:pPr>
      <w:r w:rsidRPr="00B17686">
        <w:rPr>
          <w:lang w:val="en-CA"/>
        </w:rPr>
        <w:t>referenceAnalysis</w:t>
      </w:r>
    </w:p>
    <w:p w14:paraId="50D40316" w14:textId="58AF6238" w:rsidR="00B17686" w:rsidRDefault="00B17686" w:rsidP="00D20646">
      <w:pPr>
        <w:rPr>
          <w:lang w:val="en-CA"/>
        </w:rPr>
      </w:pPr>
      <w:r>
        <w:rPr>
          <w:lang w:val="en-CA"/>
        </w:rPr>
        <w:t xml:space="preserve">The property </w:t>
      </w:r>
      <w:r w:rsidRPr="0028745C">
        <w:rPr>
          <w:rStyle w:val="Entity"/>
        </w:rPr>
        <w:t>referenceAnalysis</w:t>
      </w:r>
      <w:r>
        <w:rPr>
          <w:lang w:val="en-CA"/>
        </w:rPr>
        <w:t xml:space="preserve"> </w:t>
      </w:r>
      <w:r w:rsidR="00440B00">
        <w:rPr>
          <w:lang w:val="en-CA"/>
        </w:rPr>
        <w:t>is</w:t>
      </w:r>
      <w:r>
        <w:rPr>
          <w:lang w:val="en-CA"/>
        </w:rPr>
        <w:t xml:space="preserve"> </w:t>
      </w:r>
      <w:r w:rsidRPr="00B17686">
        <w:rPr>
          <w:lang w:val="en-CA"/>
        </w:rPr>
        <w:t xml:space="preserve">an association between an </w:t>
      </w:r>
      <w:r w:rsidRPr="0028745C">
        <w:rPr>
          <w:rStyle w:val="Entity"/>
        </w:rPr>
        <w:t>AnalyticalSession</w:t>
      </w:r>
      <w:r w:rsidRPr="00B17686">
        <w:rPr>
          <w:lang w:val="en-CA"/>
        </w:rPr>
        <w:t xml:space="preserve"> and</w:t>
      </w:r>
      <w:r>
        <w:rPr>
          <w:lang w:val="en-CA"/>
        </w:rPr>
        <w:t xml:space="preserve"> a </w:t>
      </w:r>
      <w:r w:rsidRPr="0028745C">
        <w:rPr>
          <w:rStyle w:val="Entity"/>
        </w:rPr>
        <w:t>ReferenceSpecimen</w:t>
      </w:r>
      <w:r>
        <w:rPr>
          <w:lang w:val="en-CA"/>
        </w:rPr>
        <w:t xml:space="preserve">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Titre4"/>
        <w:rPr>
          <w:lang w:val="en-CA"/>
        </w:rPr>
      </w:pPr>
      <w:bookmarkStart w:id="491" w:name="BKM_FCC3B9BB_23CF_4B5C_A83B_A898D191B651"/>
      <w:bookmarkStart w:id="492" w:name="BKM_D9B59F94_645D_4A43_B06F_F3308DA82998"/>
      <w:bookmarkStart w:id="493" w:name="BKM_963C6EE0_1269_4609_B11A_C2CBF9678C56"/>
      <w:bookmarkEnd w:id="491"/>
      <w:bookmarkEnd w:id="492"/>
      <w:bookmarkEnd w:id="493"/>
      <w:r>
        <w:rPr>
          <w:lang w:val="en-CA"/>
        </w:rPr>
        <w:t>AnalyticalProcess</w:t>
      </w:r>
    </w:p>
    <w:p w14:paraId="13588CCA" w14:textId="77777777" w:rsidR="00B51AB4" w:rsidRDefault="00B51AB4" w:rsidP="00775DD7">
      <w:pPr>
        <w:rPr>
          <w:lang w:val="en-CA"/>
        </w:rPr>
      </w:pPr>
    </w:p>
    <w:p w14:paraId="75A83E7E" w14:textId="6BB72A4A" w:rsidR="00B51AB4" w:rsidRDefault="00B51AB4" w:rsidP="00775DD7">
      <w:pPr>
        <w:rPr>
          <w:lang w:val="en-CA"/>
        </w:rPr>
      </w:pPr>
      <w:r>
        <w:rPr>
          <w:lang w:val="en-CA"/>
        </w:rPr>
        <w:t>An analytical process is a c</w:t>
      </w:r>
      <w:r w:rsidRPr="00B51AB4">
        <w:rPr>
          <w:lang w:val="en-CA"/>
        </w:rPr>
        <w:t xml:space="preserve">oncrete implementation of </w:t>
      </w:r>
      <w:r w:rsidR="0028745C" w:rsidRPr="0028745C">
        <w:rPr>
          <w:rStyle w:val="Entity"/>
        </w:rPr>
        <w:t>OM::</w:t>
      </w:r>
      <w:r w:rsidRPr="0028745C">
        <w:rPr>
          <w:rStyle w:val="Entity"/>
        </w:rPr>
        <w:t>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28D011BF" w:rsidR="00D01D0C" w:rsidRDefault="00722E9C" w:rsidP="00D01D0C">
      <w:pPr>
        <w:keepNext/>
      </w:pPr>
      <w:r>
        <w:rPr>
          <w:noProof/>
          <w:lang w:val="en-CA" w:eastAsia="en-CA"/>
        </w:rPr>
        <w:drawing>
          <wp:inline distT="0" distB="0" distL="0" distR="0" wp14:anchorId="41388E7C" wp14:editId="650AF197">
            <wp:extent cx="5486400" cy="5109467"/>
            <wp:effectExtent l="0" t="0" r="0" b="0"/>
            <wp:docPr id="532" name="Imag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5109467"/>
                    </a:xfrm>
                    <a:prstGeom prst="rect">
                      <a:avLst/>
                    </a:prstGeom>
                    <a:noFill/>
                    <a:ln>
                      <a:noFill/>
                    </a:ln>
                  </pic:spPr>
                </pic:pic>
              </a:graphicData>
            </a:graphic>
          </wp:inline>
        </w:drawing>
      </w:r>
    </w:p>
    <w:p w14:paraId="0A42FE07" w14:textId="00265493" w:rsidR="00D01D0C" w:rsidRDefault="00D01D0C" w:rsidP="00D01D0C">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87</w:t>
      </w:r>
      <w:r w:rsidR="00673E83">
        <w:rPr>
          <w:noProof/>
        </w:rPr>
        <w:fldChar w:fldCharType="end"/>
      </w:r>
      <w:r>
        <w:t xml:space="preserve">: </w:t>
      </w:r>
      <w:r w:rsidRPr="002736FE">
        <w:t>Analytical process</w:t>
      </w:r>
    </w:p>
    <w:p w14:paraId="720FA316" w14:textId="7B8982BD" w:rsidR="0026586A" w:rsidRPr="0026586A" w:rsidRDefault="009C2E9A" w:rsidP="00D20646">
      <w:pPr>
        <w:pStyle w:val="Titre5"/>
      </w:pPr>
      <w:r>
        <w:t>m</w:t>
      </w:r>
      <w:r w:rsidR="0026586A" w:rsidRPr="0026586A">
        <w:t>ethod</w:t>
      </w:r>
    </w:p>
    <w:p w14:paraId="24472439" w14:textId="5A61D41A" w:rsidR="0026586A" w:rsidRDefault="0026586A" w:rsidP="00D20646">
      <w:r>
        <w:t xml:space="preserve">The property </w:t>
      </w:r>
      <w:r w:rsidRPr="0028745C">
        <w:rPr>
          <w:rStyle w:val="Entity"/>
        </w:rPr>
        <w:t>method</w:t>
      </w:r>
      <w:r>
        <w:t xml:space="preserve"> </w:t>
      </w:r>
      <w:r w:rsidR="00440B00">
        <w:t>is</w:t>
      </w:r>
      <w:r>
        <w:t xml:space="preserve"> an association that links an </w:t>
      </w:r>
      <w:r w:rsidRPr="0028745C">
        <w:rPr>
          <w:rStyle w:val="Entity"/>
        </w:rPr>
        <w:t>AnalyticalProcess</w:t>
      </w:r>
      <w:r>
        <w:t xml:space="preserve"> to an </w:t>
      </w:r>
      <w:r w:rsidRPr="0028745C">
        <w:rPr>
          <w:rStyle w:val="Entity"/>
        </w:rPr>
        <w:t>AnalyticalMethod</w:t>
      </w:r>
      <w:r>
        <w:t xml:space="preserve"> that describes </w:t>
      </w:r>
      <w:r w:rsidRPr="0026586A">
        <w:t>the type of analytical method used to make an observation</w:t>
      </w:r>
      <w:r>
        <w:t>.</w:t>
      </w:r>
    </w:p>
    <w:p w14:paraId="02048FD2" w14:textId="3635F7F4" w:rsidR="0026586A" w:rsidRPr="00440B00" w:rsidRDefault="001D1F28" w:rsidP="00D20646">
      <w:pPr>
        <w:pStyle w:val="Titre5"/>
        <w:rPr>
          <w:lang w:val="en-CA"/>
        </w:rPr>
      </w:pPr>
      <w:r>
        <w:rPr>
          <w:lang w:val="en-CA"/>
        </w:rPr>
        <w:t>acquisition</w:t>
      </w:r>
    </w:p>
    <w:p w14:paraId="53876CDA" w14:textId="0C2DAF9B" w:rsidR="0026586A" w:rsidRDefault="0026586A" w:rsidP="00D20646">
      <w:r w:rsidRPr="0026586A">
        <w:t xml:space="preserve">The property </w:t>
      </w:r>
      <w:r w:rsidR="0028745C" w:rsidRPr="0028745C">
        <w:rPr>
          <w:rStyle w:val="Entity"/>
        </w:rPr>
        <w:t>aquisition</w:t>
      </w:r>
      <w:r w:rsidRPr="0026586A">
        <w:t xml:space="preserve"> </w:t>
      </w:r>
      <w:r w:rsidR="00440B00">
        <w:t>is</w:t>
      </w:r>
      <w:r w:rsidRPr="0026586A">
        <w:t xml:space="preserve"> an association that links an </w:t>
      </w:r>
      <w:r w:rsidRPr="0028745C">
        <w:rPr>
          <w:rStyle w:val="Entity"/>
        </w:rPr>
        <w:t>AnalyticalProcess</w:t>
      </w:r>
      <w:r w:rsidRPr="0026586A">
        <w:t xml:space="preserve"> to an </w:t>
      </w:r>
      <w:r w:rsidRPr="0028745C">
        <w:rPr>
          <w:rStyle w:val="Entity"/>
        </w:rPr>
        <w:t>AnalyticalSession</w:t>
      </w:r>
      <w:r>
        <w:t xml:space="preserve"> that describes </w:t>
      </w:r>
      <w:r w:rsidRPr="0026586A">
        <w:t>the analytical session (</w:t>
      </w:r>
      <w:r w:rsidR="001D1F28" w:rsidRPr="0026586A">
        <w:t>e.g.</w:t>
      </w:r>
      <w:r w:rsidRPr="0026586A">
        <w:t>, laboratory session) in which an observation was made and data acquired.</w:t>
      </w:r>
    </w:p>
    <w:p w14:paraId="0A565D24" w14:textId="6CC5668F" w:rsidR="0026586A" w:rsidRPr="00440B00" w:rsidRDefault="001D1F28" w:rsidP="00D20646">
      <w:pPr>
        <w:pStyle w:val="Titre5"/>
        <w:rPr>
          <w:lang w:val="en-CA"/>
        </w:rPr>
      </w:pPr>
      <w:r>
        <w:rPr>
          <w:lang w:val="en-CA"/>
        </w:rPr>
        <w:t>computation</w:t>
      </w:r>
    </w:p>
    <w:p w14:paraId="31C9FC0C" w14:textId="10014F2B" w:rsidR="0026586A" w:rsidRDefault="0026586A" w:rsidP="00D20646">
      <w:pPr>
        <w:rPr>
          <w:lang w:val="en-CA"/>
        </w:rPr>
      </w:pPr>
      <w:r>
        <w:rPr>
          <w:lang w:val="en-CA"/>
        </w:rPr>
        <w:t xml:space="preserve">The </w:t>
      </w:r>
      <w:r w:rsidRPr="0028745C">
        <w:rPr>
          <w:rStyle w:val="Entity"/>
        </w:rPr>
        <w:t>computation</w:t>
      </w:r>
      <w:r>
        <w:rPr>
          <w:lang w:val="en-CA"/>
        </w:rPr>
        <w:t xml:space="preserve"> property </w:t>
      </w:r>
      <w:r w:rsidR="00440B00">
        <w:rPr>
          <w:lang w:val="en-CA"/>
        </w:rPr>
        <w:t>is</w:t>
      </w:r>
      <w:r>
        <w:rPr>
          <w:lang w:val="en-CA"/>
        </w:rPr>
        <w:t xml:space="preserve"> an association between an </w:t>
      </w:r>
      <w:r w:rsidRPr="0028745C">
        <w:rPr>
          <w:rStyle w:val="Entity"/>
        </w:rPr>
        <w:t>AnalyticalProcess</w:t>
      </w:r>
      <w:r>
        <w:rPr>
          <w:lang w:val="en-CA"/>
        </w:rPr>
        <w:t xml:space="preserve"> </w:t>
      </w:r>
      <w:r w:rsidR="0028745C">
        <w:rPr>
          <w:lang w:val="en-CA"/>
        </w:rPr>
        <w:t xml:space="preserve">and a </w:t>
      </w:r>
      <w:r w:rsidR="0028745C" w:rsidRPr="0028745C">
        <w:rPr>
          <w:rStyle w:val="Entity"/>
        </w:rPr>
        <w:t>CIT</w:t>
      </w:r>
      <w:r w:rsidRPr="0028745C">
        <w:rPr>
          <w:rStyle w:val="Entity"/>
        </w:rPr>
        <w:t>:ProcessStep</w:t>
      </w:r>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Titre4"/>
      </w:pPr>
      <w:r>
        <w:lastRenderedPageBreak/>
        <w:t>AnalyticalMethod</w:t>
      </w:r>
    </w:p>
    <w:p w14:paraId="66BC1DB3" w14:textId="77777777" w:rsidR="00E966AA" w:rsidRDefault="00E966AA" w:rsidP="00B51AB4"/>
    <w:p w14:paraId="4CF25447" w14:textId="08A7CF00" w:rsidR="00E966AA" w:rsidRDefault="0026586A" w:rsidP="00B51AB4">
      <w:r>
        <w:t xml:space="preserve">The </w:t>
      </w:r>
      <w:r w:rsidRPr="0028745C">
        <w:rPr>
          <w:rStyle w:val="Entity"/>
        </w:rPr>
        <w:t>AnalyticalMethod</w:t>
      </w:r>
      <w:r>
        <w:t xml:space="preserve">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0EDC5495" w:rsidR="00E966AA" w:rsidRDefault="00722E9C" w:rsidP="00E966AA">
      <w:pPr>
        <w:keepNext/>
      </w:pPr>
      <w:r>
        <w:rPr>
          <w:noProof/>
          <w:lang w:val="en-CA" w:eastAsia="en-CA"/>
        </w:rPr>
        <w:drawing>
          <wp:inline distT="0" distB="0" distL="0" distR="0" wp14:anchorId="7647D485" wp14:editId="574861CA">
            <wp:extent cx="4659630" cy="3104515"/>
            <wp:effectExtent l="0" t="0" r="7620" b="635"/>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59630" cy="3104515"/>
                    </a:xfrm>
                    <a:prstGeom prst="rect">
                      <a:avLst/>
                    </a:prstGeom>
                    <a:noFill/>
                    <a:ln>
                      <a:noFill/>
                    </a:ln>
                  </pic:spPr>
                </pic:pic>
              </a:graphicData>
            </a:graphic>
          </wp:inline>
        </w:drawing>
      </w:r>
    </w:p>
    <w:p w14:paraId="6CA05FBD" w14:textId="09224154"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88</w:t>
      </w:r>
      <w:r w:rsidR="00673E83">
        <w:rPr>
          <w:noProof/>
        </w:rPr>
        <w:fldChar w:fldCharType="end"/>
      </w:r>
      <w:r>
        <w:t xml:space="preserve"> : Analytical method</w:t>
      </w:r>
    </w:p>
    <w:p w14:paraId="6A155205" w14:textId="1EC62730" w:rsidR="0026586A" w:rsidRPr="0026586A" w:rsidRDefault="0026586A" w:rsidP="00440B00">
      <w:pPr>
        <w:pStyle w:val="Titre5"/>
      </w:pPr>
      <w:r w:rsidRPr="0026586A">
        <w:t>methodName</w:t>
      </w:r>
    </w:p>
    <w:p w14:paraId="6E96A960" w14:textId="771C4213" w:rsidR="0026586A" w:rsidRDefault="0026586A" w:rsidP="00E966AA">
      <w:r>
        <w:t xml:space="preserve">The property </w:t>
      </w:r>
      <w:r w:rsidRPr="0028745C">
        <w:rPr>
          <w:rStyle w:val="Entity"/>
        </w:rPr>
        <w:t>methodName:AnalyticalMethodTerm</w:t>
      </w:r>
      <w:r>
        <w:t xml:space="preserve"> contain</w:t>
      </w:r>
      <w:r w:rsidR="00440B00">
        <w:t>s</w:t>
      </w:r>
      <w:r>
        <w:t xml:space="preserve">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Titre5"/>
      </w:pPr>
      <w:r>
        <w:t>c</w:t>
      </w:r>
      <w:r w:rsidRPr="0026586A">
        <w:t>itation</w:t>
      </w:r>
    </w:p>
    <w:p w14:paraId="096255E1" w14:textId="3DC05FEC" w:rsidR="0026586A" w:rsidRDefault="0026586A" w:rsidP="00E966AA">
      <w:r>
        <w:t xml:space="preserve">The </w:t>
      </w:r>
      <w:r w:rsidRPr="0028745C">
        <w:rPr>
          <w:rStyle w:val="Entity"/>
        </w:rPr>
        <w:t>citation</w:t>
      </w:r>
      <w:r>
        <w:t xml:space="preserve"> property </w:t>
      </w:r>
      <w:r w:rsidR="00440B00">
        <w:t>is</w:t>
      </w:r>
      <w:r>
        <w:t xml:space="preserve"> an association between an </w:t>
      </w:r>
      <w:r w:rsidRPr="0028745C">
        <w:rPr>
          <w:rStyle w:val="Entity"/>
        </w:rPr>
        <w:t>AnalyticalMethod</w:t>
      </w:r>
      <w:r>
        <w:t xml:space="preserve"> and a </w:t>
      </w:r>
      <w:r w:rsidR="009C2E9A" w:rsidRPr="0028745C">
        <w:rPr>
          <w:rStyle w:val="Entity"/>
        </w:rPr>
        <w:t>CIT</w:t>
      </w:r>
      <w:r w:rsidRPr="0028745C">
        <w:rPr>
          <w:rStyle w:val="Entity"/>
        </w:rPr>
        <w:t>:CI_Citation</w:t>
      </w:r>
      <w:r>
        <w:t xml:space="preserve">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Titre4"/>
      </w:pPr>
      <w:bookmarkStart w:id="494" w:name="BKM_79050478_59B4_46CF_B3EE_2B3B979B34B2"/>
      <w:bookmarkStart w:id="495" w:name="BKM_49851DB0_5102_456A_B25E_E5E16C13E2EB"/>
      <w:bookmarkStart w:id="496" w:name="BKM_B16CD918_4034_47F7_9393_204D6BE54C10"/>
      <w:bookmarkEnd w:id="494"/>
      <w:bookmarkEnd w:id="495"/>
      <w:bookmarkEnd w:id="496"/>
      <w:r>
        <w:t>Image</w:t>
      </w:r>
    </w:p>
    <w:p w14:paraId="16C55310" w14:textId="77777777" w:rsidR="0026586A" w:rsidRDefault="0026586A" w:rsidP="00E966AA"/>
    <w:p w14:paraId="5C92B4AE" w14:textId="5B31CE94" w:rsidR="00E966AA" w:rsidRDefault="0026586A" w:rsidP="00E966AA">
      <w:r>
        <w:t xml:space="preserve">The </w:t>
      </w:r>
      <w:r w:rsidRPr="0028745C">
        <w:rPr>
          <w:rStyle w:val="Entity"/>
        </w:rPr>
        <w:t>Image</w:t>
      </w:r>
      <w:r>
        <w:t xml:space="preserv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0FC2EC3B" w:rsidR="00E966AA" w:rsidRDefault="00722E9C" w:rsidP="00E966AA">
      <w:pPr>
        <w:keepNext/>
      </w:pPr>
      <w:r>
        <w:rPr>
          <w:noProof/>
          <w:lang w:val="en-CA" w:eastAsia="en-CA"/>
        </w:rPr>
        <w:lastRenderedPageBreak/>
        <w:drawing>
          <wp:inline distT="0" distB="0" distL="0" distR="0" wp14:anchorId="42168951" wp14:editId="02F1C298">
            <wp:extent cx="2702560" cy="3145155"/>
            <wp:effectExtent l="0" t="0" r="2540" b="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02560" cy="3145155"/>
                    </a:xfrm>
                    <a:prstGeom prst="rect">
                      <a:avLst/>
                    </a:prstGeom>
                    <a:noFill/>
                    <a:ln>
                      <a:noFill/>
                    </a:ln>
                  </pic:spPr>
                </pic:pic>
              </a:graphicData>
            </a:graphic>
          </wp:inline>
        </w:drawing>
      </w:r>
    </w:p>
    <w:p w14:paraId="7E3A17FD" w14:textId="6819B001"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89</w:t>
      </w:r>
      <w:r w:rsidR="00673E83">
        <w:rPr>
          <w:noProof/>
        </w:rPr>
        <w:fldChar w:fldCharType="end"/>
      </w:r>
      <w:r>
        <w:t>: Image</w:t>
      </w:r>
    </w:p>
    <w:p w14:paraId="1B44B20B" w14:textId="0224D033" w:rsidR="00E966AA" w:rsidRPr="00E966AA" w:rsidRDefault="00E966AA" w:rsidP="00E966AA">
      <w:r>
        <w:t xml:space="preserve">When the image is available online, </w:t>
      </w:r>
      <w:r w:rsidR="0026586A">
        <w:t xml:space="preserve">the identifier of the image, a HTTP URI, </w:t>
      </w:r>
      <w:r w:rsidR="006521AB">
        <w:t>should</w:t>
      </w:r>
      <w:r w:rsidR="0026586A">
        <w:t xml:space="preserve">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0F4CBB3C" w:rsidR="00E966AA" w:rsidRPr="00D12552" w:rsidRDefault="0026586A" w:rsidP="00626BF7">
            <w:pPr>
              <w:pStyle w:val="Tabletext10"/>
              <w:jc w:val="left"/>
              <w:rPr>
                <w:rStyle w:val="reqtext"/>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w:t>
            </w:r>
            <w:r w:rsidR="00626BF7">
              <w:rPr>
                <w:rStyle w:val="reqtext"/>
                <w:lang w:val="en-CA"/>
              </w:rPr>
              <w:t>.</w:t>
            </w:r>
          </w:p>
        </w:tc>
      </w:tr>
    </w:tbl>
    <w:p w14:paraId="0DAFC62E" w14:textId="77777777" w:rsidR="00F67178" w:rsidRDefault="00F67178" w:rsidP="00E966AA"/>
    <w:p w14:paraId="7CEDEA20" w14:textId="6795E910" w:rsidR="00F67178" w:rsidRDefault="00F67178" w:rsidP="00E966AA">
      <w:r>
        <w:t xml:space="preserve">The </w:t>
      </w:r>
      <w:r w:rsidR="00F701C7" w:rsidRPr="0028745C">
        <w:rPr>
          <w:rStyle w:val="Entity"/>
        </w:rPr>
        <w:t>samplingMethod</w:t>
      </w:r>
      <w:r w:rsidR="00F701C7">
        <w:t xml:space="preserve"> (inherited from </w:t>
      </w:r>
      <w:r w:rsidR="0099305B" w:rsidRPr="0028745C">
        <w:rPr>
          <w:rStyle w:val="Entity"/>
        </w:rPr>
        <w:t>OM::</w:t>
      </w:r>
      <w:r w:rsidR="00F701C7" w:rsidRPr="0028745C">
        <w:rPr>
          <w:rStyle w:val="Entity"/>
        </w:rPr>
        <w:t>SF_SamplingFeature</w:t>
      </w:r>
      <w:r w:rsidR="00F701C7">
        <w:t xml:space="preserve">) </w:t>
      </w:r>
      <w:r>
        <w:t>for an image should be a</w:t>
      </w:r>
      <w:r w:rsidR="009C2E9A">
        <w:t xml:space="preserve">n identifier of a </w:t>
      </w:r>
      <w:r>
        <w:t>camera</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007D61F0" w:rsidR="00F67178" w:rsidRPr="00D12552" w:rsidRDefault="00B678D8" w:rsidP="006A7DD0">
            <w:pPr>
              <w:pStyle w:val="Tabletext10"/>
              <w:jc w:val="left"/>
              <w:rPr>
                <w:rStyle w:val="reqtext"/>
                <w:lang w:val="en-CA"/>
              </w:rPr>
            </w:pPr>
            <w:r w:rsidRPr="00B678D8">
              <w:rPr>
                <w:rStyle w:val="reqtext"/>
                <w:lang w:val="en-CA"/>
              </w:rPr>
              <w:t>The image om:procedure SHOULD make reference to a camera.</w:t>
            </w:r>
          </w:p>
        </w:tc>
      </w:tr>
    </w:tbl>
    <w:p w14:paraId="4E3BBE51" w14:textId="77777777" w:rsidR="00F67178" w:rsidRDefault="00F67178" w:rsidP="00E966AA"/>
    <w:p w14:paraId="55CB641E" w14:textId="2772C4A8" w:rsidR="007F7DE0" w:rsidRDefault="007F7DE0" w:rsidP="007F7DE0">
      <w:pPr>
        <w:pStyle w:val="Titre3"/>
      </w:pPr>
      <w:bookmarkStart w:id="497" w:name="_Toc458154241"/>
      <w:r>
        <w:t>Geochronology</w:t>
      </w:r>
      <w:bookmarkEnd w:id="497"/>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3E64908" w:rsidR="007F7DE0" w:rsidRDefault="007F7DE0" w:rsidP="00C44904">
      <w:pPr>
        <w:pStyle w:val="Paragraphedeliste"/>
        <w:numPr>
          <w:ilvl w:val="0"/>
          <w:numId w:val="16"/>
        </w:numPr>
      </w:pPr>
      <w:r>
        <w:t xml:space="preserve">a </w:t>
      </w:r>
      <w:r w:rsidR="0028745C" w:rsidRPr="0028745C">
        <w:rPr>
          <w:rStyle w:val="Entity"/>
        </w:rPr>
        <w:t>OM::SF_S</w:t>
      </w:r>
      <w:r w:rsidRPr="0028745C">
        <w:rPr>
          <w:rStyle w:val="Entity"/>
        </w:rPr>
        <w:t>pecimen</w:t>
      </w:r>
      <w:r>
        <w:t xml:space="preserve"> (</w:t>
      </w:r>
      <w:r w:rsidR="00284E39">
        <w:t>e.g.</w:t>
      </w:r>
      <w:r>
        <w:t>; rock sample)</w:t>
      </w:r>
    </w:p>
    <w:p w14:paraId="39ECA28D" w14:textId="52A83CA0" w:rsidR="007F7DE0" w:rsidRDefault="007F7DE0" w:rsidP="00C44904">
      <w:pPr>
        <w:pStyle w:val="Paragraphedeliste"/>
        <w:numPr>
          <w:ilvl w:val="0"/>
          <w:numId w:val="16"/>
        </w:numPr>
      </w:pPr>
      <w:r>
        <w:t>a related collection of sampling features within that specimen (</w:t>
      </w:r>
      <w:r w:rsidR="00284E39">
        <w:t>e.g.</w:t>
      </w:r>
      <w:r>
        <w:t>; ion probe burn spots),</w:t>
      </w:r>
    </w:p>
    <w:p w14:paraId="4624D5BC" w14:textId="5F12373C" w:rsidR="007F7DE0" w:rsidRDefault="007F7DE0" w:rsidP="00C44904">
      <w:pPr>
        <w:pStyle w:val="Paragraphedeliste"/>
        <w:numPr>
          <w:ilvl w:val="0"/>
          <w:numId w:val="16"/>
        </w:numPr>
      </w:pPr>
      <w:r>
        <w:t xml:space="preserve">and a </w:t>
      </w:r>
      <w:r w:rsidRPr="0028745C">
        <w:rPr>
          <w:rStyle w:val="Entity"/>
        </w:rPr>
        <w:t>GeochronologicInterpretation</w:t>
      </w:r>
      <w:r>
        <w:t xml:space="preserve">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716CD67C" w:rsidR="007F7DE0" w:rsidRDefault="00722E9C" w:rsidP="007F7DE0">
      <w:pPr>
        <w:keepNext/>
      </w:pPr>
      <w:r>
        <w:rPr>
          <w:noProof/>
          <w:lang w:val="en-CA" w:eastAsia="en-CA"/>
        </w:rPr>
        <w:drawing>
          <wp:inline distT="0" distB="0" distL="0" distR="0" wp14:anchorId="22E7F29C" wp14:editId="652C4FE7">
            <wp:extent cx="5486400" cy="3329342"/>
            <wp:effectExtent l="0" t="0" r="0" b="4445"/>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3329342"/>
                    </a:xfrm>
                    <a:prstGeom prst="rect">
                      <a:avLst/>
                    </a:prstGeom>
                    <a:noFill/>
                    <a:ln>
                      <a:noFill/>
                    </a:ln>
                  </pic:spPr>
                </pic:pic>
              </a:graphicData>
            </a:graphic>
          </wp:inline>
        </w:drawing>
      </w:r>
    </w:p>
    <w:p w14:paraId="46654EFA" w14:textId="7135B344" w:rsid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90</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Titre4"/>
      </w:pPr>
      <w:bookmarkStart w:id="498" w:name="BKM_A1B6B909_67BC_419F_AEF9_8696BB63F29E"/>
      <w:bookmarkEnd w:id="498"/>
      <w:r>
        <w:t>GeochronologicInterpretation</w:t>
      </w:r>
    </w:p>
    <w:p w14:paraId="51A07AE7" w14:textId="77777777" w:rsidR="007F7DE0" w:rsidRDefault="007F7DE0" w:rsidP="007F7DE0"/>
    <w:p w14:paraId="33E713BD" w14:textId="09F2C3C6" w:rsidR="007F7DE0" w:rsidRDefault="00F701C7" w:rsidP="007F7DE0">
      <w:r>
        <w:t xml:space="preserve">A </w:t>
      </w:r>
      <w:r w:rsidRPr="0028745C">
        <w:rPr>
          <w:rStyle w:val="Entity"/>
        </w:rPr>
        <w:t>GeochronologicInterpretation</w:t>
      </w:r>
      <w:r>
        <w:t xml:space="preserve">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657AC24F" w:rsidR="007F7DE0" w:rsidRPr="00385D07" w:rsidRDefault="00722E9C" w:rsidP="007F7DE0">
      <w:pPr>
        <w:keepNext/>
        <w:rPr>
          <w:lang w:val="en-CA"/>
        </w:rPr>
      </w:pPr>
      <w:r>
        <w:rPr>
          <w:noProof/>
          <w:lang w:val="en-CA" w:eastAsia="en-CA"/>
        </w:rPr>
        <w:lastRenderedPageBreak/>
        <w:drawing>
          <wp:inline distT="0" distB="0" distL="0" distR="0" wp14:anchorId="61521178" wp14:editId="704FE448">
            <wp:extent cx="5486400" cy="5104990"/>
            <wp:effectExtent l="0" t="0" r="0" b="635"/>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5104990"/>
                    </a:xfrm>
                    <a:prstGeom prst="rect">
                      <a:avLst/>
                    </a:prstGeom>
                    <a:noFill/>
                    <a:ln>
                      <a:noFill/>
                    </a:ln>
                  </pic:spPr>
                </pic:pic>
              </a:graphicData>
            </a:graphic>
          </wp:inline>
        </w:drawing>
      </w:r>
    </w:p>
    <w:p w14:paraId="1497C4AA" w14:textId="5F0DB786" w:rsidR="007F7DE0" w:rsidRPr="006064ED" w:rsidRDefault="007F7DE0" w:rsidP="007F7DE0">
      <w:pPr>
        <w:pStyle w:val="Lgende"/>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AD44BE">
        <w:rPr>
          <w:noProof/>
          <w:lang w:val="fr-CA"/>
        </w:rPr>
        <w:t>91</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700C1C18" w14:textId="06BB7526" w:rsidR="00F701C7" w:rsidRPr="006521AB" w:rsidRDefault="00F701C7" w:rsidP="006521AB">
      <w:pPr>
        <w:pStyle w:val="Titre5"/>
        <w:rPr>
          <w:lang w:val="en-CA"/>
        </w:rPr>
      </w:pPr>
      <w:r w:rsidRPr="00385D07">
        <w:rPr>
          <w:lang w:val="en-CA"/>
        </w:rPr>
        <w:t>interpretedAge</w:t>
      </w:r>
    </w:p>
    <w:p w14:paraId="149479EF" w14:textId="77777777" w:rsidR="006521AB" w:rsidRDefault="00F701C7">
      <w:pPr>
        <w:rPr>
          <w:lang w:val="en-CA"/>
        </w:rPr>
      </w:pPr>
      <w:r>
        <w:t xml:space="preserve">The </w:t>
      </w:r>
      <w:r w:rsidRPr="0028745C">
        <w:rPr>
          <w:rStyle w:val="Entity"/>
        </w:rPr>
        <w:t>interpretedAge</w:t>
      </w:r>
      <w:r>
        <w:rPr>
          <w:lang w:val="en-CA"/>
        </w:rPr>
        <w:t xml:space="preserve"> property </w:t>
      </w:r>
      <w:r w:rsidR="006521AB">
        <w:rPr>
          <w:lang w:val="en-CA"/>
        </w:rPr>
        <w:t>is</w:t>
      </w:r>
      <w:r>
        <w:rPr>
          <w:lang w:val="en-CA"/>
        </w:rPr>
        <w:t xml:space="preserve"> an association between a </w:t>
      </w:r>
      <w:r w:rsidRPr="0028745C">
        <w:rPr>
          <w:rStyle w:val="Entity"/>
        </w:rPr>
        <w:t>GeochronologicInterpretation</w:t>
      </w:r>
      <w:r>
        <w:rPr>
          <w:lang w:val="en-CA"/>
        </w:rPr>
        <w:t xml:space="preserve"> and a </w:t>
      </w:r>
      <w:r w:rsidRPr="0028745C">
        <w:rPr>
          <w:rStyle w:val="Entity"/>
        </w:rPr>
        <w:t>GeologicEvent</w:t>
      </w:r>
      <w:r>
        <w:rPr>
          <w:lang w:val="en-CA"/>
        </w:rPr>
        <w:t xml:space="preserve"> that </w:t>
      </w:r>
      <w:r w:rsidRPr="00F701C7">
        <w:rPr>
          <w:lang w:val="en-CA"/>
        </w:rPr>
        <w:t>describe</w:t>
      </w:r>
      <w:r>
        <w:rPr>
          <w:lang w:val="en-CA"/>
        </w:rPr>
        <w:t>s</w:t>
      </w:r>
      <w:r w:rsidRPr="00F701C7">
        <w:rPr>
          <w:lang w:val="en-CA"/>
        </w:rPr>
        <w:t xml:space="preserve"> </w:t>
      </w:r>
      <w:r w:rsidR="006521AB">
        <w:rPr>
          <w:lang w:val="en-CA"/>
        </w:rPr>
        <w:t>the dated event</w:t>
      </w:r>
      <w:r w:rsidRPr="00F701C7">
        <w:rPr>
          <w:lang w:val="en-CA"/>
        </w:rPr>
        <w:t xml:space="preserve">, process and environment. </w:t>
      </w:r>
    </w:p>
    <w:p w14:paraId="3E2F5A03" w14:textId="77777777" w:rsidR="006521AB" w:rsidRDefault="00284E39">
      <w:pPr>
        <w:rPr>
          <w:lang w:val="en-CA"/>
        </w:rPr>
      </w:pPr>
      <w:r w:rsidRPr="00F701C7">
        <w:rPr>
          <w:lang w:val="en-CA"/>
        </w:rPr>
        <w:t>e.g.</w:t>
      </w:r>
      <w:r w:rsidR="00F701C7" w:rsidRPr="00F701C7">
        <w:rPr>
          <w:lang w:val="en-CA"/>
        </w:rPr>
        <w:t xml:space="preserve">, </w:t>
      </w:r>
    </w:p>
    <w:p w14:paraId="6469556B" w14:textId="77777777" w:rsidR="006521AB" w:rsidRDefault="00F701C7" w:rsidP="00C44904">
      <w:pPr>
        <w:pStyle w:val="Paragraphedeliste"/>
        <w:numPr>
          <w:ilvl w:val="0"/>
          <w:numId w:val="32"/>
        </w:numPr>
        <w:rPr>
          <w:lang w:val="en-CA"/>
        </w:rPr>
      </w:pPr>
      <w:r w:rsidRPr="006521AB">
        <w:rPr>
          <w:lang w:val="en-CA"/>
        </w:rPr>
        <w:t xml:space="preserve">Event age = 350 Ma +/- 3 Ma. </w:t>
      </w:r>
    </w:p>
    <w:p w14:paraId="445C06A4" w14:textId="77777777" w:rsidR="006521AB" w:rsidRDefault="00F701C7" w:rsidP="00C44904">
      <w:pPr>
        <w:pStyle w:val="Paragraphedeliste"/>
        <w:numPr>
          <w:ilvl w:val="0"/>
          <w:numId w:val="32"/>
        </w:numPr>
        <w:rPr>
          <w:lang w:val="en-CA"/>
        </w:rPr>
      </w:pPr>
      <w:r w:rsidRPr="006521AB">
        <w:rPr>
          <w:lang w:val="en-CA"/>
        </w:rPr>
        <w:t xml:space="preserve">Event process = intrusion, extrusion, metamorphism. </w:t>
      </w:r>
    </w:p>
    <w:p w14:paraId="31BC4387" w14:textId="1977A3E3" w:rsidR="00F701C7" w:rsidRPr="006521AB" w:rsidRDefault="00F701C7" w:rsidP="00C44904">
      <w:pPr>
        <w:pStyle w:val="Paragraphedeliste"/>
        <w:numPr>
          <w:ilvl w:val="0"/>
          <w:numId w:val="32"/>
        </w:numPr>
        <w:rPr>
          <w:lang w:val="en-CA"/>
        </w:rPr>
      </w:pPr>
      <w:r w:rsidRPr="006521AB">
        <w:rPr>
          <w:lang w:val="en-CA"/>
        </w:rPr>
        <w:t>Event environment = plutonic, marine.</w:t>
      </w:r>
    </w:p>
    <w:p w14:paraId="1CC835DE" w14:textId="1751BA1F" w:rsidR="007F7DE0" w:rsidRDefault="00F701C7" w:rsidP="00D20646">
      <w:pPr>
        <w:pStyle w:val="Titre5"/>
        <w:rPr>
          <w:lang w:val="en-CA"/>
        </w:rPr>
      </w:pPr>
      <w:r w:rsidRPr="00F701C7">
        <w:rPr>
          <w:lang w:val="en-CA"/>
        </w:rPr>
        <w:t>isotopicEvent</w:t>
      </w:r>
    </w:p>
    <w:p w14:paraId="355DE665" w14:textId="1509354D" w:rsidR="00F701C7" w:rsidRDefault="00F701C7" w:rsidP="00D20646">
      <w:pPr>
        <w:rPr>
          <w:lang w:val="en-CA"/>
        </w:rPr>
      </w:pPr>
      <w:r>
        <w:rPr>
          <w:lang w:val="en-CA"/>
        </w:rPr>
        <w:t xml:space="preserve">The </w:t>
      </w:r>
      <w:r w:rsidRPr="0028745C">
        <w:rPr>
          <w:rStyle w:val="Entity"/>
        </w:rPr>
        <w:t>isotopicEvent:IsotopicEventType</w:t>
      </w:r>
      <w:r>
        <w:rPr>
          <w:lang w:val="en-CA"/>
        </w:rPr>
        <w:t xml:space="preserve">  contain</w:t>
      </w:r>
      <w:r w:rsidR="006521AB">
        <w:rPr>
          <w:lang w:val="en-CA"/>
        </w:rPr>
        <w:t>s</w:t>
      </w:r>
      <w:r>
        <w:rPr>
          <w:lang w:val="en-CA"/>
        </w:rPr>
        <w:t xml:space="preserve"> a term from a controlled vocabulary that </w:t>
      </w:r>
      <w:r w:rsidR="0028745C">
        <w:rPr>
          <w:lang w:val="en-CA"/>
        </w:rPr>
        <w:t>d</w:t>
      </w:r>
      <w:r w:rsidRPr="00F701C7">
        <w:rPr>
          <w:lang w:val="en-CA"/>
        </w:rPr>
        <w:t xml:space="preserve">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19E409B4" w14:textId="1B9A39E0" w:rsidR="00F701C7" w:rsidRPr="006521AB" w:rsidRDefault="00F701C7" w:rsidP="00D20646">
      <w:pPr>
        <w:pStyle w:val="Titre5"/>
        <w:rPr>
          <w:lang w:val="en-CA"/>
        </w:rPr>
      </w:pPr>
      <w:r w:rsidRPr="00F701C7">
        <w:rPr>
          <w:lang w:val="en-CA"/>
        </w:rPr>
        <w:lastRenderedPageBreak/>
        <w:t>isotopicSystem</w:t>
      </w:r>
    </w:p>
    <w:p w14:paraId="1FB12F95" w14:textId="696AE46A" w:rsidR="00F701C7" w:rsidRDefault="00F701C7" w:rsidP="00D20646">
      <w:pPr>
        <w:rPr>
          <w:lang w:val="en-CA"/>
        </w:rPr>
      </w:pPr>
      <w:r>
        <w:rPr>
          <w:lang w:val="en-CA"/>
        </w:rPr>
        <w:t xml:space="preserve">The property </w:t>
      </w:r>
      <w:r w:rsidRPr="0028745C">
        <w:rPr>
          <w:rStyle w:val="Entity"/>
        </w:rPr>
        <w:t>isotopicSystem:IsotopicSystemName</w:t>
      </w:r>
      <w:r>
        <w:rPr>
          <w:lang w:val="en-CA"/>
        </w:rPr>
        <w:t xml:space="preserve"> contain</w:t>
      </w:r>
      <w:r w:rsidR="006521AB">
        <w:rPr>
          <w:lang w:val="en-CA"/>
        </w:rPr>
        <w:t>s</w:t>
      </w:r>
      <w:r>
        <w:rPr>
          <w:lang w:val="en-CA"/>
        </w:rPr>
        <w:t xml:space="preserve">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7CE82D3C" w14:textId="7E6F324A" w:rsidR="00F701C7" w:rsidRPr="006521AB" w:rsidRDefault="00F701C7" w:rsidP="00D20646">
      <w:pPr>
        <w:pStyle w:val="Titre5"/>
        <w:rPr>
          <w:lang w:val="en-CA"/>
        </w:rPr>
      </w:pPr>
      <w:r>
        <w:rPr>
          <w:lang w:val="en-CA"/>
        </w:rPr>
        <w:t>statisticalMethod</w:t>
      </w:r>
    </w:p>
    <w:p w14:paraId="47FAF8ED" w14:textId="2F1CD5A4" w:rsidR="00F701C7" w:rsidRDefault="00F701C7" w:rsidP="00D20646">
      <w:pPr>
        <w:rPr>
          <w:lang w:val="en-CA"/>
        </w:rPr>
      </w:pPr>
      <w:r>
        <w:rPr>
          <w:lang w:val="en-CA"/>
        </w:rPr>
        <w:t xml:space="preserve">The property </w:t>
      </w:r>
      <w:r w:rsidRPr="00A0556F">
        <w:rPr>
          <w:rStyle w:val="Entity"/>
        </w:rPr>
        <w:t>statisticalMethod:</w:t>
      </w:r>
      <w:r w:rsidR="00284E39" w:rsidRPr="00A0556F">
        <w:rPr>
          <w:rStyle w:val="Entity"/>
        </w:rPr>
        <w:t>StatisticalMethodTerm</w:t>
      </w:r>
      <w:r>
        <w:rPr>
          <w:lang w:val="en-CA"/>
        </w:rPr>
        <w:t xml:space="preserve"> contain</w:t>
      </w:r>
      <w:r w:rsidR="006521AB">
        <w:rPr>
          <w:lang w:val="en-CA"/>
        </w:rPr>
        <w:t>s</w:t>
      </w:r>
      <w:r>
        <w:rPr>
          <w:lang w:val="en-CA"/>
        </w:rPr>
        <w:t xml:space="preserve"> a term from a controlled vocabulary that describes the </w:t>
      </w:r>
      <w:r w:rsidRPr="00F701C7">
        <w:rPr>
          <w:lang w:val="en-CA"/>
        </w:rPr>
        <w:t>statistical method used to interpret the results</w:t>
      </w:r>
      <w:r>
        <w:rPr>
          <w:lang w:val="en-CA"/>
        </w:rPr>
        <w:t>.</w:t>
      </w:r>
    </w:p>
    <w:p w14:paraId="3F84F3B1" w14:textId="7E4FF95D" w:rsidR="00F701C7" w:rsidRPr="006521AB" w:rsidRDefault="00F701C7" w:rsidP="006521AB">
      <w:pPr>
        <w:pStyle w:val="Titre5"/>
        <w:rPr>
          <w:lang w:val="en-CA"/>
        </w:rPr>
      </w:pPr>
      <w:r w:rsidRPr="00D970E9">
        <w:rPr>
          <w:lang w:val="en-CA"/>
        </w:rPr>
        <w:t>interpretedBy</w:t>
      </w:r>
    </w:p>
    <w:p w14:paraId="6A85A9C3" w14:textId="1E70A84C" w:rsidR="00F701C7" w:rsidRDefault="00F701C7" w:rsidP="00D20646">
      <w:pPr>
        <w:rPr>
          <w:lang w:val="en-CA"/>
        </w:rPr>
      </w:pPr>
      <w:r>
        <w:rPr>
          <w:lang w:val="en-CA"/>
        </w:rPr>
        <w:t xml:space="preserve">The property </w:t>
      </w:r>
      <w:r w:rsidRPr="00A0556F">
        <w:rPr>
          <w:rStyle w:val="Entity"/>
        </w:rPr>
        <w:t>interpretedBy</w:t>
      </w:r>
      <w:r>
        <w:rPr>
          <w:lang w:val="en-CA"/>
        </w:rPr>
        <w:t xml:space="preserve"> </w:t>
      </w:r>
      <w:r w:rsidR="006521AB">
        <w:rPr>
          <w:lang w:val="en-CA"/>
        </w:rPr>
        <w:t>is</w:t>
      </w:r>
      <w:r>
        <w:rPr>
          <w:lang w:val="en-CA"/>
        </w:rPr>
        <w:t xml:space="preserve"> an association between a </w:t>
      </w:r>
      <w:r w:rsidRPr="00A0556F">
        <w:rPr>
          <w:rStyle w:val="Entity"/>
        </w:rPr>
        <w:t>GeochronologicInterpretation</w:t>
      </w:r>
      <w:r>
        <w:rPr>
          <w:lang w:val="en-CA"/>
        </w:rPr>
        <w:t xml:space="preserve"> </w:t>
      </w:r>
      <w:r w:rsidR="00A0556F">
        <w:rPr>
          <w:lang w:val="en-CA"/>
        </w:rPr>
        <w:t xml:space="preserve">and a </w:t>
      </w:r>
      <w:r w:rsidR="00A0556F" w:rsidRPr="00A0556F">
        <w:rPr>
          <w:rStyle w:val="Entity"/>
        </w:rPr>
        <w:t>CIT</w:t>
      </w:r>
      <w:r w:rsidRPr="00A0556F">
        <w:rPr>
          <w:rStyle w:val="Entity"/>
        </w:rPr>
        <w:t>:CI_Responsability</w:t>
      </w:r>
      <w:r>
        <w:rPr>
          <w:lang w:val="en-CA"/>
        </w:rPr>
        <w:t xml:space="preserve"> describing the p</w:t>
      </w:r>
      <w:r w:rsidRPr="00F701C7">
        <w:rPr>
          <w:lang w:val="en-CA"/>
        </w:rPr>
        <w:t>arty responsible for this interpretation</w:t>
      </w:r>
      <w:r>
        <w:rPr>
          <w:lang w:val="en-CA"/>
        </w:rPr>
        <w:t>.</w:t>
      </w:r>
    </w:p>
    <w:p w14:paraId="141954F9" w14:textId="00193BE2" w:rsidR="00F701C7" w:rsidRPr="006521AB" w:rsidRDefault="00F701C7" w:rsidP="00D20646">
      <w:pPr>
        <w:pStyle w:val="Titre5"/>
        <w:rPr>
          <w:lang w:val="en-CA"/>
        </w:rPr>
      </w:pPr>
      <w:r>
        <w:rPr>
          <w:lang w:val="en-CA"/>
        </w:rPr>
        <w:t>c</w:t>
      </w:r>
      <w:r w:rsidRPr="00F701C7">
        <w:rPr>
          <w:lang w:val="en-CA"/>
        </w:rPr>
        <w:t>itation</w:t>
      </w:r>
    </w:p>
    <w:p w14:paraId="78C03161" w14:textId="1C4F7FF4" w:rsidR="00F701C7" w:rsidRDefault="00F701C7" w:rsidP="00D20646">
      <w:pPr>
        <w:rPr>
          <w:lang w:val="en-CA"/>
        </w:rPr>
      </w:pPr>
      <w:r>
        <w:rPr>
          <w:lang w:val="en-CA"/>
        </w:rPr>
        <w:t xml:space="preserve">The </w:t>
      </w:r>
      <w:r w:rsidRPr="00A0556F">
        <w:rPr>
          <w:rStyle w:val="Entity"/>
        </w:rPr>
        <w:t>citation</w:t>
      </w:r>
      <w:r>
        <w:rPr>
          <w:lang w:val="en-CA"/>
        </w:rPr>
        <w:t xml:space="preserve"> property </w:t>
      </w:r>
      <w:r w:rsidR="006521AB">
        <w:rPr>
          <w:lang w:val="en-CA"/>
        </w:rPr>
        <w:t>is</w:t>
      </w:r>
      <w:r w:rsidRPr="00F701C7">
        <w:rPr>
          <w:lang w:val="en-CA"/>
        </w:rPr>
        <w:t xml:space="preserve"> an association between a </w:t>
      </w:r>
      <w:r w:rsidRPr="00A0556F">
        <w:rPr>
          <w:rStyle w:val="Entity"/>
        </w:rPr>
        <w:t>GeochronologicInterpretation</w:t>
      </w:r>
      <w:r w:rsidRPr="00F701C7">
        <w:rPr>
          <w:lang w:val="en-CA"/>
        </w:rPr>
        <w:t xml:space="preserve"> and a </w:t>
      </w:r>
      <w:r w:rsidR="009C2E9A" w:rsidRPr="00A0556F">
        <w:rPr>
          <w:rStyle w:val="Entity"/>
        </w:rPr>
        <w:t>CIT</w:t>
      </w:r>
      <w:r w:rsidRPr="00A0556F">
        <w:rPr>
          <w:rStyle w:val="Entity"/>
        </w:rPr>
        <w:t>:CI_Citation</w:t>
      </w:r>
      <w:r>
        <w:rPr>
          <w:lang w:val="en-CA"/>
        </w:rPr>
        <w:t xml:space="preserve">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68AC4B13" w14:textId="7A0B5BBA" w:rsidR="00F701C7" w:rsidRPr="006521AB" w:rsidRDefault="00F701C7" w:rsidP="00D20646">
      <w:pPr>
        <w:pStyle w:val="Titre5"/>
        <w:rPr>
          <w:lang w:val="en-CA"/>
        </w:rPr>
      </w:pPr>
      <w:r w:rsidRPr="00F701C7">
        <w:rPr>
          <w:lang w:val="en-CA"/>
        </w:rPr>
        <w:t>preferredInterpretation</w:t>
      </w:r>
    </w:p>
    <w:p w14:paraId="35D365C2" w14:textId="21700DE4" w:rsidR="00F701C7" w:rsidRDefault="00F701C7" w:rsidP="00D20646">
      <w:pPr>
        <w:rPr>
          <w:lang w:val="en-CA"/>
        </w:rPr>
      </w:pPr>
      <w:r>
        <w:rPr>
          <w:lang w:val="en-CA"/>
        </w:rPr>
        <w:t xml:space="preserve">The property </w:t>
      </w:r>
      <w:r w:rsidRPr="00A0556F">
        <w:rPr>
          <w:rStyle w:val="Entity"/>
        </w:rPr>
        <w:t>preferredInterpretation:</w:t>
      </w:r>
      <w:r w:rsidR="00A0556F">
        <w:rPr>
          <w:rStyle w:val="Entity"/>
        </w:rPr>
        <w:t>Primitive::</w:t>
      </w:r>
      <w:r w:rsidRPr="00A0556F">
        <w:rPr>
          <w:rStyle w:val="Entity"/>
        </w:rPr>
        <w:t>Boolean</w:t>
      </w:r>
      <w:r>
        <w:rPr>
          <w:lang w:val="en-CA"/>
        </w:rPr>
        <w:t xml:space="preserve"> indicate</w:t>
      </w:r>
      <w:r w:rsidR="006521AB">
        <w:rPr>
          <w:lang w:val="en-CA"/>
        </w:rPr>
        <w:t>s</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6AF0AE8" w14:textId="5EFB7BCC" w:rsidR="00437ED0" w:rsidRPr="006521AB" w:rsidRDefault="00F701C7" w:rsidP="00D20646">
      <w:pPr>
        <w:pStyle w:val="Titre5"/>
        <w:rPr>
          <w:lang w:val="en-CA"/>
        </w:rPr>
      </w:pPr>
      <w:r w:rsidRPr="00F701C7">
        <w:rPr>
          <w:lang w:val="en-CA"/>
        </w:rPr>
        <w:t>sourceCollection</w:t>
      </w:r>
    </w:p>
    <w:p w14:paraId="6F66BB76" w14:textId="2A11B0FB" w:rsidR="00F701C7" w:rsidRDefault="00F701C7" w:rsidP="00D20646">
      <w:pPr>
        <w:rPr>
          <w:lang w:val="en-CA"/>
        </w:rPr>
      </w:pPr>
      <w:r>
        <w:rPr>
          <w:lang w:val="en-CA"/>
        </w:rPr>
        <w:t xml:space="preserve">The property </w:t>
      </w:r>
      <w:r w:rsidRPr="00A0556F">
        <w:rPr>
          <w:rStyle w:val="Entity"/>
        </w:rPr>
        <w:t>sourceCollection</w:t>
      </w:r>
      <w:r>
        <w:rPr>
          <w:lang w:val="en-CA"/>
        </w:rPr>
        <w:t xml:space="preserve"> </w:t>
      </w:r>
      <w:r w:rsidR="006521AB">
        <w:rPr>
          <w:lang w:val="en-CA"/>
        </w:rPr>
        <w:t>is</w:t>
      </w:r>
      <w:r>
        <w:rPr>
          <w:lang w:val="en-CA"/>
        </w:rPr>
        <w:t xml:space="preserve"> an </w:t>
      </w:r>
      <w:r w:rsidRPr="00F701C7">
        <w:rPr>
          <w:lang w:val="en-CA"/>
        </w:rPr>
        <w:t xml:space="preserve">association between a </w:t>
      </w:r>
      <w:r w:rsidRPr="00A0556F">
        <w:rPr>
          <w:rStyle w:val="Entity"/>
        </w:rPr>
        <w:t>GeochronologicInterpretation</w:t>
      </w:r>
      <w:r>
        <w:rPr>
          <w:lang w:val="en-CA"/>
        </w:rPr>
        <w:t xml:space="preserve"> and </w:t>
      </w:r>
      <w:r w:rsidR="00284E39">
        <w:rPr>
          <w:lang w:val="en-CA"/>
        </w:rPr>
        <w:t>an</w:t>
      </w:r>
      <w:r>
        <w:rPr>
          <w:lang w:val="en-CA"/>
        </w:rPr>
        <w:t xml:space="preserve"> </w:t>
      </w:r>
      <w:r w:rsidR="0099305B" w:rsidRPr="00A0556F">
        <w:rPr>
          <w:rStyle w:val="Entity"/>
        </w:rPr>
        <w:t>OM::</w:t>
      </w:r>
      <w:r w:rsidRPr="00A0556F">
        <w:rPr>
          <w:rStyle w:val="Entity"/>
        </w:rPr>
        <w:t>SF_SamplingFeatureCollection</w:t>
      </w:r>
      <w:r>
        <w:rPr>
          <w:lang w:val="en-CA"/>
        </w:rPr>
        <w:t xml:space="preserve"> that lists </w:t>
      </w:r>
      <w:r w:rsidR="00437ED0">
        <w:rPr>
          <w:lang w:val="en-CA"/>
        </w:rPr>
        <w:t xml:space="preserve">a collection of </w:t>
      </w:r>
      <w:r w:rsidR="0099305B" w:rsidRPr="00A0556F">
        <w:rPr>
          <w:rStyle w:val="Entity"/>
        </w:rPr>
        <w:t>OM::</w:t>
      </w:r>
      <w:r w:rsidR="00437ED0" w:rsidRPr="00A0556F">
        <w:rPr>
          <w:rStyle w:val="Entity"/>
        </w:rPr>
        <w:t>SF_SamplingFeature</w:t>
      </w:r>
      <w:r w:rsidRPr="00F701C7">
        <w:rPr>
          <w:lang w:val="en-CA"/>
        </w:rPr>
        <w:t xml:space="preserve"> </w:t>
      </w:r>
      <w:r w:rsidR="006521AB">
        <w:rPr>
          <w:lang w:val="en-CA"/>
        </w:rPr>
        <w:t>(</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 xml:space="preserve">egacy published data for which the </w:t>
      </w:r>
      <w:r w:rsidRPr="00A0556F">
        <w:rPr>
          <w:rStyle w:val="Entity"/>
        </w:rPr>
        <w:t>SamplingFeatureCollection</w:t>
      </w:r>
      <w:r w:rsidRPr="00F701C7">
        <w:rPr>
          <w:lang w:val="en-CA"/>
        </w:rPr>
        <w:t xml:space="preserve"> is unknown</w:t>
      </w:r>
      <w:r w:rsidR="00437ED0">
        <w:rPr>
          <w:lang w:val="en-CA"/>
        </w:rPr>
        <w:t>, it</w:t>
      </w:r>
      <w:r w:rsidRPr="00F701C7">
        <w:rPr>
          <w:lang w:val="en-CA"/>
        </w:rPr>
        <w:t xml:space="preserve"> may be delivered with </w:t>
      </w:r>
      <w:r w:rsidRPr="00A0556F">
        <w:rPr>
          <w:rStyle w:val="Entity"/>
        </w:rPr>
        <w:t>SamplingFeatureCollection</w:t>
      </w:r>
      <w:r w:rsidRPr="00F701C7">
        <w:rPr>
          <w:lang w:val="en-CA"/>
        </w:rPr>
        <w:t xml:space="preserve"> = 'unknown'.</w:t>
      </w:r>
    </w:p>
    <w:p w14:paraId="62D19FEB" w14:textId="77777777" w:rsidR="00A0556F" w:rsidRDefault="00A0556F" w:rsidP="00D20646">
      <w:pPr>
        <w:rPr>
          <w:lang w:val="en-CA"/>
        </w:rPr>
      </w:pPr>
    </w:p>
    <w:p w14:paraId="6CDE300C" w14:textId="73EAE649" w:rsidR="007F7DE0" w:rsidRDefault="007F7DE0" w:rsidP="007F7DE0">
      <w:pPr>
        <w:pStyle w:val="Titre3"/>
        <w:rPr>
          <w:lang w:val="en-CA"/>
        </w:rPr>
      </w:pPr>
      <w:bookmarkStart w:id="499" w:name="BKM_0B1CA329_7FCB_4838_9738_F600EF3A8B04"/>
      <w:bookmarkStart w:id="500" w:name="BKM_1D244EC3_ED85_479D_9C71_0F691EEBA5EA"/>
      <w:bookmarkStart w:id="501" w:name="BKM_9712572B_F199_4830_ACFD_E9764FB58028"/>
      <w:bookmarkStart w:id="502" w:name="BKM_95947C71_177C_4EA6_8B4C_94C513E8FE7E"/>
      <w:bookmarkStart w:id="503" w:name="BKM_F00B629C_EDB4_449B_8603_CDBBEFBA3576"/>
      <w:bookmarkStart w:id="504" w:name="BKM_B465F0F6_D0B5_40C2_8492_D188CFF84ACF"/>
      <w:bookmarkStart w:id="505" w:name="BKM_84CD8D11_428B_401E_A711_B019F6D0913D"/>
      <w:bookmarkStart w:id="506" w:name="_Toc458154242"/>
      <w:bookmarkEnd w:id="499"/>
      <w:bookmarkEnd w:id="500"/>
      <w:bookmarkEnd w:id="501"/>
      <w:bookmarkEnd w:id="502"/>
      <w:bookmarkEnd w:id="503"/>
      <w:bookmarkEnd w:id="504"/>
      <w:bookmarkEnd w:id="505"/>
      <w:r>
        <w:rPr>
          <w:lang w:val="en-CA"/>
        </w:rPr>
        <w:t>Geologic Specimen</w:t>
      </w:r>
      <w:bookmarkEnd w:id="506"/>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t xml:space="preserve">The </w:t>
      </w:r>
      <w:r w:rsidRPr="00A0556F">
        <w:rPr>
          <w:rStyle w:val="Entity"/>
        </w:rPr>
        <w:t>GeologicSpecimen</w:t>
      </w:r>
      <w:r w:rsidRPr="007F7DE0">
        <w:rPr>
          <w:lang w:val="en-CA"/>
        </w:rPr>
        <w:t xml:space="preserve">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0CD2695B" w:rsidR="00672D0D" w:rsidRDefault="00722E9C" w:rsidP="00672D0D">
      <w:pPr>
        <w:keepNext/>
      </w:pPr>
      <w:r>
        <w:rPr>
          <w:noProof/>
          <w:lang w:val="en-CA" w:eastAsia="en-CA"/>
        </w:rPr>
        <w:lastRenderedPageBreak/>
        <w:drawing>
          <wp:inline distT="0" distB="0" distL="0" distR="0" wp14:anchorId="65F5BA2A" wp14:editId="2919A979">
            <wp:extent cx="5486400" cy="4878379"/>
            <wp:effectExtent l="0" t="0" r="0" b="0"/>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4878379"/>
                    </a:xfrm>
                    <a:prstGeom prst="rect">
                      <a:avLst/>
                    </a:prstGeom>
                    <a:noFill/>
                    <a:ln>
                      <a:noFill/>
                    </a:ln>
                  </pic:spPr>
                </pic:pic>
              </a:graphicData>
            </a:graphic>
          </wp:inline>
        </w:drawing>
      </w:r>
    </w:p>
    <w:p w14:paraId="3258DEC6" w14:textId="20ACB85E"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92</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2B1280B4"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r w:rsidR="006521AB">
        <w:t xml:space="preserve">  </w:t>
      </w:r>
      <w:r w:rsidR="006521AB" w:rsidRPr="00A0556F">
        <w:rPr>
          <w:rStyle w:val="Entity"/>
        </w:rPr>
        <w:t>RerenceSpecimen</w:t>
      </w:r>
      <w:r w:rsidR="006521AB">
        <w:t xml:space="preserve"> </w:t>
      </w:r>
      <w:r w:rsidR="00A0556F">
        <w:t>are used in quality c</w:t>
      </w:r>
      <w:r w:rsidR="006521AB">
        <w:t xml:space="preserve">ontrol procedures to assess method reproducibility. </w:t>
      </w:r>
    </w:p>
    <w:p w14:paraId="00F539F1" w14:textId="6CD026BB" w:rsidR="00672D0D" w:rsidRDefault="00672D0D" w:rsidP="00672D0D">
      <w:r>
        <w:t xml:space="preserve">Analytical results from a reference specimen analysed during an </w:t>
      </w:r>
      <w:r w:rsidRPr="00A0556F">
        <w:rPr>
          <w:rStyle w:val="Entity"/>
        </w:rPr>
        <w:t>AnalyticalSession</w:t>
      </w:r>
      <w:r>
        <w:t xml:space="preserve"> are delivered in the same way as the results of other specimens analysed in that session.</w:t>
      </w:r>
    </w:p>
    <w:p w14:paraId="690B51BA" w14:textId="05F2C726" w:rsidR="00672D0D" w:rsidRDefault="00722E9C" w:rsidP="00672D0D">
      <w:pPr>
        <w:keepNext/>
      </w:pPr>
      <w:r>
        <w:rPr>
          <w:noProof/>
          <w:lang w:val="en-CA" w:eastAsia="en-CA"/>
        </w:rPr>
        <w:lastRenderedPageBreak/>
        <w:drawing>
          <wp:inline distT="0" distB="0" distL="0" distR="0" wp14:anchorId="0668842F" wp14:editId="09E73541">
            <wp:extent cx="2888615" cy="4403090"/>
            <wp:effectExtent l="0" t="0" r="6985" b="0"/>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88615" cy="4403090"/>
                    </a:xfrm>
                    <a:prstGeom prst="rect">
                      <a:avLst/>
                    </a:prstGeom>
                    <a:noFill/>
                    <a:ln>
                      <a:noFill/>
                    </a:ln>
                  </pic:spPr>
                </pic:pic>
              </a:graphicData>
            </a:graphic>
          </wp:inline>
        </w:drawing>
      </w:r>
    </w:p>
    <w:p w14:paraId="47E216F7" w14:textId="28336F3B"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93</w:t>
      </w:r>
      <w:r w:rsidR="00673E83">
        <w:rPr>
          <w:noProof/>
        </w:rPr>
        <w:fldChar w:fldCharType="end"/>
      </w:r>
      <w:r>
        <w:t>: Reference specimen</w:t>
      </w:r>
      <w:r w:rsidR="00437ED0">
        <w:t xml:space="preserve"> context diagram</w:t>
      </w:r>
      <w:r w:rsidR="00B8253A">
        <w:t>.</w:t>
      </w:r>
    </w:p>
    <w:p w14:paraId="0736FF22" w14:textId="233669B5" w:rsidR="00437ED0" w:rsidRPr="00437ED0" w:rsidRDefault="00437ED0" w:rsidP="006521AB">
      <w:pPr>
        <w:pStyle w:val="Titre5"/>
      </w:pPr>
      <w:r w:rsidRPr="00437ED0">
        <w:t>referenceDescription</w:t>
      </w:r>
    </w:p>
    <w:p w14:paraId="7B3BAECF" w14:textId="48E16E31" w:rsidR="00437ED0" w:rsidRDefault="00437ED0" w:rsidP="00672D0D">
      <w:r>
        <w:t xml:space="preserve">The property </w:t>
      </w:r>
      <w:r w:rsidRPr="00A0556F">
        <w:rPr>
          <w:rStyle w:val="Entity"/>
        </w:rPr>
        <w:t>referenceDescription</w:t>
      </w:r>
      <w:r>
        <w:t xml:space="preserve"> </w:t>
      </w:r>
      <w:r w:rsidR="006521AB">
        <w:t>is</w:t>
      </w:r>
      <w:r>
        <w:t xml:space="preserve"> an association between a </w:t>
      </w:r>
      <w:r w:rsidRPr="00A0556F">
        <w:rPr>
          <w:rStyle w:val="Entity"/>
        </w:rPr>
        <w:t>ReferenceSpecimen</w:t>
      </w:r>
      <w:r>
        <w:t xml:space="preserve"> and a </w:t>
      </w:r>
      <w:r w:rsidR="009C2E9A" w:rsidRPr="00A0556F">
        <w:rPr>
          <w:rStyle w:val="Entity"/>
        </w:rPr>
        <w:t>CIT</w:t>
      </w:r>
      <w:r w:rsidRPr="00A0556F">
        <w:rPr>
          <w:rStyle w:val="Entity"/>
        </w:rPr>
        <w:t>:CI_Citation</w:t>
      </w:r>
      <w:r>
        <w:t xml:space="preserve"> that references a c</w:t>
      </w:r>
      <w:r w:rsidRPr="00437ED0">
        <w:t>itation of published analytical results for this standard reference specimen</w:t>
      </w:r>
      <w:r>
        <w:t>.</w:t>
      </w:r>
    </w:p>
    <w:p w14:paraId="77084927" w14:textId="2014751B" w:rsidR="00437ED0" w:rsidRPr="006521AB" w:rsidRDefault="00437ED0" w:rsidP="00D20646">
      <w:pPr>
        <w:pStyle w:val="Titre5"/>
        <w:rPr>
          <w:lang w:val="en-CA"/>
        </w:rPr>
      </w:pPr>
      <w:bookmarkStart w:id="507" w:name="BKM_A953E1E0_629C_4E85_A72E_737CDDDCFAE9"/>
      <w:bookmarkEnd w:id="507"/>
      <w:r>
        <w:rPr>
          <w:lang w:val="en-CA"/>
        </w:rPr>
        <w:t>usedIn</w:t>
      </w:r>
    </w:p>
    <w:p w14:paraId="63E675CB" w14:textId="45A5FEA6" w:rsidR="00437ED0" w:rsidRDefault="00437ED0" w:rsidP="00D20646">
      <w:pPr>
        <w:rPr>
          <w:lang w:val="en-CA"/>
        </w:rPr>
      </w:pPr>
      <w:r>
        <w:rPr>
          <w:lang w:val="en-CA"/>
        </w:rPr>
        <w:t xml:space="preserve">The property </w:t>
      </w:r>
      <w:r w:rsidRPr="00A0556F">
        <w:rPr>
          <w:rStyle w:val="Entity"/>
        </w:rPr>
        <w:t>usedIn</w:t>
      </w:r>
      <w:r>
        <w:rPr>
          <w:lang w:val="en-CA"/>
        </w:rPr>
        <w:t xml:space="preserve"> </w:t>
      </w:r>
      <w:r w:rsidR="006521AB">
        <w:rPr>
          <w:lang w:val="en-CA"/>
        </w:rPr>
        <w:t>is</w:t>
      </w:r>
      <w:r w:rsidRPr="00437ED0">
        <w:rPr>
          <w:lang w:val="en-CA"/>
        </w:rPr>
        <w:t xml:space="preserve"> an association between a </w:t>
      </w:r>
      <w:r w:rsidRPr="00A0556F">
        <w:rPr>
          <w:rStyle w:val="Entity"/>
        </w:rPr>
        <w:t>ReferenceSpecimen</w:t>
      </w:r>
      <w:r w:rsidRPr="00437ED0">
        <w:rPr>
          <w:lang w:val="en-CA"/>
        </w:rPr>
        <w:t xml:space="preserve"> and a</w:t>
      </w:r>
      <w:r>
        <w:rPr>
          <w:lang w:val="en-CA"/>
        </w:rPr>
        <w:t xml:space="preserve">n </w:t>
      </w:r>
      <w:r w:rsidRPr="00A0556F">
        <w:rPr>
          <w:rStyle w:val="Entity"/>
        </w:rPr>
        <w:t>AnalyticalSession</w:t>
      </w:r>
      <w:r>
        <w:rPr>
          <w:lang w:val="en-CA"/>
        </w:rPr>
        <w:t xml:space="preserve">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Titre4"/>
        <w:rPr>
          <w:lang w:val="en-CA"/>
        </w:rPr>
      </w:pPr>
      <w:bookmarkStart w:id="508" w:name="BKM_01360702_0FF9_4329_8A24_6080B84F3852"/>
      <w:bookmarkEnd w:id="508"/>
      <w:r>
        <w:rPr>
          <w:lang w:val="en-CA"/>
        </w:rPr>
        <w:t>GeologicSpecimenPreparation</w:t>
      </w:r>
    </w:p>
    <w:p w14:paraId="6CC3B4D3" w14:textId="77777777" w:rsidR="00DD288D" w:rsidRDefault="00DD288D" w:rsidP="00672D0D">
      <w:pPr>
        <w:rPr>
          <w:lang w:val="en-CA"/>
        </w:rPr>
      </w:pPr>
    </w:p>
    <w:p w14:paraId="65469F5E" w14:textId="64569A5B" w:rsidR="00DD288D" w:rsidRDefault="00437ED0" w:rsidP="00672D0D">
      <w:pPr>
        <w:rPr>
          <w:lang w:val="en-CA"/>
        </w:rPr>
      </w:pPr>
      <w:r w:rsidRPr="00A0556F">
        <w:rPr>
          <w:rStyle w:val="Entity"/>
        </w:rPr>
        <w:t>GeologicSpecimenPreparation</w:t>
      </w:r>
      <w:r>
        <w:rPr>
          <w:lang w:val="en-CA"/>
        </w:rPr>
        <w:t xml:space="preserve"> is a</w:t>
      </w:r>
      <w:r w:rsidR="00DD288D" w:rsidRPr="00DD288D">
        <w:rPr>
          <w:lang w:val="en-CA"/>
        </w:rPr>
        <w:t xml:space="preserve">n extension of </w:t>
      </w:r>
      <w:r w:rsidR="00DD288D">
        <w:rPr>
          <w:lang w:val="en-CA"/>
        </w:rPr>
        <w:t>ISO</w:t>
      </w:r>
      <w:r w:rsidR="00A0556F">
        <w:rPr>
          <w:lang w:val="en-CA"/>
        </w:rPr>
        <w:t xml:space="preserve"> </w:t>
      </w:r>
      <w:r w:rsidR="00A0556F" w:rsidRPr="00A0556F">
        <w:rPr>
          <w:rStyle w:val="Entity"/>
        </w:rPr>
        <w:t>Specimen::p</w:t>
      </w:r>
      <w:r w:rsidR="00DD288D" w:rsidRPr="00A0556F">
        <w:rPr>
          <w:rStyle w:val="Entity"/>
        </w:rPr>
        <w:t>reparationStep</w:t>
      </w:r>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20D757D4" w:rsidR="00180077" w:rsidRDefault="00722E9C" w:rsidP="00D20646">
      <w:pPr>
        <w:keepNext/>
      </w:pPr>
      <w:r>
        <w:rPr>
          <w:noProof/>
          <w:lang w:val="en-CA" w:eastAsia="en-CA"/>
        </w:rPr>
        <w:lastRenderedPageBreak/>
        <w:drawing>
          <wp:inline distT="0" distB="0" distL="0" distR="0" wp14:anchorId="74B52901" wp14:editId="5F91FD91">
            <wp:extent cx="5486400" cy="4513704"/>
            <wp:effectExtent l="0" t="0" r="0" b="127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513704"/>
                    </a:xfrm>
                    <a:prstGeom prst="rect">
                      <a:avLst/>
                    </a:prstGeom>
                    <a:noFill/>
                    <a:ln>
                      <a:noFill/>
                    </a:ln>
                  </pic:spPr>
                </pic:pic>
              </a:graphicData>
            </a:graphic>
          </wp:inline>
        </w:drawing>
      </w:r>
    </w:p>
    <w:p w14:paraId="21DA6829" w14:textId="2C39FB0F"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AD44BE">
        <w:rPr>
          <w:noProof/>
        </w:rPr>
        <w:t>94</w:t>
      </w:r>
      <w:r>
        <w:fldChar w:fldCharType="end"/>
      </w:r>
      <w:r>
        <w:t xml:space="preserve"> : Geologic specimen preparation</w:t>
      </w:r>
      <w:r w:rsidR="00437ED0">
        <w:t xml:space="preserve"> context diagram</w:t>
      </w:r>
      <w:r w:rsidR="00B8253A">
        <w:t>.</w:t>
      </w:r>
    </w:p>
    <w:p w14:paraId="2F02EB59" w14:textId="3BB9DA32" w:rsidR="00437ED0" w:rsidRPr="006521AB" w:rsidRDefault="00437ED0" w:rsidP="006521AB">
      <w:pPr>
        <w:pStyle w:val="Titre5"/>
        <w:rPr>
          <w:lang w:val="en-CA"/>
        </w:rPr>
      </w:pPr>
      <w:bookmarkStart w:id="509" w:name="BKM_99DC7785_B09A_4EA4_AE4E_BDEDC4CCA382"/>
      <w:bookmarkEnd w:id="509"/>
      <w:r w:rsidRPr="00437ED0">
        <w:rPr>
          <w:lang w:val="en-CA"/>
        </w:rPr>
        <w:t>preparationMethod</w:t>
      </w:r>
    </w:p>
    <w:p w14:paraId="1E0B7C37" w14:textId="341D7F8A" w:rsidR="00437ED0" w:rsidRDefault="00437ED0" w:rsidP="00D20646">
      <w:pPr>
        <w:rPr>
          <w:lang w:val="en-CA"/>
        </w:rPr>
      </w:pPr>
      <w:r>
        <w:rPr>
          <w:lang w:val="en-CA"/>
        </w:rPr>
        <w:t xml:space="preserve">The </w:t>
      </w:r>
      <w:r w:rsidRPr="00A0556F">
        <w:rPr>
          <w:rStyle w:val="Entity"/>
        </w:rPr>
        <w:t>preparationMethod:GeologicSpecimenPreparationTerm</w:t>
      </w:r>
      <w:r>
        <w:rPr>
          <w:lang w:val="en-CA"/>
        </w:rPr>
        <w:t xml:space="preserve"> contain</w:t>
      </w:r>
      <w:r w:rsidR="006521AB">
        <w:rPr>
          <w:lang w:val="en-CA"/>
        </w:rPr>
        <w:t>s</w:t>
      </w:r>
      <w:r>
        <w:rPr>
          <w:lang w:val="en-CA"/>
        </w:rPr>
        <w:t xml:space="preserve">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2C52BA2B" w14:textId="2553EACA" w:rsidR="00437ED0" w:rsidRPr="006521AB" w:rsidRDefault="00437ED0" w:rsidP="00D20646">
      <w:pPr>
        <w:pStyle w:val="Titre5"/>
      </w:pPr>
      <w:r>
        <w:rPr>
          <w:lang w:val="en-CA"/>
        </w:rPr>
        <w:t>p</w:t>
      </w:r>
      <w:r w:rsidRPr="00D970E9">
        <w:rPr>
          <w:lang w:val="en-CA"/>
        </w:rPr>
        <w:t>arameter</w:t>
      </w:r>
      <w:r w:rsidRPr="00437ED0">
        <w:t xml:space="preserve"> </w:t>
      </w:r>
    </w:p>
    <w:p w14:paraId="4F0B407A" w14:textId="57A1AB51" w:rsidR="00437ED0" w:rsidRDefault="00437ED0" w:rsidP="00D20646">
      <w:pPr>
        <w:rPr>
          <w:lang w:val="en-CA"/>
        </w:rPr>
      </w:pPr>
      <w:r w:rsidRPr="00437ED0">
        <w:rPr>
          <w:lang w:val="en-CA"/>
        </w:rPr>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739733C2" w14:textId="4F39CFE3" w:rsidR="00DD288D" w:rsidRDefault="00DD288D" w:rsidP="00DD288D">
      <w:pPr>
        <w:pStyle w:val="Titre4"/>
        <w:rPr>
          <w:lang w:val="en-CA"/>
        </w:rPr>
      </w:pPr>
      <w:bookmarkStart w:id="510" w:name="BKM_2563A400_6C3B_4942_8487_10D45BA1555F"/>
      <w:bookmarkStart w:id="511" w:name="BKM_F3DE8415_7817_43D1_B72D_75E85103B0DD"/>
      <w:bookmarkEnd w:id="510"/>
      <w:bookmarkEnd w:id="511"/>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A0556F">
        <w:rPr>
          <w:rStyle w:val="Entity"/>
        </w:rPr>
        <w:t>GeologicSamplingMethod</w:t>
      </w:r>
      <w:r>
        <w:rPr>
          <w:lang w:val="en-CA"/>
        </w:rPr>
        <w:t xml:space="preserve"> is an i</w:t>
      </w:r>
      <w:r w:rsidR="00DD288D" w:rsidRPr="00DD288D">
        <w:rPr>
          <w:lang w:val="en-CA"/>
        </w:rPr>
        <w:t xml:space="preserve">mplementation of </w:t>
      </w:r>
      <w:r w:rsidR="0099305B" w:rsidRPr="00A0556F">
        <w:rPr>
          <w:rStyle w:val="Entity"/>
        </w:rPr>
        <w:t>OM::</w:t>
      </w:r>
      <w:r w:rsidR="00DD288D" w:rsidRPr="00A0556F">
        <w:rPr>
          <w:rStyle w:val="Entity"/>
        </w:rPr>
        <w:t>SF_Process</w:t>
      </w:r>
      <w:r w:rsidR="00DD288D" w:rsidRPr="00DD288D">
        <w:rPr>
          <w:lang w:val="en-CA"/>
        </w:rPr>
        <w:t xml:space="preserve"> to describe the method used to obtain a geologic specimen</w:t>
      </w:r>
      <w:r>
        <w:rPr>
          <w:lang w:val="en-CA"/>
        </w:rPr>
        <w:t>.</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C44904">
      <w:pPr>
        <w:pStyle w:val="Paragraphedeliste"/>
        <w:numPr>
          <w:ilvl w:val="0"/>
          <w:numId w:val="17"/>
        </w:numPr>
        <w:rPr>
          <w:lang w:val="en-CA"/>
        </w:rPr>
      </w:pPr>
      <w:r w:rsidRPr="00DD288D">
        <w:rPr>
          <w:lang w:val="en-CA"/>
        </w:rPr>
        <w:t>diamond drilling</w:t>
      </w:r>
    </w:p>
    <w:p w14:paraId="445DA49D" w14:textId="77777777" w:rsidR="00DD288D" w:rsidRPr="00DD288D" w:rsidRDefault="00DD288D" w:rsidP="00C44904">
      <w:pPr>
        <w:pStyle w:val="Paragraphedeliste"/>
        <w:numPr>
          <w:ilvl w:val="0"/>
          <w:numId w:val="17"/>
        </w:numPr>
        <w:rPr>
          <w:lang w:val="en-CA"/>
        </w:rPr>
      </w:pPr>
      <w:r w:rsidRPr="00DD288D">
        <w:rPr>
          <w:lang w:val="en-CA"/>
        </w:rPr>
        <w:t>percussion drilling</w:t>
      </w:r>
    </w:p>
    <w:p w14:paraId="5780EC3D" w14:textId="77777777" w:rsidR="00DD288D" w:rsidRPr="00DD288D" w:rsidRDefault="00DD288D" w:rsidP="00C44904">
      <w:pPr>
        <w:pStyle w:val="Paragraphedeliste"/>
        <w:numPr>
          <w:ilvl w:val="0"/>
          <w:numId w:val="17"/>
        </w:numPr>
        <w:rPr>
          <w:lang w:val="en-CA"/>
        </w:rPr>
      </w:pPr>
      <w:r w:rsidRPr="00DD288D">
        <w:rPr>
          <w:lang w:val="en-CA"/>
        </w:rPr>
        <w:t>piston core drilling</w:t>
      </w:r>
    </w:p>
    <w:p w14:paraId="07F3BDF9" w14:textId="77777777" w:rsidR="00DD288D" w:rsidRPr="00DD288D" w:rsidRDefault="00DD288D" w:rsidP="00C44904">
      <w:pPr>
        <w:pStyle w:val="Paragraphedeliste"/>
        <w:numPr>
          <w:ilvl w:val="0"/>
          <w:numId w:val="17"/>
        </w:numPr>
        <w:rPr>
          <w:lang w:val="en-CA"/>
        </w:rPr>
      </w:pPr>
      <w:r w:rsidRPr="00DD288D">
        <w:rPr>
          <w:lang w:val="en-CA"/>
        </w:rPr>
        <w:t>vibro core drilling</w:t>
      </w:r>
    </w:p>
    <w:p w14:paraId="2CCBBCD2" w14:textId="77777777" w:rsidR="00DD288D" w:rsidRPr="00DD288D" w:rsidRDefault="00DD288D" w:rsidP="00C44904">
      <w:pPr>
        <w:pStyle w:val="Paragraphedeliste"/>
        <w:numPr>
          <w:ilvl w:val="0"/>
          <w:numId w:val="17"/>
        </w:numPr>
        <w:rPr>
          <w:lang w:val="en-CA"/>
        </w:rPr>
      </w:pPr>
      <w:r w:rsidRPr="00DD288D">
        <w:rPr>
          <w:lang w:val="en-CA"/>
        </w:rPr>
        <w:t>channel sampling</w:t>
      </w:r>
    </w:p>
    <w:p w14:paraId="1F178315" w14:textId="77777777" w:rsidR="00DD288D" w:rsidRPr="00DD288D" w:rsidRDefault="00DD288D" w:rsidP="00C44904">
      <w:pPr>
        <w:pStyle w:val="Paragraphedeliste"/>
        <w:numPr>
          <w:ilvl w:val="0"/>
          <w:numId w:val="17"/>
        </w:numPr>
        <w:rPr>
          <w:lang w:val="en-CA"/>
        </w:rPr>
      </w:pPr>
      <w:r w:rsidRPr="00DD288D">
        <w:rPr>
          <w:lang w:val="en-CA"/>
        </w:rPr>
        <w:t>sea floor dredging</w:t>
      </w:r>
    </w:p>
    <w:p w14:paraId="77E91918" w14:textId="640C7858" w:rsidR="00DD288D" w:rsidRPr="00DD288D" w:rsidRDefault="00DD288D" w:rsidP="00C44904">
      <w:pPr>
        <w:pStyle w:val="Paragraphedeliste"/>
        <w:numPr>
          <w:ilvl w:val="0"/>
          <w:numId w:val="17"/>
        </w:numPr>
        <w:rPr>
          <w:lang w:val="en-CA"/>
        </w:rPr>
      </w:pPr>
      <w:r w:rsidRPr="00DD288D">
        <w:rPr>
          <w:lang w:val="en-CA"/>
        </w:rPr>
        <w:t>geological hammer</w:t>
      </w:r>
    </w:p>
    <w:p w14:paraId="60A1CDF9" w14:textId="447EB9D0" w:rsidR="00180077" w:rsidRDefault="00722E9C" w:rsidP="00D20646">
      <w:pPr>
        <w:keepNext/>
      </w:pPr>
      <w:r>
        <w:rPr>
          <w:noProof/>
          <w:lang w:val="en-CA" w:eastAsia="en-CA"/>
        </w:rPr>
        <w:drawing>
          <wp:inline distT="0" distB="0" distL="0" distR="0" wp14:anchorId="58387AB7" wp14:editId="140CA766">
            <wp:extent cx="4665345" cy="4298315"/>
            <wp:effectExtent l="0" t="0" r="1905" b="6985"/>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65345" cy="4298315"/>
                    </a:xfrm>
                    <a:prstGeom prst="rect">
                      <a:avLst/>
                    </a:prstGeom>
                    <a:noFill/>
                    <a:ln>
                      <a:noFill/>
                    </a:ln>
                  </pic:spPr>
                </pic:pic>
              </a:graphicData>
            </a:graphic>
          </wp:inline>
        </w:drawing>
      </w:r>
    </w:p>
    <w:p w14:paraId="0AA98F0B" w14:textId="11470E45"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AD44BE">
        <w:rPr>
          <w:noProof/>
        </w:rPr>
        <w:t>95</w:t>
      </w:r>
      <w:r>
        <w:fldChar w:fldCharType="end"/>
      </w:r>
      <w:r>
        <w:t xml:space="preserve"> : </w:t>
      </w:r>
      <w:r w:rsidRPr="00F115BF">
        <w:t>Geologic sampling method</w:t>
      </w:r>
    </w:p>
    <w:p w14:paraId="6C562754" w14:textId="5ADD1B88" w:rsidR="00437ED0" w:rsidRPr="00437ED0" w:rsidRDefault="006521AB" w:rsidP="006521AB">
      <w:pPr>
        <w:pStyle w:val="Titre5"/>
      </w:pPr>
      <w:r>
        <w:t>m</w:t>
      </w:r>
      <w:r w:rsidR="00437ED0" w:rsidRPr="00437ED0">
        <w:t>ethod</w:t>
      </w:r>
    </w:p>
    <w:p w14:paraId="7ABFDA77" w14:textId="3B40D9FE" w:rsidR="00437ED0" w:rsidRDefault="00437ED0" w:rsidP="00437ED0">
      <w:pPr>
        <w:keepNext/>
      </w:pPr>
      <w:r>
        <w:t xml:space="preserve">The property </w:t>
      </w:r>
      <w:r w:rsidRPr="00A0556F">
        <w:rPr>
          <w:rStyle w:val="Entity"/>
        </w:rPr>
        <w:t>method:GeologicSamplingMethodTerm</w:t>
      </w:r>
      <w:r>
        <w:t xml:space="preserve"> </w:t>
      </w:r>
      <w:r w:rsidR="006521AB">
        <w:t>is</w:t>
      </w:r>
      <w:r>
        <w:t xml:space="preserv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Titre5"/>
      </w:pPr>
      <w:bookmarkStart w:id="512" w:name="BKM_7694DED9_A4F1_4913_BBD8_F553EF63B4A9"/>
      <w:bookmarkEnd w:id="512"/>
      <w:r>
        <w:rPr>
          <w:lang w:val="en-CA"/>
        </w:rPr>
        <w:t>p</w:t>
      </w:r>
      <w:r w:rsidRPr="00D970E9">
        <w:rPr>
          <w:lang w:val="en-CA"/>
        </w:rPr>
        <w:t>arameter</w:t>
      </w:r>
      <w:r w:rsidRPr="00437ED0">
        <w:t xml:space="preserve"> </w:t>
      </w:r>
    </w:p>
    <w:p w14:paraId="5691D784" w14:textId="640C978D" w:rsidR="00437ED0" w:rsidRDefault="00437ED0" w:rsidP="00437ED0">
      <w:pPr>
        <w:rPr>
          <w:lang w:val="en-CA"/>
        </w:rPr>
      </w:pPr>
      <w:r w:rsidRPr="00437ED0">
        <w:rPr>
          <w:lang w:val="en-CA"/>
        </w:rPr>
        <w:lastRenderedPageBreak/>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parameters used in the sampling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363BC140" w14:textId="38C62ADA" w:rsidR="00DD288D" w:rsidRDefault="0073628E" w:rsidP="0073628E">
      <w:pPr>
        <w:pStyle w:val="Titre3"/>
        <w:rPr>
          <w:lang w:val="en-CA"/>
        </w:rPr>
      </w:pPr>
      <w:bookmarkStart w:id="513" w:name="BKM_D4F19968_4426_4517_BA14_BAB7917AB647"/>
      <w:bookmarkStart w:id="514" w:name="BKM_04EA1B0A_66CA_4B08_B485_94449A53A44A"/>
      <w:bookmarkStart w:id="515" w:name="_Toc458154243"/>
      <w:bookmarkEnd w:id="513"/>
      <w:bookmarkEnd w:id="514"/>
      <w:r>
        <w:rPr>
          <w:lang w:val="en-CA"/>
        </w:rPr>
        <w:t>GeoSciML Laboratory analysis and specimen vocabularies</w:t>
      </w:r>
      <w:bookmarkEnd w:id="515"/>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A0556F"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Vocabulary</w:t>
            </w:r>
          </w:p>
        </w:tc>
        <w:tc>
          <w:tcPr>
            <w:tcW w:w="5103" w:type="dxa"/>
            <w:tcBorders>
              <w:top w:val="single" w:sz="8" w:space="0" w:color="000000"/>
              <w:bottom w:val="single" w:sz="8" w:space="0" w:color="000000"/>
            </w:tcBorders>
            <w:shd w:val="clear" w:color="auto" w:fill="auto"/>
          </w:tcPr>
          <w:p w14:paraId="29D9D2E9"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Description</w:t>
            </w:r>
          </w:p>
        </w:tc>
      </w:tr>
      <w:tr w:rsidR="000A793F" w:rsidRPr="00A0556F" w14:paraId="4D9579D4" w14:textId="77777777" w:rsidTr="00D970E9">
        <w:tc>
          <w:tcPr>
            <w:tcW w:w="3753" w:type="dxa"/>
            <w:shd w:val="clear" w:color="auto" w:fill="C0C0C0"/>
          </w:tcPr>
          <w:p w14:paraId="696881D5" w14:textId="45C2A02F"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AnalyticalMethodTerm</w:t>
            </w:r>
          </w:p>
        </w:tc>
        <w:tc>
          <w:tcPr>
            <w:tcW w:w="5103" w:type="dxa"/>
            <w:tcBorders>
              <w:left w:val="nil"/>
              <w:right w:val="nil"/>
            </w:tcBorders>
            <w:shd w:val="clear" w:color="auto" w:fill="C0C0C0"/>
          </w:tcPr>
          <w:p w14:paraId="6949C19C" w14:textId="36298D2F" w:rsidR="0073628E" w:rsidRPr="00A0556F" w:rsidRDefault="00C2184E" w:rsidP="006A7DD0">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terms describing the analytical method used in an analytical session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XRF mass spectrometry, ICPMS, SHRIMP geochronology)</w:t>
            </w:r>
            <w:r w:rsidR="00B8253A" w:rsidRPr="00A0556F">
              <w:rPr>
                <w:rFonts w:ascii="Consolas" w:hAnsi="Consolas" w:cs="Consolas"/>
                <w:color w:val="000000"/>
                <w:sz w:val="18"/>
                <w:szCs w:val="18"/>
                <w:lang w:val="en-CA"/>
              </w:rPr>
              <w:t>.</w:t>
            </w:r>
          </w:p>
        </w:tc>
      </w:tr>
      <w:tr w:rsidR="0073628E" w:rsidRPr="00A0556F" w14:paraId="62F1B81F" w14:textId="77777777" w:rsidTr="00D970E9">
        <w:tc>
          <w:tcPr>
            <w:tcW w:w="3753" w:type="dxa"/>
            <w:shd w:val="clear" w:color="auto" w:fill="auto"/>
          </w:tcPr>
          <w:p w14:paraId="7A6F9307" w14:textId="54BFBEA6"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InstrumentTypeTerm</w:t>
            </w:r>
          </w:p>
        </w:tc>
        <w:tc>
          <w:tcPr>
            <w:tcW w:w="5103" w:type="dxa"/>
            <w:shd w:val="clear" w:color="auto" w:fill="auto"/>
          </w:tcPr>
          <w:p w14:paraId="5A5DFE4D" w14:textId="5F96DD9D"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Instrument types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ml:space="preserve">; XRF, ICPMS, SHRIMP, </w:t>
            </w:r>
            <w:r w:rsidR="00806CF9" w:rsidRPr="00A0556F">
              <w:rPr>
                <w:rFonts w:ascii="Consolas" w:hAnsi="Consolas" w:cs="Consolas"/>
                <w:color w:val="000000"/>
                <w:sz w:val="18"/>
                <w:szCs w:val="18"/>
                <w:lang w:val="en-CA"/>
              </w:rPr>
              <w:t>etc.</w:t>
            </w:r>
            <w:r w:rsidRPr="00A0556F">
              <w:rPr>
                <w:rFonts w:ascii="Consolas" w:hAnsi="Consolas" w:cs="Consolas"/>
                <w:color w:val="000000"/>
                <w:sz w:val="18"/>
                <w:szCs w:val="18"/>
                <w:lang w:val="en-CA"/>
              </w:rPr>
              <w:t>)</w:t>
            </w:r>
            <w:r w:rsidR="00B8253A" w:rsidRPr="00A0556F">
              <w:rPr>
                <w:rFonts w:ascii="Consolas" w:hAnsi="Consolas" w:cs="Consolas"/>
                <w:color w:val="000000"/>
                <w:sz w:val="18"/>
                <w:szCs w:val="18"/>
                <w:lang w:val="en-CA"/>
              </w:rPr>
              <w:t>.</w:t>
            </w:r>
          </w:p>
        </w:tc>
      </w:tr>
      <w:tr w:rsidR="000A793F" w:rsidRPr="00A0556F" w14:paraId="3DEFE364" w14:textId="77777777" w:rsidTr="00D970E9">
        <w:tc>
          <w:tcPr>
            <w:tcW w:w="3753" w:type="dxa"/>
            <w:shd w:val="clear" w:color="auto" w:fill="C0C0C0"/>
          </w:tcPr>
          <w:p w14:paraId="6E316988" w14:textId="1F7E00E8"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IsotopicEventType</w:t>
            </w:r>
          </w:p>
        </w:tc>
        <w:tc>
          <w:tcPr>
            <w:tcW w:w="5103" w:type="dxa"/>
            <w:tcBorders>
              <w:left w:val="nil"/>
              <w:right w:val="nil"/>
            </w:tcBorders>
            <w:shd w:val="clear" w:color="auto" w:fill="C0C0C0"/>
          </w:tcPr>
          <w:p w14:paraId="78AA724D" w14:textId="6C8C2ED7" w:rsidR="0073628E" w:rsidRPr="00A0556F" w:rsidRDefault="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any isotopic processes relevant to the geochronologic interpretation. </w:t>
            </w:r>
            <w:r w:rsidR="00806CF9" w:rsidRPr="00A0556F">
              <w:rPr>
                <w:rFonts w:ascii="Consolas" w:hAnsi="Consolas" w:cs="Consolas"/>
                <w:color w:val="000000"/>
                <w:sz w:val="18"/>
                <w:szCs w:val="18"/>
                <w:lang w:val="en-CA"/>
              </w:rPr>
              <w:t xml:space="preserve">E.g. </w:t>
            </w:r>
            <w:r w:rsidRPr="00A0556F">
              <w:rPr>
                <w:rFonts w:ascii="Consolas" w:hAnsi="Consolas" w:cs="Consolas"/>
                <w:color w:val="000000"/>
                <w:sz w:val="18"/>
                <w:szCs w:val="18"/>
                <w:lang w:val="en-CA"/>
              </w:rPr>
              <w:t>closure, isotopic mixing, Pb loss, etc</w:t>
            </w:r>
            <w:r w:rsidR="00B8253A" w:rsidRPr="00A0556F">
              <w:rPr>
                <w:rFonts w:ascii="Consolas" w:hAnsi="Consolas" w:cs="Consolas"/>
                <w:color w:val="000000"/>
                <w:sz w:val="18"/>
                <w:szCs w:val="18"/>
                <w:lang w:val="en-CA"/>
              </w:rPr>
              <w:t>.</w:t>
            </w:r>
          </w:p>
        </w:tc>
      </w:tr>
      <w:tr w:rsidR="0073628E" w:rsidRPr="00A0556F" w14:paraId="2864E703" w14:textId="77777777" w:rsidTr="00D970E9">
        <w:tc>
          <w:tcPr>
            <w:tcW w:w="3753" w:type="dxa"/>
            <w:shd w:val="clear" w:color="auto" w:fill="auto"/>
          </w:tcPr>
          <w:p w14:paraId="36F35110" w14:textId="6A6A6F3D"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IsotopicSystemName</w:t>
            </w:r>
          </w:p>
        </w:tc>
        <w:tc>
          <w:tcPr>
            <w:tcW w:w="5103" w:type="dxa"/>
            <w:shd w:val="clear" w:color="auto" w:fill="auto"/>
          </w:tcPr>
          <w:p w14:paraId="13D6897B" w14:textId="676E40EB"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isotopic systems such as Ar-Ar, K-Ar, Nd-Sm, U-Pb, Pb-Pb, Re-Os, etc</w:t>
            </w:r>
            <w:r w:rsidR="00B8253A" w:rsidRPr="00A0556F">
              <w:rPr>
                <w:rFonts w:ascii="Consolas" w:hAnsi="Consolas" w:cs="Consolas"/>
                <w:color w:val="000000"/>
                <w:sz w:val="18"/>
                <w:szCs w:val="18"/>
                <w:lang w:val="en-CA"/>
              </w:rPr>
              <w:t>.</w:t>
            </w:r>
          </w:p>
        </w:tc>
      </w:tr>
      <w:tr w:rsidR="000A793F" w:rsidRPr="00A0556F" w14:paraId="2F365353" w14:textId="77777777" w:rsidTr="00D970E9">
        <w:tc>
          <w:tcPr>
            <w:tcW w:w="3753" w:type="dxa"/>
            <w:shd w:val="clear" w:color="auto" w:fill="C0C0C0"/>
          </w:tcPr>
          <w:p w14:paraId="05BAED87" w14:textId="37576A4F"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StatisticalMethodTerm</w:t>
            </w:r>
          </w:p>
        </w:tc>
        <w:tc>
          <w:tcPr>
            <w:tcW w:w="5103" w:type="dxa"/>
            <w:tcBorders>
              <w:left w:val="nil"/>
              <w:right w:val="nil"/>
            </w:tcBorders>
            <w:shd w:val="clear" w:color="auto" w:fill="C0C0C0"/>
          </w:tcPr>
          <w:p w14:paraId="6F37153A" w14:textId="0BBD5E8D"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describing statistical methods used in interpret geochronologic data</w:t>
            </w:r>
            <w:r w:rsidR="00B8253A" w:rsidRPr="00A0556F">
              <w:rPr>
                <w:rFonts w:ascii="Consolas" w:hAnsi="Consolas" w:cs="Consolas"/>
                <w:color w:val="000000"/>
                <w:sz w:val="18"/>
                <w:szCs w:val="18"/>
                <w:lang w:val="en-CA"/>
              </w:rPr>
              <w:t>.</w:t>
            </w:r>
          </w:p>
        </w:tc>
      </w:tr>
      <w:tr w:rsidR="00C2184E" w:rsidRPr="00A0556F" w14:paraId="66A853B2" w14:textId="77777777" w:rsidTr="00D970E9">
        <w:tc>
          <w:tcPr>
            <w:tcW w:w="3753" w:type="dxa"/>
            <w:shd w:val="clear" w:color="auto" w:fill="auto"/>
          </w:tcPr>
          <w:p w14:paraId="5227575D" w14:textId="372FA4F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GeologicSamplingMethodTerm</w:t>
            </w:r>
          </w:p>
        </w:tc>
        <w:tc>
          <w:tcPr>
            <w:tcW w:w="5103" w:type="dxa"/>
            <w:shd w:val="clear" w:color="auto" w:fill="auto"/>
          </w:tcPr>
          <w:p w14:paraId="4A4F7E2D" w14:textId="336841C6"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describing the samplingProcess used to obtain or create the Specimen.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diamond drilling, percussion drilling, piston core drilling, vibro core drilling, channel sampling, sea floor dredging, crushing mineral separation ,melting ,geological hammer</w:t>
            </w:r>
            <w:r w:rsidR="00B8253A" w:rsidRPr="00A0556F">
              <w:rPr>
                <w:rFonts w:ascii="Consolas" w:hAnsi="Consolas" w:cs="Consolas"/>
                <w:color w:val="000000"/>
                <w:sz w:val="18"/>
                <w:szCs w:val="18"/>
                <w:lang w:val="en-CA"/>
              </w:rPr>
              <w:t>.</w:t>
            </w:r>
          </w:p>
        </w:tc>
      </w:tr>
      <w:tr w:rsidR="000A793F" w:rsidRPr="00A0556F" w14:paraId="74E0B626" w14:textId="77777777" w:rsidTr="00D970E9">
        <w:tc>
          <w:tcPr>
            <w:tcW w:w="3753" w:type="dxa"/>
            <w:shd w:val="clear" w:color="auto" w:fill="C0C0C0"/>
          </w:tcPr>
          <w:p w14:paraId="629FBB37" w14:textId="76694C3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GeologicSpecimenPreparationTerm</w:t>
            </w:r>
          </w:p>
        </w:tc>
        <w:tc>
          <w:tcPr>
            <w:tcW w:w="5103" w:type="dxa"/>
            <w:tcBorders>
              <w:left w:val="nil"/>
              <w:right w:val="nil"/>
            </w:tcBorders>
            <w:shd w:val="clear" w:color="auto" w:fill="C0C0C0"/>
          </w:tcPr>
          <w:p w14:paraId="24DE07DF" w14:textId="0272A2CB"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sample preparation applied to geologic specimens, typically in preparation for analytical processes like geochemistry or microscopy.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crush, mineral separation, thin section, cut, polish, mount, acid digestion</w:t>
            </w:r>
            <w:r w:rsidR="00B8253A" w:rsidRPr="00A0556F">
              <w:rPr>
                <w:rFonts w:ascii="Consolas" w:hAnsi="Consolas" w:cs="Consolas"/>
                <w:color w:val="000000"/>
                <w:sz w:val="18"/>
                <w:szCs w:val="18"/>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516" w:name="_Ref433015177"/>
      <w:bookmarkStart w:id="517" w:name="_Toc458154244"/>
      <w:r>
        <w:rPr>
          <w:lang w:val="en-CA"/>
        </w:rPr>
        <w:t>Outcrop encoding pattern</w:t>
      </w:r>
      <w:r w:rsidR="00DD288D">
        <w:rPr>
          <w:lang w:val="en-CA"/>
        </w:rPr>
        <w:t xml:space="preserve"> (Informative)</w:t>
      </w:r>
      <w:bookmarkEnd w:id="516"/>
      <w:bookmarkEnd w:id="517"/>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 xml:space="preserve">se </w:t>
      </w:r>
      <w:r w:rsidRPr="00A0556F">
        <w:rPr>
          <w:rStyle w:val="Entity"/>
        </w:rPr>
        <w:t>SamplingFeatureCollection</w:t>
      </w:r>
      <w:r w:rsidRPr="00672D0D">
        <w:rPr>
          <w:lang w:val="en-CA"/>
        </w:rPr>
        <w:t xml:space="preserve">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w:t>
      </w:r>
      <w:r w:rsidRPr="00A0556F">
        <w:rPr>
          <w:rStyle w:val="Entity"/>
        </w:rPr>
        <w:t>sampledFeature</w:t>
      </w:r>
      <w:r w:rsidRPr="00672D0D">
        <w:rPr>
          <w:lang w:val="en-CA"/>
        </w:rPr>
        <w:t xml:space="preserve">), such as a geologic unit description, a fault description, a contact </w:t>
      </w:r>
      <w:r w:rsidRPr="00672D0D">
        <w:rPr>
          <w:lang w:val="en-CA"/>
        </w:rPr>
        <w:lastRenderedPageBreak/>
        <w:t>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96</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A0556F">
        <w:rPr>
          <w:rStyle w:val="Entity"/>
        </w:rPr>
        <w:t>SamplingFeatureCollection</w:t>
      </w:r>
      <w:r w:rsidRPr="00672D0D">
        <w:rPr>
          <w:lang w:val="en-CA"/>
        </w:rPr>
        <w:t xml:space="preserve">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8EA3AE0" w:rsidR="0073628E" w:rsidRPr="00D12552" w:rsidRDefault="0073628E" w:rsidP="006521AB">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AD44BE">
              <w:rPr>
                <w:rStyle w:val="reqtext"/>
                <w:lang w:val="en-CA"/>
              </w:rPr>
              <w:t>8.8.5</w:t>
            </w:r>
            <w:r w:rsidR="006521AB">
              <w:rPr>
                <w:rStyle w:val="reqtext"/>
                <w:lang w:val="en-CA"/>
              </w:rPr>
              <w:fldChar w:fldCharType="end"/>
            </w:r>
          </w:p>
        </w:tc>
      </w:tr>
    </w:tbl>
    <w:p w14:paraId="254431DB" w14:textId="76869EA6" w:rsidR="00437ED0" w:rsidRDefault="00437ED0" w:rsidP="007F7DE0"/>
    <w:p w14:paraId="0847439A" w14:textId="77777777" w:rsidR="002C1116" w:rsidRPr="00804C60" w:rsidRDefault="002C1116" w:rsidP="002C1116">
      <w:pPr>
        <w:rPr>
          <w:lang w:val="en-CA"/>
        </w:rPr>
      </w:pPr>
    </w:p>
    <w:p w14:paraId="30F910C9" w14:textId="77777777" w:rsidR="002C1116" w:rsidRDefault="002C1116" w:rsidP="002C1116">
      <w:pPr>
        <w:pStyle w:val="Titre2"/>
        <w:rPr>
          <w:lang w:val="en-CA"/>
        </w:rPr>
      </w:pPr>
      <w:bookmarkStart w:id="518" w:name="_Toc458154245"/>
      <w:r w:rsidRPr="00D12552">
        <w:rPr>
          <w:lang w:val="en-CA"/>
        </w:rPr>
        <w:t xml:space="preserve">GeoSciML </w:t>
      </w:r>
      <w:r>
        <w:rPr>
          <w:lang w:val="en-CA"/>
        </w:rPr>
        <w:t>Lite</w:t>
      </w:r>
      <w:r w:rsidRPr="00D12552">
        <w:rPr>
          <w:lang w:val="en-CA"/>
        </w:rPr>
        <w:t xml:space="preserve"> Requirements Class</w:t>
      </w:r>
      <w:r>
        <w:rPr>
          <w:lang w:val="en-CA"/>
        </w:rPr>
        <w:t xml:space="preserve"> </w:t>
      </w:r>
      <w:r>
        <w:t xml:space="preserve"> (Normative)</w:t>
      </w:r>
      <w:bookmarkEnd w:id="518"/>
    </w:p>
    <w:p w14:paraId="5E05BE71" w14:textId="77777777" w:rsidR="002C1116" w:rsidRDefault="002C1116" w:rsidP="002C1116"/>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C1116" w:rsidRPr="00585E84" w14:paraId="35922ECF"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67E393" w14:textId="77777777" w:rsidR="002C1116" w:rsidRPr="00585E84" w:rsidRDefault="002C1116" w:rsidP="003811C7">
            <w:pPr>
              <w:keepNext/>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Requirements Class</w:t>
            </w:r>
          </w:p>
        </w:tc>
      </w:tr>
      <w:tr w:rsidR="002C1116" w:rsidRPr="00585E84" w14:paraId="4708DE04"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441A7BB6" w14:textId="065FBC71" w:rsidR="002C1116" w:rsidRPr="00585E84" w:rsidRDefault="002C1418"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Style w:val="requri"/>
                <w:rFonts w:asciiTheme="minorHAnsi" w:hAnsiTheme="minorHAnsi"/>
                <w:szCs w:val="18"/>
                <w:lang w:val="en-CA"/>
              </w:rPr>
              <w:t>/req/gsml4-lite</w:t>
            </w:r>
          </w:p>
        </w:tc>
      </w:tr>
      <w:tr w:rsidR="002C1116" w:rsidRPr="00585E84" w14:paraId="41E2A724" w14:textId="77777777" w:rsidTr="003811C7">
        <w:tc>
          <w:tcPr>
            <w:tcW w:w="1809" w:type="dxa"/>
            <w:tcBorders>
              <w:top w:val="single" w:sz="12" w:space="0" w:color="auto"/>
              <w:left w:val="single" w:sz="12" w:space="0" w:color="auto"/>
              <w:bottom w:val="single" w:sz="4" w:space="0" w:color="auto"/>
              <w:right w:val="single" w:sz="4" w:space="0" w:color="auto"/>
            </w:tcBorders>
          </w:tcPr>
          <w:p w14:paraId="3A3A24AF"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9E1042" w14:textId="0C06554F" w:rsidR="002C1116" w:rsidRPr="00585E84" w:rsidRDefault="002C1116" w:rsidP="00501FA1">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 xml:space="preserve">Encoding </w:t>
            </w:r>
          </w:p>
        </w:tc>
      </w:tr>
      <w:tr w:rsidR="002C1116" w:rsidRPr="00585E84" w14:paraId="286A2D38" w14:textId="77777777" w:rsidTr="003811C7">
        <w:tc>
          <w:tcPr>
            <w:tcW w:w="1809" w:type="dxa"/>
            <w:tcBorders>
              <w:top w:val="single" w:sz="4" w:space="0" w:color="auto"/>
              <w:left w:val="single" w:sz="12" w:space="0" w:color="auto"/>
              <w:bottom w:val="single" w:sz="4" w:space="0" w:color="auto"/>
              <w:right w:val="single" w:sz="4" w:space="0" w:color="auto"/>
            </w:tcBorders>
          </w:tcPr>
          <w:p w14:paraId="2F32F0E3"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commentRangeStart w:id="519"/>
            <w:r w:rsidRPr="00585E84">
              <w:rPr>
                <w:rFonts w:asciiTheme="minorHAnsi" w:eastAsia="MS Mincho" w:hAnsiTheme="minorHAnsi"/>
                <w:b/>
                <w:sz w:val="18"/>
                <w:szCs w:val="18"/>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0500204" w14:textId="127630B5" w:rsidR="002C1116" w:rsidRPr="00585E84" w:rsidRDefault="00C6749A"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/req/gsml4-conceptual</w:t>
            </w:r>
            <w:commentRangeEnd w:id="519"/>
            <w:r w:rsidRPr="00585E84">
              <w:rPr>
                <w:rStyle w:val="Marquedecommentaire"/>
                <w:rFonts w:asciiTheme="minorHAnsi" w:hAnsiTheme="minorHAnsi"/>
                <w:sz w:val="18"/>
                <w:szCs w:val="18"/>
              </w:rPr>
              <w:commentReference w:id="519"/>
            </w:r>
          </w:p>
        </w:tc>
      </w:tr>
      <w:tr w:rsidR="002C1116" w:rsidRPr="00585E84" w14:paraId="692765DC" w14:textId="77777777" w:rsidTr="003811C7">
        <w:tc>
          <w:tcPr>
            <w:tcW w:w="1809" w:type="dxa"/>
            <w:tcBorders>
              <w:top w:val="single" w:sz="4" w:space="0" w:color="auto"/>
              <w:left w:val="single" w:sz="12" w:space="0" w:color="auto"/>
              <w:bottom w:val="single" w:sz="4" w:space="0" w:color="auto"/>
              <w:right w:val="single" w:sz="4" w:space="0" w:color="auto"/>
            </w:tcBorders>
          </w:tcPr>
          <w:p w14:paraId="0C55880D"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5111DF"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GML Simple Feature SF-0 OGC 10-100r3</w:t>
            </w:r>
          </w:p>
        </w:tc>
      </w:tr>
      <w:tr w:rsidR="002C1116" w:rsidRPr="00585E84" w14:paraId="33E0A46B" w14:textId="77777777" w:rsidTr="003811C7">
        <w:tc>
          <w:tcPr>
            <w:tcW w:w="1809" w:type="dxa"/>
            <w:tcBorders>
              <w:top w:val="single" w:sz="4" w:space="0" w:color="auto"/>
              <w:left w:val="single" w:sz="12" w:space="0" w:color="auto"/>
              <w:bottom w:val="single" w:sz="4" w:space="0" w:color="auto"/>
              <w:right w:val="single" w:sz="4" w:space="0" w:color="auto"/>
            </w:tcBorders>
          </w:tcPr>
          <w:p w14:paraId="277B9E90"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7EB488"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ISO 8601 (Date and Time format)</w:t>
            </w:r>
          </w:p>
        </w:tc>
      </w:tr>
      <w:tr w:rsidR="002C1116" w:rsidRPr="00585E84" w14:paraId="6E782DD2" w14:textId="77777777" w:rsidTr="003811C7">
        <w:tc>
          <w:tcPr>
            <w:tcW w:w="1809" w:type="dxa"/>
            <w:tcBorders>
              <w:top w:val="single" w:sz="4" w:space="0" w:color="auto"/>
              <w:left w:val="single" w:sz="12" w:space="0" w:color="auto"/>
              <w:bottom w:val="single" w:sz="4" w:space="0" w:color="auto"/>
              <w:right w:val="single" w:sz="4" w:space="0" w:color="auto"/>
            </w:tcBorders>
          </w:tcPr>
          <w:p w14:paraId="4C105CA2"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ABEA2CC"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Linked Open Data</w:t>
            </w:r>
          </w:p>
        </w:tc>
      </w:tr>
      <w:tr w:rsidR="002C1116" w:rsidRPr="00585E84" w14:paraId="5A78900E" w14:textId="77777777" w:rsidTr="003811C7">
        <w:tc>
          <w:tcPr>
            <w:tcW w:w="1809" w:type="dxa"/>
            <w:tcBorders>
              <w:top w:val="single" w:sz="4" w:space="0" w:color="auto"/>
              <w:left w:val="single" w:sz="12" w:space="0" w:color="auto"/>
              <w:bottom w:val="single" w:sz="4" w:space="0" w:color="auto"/>
              <w:right w:val="single" w:sz="4" w:space="0" w:color="auto"/>
            </w:tcBorders>
          </w:tcPr>
          <w:p w14:paraId="1382B698"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A3AEE0"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RFC 3986 (HTTP URI)</w:t>
            </w:r>
          </w:p>
        </w:tc>
      </w:tr>
      <w:tr w:rsidR="002C1116" w:rsidRPr="00585E84" w14:paraId="022C661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E3B4A44"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39D0319" w14:textId="458C9061" w:rsidR="002C1116" w:rsidRPr="00585E84" w:rsidRDefault="002C1116" w:rsidP="003811C7">
            <w:pPr>
              <w:spacing w:before="100" w:beforeAutospacing="1" w:after="100" w:afterAutospacing="1" w:line="230" w:lineRule="atLeast"/>
              <w:rPr>
                <w:rFonts w:asciiTheme="minorHAnsi" w:eastAsia="MS Mincho" w:hAnsiTheme="minorHAnsi"/>
                <w:b/>
                <w:noProof/>
                <w:sz w:val="18"/>
                <w:szCs w:val="18"/>
                <w:lang w:val="en-CA"/>
              </w:rPr>
            </w:pPr>
            <w:r w:rsidRPr="00585E84">
              <w:rPr>
                <w:rFonts w:asciiTheme="minorHAnsi" w:eastAsia="MS Mincho" w:hAnsiTheme="minorHAnsi"/>
                <w:b/>
                <w:noProof/>
                <w:sz w:val="18"/>
                <w:szCs w:val="18"/>
                <w:lang w:val="en-CA"/>
              </w:rPr>
              <w:t>/req/</w:t>
            </w:r>
            <w:r w:rsidR="002C1418" w:rsidRPr="00585E84">
              <w:rPr>
                <w:rFonts w:asciiTheme="minorHAnsi" w:eastAsia="MS Mincho" w:hAnsiTheme="minorHAnsi"/>
                <w:b/>
                <w:noProof/>
                <w:sz w:val="18"/>
                <w:szCs w:val="18"/>
                <w:lang w:val="en-CA"/>
              </w:rPr>
              <w:t>gsml4-</w:t>
            </w:r>
            <w:r w:rsidRPr="00585E84">
              <w:rPr>
                <w:rFonts w:asciiTheme="minorHAnsi" w:eastAsia="MS Mincho" w:hAnsiTheme="minorHAnsi"/>
                <w:b/>
                <w:noProof/>
                <w:sz w:val="18"/>
                <w:szCs w:val="18"/>
                <w:lang w:val="en-CA"/>
              </w:rPr>
              <w:t xml:space="preserve">lite/geomtype </w:t>
            </w:r>
          </w:p>
          <w:p w14:paraId="598C9B3D" w14:textId="77777777" w:rsidR="002C1116" w:rsidRPr="00585E84" w:rsidRDefault="002C1116" w:rsidP="003811C7">
            <w:pPr>
              <w:spacing w:before="100" w:beforeAutospacing="1" w:after="100" w:afterAutospacing="1" w:line="230" w:lineRule="atLeast"/>
              <w:rPr>
                <w:rFonts w:asciiTheme="minorHAnsi" w:eastAsia="MS Mincho" w:hAnsiTheme="minorHAnsi"/>
                <w:sz w:val="18"/>
                <w:szCs w:val="18"/>
                <w:lang w:val="en-CA"/>
              </w:rPr>
            </w:pPr>
            <w:r w:rsidRPr="00585E84">
              <w:rPr>
                <w:rFonts w:asciiTheme="minorHAnsi" w:eastAsia="MS Mincho" w:hAnsiTheme="minorHAnsi"/>
                <w:sz w:val="18"/>
                <w:szCs w:val="18"/>
                <w:lang w:val="en-CA"/>
              </w:rPr>
              <w:t xml:space="preserve">A dataset SHALL use a single geometry type (Point, Line, Polygon, etc.).  </w:t>
            </w:r>
          </w:p>
        </w:tc>
      </w:tr>
      <w:tr w:rsidR="002C1116" w:rsidRPr="00585E84" w14:paraId="0969587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C55BF58"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09A9341" w14:textId="4A2EC6DD"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w:t>
            </w:r>
            <w:r w:rsidR="002C1418" w:rsidRPr="00585E84">
              <w:rPr>
                <w:rFonts w:asciiTheme="minorHAnsi" w:eastAsia="MS Mincho" w:hAnsiTheme="minorHAnsi"/>
                <w:b/>
                <w:sz w:val="18"/>
                <w:szCs w:val="18"/>
                <w:lang w:val="en-CA"/>
              </w:rPr>
              <w:t>gsml4-lite</w:t>
            </w:r>
            <w:r w:rsidRPr="00585E84">
              <w:rPr>
                <w:rFonts w:asciiTheme="minorHAnsi" w:eastAsia="MS Mincho" w:hAnsiTheme="minorHAnsi"/>
                <w:b/>
                <w:sz w:val="18"/>
                <w:szCs w:val="18"/>
                <w:lang w:val="en-CA"/>
              </w:rPr>
              <w:t xml:space="preserve">/string </w:t>
            </w:r>
          </w:p>
          <w:p w14:paraId="450FC79B"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sz w:val="18"/>
                <w:szCs w:val="18"/>
                <w:lang w:val="en-CA"/>
              </w:rPr>
              <w:t>Properties of type “CharacterString” SHALL contain human readable text.</w:t>
            </w:r>
          </w:p>
        </w:tc>
      </w:tr>
      <w:tr w:rsidR="002C1116" w:rsidRPr="00585E84" w14:paraId="671455E7"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9743D74"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B664BA7" w14:textId="6E181F29"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w:t>
            </w:r>
            <w:r w:rsidR="002C1418" w:rsidRPr="00585E84">
              <w:rPr>
                <w:rFonts w:asciiTheme="minorHAnsi" w:eastAsia="MS Mincho" w:hAnsiTheme="minorHAnsi"/>
                <w:b/>
                <w:sz w:val="18"/>
                <w:szCs w:val="18"/>
                <w:lang w:val="en-CA"/>
              </w:rPr>
              <w:t>gsml4-lite</w:t>
            </w:r>
            <w:r w:rsidRPr="00585E84">
              <w:rPr>
                <w:rFonts w:asciiTheme="minorHAnsi" w:eastAsia="MS Mincho" w:hAnsiTheme="minorHAnsi"/>
                <w:b/>
                <w:sz w:val="18"/>
                <w:szCs w:val="18"/>
                <w:lang w:val="en-CA"/>
              </w:rPr>
              <w:t>/formal-syntax</w:t>
            </w:r>
          </w:p>
          <w:p w14:paraId="4E712E91"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rPr>
            </w:pPr>
            <w:r w:rsidRPr="00585E84">
              <w:rPr>
                <w:rFonts w:asciiTheme="minorHAnsi" w:eastAsia="MS Mincho" w:hAnsiTheme="minorHAnsi"/>
                <w:sz w:val="18"/>
                <w:szCs w:val="18"/>
                <w:lang w:val="en-CA"/>
              </w:rPr>
              <w:t>Syntax of text in character string properties SHOULD be formalised.</w:t>
            </w:r>
          </w:p>
        </w:tc>
      </w:tr>
      <w:tr w:rsidR="002C1116" w:rsidRPr="00585E84" w14:paraId="53E0208D"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3067F8"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1161E5" w14:textId="5FE1B3FB" w:rsidR="002C1116" w:rsidRPr="00585E84" w:rsidRDefault="002C1116" w:rsidP="003811C7">
            <w:pPr>
              <w:spacing w:before="100" w:beforeAutospacing="1" w:after="100" w:afterAutospacing="1" w:line="230" w:lineRule="atLeast"/>
              <w:jc w:val="both"/>
              <w:rPr>
                <w:rFonts w:asciiTheme="minorHAnsi" w:eastAsia="MS Mincho" w:hAnsiTheme="minorHAnsi"/>
                <w:b/>
                <w:noProof/>
                <w:sz w:val="18"/>
                <w:szCs w:val="18"/>
                <w:lang w:val="en-CA"/>
              </w:rPr>
            </w:pPr>
            <w:r w:rsidRPr="00585E84">
              <w:rPr>
                <w:rFonts w:asciiTheme="minorHAnsi" w:eastAsia="MS Mincho" w:hAnsiTheme="minorHAnsi"/>
                <w:b/>
                <w:noProof/>
                <w:sz w:val="18"/>
                <w:szCs w:val="18"/>
                <w:lang w:val="en-CA"/>
              </w:rPr>
              <w:t>/req/</w:t>
            </w:r>
            <w:r w:rsidR="002C1418" w:rsidRPr="00585E84">
              <w:rPr>
                <w:rFonts w:asciiTheme="minorHAnsi" w:eastAsia="MS Mincho" w:hAnsiTheme="minorHAnsi"/>
                <w:b/>
                <w:noProof/>
                <w:sz w:val="18"/>
                <w:szCs w:val="18"/>
                <w:lang w:val="en-CA"/>
              </w:rPr>
              <w:t>gsml4-lite</w:t>
            </w:r>
            <w:r w:rsidRPr="00585E84">
              <w:rPr>
                <w:rFonts w:asciiTheme="minorHAnsi" w:eastAsia="MS Mincho" w:hAnsiTheme="minorHAnsi"/>
                <w:b/>
                <w:noProof/>
                <w:sz w:val="18"/>
                <w:szCs w:val="18"/>
                <w:lang w:val="en-CA"/>
              </w:rPr>
              <w:t xml:space="preserve">/datetime </w:t>
            </w:r>
          </w:p>
          <w:p w14:paraId="43E56F00"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Calendar date and time SHALL be formatted according to ISO 8601.</w:t>
            </w:r>
          </w:p>
        </w:tc>
      </w:tr>
      <w:tr w:rsidR="002C1116" w:rsidRPr="00585E84" w14:paraId="3BB972B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84D9AFC"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43FA69D" w14:textId="69DA966D" w:rsidR="002C1116" w:rsidRPr="00585E84" w:rsidRDefault="002C1116" w:rsidP="003811C7">
            <w:pPr>
              <w:spacing w:before="100" w:beforeAutospacing="1" w:after="100" w:afterAutospacing="1" w:line="230" w:lineRule="atLeast"/>
              <w:jc w:val="both"/>
              <w:rPr>
                <w:rStyle w:val="requri"/>
                <w:rFonts w:asciiTheme="minorHAnsi" w:eastAsia="MS Mincho" w:hAnsiTheme="minorHAnsi"/>
                <w:noProof/>
                <w:szCs w:val="18"/>
                <w:lang w:val="en-CA"/>
              </w:rPr>
            </w:pPr>
            <w:r w:rsidRPr="00585E84">
              <w:rPr>
                <w:rStyle w:val="requri"/>
                <w:rFonts w:asciiTheme="minorHAnsi" w:hAnsiTheme="minorHAnsi"/>
                <w:noProof/>
                <w:szCs w:val="18"/>
                <w:lang w:val="en-CA"/>
              </w:rPr>
              <w:t>/req/</w:t>
            </w:r>
            <w:r w:rsidR="002C1418" w:rsidRPr="00585E84">
              <w:rPr>
                <w:rStyle w:val="requri"/>
                <w:rFonts w:asciiTheme="minorHAnsi" w:hAnsiTheme="minorHAnsi"/>
                <w:noProof/>
                <w:szCs w:val="18"/>
                <w:lang w:val="en-CA"/>
              </w:rPr>
              <w:t>gsml4-lite</w:t>
            </w:r>
            <w:r w:rsidRPr="00585E84">
              <w:rPr>
                <w:rStyle w:val="requri"/>
                <w:rFonts w:asciiTheme="minorHAnsi" w:hAnsiTheme="minorHAnsi"/>
                <w:noProof/>
                <w:szCs w:val="18"/>
                <w:lang w:val="en-CA"/>
              </w:rPr>
              <w:t>/uri</w:t>
            </w:r>
            <w:r w:rsidRPr="00585E84">
              <w:rPr>
                <w:rStyle w:val="requri"/>
                <w:rFonts w:asciiTheme="minorHAnsi" w:eastAsia="MS Mincho" w:hAnsiTheme="minorHAnsi"/>
                <w:noProof/>
                <w:szCs w:val="18"/>
                <w:lang w:val="en-CA"/>
              </w:rPr>
              <w:t xml:space="preserve"> </w:t>
            </w:r>
          </w:p>
          <w:p w14:paraId="08E7B28D"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Properties which name end with “_uri” SHALL contain a string conformant to URI format as specified in RFC 3986.</w:t>
            </w:r>
          </w:p>
        </w:tc>
      </w:tr>
      <w:tr w:rsidR="002C1116" w:rsidRPr="00585E84" w14:paraId="581828C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4727F64"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78DFFE9" w14:textId="1D0DAACF" w:rsidR="002C1116" w:rsidRPr="00585E84" w:rsidRDefault="002C1116" w:rsidP="003811C7">
            <w:pPr>
              <w:spacing w:before="100" w:beforeAutospacing="1" w:after="100" w:afterAutospacing="1" w:line="230" w:lineRule="atLeast"/>
              <w:jc w:val="both"/>
              <w:rPr>
                <w:rStyle w:val="requri"/>
                <w:rFonts w:asciiTheme="minorHAnsi" w:eastAsia="MS Mincho" w:hAnsiTheme="minorHAnsi"/>
                <w:noProof/>
                <w:szCs w:val="18"/>
                <w:lang w:val="en-CA"/>
              </w:rPr>
            </w:pPr>
            <w:r w:rsidRPr="00585E84">
              <w:rPr>
                <w:rStyle w:val="requri"/>
                <w:rFonts w:asciiTheme="minorHAnsi" w:hAnsiTheme="minorHAnsi"/>
                <w:noProof/>
                <w:szCs w:val="18"/>
                <w:lang w:val="en-CA"/>
              </w:rPr>
              <w:t>/req/</w:t>
            </w:r>
            <w:r w:rsidR="002C1418" w:rsidRPr="00585E84">
              <w:rPr>
                <w:rStyle w:val="requri"/>
                <w:rFonts w:asciiTheme="minorHAnsi" w:hAnsiTheme="minorHAnsi"/>
                <w:noProof/>
                <w:szCs w:val="18"/>
                <w:lang w:val="en-CA"/>
              </w:rPr>
              <w:t>gsml4-lite</w:t>
            </w:r>
            <w:r w:rsidRPr="00585E84">
              <w:rPr>
                <w:rStyle w:val="requri"/>
                <w:rFonts w:asciiTheme="minorHAnsi" w:hAnsiTheme="minorHAnsi"/>
                <w:noProof/>
                <w:szCs w:val="18"/>
                <w:lang w:val="en-CA"/>
              </w:rPr>
              <w:t>/resolvable-uri</w:t>
            </w:r>
            <w:r w:rsidRPr="00585E84">
              <w:rPr>
                <w:rStyle w:val="requri"/>
                <w:rFonts w:asciiTheme="minorHAnsi" w:eastAsia="MS Mincho" w:hAnsiTheme="minorHAnsi"/>
                <w:noProof/>
                <w:szCs w:val="18"/>
                <w:lang w:val="en-CA"/>
              </w:rPr>
              <w:t xml:space="preserve"> </w:t>
            </w:r>
          </w:p>
          <w:p w14:paraId="2D9F6CA8" w14:textId="6624EB2C" w:rsidR="002C1116" w:rsidRPr="00585E84" w:rsidRDefault="002C1116" w:rsidP="00585E84">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Properties containi</w:t>
            </w:r>
            <w:r w:rsidR="00585E84">
              <w:rPr>
                <w:rFonts w:asciiTheme="minorHAnsi" w:eastAsia="MS Mincho" w:hAnsiTheme="minorHAnsi"/>
                <w:sz w:val="18"/>
                <w:szCs w:val="18"/>
                <w:lang w:val="en-CA"/>
              </w:rPr>
              <w:t>ng a valid URI SHOULD be dereferenceable.</w:t>
            </w:r>
          </w:p>
        </w:tc>
      </w:tr>
      <w:tr w:rsidR="002C1116" w:rsidRPr="00585E84" w14:paraId="7FC5DB5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E1E3B1"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E8BF03" w14:textId="77777777" w:rsidR="002C1116" w:rsidRPr="00585E84" w:rsidRDefault="002C1116" w:rsidP="003811C7">
            <w:pPr>
              <w:spacing w:before="100" w:beforeAutospacing="1" w:after="100" w:afterAutospacing="1" w:line="230" w:lineRule="atLeast"/>
              <w:jc w:val="both"/>
              <w:rPr>
                <w:rStyle w:val="requri"/>
                <w:rFonts w:asciiTheme="minorHAnsi" w:eastAsia="MS Mincho" w:hAnsiTheme="minorHAnsi"/>
                <w:noProof/>
                <w:szCs w:val="18"/>
                <w:lang w:val="en-CA"/>
              </w:rPr>
            </w:pPr>
            <w:r w:rsidRPr="00585E84">
              <w:rPr>
                <w:rStyle w:val="requri"/>
                <w:rFonts w:asciiTheme="minorHAnsi" w:hAnsiTheme="minorHAnsi"/>
                <w:noProof/>
                <w:szCs w:val="18"/>
                <w:lang w:val="en-CA"/>
              </w:rPr>
              <w:t>/req/gsml4-lite/user-defined</w:t>
            </w:r>
            <w:r w:rsidRPr="00585E84">
              <w:rPr>
                <w:rStyle w:val="requri"/>
                <w:rFonts w:asciiTheme="minorHAnsi" w:eastAsia="MS Mincho" w:hAnsiTheme="minorHAnsi"/>
                <w:noProof/>
                <w:szCs w:val="18"/>
                <w:lang w:val="en-CA"/>
              </w:rPr>
              <w:t xml:space="preserve"> </w:t>
            </w:r>
          </w:p>
          <w:p w14:paraId="18F4BB65"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Features delivered with user defined properties SHALL be conformant to GML Simple Feature Level 0.</w:t>
            </w:r>
          </w:p>
        </w:tc>
      </w:tr>
      <w:tr w:rsidR="002C1116" w:rsidRPr="00585E84" w14:paraId="4C846CC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47CAE03"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2C8A6D" w14:textId="18E8319F"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/req/gsml4-lite/identifier-unique</w:t>
            </w:r>
          </w:p>
          <w:p w14:paraId="2DC72934" w14:textId="254FAD83" w:rsidR="002C1116" w:rsidRPr="00585E84" w:rsidRDefault="00585E84" w:rsidP="003811C7">
            <w:pPr>
              <w:spacing w:before="100" w:beforeAutospacing="1" w:after="100" w:afterAutospacing="1" w:line="230" w:lineRule="atLeast"/>
              <w:jc w:val="both"/>
              <w:rPr>
                <w:rStyle w:val="requri"/>
                <w:rFonts w:asciiTheme="minorHAnsi" w:hAnsiTheme="minorHAnsi"/>
                <w:b w:val="0"/>
                <w:szCs w:val="18"/>
                <w:lang w:val="en-CA"/>
              </w:rPr>
            </w:pPr>
            <w:r>
              <w:rPr>
                <w:rStyle w:val="requri"/>
                <w:rFonts w:asciiTheme="minorHAnsi" w:hAnsiTheme="minorHAnsi"/>
                <w:b w:val="0"/>
                <w:szCs w:val="18"/>
                <w:lang w:val="en-CA"/>
              </w:rPr>
              <w:t>I</w:t>
            </w:r>
            <w:r w:rsidR="002C1116" w:rsidRPr="00585E84">
              <w:rPr>
                <w:rStyle w:val="requri"/>
                <w:rFonts w:asciiTheme="minorHAnsi" w:hAnsiTheme="minorHAnsi"/>
                <w:b w:val="0"/>
                <w:szCs w:val="18"/>
                <w:lang w:val="en-CA"/>
              </w:rPr>
              <w:t>dentifier</w:t>
            </w:r>
            <w:r>
              <w:rPr>
                <w:rStyle w:val="requri"/>
                <w:rFonts w:asciiTheme="minorHAnsi" w:hAnsiTheme="minorHAnsi"/>
                <w:b w:val="0"/>
                <w:szCs w:val="18"/>
                <w:lang w:val="en-CA"/>
              </w:rPr>
              <w:t>s</w:t>
            </w:r>
            <w:r w:rsidR="002C1116" w:rsidRPr="00585E84">
              <w:rPr>
                <w:rStyle w:val="requri"/>
                <w:rFonts w:asciiTheme="minorHAnsi" w:hAnsiTheme="minorHAnsi"/>
                <w:b w:val="0"/>
                <w:szCs w:val="18"/>
                <w:lang w:val="en-CA"/>
              </w:rPr>
              <w:t xml:space="preserve"> SHALL be unique to a dataset.</w:t>
            </w:r>
          </w:p>
        </w:tc>
      </w:tr>
      <w:tr w:rsidR="00585E84" w:rsidRPr="00585E84" w14:paraId="6A33253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618D78F" w14:textId="50432E48" w:rsidR="00585E84" w:rsidRPr="00585E84" w:rsidRDefault="00585E84"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74F4256" w14:textId="37FE4679" w:rsidR="00585E84" w:rsidRPr="00585E84" w:rsidRDefault="00585E84" w:rsidP="00585E84">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/req/gsml4-lite/identifier-</w:t>
            </w:r>
            <w:r w:rsidRPr="00585E84">
              <w:rPr>
                <w:rStyle w:val="requri"/>
                <w:rFonts w:asciiTheme="minorHAnsi" w:hAnsiTheme="minorHAnsi"/>
                <w:noProof/>
                <w:szCs w:val="18"/>
                <w:lang w:val="en-CA"/>
              </w:rPr>
              <w:t>uri</w:t>
            </w:r>
          </w:p>
          <w:p w14:paraId="12127C31" w14:textId="5CEB72F6" w:rsidR="00585E84" w:rsidRPr="00585E84" w:rsidRDefault="00585E84" w:rsidP="003811C7">
            <w:pPr>
              <w:spacing w:before="100" w:beforeAutospacing="1" w:after="100" w:afterAutospacing="1" w:line="230" w:lineRule="atLeast"/>
              <w:jc w:val="both"/>
              <w:rPr>
                <w:rStyle w:val="requri"/>
                <w:rFonts w:asciiTheme="minorHAnsi" w:hAnsiTheme="minorHAnsi"/>
                <w:b w:val="0"/>
                <w:noProof/>
                <w:szCs w:val="18"/>
                <w:lang w:val="en-CA"/>
              </w:rPr>
            </w:pPr>
            <w:r w:rsidRPr="00585E84">
              <w:rPr>
                <w:rStyle w:val="requri"/>
                <w:rFonts w:asciiTheme="minorHAnsi" w:hAnsiTheme="minorHAnsi"/>
                <w:b w:val="0"/>
                <w:noProof/>
                <w:szCs w:val="18"/>
                <w:lang w:val="en-CA"/>
              </w:rPr>
              <w:t>Identifier</w:t>
            </w:r>
            <w:r>
              <w:rPr>
                <w:rStyle w:val="requri"/>
                <w:rFonts w:asciiTheme="minorHAnsi" w:hAnsiTheme="minorHAnsi"/>
                <w:b w:val="0"/>
                <w:noProof/>
                <w:szCs w:val="18"/>
                <w:lang w:val="en-CA"/>
              </w:rPr>
              <w:t>s</w:t>
            </w:r>
            <w:r w:rsidRPr="00585E84">
              <w:rPr>
                <w:rStyle w:val="requri"/>
                <w:rFonts w:asciiTheme="minorHAnsi" w:hAnsiTheme="minorHAnsi"/>
                <w:b w:val="0"/>
                <w:noProof/>
                <w:szCs w:val="18"/>
                <w:lang w:val="en-CA"/>
              </w:rPr>
              <w:t xml:space="preserve"> SHALL be formatted as URI according to RFC 3986.</w:t>
            </w:r>
          </w:p>
        </w:tc>
      </w:tr>
      <w:tr w:rsidR="002C1116" w:rsidRPr="00585E84" w14:paraId="0A4E40F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F4F0E87"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6ED15E6" w14:textId="02511964"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/req/gsml4-lite/geologicunitview-identifier</w:t>
            </w:r>
          </w:p>
          <w:p w14:paraId="306E15FC"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Where possible, GeologicUnitView identifier SHOULD correspond to an instance of MappedFeature.</w:t>
            </w:r>
          </w:p>
        </w:tc>
      </w:tr>
      <w:tr w:rsidR="002C1116" w:rsidRPr="00585E84" w14:paraId="2C8E8CF1"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DE93D"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89AFE3" w14:textId="63250C99"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/req/gsml4-lite/geologicunitview-representativeLithology</w:t>
            </w:r>
          </w:p>
          <w:p w14:paraId="2A2D7281"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representativeLithology_uri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2C1116" w:rsidRPr="00585E84" w14:paraId="200B50B9"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3C1B75D"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9A4655E" w14:textId="6C5E615B" w:rsidR="002C1116" w:rsidRPr="00585E84" w:rsidRDefault="002C1418"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w:t>
            </w:r>
            <w:r w:rsidR="002C1116" w:rsidRPr="00585E84">
              <w:rPr>
                <w:rStyle w:val="requri"/>
                <w:rFonts w:asciiTheme="minorHAnsi" w:hAnsiTheme="minorHAnsi"/>
                <w:noProof/>
                <w:szCs w:val="18"/>
                <w:lang w:val="en-CA"/>
              </w:rPr>
              <w:t>gsml4-lite/geologicunitview-representativeAge</w:t>
            </w:r>
          </w:p>
          <w:p w14:paraId="62D1A748"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representativeAge_uri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85E84" w14:paraId="362BBF5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D247B55"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B9C5993" w14:textId="76E92FEA"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/req/gsml4-lite/geologicunitview-representativeOlderAge</w:t>
            </w:r>
          </w:p>
          <w:p w14:paraId="2825333F"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representativeOlderAge_uri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85E84" w14:paraId="27CE402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7595DED"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A7532B3" w14:textId="6B315574"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/req/gsml4-lite/geologicunitview-representativeYoungerAge</w:t>
            </w:r>
          </w:p>
          <w:p w14:paraId="0D26E28F"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 xml:space="preserve">representativeYoungerAge_uri value SHALL refer to a controlled concept specifying the most </w:t>
            </w:r>
            <w:r w:rsidRPr="00585E84">
              <w:rPr>
                <w:rStyle w:val="reqtext"/>
                <w:rFonts w:asciiTheme="minorHAnsi" w:hAnsiTheme="minorHAnsi"/>
                <w:szCs w:val="18"/>
                <w:lang w:val="en-CA"/>
              </w:rPr>
              <w:lastRenderedPageBreak/>
              <w:t>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85E84" w14:paraId="1750AE0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FAE20"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7347BD91" w14:textId="1C6702CB"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/req/gsml4-lite/geologicunitview-specification</w:t>
            </w:r>
          </w:p>
          <w:p w14:paraId="22404981" w14:textId="2D401DC7" w:rsidR="002C1116" w:rsidRPr="00585E84" w:rsidRDefault="002C1116" w:rsidP="00AF3FC1">
            <w:pPr>
              <w:spacing w:before="100" w:beforeAutospacing="1" w:after="100" w:afterAutospacing="1" w:line="230" w:lineRule="atLeast"/>
              <w:jc w:val="both"/>
              <w:rPr>
                <w:rStyle w:val="requri"/>
                <w:rFonts w:asciiTheme="minorHAnsi" w:hAnsiTheme="minorHAnsi"/>
                <w:szCs w:val="18"/>
              </w:rPr>
            </w:pPr>
            <w:r w:rsidRPr="00585E84">
              <w:rPr>
                <w:rStyle w:val="reqtext"/>
                <w:rFonts w:asciiTheme="minorHAnsi" w:hAnsiTheme="minorHAnsi"/>
                <w:szCs w:val="18"/>
                <w:lang w:val="en-CA"/>
              </w:rPr>
              <w:t xml:space="preserve">specification_uri value SHOULD refer the GeoSciML GeologicUnit feature that describes the instance in detail. </w:t>
            </w:r>
          </w:p>
        </w:tc>
      </w:tr>
      <w:tr w:rsidR="002C1116" w:rsidRPr="00585E84" w14:paraId="5A44809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D305BE5" w14:textId="72B2AFAE" w:rsidR="002C1116" w:rsidRPr="00585E84" w:rsidRDefault="00CE173B"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3421984" w14:textId="49C9E65F"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/req/gsml4-lite/boreholeview-identifier</w:t>
            </w:r>
          </w:p>
          <w:p w14:paraId="69D98EB4"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identifier SHOULD resolve to a representation of a GeoSciML Borehole.</w:t>
            </w:r>
          </w:p>
        </w:tc>
      </w:tr>
      <w:tr w:rsidR="002C1116" w:rsidRPr="00585E84" w14:paraId="396B6FFE"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106A5C2"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11C916" w14:textId="5D90867C"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w:t>
            </w:r>
            <w:r w:rsidR="001B7AC0" w:rsidRPr="00585E84">
              <w:rPr>
                <w:rStyle w:val="requri"/>
                <w:rFonts w:asciiTheme="minorHAnsi" w:hAnsiTheme="minorHAnsi"/>
                <w:noProof/>
                <w:szCs w:val="18"/>
                <w:lang w:val="en-CA"/>
              </w:rPr>
              <w:t>l4-lite/boreholeview-elevation-c</w:t>
            </w:r>
            <w:r w:rsidRPr="00585E84">
              <w:rPr>
                <w:rStyle w:val="requri"/>
                <w:rFonts w:asciiTheme="minorHAnsi" w:hAnsiTheme="minorHAnsi"/>
                <w:noProof/>
                <w:szCs w:val="18"/>
                <w:lang w:val="en-CA"/>
              </w:rPr>
              <w:t>rs</w:t>
            </w:r>
          </w:p>
          <w:p w14:paraId="105C2105"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If present, elevation_srs SHALL resolve to a valid EPSG vertical datum in the range EPSG:5600 to EPSG:5799</w:t>
            </w:r>
          </w:p>
        </w:tc>
      </w:tr>
      <w:tr w:rsidR="002C1116" w:rsidRPr="00585E84" w14:paraId="5795CB74"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9B43F6F"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F26F33" w14:textId="4DA57708"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/req/gsml4-lite/boreholeview-parentBorehole-uri</w:t>
            </w:r>
          </w:p>
          <w:p w14:paraId="69A0C440"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If present, parentBorehole_uri SHOULD resolve to a representation of a GeoSciML borehole.</w:t>
            </w:r>
          </w:p>
        </w:tc>
      </w:tr>
      <w:tr w:rsidR="002C1116" w:rsidRPr="00585E84" w14:paraId="6EFB146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8AAF2D0" w14:textId="3876F705" w:rsidR="002C1116" w:rsidRPr="00585E84" w:rsidRDefault="00AF3FC1" w:rsidP="003811C7">
            <w:pPr>
              <w:spacing w:before="100" w:beforeAutospacing="1" w:after="100" w:afterAutospacing="1" w:line="230" w:lineRule="atLeast"/>
              <w:jc w:val="both"/>
              <w:rPr>
                <w:rFonts w:asciiTheme="minorHAnsi" w:eastAsia="MS Mincho" w:hAnsiTheme="minorHAnsi"/>
                <w:b/>
                <w:sz w:val="18"/>
                <w:szCs w:val="18"/>
                <w:lang w:val="en-CA"/>
              </w:rPr>
            </w:pPr>
            <w:r>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1EEF4" w14:textId="0367FE24"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/req/gsml4-lite/contactview-identifier</w:t>
            </w:r>
          </w:p>
          <w:p w14:paraId="33A8D4DE"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identifier SHOULD correspond to an instance of MappedFeature.</w:t>
            </w:r>
          </w:p>
        </w:tc>
      </w:tr>
      <w:tr w:rsidR="002C1116" w:rsidRPr="00585E84" w14:paraId="0ACA6C2A"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4A7F66"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20626BA" w14:textId="46FB794F"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/req/gsml4-lite/geologicspecimenview-identifier</w:t>
            </w:r>
          </w:p>
          <w:p w14:paraId="110869AA"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identifier SHOULD correspond to an instance of GeoSciML GeologicSpecimen.</w:t>
            </w:r>
          </w:p>
        </w:tc>
      </w:tr>
      <w:tr w:rsidR="002C1116" w:rsidRPr="00585E84" w14:paraId="517AAB5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A42CBA"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F548827" w14:textId="7FB0A142"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/req/gsml4-lite/geomorphologicunitview-identifier</w:t>
            </w:r>
          </w:p>
          <w:p w14:paraId="28F81CEE"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identifier SHOULD correspond to a representation of GeoSciML MappedFeature.</w:t>
            </w:r>
          </w:p>
        </w:tc>
      </w:tr>
      <w:tr w:rsidR="002C1116" w:rsidRPr="00585E84" w14:paraId="3515B25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A0C942E"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F9D858B" w14:textId="7279DE40"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/req/gsml4-lite/sheardisplacemenstructureview-identifier</w:t>
            </w:r>
          </w:p>
          <w:p w14:paraId="591927B8"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identifier SHOULD correspond to a representation of GeoSciML MappedFeature.</w:t>
            </w:r>
          </w:p>
        </w:tc>
      </w:tr>
      <w:tr w:rsidR="002C1116" w:rsidRPr="00585E84" w14:paraId="14080CE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C683835"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541195A" w14:textId="4F50CA64"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/req/gsml4-lite/siteobservationview-identifier</w:t>
            </w:r>
          </w:p>
          <w:p w14:paraId="0D767235" w14:textId="46EF594D"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 xml:space="preserve">identifier SHOULD correspond to a representation of </w:t>
            </w:r>
            <w:r w:rsidR="00AF3FC1">
              <w:rPr>
                <w:rStyle w:val="reqtext"/>
                <w:rFonts w:asciiTheme="minorHAnsi" w:hAnsiTheme="minorHAnsi"/>
                <w:szCs w:val="18"/>
                <w:lang w:val="en-CA"/>
              </w:rPr>
              <w:t>OM::</w:t>
            </w:r>
            <w:r w:rsidRPr="00585E84">
              <w:rPr>
                <w:rStyle w:val="reqtext"/>
                <w:rFonts w:asciiTheme="minorHAnsi" w:hAnsiTheme="minorHAnsi"/>
                <w:szCs w:val="18"/>
                <w:lang w:val="en-CA"/>
              </w:rPr>
              <w:t>OM_Observation.</w:t>
            </w:r>
          </w:p>
        </w:tc>
      </w:tr>
      <w:tr w:rsidR="002C1116" w:rsidRPr="00585E84" w14:paraId="56A1618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3E4F0B6"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F33F52" w14:textId="37AEC21F"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/req/gsml4-lite/siteobservationview-symbolRotation</w:t>
            </w:r>
          </w:p>
          <w:p w14:paraId="1ED11863"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If present, the symbolRotation SHALL be a value in the range [0,360[.</w:t>
            </w:r>
          </w:p>
        </w:tc>
      </w:tr>
    </w:tbl>
    <w:p w14:paraId="0826A660" w14:textId="77777777" w:rsidR="002C1116" w:rsidRPr="00225333" w:rsidRDefault="002C1116" w:rsidP="002C1116"/>
    <w:p w14:paraId="4DC964CD" w14:textId="77777777" w:rsidR="002C1116" w:rsidRDefault="002C1116" w:rsidP="002C1116">
      <w:pPr>
        <w:spacing w:after="0"/>
        <w:rPr>
          <w:lang w:val="en-CA"/>
        </w:rPr>
      </w:pPr>
      <w:r w:rsidRPr="00762332">
        <w:rPr>
          <w:lang w:val="en-CA"/>
        </w:rPr>
        <w:t>GeoSciML-</w:t>
      </w:r>
      <w:r>
        <w:rPr>
          <w:lang w:val="en-CA"/>
        </w:rPr>
        <w:t>Lite</w:t>
      </w:r>
      <w:r w:rsidRPr="00762332">
        <w:rPr>
          <w:lang w:val="en-CA"/>
        </w:rPr>
        <w:t xml:space="preserve"> is </w:t>
      </w:r>
      <w:r>
        <w:rPr>
          <w:lang w:val="en-CA"/>
        </w:rPr>
        <w:t xml:space="preserve">a simplification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422CE197" w14:textId="77777777" w:rsidR="002C1116" w:rsidRDefault="002C1116" w:rsidP="002C1116">
      <w:pPr>
        <w:spacing w:after="0"/>
        <w:rPr>
          <w:lang w:val="en-CA"/>
        </w:rPr>
      </w:pPr>
    </w:p>
    <w:p w14:paraId="4ED744E2" w14:textId="77777777" w:rsidR="002C1116" w:rsidRDefault="002C1116" w:rsidP="002C111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Pr>
          <w:lang w:val="en-CA"/>
        </w:rPr>
        <w:t>Lite</w:t>
      </w:r>
      <w:r w:rsidRPr="00762332">
        <w:rPr>
          <w:lang w:val="en-CA"/>
        </w:rPr>
        <w:t xml:space="preserve"> data structure includes text fields with information for human users browsing a geologic map, a link to a full GeoSciML feature element if </w:t>
      </w:r>
      <w:r w:rsidRPr="00762332">
        <w:rPr>
          <w:lang w:val="en-CA"/>
        </w:rPr>
        <w:lastRenderedPageBreak/>
        <w:t xml:space="preserve">available, and a symbol identifier field to enable a user-defined symbolization scheme in each map service. </w:t>
      </w:r>
    </w:p>
    <w:p w14:paraId="337A6293" w14:textId="77777777" w:rsidR="002C1116" w:rsidRDefault="002C1116" w:rsidP="002C1116">
      <w:pPr>
        <w:spacing w:after="0"/>
        <w:rPr>
          <w:lang w:val="en-CA"/>
        </w:rPr>
      </w:pPr>
    </w:p>
    <w:p w14:paraId="79247E63" w14:textId="77777777" w:rsidR="002C1116" w:rsidRDefault="002C1116" w:rsidP="002C1116">
      <w:pPr>
        <w:spacing w:after="0"/>
        <w:rPr>
          <w:lang w:val="en-CA"/>
        </w:rPr>
      </w:pPr>
      <w:r w:rsidRPr="00762332">
        <w:rPr>
          <w:lang w:val="en-CA"/>
        </w:rPr>
        <w:t xml:space="preserve">By linking the simple feature WMS with a GeoSciML WFS, clients can acquire geologic feature descriptions that can be used in web-mapping applications to construct custom legends. Linking to full GeoSciML features allows the </w:t>
      </w:r>
      <w:r>
        <w:rPr>
          <w:lang w:val="en-CA"/>
        </w:rPr>
        <w:t>lite</w:t>
      </w:r>
      <w:r w:rsidRPr="00762332">
        <w:rPr>
          <w:lang w:val="en-CA"/>
        </w:rPr>
        <w:t xml:space="preserve"> schema to be used in a map browsing and query interface to identify and select features for further processing that can be acquired as highly structured, information-rich GML features.</w:t>
      </w:r>
    </w:p>
    <w:p w14:paraId="081185C4" w14:textId="77777777" w:rsidR="002C1116" w:rsidRDefault="002C1116" w:rsidP="002C1116">
      <w:pPr>
        <w:spacing w:after="0"/>
        <w:ind w:left="720"/>
        <w:rPr>
          <w:lang w:val="en-CA"/>
        </w:rPr>
      </w:pPr>
    </w:p>
    <w:p w14:paraId="234575F7" w14:textId="77777777" w:rsidR="002C1116" w:rsidRDefault="002C1116" w:rsidP="002C1116">
      <w:pPr>
        <w:pStyle w:val="Lgende"/>
        <w:jc w:val="center"/>
        <w:rPr>
          <w:noProof/>
          <w:lang w:val="en-AU" w:eastAsia="en-AU"/>
        </w:rPr>
      </w:pPr>
      <w:r>
        <w:rPr>
          <w:noProof/>
          <w:lang w:val="en-CA" w:eastAsia="en-CA"/>
        </w:rPr>
        <w:drawing>
          <wp:inline distT="0" distB="0" distL="0" distR="0" wp14:anchorId="44A3B7DE" wp14:editId="57D196DD">
            <wp:extent cx="4191000" cy="40386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3ACB3C54" w14:textId="77777777" w:rsidR="002C1116" w:rsidRPr="00804C60" w:rsidRDefault="002C1116" w:rsidP="002C1116">
      <w:pPr>
        <w:pStyle w:val="Lgende"/>
        <w:jc w:val="center"/>
        <w:rPr>
          <w:color w:val="000000"/>
          <w:lang w:val="en-CA"/>
        </w:rPr>
      </w:pPr>
      <w:r w:rsidRPr="00804C60">
        <w:rPr>
          <w:color w:val="000000"/>
        </w:rPr>
        <w:t xml:space="preserve">Figure </w:t>
      </w:r>
      <w:r w:rsidRPr="00804C60">
        <w:rPr>
          <w:color w:val="000000"/>
        </w:rPr>
        <w:fldChar w:fldCharType="begin"/>
      </w:r>
      <w:r w:rsidRPr="00804C60">
        <w:rPr>
          <w:color w:val="000000"/>
        </w:rPr>
        <w:instrText xml:space="preserve"> SEQ Figure \* ARABIC </w:instrText>
      </w:r>
      <w:r w:rsidRPr="00804C60">
        <w:rPr>
          <w:color w:val="000000"/>
        </w:rPr>
        <w:fldChar w:fldCharType="separate"/>
      </w:r>
      <w:r w:rsidR="00AD44BE">
        <w:rPr>
          <w:noProof/>
          <w:color w:val="000000"/>
        </w:rPr>
        <w:t>97</w:t>
      </w:r>
      <w:r w:rsidRPr="00804C60">
        <w:rPr>
          <w:noProof/>
          <w:color w:val="000000"/>
        </w:rPr>
        <w:fldChar w:fldCharType="end"/>
      </w:r>
      <w:r w:rsidRPr="00804C60">
        <w:rPr>
          <w:color w:val="000000"/>
        </w:rPr>
        <w:t xml:space="preserve"> - Package dependency for GeoSciML </w:t>
      </w:r>
      <w:r>
        <w:rPr>
          <w:color w:val="000000"/>
        </w:rPr>
        <w:t>Lite.</w:t>
      </w:r>
    </w:p>
    <w:p w14:paraId="21D633D1" w14:textId="086C6867" w:rsidR="002C1116" w:rsidRDefault="002C1116" w:rsidP="002C1116">
      <w:pPr>
        <w:rPr>
          <w:lang w:val="en-CA"/>
        </w:rPr>
      </w:pPr>
      <w:r w:rsidRPr="00762332">
        <w:rPr>
          <w:lang w:val="en-CA"/>
        </w:rPr>
        <w:t>GeoSciML-</w:t>
      </w:r>
      <w:r>
        <w:rPr>
          <w:lang w:val="en-CA"/>
        </w:rPr>
        <w:t>Lite</w:t>
      </w:r>
      <w:r w:rsidRPr="00762332">
        <w:rPr>
          <w:lang w:val="en-CA"/>
        </w:rPr>
        <w:t xml:space="preserve"> conforms to the </w:t>
      </w:r>
      <w:r>
        <w:rPr>
          <w:lang w:val="en-CA"/>
        </w:rPr>
        <w:t>L</w:t>
      </w:r>
      <w:r w:rsidRPr="00762332">
        <w:rPr>
          <w:lang w:val="en-CA"/>
        </w:rPr>
        <w:t>evel 0 of the Simple Feature</w:t>
      </w:r>
      <w:r w:rsidR="00D41FCD">
        <w:rPr>
          <w:lang w:val="en-CA"/>
        </w:rPr>
        <w:t>s Profile for GML (OGC 10-100r,</w:t>
      </w:r>
      <w:r w:rsidRPr="00762332">
        <w:rPr>
          <w:lang w:val="en-CA"/>
        </w:rPr>
        <w:t xml:space="preserve"> OGC 06-049). The simple features profile supports only a limited subset of possible GML geometry types that may be used to describe feature geographic location and shape. For the purposes of GeoSciML simple features, these include </w:t>
      </w:r>
      <w:r w:rsidRPr="00A0556F">
        <w:rPr>
          <w:rStyle w:val="Entity"/>
        </w:rPr>
        <w:t>GEO::Point, GEO::LineString, GEO::Curve, GEO::Polygon</w:t>
      </w:r>
      <w:r w:rsidRPr="00762332">
        <w:rPr>
          <w:lang w:val="en-CA"/>
        </w:rPr>
        <w:t xml:space="preserve">, </w:t>
      </w:r>
      <w:r w:rsidRPr="00A0556F">
        <w:rPr>
          <w:rStyle w:val="Entity"/>
        </w:rPr>
        <w:t>GEO::Surface, GEO::MultiPoint, GEO::MultiCurve, GEO::MultiSurface</w:t>
      </w:r>
      <w:r w:rsidRPr="00762332">
        <w:rPr>
          <w:lang w:val="en-CA"/>
        </w:rPr>
        <w:t xml:space="preserve"> and multi-geometry types consisting of collections of these base types.</w:t>
      </w:r>
    </w:p>
    <w:p w14:paraId="318E8F7A" w14:textId="3BA36B85" w:rsidR="002C1116" w:rsidRPr="00B9320B" w:rsidRDefault="007F63DD" w:rsidP="002C1116">
      <w:pPr>
        <w:rPr>
          <w:lang w:val="en-CA"/>
        </w:rPr>
      </w:pPr>
      <w:r>
        <w:rPr>
          <w:lang w:val="en-CA"/>
        </w:rPr>
        <w:t xml:space="preserve">Some </w:t>
      </w:r>
      <w:r w:rsidR="002C1116" w:rsidRPr="00B9320B">
        <w:rPr>
          <w:lang w:val="en-CA"/>
        </w:rPr>
        <w:t>GeoSciML-</w:t>
      </w:r>
      <w:r>
        <w:rPr>
          <w:lang w:val="en-CA"/>
        </w:rPr>
        <w:t>Lite</w:t>
      </w:r>
      <w:r w:rsidR="002C1116" w:rsidRPr="00B9320B">
        <w:rPr>
          <w:lang w:val="en-CA"/>
        </w:rPr>
        <w:t xml:space="preserve"> features are analogous to GeoSciML </w:t>
      </w:r>
      <w:r w:rsidR="002C1116">
        <w:rPr>
          <w:lang w:val="en-CA"/>
        </w:rPr>
        <w:t>M</w:t>
      </w:r>
      <w:r w:rsidR="002C1116" w:rsidRPr="00B9320B">
        <w:rPr>
          <w:lang w:val="en-CA"/>
        </w:rPr>
        <w:t>apped</w:t>
      </w:r>
      <w:r w:rsidR="002C1116">
        <w:rPr>
          <w:lang w:val="en-CA"/>
        </w:rPr>
        <w:t>F</w:t>
      </w:r>
      <w:r w:rsidR="002C1116" w:rsidRPr="00B9320B">
        <w:rPr>
          <w:lang w:val="en-CA"/>
        </w:rPr>
        <w:t xml:space="preserve">eatures, with additional text attributes for human consumption, a flatted-relation view of the age, and assignment to a single lithology. The </w:t>
      </w:r>
      <w:r w:rsidR="002C1116">
        <w:rPr>
          <w:lang w:val="en-CA"/>
        </w:rPr>
        <w:t>lite</w:t>
      </w:r>
      <w:r w:rsidR="002C1116" w:rsidRPr="00B9320B">
        <w:rPr>
          <w:lang w:val="en-CA"/>
        </w:rPr>
        <w:t xml:space="preserve"> schema consists of ‘free-text’ fields and identifier fields</w:t>
      </w:r>
      <w:r>
        <w:rPr>
          <w:lang w:val="en-CA"/>
        </w:rPr>
        <w:t xml:space="preserve">.  </w:t>
      </w:r>
      <w:r w:rsidRPr="007F63DD">
        <w:rPr>
          <w:lang w:val="en-CA"/>
        </w:rPr>
        <w:t>Best practice is that free text fields will, where possible, contain well-</w:t>
      </w:r>
      <w:r w:rsidRPr="007F63DD">
        <w:rPr>
          <w:lang w:val="en-CA"/>
        </w:rPr>
        <w:lastRenderedPageBreak/>
        <w:t>structured summaries of data in a format suitable for reading by the intended users.  For instance, an agreed common format like comma-delimited values should be adopted by user communities</w:t>
      </w:r>
      <w:r w:rsidR="002C1116" w:rsidRPr="00B9320B">
        <w:rPr>
          <w:lang w:val="en-CA"/>
        </w:rPr>
        <w:t xml:space="preserve">. Identifier fields should contain identifiers for concepts in a controlled vocabulary (for example </w:t>
      </w:r>
      <w:hyperlink r:id="rId118" w:history="1">
        <w:r w:rsidR="002C1116" w:rsidRPr="008465E6">
          <w:rPr>
            <w:rStyle w:val="Lienhypertexte"/>
            <w:lang w:val="en-CA"/>
          </w:rPr>
          <w:t>CGI Simple Lithology</w:t>
        </w:r>
      </w:hyperlink>
      <w:r w:rsidR="002C1116">
        <w:rPr>
          <w:rStyle w:val="Lienhypertexte"/>
          <w:lang w:val="en-CA"/>
        </w:rPr>
        <w:t xml:space="preserve"> (</w:t>
      </w:r>
      <w:r w:rsidR="002C1116" w:rsidRPr="009C4735">
        <w:rPr>
          <w:rStyle w:val="Lienhypertexte"/>
          <w:lang w:val="en-CA"/>
        </w:rPr>
        <w:t>http://resource.geosciml.org/classifier/cgi/lithology/</w:t>
      </w:r>
      <w:r w:rsidR="002C1116">
        <w:rPr>
          <w:rStyle w:val="Lienhypertexte"/>
          <w:lang w:val="en-CA"/>
        </w:rPr>
        <w:t>)</w:t>
      </w:r>
      <w:r w:rsidR="002C1116" w:rsidRPr="00B9320B">
        <w:rPr>
          <w:lang w:val="en-CA"/>
        </w:rPr>
        <w:t xml:space="preserve">) that specify representative thematic properties. Inclusion of these standardized identifiers enables interoperability across services. Ideally these should be URIs that can be </w:t>
      </w:r>
      <w:r w:rsidR="002C1116">
        <w:rPr>
          <w:lang w:val="en-CA"/>
        </w:rPr>
        <w:t>resolved</w:t>
      </w:r>
      <w:r w:rsidR="002C1116" w:rsidRPr="00B9320B">
        <w:rPr>
          <w:lang w:val="en-CA"/>
        </w:rPr>
        <w:t xml:space="preserve"> to obtain machine-processable or human-readable representati</w:t>
      </w:r>
      <w:r w:rsidR="002C1116">
        <w:rPr>
          <w:lang w:val="en-CA"/>
        </w:rPr>
        <w:t>ons of the identified concepts.</w:t>
      </w:r>
    </w:p>
    <w:p w14:paraId="4522F7CA" w14:textId="1E5BE4D9" w:rsidR="002C1116" w:rsidRDefault="002C1116" w:rsidP="002C1116">
      <w:pPr>
        <w:rPr>
          <w:lang w:val="en-CA"/>
        </w:rPr>
      </w:pPr>
      <w:r w:rsidRPr="00B9320B">
        <w:rPr>
          <w:lang w:val="en-CA"/>
        </w:rPr>
        <w:t xml:space="preserve">In addition, </w:t>
      </w:r>
      <w:r w:rsidR="007F63DD">
        <w:rPr>
          <w:lang w:val="en-CA"/>
        </w:rPr>
        <w:t>some</w:t>
      </w:r>
      <w:r w:rsidRPr="00B9320B">
        <w:rPr>
          <w:lang w:val="en-CA"/>
        </w:rPr>
        <w:t xml:space="preserve"> feature includes an (optional) identifier for a specification, which is a resource containing a description of that particular feature. In many cases, the descriptions will be the same for all </w:t>
      </w:r>
      <w:r>
        <w:rPr>
          <w:lang w:val="en-CA"/>
        </w:rPr>
        <w:t>geometries</w:t>
      </w:r>
      <w:r w:rsidRPr="00B9320B">
        <w:rPr>
          <w:lang w:val="en-CA"/>
        </w:rPr>
        <w:t xml:space="preserve">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Pr>
          <w:lang w:val="en-CA"/>
        </w:rPr>
        <w:t>resolvable</w:t>
      </w:r>
      <w:r w:rsidRPr="00B9320B">
        <w:rPr>
          <w:lang w:val="en-CA"/>
        </w:rPr>
        <w:t xml:space="preserve"> 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r>
        <w:rPr>
          <w:lang w:val="en-CA"/>
        </w:rPr>
        <w:t>the</w:t>
      </w:r>
      <w:r w:rsidRPr="00B9320B">
        <w:rPr>
          <w:lang w:val="en-CA"/>
        </w:rPr>
        <w:t xml:space="preserve"> GeoSciML</w:t>
      </w:r>
      <w:r>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6988CA43" w14:textId="77777777" w:rsidR="002C1116" w:rsidRDefault="002C1116" w:rsidP="002C1116">
      <w:pPr>
        <w:rPr>
          <w:lang w:val="en-CA"/>
        </w:rPr>
      </w:pPr>
    </w:p>
    <w:p w14:paraId="3FC449ED" w14:textId="77777777" w:rsidR="002C1116" w:rsidRDefault="002C1116" w:rsidP="002C1116">
      <w:pPr>
        <w:pStyle w:val="Titre3"/>
        <w:rPr>
          <w:lang w:val="en-CA"/>
        </w:rPr>
      </w:pPr>
      <w:bookmarkStart w:id="520" w:name="_Toc458154246"/>
      <w:r>
        <w:rPr>
          <w:lang w:val="en-CA"/>
        </w:rPr>
        <w:t>Property mapping</w:t>
      </w:r>
      <w:bookmarkEnd w:id="520"/>
    </w:p>
    <w:p w14:paraId="6854DDEA" w14:textId="77777777" w:rsidR="002C1116" w:rsidRDefault="002C1116" w:rsidP="002C1116">
      <w:pPr>
        <w:spacing w:after="0"/>
        <w:rPr>
          <w:lang w:val="en-CA"/>
        </w:rPr>
      </w:pPr>
    </w:p>
    <w:p w14:paraId="1AD24B87" w14:textId="77777777" w:rsidR="002C1116" w:rsidRDefault="002C1116" w:rsidP="002C1116">
      <w:pPr>
        <w:spacing w:after="0"/>
        <w:rPr>
          <w:lang w:val="en-CA"/>
        </w:rPr>
      </w:pPr>
      <w:r>
        <w:rPr>
          <w:lang w:val="en-CA"/>
        </w:rPr>
        <w:t>Lite properties are mapped to existing GeoSciML properties.  Values from GeoSciML complex properties are converted into GML SF-0 valid basic types (OGC 10-100r2, Clause 8.4.4.1). Different transformations scenarios are possible.</w:t>
      </w:r>
    </w:p>
    <w:p w14:paraId="10A834A4" w14:textId="77777777" w:rsidR="002C1116" w:rsidRDefault="002C1116" w:rsidP="002C1116">
      <w:pPr>
        <w:spacing w:after="0"/>
        <w:rPr>
          <w:lang w:val="en-CA"/>
        </w:rPr>
      </w:pPr>
    </w:p>
    <w:p w14:paraId="1FF82CB4" w14:textId="77777777" w:rsidR="002C1116" w:rsidRDefault="002C1116" w:rsidP="00C44904">
      <w:pPr>
        <w:pStyle w:val="Paragraphedeliste"/>
        <w:numPr>
          <w:ilvl w:val="0"/>
          <w:numId w:val="28"/>
        </w:numPr>
        <w:spacing w:after="0"/>
        <w:rPr>
          <w:lang w:val="en-CA"/>
        </w:rPr>
      </w:pPr>
      <w:r>
        <w:rPr>
          <w:lang w:val="en-CA"/>
        </w:rPr>
        <w:t>The GeoSciML property is already a basic type and the value is used as-is</w:t>
      </w:r>
    </w:p>
    <w:p w14:paraId="0ED7C6EA" w14:textId="6FF7DB9A" w:rsidR="002C1116" w:rsidRDefault="002C1116" w:rsidP="00C44904">
      <w:pPr>
        <w:pStyle w:val="Paragraphedeliste"/>
        <w:numPr>
          <w:ilvl w:val="0"/>
          <w:numId w:val="28"/>
        </w:numPr>
        <w:spacing w:after="0"/>
        <w:rPr>
          <w:lang w:val="en-CA"/>
        </w:rPr>
      </w:pPr>
      <w:r>
        <w:rPr>
          <w:lang w:val="en-CA"/>
        </w:rPr>
        <w:t>A representative element of the complex type is used. For ex</w:t>
      </w:r>
      <w:r w:rsidR="00650516">
        <w:rPr>
          <w:lang w:val="en-CA"/>
        </w:rPr>
        <w:t xml:space="preserve">ample; only </w:t>
      </w:r>
      <w:r w:rsidR="008F3406" w:rsidRPr="00A0556F">
        <w:rPr>
          <w:rStyle w:val="Entity"/>
        </w:rPr>
        <w:t>SWE::Category</w:t>
      </w:r>
      <w:r w:rsidR="00650516" w:rsidRPr="00A0556F">
        <w:rPr>
          <w:rStyle w:val="Entity"/>
        </w:rPr>
        <w:t>::value</w:t>
      </w:r>
      <w:r w:rsidR="00650516">
        <w:rPr>
          <w:lang w:val="en-CA"/>
        </w:rPr>
        <w:t>.</w:t>
      </w:r>
    </w:p>
    <w:p w14:paraId="06F6CA77" w14:textId="669E59C9" w:rsidR="002C1116" w:rsidRDefault="002C1116" w:rsidP="00C44904">
      <w:pPr>
        <w:pStyle w:val="Paragraphedeliste"/>
        <w:numPr>
          <w:ilvl w:val="0"/>
          <w:numId w:val="28"/>
        </w:numPr>
        <w:spacing w:after="0"/>
        <w:rPr>
          <w:lang w:val="en-CA"/>
        </w:rPr>
      </w:pPr>
      <w:r>
        <w:rPr>
          <w:lang w:val="en-CA"/>
        </w:rPr>
        <w:t>The value is constructred from several fields merged into a single string.</w:t>
      </w:r>
    </w:p>
    <w:p w14:paraId="44C1E756" w14:textId="77777777" w:rsidR="002C1116" w:rsidRDefault="002C1116" w:rsidP="002C1116">
      <w:pPr>
        <w:spacing w:after="0"/>
        <w:rPr>
          <w:lang w:val="en-CA"/>
        </w:rPr>
      </w:pPr>
    </w:p>
    <w:p w14:paraId="04D9B302" w14:textId="74D38D57" w:rsidR="000B31E6" w:rsidRDefault="002C1116" w:rsidP="002C1116">
      <w:pPr>
        <w:spacing w:after="0"/>
        <w:rPr>
          <w:lang w:val="en-CA"/>
        </w:rPr>
      </w:pPr>
      <w:r>
        <w:rPr>
          <w:lang w:val="en-CA"/>
        </w:rPr>
        <w:t xml:space="preserve">Lite properties cardinalities are limited to </w:t>
      </w:r>
      <w:r w:rsidRPr="00D41FCD">
        <w:rPr>
          <w:rStyle w:val="xmlChar"/>
        </w:rPr>
        <w:t>0..1</w:t>
      </w:r>
      <w:r>
        <w:rPr>
          <w:lang w:val="en-CA"/>
        </w:rPr>
        <w:t xml:space="preserve"> while GeoSciML properties are often multiple. </w:t>
      </w:r>
      <w:r w:rsidR="00650516">
        <w:rPr>
          <w:lang w:val="en-CA"/>
        </w:rPr>
        <w:t xml:space="preserve"> The data provider must then either a) choose one representative value or b) aggregate from the collection of values a new value.  Strings will generally be concatenated while numerical values might be averaged or processed in some way to produce a significant value. </w:t>
      </w:r>
      <w:r>
        <w:rPr>
          <w:lang w:val="en-CA"/>
        </w:rPr>
        <w:t xml:space="preserve">  Some lite properties are designed to represent </w:t>
      </w:r>
      <w:r w:rsidR="00650516">
        <w:rPr>
          <w:lang w:val="en-CA"/>
        </w:rPr>
        <w:t>explicitly</w:t>
      </w:r>
      <w:r>
        <w:rPr>
          <w:lang w:val="en-CA"/>
        </w:rPr>
        <w:t xml:space="preserve"> one particular occurrence, such as </w:t>
      </w:r>
      <w:r w:rsidRPr="00A0556F">
        <w:rPr>
          <w:rStyle w:val="Entity"/>
        </w:rPr>
        <w:t>GeologicUnitView::representativeOlderAge_uri</w:t>
      </w:r>
      <w:r>
        <w:rPr>
          <w:lang w:val="en-CA"/>
        </w:rPr>
        <w:t xml:space="preserve">, which is the oldest age. Others are more suggestive and require the judgement of the data provider, such as </w:t>
      </w:r>
      <w:r w:rsidRPr="00A0556F">
        <w:rPr>
          <w:rStyle w:val="Entity"/>
        </w:rPr>
        <w:t>GeologicUnitView::representativeLithology_uri</w:t>
      </w:r>
      <w:r>
        <w:rPr>
          <w:lang w:val="en-CA"/>
        </w:rPr>
        <w:t xml:space="preserve">.  </w:t>
      </w:r>
      <w:r w:rsidR="000B31E6">
        <w:rPr>
          <w:lang w:val="en-CA"/>
        </w:rPr>
        <w:t>When values are concatenated, they shall be human readable and using simple separators (e.g. commas).</w:t>
      </w:r>
    </w:p>
    <w:p w14:paraId="41A0A1C4" w14:textId="77777777" w:rsidR="00C57DC7" w:rsidRDefault="00C57DC7" w:rsidP="002C1116">
      <w:pPr>
        <w:spacing w:after="0"/>
        <w:rPr>
          <w:lang w:val="en-CA"/>
        </w:rPr>
      </w:pPr>
    </w:p>
    <w:p w14:paraId="4A6AC002" w14:textId="6DB98495" w:rsidR="00C57DC7" w:rsidRDefault="00B14995" w:rsidP="002C1116">
      <w:pPr>
        <w:spacing w:after="0"/>
        <w:rPr>
          <w:lang w:val="en-CA"/>
        </w:rPr>
      </w:pPr>
      <w:r>
        <w:rPr>
          <w:lang w:val="en-CA"/>
        </w:rPr>
        <w:t>Properties</w:t>
      </w:r>
      <w:r w:rsidR="00C57DC7">
        <w:rPr>
          <w:lang w:val="en-CA"/>
        </w:rPr>
        <w:t xml:space="preserve"> ending with _uri </w:t>
      </w:r>
      <w:r w:rsidR="00C57DC7" w:rsidRPr="00C57DC7">
        <w:rPr>
          <w:u w:val="single"/>
          <w:lang w:val="en-CA"/>
        </w:rPr>
        <w:t>shall</w:t>
      </w:r>
      <w:r w:rsidR="00C57DC7">
        <w:rPr>
          <w:lang w:val="en-CA"/>
        </w:rPr>
        <w:t xml:space="preserve"> </w:t>
      </w:r>
      <w:r w:rsidR="00C57DC7" w:rsidRPr="00C57DC7">
        <w:rPr>
          <w:u w:val="single"/>
          <w:lang w:val="en-CA"/>
        </w:rPr>
        <w:t>not</w:t>
      </w:r>
      <w:r w:rsidR="00C57DC7">
        <w:rPr>
          <w:lang w:val="en-CA"/>
        </w:rPr>
        <w:t xml:space="preserve"> have concatenated values.  </w:t>
      </w:r>
      <w:r>
        <w:rPr>
          <w:lang w:val="en-CA"/>
        </w:rPr>
        <w:t>Those properties are designed to fulfill specific query and re</w:t>
      </w:r>
      <w:r w:rsidR="00E60632">
        <w:rPr>
          <w:lang w:val="en-CA"/>
        </w:rPr>
        <w:t>ndering use cases.</w:t>
      </w:r>
    </w:p>
    <w:p w14:paraId="4007D8E8" w14:textId="77777777" w:rsidR="002C1116" w:rsidRDefault="002C1116" w:rsidP="002C1116">
      <w:pPr>
        <w:spacing w:after="0"/>
        <w:rPr>
          <w:lang w:val="en-CA"/>
        </w:rPr>
      </w:pPr>
    </w:p>
    <w:p w14:paraId="08192004" w14:textId="77777777" w:rsidR="002C1116" w:rsidRDefault="002C1116" w:rsidP="002C1116">
      <w:pPr>
        <w:spacing w:after="0"/>
        <w:rPr>
          <w:lang w:val="en-CA"/>
        </w:rPr>
      </w:pPr>
      <w:r>
        <w:rPr>
          <w:lang w:val="en-CA"/>
        </w:rPr>
        <w:t xml:space="preserve">For each GeoSciML-lite view, a table provides the mapping between lite and GeoSciML properties.  The mapping is expressed in OCL syntax as a path from the base type of the view to the property where the value resides in GeoSciML. </w:t>
      </w:r>
    </w:p>
    <w:p w14:paraId="46EDE3DD" w14:textId="77777777" w:rsidR="002C1116" w:rsidRDefault="002C1116" w:rsidP="002C1116">
      <w:pPr>
        <w:spacing w:after="0"/>
        <w:rPr>
          <w:lang w:val="en-CA"/>
        </w:rPr>
      </w:pPr>
    </w:p>
    <w:p w14:paraId="2F4B67C8" w14:textId="77777777" w:rsidR="002C1116" w:rsidRDefault="002C1116" w:rsidP="002C1116">
      <w:pPr>
        <w:spacing w:after="0"/>
        <w:rPr>
          <w:lang w:val="en-CA"/>
        </w:rPr>
      </w:pPr>
      <w:r>
        <w:rPr>
          <w:lang w:val="en-CA"/>
        </w:rPr>
        <w:t xml:space="preserve">Example </w:t>
      </w:r>
    </w:p>
    <w:p w14:paraId="7AD93CF8" w14:textId="77777777" w:rsidR="002C1116" w:rsidRDefault="002C1116" w:rsidP="002C1116">
      <w:pPr>
        <w:spacing w:after="0"/>
        <w:rPr>
          <w:lang w:val="en-CA"/>
        </w:rPr>
      </w:pPr>
    </w:p>
    <w:p w14:paraId="7B04E3B6" w14:textId="77777777" w:rsidR="002C1116" w:rsidRDefault="002C1116" w:rsidP="002C1116">
      <w:pPr>
        <w:keepNext/>
        <w:spacing w:after="0"/>
      </w:pPr>
      <w:r>
        <w:rPr>
          <w:noProof/>
          <w:lang w:val="en-CA" w:eastAsia="en-CA"/>
        </w:rPr>
        <w:drawing>
          <wp:inline distT="0" distB="0" distL="0" distR="0" wp14:anchorId="1E95869C" wp14:editId="6959DED8">
            <wp:extent cx="5473700" cy="3432175"/>
            <wp:effectExtent l="0" t="0" r="0" b="0"/>
            <wp:docPr id="1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p>
    <w:p w14:paraId="05A0B36F" w14:textId="77777777" w:rsidR="002C1116" w:rsidRDefault="002C1116" w:rsidP="002C1116">
      <w:pPr>
        <w:pStyle w:val="Lgende"/>
        <w:rPr>
          <w:lang w:val="en-CA"/>
        </w:rPr>
      </w:pPr>
      <w:bookmarkStart w:id="521" w:name="_Ref456948205"/>
      <w:r>
        <w:t xml:space="preserve">Figure </w:t>
      </w:r>
      <w:r>
        <w:fldChar w:fldCharType="begin"/>
      </w:r>
      <w:r>
        <w:instrText xml:space="preserve"> SEQ Figure \* ARABIC </w:instrText>
      </w:r>
      <w:r>
        <w:fldChar w:fldCharType="separate"/>
      </w:r>
      <w:r w:rsidR="00AD44BE">
        <w:rPr>
          <w:noProof/>
        </w:rPr>
        <w:t>98</w:t>
      </w:r>
      <w:r>
        <w:fldChar w:fldCharType="end"/>
      </w:r>
      <w:bookmarkEnd w:id="521"/>
      <w:r>
        <w:t xml:space="preserve"> : Mapping of key GeologicUnitView properties to GeoSciML</w:t>
      </w:r>
    </w:p>
    <w:p w14:paraId="0110559C" w14:textId="7FA0F538" w:rsidR="002C1116" w:rsidRDefault="00AB2B38" w:rsidP="002C1116">
      <w:pPr>
        <w:spacing w:after="0"/>
        <w:rPr>
          <w:lang w:val="en-CA"/>
        </w:rPr>
      </w:pPr>
      <w:r>
        <w:rPr>
          <w:lang w:val="en-CA"/>
        </w:rPr>
        <w:fldChar w:fldCharType="begin"/>
      </w:r>
      <w:r>
        <w:rPr>
          <w:lang w:val="en-CA"/>
        </w:rPr>
        <w:instrText xml:space="preserve"> REF _Ref456948205 \h </w:instrText>
      </w:r>
      <w:r>
        <w:rPr>
          <w:lang w:val="en-CA"/>
        </w:rPr>
      </w:r>
      <w:r>
        <w:rPr>
          <w:lang w:val="en-CA"/>
        </w:rPr>
        <w:fldChar w:fldCharType="separate"/>
      </w:r>
      <w:r w:rsidR="00AD44BE">
        <w:t xml:space="preserve">Figure </w:t>
      </w:r>
      <w:r w:rsidR="00AD44BE">
        <w:rPr>
          <w:noProof/>
        </w:rPr>
        <w:t>98</w:t>
      </w:r>
      <w:r>
        <w:rPr>
          <w:lang w:val="en-CA"/>
        </w:rPr>
        <w:fldChar w:fldCharType="end"/>
      </w:r>
      <w:r>
        <w:rPr>
          <w:lang w:val="en-CA"/>
        </w:rPr>
        <w:t xml:space="preserve"> </w:t>
      </w:r>
      <w:r w:rsidR="002C1116">
        <w:rPr>
          <w:lang w:val="en-CA"/>
        </w:rPr>
        <w:t xml:space="preserve">shows mapping for some </w:t>
      </w:r>
      <w:r w:rsidR="002C1116" w:rsidRPr="00A0556F">
        <w:rPr>
          <w:rStyle w:val="Entity"/>
        </w:rPr>
        <w:t>GeologicUnitView</w:t>
      </w:r>
      <w:r w:rsidR="002C1116">
        <w:rPr>
          <w:lang w:val="en-CA"/>
        </w:rPr>
        <w:t xml:space="preserve"> properties.  Number 3 on this figure maps </w:t>
      </w:r>
      <w:r w:rsidR="002C1116" w:rsidRPr="00A0556F">
        <w:rPr>
          <w:rStyle w:val="Entity"/>
        </w:rPr>
        <w:t>GeologicUnitView::lithology</w:t>
      </w:r>
      <w:r w:rsidR="002C1116">
        <w:rPr>
          <w:lang w:val="en-CA"/>
        </w:rPr>
        <w:t xml:space="preserve"> to </w:t>
      </w:r>
      <w:r w:rsidR="002C1116" w:rsidRPr="00A0556F">
        <w:rPr>
          <w:rStyle w:val="Entity"/>
        </w:rPr>
        <w:t>RockMaterial</w:t>
      </w:r>
      <w:r w:rsidR="002C1116">
        <w:rPr>
          <w:lang w:val="en-CA"/>
        </w:rPr>
        <w:t>, which requires a traverse from the base type (</w:t>
      </w:r>
      <w:r w:rsidR="002C1116" w:rsidRPr="00A0556F">
        <w:rPr>
          <w:rStyle w:val="Entity"/>
        </w:rPr>
        <w:t>MappedFeature</w:t>
      </w:r>
      <w:r w:rsidR="002C1116">
        <w:rPr>
          <w:lang w:val="en-CA"/>
        </w:rPr>
        <w:t xml:space="preserve">) to </w:t>
      </w:r>
      <w:r w:rsidR="002C1116" w:rsidRPr="00A0556F">
        <w:rPr>
          <w:rStyle w:val="Entity"/>
        </w:rPr>
        <w:t>GeologicUnit</w:t>
      </w:r>
      <w:r w:rsidR="002C1116">
        <w:rPr>
          <w:lang w:val="en-CA"/>
        </w:rPr>
        <w:t xml:space="preserve">, </w:t>
      </w:r>
      <w:r w:rsidR="002C1116" w:rsidRPr="00A0556F">
        <w:rPr>
          <w:rStyle w:val="Entity"/>
        </w:rPr>
        <w:t>CompositionPart</w:t>
      </w:r>
      <w:r w:rsidR="002C1116">
        <w:rPr>
          <w:lang w:val="en-CA"/>
        </w:rPr>
        <w:t xml:space="preserve"> and then </w:t>
      </w:r>
      <w:r w:rsidR="002C1116" w:rsidRPr="00A0556F">
        <w:rPr>
          <w:rStyle w:val="Entity"/>
        </w:rPr>
        <w:t>RockMaterial</w:t>
      </w:r>
      <w:r w:rsidR="002C1116">
        <w:rPr>
          <w:lang w:val="en-CA"/>
        </w:rPr>
        <w:t>.</w:t>
      </w:r>
    </w:p>
    <w:p w14:paraId="6AB1028F" w14:textId="77777777" w:rsidR="002C1116" w:rsidRDefault="002C1116" w:rsidP="002C1116">
      <w:pPr>
        <w:spacing w:after="0"/>
        <w:rPr>
          <w:lang w:val="en-CA"/>
        </w:rPr>
      </w:pPr>
    </w:p>
    <w:p w14:paraId="23BC0D55" w14:textId="2B818FDA" w:rsidR="002C1116" w:rsidRDefault="00073EB9" w:rsidP="002C1116">
      <w:pPr>
        <w:spacing w:after="0"/>
        <w:rPr>
          <w:lang w:val="en-CA"/>
        </w:rPr>
      </w:pPr>
      <w:r>
        <w:rPr>
          <w:lang w:val="en-CA"/>
        </w:rPr>
        <w:t>In OC</w:t>
      </w:r>
      <w:r w:rsidR="002C1116">
        <w:rPr>
          <w:lang w:val="en-CA"/>
        </w:rPr>
        <w:t>L</w:t>
      </w:r>
    </w:p>
    <w:p w14:paraId="00582B9B" w14:textId="77777777" w:rsidR="002C1116" w:rsidRDefault="002C1116" w:rsidP="002C1116">
      <w:pPr>
        <w:spacing w:after="0"/>
        <w:rPr>
          <w:lang w:val="en-CA"/>
        </w:rPr>
      </w:pPr>
    </w:p>
    <w:p w14:paraId="518D95DA" w14:textId="77777777" w:rsidR="002C1116" w:rsidRPr="00A0556F" w:rsidRDefault="002C1116" w:rsidP="002C1116">
      <w:pPr>
        <w:pStyle w:val="xml"/>
        <w:rPr>
          <w:rStyle w:val="Entity"/>
        </w:rPr>
      </w:pPr>
      <w:r w:rsidRPr="00A0556F">
        <w:rPr>
          <w:rStyle w:val="Entity"/>
        </w:rPr>
        <w:t>specification:GeomorphologicUnit::unitDescription[1]:GeologicUnit::composition[1]:CompositionPart::material:RockMaterial::lithology</w:t>
      </w:r>
    </w:p>
    <w:p w14:paraId="3FBA9D0B" w14:textId="77777777" w:rsidR="002C1116" w:rsidRDefault="002C1116" w:rsidP="002C1116">
      <w:pPr>
        <w:spacing w:after="0"/>
        <w:rPr>
          <w:lang w:val="en-CA"/>
        </w:rPr>
      </w:pPr>
      <w:r>
        <w:rPr>
          <w:lang w:val="en-CA"/>
        </w:rPr>
        <w:t>The base type (MappedFeature) is not included as it is the context type.  Package names are not shown to keep the path readable.</w:t>
      </w:r>
    </w:p>
    <w:p w14:paraId="752796D8" w14:textId="77777777" w:rsidR="002C1116" w:rsidRDefault="002C1116" w:rsidP="002C1116">
      <w:pPr>
        <w:spacing w:after="0"/>
        <w:rPr>
          <w:lang w:val="en-CA"/>
        </w:rPr>
      </w:pPr>
    </w:p>
    <w:p w14:paraId="0AD2D33C" w14:textId="77777777" w:rsidR="002C1116" w:rsidRDefault="002C1116" w:rsidP="002C1116">
      <w:pPr>
        <w:spacing w:after="0"/>
        <w:rPr>
          <w:lang w:val="en-CA"/>
        </w:rPr>
      </w:pPr>
      <w:r>
        <w:rPr>
          <w:lang w:val="en-CA"/>
        </w:rPr>
        <w:t xml:space="preserve">A W3C XPath equivalent (using prefixes proposed in </w:t>
      </w:r>
      <w:r>
        <w:rPr>
          <w:lang w:val="en-CA"/>
        </w:rPr>
        <w:fldChar w:fldCharType="begin"/>
      </w:r>
      <w:r>
        <w:rPr>
          <w:lang w:val="en-CA"/>
        </w:rPr>
        <w:instrText xml:space="preserve"> REF _Ref452624938 \r \h </w:instrText>
      </w:r>
      <w:r>
        <w:rPr>
          <w:lang w:val="en-CA"/>
        </w:rPr>
      </w:r>
      <w:r>
        <w:rPr>
          <w:lang w:val="en-CA"/>
        </w:rPr>
        <w:fldChar w:fldCharType="separate"/>
      </w:r>
      <w:r w:rsidR="00AD44BE">
        <w:rPr>
          <w:lang w:val="en-CA"/>
        </w:rPr>
        <w:t>9.1</w:t>
      </w:r>
      <w:r>
        <w:rPr>
          <w:lang w:val="en-CA"/>
        </w:rPr>
        <w:fldChar w:fldCharType="end"/>
      </w:r>
      <w:r>
        <w:rPr>
          <w:lang w:val="en-CA"/>
        </w:rPr>
        <w:t>)</w:t>
      </w:r>
    </w:p>
    <w:p w14:paraId="54FE5486" w14:textId="77777777" w:rsidR="002C1116" w:rsidRDefault="002C1116" w:rsidP="002C1116">
      <w:pPr>
        <w:spacing w:after="0"/>
        <w:rPr>
          <w:lang w:val="en-CA"/>
        </w:rPr>
      </w:pPr>
    </w:p>
    <w:p w14:paraId="3BFD8D92" w14:textId="77777777" w:rsidR="002C1116" w:rsidRPr="00A0556F" w:rsidRDefault="002C1116" w:rsidP="002C1116">
      <w:pPr>
        <w:pStyle w:val="xml"/>
        <w:rPr>
          <w:rStyle w:val="Entity"/>
        </w:rPr>
      </w:pPr>
      <w:r w:rsidRPr="00A0556F">
        <w:rPr>
          <w:rStyle w:val="Entity"/>
        </w:rPr>
        <w:lastRenderedPageBreak/>
        <w:t>gsmlb:Specification/gsmlb:GeomorphologicUnit/gsmlb:unitDescription[1]/gsmlb:GeologicUnit/gsmlb:composition[1]/gsmlb:CompositionPart/gsmlb:material/gsmlb:RockMaterial/gsmlb:lithology</w:t>
      </w:r>
    </w:p>
    <w:p w14:paraId="092CDB4E" w14:textId="77777777" w:rsidR="002C1116" w:rsidRDefault="002C1116" w:rsidP="002C1116">
      <w:pPr>
        <w:spacing w:after="0"/>
        <w:rPr>
          <w:lang w:val="en-CA"/>
        </w:rPr>
      </w:pPr>
    </w:p>
    <w:p w14:paraId="18E5FAD5" w14:textId="77777777" w:rsidR="002C1116" w:rsidRDefault="002C1116" w:rsidP="002C1116">
      <w:pPr>
        <w:spacing w:after="0"/>
        <w:rPr>
          <w:lang w:val="en-CA"/>
        </w:rPr>
      </w:pPr>
      <w:r>
        <w:rPr>
          <w:lang w:val="en-CA"/>
        </w:rPr>
        <w:t>An exact path is provided when possible, for instance to a property of compatible types.  But there are cases where the type cannot be expressed directly in OCL.</w:t>
      </w:r>
    </w:p>
    <w:p w14:paraId="49D47965" w14:textId="77777777" w:rsidR="002C1116" w:rsidRDefault="002C1116" w:rsidP="002C1116">
      <w:pPr>
        <w:spacing w:after="0"/>
        <w:rPr>
          <w:lang w:val="en-CA"/>
        </w:rPr>
      </w:pPr>
    </w:p>
    <w:p w14:paraId="7742047C" w14:textId="77777777" w:rsidR="002C1116" w:rsidRDefault="002C1116" w:rsidP="00C44904">
      <w:pPr>
        <w:pStyle w:val="Paragraphedeliste"/>
        <w:numPr>
          <w:ilvl w:val="0"/>
          <w:numId w:val="29"/>
        </w:numPr>
        <w:spacing w:after="0"/>
        <w:rPr>
          <w:lang w:val="en-CA"/>
        </w:rPr>
      </w:pPr>
      <w:r>
        <w:rPr>
          <w:lang w:val="en-CA"/>
        </w:rPr>
        <w:t xml:space="preserve">Part of the model, such as classifiers with </w:t>
      </w:r>
      <w:r w:rsidRPr="00F16431">
        <w:rPr>
          <w:rStyle w:val="xmlChar"/>
        </w:rPr>
        <w:t>&lt;&lt;CodeList&gt;&gt;</w:t>
      </w:r>
      <w:r>
        <w:rPr>
          <w:lang w:val="en-CA"/>
        </w:rPr>
        <w:t xml:space="preserve"> don’t have specific model.  XML implement them as external references (xlink:href), other encoding might implement them otherwise.  </w:t>
      </w:r>
    </w:p>
    <w:p w14:paraId="3AB2FF5C" w14:textId="77777777" w:rsidR="002C1116" w:rsidRPr="00C560A2" w:rsidRDefault="002C1116" w:rsidP="00C44904">
      <w:pPr>
        <w:pStyle w:val="Paragraphedeliste"/>
        <w:numPr>
          <w:ilvl w:val="0"/>
          <w:numId w:val="29"/>
        </w:numPr>
        <w:spacing w:after="0"/>
        <w:rPr>
          <w:lang w:val="en-CA"/>
        </w:rPr>
      </w:pPr>
      <w:r>
        <w:rPr>
          <w:lang w:val="en-CA"/>
        </w:rPr>
        <w:t>Any property modelled as part as metadata (</w:t>
      </w:r>
      <w:r w:rsidRPr="00F16431">
        <w:rPr>
          <w:rStyle w:val="Entity"/>
        </w:rPr>
        <w:t>MD_Metadata</w:t>
      </w:r>
      <w:r>
        <w:rPr>
          <w:lang w:val="en-CA"/>
        </w:rPr>
        <w:t xml:space="preserve">) as there are no explicit requirements on how GML </w:t>
      </w:r>
      <w:r w:rsidRPr="00D41FCD">
        <w:rPr>
          <w:rStyle w:val="Entity"/>
        </w:rPr>
        <w:t>metaDataProperty</w:t>
      </w:r>
      <w:r>
        <w:rPr>
          <w:lang w:val="en-CA"/>
        </w:rPr>
        <w:t xml:space="preserve"> should be implemented.</w:t>
      </w:r>
    </w:p>
    <w:p w14:paraId="7FFB3F10" w14:textId="77777777" w:rsidR="002C1116" w:rsidRDefault="002C1116" w:rsidP="00C44904">
      <w:pPr>
        <w:pStyle w:val="Paragraphedeliste"/>
        <w:numPr>
          <w:ilvl w:val="0"/>
          <w:numId w:val="29"/>
        </w:numPr>
        <w:spacing w:after="0"/>
        <w:rPr>
          <w:lang w:val="en-CA"/>
        </w:rPr>
      </w:pPr>
      <w:r>
        <w:rPr>
          <w:lang w:val="en-CA"/>
        </w:rPr>
        <w:t>Some values will either come from one “representative” instance, or be an aggregation.</w:t>
      </w:r>
    </w:p>
    <w:p w14:paraId="64AF566D" w14:textId="77777777" w:rsidR="002C1116" w:rsidRPr="00CF02AC" w:rsidRDefault="002C1116" w:rsidP="00C44904">
      <w:pPr>
        <w:pStyle w:val="Paragraphedeliste"/>
        <w:numPr>
          <w:ilvl w:val="0"/>
          <w:numId w:val="29"/>
        </w:numPr>
        <w:spacing w:after="0"/>
        <w:rPr>
          <w:lang w:val="en-CA"/>
        </w:rPr>
      </w:pPr>
      <w:r>
        <w:rPr>
          <w:lang w:val="en-CA"/>
        </w:rPr>
        <w:t>Some values are not present in GeoSciML</w:t>
      </w:r>
    </w:p>
    <w:p w14:paraId="35937920" w14:textId="77777777" w:rsidR="002C1116" w:rsidRDefault="002C1116" w:rsidP="002C1116">
      <w:pPr>
        <w:spacing w:after="0"/>
        <w:rPr>
          <w:lang w:val="en-CA"/>
        </w:rPr>
      </w:pPr>
    </w:p>
    <w:p w14:paraId="759A9F2E" w14:textId="77777777" w:rsidR="002C1116" w:rsidRDefault="002C1116" w:rsidP="002C1116">
      <w:pPr>
        <w:spacing w:after="0"/>
        <w:rPr>
          <w:lang w:val="en-CA"/>
        </w:rPr>
      </w:pPr>
      <w:r>
        <w:rPr>
          <w:lang w:val="en-CA"/>
        </w:rPr>
        <w:t>In such cases, guidance will be provided.</w:t>
      </w:r>
    </w:p>
    <w:p w14:paraId="47D9B0C1" w14:textId="77777777" w:rsidR="002C1116" w:rsidRDefault="002C1116" w:rsidP="002C1116">
      <w:pPr>
        <w:rPr>
          <w:lang w:val="en-CA"/>
        </w:rPr>
      </w:pPr>
    </w:p>
    <w:p w14:paraId="055EBE7F" w14:textId="77777777" w:rsidR="002C1116" w:rsidRDefault="002C1116" w:rsidP="002C1116">
      <w:pPr>
        <w:pStyle w:val="Titre3"/>
        <w:rPr>
          <w:lang w:val="en-CA"/>
        </w:rPr>
      </w:pPr>
      <w:bookmarkStart w:id="522" w:name="_Toc458154247"/>
      <w:r>
        <w:rPr>
          <w:lang w:val="en-CA"/>
        </w:rPr>
        <w:t>Lite views</w:t>
      </w:r>
      <w:bookmarkEnd w:id="522"/>
    </w:p>
    <w:p w14:paraId="1EBED492" w14:textId="77777777" w:rsidR="002C1116" w:rsidRPr="009C4735" w:rsidRDefault="002C1116" w:rsidP="002C1116">
      <w:pPr>
        <w:rPr>
          <w:lang w:val="en-CA"/>
        </w:rPr>
      </w:pPr>
    </w:p>
    <w:p w14:paraId="19EDB4FD" w14:textId="77777777" w:rsidR="002C1116" w:rsidRPr="00A12606" w:rsidRDefault="002C1116" w:rsidP="002C1116">
      <w:pPr>
        <w:pStyle w:val="Titre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10B633B" w14:textId="77777777" w:rsidTr="003811C7">
        <w:trPr>
          <w:cantSplit/>
        </w:trPr>
        <w:tc>
          <w:tcPr>
            <w:tcW w:w="4219" w:type="dxa"/>
            <w:tcBorders>
              <w:right w:val="nil"/>
            </w:tcBorders>
            <w:shd w:val="clear" w:color="auto" w:fill="auto"/>
          </w:tcPr>
          <w:p w14:paraId="4F45207B" w14:textId="5E65A39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/gsml4-lite/geomtype</w:t>
            </w:r>
          </w:p>
        </w:tc>
        <w:tc>
          <w:tcPr>
            <w:tcW w:w="4678" w:type="dxa"/>
            <w:tcBorders>
              <w:left w:val="nil"/>
            </w:tcBorders>
            <w:shd w:val="clear" w:color="auto" w:fill="auto"/>
          </w:tcPr>
          <w:p w14:paraId="29FBEEF8" w14:textId="77777777" w:rsidR="002C1116" w:rsidRPr="00D12552" w:rsidRDefault="002C1116" w:rsidP="003811C7">
            <w:pPr>
              <w:pStyle w:val="Tabletext10"/>
              <w:jc w:val="left"/>
              <w:rPr>
                <w:rStyle w:val="reqtext"/>
                <w:lang w:val="en-CA"/>
              </w:rPr>
            </w:pPr>
            <w:r>
              <w:rPr>
                <w:rStyle w:val="reqtext"/>
                <w:lang w:val="en-CA"/>
              </w:rPr>
              <w:t xml:space="preserve">A dataset SHALL use a single geometry type (Point, Line, Polygon, etc.).  </w:t>
            </w:r>
          </w:p>
        </w:tc>
      </w:tr>
    </w:tbl>
    <w:p w14:paraId="6CEA9EAE" w14:textId="77777777" w:rsidR="002C1116" w:rsidRDefault="002C1116" w:rsidP="002C1116">
      <w:pPr>
        <w:spacing w:after="120"/>
        <w:rPr>
          <w:lang w:val="en-CA"/>
        </w:rPr>
      </w:pPr>
    </w:p>
    <w:p w14:paraId="7FD667A7" w14:textId="77777777" w:rsidR="002C1116" w:rsidRPr="00A90399" w:rsidRDefault="002C1116" w:rsidP="002C1116">
      <w:pPr>
        <w:rPr>
          <w:lang w:val="en-CA"/>
        </w:rPr>
      </w:pPr>
      <w:r>
        <w:rPr>
          <w:lang w:val="en-CA"/>
        </w:rPr>
        <w:t>A dataset (for example, a GML document or a GeoJSON instance or an ESRI shapefile) SHALL use a single geometry type. Most GIS applications and software which render a dataset containing geometry do not expect mixed geometries.</w:t>
      </w:r>
    </w:p>
    <w:p w14:paraId="5F5367FA" w14:textId="77777777" w:rsidR="002C1116" w:rsidRDefault="002C1116" w:rsidP="002C1116">
      <w:pPr>
        <w:pStyle w:val="Titre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D7EBC14" w14:textId="77777777" w:rsidTr="003811C7">
        <w:trPr>
          <w:cantSplit/>
        </w:trPr>
        <w:tc>
          <w:tcPr>
            <w:tcW w:w="4219" w:type="dxa"/>
            <w:tcBorders>
              <w:right w:val="nil"/>
            </w:tcBorders>
            <w:shd w:val="clear" w:color="auto" w:fill="auto"/>
          </w:tcPr>
          <w:p w14:paraId="1DC8DAD5" w14:textId="2C1CEFC2"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/gsml4-lite/string</w:t>
            </w:r>
          </w:p>
        </w:tc>
        <w:tc>
          <w:tcPr>
            <w:tcW w:w="4678" w:type="dxa"/>
            <w:tcBorders>
              <w:left w:val="nil"/>
            </w:tcBorders>
            <w:shd w:val="clear" w:color="auto" w:fill="auto"/>
          </w:tcPr>
          <w:p w14:paraId="3D7FDE44" w14:textId="77777777" w:rsidR="002C1116" w:rsidRPr="00D12552" w:rsidRDefault="002C1116" w:rsidP="003811C7">
            <w:pPr>
              <w:pStyle w:val="Tabletext10"/>
              <w:jc w:val="left"/>
              <w:rPr>
                <w:rStyle w:val="reqtext"/>
                <w:lang w:val="en-CA"/>
              </w:rPr>
            </w:pPr>
            <w:r>
              <w:rPr>
                <w:rStyle w:val="reqtext"/>
                <w:lang w:val="en-CA"/>
              </w:rPr>
              <w:t>Properties of type “CharacterString” SHALL contain human readable text.</w:t>
            </w:r>
          </w:p>
        </w:tc>
      </w:tr>
    </w:tbl>
    <w:p w14:paraId="32024241" w14:textId="77777777" w:rsidR="002C1116" w:rsidRDefault="002C1116" w:rsidP="002C1116">
      <w:pPr>
        <w:spacing w:after="120"/>
        <w:rPr>
          <w:lang w:val="en-CA"/>
        </w:rPr>
      </w:pPr>
    </w:p>
    <w:p w14:paraId="1BB47C2D" w14:textId="77777777" w:rsidR="002C1116" w:rsidRPr="00A90399" w:rsidRDefault="002C1116" w:rsidP="002C1116">
      <w:pPr>
        <w:rPr>
          <w:lang w:val="en-CA"/>
        </w:rPr>
      </w:pPr>
      <w:r>
        <w:rPr>
          <w:lang w:val="en-CA"/>
        </w:rPr>
        <w:t>String properties SHALL provide information easily readable by human.  The intent of string field is to display, not to query. The string properties can be translated according to the language of the user as needed while URI properties should not.</w:t>
      </w:r>
    </w:p>
    <w:p w14:paraId="760C858A" w14:textId="77777777" w:rsidR="002C1116" w:rsidRDefault="002C1116" w:rsidP="002C1116">
      <w:pPr>
        <w:rPr>
          <w:color w:val="FF0000"/>
          <w:lang w:val="en-CA"/>
        </w:rPr>
      </w:pPr>
    </w:p>
    <w:p w14:paraId="596BEC01" w14:textId="77777777" w:rsidR="002C1116" w:rsidRPr="00A12606" w:rsidRDefault="002C1116" w:rsidP="002C1116">
      <w:pPr>
        <w:pStyle w:val="Titre4"/>
      </w:pPr>
      <w:bookmarkStart w:id="523" w:name="_Ref458067477"/>
      <w:r w:rsidRPr="00A12606">
        <w:t>Formal Syntax</w:t>
      </w:r>
      <w:bookmarkEnd w:id="523"/>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C03FDDC" w14:textId="77777777" w:rsidTr="003811C7">
        <w:trPr>
          <w:cantSplit/>
        </w:trPr>
        <w:tc>
          <w:tcPr>
            <w:tcW w:w="4219" w:type="dxa"/>
            <w:tcBorders>
              <w:right w:val="nil"/>
            </w:tcBorders>
            <w:shd w:val="clear" w:color="auto" w:fill="auto"/>
          </w:tcPr>
          <w:p w14:paraId="1C49B95C" w14:textId="3CBA92E1"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/gsml4-lite/formal-syntax</w:t>
            </w:r>
          </w:p>
        </w:tc>
        <w:tc>
          <w:tcPr>
            <w:tcW w:w="4678" w:type="dxa"/>
            <w:tcBorders>
              <w:left w:val="nil"/>
            </w:tcBorders>
            <w:shd w:val="clear" w:color="auto" w:fill="auto"/>
          </w:tcPr>
          <w:p w14:paraId="5358AD7A" w14:textId="77777777" w:rsidR="002C1116" w:rsidRPr="00D12552" w:rsidRDefault="002C1116" w:rsidP="003811C7">
            <w:pPr>
              <w:pStyle w:val="Tabletext10"/>
              <w:jc w:val="left"/>
              <w:rPr>
                <w:rStyle w:val="reqtext"/>
                <w:lang w:val="en-CA"/>
              </w:rPr>
            </w:pPr>
            <w:r>
              <w:rPr>
                <w:rStyle w:val="reqtext"/>
                <w:lang w:val="en-CA"/>
              </w:rPr>
              <w:t>Syntax of text in character string properties SHOULD be formalised.</w:t>
            </w:r>
          </w:p>
        </w:tc>
      </w:tr>
    </w:tbl>
    <w:p w14:paraId="102EA0EA" w14:textId="77777777" w:rsidR="002C1116" w:rsidRPr="00804C60" w:rsidRDefault="002C1116" w:rsidP="002C1116">
      <w:pPr>
        <w:spacing w:after="120"/>
        <w:rPr>
          <w:color w:val="000000"/>
          <w:lang w:val="en-CA"/>
        </w:rPr>
      </w:pPr>
    </w:p>
    <w:p w14:paraId="67DFE921" w14:textId="77777777" w:rsidR="002C1116" w:rsidRDefault="002C1116" w:rsidP="002C1116">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Pr="006D73F0">
        <w:rPr>
          <w:color w:val="000000"/>
          <w:lang w:val="en-CA"/>
        </w:rPr>
        <w:t>Where possible, t</w:t>
      </w:r>
      <w:r w:rsidRPr="00804C60">
        <w:rPr>
          <w:color w:val="000000"/>
          <w:lang w:val="en-CA"/>
        </w:rPr>
        <w:t xml:space="preserve">he </w:t>
      </w:r>
      <w:r w:rsidRPr="006D73F0">
        <w:rPr>
          <w:color w:val="000000"/>
          <w:lang w:val="en-CA"/>
        </w:rPr>
        <w:t>this</w:t>
      </w:r>
      <w:r w:rsidRPr="00804C60">
        <w:rPr>
          <w:color w:val="000000"/>
          <w:lang w:val="en-CA"/>
        </w:rPr>
        <w:t xml:space="preserve"> syntax SHOULD be formalised in a profile of this specification.</w:t>
      </w:r>
    </w:p>
    <w:p w14:paraId="13FF72B4" w14:textId="77777777" w:rsidR="002C1116" w:rsidRDefault="002C1116" w:rsidP="002C1116">
      <w:pPr>
        <w:pStyle w:val="Titre4"/>
        <w:rPr>
          <w:lang w:val="en-CA"/>
        </w:rPr>
      </w:pPr>
      <w:r>
        <w:rPr>
          <w:lang w:val="en-CA"/>
        </w:rPr>
        <w:t>Date and Time formatting</w:t>
      </w:r>
    </w:p>
    <w:p w14:paraId="49E02374" w14:textId="77777777" w:rsidR="002C1116" w:rsidRPr="001E7109" w:rsidRDefault="002C1116"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479C000" w14:textId="77777777" w:rsidTr="003811C7">
        <w:trPr>
          <w:cantSplit/>
        </w:trPr>
        <w:tc>
          <w:tcPr>
            <w:tcW w:w="4219" w:type="dxa"/>
            <w:tcBorders>
              <w:right w:val="nil"/>
            </w:tcBorders>
            <w:shd w:val="clear" w:color="auto" w:fill="auto"/>
          </w:tcPr>
          <w:p w14:paraId="36BCFE98" w14:textId="6D53F7C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/gsml4-lite/datetime</w:t>
            </w:r>
          </w:p>
        </w:tc>
        <w:tc>
          <w:tcPr>
            <w:tcW w:w="4678" w:type="dxa"/>
            <w:tcBorders>
              <w:left w:val="nil"/>
            </w:tcBorders>
            <w:shd w:val="clear" w:color="auto" w:fill="auto"/>
          </w:tcPr>
          <w:p w14:paraId="0B7FE4D0" w14:textId="77777777" w:rsidR="002C1116" w:rsidRPr="00D12552" w:rsidRDefault="002C1116" w:rsidP="003811C7">
            <w:pPr>
              <w:pStyle w:val="Tabletext10"/>
              <w:jc w:val="left"/>
              <w:rPr>
                <w:rStyle w:val="reqtext"/>
                <w:lang w:val="en-CA"/>
              </w:rPr>
            </w:pPr>
            <w:r>
              <w:rPr>
                <w:rStyle w:val="reqtext"/>
                <w:lang w:val="en-CA"/>
              </w:rPr>
              <w:t>Calendar date and time SHALL be formatted according to ISO 8601.</w:t>
            </w:r>
          </w:p>
        </w:tc>
      </w:tr>
    </w:tbl>
    <w:p w14:paraId="0DC7A1EF" w14:textId="77777777" w:rsidR="002C1116" w:rsidRDefault="002C1116" w:rsidP="002C1116">
      <w:pPr>
        <w:rPr>
          <w:lang w:val="en-CA"/>
        </w:rPr>
      </w:pPr>
    </w:p>
    <w:p w14:paraId="3E9C10CF" w14:textId="77777777" w:rsidR="002C1116" w:rsidRDefault="002C1116" w:rsidP="002C1116">
      <w:pPr>
        <w:rPr>
          <w:lang w:val="en-CA"/>
        </w:rPr>
      </w:pPr>
      <w:r>
        <w:rPr>
          <w:lang w:val="en-CA"/>
        </w:rPr>
        <w:t>All dates and times, excluding geological ages, shall be formatted using ISO 8601 format (YYYY-MM-DD).  When a time must be specified, time zone shall be provided.</w:t>
      </w:r>
    </w:p>
    <w:p w14:paraId="043DBDE1" w14:textId="77777777" w:rsidR="002C1116" w:rsidRDefault="002C1116" w:rsidP="002C1116">
      <w:pPr>
        <w:rPr>
          <w:lang w:val="en-CA"/>
        </w:rPr>
      </w:pPr>
      <w:r>
        <w:rPr>
          <w:lang w:val="en-CA"/>
        </w:rPr>
        <w:t>Examples:</w:t>
      </w:r>
    </w:p>
    <w:p w14:paraId="4FAA0AB3" w14:textId="77777777" w:rsidR="002C1116" w:rsidRDefault="002C1116" w:rsidP="00C44904">
      <w:pPr>
        <w:numPr>
          <w:ilvl w:val="0"/>
          <w:numId w:val="19"/>
        </w:numPr>
        <w:spacing w:after="0"/>
        <w:rPr>
          <w:lang w:val="en-CA"/>
        </w:rPr>
      </w:pPr>
      <w:r>
        <w:rPr>
          <w:lang w:val="en-CA"/>
        </w:rPr>
        <w:t>2016-01-05 (simple date)</w:t>
      </w:r>
    </w:p>
    <w:p w14:paraId="49694414" w14:textId="77777777" w:rsidR="002C1116" w:rsidRDefault="002C1116" w:rsidP="00C44904">
      <w:pPr>
        <w:numPr>
          <w:ilvl w:val="0"/>
          <w:numId w:val="19"/>
        </w:numPr>
        <w:spacing w:after="0"/>
        <w:rPr>
          <w:lang w:val="en-CA"/>
        </w:rPr>
      </w:pPr>
      <w:r>
        <w:rPr>
          <w:lang w:val="en-CA"/>
        </w:rPr>
        <w:t>2016-01-05T08:40:15-05 (time expressed for time zone GMT -5)</w:t>
      </w:r>
    </w:p>
    <w:p w14:paraId="66657EF1" w14:textId="77777777" w:rsidR="002C1116" w:rsidRDefault="002C1116" w:rsidP="00C44904">
      <w:pPr>
        <w:numPr>
          <w:ilvl w:val="0"/>
          <w:numId w:val="19"/>
        </w:numPr>
        <w:spacing w:after="0"/>
        <w:rPr>
          <w:lang w:val="en-CA"/>
        </w:rPr>
      </w:pPr>
      <w:r>
        <w:rPr>
          <w:lang w:val="en-CA"/>
        </w:rPr>
        <w:t>2016-01-05T13:40:15Z (same as above, but expressed in UTC a.k.a Zulu)</w:t>
      </w:r>
    </w:p>
    <w:p w14:paraId="5EC3CEEC" w14:textId="77777777" w:rsidR="002C1116" w:rsidRPr="001E7109" w:rsidRDefault="002C1116" w:rsidP="002C1116">
      <w:pPr>
        <w:rPr>
          <w:lang w:val="en-CA"/>
        </w:rPr>
      </w:pPr>
    </w:p>
    <w:p w14:paraId="18E618BE" w14:textId="77777777" w:rsidR="002C1116" w:rsidRDefault="002C1116" w:rsidP="002C1116">
      <w:pPr>
        <w:pStyle w:val="Titre4"/>
        <w:rPr>
          <w:lang w:val="en-CA"/>
        </w:rPr>
      </w:pPr>
      <w:r>
        <w:rPr>
          <w:lang w:val="en-CA"/>
        </w:rPr>
        <w:t>URI</w:t>
      </w:r>
    </w:p>
    <w:p w14:paraId="4E4FDECE" w14:textId="77777777" w:rsidR="002C1116" w:rsidRDefault="002C1116" w:rsidP="002C1116">
      <w:pPr>
        <w:rPr>
          <w:lang w:val="en-CA"/>
        </w:rPr>
      </w:pPr>
      <w:r>
        <w:rPr>
          <w:lang w:val="en-CA"/>
        </w:rPr>
        <w:t xml:space="preserve">Properties which names end with “_uri” shall contain a </w:t>
      </w:r>
      <w:r w:rsidRPr="001C232D">
        <w:rPr>
          <w:b/>
          <w:lang w:val="en-CA"/>
        </w:rPr>
        <w:t>single</w:t>
      </w:r>
      <w:r>
        <w:rPr>
          <w:lang w:val="en-CA"/>
        </w:rPr>
        <w:t xml:space="preserve"> absolute URI conformant to RFC 3986.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318E2B1" w14:textId="77777777" w:rsidTr="003811C7">
        <w:trPr>
          <w:cantSplit/>
        </w:trPr>
        <w:tc>
          <w:tcPr>
            <w:tcW w:w="4219" w:type="dxa"/>
            <w:tcBorders>
              <w:right w:val="nil"/>
            </w:tcBorders>
            <w:shd w:val="clear" w:color="auto" w:fill="auto"/>
          </w:tcPr>
          <w:p w14:paraId="69235E00" w14:textId="27BC80E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/gsml4-lite/uri</w:t>
            </w:r>
          </w:p>
        </w:tc>
        <w:tc>
          <w:tcPr>
            <w:tcW w:w="4678" w:type="dxa"/>
            <w:tcBorders>
              <w:left w:val="nil"/>
            </w:tcBorders>
            <w:shd w:val="clear" w:color="auto" w:fill="auto"/>
          </w:tcPr>
          <w:p w14:paraId="0CDA05B0" w14:textId="77777777" w:rsidR="002C1116" w:rsidRPr="00D12552" w:rsidRDefault="002C1116" w:rsidP="003811C7">
            <w:pPr>
              <w:pStyle w:val="Tabletext10"/>
              <w:jc w:val="left"/>
              <w:rPr>
                <w:rStyle w:val="reqtext"/>
                <w:lang w:val="en-CA"/>
              </w:rPr>
            </w:pPr>
            <w:r>
              <w:rPr>
                <w:rStyle w:val="reqtext"/>
                <w:lang w:val="en-CA"/>
              </w:rPr>
              <w:t xml:space="preserve">Properties which name end with “_uri” SHALL contain a string conformant to URI format as specified in RFC 3986. </w:t>
            </w:r>
          </w:p>
        </w:tc>
      </w:tr>
    </w:tbl>
    <w:p w14:paraId="59C4A29D" w14:textId="77777777" w:rsidR="002C1116" w:rsidRDefault="002C1116" w:rsidP="002C1116">
      <w:pPr>
        <w:rPr>
          <w:lang w:val="en-CA"/>
        </w:rPr>
      </w:pPr>
    </w:p>
    <w:p w14:paraId="679F4D01" w14:textId="77777777" w:rsidR="002C1116" w:rsidRPr="00A90399" w:rsidRDefault="002C1116" w:rsidP="002C1116">
      <w:pPr>
        <w:rPr>
          <w:lang w:val="en-CA"/>
        </w:rPr>
      </w:pPr>
      <w:r>
        <w:rPr>
          <w:lang w:val="en-CA"/>
        </w:rPr>
        <w:t>Properties containing a URI should, unless stated otherwise, resolve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0C330B" w14:textId="77777777" w:rsidTr="003811C7">
        <w:trPr>
          <w:cantSplit/>
        </w:trPr>
        <w:tc>
          <w:tcPr>
            <w:tcW w:w="4219" w:type="dxa"/>
            <w:tcBorders>
              <w:right w:val="nil"/>
            </w:tcBorders>
            <w:shd w:val="clear" w:color="auto" w:fill="auto"/>
          </w:tcPr>
          <w:p w14:paraId="655A15BF" w14:textId="0BD2792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/gsml4-lite/resolvable-uri</w:t>
            </w:r>
          </w:p>
        </w:tc>
        <w:tc>
          <w:tcPr>
            <w:tcW w:w="4678" w:type="dxa"/>
            <w:tcBorders>
              <w:left w:val="nil"/>
            </w:tcBorders>
            <w:shd w:val="clear" w:color="auto" w:fill="auto"/>
          </w:tcPr>
          <w:p w14:paraId="4C01404A" w14:textId="33F8DE4B" w:rsidR="002C1116" w:rsidRPr="00D12552" w:rsidRDefault="00585E84" w:rsidP="003811C7">
            <w:pPr>
              <w:pStyle w:val="Tabletext10"/>
              <w:jc w:val="left"/>
              <w:rPr>
                <w:rStyle w:val="reqtext"/>
                <w:lang w:val="en-CA"/>
              </w:rPr>
            </w:pPr>
            <w:r w:rsidRPr="00585E84">
              <w:rPr>
                <w:rStyle w:val="reqtext"/>
                <w:lang w:val="en-CA"/>
              </w:rPr>
              <w:t>Properties containing a valid URI SHOULD be dereferenceable.</w:t>
            </w:r>
          </w:p>
        </w:tc>
      </w:tr>
    </w:tbl>
    <w:p w14:paraId="5A0F16DE" w14:textId="77777777" w:rsidR="002C1116" w:rsidRDefault="002C1116" w:rsidP="002C1116">
      <w:pPr>
        <w:rPr>
          <w:color w:val="FF0000"/>
          <w:lang w:val="en-CA"/>
        </w:rPr>
      </w:pPr>
    </w:p>
    <w:p w14:paraId="0FED35BE" w14:textId="2FEAB9D6" w:rsidR="002C1116" w:rsidRPr="00722E9C" w:rsidRDefault="002C1116" w:rsidP="002C1116">
      <w:pPr>
        <w:keepNext/>
        <w:rPr>
          <w:rFonts w:cs="Arial"/>
          <w:b/>
          <w:noProof/>
          <w:szCs w:val="28"/>
          <w:lang w:val="en-CA" w:eastAsia="en-CA"/>
        </w:rPr>
      </w:pPr>
      <w:r w:rsidRPr="00722E9C">
        <w:rPr>
          <w:lang w:val="en-CA"/>
        </w:rPr>
        <w:lastRenderedPageBreak/>
        <w:t>Although many vocabulary terms are defined as URI, not all URI are actually supported by a formal Linked Open Data infrastructure.   URI are jus</w:t>
      </w:r>
      <w:r w:rsidR="00934F22" w:rsidRPr="00722E9C">
        <w:rPr>
          <w:lang w:val="en-CA"/>
        </w:rPr>
        <w:t>t convenient mechanism to build unique vocabulary identifiers</w:t>
      </w:r>
      <w:r w:rsidRPr="00722E9C">
        <w:rPr>
          <w:lang w:val="en-CA"/>
        </w:rPr>
        <w:t xml:space="preserve">.  Note that in some situations, some </w:t>
      </w:r>
      <w:r w:rsidR="000B31E6" w:rsidRPr="00722E9C">
        <w:rPr>
          <w:lang w:val="en-CA"/>
        </w:rPr>
        <w:t>“</w:t>
      </w:r>
      <w:r w:rsidRPr="00722E9C">
        <w:rPr>
          <w:lang w:val="en-CA"/>
        </w:rPr>
        <w:t>_uri</w:t>
      </w:r>
      <w:r w:rsidR="000B31E6" w:rsidRPr="00722E9C">
        <w:rPr>
          <w:lang w:val="en-CA"/>
        </w:rPr>
        <w:t>”</w:t>
      </w:r>
      <w:r w:rsidRPr="00722E9C">
        <w:rPr>
          <w:lang w:val="en-CA"/>
        </w:rPr>
        <w:t xml:space="preserve"> properties might require that the URI SHALL resolve to some valid content.  Those cases will be explicitly stated. Some community might create a profile of this requirements class and add more constrain</w:t>
      </w:r>
      <w:r w:rsidR="000B31E6" w:rsidRPr="00722E9C">
        <w:rPr>
          <w:lang w:val="en-CA"/>
        </w:rPr>
        <w:t>t</w:t>
      </w:r>
      <w:r w:rsidRPr="00722E9C">
        <w:rPr>
          <w:lang w:val="en-CA"/>
        </w:rPr>
        <w:t>s, such as mandatory resolution of the URI to one or more resources and impose mandatory mime-types (GeoSciML/XML or GeoSciML/GeoJSON).</w:t>
      </w:r>
    </w:p>
    <w:p w14:paraId="1A336D80" w14:textId="77777777" w:rsidR="002C1116" w:rsidRDefault="002C1116" w:rsidP="002C1116">
      <w:pPr>
        <w:keepNext/>
      </w:pPr>
    </w:p>
    <w:p w14:paraId="41FC992C" w14:textId="72C8CF4D" w:rsidR="002C1116" w:rsidRDefault="001E68E4" w:rsidP="002C1116">
      <w:pPr>
        <w:keepNext/>
      </w:pPr>
      <w:r>
        <w:rPr>
          <w:noProof/>
          <w:lang w:val="en-CA" w:eastAsia="en-CA"/>
        </w:rPr>
        <w:drawing>
          <wp:inline distT="0" distB="0" distL="0" distR="0" wp14:anchorId="07E1A022" wp14:editId="31DF2CC1">
            <wp:extent cx="5486400" cy="4127099"/>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6400" cy="4127099"/>
                    </a:xfrm>
                    <a:prstGeom prst="rect">
                      <a:avLst/>
                    </a:prstGeom>
                    <a:noFill/>
                    <a:ln>
                      <a:noFill/>
                    </a:ln>
                  </pic:spPr>
                </pic:pic>
              </a:graphicData>
            </a:graphic>
          </wp:inline>
        </w:drawing>
      </w:r>
    </w:p>
    <w:p w14:paraId="128D0660" w14:textId="77777777" w:rsidR="002C1116" w:rsidRDefault="002C1116" w:rsidP="002C1116">
      <w:pPr>
        <w:pStyle w:val="Lgende"/>
      </w:pPr>
      <w:bookmarkStart w:id="524" w:name="_Ref456948412"/>
      <w:r>
        <w:t xml:space="preserve">Figure </w:t>
      </w:r>
      <w:r>
        <w:fldChar w:fldCharType="begin"/>
      </w:r>
      <w:r>
        <w:instrText xml:space="preserve"> SEQ Figure \* ARABIC </w:instrText>
      </w:r>
      <w:r>
        <w:fldChar w:fldCharType="separate"/>
      </w:r>
      <w:r w:rsidR="00AD44BE">
        <w:rPr>
          <w:noProof/>
        </w:rPr>
        <w:t>99</w:t>
      </w:r>
      <w:r>
        <w:fldChar w:fldCharType="end"/>
      </w:r>
      <w:bookmarkEnd w:id="524"/>
      <w:r>
        <w:t xml:space="preserve"> </w:t>
      </w:r>
      <w:r w:rsidRPr="00BA08CB">
        <w:t xml:space="preserve">GeoSciML </w:t>
      </w:r>
      <w:r>
        <w:t>lite</w:t>
      </w:r>
      <w:r w:rsidRPr="00BA08CB">
        <w:t xml:space="preserve"> </w:t>
      </w:r>
      <w:r>
        <w:t>feature types.</w:t>
      </w:r>
    </w:p>
    <w:p w14:paraId="473A5F1A" w14:textId="11E0A94A" w:rsidR="002C1116" w:rsidRPr="008246C7" w:rsidRDefault="004C22C2" w:rsidP="002C1116">
      <w:r>
        <w:fldChar w:fldCharType="begin"/>
      </w:r>
      <w:r>
        <w:instrText xml:space="preserve"> REF _Ref456948412 \h </w:instrText>
      </w:r>
      <w:r>
        <w:fldChar w:fldCharType="separate"/>
      </w:r>
      <w:r w:rsidR="00AD44BE">
        <w:t xml:space="preserve">Figure </w:t>
      </w:r>
      <w:r w:rsidR="00AD44BE">
        <w:rPr>
          <w:noProof/>
        </w:rPr>
        <w:t>99</w:t>
      </w:r>
      <w:r>
        <w:fldChar w:fldCharType="end"/>
      </w:r>
      <w:r>
        <w:t xml:space="preserve"> </w:t>
      </w:r>
      <w:r w:rsidR="002C1116">
        <w:t xml:space="preserve">shows the 7 lite feature types supported by GeoSciML 4.1.  Each feature type is equivalent to a layer in a GIS or a Web Map Service.  </w:t>
      </w:r>
    </w:p>
    <w:p w14:paraId="255F3433" w14:textId="77777777" w:rsidR="002C1116" w:rsidRDefault="002C1116" w:rsidP="002C1116">
      <w:pPr>
        <w:pStyle w:val="Titre4"/>
        <w:rPr>
          <w:lang w:val="en-CA"/>
        </w:rPr>
      </w:pPr>
      <w:r>
        <w:rPr>
          <w:lang w:val="en-CA"/>
        </w:rPr>
        <w:t>User defined properties</w:t>
      </w:r>
    </w:p>
    <w:p w14:paraId="50625481" w14:textId="77777777" w:rsidR="002C1116" w:rsidRDefault="002C1116" w:rsidP="002C1116">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E46A1EC" w14:textId="77777777" w:rsidTr="003811C7">
        <w:trPr>
          <w:cantSplit/>
        </w:trPr>
        <w:tc>
          <w:tcPr>
            <w:tcW w:w="4219" w:type="dxa"/>
            <w:tcBorders>
              <w:right w:val="nil"/>
            </w:tcBorders>
            <w:shd w:val="clear" w:color="auto" w:fill="auto"/>
          </w:tcPr>
          <w:p w14:paraId="6750B9BE" w14:textId="12D2EBA0" w:rsidR="002C1116" w:rsidRPr="00D12552" w:rsidRDefault="002C1418" w:rsidP="003811C7">
            <w:pPr>
              <w:pStyle w:val="Tabletext10"/>
              <w:rPr>
                <w:rStyle w:val="requri"/>
                <w:lang w:val="en-CA"/>
              </w:rPr>
            </w:pPr>
            <w:r>
              <w:rPr>
                <w:rStyle w:val="requri"/>
                <w:lang w:val="en-CA"/>
              </w:rPr>
              <w:t>/req</w:t>
            </w:r>
            <w:r w:rsidR="002C1116">
              <w:rPr>
                <w:rStyle w:val="requri"/>
                <w:lang w:val="en-CA"/>
              </w:rPr>
              <w:t>/gsml4-lite/user-defined</w:t>
            </w:r>
          </w:p>
        </w:tc>
        <w:tc>
          <w:tcPr>
            <w:tcW w:w="4678" w:type="dxa"/>
            <w:tcBorders>
              <w:left w:val="nil"/>
            </w:tcBorders>
            <w:shd w:val="clear" w:color="auto" w:fill="auto"/>
          </w:tcPr>
          <w:p w14:paraId="1EF2A8E8" w14:textId="77777777" w:rsidR="002C1116" w:rsidRPr="00D12552" w:rsidRDefault="002C1116" w:rsidP="003811C7">
            <w:pPr>
              <w:pStyle w:val="Tabletext10"/>
              <w:jc w:val="left"/>
              <w:rPr>
                <w:rStyle w:val="reqtext"/>
                <w:lang w:val="en-CA"/>
              </w:rPr>
            </w:pPr>
            <w:r>
              <w:rPr>
                <w:rStyle w:val="reqtext"/>
                <w:lang w:val="en-CA"/>
              </w:rPr>
              <w:t>Features delivered with user defined properties SHALL be conformant to GML Simple Feature Level 0.</w:t>
            </w:r>
          </w:p>
        </w:tc>
      </w:tr>
    </w:tbl>
    <w:p w14:paraId="56BECC2D" w14:textId="77777777" w:rsidR="002C1116" w:rsidRDefault="002C1116" w:rsidP="002C1116"/>
    <w:p w14:paraId="01B5CA26" w14:textId="0EF2AF05" w:rsidR="00AA18BE" w:rsidRDefault="002C1116" w:rsidP="002C1116">
      <w:pPr>
        <w:rPr>
          <w:lang w:val="en-CA"/>
        </w:rPr>
      </w:pPr>
      <w:r w:rsidRPr="00F8032B">
        <w:rPr>
          <w:lang w:val="en-CA"/>
        </w:rPr>
        <w:lastRenderedPageBreak/>
        <w:t>New properties added by the data provider shall keep the feature conformant to GML Simple Feature Level 0.  For example, no duplicate property names, nor extra geometry properties.</w:t>
      </w:r>
    </w:p>
    <w:p w14:paraId="1ADDE652" w14:textId="77777777" w:rsidR="00585E84" w:rsidRDefault="00585E84" w:rsidP="00585E84">
      <w:pPr>
        <w:pStyle w:val="Titre4"/>
      </w:pPr>
      <w:r>
        <w:t>i</w:t>
      </w:r>
      <w:r w:rsidRPr="00D970E9">
        <w:t>dentifier</w:t>
      </w:r>
    </w:p>
    <w:p w14:paraId="4DD9995A" w14:textId="77777777" w:rsidR="00585E84" w:rsidRDefault="00585E84" w:rsidP="00585E84"/>
    <w:p w14:paraId="2FDCE910" w14:textId="0794C5B8" w:rsidR="00585E84" w:rsidRDefault="00585E84" w:rsidP="00585E84">
      <w:pPr>
        <w:rPr>
          <w:lang w:val="en-CA"/>
        </w:rPr>
      </w:pPr>
      <w:r w:rsidRPr="00D970E9">
        <w:t xml:space="preserve">Globally unique </w:t>
      </w:r>
      <w:r w:rsidRPr="00F16431">
        <w:rPr>
          <w:rStyle w:val="Entity"/>
        </w:rPr>
        <w:t>identifier:Primitive::CharacterString</w:t>
      </w:r>
      <w:r>
        <w:t xml:space="preserve"> shall uniquely identifies a tuple within the dataset</w:t>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85E84" w:rsidRPr="00D12552" w14:paraId="7E958695" w14:textId="77777777" w:rsidTr="0005756C">
        <w:trPr>
          <w:cantSplit/>
        </w:trPr>
        <w:tc>
          <w:tcPr>
            <w:tcW w:w="4219" w:type="dxa"/>
            <w:tcBorders>
              <w:right w:val="nil"/>
            </w:tcBorders>
            <w:shd w:val="clear" w:color="auto" w:fill="auto"/>
          </w:tcPr>
          <w:p w14:paraId="48E5DCB5" w14:textId="5E128568" w:rsidR="00585E84" w:rsidRPr="00585E84" w:rsidRDefault="00585E84" w:rsidP="0005756C">
            <w:pPr>
              <w:pStyle w:val="Tabletext10"/>
              <w:rPr>
                <w:rStyle w:val="requri"/>
                <w:noProof/>
                <w:lang w:val="fr-CA"/>
              </w:rPr>
            </w:pPr>
            <w:r w:rsidRPr="00585E84">
              <w:rPr>
                <w:rStyle w:val="requri"/>
                <w:noProof/>
                <w:lang w:val="fr-CA"/>
              </w:rPr>
              <w:t>/req</w:t>
            </w:r>
            <w:r w:rsidRPr="00585E84">
              <w:rPr>
                <w:rStyle w:val="requri"/>
                <w:noProof/>
                <w:lang w:val="fr-CA"/>
              </w:rPr>
              <w:t>/gsml4-lite/</w:t>
            </w:r>
            <w:r w:rsidRPr="00585E84">
              <w:rPr>
                <w:rStyle w:val="requri"/>
                <w:noProof/>
                <w:lang w:val="fr-CA"/>
              </w:rPr>
              <w:t>identifier-unique</w:t>
            </w:r>
          </w:p>
        </w:tc>
        <w:tc>
          <w:tcPr>
            <w:tcW w:w="4678" w:type="dxa"/>
            <w:tcBorders>
              <w:left w:val="nil"/>
            </w:tcBorders>
            <w:shd w:val="clear" w:color="auto" w:fill="auto"/>
          </w:tcPr>
          <w:p w14:paraId="3550FA0D" w14:textId="77777777" w:rsidR="00585E84" w:rsidRPr="00D12552" w:rsidRDefault="00585E84" w:rsidP="0005756C">
            <w:pPr>
              <w:pStyle w:val="Tabletext10"/>
              <w:jc w:val="left"/>
              <w:rPr>
                <w:rStyle w:val="reqtext"/>
                <w:lang w:val="en-CA"/>
              </w:rPr>
            </w:pPr>
            <w:r>
              <w:rPr>
                <w:rStyle w:val="reqtext"/>
                <w:lang w:val="en-CA"/>
              </w:rPr>
              <w:t>Identifier SHALL be unique to a dataset.</w:t>
            </w:r>
          </w:p>
        </w:tc>
      </w:tr>
    </w:tbl>
    <w:p w14:paraId="788ED713" w14:textId="77777777" w:rsidR="00585E84" w:rsidRDefault="00585E84" w:rsidP="002C1116"/>
    <w:p w14:paraId="1516B4CA" w14:textId="198992D6" w:rsidR="00585E84" w:rsidRDefault="00585E84" w:rsidP="002C1116">
      <w:r>
        <w:t>Identifiers shall be formatted as URI according to RFC 3986.</w:t>
      </w:r>
      <w:r w:rsidR="005820FF">
        <w:t xml:space="preserve">  This URI could be use to access more detailed, such as a GeoSciML Basic, representation of the feature.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85E84" w:rsidRPr="00D12552" w14:paraId="57B1780C" w14:textId="77777777" w:rsidTr="0005756C">
        <w:trPr>
          <w:cantSplit/>
        </w:trPr>
        <w:tc>
          <w:tcPr>
            <w:tcW w:w="4219" w:type="dxa"/>
            <w:tcBorders>
              <w:right w:val="nil"/>
            </w:tcBorders>
            <w:shd w:val="clear" w:color="auto" w:fill="auto"/>
          </w:tcPr>
          <w:p w14:paraId="183C89CC" w14:textId="357E2942" w:rsidR="00585E84" w:rsidRPr="00585E84" w:rsidRDefault="00585E84" w:rsidP="00585E84">
            <w:pPr>
              <w:pStyle w:val="Tabletext10"/>
              <w:rPr>
                <w:rStyle w:val="requri"/>
                <w:noProof/>
                <w:lang w:val="fr-CA"/>
              </w:rPr>
            </w:pPr>
            <w:r w:rsidRPr="00585E84">
              <w:rPr>
                <w:rStyle w:val="requri"/>
                <w:noProof/>
                <w:lang w:val="fr-CA"/>
              </w:rPr>
              <w:t>/req/gsml4-lite/identifier-</w:t>
            </w:r>
            <w:r>
              <w:rPr>
                <w:rStyle w:val="requri"/>
                <w:noProof/>
                <w:lang w:val="fr-CA"/>
              </w:rPr>
              <w:t>URI</w:t>
            </w:r>
          </w:p>
        </w:tc>
        <w:tc>
          <w:tcPr>
            <w:tcW w:w="4678" w:type="dxa"/>
            <w:tcBorders>
              <w:left w:val="nil"/>
            </w:tcBorders>
            <w:shd w:val="clear" w:color="auto" w:fill="auto"/>
          </w:tcPr>
          <w:p w14:paraId="657F1765" w14:textId="33624B31" w:rsidR="00585E84" w:rsidRPr="00D12552" w:rsidRDefault="00585E84" w:rsidP="00585E84">
            <w:pPr>
              <w:pStyle w:val="Tabletext10"/>
              <w:jc w:val="left"/>
              <w:rPr>
                <w:rStyle w:val="reqtext"/>
                <w:lang w:val="en-CA"/>
              </w:rPr>
            </w:pPr>
            <w:r>
              <w:rPr>
                <w:rStyle w:val="reqtext"/>
                <w:lang w:val="en-CA"/>
              </w:rPr>
              <w:t>Identifier</w:t>
            </w:r>
            <w:r>
              <w:rPr>
                <w:rStyle w:val="reqtext"/>
                <w:lang w:val="en-CA"/>
              </w:rPr>
              <w:t>s</w:t>
            </w:r>
            <w:r>
              <w:rPr>
                <w:rStyle w:val="reqtext"/>
                <w:lang w:val="en-CA"/>
              </w:rPr>
              <w:t xml:space="preserve"> </w:t>
            </w:r>
            <w:r>
              <w:rPr>
                <w:rStyle w:val="reqtext"/>
                <w:lang w:val="en-CA"/>
              </w:rPr>
              <w:t>SHALL be formatted as URI according to RFC 3986.</w:t>
            </w:r>
          </w:p>
        </w:tc>
      </w:tr>
    </w:tbl>
    <w:p w14:paraId="232253DF" w14:textId="77777777" w:rsidR="00585E84" w:rsidRPr="00585E84" w:rsidRDefault="00585E84" w:rsidP="002C1116"/>
    <w:p w14:paraId="063226DB" w14:textId="77777777" w:rsidR="002C1116" w:rsidRPr="00D14AF0" w:rsidRDefault="002C1116" w:rsidP="002C1116">
      <w:pPr>
        <w:pStyle w:val="Titre3"/>
      </w:pPr>
      <w:bookmarkStart w:id="525" w:name="_Toc458154248"/>
      <w:r w:rsidRPr="00D14AF0">
        <w:t>GeologicUnitView</w:t>
      </w:r>
      <w:bookmarkEnd w:id="525"/>
    </w:p>
    <w:p w14:paraId="4D094A58" w14:textId="77777777" w:rsidR="002C1116" w:rsidRDefault="002C1116" w:rsidP="002C1116">
      <w:pPr>
        <w:rPr>
          <w:lang w:val="en-CA"/>
        </w:rPr>
      </w:pPr>
    </w:p>
    <w:p w14:paraId="7875E0F1" w14:textId="77777777" w:rsidR="002C1116" w:rsidRDefault="002C1116" w:rsidP="002C1116">
      <w:pPr>
        <w:keepNext/>
        <w:jc w:val="center"/>
      </w:pPr>
      <w:r>
        <w:rPr>
          <w:noProof/>
          <w:lang w:val="en-CA" w:eastAsia="en-CA"/>
        </w:rPr>
        <w:lastRenderedPageBreak/>
        <w:drawing>
          <wp:inline distT="0" distB="0" distL="0" distR="0" wp14:anchorId="4119B401" wp14:editId="121B500D">
            <wp:extent cx="2990850" cy="398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43689F"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AD44BE">
        <w:rPr>
          <w:noProof/>
          <w:color w:val="auto"/>
        </w:rPr>
        <w:t>100</w:t>
      </w:r>
      <w:r w:rsidRPr="00F8032B">
        <w:rPr>
          <w:color w:val="auto"/>
        </w:rPr>
        <w:fldChar w:fldCharType="end"/>
      </w:r>
      <w:r w:rsidRPr="00F8032B">
        <w:rPr>
          <w:color w:val="auto"/>
        </w:rPr>
        <w:t xml:space="preserve">: GeologicUnitView </w:t>
      </w:r>
      <w:r>
        <w:rPr>
          <w:color w:val="auto"/>
        </w:rPr>
        <w:t>feature type.</w:t>
      </w:r>
    </w:p>
    <w:p w14:paraId="7E118B54" w14:textId="77777777" w:rsidR="002C1116" w:rsidRDefault="002C1116" w:rsidP="002C1116">
      <w:r w:rsidRPr="00F16431">
        <w:rPr>
          <w:rStyle w:val="Entity"/>
        </w:rPr>
        <w:t>GeologicUnitView</w:t>
      </w:r>
      <w:r>
        <w:t xml:space="preserve"> is a simplified view of a GeoSciML </w:t>
      </w:r>
      <w:r w:rsidRPr="00F16431">
        <w:rPr>
          <w:rStyle w:val="Entity"/>
        </w:rPr>
        <w:t>GeologicUnit</w:t>
      </w:r>
      <w:r>
        <w:t xml:space="preserve">.  In GeoSciML terms this will be an instance of a </w:t>
      </w:r>
      <w:r w:rsidRPr="00F16431">
        <w:rPr>
          <w:rStyle w:val="Entity"/>
        </w:rPr>
        <w:t>MappedFeature</w:t>
      </w:r>
      <w:r>
        <w:t xml:space="preserve"> with key property values from the associated </w:t>
      </w:r>
      <w:r w:rsidRPr="00F16431">
        <w:rPr>
          <w:rStyle w:val="Entity"/>
        </w:rPr>
        <w:t>GeologicUnit</w:t>
      </w:r>
      <w:r>
        <w:t xml:space="preserv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21B011E" w14:textId="77777777" w:rsidR="002C1116" w:rsidRDefault="002C1116" w:rsidP="002C1116">
      <w:pPr>
        <w:pStyle w:val="Titre4"/>
      </w:pPr>
      <w:r>
        <w:t>Mapping</w:t>
      </w:r>
    </w:p>
    <w:p w14:paraId="61068914" w14:textId="77777777" w:rsidR="002C1116" w:rsidRPr="00ED1DE6" w:rsidRDefault="002C1116" w:rsidP="002C1116"/>
    <w:p w14:paraId="52C5B269" w14:textId="77777777" w:rsidR="002C1116" w:rsidRDefault="002C1116" w:rsidP="002C1116"/>
    <w:tbl>
      <w:tblPr>
        <w:tblStyle w:val="Ombrageclair"/>
        <w:tblW w:w="5000" w:type="pct"/>
        <w:tblLook w:val="04A0" w:firstRow="1" w:lastRow="0" w:firstColumn="1" w:lastColumn="0" w:noHBand="0" w:noVBand="1"/>
      </w:tblPr>
      <w:tblGrid>
        <w:gridCol w:w="2679"/>
        <w:gridCol w:w="6177"/>
      </w:tblGrid>
      <w:tr w:rsidR="002C1116" w:rsidRPr="002D68FE" w14:paraId="28094D83" w14:textId="77777777" w:rsidTr="00501FA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tcPr>
          <w:p w14:paraId="055A5771" w14:textId="77777777" w:rsidR="002C1116" w:rsidRPr="002D68FE" w:rsidRDefault="002C1116" w:rsidP="003811C7">
            <w:pPr>
              <w:rPr>
                <w:rFonts w:ascii="Consolas" w:hAnsi="Consolas" w:cs="Consolas"/>
                <w:b w:val="0"/>
                <w:sz w:val="18"/>
                <w:szCs w:val="18"/>
              </w:rPr>
            </w:pPr>
            <w:r w:rsidRPr="002D68FE">
              <w:rPr>
                <w:rFonts w:ascii="Consolas" w:hAnsi="Consolas" w:cs="Consolas"/>
                <w:b w:val="0"/>
                <w:sz w:val="18"/>
                <w:szCs w:val="18"/>
              </w:rPr>
              <w:t>Property</w:t>
            </w:r>
          </w:p>
        </w:tc>
        <w:tc>
          <w:tcPr>
            <w:tcW w:w="5946" w:type="dxa"/>
            <w:noWrap/>
          </w:tcPr>
          <w:p w14:paraId="75D92FBD" w14:textId="77777777" w:rsidR="002C1116" w:rsidRPr="002D68FE" w:rsidRDefault="002C1116" w:rsidP="003811C7">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Pr>
                <w:rFonts w:ascii="Consolas" w:hAnsi="Consolas" w:cs="Consolas"/>
                <w:b w:val="0"/>
                <w:sz w:val="18"/>
                <w:szCs w:val="18"/>
              </w:rPr>
              <w:t xml:space="preserve"> from </w:t>
            </w:r>
            <w:r w:rsidRPr="00F16431">
              <w:rPr>
                <w:rStyle w:val="Entity"/>
              </w:rPr>
              <w:t>MappedFeature</w:t>
            </w:r>
          </w:p>
        </w:tc>
      </w:tr>
      <w:tr w:rsidR="002C1116" w:rsidRPr="002D68FE" w14:paraId="73C2E2C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F6B24" w14:textId="40CB4A00" w:rsidR="002C1116" w:rsidRPr="002D68FE" w:rsidRDefault="00005D4F" w:rsidP="003811C7">
            <w:pPr>
              <w:spacing w:after="0"/>
              <w:rPr>
                <w:rFonts w:ascii="Consolas" w:hAnsi="Consolas" w:cs="Consolas"/>
                <w:sz w:val="18"/>
                <w:szCs w:val="18"/>
              </w:rPr>
            </w:pPr>
            <w:r>
              <w:rPr>
                <w:rFonts w:ascii="Consolas" w:hAnsi="Consolas" w:cs="Consolas"/>
                <w:sz w:val="18"/>
                <w:szCs w:val="18"/>
              </w:rPr>
              <w:t>i</w:t>
            </w:r>
            <w:r w:rsidR="002C1116" w:rsidRPr="002D68FE">
              <w:rPr>
                <w:rFonts w:ascii="Consolas" w:hAnsi="Consolas" w:cs="Consolas"/>
                <w:sz w:val="18"/>
                <w:szCs w:val="18"/>
              </w:rPr>
              <w:t>dentifier</w:t>
            </w:r>
          </w:p>
        </w:tc>
        <w:tc>
          <w:tcPr>
            <w:tcW w:w="5946" w:type="dxa"/>
            <w:noWrap/>
            <w:hideMark/>
          </w:tcPr>
          <w:p w14:paraId="06EE01A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2D68FE" w14:paraId="0EC71E72"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683989C" w14:textId="0055EF6A" w:rsidR="002C1116" w:rsidRPr="002D68FE" w:rsidRDefault="00005D4F" w:rsidP="003811C7">
            <w:pPr>
              <w:spacing w:after="0"/>
              <w:rPr>
                <w:rFonts w:ascii="Consolas" w:hAnsi="Consolas" w:cs="Consolas"/>
                <w:sz w:val="18"/>
                <w:szCs w:val="18"/>
              </w:rPr>
            </w:pPr>
            <w:r>
              <w:rPr>
                <w:rFonts w:ascii="Consolas" w:hAnsi="Consolas" w:cs="Consolas"/>
                <w:sz w:val="18"/>
                <w:szCs w:val="18"/>
              </w:rPr>
              <w:t>n</w:t>
            </w:r>
            <w:r w:rsidR="002C1116" w:rsidRPr="002D68FE">
              <w:rPr>
                <w:rFonts w:ascii="Consolas" w:hAnsi="Consolas" w:cs="Consolas"/>
                <w:sz w:val="18"/>
                <w:szCs w:val="18"/>
              </w:rPr>
              <w:t>ame</w:t>
            </w:r>
          </w:p>
        </w:tc>
        <w:tc>
          <w:tcPr>
            <w:tcW w:w="5946" w:type="dxa"/>
            <w:noWrap/>
            <w:hideMark/>
          </w:tcPr>
          <w:p w14:paraId="51824CB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specification:GeologicUnit::name 1</w:t>
            </w:r>
          </w:p>
        </w:tc>
      </w:tr>
      <w:tr w:rsidR="002C1116" w:rsidRPr="002D68FE" w14:paraId="751E7EA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7B3D7" w14:textId="37650B51" w:rsidR="002C1116" w:rsidRPr="002D68FE" w:rsidRDefault="00005D4F" w:rsidP="003811C7">
            <w:pPr>
              <w:spacing w:after="0"/>
              <w:rPr>
                <w:rFonts w:ascii="Consolas" w:hAnsi="Consolas" w:cs="Consolas"/>
                <w:sz w:val="18"/>
                <w:szCs w:val="18"/>
              </w:rPr>
            </w:pPr>
            <w:r>
              <w:rPr>
                <w:rFonts w:ascii="Consolas" w:hAnsi="Consolas" w:cs="Consolas"/>
                <w:sz w:val="18"/>
                <w:szCs w:val="18"/>
              </w:rPr>
              <w:t>d</w:t>
            </w:r>
            <w:r w:rsidR="002C1116" w:rsidRPr="002D68FE">
              <w:rPr>
                <w:rFonts w:ascii="Consolas" w:hAnsi="Consolas" w:cs="Consolas"/>
                <w:sz w:val="18"/>
                <w:szCs w:val="18"/>
              </w:rPr>
              <w:t>escription</w:t>
            </w:r>
          </w:p>
        </w:tc>
        <w:tc>
          <w:tcPr>
            <w:tcW w:w="5946" w:type="dxa"/>
            <w:noWrap/>
            <w:hideMark/>
          </w:tcPr>
          <w:p w14:paraId="5EEAE9F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specification:GeologicUnit::description </w:t>
            </w:r>
          </w:p>
        </w:tc>
      </w:tr>
      <w:tr w:rsidR="002C1116" w:rsidRPr="002D68FE" w14:paraId="40A34DA6"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DEE737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w:t>
            </w:r>
          </w:p>
        </w:tc>
        <w:tc>
          <w:tcPr>
            <w:tcW w:w="5946" w:type="dxa"/>
            <w:noWrap/>
            <w:hideMark/>
          </w:tcPr>
          <w:p w14:paraId="2FCF5958"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specification:GeologicUnit::geologicUnitType 2</w:t>
            </w:r>
          </w:p>
        </w:tc>
      </w:tr>
      <w:tr w:rsidR="002C1116" w:rsidRPr="002D68FE" w14:paraId="20C90F3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3E6BA7C" w14:textId="759AC975" w:rsidR="002C1116" w:rsidRPr="002D68FE" w:rsidRDefault="00005D4F" w:rsidP="003811C7">
            <w:pPr>
              <w:spacing w:after="0"/>
              <w:rPr>
                <w:rFonts w:ascii="Consolas" w:hAnsi="Consolas" w:cs="Consolas"/>
                <w:sz w:val="18"/>
                <w:szCs w:val="18"/>
              </w:rPr>
            </w:pPr>
            <w:r>
              <w:rPr>
                <w:rFonts w:ascii="Consolas" w:hAnsi="Consolas" w:cs="Consolas"/>
                <w:sz w:val="18"/>
                <w:szCs w:val="18"/>
              </w:rPr>
              <w:t>r</w:t>
            </w:r>
            <w:r w:rsidR="002C1116" w:rsidRPr="002D68FE">
              <w:rPr>
                <w:rFonts w:ascii="Consolas" w:hAnsi="Consolas" w:cs="Consolas"/>
                <w:sz w:val="18"/>
                <w:szCs w:val="18"/>
              </w:rPr>
              <w:t>ank</w:t>
            </w:r>
          </w:p>
        </w:tc>
        <w:tc>
          <w:tcPr>
            <w:tcW w:w="5946" w:type="dxa"/>
            <w:noWrap/>
            <w:hideMark/>
          </w:tcPr>
          <w:p w14:paraId="558D177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specification:GeologicUnit::rank 2</w:t>
            </w:r>
          </w:p>
        </w:tc>
      </w:tr>
      <w:tr w:rsidR="002C1116" w:rsidRPr="002D68FE" w14:paraId="7B1325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C595731" w14:textId="10D230B6" w:rsidR="002C1116" w:rsidRPr="002D68FE" w:rsidRDefault="00005D4F" w:rsidP="003811C7">
            <w:pPr>
              <w:spacing w:after="0"/>
              <w:rPr>
                <w:rFonts w:ascii="Consolas" w:hAnsi="Consolas" w:cs="Consolas"/>
                <w:sz w:val="18"/>
                <w:szCs w:val="18"/>
              </w:rPr>
            </w:pPr>
            <w:r>
              <w:rPr>
                <w:rFonts w:ascii="Consolas" w:hAnsi="Consolas" w:cs="Consolas"/>
                <w:sz w:val="18"/>
                <w:szCs w:val="18"/>
              </w:rPr>
              <w:t>l</w:t>
            </w:r>
            <w:r w:rsidR="002C1116" w:rsidRPr="002D68FE">
              <w:rPr>
                <w:rFonts w:ascii="Consolas" w:hAnsi="Consolas" w:cs="Consolas"/>
                <w:sz w:val="18"/>
                <w:szCs w:val="18"/>
              </w:rPr>
              <w:t>ithology</w:t>
            </w:r>
          </w:p>
        </w:tc>
        <w:tc>
          <w:tcPr>
            <w:tcW w:w="5946" w:type="dxa"/>
            <w:noWrap/>
            <w:hideMark/>
          </w:tcPr>
          <w:p w14:paraId="6A72E51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54CA971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1 2</w:t>
            </w:r>
          </w:p>
        </w:tc>
      </w:tr>
      <w:tr w:rsidR="002C1116" w:rsidRPr="002D68FE" w14:paraId="717BCA8B"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8A57CE8"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lastRenderedPageBreak/>
              <w:t>geologicHistory</w:t>
            </w:r>
          </w:p>
        </w:tc>
        <w:tc>
          <w:tcPr>
            <w:tcW w:w="5946" w:type="dxa"/>
            <w:noWrap/>
            <w:hideMark/>
          </w:tcPr>
          <w:p w14:paraId="6FB59F0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25A2CC1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GeologicEvent/description 1</w:t>
            </w:r>
          </w:p>
        </w:tc>
      </w:tr>
      <w:tr w:rsidR="002C1116" w:rsidRPr="002D68FE" w14:paraId="06B440F0"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351627F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numericOlderAge</w:t>
            </w:r>
          </w:p>
        </w:tc>
        <w:tc>
          <w:tcPr>
            <w:tcW w:w="5946" w:type="dxa"/>
            <w:noWrap/>
            <w:hideMark/>
          </w:tcPr>
          <w:p w14:paraId="2E06FC5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5D0AE9B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GeologicEvent:NumericAge::olderBoundAge:Quantity::value 1</w:t>
            </w:r>
          </w:p>
        </w:tc>
      </w:tr>
      <w:tr w:rsidR="002C1116" w:rsidRPr="002D68FE" w14:paraId="473D558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C2BE08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numericYoungerAge</w:t>
            </w:r>
          </w:p>
        </w:tc>
        <w:tc>
          <w:tcPr>
            <w:tcW w:w="5946" w:type="dxa"/>
            <w:noWrap/>
            <w:hideMark/>
          </w:tcPr>
          <w:p w14:paraId="4A523EE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5043771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GeologicEvent:NumericAge::youngerBoundAge:Quantity::value 1</w:t>
            </w:r>
          </w:p>
        </w:tc>
      </w:tr>
      <w:tr w:rsidR="002C1116" w:rsidRPr="002D68FE" w14:paraId="4527BDF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707B6A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observationMethod</w:t>
            </w:r>
          </w:p>
        </w:tc>
        <w:tc>
          <w:tcPr>
            <w:tcW w:w="5946" w:type="dxa"/>
            <w:noWrap/>
            <w:hideMark/>
          </w:tcPr>
          <w:p w14:paraId="1DF7C40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specification:GeologicUnit::observationMethod:Category::value 1 2</w:t>
            </w:r>
          </w:p>
        </w:tc>
      </w:tr>
      <w:tr w:rsidR="002C1116" w:rsidRPr="002D68FE" w14:paraId="78CA058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0B0B2B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positionalAccuracy</w:t>
            </w:r>
          </w:p>
        </w:tc>
        <w:tc>
          <w:tcPr>
            <w:tcW w:w="5946" w:type="dxa"/>
            <w:noWrap/>
            <w:hideMark/>
          </w:tcPr>
          <w:p w14:paraId="35C59AA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positionalAccuracy:Quantity::value </w:t>
            </w:r>
          </w:p>
        </w:tc>
      </w:tr>
      <w:tr w:rsidR="002C1116" w:rsidRPr="002D68FE" w14:paraId="002B7D3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941F8BB" w14:textId="1BF6C84C"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ource</w:t>
            </w:r>
          </w:p>
        </w:tc>
        <w:tc>
          <w:tcPr>
            <w:tcW w:w="5946" w:type="dxa"/>
            <w:noWrap/>
            <w:hideMark/>
          </w:tcPr>
          <w:p w14:paraId="72F01A3D"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specification:GeologicUnit::metaDataProperty(…):CI_Citation 1</w:t>
            </w:r>
          </w:p>
        </w:tc>
      </w:tr>
      <w:tr w:rsidR="002C1116" w:rsidRPr="002D68FE" w14:paraId="4944079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F6E6AF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geologicUnitType_uri</w:t>
            </w:r>
          </w:p>
        </w:tc>
        <w:tc>
          <w:tcPr>
            <w:tcW w:w="5946" w:type="dxa"/>
            <w:noWrap/>
            <w:hideMark/>
          </w:tcPr>
          <w:p w14:paraId="6A0B298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specification:GeologicUnit::geologicUnitType 3</w:t>
            </w:r>
          </w:p>
        </w:tc>
      </w:tr>
      <w:tr w:rsidR="002C1116" w:rsidRPr="002D68FE" w14:paraId="538D86D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1E3070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representativeLithology_uri</w:t>
            </w:r>
          </w:p>
        </w:tc>
        <w:tc>
          <w:tcPr>
            <w:tcW w:w="5946" w:type="dxa"/>
            <w:noWrap/>
            <w:hideMark/>
          </w:tcPr>
          <w:p w14:paraId="0D90E6E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0AF77D4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3</w:t>
            </w:r>
          </w:p>
        </w:tc>
      </w:tr>
      <w:tr w:rsidR="002C1116" w:rsidRPr="002D68FE" w14:paraId="2D487D54"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77C0BC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representativeAge_uri</w:t>
            </w:r>
          </w:p>
        </w:tc>
        <w:tc>
          <w:tcPr>
            <w:tcW w:w="5946" w:type="dxa"/>
            <w:noWrap/>
            <w:hideMark/>
          </w:tcPr>
          <w:p w14:paraId="6CDD9BC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0CAEE9B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 3</w:t>
            </w:r>
          </w:p>
        </w:tc>
      </w:tr>
      <w:tr w:rsidR="002C1116" w:rsidRPr="002D68FE" w14:paraId="307768F5"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0FCB85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representativeOlderAge_uri</w:t>
            </w:r>
          </w:p>
        </w:tc>
        <w:tc>
          <w:tcPr>
            <w:tcW w:w="5946" w:type="dxa"/>
            <w:noWrap/>
            <w:hideMark/>
          </w:tcPr>
          <w:p w14:paraId="0A37A2C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136BFA8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GeologicEvent::youngerNamedAge 3</w:t>
            </w:r>
          </w:p>
        </w:tc>
      </w:tr>
      <w:tr w:rsidR="002C1116" w:rsidRPr="002D68FE" w14:paraId="784313A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0025D4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representativeYoungerAge_uri</w:t>
            </w:r>
          </w:p>
        </w:tc>
        <w:tc>
          <w:tcPr>
            <w:tcW w:w="5946" w:type="dxa"/>
            <w:noWrap/>
            <w:hideMark/>
          </w:tcPr>
          <w:p w14:paraId="25C0C08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6EA62E1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GeologicEvent::olderNamedAge 3</w:t>
            </w:r>
          </w:p>
        </w:tc>
      </w:tr>
      <w:tr w:rsidR="002C1116" w:rsidRPr="002D68FE" w14:paraId="30E135B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055CBB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specification_uri</w:t>
            </w:r>
          </w:p>
        </w:tc>
        <w:tc>
          <w:tcPr>
            <w:tcW w:w="5946" w:type="dxa"/>
            <w:noWrap/>
            <w:hideMark/>
          </w:tcPr>
          <w:p w14:paraId="367490B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 3</w:t>
            </w:r>
          </w:p>
        </w:tc>
      </w:tr>
      <w:tr w:rsidR="002C1116" w:rsidRPr="002D68FE" w14:paraId="64A49A7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AD5A662"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metadata_uri</w:t>
            </w:r>
          </w:p>
        </w:tc>
        <w:tc>
          <w:tcPr>
            <w:tcW w:w="5946" w:type="dxa"/>
            <w:noWrap/>
            <w:hideMark/>
          </w:tcPr>
          <w:p w14:paraId="015CEAB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 3</w:t>
            </w:r>
          </w:p>
        </w:tc>
      </w:tr>
      <w:tr w:rsidR="002C1116" w:rsidRPr="002D68FE" w14:paraId="7F9EAA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9C76F8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genericSymbolizer</w:t>
            </w:r>
          </w:p>
        </w:tc>
        <w:tc>
          <w:tcPr>
            <w:tcW w:w="5946" w:type="dxa"/>
            <w:noWrap/>
            <w:hideMark/>
          </w:tcPr>
          <w:p w14:paraId="130D486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2D68FE" w14:paraId="3F67095F"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512D8D9" w14:textId="64ED5D6E"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hape</w:t>
            </w:r>
          </w:p>
        </w:tc>
        <w:tc>
          <w:tcPr>
            <w:tcW w:w="5946" w:type="dxa"/>
            <w:noWrap/>
            <w:hideMark/>
          </w:tcPr>
          <w:p w14:paraId="3F15B90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shape</w:t>
            </w:r>
          </w:p>
        </w:tc>
      </w:tr>
      <w:tr w:rsidR="002C1116" w:rsidRPr="002D68FE" w14:paraId="64F28349" w14:textId="77777777" w:rsidTr="004C22C2">
        <w:trPr>
          <w:trHeight w:val="215"/>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EDF493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08BCA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753A9EFF" w14:textId="77777777" w:rsidR="002C1116" w:rsidRPr="002D68FE"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6A38207" w14:textId="77777777" w:rsidR="002C1116" w:rsidRDefault="002C1116" w:rsidP="002C1116"/>
    <w:p w14:paraId="09C01FB6" w14:textId="77777777" w:rsidR="002C1116" w:rsidRDefault="002C1116" w:rsidP="002C1116">
      <w:pPr>
        <w:pStyle w:val="Titre4"/>
      </w:pPr>
      <w:r>
        <w:t>i</w:t>
      </w:r>
      <w:r w:rsidRPr="00D970E9">
        <w:t>dentifier</w:t>
      </w:r>
    </w:p>
    <w:p w14:paraId="2A8D4270" w14:textId="77777777" w:rsidR="002C1116" w:rsidRDefault="002C1116" w:rsidP="002C1116"/>
    <w:p w14:paraId="3023FF23" w14:textId="77777777" w:rsidR="002C1116" w:rsidRDefault="002C1116" w:rsidP="002C1116">
      <w:r>
        <w:t>The identifier should</w:t>
      </w:r>
      <w:r w:rsidRPr="00D970E9">
        <w:t xml:space="preserve"> have the same value as the corresponding GeoSciML </w:t>
      </w:r>
      <w:r w:rsidRPr="00F16431">
        <w:rPr>
          <w:rStyle w:val="Entity"/>
        </w:rPr>
        <w:t>MappedFeature</w:t>
      </w:r>
      <w:r>
        <w:t xml:space="preserve"> identifier, if available</w:t>
      </w:r>
      <w:r w:rsidRPr="00D970E9">
        <w:t>.</w:t>
      </w:r>
      <w: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28F780E" w14:textId="77777777" w:rsidTr="003811C7">
        <w:trPr>
          <w:cantSplit/>
        </w:trPr>
        <w:tc>
          <w:tcPr>
            <w:tcW w:w="4219" w:type="dxa"/>
            <w:tcBorders>
              <w:right w:val="nil"/>
            </w:tcBorders>
            <w:shd w:val="clear" w:color="auto" w:fill="auto"/>
          </w:tcPr>
          <w:p w14:paraId="6FFFBDE0" w14:textId="6E249AD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/gsml4-lite/geologicunitview-identifier</w:t>
            </w:r>
          </w:p>
        </w:tc>
        <w:tc>
          <w:tcPr>
            <w:tcW w:w="4678" w:type="dxa"/>
            <w:tcBorders>
              <w:left w:val="nil"/>
            </w:tcBorders>
            <w:shd w:val="clear" w:color="auto" w:fill="auto"/>
          </w:tcPr>
          <w:p w14:paraId="41242440" w14:textId="77777777" w:rsidR="002C1116" w:rsidRPr="00D12552" w:rsidRDefault="002C1116" w:rsidP="003811C7">
            <w:pPr>
              <w:pStyle w:val="Tabletext10"/>
              <w:jc w:val="left"/>
              <w:rPr>
                <w:rStyle w:val="reqtext"/>
                <w:lang w:val="en-CA"/>
              </w:rPr>
            </w:pPr>
            <w:r>
              <w:rPr>
                <w:rStyle w:val="reqtext"/>
                <w:lang w:val="en-CA"/>
              </w:rPr>
              <w:t>Where possible, GeologicUnitView identifier SHOULD correspond to an instance of MappedFeature.</w:t>
            </w:r>
          </w:p>
        </w:tc>
      </w:tr>
    </w:tbl>
    <w:p w14:paraId="74FD6B87" w14:textId="77777777" w:rsidR="002C1116" w:rsidRDefault="002C1116" w:rsidP="002C1116"/>
    <w:p w14:paraId="2B0B49D8" w14:textId="79B583B0" w:rsidR="002C1116" w:rsidRPr="002B6140" w:rsidRDefault="002C1116" w:rsidP="002C1116">
      <w:pPr>
        <w:pStyle w:val="Titre4"/>
      </w:pPr>
      <w:r>
        <w:t>name</w:t>
      </w:r>
    </w:p>
    <w:p w14:paraId="6B1CB523" w14:textId="7079A8C1" w:rsidR="002C1116" w:rsidRPr="00D970E9" w:rsidRDefault="002C1116" w:rsidP="002C1116">
      <w:pPr>
        <w:rPr>
          <w:lang w:val="en-CA"/>
        </w:rPr>
      </w:pPr>
      <w:r>
        <w:t xml:space="preserve">If present, the property </w:t>
      </w:r>
      <w:r w:rsidRPr="00F16431">
        <w:rPr>
          <w:rStyle w:val="Entity"/>
        </w:rPr>
        <w:t>name:Primitive::CharacterString</w:t>
      </w:r>
      <w:r>
        <w:t xml:space="preserve"> is a </w:t>
      </w:r>
      <w:r w:rsidR="00F16431">
        <w:rPr>
          <w:lang w:val="en-CA"/>
        </w:rPr>
        <w:t>d</w:t>
      </w:r>
      <w:r w:rsidRPr="00D970E9">
        <w:rPr>
          <w:lang w:val="en-CA"/>
        </w:rPr>
        <w:t>isplay name for the GeologicalUnit.</w:t>
      </w:r>
    </w:p>
    <w:p w14:paraId="7C1E6CE4" w14:textId="250E28C3" w:rsidR="002C1116" w:rsidRDefault="002C1116" w:rsidP="002C1116">
      <w:pPr>
        <w:pStyle w:val="Titre4"/>
      </w:pPr>
      <w:r>
        <w:t>description</w:t>
      </w:r>
    </w:p>
    <w:p w14:paraId="36445FEA" w14:textId="77777777" w:rsidR="002C1116" w:rsidRDefault="002C1116" w:rsidP="002C1116">
      <w:r>
        <w:t>If present, the property</w:t>
      </w:r>
      <w:r w:rsidRPr="00F4750B">
        <w:t xml:space="preserve"> </w:t>
      </w:r>
      <w:r w:rsidRPr="00F16431">
        <w:rPr>
          <w:rStyle w:val="Entity"/>
        </w:rPr>
        <w:t>description:Primitive::CharacterString</w:t>
      </w:r>
      <w:r w:rsidRPr="00F4750B">
        <w:t xml:space="preserve"> </w:t>
      </w:r>
      <w:r>
        <w:t xml:space="preserve">is a description </w:t>
      </w:r>
      <w:r w:rsidRPr="00F4750B">
        <w:t xml:space="preserve">of the </w:t>
      </w:r>
      <w:r w:rsidRPr="00F16431">
        <w:rPr>
          <w:rStyle w:val="Entity"/>
        </w:rPr>
        <w:t>GeologicUnit</w:t>
      </w:r>
      <w:r w:rsidRPr="00F4750B">
        <w:t>, typically taken from an entry on a geological map legend.</w:t>
      </w:r>
    </w:p>
    <w:p w14:paraId="0C710E8C" w14:textId="4A60BB9D" w:rsidR="002C1116" w:rsidRDefault="002C1116" w:rsidP="002C1116">
      <w:pPr>
        <w:pStyle w:val="Titre4"/>
      </w:pPr>
      <w:r w:rsidRPr="00D970E9">
        <w:lastRenderedPageBreak/>
        <w:t>geologicUnitType</w:t>
      </w:r>
    </w:p>
    <w:p w14:paraId="6847BBA4" w14:textId="1FC7775D" w:rsidR="002C1116" w:rsidRDefault="002C1116" w:rsidP="002C1116">
      <w:r>
        <w:t xml:space="preserve">If present, the property </w:t>
      </w:r>
      <w:r w:rsidRPr="00F16431">
        <w:rPr>
          <w:rStyle w:val="Entity"/>
        </w:rPr>
        <w:t>geologicUnitType</w:t>
      </w:r>
      <w:r>
        <w:t xml:space="preserve"> (</w:t>
      </w:r>
      <w:r w:rsidRPr="00F16431">
        <w:rPr>
          <w:rStyle w:val="Entity"/>
        </w:rPr>
        <w:t>Primit</w:t>
      </w:r>
      <w:r w:rsidR="0069087E" w:rsidRPr="00F16431">
        <w:rPr>
          <w:rStyle w:val="Entity"/>
        </w:rPr>
        <w:t>ive::CharacterString</w:t>
      </w:r>
      <w:r w:rsidR="0069087E">
        <w:t xml:space="preserve">) contains </w:t>
      </w:r>
      <w:r>
        <w:t>the t</w:t>
      </w:r>
      <w:r w:rsidRPr="00263FE6">
        <w:t xml:space="preserve">ype of </w:t>
      </w:r>
      <w:r w:rsidRPr="00F16431">
        <w:rPr>
          <w:rStyle w:val="Entity"/>
        </w:rPr>
        <w:t>GeologicUnit</w:t>
      </w:r>
      <w:r w:rsidRPr="00263FE6">
        <w:t xml:space="preserve"> (as defined in GeoSciML).</w:t>
      </w:r>
      <w:r>
        <w:t xml:space="preserve"> To report an identifier from a controlled vocabulary, </w:t>
      </w:r>
      <w:r w:rsidRPr="00F16431">
        <w:rPr>
          <w:rStyle w:val="Entity"/>
        </w:rPr>
        <w:t xml:space="preserve">geologicUnitType_uri </w:t>
      </w:r>
      <w:r>
        <w:t>shall be used.</w:t>
      </w:r>
    </w:p>
    <w:p w14:paraId="64633714" w14:textId="007A783A" w:rsidR="002C1116" w:rsidRDefault="002C1116" w:rsidP="002C1116">
      <w:pPr>
        <w:pStyle w:val="Titre4"/>
      </w:pPr>
      <w:r>
        <w:t>rank</w:t>
      </w:r>
      <w:r w:rsidRPr="00F24B15">
        <w:t xml:space="preserve"> </w:t>
      </w:r>
    </w:p>
    <w:p w14:paraId="4D44E9C2" w14:textId="77777777" w:rsidR="002C1116" w:rsidRDefault="002C1116" w:rsidP="002C1116">
      <w:r>
        <w:t xml:space="preserve">If present, the property </w:t>
      </w:r>
      <w:r w:rsidRPr="00F16431">
        <w:rPr>
          <w:rStyle w:val="Entity"/>
        </w:rPr>
        <w:t>rank:Primitive::CharacterString</w:t>
      </w:r>
      <w:r w:rsidDel="00253146">
        <w:t xml:space="preserve"> </w:t>
      </w:r>
      <w:r>
        <w:t xml:space="preserve">contain the rank </w:t>
      </w:r>
      <w:r w:rsidRPr="00F24B15">
        <w:t xml:space="preserve">of </w:t>
      </w:r>
      <w:r w:rsidRPr="00F16431">
        <w:rPr>
          <w:rStyle w:val="Entity"/>
        </w:rPr>
        <w:t>GeologicUnit</w:t>
      </w:r>
      <w:r w:rsidRPr="00F24B15">
        <w:t xml:space="preserve"> (as defined by ISC. e.g.; group, formation, member).</w:t>
      </w:r>
      <w:r>
        <w:t xml:space="preserve">  </w:t>
      </w:r>
    </w:p>
    <w:p w14:paraId="16198F7A" w14:textId="3ED503F2" w:rsidR="002C1116" w:rsidRDefault="00005D4F" w:rsidP="002C1116">
      <w:pPr>
        <w:pStyle w:val="Titre4"/>
      </w:pPr>
      <w:r>
        <w:t>l</w:t>
      </w:r>
      <w:r w:rsidR="002C1116" w:rsidRPr="00D970E9">
        <w:t>ithology</w:t>
      </w:r>
      <w:r w:rsidR="002C1116" w:rsidRPr="00CD1A35">
        <w:t xml:space="preserve"> </w:t>
      </w:r>
    </w:p>
    <w:p w14:paraId="6DA202B9" w14:textId="77777777" w:rsidR="002C1116" w:rsidRDefault="002C1116" w:rsidP="002C1116">
      <w:r>
        <w:t xml:space="preserve">If present, contains a human readable description as </w:t>
      </w:r>
      <w:r w:rsidRPr="00F16431">
        <w:rPr>
          <w:rStyle w:val="Entity"/>
        </w:rPr>
        <w:t>Primitive::CharacterString</w:t>
      </w:r>
      <w:r w:rsidDel="00253146">
        <w:t xml:space="preserve"> </w:t>
      </w:r>
      <w:r>
        <w:t xml:space="preserve">of the </w:t>
      </w:r>
      <w:r w:rsidRPr="00F16431">
        <w:rPr>
          <w:rStyle w:val="Entity"/>
        </w:rPr>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rsidR="00AD44BE" w:rsidRPr="00AD44BE">
        <w:rPr>
          <w:b/>
          <w:bCs/>
          <w:lang w:val="en-CA"/>
        </w:rPr>
        <w:t>Erreur ! Source du renvoi introuvable.</w:t>
      </w:r>
      <w:r>
        <w:fldChar w:fldCharType="end"/>
      </w:r>
      <w:r>
        <w:t xml:space="preserve">).  The description can be language dependent.  To report an identifier from a controlled vocabulary, </w:t>
      </w:r>
      <w:r w:rsidRPr="00F16431">
        <w:rPr>
          <w:rStyle w:val="Entity"/>
        </w:rPr>
        <w:t>representativeLithology_uri</w:t>
      </w:r>
      <w:r>
        <w:t xml:space="preserve"> shall be used.</w:t>
      </w:r>
    </w:p>
    <w:p w14:paraId="32A3ADF7" w14:textId="7526033C" w:rsidR="002C1116" w:rsidRDefault="002C1116" w:rsidP="002C1116">
      <w:pPr>
        <w:pStyle w:val="Titre4"/>
      </w:pPr>
      <w:r w:rsidRPr="00D970E9">
        <w:t>geologicHistory</w:t>
      </w:r>
    </w:p>
    <w:p w14:paraId="4C559B98" w14:textId="77777777" w:rsidR="002C1116" w:rsidRDefault="002C1116" w:rsidP="002C1116">
      <w:r>
        <w:t xml:space="preserve">If present, contains a human readable description in </w:t>
      </w:r>
      <w:r w:rsidRPr="00F16431">
        <w:rPr>
          <w:rStyle w:val="Entity"/>
        </w:rPr>
        <w:t>Primitive::CharacterString</w:t>
      </w:r>
      <w:r>
        <w:t xml:space="preserve">, </w:t>
      </w:r>
      <w:r w:rsidRPr="00CD1A35">
        <w:t>possib</w:t>
      </w:r>
      <w:r>
        <w:t xml:space="preserve">ly formatted with formal syntax (see </w:t>
      </w:r>
      <w:r>
        <w:fldChar w:fldCharType="begin"/>
      </w:r>
      <w:r>
        <w:instrText xml:space="preserve"> REF _Ref439853500 \r \h </w:instrText>
      </w:r>
      <w:r>
        <w:fldChar w:fldCharType="separate"/>
      </w:r>
      <w:r w:rsidR="00AD44BE" w:rsidRPr="00AD44BE">
        <w:rPr>
          <w:b/>
          <w:bCs/>
          <w:lang w:val="en-CA"/>
        </w:rPr>
        <w:t>Erreur ! Source du renvoi introuvable.</w:t>
      </w:r>
      <w:r>
        <w:fldChar w:fldCharType="end"/>
      </w:r>
      <w:r>
        <w:t>),</w:t>
      </w:r>
      <w:r w:rsidRPr="00CD1A35">
        <w:t xml:space="preserve"> of the age of the </w:t>
      </w:r>
      <w:r w:rsidRPr="00F16431">
        <w:rPr>
          <w:rStyle w:val="Entity"/>
        </w:rPr>
        <w:t>GeologicUnit</w:t>
      </w:r>
      <w:r w:rsidRPr="00CD1A35">
        <w:t xml:space="preserve"> (where age is a sequence of events and may include process and environment information).</w:t>
      </w:r>
      <w:r>
        <w:t xml:space="preserve"> To report an identifier from a controlled vocabulary, </w:t>
      </w:r>
      <w:r w:rsidRPr="00F16431">
        <w:rPr>
          <w:rStyle w:val="Entity"/>
        </w:rPr>
        <w:t>representativeAge_uri</w:t>
      </w:r>
      <w:r>
        <w:t xml:space="preserve">, </w:t>
      </w:r>
      <w:r w:rsidRPr="00F16431">
        <w:rPr>
          <w:rStyle w:val="Entity"/>
        </w:rPr>
        <w:t>representativeOlderAge_uri</w:t>
      </w:r>
      <w:r>
        <w:t xml:space="preserve">, </w:t>
      </w:r>
      <w:r w:rsidRPr="00F16431">
        <w:rPr>
          <w:rStyle w:val="Entity"/>
        </w:rPr>
        <w:t>representativeYoungerAge_uri</w:t>
      </w:r>
      <w:r>
        <w:t xml:space="preserve"> shall be used.</w:t>
      </w:r>
    </w:p>
    <w:p w14:paraId="0AD3C6DF" w14:textId="771F13D3" w:rsidR="002C1116" w:rsidRPr="00670924" w:rsidRDefault="002C1116" w:rsidP="002C1116">
      <w:pPr>
        <w:pStyle w:val="Titre4"/>
      </w:pPr>
      <w:r w:rsidRPr="00D970E9">
        <w:t>numericOlderAge</w:t>
      </w:r>
    </w:p>
    <w:p w14:paraId="79811374" w14:textId="77777777" w:rsidR="002C1116" w:rsidRDefault="002C1116" w:rsidP="002C1116">
      <w:r>
        <w:t xml:space="preserve">If present, the property </w:t>
      </w:r>
      <w:r w:rsidRPr="00F16431">
        <w:rPr>
          <w:rStyle w:val="Entity"/>
        </w:rPr>
        <w:t>numericOlderAge</w:t>
      </w:r>
      <w:r>
        <w:t xml:space="preserve"> age is a </w:t>
      </w:r>
      <w:r w:rsidRPr="00D970E9">
        <w:t>numerical representation</w:t>
      </w:r>
      <w:r>
        <w:t xml:space="preserve"> (</w:t>
      </w:r>
      <w:r w:rsidRPr="00F16431">
        <w:rPr>
          <w:rStyle w:val="Entity"/>
        </w:rPr>
        <w:t>Primitive::Number</w:t>
      </w:r>
      <w:r>
        <w:t>) of the unit’s older age in million years (Ma).</w:t>
      </w:r>
    </w:p>
    <w:p w14:paraId="54371BED" w14:textId="5F350DF6" w:rsidR="002C1116" w:rsidRPr="00670924" w:rsidRDefault="002C1116" w:rsidP="002C1116">
      <w:pPr>
        <w:pStyle w:val="Titre4"/>
      </w:pPr>
      <w:r w:rsidRPr="00D970E9">
        <w:t>numericYoungerAge</w:t>
      </w:r>
    </w:p>
    <w:p w14:paraId="613724C5" w14:textId="77777777" w:rsidR="002C1116" w:rsidRDefault="002C1116" w:rsidP="002C1116">
      <w:r>
        <w:t xml:space="preserve">If present, the property </w:t>
      </w:r>
      <w:r w:rsidRPr="00F16431">
        <w:rPr>
          <w:rStyle w:val="Entity"/>
        </w:rPr>
        <w:t>numericYoungerAge</w:t>
      </w:r>
      <w:r>
        <w:t xml:space="preserve"> is a </w:t>
      </w:r>
      <w:r w:rsidRPr="00D970E9">
        <w:t>numerical representation</w:t>
      </w:r>
      <w:r>
        <w:t xml:space="preserve"> (</w:t>
      </w:r>
      <w:r w:rsidRPr="00F16431">
        <w:rPr>
          <w:rStyle w:val="Entity"/>
        </w:rPr>
        <w:t>Primitive::Number</w:t>
      </w:r>
      <w:r>
        <w:t>) of the unit’s younger age in million years (Ma).</w:t>
      </w:r>
    </w:p>
    <w:p w14:paraId="2968EF3B" w14:textId="42C598BE" w:rsidR="002C1116" w:rsidRDefault="002C1116" w:rsidP="002C1116">
      <w:pPr>
        <w:pStyle w:val="Titre4"/>
      </w:pPr>
      <w:r w:rsidRPr="00D970E9">
        <w:t>observationMethod</w:t>
      </w:r>
    </w:p>
    <w:p w14:paraId="39AE7630" w14:textId="77777777" w:rsidR="002C1116" w:rsidRDefault="002C1116" w:rsidP="002C1116">
      <w:r>
        <w:t>If present, the property</w:t>
      </w:r>
      <w:r w:rsidRPr="009A0449">
        <w:t xml:space="preserve"> </w:t>
      </w:r>
      <w:r w:rsidRPr="00F16431">
        <w:rPr>
          <w:rStyle w:val="Entity"/>
        </w:rPr>
        <w:t>observationMethod: Primitive::CharacterString</w:t>
      </w:r>
      <w:r w:rsidDel="00253146">
        <w:t xml:space="preserve"> </w:t>
      </w:r>
      <w:r>
        <w:t>is a m</w:t>
      </w:r>
      <w:r w:rsidRPr="00D970E9">
        <w:t xml:space="preserve">etadata snippet indicating how the spatial extent of the feature was determined. </w:t>
      </w:r>
      <w:r w:rsidRPr="00F16431">
        <w:rPr>
          <w:rStyle w:val="Entity"/>
        </w:rPr>
        <w:t>ObservationMethod</w:t>
      </w:r>
      <w:r w:rsidRPr="00D970E9">
        <w:t xml:space="preserve"> is a convenience property that provides </w:t>
      </w:r>
      <w:r>
        <w:t>a simple</w:t>
      </w:r>
      <w:r w:rsidRPr="00D970E9">
        <w:t xml:space="preserve"> approach to observation metadata when data are reported using a feature view (as opposed to observation view).</w:t>
      </w:r>
    </w:p>
    <w:p w14:paraId="0A065265" w14:textId="42F50C1D" w:rsidR="002C1116" w:rsidRPr="00670924" w:rsidRDefault="002C1116" w:rsidP="002C1116">
      <w:pPr>
        <w:pStyle w:val="Titre4"/>
      </w:pPr>
      <w:r w:rsidRPr="00D970E9">
        <w:t>positionalAccuracy</w:t>
      </w:r>
    </w:p>
    <w:p w14:paraId="18BFEA92" w14:textId="0D052CE4" w:rsidR="0069087E" w:rsidRDefault="002C1116" w:rsidP="002C1116">
      <w:r>
        <w:t xml:space="preserve">If present, the property </w:t>
      </w:r>
      <w:r w:rsidRPr="00F16431">
        <w:rPr>
          <w:rStyle w:val="Entity"/>
        </w:rPr>
        <w:t>positionalAccuracy:Primitive::CharacterString</w:t>
      </w:r>
      <w:r w:rsidRPr="009A0449" w:rsidDel="00253146">
        <w:t xml:space="preserve"> </w:t>
      </w:r>
      <w:r>
        <w:t>is q</w:t>
      </w:r>
      <w:r w:rsidRPr="00D970E9">
        <w:t>u</w:t>
      </w:r>
      <w:r>
        <w:t xml:space="preserve">antitative values </w:t>
      </w:r>
      <w:r w:rsidR="0069087E">
        <w:t xml:space="preserve">(a numerical value and a unit of length) </w:t>
      </w:r>
      <w:r>
        <w:t>defining</w:t>
      </w:r>
      <w:r w:rsidRPr="00D970E9">
        <w:t xml:space="preserve"> the radius of an uncertainty buffer around a </w:t>
      </w:r>
      <w:r w:rsidRPr="00F16431">
        <w:rPr>
          <w:rStyle w:val="Entity"/>
        </w:rPr>
        <w:t>MappedFeature</w:t>
      </w:r>
      <w:r w:rsidRPr="00D970E9">
        <w:t xml:space="preserve"> (e.g.: a </w:t>
      </w:r>
      <w:r w:rsidRPr="00F16431">
        <w:rPr>
          <w:rStyle w:val="Entity"/>
        </w:rPr>
        <w:t>positionalAccuracy</w:t>
      </w:r>
      <w:r w:rsidRPr="00D970E9">
        <w:t xml:space="preserve"> of 100 m for a line feature defines a buffer polygon of total width 200 m centred on the line).</w:t>
      </w:r>
    </w:p>
    <w:p w14:paraId="4CAB2C58" w14:textId="77777777" w:rsidR="002C1116" w:rsidRDefault="002C1116" w:rsidP="002C1116">
      <w:pPr>
        <w:pStyle w:val="Titre4"/>
      </w:pPr>
      <w:r>
        <w:lastRenderedPageBreak/>
        <w:t>source</w:t>
      </w:r>
    </w:p>
    <w:p w14:paraId="5DD1194A" w14:textId="77777777" w:rsidR="002C1116" w:rsidRDefault="002C1116" w:rsidP="002C1116">
      <w:r>
        <w:t xml:space="preserve">If present, the property </w:t>
      </w:r>
      <w:r w:rsidRPr="00F16431">
        <w:rPr>
          <w:rStyle w:val="Entity"/>
        </w:rPr>
        <w:t>source:Primitive::CharacterString</w:t>
      </w:r>
      <w:r w:rsidDel="00253146">
        <w:t xml:space="preserve"> </w:t>
      </w:r>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inform</w:t>
      </w:r>
      <w:r>
        <w:t>a</w:t>
      </w:r>
      <w:r w:rsidRPr="009A0449">
        <w:t>tion that would also be in the metadata record referenced by metadata_uri.</w:t>
      </w:r>
    </w:p>
    <w:p w14:paraId="30307AFA" w14:textId="4413BD95" w:rsidR="002C1116" w:rsidRPr="0069087E" w:rsidRDefault="002C1116" w:rsidP="0069087E">
      <w:pPr>
        <w:pStyle w:val="Titre4"/>
      </w:pPr>
      <w:r w:rsidRPr="00D970E9">
        <w:t>geologicUnitType_uri</w:t>
      </w:r>
    </w:p>
    <w:p w14:paraId="160B11A3" w14:textId="0029E4A0" w:rsidR="002C1116" w:rsidRPr="00005D4F" w:rsidRDefault="002C1116" w:rsidP="002C1116">
      <w:pPr>
        <w:rPr>
          <w:rFonts w:cs="Arial"/>
          <w:lang w:val="en-CA"/>
        </w:rPr>
      </w:pPr>
      <w:r>
        <w:t xml:space="preserve">The property </w:t>
      </w:r>
      <w:r w:rsidRPr="00F16431">
        <w:rPr>
          <w:rStyle w:val="Entity"/>
        </w:rPr>
        <w:t>geologicUnitType_uri:Primitive::CharacterString</w:t>
      </w:r>
      <w:r w:rsidDel="00253146">
        <w:t xml:space="preserve"> </w:t>
      </w:r>
      <w:r>
        <w:t>contain</w:t>
      </w:r>
      <w:r w:rsidR="00F16431">
        <w:t>s</w:t>
      </w:r>
      <w:r>
        <w:t xml:space="preserve"> a </w:t>
      </w:r>
      <w:r w:rsidRPr="00D970E9">
        <w:t xml:space="preserve">URI referring to a controlled concept from a vocabulary defining the </w:t>
      </w:r>
      <w:r w:rsidRPr="00F16431">
        <w:rPr>
          <w:rStyle w:val="Entity"/>
        </w:rPr>
        <w:t>GeologicUnit</w:t>
      </w:r>
      <w:r w:rsidRPr="00D970E9">
        <w:t xml:space="preserve"> types. </w:t>
      </w:r>
      <w:r>
        <w:t>It is a m</w:t>
      </w:r>
      <w:r w:rsidRPr="00D970E9">
        <w:t>andatory property - if no value is provided then a URI referring to a controlled concept explaining why the value is nil must be provided.</w:t>
      </w:r>
    </w:p>
    <w:p w14:paraId="2392F19F" w14:textId="33CA5E7D" w:rsidR="002C1116" w:rsidRPr="00670924" w:rsidRDefault="002C1116" w:rsidP="002C1116">
      <w:pPr>
        <w:pStyle w:val="Titre4"/>
      </w:pPr>
      <w:r w:rsidRPr="00D970E9">
        <w:t>representativeLithology_uri</w:t>
      </w:r>
    </w:p>
    <w:p w14:paraId="574C2864" w14:textId="14F4F042" w:rsidR="002C1116" w:rsidRDefault="002C1116" w:rsidP="002C1116">
      <w:pPr>
        <w:rPr>
          <w:lang w:val="en-CA"/>
        </w:rPr>
      </w:pPr>
      <w:r>
        <w:rPr>
          <w:lang w:val="en-CA"/>
        </w:rPr>
        <w:t xml:space="preserve">The property </w:t>
      </w:r>
      <w:r w:rsidRPr="00F16431">
        <w:rPr>
          <w:rStyle w:val="Entity"/>
        </w:rPr>
        <w:t>representativeLithology_uri:Primitive::CharacterString</w:t>
      </w:r>
      <w:r w:rsidDel="00253146">
        <w:rPr>
          <w:lang w:val="en-CA"/>
        </w:rPr>
        <w:t xml:space="preserve"> </w:t>
      </w:r>
      <w:r w:rsidR="00F16431">
        <w:rPr>
          <w:lang w:val="en-CA"/>
        </w:rPr>
        <w:t xml:space="preserve">shall </w:t>
      </w:r>
      <w:r>
        <w:rPr>
          <w:lang w:val="en-CA"/>
        </w:rPr>
        <w:t xml:space="preserve">contain a </w:t>
      </w:r>
      <w:r w:rsidRPr="00D970E9">
        <w:rPr>
          <w:lang w:val="en-CA"/>
        </w:rPr>
        <w:t>URI referring to a controlled concept specifying the characteristic or repres</w:t>
      </w:r>
      <w:r>
        <w:rPr>
          <w:lang w:val="en-CA"/>
        </w:rPr>
        <w:t>e</w:t>
      </w:r>
      <w:r w:rsidRPr="00D970E9">
        <w:rPr>
          <w:lang w:val="en-CA"/>
        </w:rPr>
        <w:t xml:space="preserve">ntative lithology of the unit. This may be a concept that defines the super-type of all lithology values present within a </w:t>
      </w:r>
      <w:r w:rsidRPr="00F16431">
        <w:rPr>
          <w:rStyle w:val="Entity"/>
        </w:rPr>
        <w:t>GeologicUnit</w:t>
      </w:r>
      <w:r w:rsidRPr="00D970E9">
        <w:rPr>
          <w:lang w:val="en-CA"/>
        </w:rPr>
        <w:t xml:space="preserve"> or a concept defining the lithology of the dominant </w:t>
      </w:r>
      <w:r w:rsidRPr="00F16431">
        <w:rPr>
          <w:rStyle w:val="Entity"/>
        </w:rPr>
        <w:t>CompositionPart</w:t>
      </w:r>
      <w:r w:rsidRPr="00D970E9">
        <w:rPr>
          <w:lang w:val="en-CA"/>
        </w:rPr>
        <w:t xml:space="preserve">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BF08F55" w14:textId="77777777" w:rsidTr="003811C7">
        <w:trPr>
          <w:cantSplit/>
        </w:trPr>
        <w:tc>
          <w:tcPr>
            <w:tcW w:w="4219" w:type="dxa"/>
            <w:tcBorders>
              <w:right w:val="nil"/>
            </w:tcBorders>
            <w:shd w:val="clear" w:color="auto" w:fill="auto"/>
          </w:tcPr>
          <w:p w14:paraId="1FB6770C" w14:textId="23AD8A7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/gsml4-lite/geologicunitview-representativeLithology</w:t>
            </w:r>
          </w:p>
        </w:tc>
        <w:tc>
          <w:tcPr>
            <w:tcW w:w="4678" w:type="dxa"/>
            <w:tcBorders>
              <w:left w:val="nil"/>
            </w:tcBorders>
            <w:shd w:val="clear" w:color="auto" w:fill="auto"/>
          </w:tcPr>
          <w:p w14:paraId="3601BE5C" w14:textId="77777777" w:rsidR="002C1116" w:rsidRPr="00D12552" w:rsidRDefault="002C1116" w:rsidP="003811C7">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5F91CB4F" w14:textId="77777777" w:rsidR="002C1116" w:rsidRPr="00D970E9" w:rsidRDefault="002C1116" w:rsidP="002C1116">
      <w:pPr>
        <w:rPr>
          <w:lang w:val="en-CA"/>
        </w:rPr>
      </w:pPr>
    </w:p>
    <w:p w14:paraId="40655DBA" w14:textId="5C9987BA" w:rsidR="002C1116" w:rsidRPr="00670924" w:rsidRDefault="002C1116" w:rsidP="002C1116">
      <w:pPr>
        <w:pStyle w:val="Titre4"/>
      </w:pPr>
      <w:r w:rsidRPr="00D970E9">
        <w:t>representativeAge_uri</w:t>
      </w:r>
    </w:p>
    <w:p w14:paraId="0BC96E7B" w14:textId="13B1CBA7" w:rsidR="002C1116" w:rsidRDefault="002C1116" w:rsidP="002C1116">
      <w:pPr>
        <w:rPr>
          <w:lang w:val="en-CA"/>
        </w:rPr>
      </w:pPr>
      <w:r>
        <w:rPr>
          <w:lang w:val="en-CA"/>
        </w:rPr>
        <w:t xml:space="preserve">The property </w:t>
      </w:r>
      <w:r w:rsidRPr="00F16431">
        <w:rPr>
          <w:rStyle w:val="Entity"/>
        </w:rPr>
        <w:t>representativeAge_uri:Primitive::CharacterString</w:t>
      </w:r>
      <w:r w:rsidR="0069087E">
        <w:t xml:space="preserve"> shall </w:t>
      </w:r>
      <w:r w:rsidDel="00253146">
        <w:rPr>
          <w:lang w:val="en-CA"/>
        </w:rPr>
        <w:t xml:space="preserve"> </w:t>
      </w:r>
      <w:r>
        <w:rPr>
          <w:lang w:val="en-CA"/>
        </w:rPr>
        <w:t xml:space="preserve">contain a </w:t>
      </w:r>
      <w:r w:rsidRPr="00D970E9">
        <w:rPr>
          <w:lang w:val="en-CA"/>
        </w:rPr>
        <w:t xml:space="preserve">URI referring to a controlled concept specifying the most representative stratigraphic age interval for the </w:t>
      </w:r>
      <w:r w:rsidRPr="00F16431">
        <w:rPr>
          <w:rStyle w:val="Entity"/>
        </w:rPr>
        <w:t>GeologicUnit</w:t>
      </w:r>
      <w:r w:rsidRPr="00D970E9">
        <w:rPr>
          <w:lang w:val="en-CA"/>
        </w:rPr>
        <w:t>. This will be defined entirely at the discretion of the data provider and may be a single event selected from the geologic feature's geological history or a value summarising the all or part of the feature's history.</w:t>
      </w:r>
    </w:p>
    <w:p w14:paraId="2B01BCA3" w14:textId="77777777" w:rsidR="0069087E" w:rsidRPr="00D970E9"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A3E79B6" w14:textId="77777777" w:rsidTr="003811C7">
        <w:trPr>
          <w:cantSplit/>
        </w:trPr>
        <w:tc>
          <w:tcPr>
            <w:tcW w:w="4219" w:type="dxa"/>
            <w:tcBorders>
              <w:right w:val="nil"/>
            </w:tcBorders>
            <w:shd w:val="clear" w:color="auto" w:fill="auto"/>
          </w:tcPr>
          <w:p w14:paraId="49A02A37" w14:textId="0555888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/gsml4-lite/geologicunitview-representativeAge</w:t>
            </w:r>
          </w:p>
        </w:tc>
        <w:tc>
          <w:tcPr>
            <w:tcW w:w="4678" w:type="dxa"/>
            <w:tcBorders>
              <w:left w:val="nil"/>
            </w:tcBorders>
            <w:shd w:val="clear" w:color="auto" w:fill="auto"/>
          </w:tcPr>
          <w:p w14:paraId="20806F67" w14:textId="77777777" w:rsidR="002C1116" w:rsidRPr="00D12552" w:rsidRDefault="002C1116" w:rsidP="003811C7">
            <w:pPr>
              <w:pStyle w:val="Tabletext10"/>
              <w:jc w:val="left"/>
              <w:rPr>
                <w:rStyle w:val="reqtext"/>
                <w:lang w:val="en-CA"/>
              </w:rPr>
            </w:pPr>
            <w:r w:rsidRPr="00F16431">
              <w:rPr>
                <w:rStyle w:val="Entity"/>
              </w:rPr>
              <w:t>representativeAge_uri</w:t>
            </w:r>
            <w:r w:rsidRPr="001D519F">
              <w:rPr>
                <w:rStyle w:val="reqtext"/>
                <w:lang w:val="en-CA"/>
              </w:rPr>
              <w:t xml:space="preserve"> </w:t>
            </w:r>
            <w:r>
              <w:rPr>
                <w:rStyle w:val="reqtext"/>
                <w:lang w:val="en-CA"/>
              </w:rPr>
              <w:t>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49D03D44" w14:textId="77777777" w:rsidR="002C1116" w:rsidRDefault="002C1116" w:rsidP="002C1116"/>
    <w:p w14:paraId="15764B4A" w14:textId="27D36736" w:rsidR="002C1116" w:rsidRPr="00D608A4" w:rsidRDefault="002C1116" w:rsidP="002C1116">
      <w:pPr>
        <w:pStyle w:val="Titre4"/>
      </w:pPr>
      <w:r w:rsidRPr="00D970E9">
        <w:lastRenderedPageBreak/>
        <w:t>representative</w:t>
      </w:r>
      <w:r>
        <w:t>Older</w:t>
      </w:r>
      <w:r w:rsidRPr="00D970E9">
        <w:t>Age_uri</w:t>
      </w:r>
    </w:p>
    <w:p w14:paraId="7633035C" w14:textId="77777777" w:rsidR="002C1116" w:rsidRDefault="002C1116" w:rsidP="002C1116">
      <w:pPr>
        <w:rPr>
          <w:lang w:val="en-CA"/>
        </w:rPr>
      </w:pPr>
      <w:r>
        <w:rPr>
          <w:lang w:val="en-CA"/>
        </w:rPr>
        <w:t xml:space="preserve">The property </w:t>
      </w:r>
      <w:r w:rsidRPr="00F16431">
        <w:rPr>
          <w:rStyle w:val="Entity"/>
        </w:rPr>
        <w:t>representativeOlderAge_uri:Primitive::CharacterString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742B5DCD"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37CF9EC" w14:textId="77777777" w:rsidTr="003811C7">
        <w:trPr>
          <w:cantSplit/>
        </w:trPr>
        <w:tc>
          <w:tcPr>
            <w:tcW w:w="4219" w:type="dxa"/>
            <w:tcBorders>
              <w:right w:val="nil"/>
            </w:tcBorders>
            <w:shd w:val="clear" w:color="auto" w:fill="auto"/>
          </w:tcPr>
          <w:p w14:paraId="1E14EA71" w14:textId="66A1D854"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/gsml4-lite/geologicunitview-representativeOlderAge</w:t>
            </w:r>
          </w:p>
        </w:tc>
        <w:tc>
          <w:tcPr>
            <w:tcW w:w="4678" w:type="dxa"/>
            <w:tcBorders>
              <w:left w:val="nil"/>
            </w:tcBorders>
            <w:shd w:val="clear" w:color="auto" w:fill="auto"/>
          </w:tcPr>
          <w:p w14:paraId="2372BB02" w14:textId="77777777" w:rsidR="002C1116" w:rsidRPr="00D12552" w:rsidRDefault="002C1116" w:rsidP="003811C7">
            <w:pPr>
              <w:pStyle w:val="Tabletext10"/>
              <w:jc w:val="left"/>
              <w:rPr>
                <w:rStyle w:val="reqtext"/>
                <w:lang w:val="en-CA"/>
              </w:rPr>
            </w:pPr>
            <w:r w:rsidRPr="00F16431">
              <w:rPr>
                <w:rStyle w:val="Entity"/>
              </w:rPr>
              <w:t>representativeOlderAge_uri</w:t>
            </w:r>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C8C7D11" w14:textId="77777777" w:rsidR="002C1116" w:rsidRDefault="002C1116" w:rsidP="002C1116">
      <w:pPr>
        <w:rPr>
          <w:lang w:val="en-CA"/>
        </w:rPr>
      </w:pPr>
    </w:p>
    <w:p w14:paraId="71FB549C" w14:textId="2B6CA274" w:rsidR="002C1116" w:rsidRPr="00D608A4" w:rsidRDefault="002C1116" w:rsidP="002C1116">
      <w:pPr>
        <w:pStyle w:val="Titre4"/>
      </w:pPr>
      <w:r w:rsidRPr="00D970E9">
        <w:t>representative</w:t>
      </w:r>
      <w:r>
        <w:t>Younger</w:t>
      </w:r>
      <w:r w:rsidRPr="00D970E9">
        <w:t>Age_uri</w:t>
      </w:r>
    </w:p>
    <w:p w14:paraId="51E9D1EB" w14:textId="77777777" w:rsidR="002C1116" w:rsidRDefault="002C1116" w:rsidP="002C1116">
      <w:pPr>
        <w:rPr>
          <w:lang w:val="en-CA"/>
        </w:rPr>
      </w:pPr>
      <w:r>
        <w:rPr>
          <w:lang w:val="en-CA"/>
        </w:rPr>
        <w:t xml:space="preserve">The property </w:t>
      </w:r>
      <w:r w:rsidRPr="00F16431">
        <w:rPr>
          <w:rStyle w:val="Entity"/>
        </w:rPr>
        <w:t>representativeYoungerAge_uri:Primitive::CharacterString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01A106A0"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94F4474" w14:textId="77777777" w:rsidTr="003811C7">
        <w:trPr>
          <w:cantSplit/>
        </w:trPr>
        <w:tc>
          <w:tcPr>
            <w:tcW w:w="4219" w:type="dxa"/>
            <w:tcBorders>
              <w:right w:val="nil"/>
            </w:tcBorders>
            <w:shd w:val="clear" w:color="auto" w:fill="auto"/>
          </w:tcPr>
          <w:p w14:paraId="1226F7EB" w14:textId="34A8D99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/gsml4-lite/geologicunitview-representativeYoungerAge</w:t>
            </w:r>
          </w:p>
        </w:tc>
        <w:tc>
          <w:tcPr>
            <w:tcW w:w="4678" w:type="dxa"/>
            <w:tcBorders>
              <w:left w:val="nil"/>
            </w:tcBorders>
            <w:shd w:val="clear" w:color="auto" w:fill="auto"/>
          </w:tcPr>
          <w:p w14:paraId="7C01BA26" w14:textId="77777777" w:rsidR="002C1116" w:rsidRPr="00D12552" w:rsidRDefault="002C1116" w:rsidP="003811C7">
            <w:pPr>
              <w:pStyle w:val="Tabletext10"/>
              <w:jc w:val="left"/>
              <w:rPr>
                <w:rStyle w:val="reqtext"/>
                <w:lang w:val="en-CA"/>
              </w:rPr>
            </w:pPr>
            <w:r w:rsidRPr="00F16431">
              <w:rPr>
                <w:rStyle w:val="Entity"/>
              </w:rPr>
              <w:t xml:space="preserve">representativeYoungerAge_uri </w:t>
            </w:r>
            <w:r>
              <w:rPr>
                <w:rStyle w:val="reqtext"/>
                <w:lang w:val="en-CA"/>
              </w:rPr>
              <w:t>value SHALL refer</w:t>
            </w:r>
            <w:r w:rsidRPr="00C71FFD">
              <w:rPr>
                <w:rStyle w:val="reqtext"/>
                <w:lang w:val="en-CA"/>
              </w:rPr>
              <w:t xml:space="preserve"> to a controlled concept specifying the most representative upper value in a range of stratigraphic age intervals for the </w:t>
            </w:r>
            <w:r w:rsidRPr="00F16431">
              <w:rPr>
                <w:rStyle w:val="Entity"/>
              </w:rPr>
              <w:t>GeologicUnit</w:t>
            </w:r>
            <w:r w:rsidRPr="00C71FFD">
              <w:rPr>
                <w:rStyle w:val="reqtext"/>
                <w:lang w:val="en-CA"/>
              </w:rPr>
              <w: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210211B3" w14:textId="77777777" w:rsidR="002C1116" w:rsidRDefault="002C1116" w:rsidP="002C1116">
      <w:pPr>
        <w:rPr>
          <w:lang w:val="en-CA"/>
        </w:rPr>
      </w:pPr>
    </w:p>
    <w:p w14:paraId="79916ABE" w14:textId="5076C527" w:rsidR="002C1116" w:rsidRPr="00C17A19" w:rsidRDefault="002C1116" w:rsidP="002C1116">
      <w:pPr>
        <w:pStyle w:val="Titre4"/>
      </w:pPr>
      <w:r w:rsidRPr="00C17A19">
        <w:t>specification_uri</w:t>
      </w:r>
    </w:p>
    <w:p w14:paraId="5AB8FEBF" w14:textId="77777777" w:rsidR="002C1116" w:rsidRDefault="002C1116" w:rsidP="002C1116">
      <w:r>
        <w:t xml:space="preserve">If present, the property </w:t>
      </w:r>
      <w:r w:rsidRPr="00F16431">
        <w:rPr>
          <w:rStyle w:val="Entity"/>
        </w:rPr>
        <w:t>specification_uri:Primitive::CharacterString</w:t>
      </w:r>
      <w:r w:rsidRPr="00F16431" w:rsidDel="00253146">
        <w:rPr>
          <w:rStyle w:val="Entity"/>
        </w:rPr>
        <w:t xml:space="preserve"> </w:t>
      </w:r>
      <w:r>
        <w:t xml:space="preserve">shall contain a </w:t>
      </w:r>
      <w:r w:rsidRPr="00C17A19">
        <w:t xml:space="preserve">URI referring the GeoSciML </w:t>
      </w:r>
      <w:r w:rsidRPr="00F16431">
        <w:rPr>
          <w:rStyle w:val="Entity"/>
        </w:rPr>
        <w:t>GeologicUnit</w:t>
      </w:r>
      <w:r w:rsidRPr="00C17A19">
        <w:t xml:space="preserve"> feature that describes the instance in detail. </w:t>
      </w:r>
    </w:p>
    <w:p w14:paraId="0611CBD1"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0CDE9DF" w14:textId="77777777" w:rsidTr="003811C7">
        <w:trPr>
          <w:cantSplit/>
        </w:trPr>
        <w:tc>
          <w:tcPr>
            <w:tcW w:w="4219" w:type="dxa"/>
            <w:tcBorders>
              <w:right w:val="nil"/>
            </w:tcBorders>
            <w:shd w:val="clear" w:color="auto" w:fill="auto"/>
          </w:tcPr>
          <w:p w14:paraId="73C4D003" w14:textId="7C032EB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/gsml4-lite/geologicunitview-specification</w:t>
            </w:r>
          </w:p>
        </w:tc>
        <w:tc>
          <w:tcPr>
            <w:tcW w:w="4678" w:type="dxa"/>
            <w:tcBorders>
              <w:left w:val="nil"/>
            </w:tcBorders>
            <w:shd w:val="clear" w:color="auto" w:fill="auto"/>
          </w:tcPr>
          <w:p w14:paraId="606D010B" w14:textId="0EFE7357" w:rsidR="002C1116" w:rsidRPr="00D12552" w:rsidRDefault="002C1116" w:rsidP="00353E0B">
            <w:pPr>
              <w:pStyle w:val="Tabletext10"/>
              <w:jc w:val="left"/>
              <w:rPr>
                <w:rStyle w:val="reqtext"/>
                <w:lang w:val="en-CA"/>
              </w:rPr>
            </w:pPr>
            <w:r>
              <w:rPr>
                <w:rStyle w:val="reqtext"/>
                <w:lang w:val="en-CA"/>
              </w:rPr>
              <w:t>specification_uri value SHOULD</w:t>
            </w:r>
            <w:r w:rsidRPr="00C71FFD">
              <w:rPr>
                <w:rStyle w:val="reqtext"/>
                <w:lang w:val="en-CA"/>
              </w:rPr>
              <w:t xml:space="preserve"> refer the GeoSciML GeologicUnit feature that describes the instance in det</w:t>
            </w:r>
            <w:r w:rsidR="00353E0B">
              <w:rPr>
                <w:rStyle w:val="reqtext"/>
                <w:lang w:val="en-CA"/>
              </w:rPr>
              <w:t xml:space="preserve">ail. </w:t>
            </w:r>
          </w:p>
        </w:tc>
      </w:tr>
    </w:tbl>
    <w:p w14:paraId="0691F8EA" w14:textId="77777777" w:rsidR="002C1116" w:rsidRDefault="002C1116" w:rsidP="002C1116"/>
    <w:p w14:paraId="08FA3F11" w14:textId="22EBE75F" w:rsidR="002C1116" w:rsidRPr="00C17A19" w:rsidRDefault="002C1116" w:rsidP="002C1116">
      <w:pPr>
        <w:pStyle w:val="Titre4"/>
      </w:pPr>
      <w:r>
        <w:lastRenderedPageBreak/>
        <w:t>metadata_uri</w:t>
      </w:r>
    </w:p>
    <w:p w14:paraId="0352159E" w14:textId="152C08D9" w:rsidR="002C1116" w:rsidRDefault="002C1116" w:rsidP="002C1116">
      <w:r>
        <w:t>If present, t</w:t>
      </w:r>
      <w:r w:rsidRPr="009E36A6">
        <w:t xml:space="preserve">he </w:t>
      </w:r>
      <w:r w:rsidRPr="00F16431">
        <w:rPr>
          <w:rStyle w:val="Entity"/>
        </w:rPr>
        <w:t>property metadata_uri:Primitive::CharacterString</w:t>
      </w:r>
      <w:r w:rsidRPr="00F16431" w:rsidDel="00253146">
        <w:rPr>
          <w:rStyle w:val="Entity"/>
        </w:rPr>
        <w:t xml:space="preserve"> </w:t>
      </w:r>
      <w:r w:rsidRPr="009E36A6">
        <w:t>contain</w:t>
      </w:r>
      <w:r w:rsidR="0069087E">
        <w:t>s</w:t>
      </w:r>
      <w:r w:rsidRPr="009E36A6">
        <w:t xml:space="preserve"> a URI referring to a metadata record de</w:t>
      </w:r>
      <w:r>
        <w:t>scribing the provenance of data</w:t>
      </w:r>
      <w:r w:rsidRPr="00C17A19">
        <w:t>.</w:t>
      </w:r>
    </w:p>
    <w:p w14:paraId="3EA41406" w14:textId="48AF4425" w:rsidR="002C1116" w:rsidRPr="00C17A19" w:rsidRDefault="002C1116" w:rsidP="002C1116">
      <w:pPr>
        <w:pStyle w:val="Titre4"/>
      </w:pPr>
      <w:r w:rsidRPr="00C17A19">
        <w:t>genericSymbolizer</w:t>
      </w:r>
    </w:p>
    <w:p w14:paraId="37A0F496" w14:textId="77777777" w:rsidR="002C1116" w:rsidRDefault="002C1116" w:rsidP="002C1116">
      <w:r>
        <w:t xml:space="preserve">If present, the property </w:t>
      </w:r>
      <w:r w:rsidRPr="00F16431">
        <w:rPr>
          <w:rStyle w:val="Entity"/>
        </w:rPr>
        <w:t>genericSymbolizer:CharacterString</w:t>
      </w:r>
      <w:r>
        <w:t xml:space="preserve"> contains an identifier</w:t>
      </w:r>
      <w:r w:rsidRPr="00C17A19">
        <w:t xml:space="preserve"> for a symbol from standard (locally or community defined) symbolization scheme for portrayal.</w:t>
      </w:r>
    </w:p>
    <w:p w14:paraId="3F4A3053" w14:textId="6B1A8E46" w:rsidR="002C1116" w:rsidRDefault="002C1116" w:rsidP="002C1116">
      <w:pPr>
        <w:pStyle w:val="Titre4"/>
      </w:pPr>
      <w:r>
        <w:t>s</w:t>
      </w:r>
      <w:r w:rsidRPr="004E3A57">
        <w:t>hape</w:t>
      </w:r>
    </w:p>
    <w:p w14:paraId="1C2CADEE" w14:textId="77777777" w:rsidR="002C1116" w:rsidRDefault="002C1116" w:rsidP="002C1116">
      <w:r>
        <w:t xml:space="preserve">The property </w:t>
      </w:r>
      <w:r w:rsidRPr="00F16431">
        <w:rPr>
          <w:rStyle w:val="Entity"/>
        </w:rPr>
        <w:t>shape:GEO::GM_Object</w:t>
      </w:r>
      <w:r>
        <w:t xml:space="preserve"> contains a geometry </w:t>
      </w:r>
      <w:r w:rsidRPr="004E3A57">
        <w:t>defining the extent of the feature of interest.</w:t>
      </w:r>
      <w:r>
        <w:t xml:space="preserve">  </w:t>
      </w:r>
    </w:p>
    <w:p w14:paraId="79194BC3" w14:textId="0FA0F101" w:rsidR="002C1116" w:rsidRDefault="0069087E" w:rsidP="002C1116">
      <w:pPr>
        <w:pStyle w:val="Titre4"/>
      </w:pPr>
      <w:r>
        <w:t>a</w:t>
      </w:r>
      <w:r w:rsidR="002C1116" w:rsidRPr="004E3A57">
        <w:t>ny</w:t>
      </w:r>
    </w:p>
    <w:p w14:paraId="75B6DCEA" w14:textId="74A718B7" w:rsidR="002C1116" w:rsidRPr="002B6140" w:rsidRDefault="002C1116" w:rsidP="002C1116">
      <w:r>
        <w:t xml:space="preserve">A data provider </w:t>
      </w:r>
      <w:r w:rsidR="00084AC2">
        <w:t>may</w:t>
      </w:r>
      <w:r>
        <w:t xml:space="preserve"> add an arbitrary number of extra properties, as long as the instance is conformant to GML Simple Feature Level 0. </w:t>
      </w:r>
    </w:p>
    <w:p w14:paraId="0345E6A9" w14:textId="77777777" w:rsidR="002C1116" w:rsidRDefault="002C1116" w:rsidP="002C1116"/>
    <w:p w14:paraId="2BAE995E" w14:textId="77777777" w:rsidR="002C1116" w:rsidRDefault="002C1116" w:rsidP="002C1116">
      <w:pPr>
        <w:pStyle w:val="Titre3"/>
        <w:rPr>
          <w:lang w:val="en-CA"/>
        </w:rPr>
      </w:pPr>
      <w:bookmarkStart w:id="526" w:name="_Toc458154249"/>
      <w:r w:rsidRPr="00D14AF0">
        <w:rPr>
          <w:lang w:val="en-CA"/>
        </w:rPr>
        <w:t>BoreholeView</w:t>
      </w:r>
      <w:bookmarkEnd w:id="526"/>
    </w:p>
    <w:p w14:paraId="643E78ED" w14:textId="77777777" w:rsidR="002C1116" w:rsidRDefault="002C1116" w:rsidP="002C1116">
      <w:pPr>
        <w:autoSpaceDE w:val="0"/>
        <w:autoSpaceDN w:val="0"/>
        <w:adjustRightInd w:val="0"/>
        <w:spacing w:after="0" w:line="240" w:lineRule="atLeast"/>
        <w:rPr>
          <w:rFonts w:cs="Arial"/>
          <w:color w:val="000000"/>
          <w:lang w:val="en-CA"/>
        </w:rPr>
      </w:pPr>
    </w:p>
    <w:p w14:paraId="4BB1FB68" w14:textId="77777777" w:rsidR="002C1116" w:rsidRDefault="002C1116" w:rsidP="002C1116">
      <w:pPr>
        <w:autoSpaceDE w:val="0"/>
        <w:autoSpaceDN w:val="0"/>
        <w:adjustRightInd w:val="0"/>
        <w:spacing w:after="0" w:line="240" w:lineRule="atLeast"/>
        <w:rPr>
          <w:rFonts w:cs="Arial"/>
          <w:color w:val="000000"/>
          <w:lang w:val="en-CA"/>
        </w:rPr>
      </w:pPr>
      <w:r w:rsidRPr="00F16431">
        <w:rPr>
          <w:rStyle w:val="Entity"/>
        </w:rPr>
        <w:t>BoreholeView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Borehole</w:t>
      </w:r>
      <w:r w:rsidRPr="00D14AF0">
        <w:rPr>
          <w:rFonts w:cs="Arial"/>
          <w:color w:val="000000"/>
          <w:lang w:val="en-CA"/>
        </w:rPr>
        <w:t xml:space="preserve">. In GeoSciML terms, this will be an instance of a </w:t>
      </w:r>
      <w:r w:rsidRPr="00F16431">
        <w:rPr>
          <w:rStyle w:val="Entity"/>
        </w:rPr>
        <w:t>Borehole</w:t>
      </w:r>
      <w:r w:rsidRPr="00D14AF0">
        <w:rPr>
          <w:rFonts w:cs="Arial"/>
          <w:color w:val="000000"/>
          <w:lang w:val="en-CA"/>
        </w:rPr>
        <w:t xml:space="preserv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606A06C" w14:textId="77777777" w:rsidR="002C1116" w:rsidRDefault="002C1116" w:rsidP="002C1116">
      <w:pPr>
        <w:autoSpaceDE w:val="0"/>
        <w:autoSpaceDN w:val="0"/>
        <w:adjustRightInd w:val="0"/>
        <w:spacing w:after="0" w:line="240" w:lineRule="atLeast"/>
        <w:rPr>
          <w:rFonts w:cs="Arial"/>
          <w:color w:val="000000"/>
          <w:lang w:val="en-CA"/>
        </w:rPr>
      </w:pPr>
    </w:p>
    <w:p w14:paraId="47450854"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E5D6817"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3CDAB35A" wp14:editId="2D1F591D">
            <wp:extent cx="2543175" cy="364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206F1193"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AD44BE">
        <w:rPr>
          <w:noProof/>
          <w:color w:val="auto"/>
        </w:rPr>
        <w:t>101</w:t>
      </w:r>
      <w:r w:rsidRPr="00F8032B">
        <w:rPr>
          <w:color w:val="auto"/>
        </w:rPr>
        <w:fldChar w:fldCharType="end"/>
      </w:r>
      <w:r w:rsidRPr="00F8032B">
        <w:rPr>
          <w:color w:val="auto"/>
        </w:rPr>
        <w:t xml:space="preserve">:  BoreholeView </w:t>
      </w:r>
      <w:r>
        <w:rPr>
          <w:color w:val="auto"/>
        </w:rPr>
        <w:t>feature type.</w:t>
      </w:r>
    </w:p>
    <w:p w14:paraId="6001F85C" w14:textId="77777777" w:rsidR="002C1116" w:rsidRDefault="002C1116" w:rsidP="002C1116">
      <w:pPr>
        <w:pStyle w:val="Titre4"/>
        <w:rPr>
          <w:lang w:val="en-CA"/>
        </w:rPr>
      </w:pPr>
      <w:r>
        <w:rPr>
          <w:lang w:val="en-CA"/>
        </w:rPr>
        <w:t>Mapping</w:t>
      </w:r>
    </w:p>
    <w:p w14:paraId="46A1D7F5" w14:textId="77777777" w:rsidR="002C1116" w:rsidRDefault="002C1116" w:rsidP="002C1116">
      <w:pPr>
        <w:rPr>
          <w:lang w:val="en-CA"/>
        </w:rPr>
      </w:pPr>
    </w:p>
    <w:tbl>
      <w:tblPr>
        <w:tblStyle w:val="Ombrageclair"/>
        <w:tblW w:w="5000" w:type="pct"/>
        <w:tblLook w:val="04A0" w:firstRow="1" w:lastRow="0" w:firstColumn="1" w:lastColumn="0" w:noHBand="0" w:noVBand="1"/>
      </w:tblPr>
      <w:tblGrid>
        <w:gridCol w:w="1872"/>
        <w:gridCol w:w="6984"/>
      </w:tblGrid>
      <w:tr w:rsidR="002C1116" w:rsidRPr="00373E5D" w14:paraId="7D073991"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49E6B97B" w14:textId="77777777" w:rsidR="002C1116" w:rsidRPr="00373E5D" w:rsidRDefault="002C1116" w:rsidP="003811C7">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3366779B" w14:textId="77777777" w:rsidR="002C1116" w:rsidRPr="00373E5D"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Mapping from </w:t>
            </w:r>
            <w:r w:rsidRPr="00F16431">
              <w:rPr>
                <w:rStyle w:val="Entity"/>
              </w:rPr>
              <w:t>Borehole</w:t>
            </w:r>
          </w:p>
        </w:tc>
      </w:tr>
      <w:tr w:rsidR="002C1116" w:rsidRPr="00373E5D" w14:paraId="4BA4FCB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9385BB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22239F5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373E5D" w14:paraId="4E80253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37EC03C" w14:textId="24BBA771" w:rsidR="002C1116" w:rsidRPr="00373E5D" w:rsidRDefault="00005D4F"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N</w:t>
            </w:r>
            <w:r w:rsidR="002C1116" w:rsidRPr="00373E5D">
              <w:rPr>
                <w:rFonts w:ascii="Consolas" w:hAnsi="Consolas" w:cs="Consolas"/>
                <w:sz w:val="18"/>
                <w:szCs w:val="18"/>
                <w:lang w:val="en-CA" w:eastAsia="en-CA"/>
              </w:rPr>
              <w:t>ame</w:t>
            </w:r>
          </w:p>
        </w:tc>
        <w:tc>
          <w:tcPr>
            <w:tcW w:w="6838" w:type="dxa"/>
            <w:hideMark/>
          </w:tcPr>
          <w:p w14:paraId="00A17E8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name 1</w:t>
            </w:r>
          </w:p>
        </w:tc>
      </w:tr>
      <w:tr w:rsidR="002C1116" w:rsidRPr="00373E5D" w14:paraId="0B61A76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520617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6648A15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description</w:t>
            </w:r>
          </w:p>
        </w:tc>
      </w:tr>
      <w:tr w:rsidR="002C1116" w:rsidRPr="00373E5D" w14:paraId="6E1A58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C5EC68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1AF2C27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indexData:BoreholeDetails::purpose 1 2</w:t>
            </w:r>
          </w:p>
        </w:tc>
      </w:tr>
      <w:tr w:rsidR="002C1116" w:rsidRPr="00373E5D" w14:paraId="1FD1F5B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D4F05A" w14:textId="3271D6E3" w:rsidR="002C1116" w:rsidRPr="00373E5D" w:rsidRDefault="00005D4F"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373E5D">
              <w:rPr>
                <w:rFonts w:ascii="Consolas" w:hAnsi="Consolas" w:cs="Consolas"/>
                <w:sz w:val="18"/>
                <w:szCs w:val="18"/>
                <w:lang w:val="en-CA" w:eastAsia="en-CA"/>
              </w:rPr>
              <w:t>tatus</w:t>
            </w:r>
          </w:p>
        </w:tc>
        <w:tc>
          <w:tcPr>
            <w:tcW w:w="6838" w:type="dxa"/>
            <w:hideMark/>
          </w:tcPr>
          <w:p w14:paraId="1B156BB6"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0EBB15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4CD3E9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60E6BBA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downholeDrillingDetails:DrillingDetails::drillingMethod 1 2</w:t>
            </w:r>
          </w:p>
        </w:tc>
      </w:tr>
      <w:tr w:rsidR="002C1116" w:rsidRPr="00373E5D" w14:paraId="74CCAB2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A328D5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4064C45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indexData:BoreholeDetails::operator:CI_Responsibility::party:CI_Party::name</w:t>
            </w:r>
          </w:p>
        </w:tc>
      </w:tr>
      <w:tr w:rsidR="002C1116" w:rsidRPr="00373E5D" w14:paraId="65B7EBC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6ACF9CF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9C56B7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indexData:BoreholeDetails::driller:CI_Responsibility::party:CI_Party::name</w:t>
            </w:r>
          </w:p>
        </w:tc>
      </w:tr>
      <w:tr w:rsidR="002C1116" w:rsidRPr="00373E5D" w14:paraId="0AED7AC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BDCF25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464973D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indexData:BoreholeDetails::dateOfDrilling:TM_Period::begin:TM_Instant::position 1</w:t>
            </w:r>
          </w:p>
        </w:tc>
      </w:tr>
      <w:tr w:rsidR="002C1116" w:rsidRPr="00373E5D" w14:paraId="540FB9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38B502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228E9C5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indexData:BoreholeDetails::dateOfDrilling:TM_Period::end:TM_Instant::position 1</w:t>
            </w:r>
          </w:p>
        </w:tc>
      </w:tr>
      <w:tr w:rsidR="002C1116" w:rsidRPr="00373E5D" w14:paraId="322855C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4A4B7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0F3CFFA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indexData:BoreholeDetails::startPoint</w:t>
            </w:r>
          </w:p>
        </w:tc>
      </w:tr>
      <w:tr w:rsidR="002C1116" w:rsidRPr="00373E5D" w14:paraId="1804417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07072C9"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04F076A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indexData:BoreholeDetails::inclinationType 2</w:t>
            </w:r>
          </w:p>
        </w:tc>
      </w:tr>
      <w:tr w:rsidR="002C1116" w:rsidRPr="00373E5D" w14:paraId="1FB9A1B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64FCAB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6E21BF6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indexData:BoreholeDetails::boreholeMaterialCustodian:CI_Responsibility::party:CI_Party::name 1</w:t>
            </w:r>
          </w:p>
        </w:tc>
      </w:tr>
      <w:tr w:rsidR="002C1116" w:rsidRPr="00373E5D" w14:paraId="709AEB0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7E0A0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11547861"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indexData:BoreholeDetails::boreholeLength:Quantity::value</w:t>
            </w:r>
          </w:p>
        </w:tc>
      </w:tr>
      <w:tr w:rsidR="002C1116" w:rsidRPr="00373E5D" w14:paraId="3D0CB79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237DB9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elevation_m</w:t>
            </w:r>
          </w:p>
        </w:tc>
        <w:tc>
          <w:tcPr>
            <w:tcW w:w="6838" w:type="dxa"/>
            <w:hideMark/>
          </w:tcPr>
          <w:p w14:paraId="33F0EEF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referenceLocation:OriginPosition::elevationDirectPosition:::coordinate</w:t>
            </w:r>
          </w:p>
        </w:tc>
      </w:tr>
      <w:tr w:rsidR="002C1116" w:rsidRPr="00373E5D" w14:paraId="537228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BEC6411"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elevation_srs</w:t>
            </w:r>
          </w:p>
        </w:tc>
        <w:tc>
          <w:tcPr>
            <w:tcW w:w="6838" w:type="dxa"/>
            <w:hideMark/>
          </w:tcPr>
          <w:p w14:paraId="26C7A0D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referenceLocation:OriginPosition::elevation:srsName</w:t>
            </w:r>
          </w:p>
        </w:tc>
      </w:tr>
      <w:tr w:rsidR="002C1116" w:rsidRPr="00373E5D" w14:paraId="14A01BF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8B92C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4E89B98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metaDataProperty(…):DQ_PositionalAccuracy 1</w:t>
            </w:r>
          </w:p>
        </w:tc>
      </w:tr>
      <w:tr w:rsidR="002C1116" w:rsidRPr="00373E5D" w14:paraId="4C26B59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5E4A2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54F3EBE"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metaDataProperty:(…):CI_Citation 1</w:t>
            </w:r>
          </w:p>
        </w:tc>
      </w:tr>
      <w:tr w:rsidR="002C1116" w:rsidRPr="00373E5D" w14:paraId="351B906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41084E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08C628E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relatedSamplingFeature:SamplingFeatureComplex::relatedSamplingFeature:Borehole::identifier 3</w:t>
            </w:r>
          </w:p>
        </w:tc>
      </w:tr>
      <w:tr w:rsidR="002C1116" w:rsidRPr="00373E5D" w14:paraId="7F753D2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D800753"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33A5ECA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metaDataProperty:MD_Metadata 3</w:t>
            </w:r>
          </w:p>
        </w:tc>
      </w:tr>
      <w:tr w:rsidR="002C1116" w:rsidRPr="00373E5D" w14:paraId="24054C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B7E3A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5CA43EA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1FF4EAD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58EDB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40A5492C"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373E5D" w14:paraId="2DFA1AE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1E1E30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1CEF1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B01C548" w14:textId="77777777" w:rsidR="002C1116" w:rsidRPr="00373E5D"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EE79950" w14:textId="77777777" w:rsidR="002C1116" w:rsidRDefault="002C1116" w:rsidP="002C1116">
      <w:pPr>
        <w:rPr>
          <w:lang w:val="en-CA"/>
        </w:rPr>
      </w:pPr>
    </w:p>
    <w:p w14:paraId="45F17A23" w14:textId="77777777" w:rsidR="002C1116" w:rsidRPr="00373E5D" w:rsidRDefault="002C1116" w:rsidP="002C1116">
      <w:pPr>
        <w:rPr>
          <w:lang w:val="en-CA"/>
        </w:rPr>
      </w:pPr>
    </w:p>
    <w:p w14:paraId="5BE77617" w14:textId="77777777" w:rsidR="002C1116" w:rsidRDefault="002C1116" w:rsidP="002C1116">
      <w:pPr>
        <w:pStyle w:val="Titre4"/>
        <w:rPr>
          <w:lang w:val="en-CA"/>
        </w:rPr>
      </w:pPr>
      <w:r>
        <w:rPr>
          <w:lang w:val="en-CA"/>
        </w:rPr>
        <w:t>i</w:t>
      </w:r>
      <w:r w:rsidRPr="00D970E9">
        <w:rPr>
          <w:lang w:val="en-CA"/>
        </w:rPr>
        <w:t>dentifier</w:t>
      </w:r>
    </w:p>
    <w:p w14:paraId="59AA4757" w14:textId="77777777" w:rsidR="002C1116" w:rsidRPr="00D14AF0" w:rsidRDefault="002C1116" w:rsidP="002C1116">
      <w:pPr>
        <w:autoSpaceDE w:val="0"/>
        <w:autoSpaceDN w:val="0"/>
        <w:adjustRightInd w:val="0"/>
        <w:spacing w:after="0" w:line="240" w:lineRule="atLeast"/>
        <w:rPr>
          <w:rFonts w:cs="Arial"/>
          <w:color w:val="000000"/>
          <w:lang w:val="en-CA"/>
        </w:rPr>
      </w:pPr>
    </w:p>
    <w:p w14:paraId="747FBF86" w14:textId="75E679D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w:t>
      </w:r>
      <w:r w:rsidRPr="00F16431">
        <w:rPr>
          <w:rStyle w:val="Entity"/>
        </w:rPr>
        <w:t>identifier:Primitive::CharacterString</w:t>
      </w:r>
      <w:r w:rsidDel="00253146">
        <w:rPr>
          <w:rFonts w:cs="Arial"/>
          <w:color w:val="000000"/>
          <w:lang w:val="en-CA"/>
        </w:rPr>
        <w:t xml:space="preserve"> </w:t>
      </w:r>
      <w:r>
        <w:rPr>
          <w:rFonts w:cs="Arial"/>
          <w:color w:val="000000"/>
          <w:lang w:val="en-CA"/>
        </w:rPr>
        <w:t xml:space="preserve">property shall contain a unique identifier for this borehole </w:t>
      </w:r>
      <w:r>
        <w:t xml:space="preserve">and be </w:t>
      </w:r>
      <w:r w:rsidR="008E39D7">
        <w:t xml:space="preserve">should </w:t>
      </w:r>
      <w:r>
        <w:t xml:space="preserve">formatted as an </w:t>
      </w:r>
      <w:r>
        <w:rPr>
          <w:lang w:val="en-CA"/>
        </w:rPr>
        <w:t>absolute URI conformant to RFC 3986.</w:t>
      </w:r>
      <w:r>
        <w:rPr>
          <w:rFonts w:cs="Arial"/>
          <w:color w:val="000000"/>
          <w:lang w:val="en-CA"/>
        </w:rPr>
        <w:t>.</w:t>
      </w:r>
    </w:p>
    <w:p w14:paraId="63E37F99" w14:textId="77777777" w:rsidR="002C1116" w:rsidRDefault="002C1116" w:rsidP="002C1116">
      <w:pPr>
        <w:autoSpaceDE w:val="0"/>
        <w:autoSpaceDN w:val="0"/>
        <w:adjustRightInd w:val="0"/>
        <w:spacing w:after="0" w:line="240" w:lineRule="atLeast"/>
        <w:rPr>
          <w:rFonts w:cs="Arial"/>
          <w:color w:val="000000"/>
          <w:lang w:val="en-CA"/>
        </w:rPr>
      </w:pPr>
    </w:p>
    <w:p w14:paraId="29A2FD9B" w14:textId="77777777" w:rsidR="002C1116" w:rsidRPr="00D14AF0"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0D463B2" w14:textId="77777777" w:rsidTr="003811C7">
        <w:trPr>
          <w:cantSplit/>
        </w:trPr>
        <w:tc>
          <w:tcPr>
            <w:tcW w:w="4219" w:type="dxa"/>
            <w:tcBorders>
              <w:right w:val="nil"/>
            </w:tcBorders>
            <w:shd w:val="clear" w:color="auto" w:fill="auto"/>
          </w:tcPr>
          <w:p w14:paraId="6CE7E1CC" w14:textId="079C1829" w:rsidR="002C1116" w:rsidRPr="00D12552" w:rsidRDefault="002C1418" w:rsidP="002C1418">
            <w:pPr>
              <w:pStyle w:val="Tabletext10"/>
              <w:rPr>
                <w:rStyle w:val="requri"/>
                <w:noProof/>
                <w:lang w:val="en-CA"/>
              </w:rPr>
            </w:pPr>
            <w:r>
              <w:rPr>
                <w:rStyle w:val="requri"/>
                <w:noProof/>
                <w:lang w:val="en-CA"/>
              </w:rPr>
              <w:t>/req/</w:t>
            </w:r>
            <w:r w:rsidR="002C1116">
              <w:rPr>
                <w:rStyle w:val="requri"/>
                <w:noProof/>
                <w:lang w:val="en-CA"/>
              </w:rPr>
              <w:t>gsml4-lite/boreholeview-identifier</w:t>
            </w:r>
          </w:p>
        </w:tc>
        <w:tc>
          <w:tcPr>
            <w:tcW w:w="4678" w:type="dxa"/>
            <w:tcBorders>
              <w:left w:val="nil"/>
            </w:tcBorders>
            <w:shd w:val="clear" w:color="auto" w:fill="auto"/>
          </w:tcPr>
          <w:p w14:paraId="16CE3BAF" w14:textId="77777777" w:rsidR="002C1116" w:rsidRPr="00D12552" w:rsidRDefault="002C1116" w:rsidP="003811C7">
            <w:pPr>
              <w:pStyle w:val="Tabletext10"/>
              <w:jc w:val="left"/>
              <w:rPr>
                <w:rStyle w:val="reqtext"/>
                <w:lang w:val="en-CA"/>
              </w:rPr>
            </w:pPr>
            <w:r>
              <w:rPr>
                <w:rStyle w:val="reqtext"/>
                <w:lang w:val="en-CA"/>
              </w:rPr>
              <w:t>identifier SHOULD resolve to a representation of a GeoSciML Borehole.</w:t>
            </w:r>
          </w:p>
        </w:tc>
      </w:tr>
    </w:tbl>
    <w:p w14:paraId="6F016333" w14:textId="77777777" w:rsidR="002C1116" w:rsidRDefault="002C1116" w:rsidP="002C1116">
      <w:pPr>
        <w:autoSpaceDE w:val="0"/>
        <w:autoSpaceDN w:val="0"/>
        <w:adjustRightInd w:val="0"/>
        <w:spacing w:after="0" w:line="240" w:lineRule="atLeast"/>
        <w:rPr>
          <w:rFonts w:cs="Arial"/>
          <w:color w:val="000000"/>
          <w:lang w:val="en-CA"/>
        </w:rPr>
      </w:pPr>
    </w:p>
    <w:p w14:paraId="23479CEF" w14:textId="77777777" w:rsidR="002C1116" w:rsidRDefault="002C1116" w:rsidP="002C1116">
      <w:pPr>
        <w:autoSpaceDE w:val="0"/>
        <w:autoSpaceDN w:val="0"/>
        <w:adjustRightInd w:val="0"/>
        <w:spacing w:after="0" w:line="240" w:lineRule="atLeast"/>
        <w:rPr>
          <w:rFonts w:cs="Arial"/>
          <w:color w:val="000000"/>
          <w:lang w:val="en-CA"/>
        </w:rPr>
      </w:pPr>
    </w:p>
    <w:p w14:paraId="24B00BE8" w14:textId="3AD28908" w:rsidR="002C1116" w:rsidRPr="00005D4F" w:rsidRDefault="002C1116" w:rsidP="00005D4F">
      <w:pPr>
        <w:pStyle w:val="Titre4"/>
        <w:rPr>
          <w:lang w:val="en-CA"/>
        </w:rPr>
      </w:pPr>
      <w:r>
        <w:rPr>
          <w:lang w:val="en-CA"/>
        </w:rPr>
        <w:t>name</w:t>
      </w:r>
    </w:p>
    <w:p w14:paraId="10C57E8E" w14:textId="4CFB06E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name:Primitive::CharacterString</w:t>
      </w:r>
      <w:r w:rsidDel="00253146">
        <w:rPr>
          <w:rFonts w:cs="Arial"/>
          <w:color w:val="000000"/>
          <w:lang w:val="en-CA"/>
        </w:rPr>
        <w:t xml:space="preserve"> </w:t>
      </w:r>
      <w:r>
        <w:rPr>
          <w:rFonts w:cs="Arial"/>
          <w:color w:val="000000"/>
          <w:lang w:val="en-CA"/>
        </w:rPr>
        <w:t>contain a human-readable d</w:t>
      </w:r>
      <w:r w:rsidRPr="00FD56B7">
        <w:rPr>
          <w:rFonts w:cs="Arial"/>
          <w:color w:val="000000"/>
          <w:lang w:val="en-CA"/>
        </w:rPr>
        <w:t>isplay name for the borehole</w:t>
      </w:r>
      <w:r>
        <w:rPr>
          <w:rFonts w:cs="Arial"/>
          <w:color w:val="000000"/>
          <w:lang w:val="en-CA"/>
        </w:rPr>
        <w:t>.</w:t>
      </w:r>
    </w:p>
    <w:p w14:paraId="0394B4B4" w14:textId="77777777" w:rsidR="002C1116" w:rsidRDefault="002C1116" w:rsidP="002C1116">
      <w:pPr>
        <w:autoSpaceDE w:val="0"/>
        <w:autoSpaceDN w:val="0"/>
        <w:adjustRightInd w:val="0"/>
        <w:spacing w:after="0" w:line="240" w:lineRule="atLeast"/>
        <w:rPr>
          <w:rFonts w:cs="Arial"/>
          <w:color w:val="000000"/>
          <w:lang w:val="en-CA"/>
        </w:rPr>
      </w:pPr>
    </w:p>
    <w:p w14:paraId="3FB6B27A" w14:textId="0A728982" w:rsidR="002C1116" w:rsidRPr="00005D4F" w:rsidRDefault="002C1116" w:rsidP="00005D4F">
      <w:pPr>
        <w:pStyle w:val="Titre4"/>
      </w:pPr>
      <w:r>
        <w:rPr>
          <w:lang w:val="en-CA"/>
        </w:rPr>
        <w:t>d</w:t>
      </w:r>
      <w:r w:rsidRPr="00FD56B7">
        <w:rPr>
          <w:lang w:val="en-CA"/>
        </w:rPr>
        <w:t>escription</w:t>
      </w:r>
      <w:r w:rsidRPr="00FD56B7">
        <w:t xml:space="preserve"> </w:t>
      </w:r>
    </w:p>
    <w:p w14:paraId="5EE9CF74" w14:textId="39823240"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description:Primitive::CharacterString</w:t>
      </w:r>
      <w:r w:rsidDel="00253146">
        <w:rPr>
          <w:rFonts w:cs="Arial"/>
          <w:color w:val="000000"/>
          <w:lang w:val="en-CA"/>
        </w:rPr>
        <w:t xml:space="preserve"> </w:t>
      </w:r>
      <w:r>
        <w:rPr>
          <w:rFonts w:cs="Arial"/>
          <w:color w:val="000000"/>
          <w:lang w:val="en-CA"/>
        </w:rPr>
        <w:t>contain</w:t>
      </w:r>
      <w:r w:rsidR="00005D4F">
        <w:rPr>
          <w:rFonts w:cs="Arial"/>
          <w:color w:val="000000"/>
          <w:lang w:val="en-CA"/>
        </w:rPr>
        <w:t>s</w:t>
      </w:r>
      <w:r>
        <w:rPr>
          <w:rFonts w:cs="Arial"/>
          <w:color w:val="000000"/>
          <w:lang w:val="en-CA"/>
        </w:rPr>
        <w:t xml:space="preserve"> a human-readable description for the borehole.  </w:t>
      </w:r>
    </w:p>
    <w:p w14:paraId="4AC88CE0" w14:textId="77777777" w:rsidR="002C1116" w:rsidRDefault="002C1116" w:rsidP="002C1116">
      <w:pPr>
        <w:autoSpaceDE w:val="0"/>
        <w:autoSpaceDN w:val="0"/>
        <w:adjustRightInd w:val="0"/>
        <w:spacing w:after="0" w:line="240" w:lineRule="atLeast"/>
        <w:rPr>
          <w:rFonts w:cs="Arial"/>
          <w:color w:val="000000"/>
          <w:lang w:val="en-CA"/>
        </w:rPr>
      </w:pPr>
    </w:p>
    <w:p w14:paraId="1B270953" w14:textId="27ADE242" w:rsidR="002C1116" w:rsidRPr="00005D4F" w:rsidRDefault="002C1116" w:rsidP="00005D4F">
      <w:pPr>
        <w:pStyle w:val="Titre4"/>
        <w:rPr>
          <w:lang w:val="en-CA"/>
        </w:rPr>
      </w:pPr>
      <w:r w:rsidRPr="00FD56B7">
        <w:rPr>
          <w:lang w:val="en-CA"/>
        </w:rPr>
        <w:t>purpose</w:t>
      </w:r>
    </w:p>
    <w:p w14:paraId="439D7F68" w14:textId="7387B084"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sidRPr="00F16431">
        <w:rPr>
          <w:rStyle w:val="Entity"/>
        </w:rPr>
        <w:t>purpose:Primitive::CharacterString</w:t>
      </w:r>
      <w:r w:rsidDel="00253146">
        <w:rPr>
          <w:rFonts w:cs="Arial"/>
          <w:color w:val="000000"/>
          <w:lang w:val="en-CA"/>
        </w:rPr>
        <w:t xml:space="preserve"> </w:t>
      </w:r>
      <w:r>
        <w:rPr>
          <w:rFonts w:cs="Arial"/>
          <w:color w:val="000000"/>
          <w:lang w:val="en-CA"/>
        </w:rPr>
        <w:t>property report</w:t>
      </w:r>
      <w:r w:rsidR="00005D4F">
        <w:rPr>
          <w:rFonts w:cs="Arial"/>
          <w:color w:val="000000"/>
          <w:lang w:val="en-CA"/>
        </w:rPr>
        <w:t>s</w:t>
      </w:r>
      <w:r>
        <w:rPr>
          <w:rFonts w:cs="Arial"/>
          <w:color w:val="000000"/>
          <w:lang w:val="en-CA"/>
        </w:rPr>
        <w:t xml:space="preserve"> the purpose or purposes </w:t>
      </w:r>
      <w:r w:rsidRPr="00FD56B7">
        <w:rPr>
          <w:rFonts w:cs="Arial"/>
          <w:color w:val="000000"/>
          <w:lang w:val="en-CA"/>
        </w:rPr>
        <w:t>for which the borehole was drilled. (e.g., mineral exploration, hydrocarbon exploration, hydrocarbon production, groundwater monitoring, geothermal)</w:t>
      </w:r>
      <w:r>
        <w:rPr>
          <w:rFonts w:cs="Arial"/>
          <w:color w:val="000000"/>
          <w:lang w:val="en-CA"/>
        </w:rPr>
        <w:t>.</w:t>
      </w:r>
    </w:p>
    <w:p w14:paraId="0C2D92D9" w14:textId="77777777" w:rsidR="002C1116" w:rsidRDefault="002C1116" w:rsidP="002C1116">
      <w:pPr>
        <w:autoSpaceDE w:val="0"/>
        <w:autoSpaceDN w:val="0"/>
        <w:adjustRightInd w:val="0"/>
        <w:spacing w:after="0" w:line="240" w:lineRule="atLeast"/>
        <w:rPr>
          <w:rFonts w:cs="Arial"/>
          <w:color w:val="000000"/>
          <w:lang w:val="en-CA"/>
        </w:rPr>
      </w:pPr>
    </w:p>
    <w:p w14:paraId="55504C62" w14:textId="125CF3E7" w:rsidR="002C1116" w:rsidRPr="00005D4F" w:rsidRDefault="002C1116" w:rsidP="00005D4F">
      <w:pPr>
        <w:pStyle w:val="Titre4"/>
        <w:rPr>
          <w:lang w:val="en-CA"/>
        </w:rPr>
      </w:pPr>
      <w:r>
        <w:rPr>
          <w:lang w:val="en-CA"/>
        </w:rPr>
        <w:lastRenderedPageBreak/>
        <w:t>s</w:t>
      </w:r>
      <w:r w:rsidRPr="00FD56B7">
        <w:rPr>
          <w:lang w:val="en-CA"/>
        </w:rPr>
        <w:t>tatus</w:t>
      </w:r>
    </w:p>
    <w:p w14:paraId="048F4151" w14:textId="58AE6C9F"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Pr>
          <w:rFonts w:cs="Arial"/>
          <w:color w:val="000000"/>
          <w:lang w:val="en-CA"/>
        </w:rPr>
        <w:t xml:space="preserve">property </w:t>
      </w:r>
      <w:r w:rsidRPr="00F16431">
        <w:rPr>
          <w:rStyle w:val="Entity"/>
        </w:rPr>
        <w:t>status:Primitive::CharacterString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w:t>
      </w:r>
      <w:r w:rsidRPr="00FD56B7">
        <w:rPr>
          <w:rFonts w:cs="Arial"/>
          <w:color w:val="000000"/>
          <w:lang w:val="en-CA"/>
        </w:rPr>
        <w:t>present status of the borehole (e.g., abandoned, completed, proposed, suspended)</w:t>
      </w:r>
      <w:r>
        <w:rPr>
          <w:rFonts w:cs="Arial"/>
          <w:color w:val="000000"/>
          <w:lang w:val="en-CA"/>
        </w:rPr>
        <w:t>.</w:t>
      </w:r>
    </w:p>
    <w:p w14:paraId="06C9819E" w14:textId="77777777" w:rsidR="002C1116" w:rsidRDefault="002C1116" w:rsidP="002C1116">
      <w:pPr>
        <w:autoSpaceDE w:val="0"/>
        <w:autoSpaceDN w:val="0"/>
        <w:adjustRightInd w:val="0"/>
        <w:spacing w:after="0" w:line="240" w:lineRule="atLeast"/>
        <w:rPr>
          <w:rFonts w:cs="Arial"/>
          <w:color w:val="000000"/>
          <w:lang w:val="en-CA"/>
        </w:rPr>
      </w:pPr>
    </w:p>
    <w:p w14:paraId="3540CA3D" w14:textId="6CCD7ED8" w:rsidR="002C1116" w:rsidRPr="00005D4F" w:rsidRDefault="002C1116" w:rsidP="00005D4F">
      <w:pPr>
        <w:pStyle w:val="Titre4"/>
        <w:rPr>
          <w:lang w:val="en-CA"/>
        </w:rPr>
      </w:pPr>
      <w:r w:rsidRPr="00D970E9">
        <w:rPr>
          <w:lang w:val="en-CA"/>
        </w:rPr>
        <w:t>drillingMethod</w:t>
      </w:r>
    </w:p>
    <w:p w14:paraId="119B4C39" w14:textId="57B51D1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drillingMethod:Primitive::CharacterString</w:t>
      </w:r>
      <w:r w:rsidDel="00253146">
        <w:rPr>
          <w:rFonts w:cs="Arial"/>
          <w:color w:val="000000"/>
          <w:lang w:val="en-CA"/>
        </w:rPr>
        <w:t xml:space="preserve"> </w:t>
      </w:r>
      <w:r>
        <w:rPr>
          <w:rFonts w:cs="Arial"/>
          <w:color w:val="000000"/>
          <w:lang w:val="en-CA"/>
        </w:rPr>
        <w:t>indicate</w:t>
      </w:r>
      <w:r w:rsidR="00005D4F">
        <w:rPr>
          <w:rFonts w:cs="Arial"/>
          <w:color w:val="000000"/>
          <w:lang w:val="en-CA"/>
        </w:rPr>
        <w:t>s</w:t>
      </w:r>
      <w:r w:rsidRPr="00FD56B7">
        <w:rPr>
          <w:rFonts w:cs="Arial"/>
          <w:color w:val="000000"/>
          <w:lang w:val="en-CA"/>
        </w:rPr>
        <w:t xml:space="preserve"> the drilling method, or methods, used for this borehole (e.g., RAB, auger, diamond core drilling, air core drilling, piston)</w:t>
      </w:r>
      <w:r>
        <w:rPr>
          <w:rFonts w:cs="Arial"/>
          <w:color w:val="000000"/>
          <w:lang w:val="en-CA"/>
        </w:rPr>
        <w:t>.</w:t>
      </w:r>
    </w:p>
    <w:p w14:paraId="0DC7D3D1" w14:textId="77777777" w:rsidR="002C1116" w:rsidRDefault="002C1116" w:rsidP="002C1116">
      <w:pPr>
        <w:autoSpaceDE w:val="0"/>
        <w:autoSpaceDN w:val="0"/>
        <w:adjustRightInd w:val="0"/>
        <w:spacing w:after="0" w:line="240" w:lineRule="atLeast"/>
        <w:rPr>
          <w:rFonts w:cs="Arial"/>
          <w:color w:val="000000"/>
          <w:lang w:val="en-CA"/>
        </w:rPr>
      </w:pPr>
    </w:p>
    <w:p w14:paraId="4A836612" w14:textId="3A5BAEBD" w:rsidR="002C1116" w:rsidRPr="00005D4F" w:rsidRDefault="002C1116" w:rsidP="00005D4F">
      <w:pPr>
        <w:pStyle w:val="Titre4"/>
        <w:rPr>
          <w:lang w:val="en-CA"/>
        </w:rPr>
      </w:pPr>
      <w:r>
        <w:rPr>
          <w:lang w:val="en-CA"/>
        </w:rPr>
        <w:t>operator</w:t>
      </w:r>
    </w:p>
    <w:p w14:paraId="2DEF9549" w14:textId="669356C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operator:Primitive::CharacterString</w:t>
      </w:r>
      <w:r w:rsidRPr="00F16431" w:rsidDel="00253146">
        <w:rPr>
          <w:rStyle w:val="Entity"/>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o</w:t>
      </w:r>
      <w:r w:rsidRPr="00FD56B7">
        <w:rPr>
          <w:rFonts w:cs="Arial"/>
          <w:color w:val="000000"/>
          <w:lang w:val="en-CA"/>
        </w:rPr>
        <w:t>rganisation or agency responsible for commissioning of the borehole (as opposed to the agency which drilled the borehole).</w:t>
      </w:r>
    </w:p>
    <w:p w14:paraId="5B3ED5B4" w14:textId="77777777" w:rsidR="002C1116" w:rsidRDefault="002C1116" w:rsidP="002C1116">
      <w:pPr>
        <w:autoSpaceDE w:val="0"/>
        <w:autoSpaceDN w:val="0"/>
        <w:adjustRightInd w:val="0"/>
        <w:spacing w:after="0" w:line="240" w:lineRule="atLeast"/>
        <w:rPr>
          <w:rFonts w:cs="Arial"/>
          <w:color w:val="000000"/>
          <w:lang w:val="en-CA"/>
        </w:rPr>
      </w:pPr>
    </w:p>
    <w:p w14:paraId="5624B9B5" w14:textId="48FC79E6" w:rsidR="002C1116" w:rsidRPr="00005D4F" w:rsidRDefault="002C1116" w:rsidP="00005D4F">
      <w:pPr>
        <w:pStyle w:val="Titre4"/>
        <w:rPr>
          <w:lang w:val="en-CA"/>
        </w:rPr>
      </w:pPr>
      <w:r>
        <w:rPr>
          <w:lang w:val="en-CA"/>
        </w:rPr>
        <w:t>driller</w:t>
      </w:r>
    </w:p>
    <w:p w14:paraId="59F529CC" w14:textId="7E29E81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driller:Primitive::CharacterString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w:t>
      </w:r>
      <w:r w:rsidRPr="00FD56B7">
        <w:rPr>
          <w:rFonts w:cs="Arial"/>
          <w:color w:val="000000"/>
          <w:lang w:val="en-CA"/>
        </w:rPr>
        <w:t>he organisation responsible for drilling the borehole (as opposed to commissioning the borehole).</w:t>
      </w:r>
    </w:p>
    <w:p w14:paraId="2D51572B" w14:textId="77777777" w:rsidR="002C1116" w:rsidRDefault="002C1116" w:rsidP="002C1116">
      <w:pPr>
        <w:autoSpaceDE w:val="0"/>
        <w:autoSpaceDN w:val="0"/>
        <w:adjustRightInd w:val="0"/>
        <w:spacing w:after="0" w:line="240" w:lineRule="atLeast"/>
        <w:rPr>
          <w:rFonts w:cs="Arial"/>
          <w:color w:val="000000"/>
          <w:lang w:val="en-CA"/>
        </w:rPr>
      </w:pPr>
    </w:p>
    <w:p w14:paraId="5891D797" w14:textId="11BE3E16" w:rsidR="002C1116" w:rsidRPr="00005D4F" w:rsidRDefault="002C1116" w:rsidP="00005D4F">
      <w:pPr>
        <w:pStyle w:val="Titre4"/>
        <w:rPr>
          <w:lang w:val="en-CA"/>
        </w:rPr>
      </w:pPr>
      <w:r w:rsidRPr="00D970E9">
        <w:rPr>
          <w:lang w:val="en-CA"/>
        </w:rPr>
        <w:t>drillStartDate</w:t>
      </w:r>
    </w:p>
    <w:p w14:paraId="6E08A92C" w14:textId="03356A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drillStartDate:Primitive::CharacterString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w:t>
      </w:r>
      <w:r w:rsidRPr="002E1163">
        <w:rPr>
          <w:rFonts w:cs="Arial"/>
          <w:color w:val="000000"/>
          <w:lang w:val="en-CA"/>
        </w:rPr>
        <w:t>he date of the start of drilling</w:t>
      </w:r>
      <w:r>
        <w:rPr>
          <w:rFonts w:cs="Arial"/>
          <w:color w:val="000000"/>
          <w:lang w:val="en-CA"/>
        </w:rPr>
        <w:t xml:space="preserve"> </w:t>
      </w:r>
      <w:r w:rsidR="00005D4F">
        <w:rPr>
          <w:rFonts w:cs="Arial"/>
          <w:color w:val="000000"/>
          <w:lang w:val="en-CA"/>
        </w:rPr>
        <w:t>formatted according to ISO</w:t>
      </w:r>
      <w:r w:rsidRPr="002E1163">
        <w:rPr>
          <w:rFonts w:cs="Arial"/>
          <w:color w:val="000000"/>
          <w:lang w:val="en-CA"/>
        </w:rPr>
        <w:t>8601 (e.g. 2012-03-17)</w:t>
      </w:r>
      <w:r>
        <w:rPr>
          <w:rFonts w:cs="Arial"/>
          <w:color w:val="000000"/>
          <w:lang w:val="en-CA"/>
        </w:rPr>
        <w:t>.</w:t>
      </w:r>
    </w:p>
    <w:p w14:paraId="5D4EFDB6" w14:textId="77777777" w:rsidR="002C1116" w:rsidRDefault="002C1116" w:rsidP="002C1116">
      <w:pPr>
        <w:autoSpaceDE w:val="0"/>
        <w:autoSpaceDN w:val="0"/>
        <w:adjustRightInd w:val="0"/>
        <w:spacing w:after="0" w:line="240" w:lineRule="atLeast"/>
        <w:rPr>
          <w:rFonts w:cs="Arial"/>
          <w:color w:val="000000"/>
          <w:lang w:val="en-CA"/>
        </w:rPr>
      </w:pPr>
    </w:p>
    <w:p w14:paraId="44886C8A" w14:textId="779A6735" w:rsidR="002C1116" w:rsidRPr="00005D4F" w:rsidRDefault="002C1116" w:rsidP="00005D4F">
      <w:pPr>
        <w:pStyle w:val="Titre4"/>
      </w:pPr>
      <w:r w:rsidRPr="00A12606">
        <w:t>drillEndDate</w:t>
      </w:r>
    </w:p>
    <w:p w14:paraId="40B8B2BD" w14:textId="5CDB6263" w:rsidR="002C1116" w:rsidRPr="00D970E9" w:rsidRDefault="002C1116" w:rsidP="002C1116">
      <w:pPr>
        <w:rPr>
          <w:lang w:val="en-CA"/>
        </w:rPr>
      </w:pPr>
      <w:r>
        <w:t>If present, t</w:t>
      </w:r>
      <w:r>
        <w:rPr>
          <w:lang w:val="en-CA"/>
        </w:rPr>
        <w:t xml:space="preserve">he property </w:t>
      </w:r>
      <w:r w:rsidRPr="00F16431">
        <w:rPr>
          <w:rStyle w:val="Entity"/>
        </w:rPr>
        <w:t>drillEndData:Primitive::CharacterString</w:t>
      </w:r>
      <w:r>
        <w:rPr>
          <w:lang w:val="en-CA"/>
        </w:rPr>
        <w:t xml:space="preserve"> report</w:t>
      </w:r>
      <w:r w:rsidR="00005D4F">
        <w:rPr>
          <w:lang w:val="en-CA"/>
        </w:rPr>
        <w:t>s</w:t>
      </w:r>
      <w:r>
        <w:rPr>
          <w:lang w:val="en-CA"/>
        </w:rPr>
        <w:t xml:space="preserve"> t</w:t>
      </w:r>
      <w:r w:rsidRPr="00D970E9">
        <w:rPr>
          <w:lang w:val="en-CA"/>
        </w:rPr>
        <w:t xml:space="preserve">he date of the end of drilling </w:t>
      </w:r>
      <w:r w:rsidR="00005D4F">
        <w:rPr>
          <w:lang w:val="en-CA"/>
        </w:rPr>
        <w:t>formatted according to ISO</w:t>
      </w:r>
      <w:r>
        <w:rPr>
          <w:lang w:val="en-CA"/>
        </w:rPr>
        <w:t>8601 (e.g. 2012-03-28).</w:t>
      </w:r>
    </w:p>
    <w:p w14:paraId="10191D87" w14:textId="1402F2FA" w:rsidR="002C1116" w:rsidRPr="00005D4F" w:rsidRDefault="002C1116" w:rsidP="00005D4F">
      <w:pPr>
        <w:pStyle w:val="Titre4"/>
        <w:rPr>
          <w:lang w:val="en-CA"/>
        </w:rPr>
      </w:pPr>
      <w:r>
        <w:rPr>
          <w:lang w:val="en-CA"/>
        </w:rPr>
        <w:t>startPoint</w:t>
      </w:r>
    </w:p>
    <w:p w14:paraId="2E8E88D4" w14:textId="5FB5773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startPoint:Primitive::CharacterString</w:t>
      </w:r>
      <w:r>
        <w:rPr>
          <w:rFonts w:cs="Arial"/>
          <w:color w:val="000000"/>
          <w:lang w:val="en-CA"/>
        </w:rPr>
        <w:t xml:space="preserve"> indicate</w:t>
      </w:r>
      <w:r w:rsidR="00005D4F">
        <w:rPr>
          <w:rFonts w:cs="Arial"/>
          <w:color w:val="000000"/>
          <w:lang w:val="en-CA"/>
        </w:rPr>
        <w:t>s</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2D23FD1E" w14:textId="77777777" w:rsidR="002C1116" w:rsidRDefault="002C1116" w:rsidP="002C1116">
      <w:pPr>
        <w:autoSpaceDE w:val="0"/>
        <w:autoSpaceDN w:val="0"/>
        <w:adjustRightInd w:val="0"/>
        <w:spacing w:after="0" w:line="240" w:lineRule="atLeast"/>
        <w:rPr>
          <w:rFonts w:cs="Arial"/>
          <w:color w:val="000000"/>
          <w:lang w:val="en-CA"/>
        </w:rPr>
      </w:pPr>
    </w:p>
    <w:p w14:paraId="44D0D809" w14:textId="3566844D" w:rsidR="002C1116" w:rsidRPr="00005D4F" w:rsidRDefault="002C1116" w:rsidP="00005D4F">
      <w:pPr>
        <w:pStyle w:val="Titre4"/>
        <w:rPr>
          <w:lang w:val="en-CA"/>
        </w:rPr>
      </w:pPr>
      <w:r>
        <w:rPr>
          <w:lang w:val="en-CA"/>
        </w:rPr>
        <w:t>inclinationType</w:t>
      </w:r>
    </w:p>
    <w:p w14:paraId="1AFCBB85" w14:textId="2A46FCC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inclinationType:Primitive::CharacterString</w:t>
      </w:r>
      <w:r>
        <w:rPr>
          <w:rFonts w:cs="Arial"/>
          <w:color w:val="000000"/>
          <w:lang w:val="en-CA"/>
        </w:rPr>
        <w:t xml:space="preserve"> i</w:t>
      </w:r>
      <w:r w:rsidRPr="00E341D3">
        <w:rPr>
          <w:rFonts w:cs="Arial"/>
          <w:color w:val="000000"/>
          <w:lang w:val="en-CA"/>
        </w:rPr>
        <w:t>ndicate</w:t>
      </w:r>
      <w:r w:rsidR="00005D4F">
        <w:rPr>
          <w:rFonts w:cs="Arial"/>
          <w:color w:val="000000"/>
          <w:lang w:val="en-CA"/>
        </w:rPr>
        <w:t>s</w:t>
      </w:r>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6CB2A685" w14:textId="77777777" w:rsidR="002C1116" w:rsidRDefault="002C1116" w:rsidP="002C1116">
      <w:pPr>
        <w:autoSpaceDE w:val="0"/>
        <w:autoSpaceDN w:val="0"/>
        <w:adjustRightInd w:val="0"/>
        <w:spacing w:after="0" w:line="240" w:lineRule="atLeast"/>
        <w:rPr>
          <w:rFonts w:cs="Arial"/>
          <w:color w:val="000000"/>
          <w:lang w:val="en-CA"/>
        </w:rPr>
      </w:pPr>
    </w:p>
    <w:p w14:paraId="6D270F8D" w14:textId="3C44380A" w:rsidR="002C1116" w:rsidRPr="00005D4F" w:rsidRDefault="002C1116" w:rsidP="00005D4F">
      <w:pPr>
        <w:pStyle w:val="Titre4"/>
        <w:rPr>
          <w:lang w:val="en-CA"/>
        </w:rPr>
      </w:pPr>
      <w:r w:rsidRPr="00FE4C9E">
        <w:rPr>
          <w:lang w:val="en-CA"/>
        </w:rPr>
        <w:t>boreholeMaterialCustodian</w:t>
      </w:r>
    </w:p>
    <w:p w14:paraId="0E8C825F" w14:textId="05795765" w:rsidR="002C1116" w:rsidRPr="00FE4C9E"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boreholeMaterialCustodian:Primitive::CharacterString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o</w:t>
      </w:r>
      <w:r w:rsidRPr="00FE4C9E">
        <w:rPr>
          <w:rFonts w:cs="Arial"/>
          <w:color w:val="000000"/>
          <w:lang w:val="en-CA"/>
        </w:rPr>
        <w:t>rganisation that is the custodian of the material recovered from the borehole</w:t>
      </w:r>
      <w:r>
        <w:rPr>
          <w:rFonts w:cs="Arial"/>
          <w:color w:val="000000"/>
          <w:lang w:val="en-CA"/>
        </w:rPr>
        <w:t>.</w:t>
      </w:r>
    </w:p>
    <w:p w14:paraId="3F722A96" w14:textId="77777777" w:rsidR="002C1116" w:rsidRDefault="002C1116" w:rsidP="002C1116">
      <w:pPr>
        <w:autoSpaceDE w:val="0"/>
        <w:autoSpaceDN w:val="0"/>
        <w:adjustRightInd w:val="0"/>
        <w:spacing w:after="0" w:line="240" w:lineRule="atLeast"/>
        <w:rPr>
          <w:rFonts w:cs="Arial"/>
          <w:color w:val="000000"/>
          <w:lang w:val="en-CA"/>
        </w:rPr>
      </w:pPr>
    </w:p>
    <w:p w14:paraId="266D9CA5" w14:textId="709A30DD" w:rsidR="002C1116" w:rsidRPr="00005D4F" w:rsidRDefault="002C1116" w:rsidP="00005D4F">
      <w:pPr>
        <w:pStyle w:val="Titre4"/>
        <w:rPr>
          <w:lang w:val="en-CA"/>
        </w:rPr>
      </w:pPr>
      <w:r w:rsidRPr="0061478E">
        <w:rPr>
          <w:lang w:val="en-CA"/>
        </w:rPr>
        <w:lastRenderedPageBreak/>
        <w:t>boreholeLength_m</w:t>
      </w:r>
    </w:p>
    <w:p w14:paraId="561F372A" w14:textId="5F3941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 xml:space="preserve">boreholeLength_m:Primitive::Number </w:t>
      </w:r>
      <w:r>
        <w:rPr>
          <w:rFonts w:cs="Arial"/>
          <w:color w:val="000000"/>
          <w:lang w:val="en-CA"/>
        </w:rPr>
        <w:t>report</w:t>
      </w:r>
      <w:r w:rsidR="00005D4F">
        <w:rPr>
          <w:rFonts w:cs="Arial"/>
          <w:color w:val="000000"/>
          <w:lang w:val="en-CA"/>
        </w:rPr>
        <w:t>s</w:t>
      </w:r>
      <w:r>
        <w:rPr>
          <w:rFonts w:cs="Arial"/>
          <w:color w:val="000000"/>
          <w:lang w:val="en-CA"/>
        </w:rPr>
        <w:t xml:space="preserve"> t</w:t>
      </w:r>
      <w:r w:rsidRPr="0061478E">
        <w:rPr>
          <w:rFonts w:cs="Arial"/>
          <w:color w:val="000000"/>
          <w:lang w:val="en-CA"/>
        </w:rPr>
        <w:t xml:space="preserve">he length of a borehole, in metres, as determined by the data provider. Length may have different sources </w:t>
      </w:r>
      <w:r>
        <w:rPr>
          <w:rFonts w:cs="Arial"/>
          <w:color w:val="000000"/>
          <w:lang w:val="en-CA"/>
        </w:rPr>
        <w:t>(</w:t>
      </w:r>
      <w:r w:rsidRPr="0061478E">
        <w:rPr>
          <w:rFonts w:cs="Arial"/>
          <w:color w:val="000000"/>
          <w:lang w:val="en-CA"/>
        </w:rPr>
        <w:t>e.g., driller's measurement, logger's measurement, survey measurement)</w:t>
      </w:r>
      <w:r>
        <w:rPr>
          <w:rFonts w:cs="Arial"/>
          <w:color w:val="000000"/>
          <w:lang w:val="en-CA"/>
        </w:rPr>
        <w:t>.</w:t>
      </w:r>
    </w:p>
    <w:p w14:paraId="06941C34" w14:textId="77777777" w:rsidR="002C1116" w:rsidRDefault="002C1116" w:rsidP="002C1116">
      <w:pPr>
        <w:autoSpaceDE w:val="0"/>
        <w:autoSpaceDN w:val="0"/>
        <w:adjustRightInd w:val="0"/>
        <w:spacing w:after="0" w:line="240" w:lineRule="atLeast"/>
        <w:rPr>
          <w:rFonts w:cs="Arial"/>
          <w:color w:val="000000"/>
          <w:lang w:val="en-CA"/>
        </w:rPr>
      </w:pPr>
    </w:p>
    <w:p w14:paraId="652DB330" w14:textId="21F97ACE" w:rsidR="002C1116" w:rsidRPr="00005D4F" w:rsidRDefault="002C1116" w:rsidP="00005D4F">
      <w:pPr>
        <w:pStyle w:val="Titre4"/>
        <w:rPr>
          <w:lang w:val="en-CA"/>
        </w:rPr>
      </w:pPr>
      <w:r w:rsidRPr="00D970E9">
        <w:rPr>
          <w:lang w:val="en-CA"/>
        </w:rPr>
        <w:t>elevation_m</w:t>
      </w:r>
    </w:p>
    <w:p w14:paraId="2540199F" w14:textId="58628AF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elevation_m:Primitive::Number</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r>
        <w:rPr>
          <w:rFonts w:cs="Arial"/>
          <w:color w:val="000000"/>
          <w:lang w:val="en-CA"/>
        </w:rPr>
        <w:t xml:space="preserve">delivery of </w:t>
      </w:r>
      <w:r w:rsidRPr="0061478E">
        <w:rPr>
          <w:rFonts w:cs="Arial"/>
          <w:color w:val="000000"/>
          <w:lang w:val="en-CA"/>
        </w:rPr>
        <w:t xml:space="preserve">legacy </w:t>
      </w:r>
      <w:r>
        <w:rPr>
          <w:rFonts w:cs="Arial"/>
          <w:color w:val="000000"/>
          <w:lang w:val="en-CA"/>
        </w:rPr>
        <w:t xml:space="preserve">2D </w:t>
      </w:r>
      <w:r w:rsidRPr="0061478E">
        <w:rPr>
          <w:rFonts w:cs="Arial"/>
          <w:color w:val="000000"/>
          <w:lang w:val="en-CA"/>
        </w:rPr>
        <w:t xml:space="preserve">data without elevation data, and for software that cannot process a 3D </w:t>
      </w:r>
      <w:r w:rsidRPr="00F16431">
        <w:rPr>
          <w:rStyle w:val="Entity"/>
        </w:rPr>
        <w:t>GM_Point</w:t>
      </w:r>
      <w:r w:rsidRPr="0061478E">
        <w:rPr>
          <w:rFonts w:cs="Arial"/>
          <w:color w:val="000000"/>
          <w:lang w:val="en-CA"/>
        </w:rPr>
        <w:t xml:space="preserve">. </w:t>
      </w:r>
    </w:p>
    <w:p w14:paraId="2723B2CB" w14:textId="77777777" w:rsidR="002C1116" w:rsidRDefault="002C1116" w:rsidP="002C1116">
      <w:pPr>
        <w:autoSpaceDE w:val="0"/>
        <w:autoSpaceDN w:val="0"/>
        <w:adjustRightInd w:val="0"/>
        <w:spacing w:after="0" w:line="240" w:lineRule="atLeast"/>
        <w:rPr>
          <w:rFonts w:cs="Arial"/>
          <w:color w:val="000000"/>
          <w:lang w:val="en-CA"/>
        </w:rPr>
      </w:pPr>
    </w:p>
    <w:p w14:paraId="4670C2DC" w14:textId="6D4FBC79" w:rsidR="002C1116" w:rsidRPr="00005D4F" w:rsidRDefault="002C1116" w:rsidP="00005D4F">
      <w:pPr>
        <w:pStyle w:val="Titre4"/>
        <w:rPr>
          <w:lang w:val="en-CA"/>
        </w:rPr>
      </w:pPr>
      <w:r w:rsidRPr="00D970E9">
        <w:rPr>
          <w:lang w:val="en-CA"/>
        </w:rPr>
        <w:t>elevation_srs</w:t>
      </w:r>
    </w:p>
    <w:p w14:paraId="6EF03DD2" w14:textId="16818C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elevation_srs:Primitive::CharacterString</w:t>
      </w:r>
      <w:r>
        <w:rPr>
          <w:rFonts w:cs="Arial"/>
          <w:color w:val="000000"/>
          <w:lang w:val="en-CA"/>
        </w:rPr>
        <w:t xml:space="preserve"> </w:t>
      </w:r>
      <w:r w:rsidR="00005D4F">
        <w:rPr>
          <w:rFonts w:cs="Arial"/>
          <w:color w:val="000000"/>
          <w:lang w:val="en-CA"/>
        </w:rPr>
        <w:t>is</w:t>
      </w:r>
      <w:r>
        <w:rPr>
          <w:rFonts w:cs="Arial"/>
          <w:color w:val="000000"/>
          <w:lang w:val="en-CA"/>
        </w:rPr>
        <w:t xml:space="preserve"> a </w:t>
      </w:r>
      <w:r w:rsidRPr="0061478E">
        <w:rPr>
          <w:rFonts w:cs="Arial"/>
          <w:color w:val="000000"/>
          <w:lang w:val="en-CA"/>
        </w:rPr>
        <w:t>URI of a spatial reference system of the elevation value. (e.g., mean sea level)</w:t>
      </w:r>
      <w:r>
        <w:rPr>
          <w:rFonts w:cs="Arial"/>
          <w:color w:val="000000"/>
          <w:lang w:val="en-CA"/>
        </w:rPr>
        <w:t>.</w:t>
      </w:r>
      <w:r w:rsidRPr="0061478E">
        <w:rPr>
          <w:rFonts w:cs="Arial"/>
          <w:color w:val="000000"/>
          <w:lang w:val="en-CA"/>
        </w:rPr>
        <w:t xml:space="preserve"> Mandatory if elevation_m is populated.</w:t>
      </w:r>
      <w:r>
        <w:rPr>
          <w:rFonts w:cs="Arial"/>
          <w:color w:val="000000"/>
          <w:lang w:val="en-CA"/>
        </w:rPr>
        <w:t xml:space="preserve"> </w:t>
      </w:r>
      <w:r w:rsidRPr="0061478E">
        <w:rPr>
          <w:rFonts w:cs="Arial"/>
          <w:color w:val="000000"/>
          <w:lang w:val="en-CA"/>
        </w:rPr>
        <w:t xml:space="preserve">The SRS </w:t>
      </w:r>
      <w:r>
        <w:rPr>
          <w:rFonts w:cs="Arial"/>
          <w:color w:val="000000"/>
          <w:lang w:val="en-CA"/>
        </w:rPr>
        <w:t>shall</w:t>
      </w:r>
      <w:r w:rsidRPr="0061478E">
        <w:rPr>
          <w:rFonts w:cs="Arial"/>
          <w:color w:val="000000"/>
          <w:lang w:val="en-CA"/>
        </w:rPr>
        <w:t xml:space="preserve"> be a one dimensional vertical SRS (i.e., EPSG code in the range 5600-5799).</w:t>
      </w:r>
    </w:p>
    <w:p w14:paraId="1180A192"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012344" w14:textId="77777777" w:rsidTr="003811C7">
        <w:trPr>
          <w:cantSplit/>
        </w:trPr>
        <w:tc>
          <w:tcPr>
            <w:tcW w:w="4219" w:type="dxa"/>
            <w:tcBorders>
              <w:right w:val="nil"/>
            </w:tcBorders>
            <w:shd w:val="clear" w:color="auto" w:fill="auto"/>
          </w:tcPr>
          <w:p w14:paraId="0EC31052" w14:textId="442118F4" w:rsidR="002C1116" w:rsidRPr="00D12552" w:rsidRDefault="002C1418" w:rsidP="001B7AC0">
            <w:pPr>
              <w:pStyle w:val="Tabletext10"/>
              <w:rPr>
                <w:rStyle w:val="requri"/>
                <w:noProof/>
                <w:lang w:val="en-CA"/>
              </w:rPr>
            </w:pPr>
            <w:r>
              <w:rPr>
                <w:rStyle w:val="requri"/>
                <w:noProof/>
                <w:lang w:val="en-CA"/>
              </w:rPr>
              <w:t>/req</w:t>
            </w:r>
            <w:r w:rsidR="002C1116">
              <w:rPr>
                <w:rStyle w:val="requri"/>
                <w:noProof/>
                <w:lang w:val="en-CA"/>
              </w:rPr>
              <w:t>/gsml4-lite/boreholeview-elevation-</w:t>
            </w:r>
            <w:r w:rsidR="001B7AC0">
              <w:rPr>
                <w:rStyle w:val="requri"/>
                <w:noProof/>
                <w:lang w:val="en-CA"/>
              </w:rPr>
              <w:t>c</w:t>
            </w:r>
            <w:r w:rsidR="002C1116">
              <w:rPr>
                <w:rStyle w:val="requri"/>
                <w:noProof/>
                <w:lang w:val="en-CA"/>
              </w:rPr>
              <w:t>rs</w:t>
            </w:r>
          </w:p>
        </w:tc>
        <w:tc>
          <w:tcPr>
            <w:tcW w:w="4678" w:type="dxa"/>
            <w:tcBorders>
              <w:left w:val="nil"/>
            </w:tcBorders>
            <w:shd w:val="clear" w:color="auto" w:fill="auto"/>
          </w:tcPr>
          <w:p w14:paraId="6C55C8B1" w14:textId="77777777" w:rsidR="002C1116" w:rsidRPr="00D12552" w:rsidRDefault="002C1116" w:rsidP="003811C7">
            <w:pPr>
              <w:pStyle w:val="Tabletext10"/>
              <w:jc w:val="left"/>
              <w:rPr>
                <w:rStyle w:val="reqtext"/>
                <w:lang w:val="en-CA"/>
              </w:rPr>
            </w:pPr>
            <w:r>
              <w:rPr>
                <w:rStyle w:val="reqtext"/>
                <w:lang w:val="en-CA"/>
              </w:rPr>
              <w:t>If present, elevation_srs SHALL resolve to a valid EPSG vertical datum in the range EPSG:5600 to EPSG:5799</w:t>
            </w:r>
          </w:p>
        </w:tc>
      </w:tr>
    </w:tbl>
    <w:p w14:paraId="70B2B002" w14:textId="77777777" w:rsidR="002C1116" w:rsidRDefault="002C1116" w:rsidP="002C1116">
      <w:pPr>
        <w:autoSpaceDE w:val="0"/>
        <w:autoSpaceDN w:val="0"/>
        <w:adjustRightInd w:val="0"/>
        <w:spacing w:after="0" w:line="240" w:lineRule="atLeast"/>
        <w:rPr>
          <w:rFonts w:cs="Arial"/>
          <w:color w:val="000000"/>
          <w:lang w:val="en-CA"/>
        </w:rPr>
      </w:pPr>
    </w:p>
    <w:p w14:paraId="1217216F" w14:textId="2432F6B0" w:rsidR="002C1116" w:rsidRPr="00A12606" w:rsidRDefault="002C1116" w:rsidP="002C1116">
      <w:pPr>
        <w:autoSpaceDE w:val="0"/>
        <w:autoSpaceDN w:val="0"/>
        <w:adjustRightInd w:val="0"/>
        <w:spacing w:after="0" w:line="240" w:lineRule="atLeast"/>
        <w:rPr>
          <w:rStyle w:val="reqtext"/>
        </w:rPr>
      </w:pPr>
      <w:r>
        <w:rPr>
          <w:rFonts w:cs="Arial"/>
          <w:color w:val="000000"/>
          <w:lang w:val="en-CA"/>
        </w:rPr>
        <w:t xml:space="preserve">Example: </w:t>
      </w:r>
      <w:r w:rsidR="001B7AC0" w:rsidRPr="001B7AC0">
        <w:rPr>
          <w:rStyle w:val="xmlChar"/>
        </w:rPr>
        <w:t>https://epsg.io/5711.gml</w:t>
      </w:r>
      <w:r>
        <w:rPr>
          <w:rStyle w:val="reqtext"/>
        </w:rPr>
        <w:t xml:space="preserve"> </w:t>
      </w:r>
    </w:p>
    <w:p w14:paraId="1C6A5799" w14:textId="77777777" w:rsidR="002C1116" w:rsidRDefault="002C1116" w:rsidP="002C1116">
      <w:pPr>
        <w:autoSpaceDE w:val="0"/>
        <w:autoSpaceDN w:val="0"/>
        <w:adjustRightInd w:val="0"/>
        <w:spacing w:after="0" w:line="240" w:lineRule="atLeast"/>
        <w:rPr>
          <w:rFonts w:cs="Arial"/>
          <w:color w:val="000000"/>
          <w:lang w:val="en-CA"/>
        </w:rPr>
      </w:pPr>
    </w:p>
    <w:p w14:paraId="7DFE61D4" w14:textId="554FC6B1" w:rsidR="002C1116" w:rsidRPr="00005D4F" w:rsidRDefault="002C1116" w:rsidP="00005D4F">
      <w:pPr>
        <w:pStyle w:val="Titre4"/>
        <w:rPr>
          <w:lang w:val="en-CA"/>
        </w:rPr>
      </w:pPr>
      <w:r w:rsidRPr="00D970E9">
        <w:rPr>
          <w:lang w:val="en-CA"/>
        </w:rPr>
        <w:t>positionalAccuracy</w:t>
      </w:r>
    </w:p>
    <w:p w14:paraId="22FC0E95" w14:textId="6B764C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positionalAccuracy:Primitive::CharacterString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w:t>
      </w:r>
      <w:r w:rsidRPr="00A0347F">
        <w:rPr>
          <w:rFonts w:cs="Arial"/>
          <w:color w:val="000000"/>
          <w:lang w:val="en-CA"/>
        </w:rPr>
        <w:t>n estimate of the accuracy of the location of the borehole collar location.</w:t>
      </w:r>
      <w:r>
        <w:rPr>
          <w:rFonts w:cs="Arial"/>
          <w:color w:val="000000"/>
          <w:lang w:val="en-CA"/>
        </w:rPr>
        <w:t xml:space="preserve">  Ideally, this would be a quantitative estimate of accuracy (e.g., 20 metres).</w:t>
      </w:r>
    </w:p>
    <w:p w14:paraId="2E7FE2CE" w14:textId="79D1E392" w:rsidR="002C1116" w:rsidRPr="00005D4F" w:rsidRDefault="002C1116" w:rsidP="00005D4F">
      <w:pPr>
        <w:pStyle w:val="Titre4"/>
        <w:rPr>
          <w:lang w:val="en-CA"/>
        </w:rPr>
      </w:pPr>
      <w:r>
        <w:rPr>
          <w:lang w:val="en-CA"/>
        </w:rPr>
        <w:t>source</w:t>
      </w:r>
    </w:p>
    <w:p w14:paraId="7B2CB826" w14:textId="1B70358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F16431">
        <w:rPr>
          <w:rStyle w:val="Entity"/>
        </w:rPr>
        <w:t>source:Primitive::CharacterString</w:t>
      </w:r>
      <w:r>
        <w:rPr>
          <w:rFonts w:cs="Arial"/>
          <w:color w:val="000000"/>
          <w:lang w:val="en-CA"/>
        </w:rPr>
        <w:t xml:space="preserve"> property describe</w:t>
      </w:r>
      <w:r w:rsidR="00005D4F">
        <w:rPr>
          <w:rFonts w:cs="Arial"/>
          <w:color w:val="000000"/>
          <w:lang w:val="en-CA"/>
        </w:rPr>
        <w:t>s</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w:t>
      </w:r>
      <w:r w:rsidRPr="00F16431">
        <w:rPr>
          <w:rStyle w:val="Entity"/>
        </w:rPr>
        <w:t>metadata_uri</w:t>
      </w:r>
      <w:r w:rsidRPr="00BE718C">
        <w:rPr>
          <w:rFonts w:cs="Arial"/>
          <w:color w:val="000000"/>
          <w:lang w:val="en-CA"/>
        </w:rPr>
        <w:t>.</w:t>
      </w:r>
    </w:p>
    <w:p w14:paraId="7DA1764C" w14:textId="77777777" w:rsidR="002C1116" w:rsidRDefault="002C1116" w:rsidP="002C1116">
      <w:pPr>
        <w:autoSpaceDE w:val="0"/>
        <w:autoSpaceDN w:val="0"/>
        <w:adjustRightInd w:val="0"/>
        <w:spacing w:after="0" w:line="240" w:lineRule="atLeast"/>
        <w:rPr>
          <w:rFonts w:cs="Arial"/>
          <w:color w:val="000000"/>
          <w:lang w:val="en-CA"/>
        </w:rPr>
      </w:pPr>
    </w:p>
    <w:p w14:paraId="73B49946" w14:textId="6D2CE49E" w:rsidR="002C1116" w:rsidRPr="00005D4F" w:rsidRDefault="002C1116" w:rsidP="00005D4F">
      <w:pPr>
        <w:pStyle w:val="Titre4"/>
        <w:rPr>
          <w:lang w:val="en-CA"/>
        </w:rPr>
      </w:pPr>
      <w:r w:rsidRPr="00BE718C">
        <w:rPr>
          <w:lang w:val="en-CA"/>
        </w:rPr>
        <w:t>parentBorehole_uri</w:t>
      </w:r>
    </w:p>
    <w:p w14:paraId="7268F82E" w14:textId="115AB2F5"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When </w:t>
      </w:r>
      <w:r w:rsidR="00005D4F">
        <w:rPr>
          <w:rFonts w:cs="Arial"/>
          <w:color w:val="000000"/>
          <w:lang w:val="en-CA"/>
        </w:rPr>
        <w:t>present</w:t>
      </w:r>
      <w:r>
        <w:rPr>
          <w:rFonts w:cs="Arial"/>
          <w:color w:val="000000"/>
          <w:lang w:val="en-CA"/>
        </w:rPr>
        <w:t xml:space="preserve">, the </w:t>
      </w:r>
      <w:r w:rsidRPr="00F16431">
        <w:rPr>
          <w:rStyle w:val="Entity"/>
        </w:rPr>
        <w:t>parentBorehole_uri:Primitive::CharacterString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 xml:space="preserve">URI referring </w:t>
      </w:r>
      <w:r>
        <w:rPr>
          <w:rFonts w:cs="Arial"/>
          <w:color w:val="000000"/>
          <w:lang w:val="en-CA"/>
        </w:rPr>
        <w:t>to one or more representations</w:t>
      </w:r>
      <w:r w:rsidRPr="00BE718C">
        <w:rPr>
          <w:rFonts w:cs="Arial"/>
          <w:color w:val="000000"/>
          <w:lang w:val="en-CA"/>
        </w:rPr>
        <w:t xml:space="preserve"> of a parent borehole (e.g., </w:t>
      </w:r>
      <w:r>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4005F053"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4F1C3FE" w14:textId="77777777" w:rsidTr="003811C7">
        <w:trPr>
          <w:cantSplit/>
        </w:trPr>
        <w:tc>
          <w:tcPr>
            <w:tcW w:w="4219" w:type="dxa"/>
            <w:tcBorders>
              <w:right w:val="nil"/>
            </w:tcBorders>
            <w:shd w:val="clear" w:color="auto" w:fill="auto"/>
          </w:tcPr>
          <w:p w14:paraId="3EE1847B" w14:textId="3F0CA5F9"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/gsml4-lite/boreholeview-parentBorehole-uri</w:t>
            </w:r>
          </w:p>
        </w:tc>
        <w:tc>
          <w:tcPr>
            <w:tcW w:w="4678" w:type="dxa"/>
            <w:tcBorders>
              <w:left w:val="nil"/>
            </w:tcBorders>
            <w:shd w:val="clear" w:color="auto" w:fill="auto"/>
          </w:tcPr>
          <w:p w14:paraId="6CA444D6" w14:textId="77777777" w:rsidR="002C1116" w:rsidRPr="00D12552" w:rsidRDefault="002C1116" w:rsidP="003811C7">
            <w:pPr>
              <w:pStyle w:val="Tabletext10"/>
              <w:jc w:val="left"/>
              <w:rPr>
                <w:rStyle w:val="reqtext"/>
                <w:lang w:val="en-CA"/>
              </w:rPr>
            </w:pPr>
            <w:r>
              <w:rPr>
                <w:rStyle w:val="reqtext"/>
                <w:lang w:val="en-CA"/>
              </w:rPr>
              <w:t>If present, parentBorehole_uri SHOULD resolve to a representation of a GeoSciML borehole.</w:t>
            </w:r>
          </w:p>
        </w:tc>
      </w:tr>
    </w:tbl>
    <w:p w14:paraId="79F8EA05" w14:textId="77777777" w:rsidR="002C1116" w:rsidRDefault="002C1116" w:rsidP="002C1116">
      <w:pPr>
        <w:autoSpaceDE w:val="0"/>
        <w:autoSpaceDN w:val="0"/>
        <w:adjustRightInd w:val="0"/>
        <w:spacing w:after="0" w:line="240" w:lineRule="atLeast"/>
        <w:rPr>
          <w:rFonts w:cs="Arial"/>
          <w:color w:val="000000"/>
          <w:lang w:val="en-CA"/>
        </w:rPr>
      </w:pPr>
    </w:p>
    <w:p w14:paraId="5D36C0AB"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188A4DE5" w14:textId="77777777" w:rsidR="002C1116" w:rsidRDefault="002C1116" w:rsidP="002C1116">
      <w:pPr>
        <w:autoSpaceDE w:val="0"/>
        <w:autoSpaceDN w:val="0"/>
        <w:adjustRightInd w:val="0"/>
        <w:spacing w:after="0" w:line="240" w:lineRule="atLeast"/>
        <w:rPr>
          <w:rFonts w:cs="Arial"/>
          <w:color w:val="000000"/>
          <w:lang w:val="en-CA"/>
        </w:rPr>
      </w:pPr>
    </w:p>
    <w:p w14:paraId="48DAB3F0" w14:textId="3F9E86EE" w:rsidR="002C1116" w:rsidRPr="00005D4F" w:rsidRDefault="002C1116" w:rsidP="00005D4F">
      <w:pPr>
        <w:pStyle w:val="Titre4"/>
        <w:rPr>
          <w:lang w:val="en-CA"/>
        </w:rPr>
      </w:pPr>
      <w:r w:rsidRPr="00D970E9">
        <w:rPr>
          <w:lang w:val="en-CA"/>
        </w:rPr>
        <w:t>metadata_uri</w:t>
      </w:r>
    </w:p>
    <w:p w14:paraId="0935E358" w14:textId="242E973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metadata_uri:Primitive::CharacterString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URI referring to a metadata record describing the provenance of data.</w:t>
      </w:r>
    </w:p>
    <w:p w14:paraId="735F62AF" w14:textId="77777777" w:rsidR="002C1116" w:rsidRDefault="002C1116" w:rsidP="002C1116">
      <w:pPr>
        <w:autoSpaceDE w:val="0"/>
        <w:autoSpaceDN w:val="0"/>
        <w:adjustRightInd w:val="0"/>
        <w:spacing w:after="0" w:line="240" w:lineRule="atLeast"/>
        <w:rPr>
          <w:rFonts w:cs="Arial"/>
          <w:color w:val="000000"/>
          <w:lang w:val="en-CA"/>
        </w:rPr>
      </w:pPr>
    </w:p>
    <w:p w14:paraId="68C83A5A" w14:textId="02AD332F" w:rsidR="002C1116" w:rsidRPr="00BE718C" w:rsidRDefault="002C1116" w:rsidP="002C1116">
      <w:pPr>
        <w:pStyle w:val="Titre4"/>
      </w:pPr>
      <w:r w:rsidRPr="00C17A19">
        <w:t>genericSymbolizer</w:t>
      </w:r>
    </w:p>
    <w:p w14:paraId="64738621" w14:textId="77777777" w:rsidR="002C1116" w:rsidRDefault="002C1116" w:rsidP="002C1116">
      <w:r>
        <w:t xml:space="preserve">If present, the property </w:t>
      </w:r>
      <w:r w:rsidRPr="00F16431">
        <w:rPr>
          <w:rStyle w:val="Entity"/>
        </w:rPr>
        <w:t>genericSymbolizer:Primitive::CharacterString</w:t>
      </w:r>
      <w:r>
        <w:t xml:space="preserve"> contains an identifier</w:t>
      </w:r>
      <w:r w:rsidRPr="00C17A19">
        <w:t xml:space="preserve"> for a symbol from standard (locally or community defined) symbolization scheme for portrayal.</w:t>
      </w:r>
    </w:p>
    <w:p w14:paraId="3A7B2841" w14:textId="48D7CCCD" w:rsidR="002C1116" w:rsidRDefault="002C1116" w:rsidP="002C1116">
      <w:pPr>
        <w:pStyle w:val="Titre4"/>
      </w:pPr>
      <w:r>
        <w:t>s</w:t>
      </w:r>
      <w:r w:rsidRPr="004E3A57">
        <w:t>hape</w:t>
      </w:r>
    </w:p>
    <w:p w14:paraId="21C40E5F" w14:textId="295EDC54" w:rsidR="002C1116" w:rsidRDefault="002C1116" w:rsidP="002C1116">
      <w:r>
        <w:t xml:space="preserve">The property </w:t>
      </w:r>
      <w:r w:rsidRPr="00F16431">
        <w:rPr>
          <w:rStyle w:val="Entity"/>
        </w:rPr>
        <w:t>shape:GM_Object</w:t>
      </w:r>
      <w:r>
        <w:t xml:space="preserve"> contain</w:t>
      </w:r>
      <w:r w:rsidR="00005D4F">
        <w:t>s</w:t>
      </w:r>
      <w:r>
        <w:t xml:space="preserve"> a </w:t>
      </w:r>
      <w:r w:rsidRPr="00BE718C">
        <w:t>Geometry defining the extent of the borehole start point.</w:t>
      </w:r>
    </w:p>
    <w:p w14:paraId="28DF93E2" w14:textId="18A9DCA5" w:rsidR="002C1116" w:rsidRDefault="00005D4F" w:rsidP="002C1116">
      <w:pPr>
        <w:pStyle w:val="Titre4"/>
      </w:pPr>
      <w:r>
        <w:t>a</w:t>
      </w:r>
      <w:r w:rsidR="002C1116" w:rsidRPr="004E3A57">
        <w:t>ny</w:t>
      </w:r>
    </w:p>
    <w:p w14:paraId="24390AB6" w14:textId="77777777" w:rsidR="002C1116" w:rsidRPr="002B6140" w:rsidRDefault="002C1116" w:rsidP="002C1116">
      <w:r>
        <w:t xml:space="preserve">A data provider may add an arbitrary number of extra properties, as long as the instance is conformant to GML Simple Feature Level 0. </w:t>
      </w:r>
    </w:p>
    <w:p w14:paraId="3B5CB824" w14:textId="77777777" w:rsidR="002C1116" w:rsidRDefault="002C1116" w:rsidP="002C1116">
      <w:pPr>
        <w:autoSpaceDE w:val="0"/>
        <w:autoSpaceDN w:val="0"/>
        <w:adjustRightInd w:val="0"/>
        <w:spacing w:after="0" w:line="240" w:lineRule="atLeast"/>
        <w:rPr>
          <w:rFonts w:cs="Arial"/>
          <w:color w:val="000000"/>
          <w:lang w:val="en-CA"/>
        </w:rPr>
      </w:pPr>
    </w:p>
    <w:p w14:paraId="6F11169D" w14:textId="77777777" w:rsidR="002C1116" w:rsidRDefault="002C1116" w:rsidP="002C1116">
      <w:pPr>
        <w:pStyle w:val="Titre3"/>
        <w:rPr>
          <w:lang w:val="en-CA"/>
        </w:rPr>
      </w:pPr>
      <w:bookmarkStart w:id="527" w:name="_Toc458154250"/>
      <w:r w:rsidRPr="00D14AF0">
        <w:rPr>
          <w:lang w:val="en-CA"/>
        </w:rPr>
        <w:t>ContactView</w:t>
      </w:r>
      <w:bookmarkEnd w:id="527"/>
    </w:p>
    <w:p w14:paraId="7D9D878F" w14:textId="77777777" w:rsidR="002C1116" w:rsidRDefault="002C1116" w:rsidP="002C1116">
      <w:pPr>
        <w:autoSpaceDE w:val="0"/>
        <w:autoSpaceDN w:val="0"/>
        <w:adjustRightInd w:val="0"/>
        <w:spacing w:after="0" w:line="240" w:lineRule="atLeast"/>
        <w:rPr>
          <w:rFonts w:cs="Arial"/>
          <w:color w:val="000000"/>
          <w:lang w:val="en-CA"/>
        </w:rPr>
      </w:pPr>
    </w:p>
    <w:p w14:paraId="1F6662FA"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5EFC532"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26AA8A13" wp14:editId="777FBAE3">
            <wp:extent cx="2524125" cy="22955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4A6CE7BB"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AD44BE">
        <w:rPr>
          <w:noProof/>
          <w:color w:val="auto"/>
        </w:rPr>
        <w:t>102</w:t>
      </w:r>
      <w:r w:rsidRPr="00F8032B">
        <w:rPr>
          <w:color w:val="auto"/>
        </w:rPr>
        <w:fldChar w:fldCharType="end"/>
      </w:r>
      <w:r>
        <w:rPr>
          <w:color w:val="auto"/>
        </w:rPr>
        <w:t xml:space="preserve"> -</w:t>
      </w:r>
      <w:r w:rsidRPr="00F8032B">
        <w:rPr>
          <w:color w:val="auto"/>
        </w:rPr>
        <w:t xml:space="preserve"> ContactView </w:t>
      </w:r>
      <w:r>
        <w:rPr>
          <w:color w:val="auto"/>
        </w:rPr>
        <w:t>feature type.</w:t>
      </w:r>
    </w:p>
    <w:p w14:paraId="4F02BF3C" w14:textId="77777777" w:rsidR="002C1116" w:rsidRDefault="002C1116" w:rsidP="002C1116">
      <w:pPr>
        <w:autoSpaceDE w:val="0"/>
        <w:autoSpaceDN w:val="0"/>
        <w:adjustRightInd w:val="0"/>
        <w:spacing w:after="0" w:line="240" w:lineRule="atLeast"/>
        <w:rPr>
          <w:rFonts w:cs="Arial"/>
          <w:color w:val="000000"/>
          <w:lang w:val="en-CA"/>
        </w:rPr>
      </w:pPr>
    </w:p>
    <w:p w14:paraId="376F3385" w14:textId="77777777" w:rsidR="002C1116" w:rsidRPr="00D14AF0" w:rsidRDefault="002C1116" w:rsidP="002C1116">
      <w:pPr>
        <w:autoSpaceDE w:val="0"/>
        <w:autoSpaceDN w:val="0"/>
        <w:adjustRightInd w:val="0"/>
        <w:spacing w:after="0" w:line="240" w:lineRule="atLeast"/>
        <w:rPr>
          <w:rFonts w:cs="Arial"/>
          <w:color w:val="000000"/>
          <w:lang w:val="en-CA"/>
        </w:rPr>
      </w:pPr>
      <w:r w:rsidRPr="00F16431">
        <w:rPr>
          <w:rStyle w:val="Entity"/>
        </w:rPr>
        <w:t>ContactView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Contact</w:t>
      </w:r>
      <w:r>
        <w:rPr>
          <w:rFonts w:cs="Arial"/>
          <w:color w:val="000000"/>
          <w:lang w:val="en-CA"/>
        </w:rPr>
        <w:t xml:space="preserve"> feature</w:t>
      </w:r>
      <w:r w:rsidRPr="00D14AF0">
        <w:rPr>
          <w:rFonts w:cs="Arial"/>
          <w:color w:val="000000"/>
          <w:lang w:val="en-CA"/>
        </w:rPr>
        <w:t xml:space="preserve">. In GeoSciML terms this will be an instance of a MappedFeature with key property values from the associated </w:t>
      </w:r>
      <w:r w:rsidRPr="00F16431">
        <w:rPr>
          <w:rStyle w:val="Entity"/>
        </w:rPr>
        <w:t>Contact</w:t>
      </w:r>
      <w:r w:rsidRPr="00D14AF0">
        <w:rPr>
          <w:rFonts w:cs="Arial"/>
          <w:color w:val="000000"/>
          <w:lang w:val="en-CA"/>
        </w:rPr>
        <w:t xml:space="preserve"> feature summarised as labels (unconstrained character strings) or arbitrarily selected classifiers to be used for thematic mapping purposes. The latter are the properties </w:t>
      </w:r>
      <w:r w:rsidRPr="00D14AF0">
        <w:rPr>
          <w:rFonts w:cs="Arial"/>
          <w:color w:val="000000"/>
          <w:lang w:val="en-CA"/>
        </w:rPr>
        <w:lastRenderedPageBreak/>
        <w:t>suffixed with '_uri' and will contain URIs referring to controlled concepts in published vocabularies.</w:t>
      </w:r>
    </w:p>
    <w:p w14:paraId="40183D2C" w14:textId="77777777" w:rsidR="002C1116" w:rsidRPr="00D14AF0" w:rsidRDefault="002C1116" w:rsidP="002C1116">
      <w:pPr>
        <w:autoSpaceDE w:val="0"/>
        <w:autoSpaceDN w:val="0"/>
        <w:adjustRightInd w:val="0"/>
        <w:spacing w:after="0" w:line="240" w:lineRule="atLeast"/>
        <w:rPr>
          <w:rFonts w:cs="Arial"/>
          <w:color w:val="000000"/>
          <w:lang w:val="en-CA"/>
        </w:rPr>
      </w:pPr>
    </w:p>
    <w:p w14:paraId="7CEFA23D" w14:textId="77777777" w:rsidR="002C1116" w:rsidRDefault="002C1116" w:rsidP="002C1116">
      <w:pPr>
        <w:autoSpaceDE w:val="0"/>
        <w:autoSpaceDN w:val="0"/>
        <w:adjustRightInd w:val="0"/>
        <w:spacing w:after="0" w:line="240" w:lineRule="atLeast"/>
        <w:rPr>
          <w:rFonts w:cs="Arial"/>
          <w:color w:val="000000"/>
          <w:lang w:val="en-CA"/>
        </w:rPr>
      </w:pPr>
    </w:p>
    <w:p w14:paraId="102FF586" w14:textId="77777777" w:rsidR="002C1116" w:rsidRDefault="002C1116" w:rsidP="002C1116">
      <w:pPr>
        <w:pStyle w:val="Titre4"/>
        <w:rPr>
          <w:lang w:val="en-CA"/>
        </w:rPr>
      </w:pPr>
      <w:r>
        <w:rPr>
          <w:lang w:val="en-CA"/>
        </w:rPr>
        <w:t>Mapping</w:t>
      </w:r>
    </w:p>
    <w:p w14:paraId="1AEAD6CC"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ook w:val="04A0" w:firstRow="1" w:lastRow="0" w:firstColumn="1" w:lastColumn="0" w:noHBand="0" w:noVBand="1"/>
      </w:tblPr>
      <w:tblGrid>
        <w:gridCol w:w="2395"/>
        <w:gridCol w:w="6461"/>
      </w:tblGrid>
      <w:tr w:rsidR="002C1116" w:rsidRPr="00005D4F" w14:paraId="4E236E49"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3E3EFDAB"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Property</w:t>
            </w:r>
          </w:p>
        </w:tc>
        <w:tc>
          <w:tcPr>
            <w:tcW w:w="6338" w:type="dxa"/>
          </w:tcPr>
          <w:p w14:paraId="11964D62" w14:textId="77777777" w:rsidR="002C1116" w:rsidRPr="00005D4F"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 xml:space="preserve">Mapping from </w:t>
            </w:r>
            <w:r w:rsidRPr="00F16431">
              <w:rPr>
                <w:rStyle w:val="Entity"/>
              </w:rPr>
              <w:t>MappedFeature</w:t>
            </w:r>
          </w:p>
        </w:tc>
      </w:tr>
      <w:tr w:rsidR="002C1116" w:rsidRPr="00005D4F" w14:paraId="72B9C94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4ABD83" w14:textId="6FAA2E2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i</w:t>
            </w:r>
            <w:r w:rsidR="002C1116" w:rsidRPr="00005D4F">
              <w:rPr>
                <w:rFonts w:ascii="Consolas" w:hAnsi="Consolas" w:cs="Consolas"/>
                <w:sz w:val="18"/>
                <w:szCs w:val="18"/>
                <w:lang w:val="en-CA" w:eastAsia="en-CA"/>
              </w:rPr>
              <w:t>dentifier</w:t>
            </w:r>
          </w:p>
        </w:tc>
        <w:tc>
          <w:tcPr>
            <w:tcW w:w="6338" w:type="dxa"/>
            <w:hideMark/>
          </w:tcPr>
          <w:p w14:paraId="0E55200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specification:Contact::identifier</w:t>
            </w:r>
          </w:p>
        </w:tc>
      </w:tr>
      <w:tr w:rsidR="002C1116" w:rsidRPr="00005D4F" w14:paraId="23336B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6AF5B1" w14:textId="4A6D381D"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n</w:t>
            </w:r>
            <w:r w:rsidR="002C1116" w:rsidRPr="00005D4F">
              <w:rPr>
                <w:rFonts w:ascii="Consolas" w:hAnsi="Consolas" w:cs="Consolas"/>
                <w:sz w:val="18"/>
                <w:szCs w:val="18"/>
                <w:lang w:val="en-CA" w:eastAsia="en-CA"/>
              </w:rPr>
              <w:t>ame</w:t>
            </w:r>
          </w:p>
        </w:tc>
        <w:tc>
          <w:tcPr>
            <w:tcW w:w="6338" w:type="dxa"/>
            <w:hideMark/>
          </w:tcPr>
          <w:p w14:paraId="0E6065F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specification:Contact::name 1</w:t>
            </w:r>
          </w:p>
        </w:tc>
      </w:tr>
      <w:tr w:rsidR="002C1116" w:rsidRPr="00005D4F" w14:paraId="62CEF0B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EDF25" w14:textId="56F960E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d</w:t>
            </w:r>
            <w:r w:rsidR="002C1116" w:rsidRPr="00005D4F">
              <w:rPr>
                <w:rFonts w:ascii="Consolas" w:hAnsi="Consolas" w:cs="Consolas"/>
                <w:sz w:val="18"/>
                <w:szCs w:val="18"/>
                <w:lang w:val="en-CA" w:eastAsia="en-CA"/>
              </w:rPr>
              <w:t>escription</w:t>
            </w:r>
          </w:p>
        </w:tc>
        <w:tc>
          <w:tcPr>
            <w:tcW w:w="6338" w:type="dxa"/>
            <w:hideMark/>
          </w:tcPr>
          <w:p w14:paraId="7DB34E4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specification:Contact::description</w:t>
            </w:r>
          </w:p>
        </w:tc>
      </w:tr>
      <w:tr w:rsidR="002C1116" w:rsidRPr="00005D4F" w14:paraId="4E03E65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7F50D6C"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w:t>
            </w:r>
          </w:p>
        </w:tc>
        <w:tc>
          <w:tcPr>
            <w:tcW w:w="6338" w:type="dxa"/>
            <w:hideMark/>
          </w:tcPr>
          <w:p w14:paraId="4F10AE8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2</w:t>
            </w:r>
          </w:p>
        </w:tc>
      </w:tr>
      <w:tr w:rsidR="002C1116" w:rsidRPr="00005D4F" w14:paraId="3CFCD1E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7FF55"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observationMethod</w:t>
            </w:r>
          </w:p>
        </w:tc>
        <w:tc>
          <w:tcPr>
            <w:tcW w:w="6338" w:type="dxa"/>
            <w:hideMark/>
          </w:tcPr>
          <w:p w14:paraId="75FB190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observationMethod 1 2</w:t>
            </w:r>
          </w:p>
        </w:tc>
      </w:tr>
      <w:tr w:rsidR="002C1116" w:rsidRPr="00005D4F" w14:paraId="6C457CD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A0D5E2A"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positionalAccuracy</w:t>
            </w:r>
          </w:p>
        </w:tc>
        <w:tc>
          <w:tcPr>
            <w:tcW w:w="6338" w:type="dxa"/>
            <w:hideMark/>
          </w:tcPr>
          <w:p w14:paraId="7DE2438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positionalAccuracy 2</w:t>
            </w:r>
          </w:p>
        </w:tc>
      </w:tr>
      <w:tr w:rsidR="002C1116" w:rsidRPr="00005D4F" w14:paraId="0ABEFE9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D2319F" w14:textId="7ED7DF40"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ource</w:t>
            </w:r>
          </w:p>
        </w:tc>
        <w:tc>
          <w:tcPr>
            <w:tcW w:w="6338" w:type="dxa"/>
            <w:hideMark/>
          </w:tcPr>
          <w:p w14:paraId="5AC6768E"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specification:GeologicUnit::metaDataProperty:(…):CI_Citation</w:t>
            </w:r>
          </w:p>
        </w:tc>
      </w:tr>
      <w:tr w:rsidR="002C1116" w:rsidRPr="00005D4F" w14:paraId="4204EE8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3A2BB1"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contactType_uri</w:t>
            </w:r>
          </w:p>
        </w:tc>
        <w:tc>
          <w:tcPr>
            <w:tcW w:w="6338" w:type="dxa"/>
            <w:hideMark/>
          </w:tcPr>
          <w:p w14:paraId="3EAB05A9"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3</w:t>
            </w:r>
          </w:p>
        </w:tc>
      </w:tr>
      <w:tr w:rsidR="002C1116" w:rsidRPr="00005D4F" w14:paraId="2DBF483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23E70A0"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specification_uri</w:t>
            </w:r>
          </w:p>
        </w:tc>
        <w:tc>
          <w:tcPr>
            <w:tcW w:w="6338" w:type="dxa"/>
            <w:hideMark/>
          </w:tcPr>
          <w:p w14:paraId="407398F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 3</w:t>
            </w:r>
          </w:p>
        </w:tc>
      </w:tr>
      <w:tr w:rsidR="002C1116" w:rsidRPr="00005D4F" w14:paraId="1B06FBA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E415632"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metadata_uri</w:t>
            </w:r>
          </w:p>
        </w:tc>
        <w:tc>
          <w:tcPr>
            <w:tcW w:w="6338" w:type="dxa"/>
            <w:hideMark/>
          </w:tcPr>
          <w:p w14:paraId="4B94803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specification::Contact::metaDataProperty 3</w:t>
            </w:r>
          </w:p>
        </w:tc>
      </w:tr>
      <w:tr w:rsidR="002C1116" w:rsidRPr="00005D4F" w14:paraId="6CC85C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5F1B279"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genericSymbolizer</w:t>
            </w:r>
          </w:p>
        </w:tc>
        <w:tc>
          <w:tcPr>
            <w:tcW w:w="6338" w:type="dxa"/>
            <w:hideMark/>
          </w:tcPr>
          <w:p w14:paraId="5458C69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005D4F" w14:paraId="41658A1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866206" w14:textId="3035FC1A"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hape</w:t>
            </w:r>
          </w:p>
        </w:tc>
        <w:tc>
          <w:tcPr>
            <w:tcW w:w="6338" w:type="dxa"/>
            <w:hideMark/>
          </w:tcPr>
          <w:p w14:paraId="076B7B4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005D4F" w14:paraId="179C021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F6E9340"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1</w:t>
            </w:r>
            <w:r w:rsidRPr="00005D4F">
              <w:rPr>
                <w:rFonts w:ascii="Consolas" w:hAnsi="Consolas" w:cs="Consolas"/>
                <w:sz w:val="18"/>
                <w:szCs w:val="18"/>
              </w:rPr>
              <w:t xml:space="preserve"> Case where multiple values are delivered for these elements in GeoSciML.  Data providers should </w:t>
            </w:r>
            <w:r w:rsidRPr="00005D4F">
              <w:rPr>
                <w:rFonts w:ascii="Consolas" w:hAnsi="Consolas" w:cs="Consolas"/>
                <w:b w:val="0"/>
                <w:sz w:val="18"/>
                <w:szCs w:val="18"/>
              </w:rPr>
              <w:t>choose</w:t>
            </w:r>
            <w:r w:rsidRPr="00005D4F">
              <w:rPr>
                <w:rFonts w:ascii="Consolas" w:hAnsi="Consolas" w:cs="Consolas"/>
                <w:sz w:val="18"/>
                <w:szCs w:val="18"/>
              </w:rPr>
              <w:t xml:space="preserve"> one, or merge, or concatenate values into a representative single value for use in GeoSciML-Lite</w:t>
            </w:r>
          </w:p>
          <w:p w14:paraId="0013FFBB"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2</w:t>
            </w:r>
            <w:r w:rsidRPr="00005D4F">
              <w:rPr>
                <w:rFonts w:ascii="Consolas" w:hAnsi="Consolas" w:cs="Consolas"/>
                <w:sz w:val="18"/>
                <w:szCs w:val="18"/>
              </w:rPr>
              <w:t xml:space="preserve"> Use appropriate </w:t>
            </w:r>
            <w:r w:rsidRPr="00005D4F">
              <w:rPr>
                <w:rFonts w:ascii="Consolas" w:hAnsi="Consolas" w:cs="Consolas"/>
                <w:b w:val="0"/>
                <w:sz w:val="18"/>
                <w:szCs w:val="18"/>
              </w:rPr>
              <w:t>human readable label</w:t>
            </w:r>
            <w:r w:rsidRPr="00005D4F">
              <w:rPr>
                <w:rFonts w:ascii="Consolas" w:hAnsi="Consolas" w:cs="Consolas"/>
                <w:sz w:val="18"/>
                <w:szCs w:val="18"/>
              </w:rPr>
              <w:t xml:space="preserve"> for the vocabulary</w:t>
            </w:r>
          </w:p>
          <w:p w14:paraId="1A46579E"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vertAlign w:val="superscript"/>
              </w:rPr>
              <w:t>3</w:t>
            </w:r>
            <w:r w:rsidRPr="00005D4F">
              <w:rPr>
                <w:rFonts w:ascii="Consolas" w:hAnsi="Consolas" w:cs="Consolas"/>
                <w:sz w:val="18"/>
                <w:szCs w:val="18"/>
              </w:rPr>
              <w:t xml:space="preserve"> Use a </w:t>
            </w:r>
            <w:r w:rsidRPr="00005D4F">
              <w:rPr>
                <w:rFonts w:ascii="Consolas" w:hAnsi="Consolas" w:cs="Consolas"/>
                <w:b w:val="0"/>
                <w:sz w:val="18"/>
                <w:szCs w:val="18"/>
              </w:rPr>
              <w:t>reference</w:t>
            </w:r>
            <w:r w:rsidRPr="00005D4F">
              <w:rPr>
                <w:rFonts w:ascii="Consolas" w:hAnsi="Consolas" w:cs="Consolas"/>
                <w:sz w:val="18"/>
                <w:szCs w:val="18"/>
              </w:rPr>
              <w:t xml:space="preserve"> or an identifier that can be use to reach a representation.</w:t>
            </w:r>
          </w:p>
        </w:tc>
      </w:tr>
    </w:tbl>
    <w:p w14:paraId="570934F8" w14:textId="77777777" w:rsidR="002C1116" w:rsidRDefault="002C1116" w:rsidP="002C1116">
      <w:pPr>
        <w:autoSpaceDE w:val="0"/>
        <w:autoSpaceDN w:val="0"/>
        <w:adjustRightInd w:val="0"/>
        <w:spacing w:after="0" w:line="240" w:lineRule="atLeast"/>
        <w:rPr>
          <w:rFonts w:cs="Arial"/>
          <w:color w:val="000000"/>
          <w:lang w:val="en-CA"/>
        </w:rPr>
      </w:pPr>
    </w:p>
    <w:p w14:paraId="1741E51B" w14:textId="77777777" w:rsidR="002C1116" w:rsidRDefault="002C1116" w:rsidP="002C1116">
      <w:pPr>
        <w:pStyle w:val="Titre4"/>
        <w:rPr>
          <w:lang w:val="en-CA"/>
        </w:rPr>
      </w:pPr>
      <w:r>
        <w:rPr>
          <w:lang w:val="en-CA"/>
        </w:rPr>
        <w:t>identifier</w:t>
      </w:r>
    </w:p>
    <w:p w14:paraId="55FF0A5C" w14:textId="77777777" w:rsidR="002C1116" w:rsidRDefault="002C1116" w:rsidP="002C1116"/>
    <w:p w14:paraId="343D4530" w14:textId="77777777" w:rsidR="002C1116" w:rsidRDefault="002C1116" w:rsidP="002C1116">
      <w:r w:rsidRPr="00D970E9">
        <w:t xml:space="preserve">Globally unique </w:t>
      </w:r>
      <w:r w:rsidRPr="00F16431">
        <w:rPr>
          <w:rStyle w:val="Entity"/>
        </w:rPr>
        <w:t>identifier:Primitive::CharacterString</w:t>
      </w:r>
      <w:r>
        <w:t xml:space="preserve"> shall uniquely identifies a tuple within the dataset and be formatted as an </w:t>
      </w:r>
      <w:r>
        <w:rPr>
          <w:lang w:val="en-CA"/>
        </w:rPr>
        <w:t>absolute URI conformant to RFC 3986.</w:t>
      </w:r>
    </w:p>
    <w:p w14:paraId="2D940D24"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876F806" w14:textId="77777777" w:rsidTr="003811C7">
        <w:trPr>
          <w:cantSplit/>
        </w:trPr>
        <w:tc>
          <w:tcPr>
            <w:tcW w:w="4219" w:type="dxa"/>
            <w:tcBorders>
              <w:right w:val="nil"/>
            </w:tcBorders>
            <w:shd w:val="clear" w:color="auto" w:fill="auto"/>
          </w:tcPr>
          <w:p w14:paraId="23C8FB97" w14:textId="16B4DA2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/gsml4-lite/contactview-identifier</w:t>
            </w:r>
          </w:p>
        </w:tc>
        <w:tc>
          <w:tcPr>
            <w:tcW w:w="4678" w:type="dxa"/>
            <w:tcBorders>
              <w:left w:val="nil"/>
            </w:tcBorders>
            <w:shd w:val="clear" w:color="auto" w:fill="auto"/>
          </w:tcPr>
          <w:p w14:paraId="70689DB4" w14:textId="77777777" w:rsidR="002C1116" w:rsidRPr="00D12552" w:rsidRDefault="002C1116" w:rsidP="003811C7">
            <w:pPr>
              <w:pStyle w:val="Tabletext10"/>
              <w:jc w:val="left"/>
              <w:rPr>
                <w:rStyle w:val="reqtext"/>
                <w:lang w:val="en-CA"/>
              </w:rPr>
            </w:pPr>
            <w:r>
              <w:rPr>
                <w:rStyle w:val="reqtext"/>
                <w:lang w:val="en-CA"/>
              </w:rPr>
              <w:t>identifier SHOULD correspond to an instance of MappedFeature.</w:t>
            </w:r>
          </w:p>
        </w:tc>
      </w:tr>
    </w:tbl>
    <w:p w14:paraId="07160547" w14:textId="77777777" w:rsidR="002C1116" w:rsidRDefault="002C1116" w:rsidP="002C1116">
      <w:pPr>
        <w:autoSpaceDE w:val="0"/>
        <w:autoSpaceDN w:val="0"/>
        <w:adjustRightInd w:val="0"/>
        <w:spacing w:after="0" w:line="240" w:lineRule="atLeast"/>
        <w:rPr>
          <w:rFonts w:cs="Arial"/>
          <w:color w:val="000000"/>
          <w:lang w:val="en-CA"/>
        </w:rPr>
      </w:pPr>
    </w:p>
    <w:p w14:paraId="72D53B73"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08D10037" w14:textId="2FD915E1" w:rsidR="002C1116" w:rsidRDefault="002C1116" w:rsidP="002C1116">
      <w:pPr>
        <w:pStyle w:val="Titre4"/>
      </w:pPr>
      <w:r>
        <w:t>name</w:t>
      </w:r>
    </w:p>
    <w:p w14:paraId="5501E0AC" w14:textId="662A0210" w:rsidR="002C1116" w:rsidRDefault="002C1116" w:rsidP="002C1116">
      <w:r>
        <w:t xml:space="preserve">If present, the property </w:t>
      </w:r>
      <w:r w:rsidRPr="00F16431">
        <w:rPr>
          <w:rStyle w:val="Entity"/>
        </w:rPr>
        <w:t>name:Primitive::CharacterString</w:t>
      </w:r>
      <w:r>
        <w:t xml:space="preserve"> report</w:t>
      </w:r>
      <w:r w:rsidR="00005D4F">
        <w:t>s</w:t>
      </w:r>
      <w:r>
        <w:t xml:space="preserve"> the d</w:t>
      </w:r>
      <w:r w:rsidRPr="00176E9E">
        <w:t>isplay name for the Contact.</w:t>
      </w:r>
    </w:p>
    <w:p w14:paraId="754CDB3A" w14:textId="27FD3A42" w:rsidR="002C1116" w:rsidRPr="00005D4F" w:rsidRDefault="002C1116" w:rsidP="00005D4F">
      <w:pPr>
        <w:pStyle w:val="Titre4"/>
        <w:rPr>
          <w:lang w:val="en-CA"/>
        </w:rPr>
      </w:pPr>
      <w:r>
        <w:rPr>
          <w:lang w:val="en-CA"/>
        </w:rPr>
        <w:lastRenderedPageBreak/>
        <w:t>d</w:t>
      </w:r>
      <w:r w:rsidRPr="00176E9E">
        <w:rPr>
          <w:lang w:val="en-CA"/>
        </w:rPr>
        <w:t>escription</w:t>
      </w:r>
    </w:p>
    <w:p w14:paraId="20832D78" w14:textId="709A682F"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176E9E">
        <w:rPr>
          <w:rFonts w:cs="Arial"/>
          <w:color w:val="000000"/>
          <w:lang w:val="en-CA"/>
        </w:rPr>
        <w:t>description of the Contact, typically taken from an entry on a geological map legend.</w:t>
      </w:r>
    </w:p>
    <w:p w14:paraId="63740F8F" w14:textId="77777777" w:rsidR="002C1116" w:rsidRDefault="002C1116" w:rsidP="002C1116">
      <w:pPr>
        <w:autoSpaceDE w:val="0"/>
        <w:autoSpaceDN w:val="0"/>
        <w:adjustRightInd w:val="0"/>
        <w:spacing w:after="0" w:line="240" w:lineRule="atLeast"/>
        <w:rPr>
          <w:rFonts w:cs="Arial"/>
          <w:color w:val="000000"/>
          <w:lang w:val="en-CA"/>
        </w:rPr>
      </w:pPr>
    </w:p>
    <w:p w14:paraId="08D38A14" w14:textId="1BAC0E32" w:rsidR="002C1116" w:rsidRPr="00005D4F" w:rsidRDefault="002C1116" w:rsidP="00005D4F">
      <w:pPr>
        <w:pStyle w:val="Titre4"/>
        <w:rPr>
          <w:lang w:val="en-CA"/>
        </w:rPr>
      </w:pPr>
      <w:r w:rsidRPr="00176E9E">
        <w:rPr>
          <w:lang w:val="en-CA"/>
        </w:rPr>
        <w:t>contactType</w:t>
      </w:r>
    </w:p>
    <w:p w14:paraId="3664C84E" w14:textId="26EE450F"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contactType:Primitive::CharacterString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t</w:t>
      </w:r>
      <w:r w:rsidRPr="00176E9E">
        <w:rPr>
          <w:rFonts w:cs="Arial"/>
          <w:color w:val="000000"/>
          <w:lang w:val="en-CA"/>
        </w:rPr>
        <w:t xml:space="preserve">ype of </w:t>
      </w:r>
      <w:r w:rsidRPr="00F16431">
        <w:rPr>
          <w:rStyle w:val="Entity"/>
        </w:rPr>
        <w:t>Contact</w:t>
      </w:r>
      <w:r w:rsidRPr="00176E9E">
        <w:rPr>
          <w:rFonts w:cs="Arial"/>
          <w:color w:val="000000"/>
          <w:lang w:val="en-CA"/>
        </w:rPr>
        <w:t xml:space="preserve"> (as de</w:t>
      </w:r>
      <w:r>
        <w:rPr>
          <w:rFonts w:cs="Arial"/>
          <w:color w:val="000000"/>
          <w:lang w:val="en-CA"/>
        </w:rPr>
        <w:t xml:space="preserve">fined in GeoSciML) as a human readable label.  To report an identifier from a controlled vocabulary, </w:t>
      </w:r>
      <w:r w:rsidRPr="00F16431">
        <w:rPr>
          <w:rStyle w:val="Entity"/>
        </w:rPr>
        <w:t>contactType_uri</w:t>
      </w:r>
      <w:r>
        <w:rPr>
          <w:rFonts w:cs="Arial"/>
          <w:color w:val="000000"/>
          <w:lang w:val="en-CA"/>
        </w:rPr>
        <w:t xml:space="preserve"> shall be used.</w:t>
      </w:r>
    </w:p>
    <w:p w14:paraId="5365242A" w14:textId="77777777" w:rsidR="002C1116" w:rsidRDefault="002C1116" w:rsidP="002C1116">
      <w:pPr>
        <w:autoSpaceDE w:val="0"/>
        <w:autoSpaceDN w:val="0"/>
        <w:adjustRightInd w:val="0"/>
        <w:spacing w:after="0" w:line="240" w:lineRule="atLeast"/>
        <w:rPr>
          <w:rFonts w:cs="Arial"/>
          <w:color w:val="000000"/>
          <w:lang w:val="en-CA"/>
        </w:rPr>
      </w:pPr>
    </w:p>
    <w:p w14:paraId="4977D1A7" w14:textId="4362462D" w:rsidR="002C1116" w:rsidRPr="00005D4F" w:rsidRDefault="002C1116" w:rsidP="00005D4F">
      <w:pPr>
        <w:pStyle w:val="Titre4"/>
        <w:rPr>
          <w:lang w:val="en-CA"/>
        </w:rPr>
      </w:pPr>
      <w:r w:rsidRPr="00D970E9">
        <w:rPr>
          <w:lang w:val="en-CA"/>
        </w:rPr>
        <w:t>observationMethod</w:t>
      </w:r>
    </w:p>
    <w:p w14:paraId="14B2C891" w14:textId="0920768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 m</w:t>
      </w:r>
      <w:r w:rsidRPr="00176E9E">
        <w:rPr>
          <w:rFonts w:cs="Arial"/>
          <w:color w:val="000000"/>
          <w:lang w:val="en-CA"/>
        </w:rPr>
        <w:t xml:space="preserve">etadata snippet indicating how the spatial extent of the feature was determined. </w:t>
      </w:r>
      <w:r w:rsidRPr="00A1060B">
        <w:rPr>
          <w:rStyle w:val="Entity"/>
        </w:rPr>
        <w:t>ObservationMethod</w:t>
      </w:r>
      <w:r w:rsidRPr="00176E9E">
        <w:rPr>
          <w:rFonts w:cs="Arial"/>
          <w:color w:val="000000"/>
          <w:lang w:val="en-CA"/>
        </w:rPr>
        <w:t xml:space="preserve"> is a convenience property that provides a quick and simple approach to observation metadata when data are reported using a feature view (as opposed to observation view).</w:t>
      </w:r>
    </w:p>
    <w:p w14:paraId="29C50E70" w14:textId="77777777" w:rsidR="002C1116" w:rsidRDefault="002C1116" w:rsidP="002C1116">
      <w:pPr>
        <w:autoSpaceDE w:val="0"/>
        <w:autoSpaceDN w:val="0"/>
        <w:adjustRightInd w:val="0"/>
        <w:spacing w:after="0" w:line="240" w:lineRule="atLeast"/>
        <w:rPr>
          <w:rFonts w:cs="Arial"/>
          <w:color w:val="000000"/>
          <w:lang w:val="en-CA"/>
        </w:rPr>
      </w:pPr>
    </w:p>
    <w:p w14:paraId="0EB221C3" w14:textId="00CD4E26" w:rsidR="002C1116" w:rsidRPr="006F1EE4" w:rsidRDefault="002C1116" w:rsidP="006F1EE4">
      <w:pPr>
        <w:pStyle w:val="Titre4"/>
        <w:rPr>
          <w:lang w:val="en-CA"/>
        </w:rPr>
      </w:pPr>
      <w:r w:rsidRPr="00D970E9">
        <w:rPr>
          <w:lang w:val="en-CA"/>
        </w:rPr>
        <w:t>positionalAccuracy</w:t>
      </w:r>
    </w:p>
    <w:p w14:paraId="62C5DD7A" w14:textId="13CB70F8" w:rsidR="002C1116" w:rsidRPr="00D970E9" w:rsidRDefault="002C1116" w:rsidP="002C1116">
      <w:pPr>
        <w:rPr>
          <w:lang w:val="en-CA"/>
        </w:rPr>
      </w:pPr>
      <w:r>
        <w:t>If present, t</w:t>
      </w:r>
      <w:r>
        <w:rPr>
          <w:lang w:val="en-CA"/>
        </w:rPr>
        <w:t xml:space="preserve">he property </w:t>
      </w:r>
      <w:r w:rsidRPr="00A1060B">
        <w:rPr>
          <w:rStyle w:val="Entity"/>
        </w:rPr>
        <w:t xml:space="preserve">positionalAccuracy:Primitive::CharacterString </w:t>
      </w:r>
      <w:r>
        <w:rPr>
          <w:lang w:val="en-CA"/>
        </w:rPr>
        <w:t>report</w:t>
      </w:r>
      <w:r w:rsidR="006F1EE4">
        <w:rPr>
          <w:lang w:val="en-CA"/>
        </w:rPr>
        <w:t>s</w:t>
      </w:r>
      <w:r>
        <w:rPr>
          <w:lang w:val="en-CA"/>
        </w:rPr>
        <w:t xml:space="preserve"> quantitative values defining</w:t>
      </w:r>
      <w:r w:rsidRPr="00D970E9">
        <w:rPr>
          <w:lang w:val="en-CA"/>
        </w:rPr>
        <w:t xml:space="preserve"> the radius of an uncertainty buffer around a </w:t>
      </w:r>
      <w:r w:rsidRPr="00A1060B">
        <w:rPr>
          <w:rStyle w:val="Entity"/>
        </w:rPr>
        <w:t>MappedFeature</w:t>
      </w:r>
      <w:r w:rsidRPr="00D970E9">
        <w:rPr>
          <w:lang w:val="en-CA"/>
        </w:rPr>
        <w:t xml:space="preserve"> (e.g.: a </w:t>
      </w:r>
      <w:r w:rsidRPr="00A1060B">
        <w:rPr>
          <w:rStyle w:val="Entity"/>
        </w:rPr>
        <w:t>positionalAccuracy</w:t>
      </w:r>
      <w:r w:rsidRPr="00D970E9">
        <w:rPr>
          <w:lang w:val="en-CA"/>
        </w:rPr>
        <w:t xml:space="preserve"> of 100 m for a line feature defines a buffer polygon of total width 200 m centred on the line).</w:t>
      </w:r>
    </w:p>
    <w:p w14:paraId="19732FC0" w14:textId="314B27D3" w:rsidR="002C1116" w:rsidRPr="006F1EE4" w:rsidRDefault="002C1116" w:rsidP="006F1EE4">
      <w:pPr>
        <w:pStyle w:val="Titre4"/>
        <w:rPr>
          <w:lang w:val="en-CA"/>
        </w:rPr>
      </w:pPr>
      <w:r>
        <w:rPr>
          <w:lang w:val="en-CA"/>
        </w:rPr>
        <w:t>s</w:t>
      </w:r>
      <w:r w:rsidRPr="00D970E9">
        <w:rPr>
          <w:lang w:val="en-CA"/>
        </w:rPr>
        <w:t>ource</w:t>
      </w:r>
    </w:p>
    <w:p w14:paraId="72FB9224" w14:textId="59C7AE4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source:Primitive::CharacterString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w:t>
      </w:r>
      <w:r w:rsidRPr="00176E9E">
        <w:rPr>
          <w:rFonts w:cs="Arial"/>
          <w:color w:val="000000"/>
          <w:lang w:val="en-CA"/>
        </w:rPr>
        <w:t xml:space="preserve">ext describing feature-specific details and citations to source materials, and if available providing URLs to reference material and publications describing the </w:t>
      </w:r>
      <w:r>
        <w:rPr>
          <w:rFonts w:cs="Arial"/>
          <w:color w:val="000000"/>
          <w:lang w:val="en-CA"/>
        </w:rPr>
        <w:t>contact</w:t>
      </w:r>
      <w:r w:rsidRPr="00176E9E">
        <w:rPr>
          <w:rFonts w:cs="Arial"/>
          <w:color w:val="000000"/>
          <w:lang w:val="en-CA"/>
        </w:rPr>
        <w:t xml:space="preserve"> feature. This could be a short text synopsis of key information that would also be in the metadata record referenced by </w:t>
      </w:r>
      <w:r w:rsidRPr="00A1060B">
        <w:rPr>
          <w:rStyle w:val="Entity"/>
        </w:rPr>
        <w:t>metadata_uri</w:t>
      </w:r>
      <w:r w:rsidRPr="00176E9E">
        <w:rPr>
          <w:rFonts w:cs="Arial"/>
          <w:color w:val="000000"/>
          <w:lang w:val="en-CA"/>
        </w:rPr>
        <w:t>.</w:t>
      </w:r>
    </w:p>
    <w:p w14:paraId="38227487" w14:textId="77777777" w:rsidR="002C1116" w:rsidRDefault="002C1116" w:rsidP="002C1116">
      <w:pPr>
        <w:autoSpaceDE w:val="0"/>
        <w:autoSpaceDN w:val="0"/>
        <w:adjustRightInd w:val="0"/>
        <w:spacing w:after="0" w:line="240" w:lineRule="atLeast"/>
        <w:rPr>
          <w:rFonts w:cs="Arial"/>
          <w:color w:val="000000"/>
          <w:lang w:val="en-CA"/>
        </w:rPr>
      </w:pPr>
    </w:p>
    <w:p w14:paraId="6B01E89F" w14:textId="7AFD3CE9" w:rsidR="002C1116" w:rsidRPr="006F1EE4" w:rsidRDefault="002C1116" w:rsidP="006F1EE4">
      <w:pPr>
        <w:pStyle w:val="Titre4"/>
        <w:rPr>
          <w:lang w:val="en-CA"/>
        </w:rPr>
      </w:pPr>
      <w:r w:rsidRPr="00D970E9">
        <w:rPr>
          <w:lang w:val="en-CA"/>
        </w:rPr>
        <w:t>contactType_uri</w:t>
      </w:r>
    </w:p>
    <w:p w14:paraId="43460017" w14:textId="609A09C9"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contactType_uri:Primitive::CharacterString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176E9E">
        <w:rPr>
          <w:rFonts w:cs="Arial"/>
          <w:color w:val="000000"/>
          <w:lang w:val="en-CA"/>
        </w:rPr>
        <w:t xml:space="preserve">URI referring to a controlled concept from a vocabulary defining the </w:t>
      </w:r>
      <w:r w:rsidRPr="00A1060B">
        <w:rPr>
          <w:rStyle w:val="Entity"/>
        </w:rPr>
        <w:t>Contact</w:t>
      </w:r>
      <w:r w:rsidRPr="00176E9E">
        <w:rPr>
          <w:rFonts w:cs="Arial"/>
          <w:color w:val="000000"/>
          <w:lang w:val="en-CA"/>
        </w:rPr>
        <w:t xml:space="preserve">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F7E5495" w14:textId="77777777" w:rsidR="002C1116" w:rsidRDefault="002C1116" w:rsidP="002C1116">
      <w:pPr>
        <w:autoSpaceDE w:val="0"/>
        <w:autoSpaceDN w:val="0"/>
        <w:adjustRightInd w:val="0"/>
        <w:spacing w:after="0" w:line="240" w:lineRule="atLeast"/>
        <w:rPr>
          <w:rFonts w:cs="Arial"/>
          <w:color w:val="000000"/>
          <w:lang w:val="en-CA"/>
        </w:rPr>
      </w:pPr>
    </w:p>
    <w:p w14:paraId="305B9E09" w14:textId="50C41CF9" w:rsidR="002C1116" w:rsidRPr="006F1EE4" w:rsidRDefault="002C1116" w:rsidP="006F1EE4">
      <w:pPr>
        <w:pStyle w:val="Titre4"/>
        <w:rPr>
          <w:lang w:val="en-CA"/>
        </w:rPr>
      </w:pPr>
      <w:r w:rsidRPr="00D970E9">
        <w:rPr>
          <w:lang w:val="en-CA"/>
        </w:rPr>
        <w:t>specification_uri</w:t>
      </w:r>
    </w:p>
    <w:p w14:paraId="45CA9F07" w14:textId="04675C7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5E4970">
        <w:rPr>
          <w:rFonts w:cs="Arial"/>
          <w:color w:val="000000"/>
          <w:lang w:val="en-CA"/>
        </w:rPr>
        <w:t xml:space="preserve">URI referring the GeoSciML </w:t>
      </w:r>
      <w:r w:rsidRPr="00A1060B">
        <w:rPr>
          <w:rStyle w:val="Entity"/>
        </w:rPr>
        <w:t>Contact</w:t>
      </w:r>
      <w:r w:rsidRPr="005E4970">
        <w:rPr>
          <w:rFonts w:cs="Arial"/>
          <w:color w:val="000000"/>
          <w:lang w:val="en-CA"/>
        </w:rPr>
        <w:t xml:space="preserve"> feature that describes the instance in detail.</w:t>
      </w:r>
      <w:r>
        <w:rPr>
          <w:rFonts w:cs="Arial"/>
          <w:color w:val="000000"/>
          <w:lang w:val="en-CA"/>
        </w:rPr>
        <w:t xml:space="preserve">  </w:t>
      </w:r>
    </w:p>
    <w:p w14:paraId="0943AEA1" w14:textId="77777777" w:rsidR="002C1116" w:rsidRDefault="002C1116" w:rsidP="002C1116">
      <w:pPr>
        <w:autoSpaceDE w:val="0"/>
        <w:autoSpaceDN w:val="0"/>
        <w:adjustRightInd w:val="0"/>
        <w:spacing w:after="0" w:line="240" w:lineRule="atLeast"/>
        <w:rPr>
          <w:rFonts w:cs="Arial"/>
          <w:color w:val="000000"/>
          <w:lang w:val="en-CA"/>
        </w:rPr>
      </w:pPr>
    </w:p>
    <w:p w14:paraId="0160D92B" w14:textId="0FB7C01A" w:rsidR="002C1116" w:rsidRPr="006F1EE4" w:rsidRDefault="002C1116" w:rsidP="006F1EE4">
      <w:pPr>
        <w:pStyle w:val="Titre4"/>
        <w:rPr>
          <w:lang w:val="en-CA"/>
        </w:rPr>
      </w:pPr>
      <w:r w:rsidRPr="00D970E9">
        <w:rPr>
          <w:lang w:val="en-CA"/>
        </w:rPr>
        <w:lastRenderedPageBreak/>
        <w:t>metadata_uri</w:t>
      </w:r>
    </w:p>
    <w:p w14:paraId="7B7808B4" w14:textId="2A0BE20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3E0DCA">
        <w:rPr>
          <w:rFonts w:cs="Arial"/>
          <w:color w:val="000000"/>
          <w:lang w:val="en-CA"/>
        </w:rPr>
        <w:t>URI referring to a metadata record describing the provenance of data.</w:t>
      </w:r>
    </w:p>
    <w:p w14:paraId="46F2E989" w14:textId="77777777" w:rsidR="002C1116" w:rsidRDefault="002C1116" w:rsidP="002C1116">
      <w:pPr>
        <w:autoSpaceDE w:val="0"/>
        <w:autoSpaceDN w:val="0"/>
        <w:adjustRightInd w:val="0"/>
        <w:spacing w:after="0" w:line="240" w:lineRule="atLeast"/>
        <w:rPr>
          <w:rFonts w:cs="Arial"/>
          <w:color w:val="000000"/>
          <w:lang w:val="en-CA"/>
        </w:rPr>
      </w:pPr>
    </w:p>
    <w:p w14:paraId="4E624995" w14:textId="5CBF838A" w:rsidR="002C1116" w:rsidRPr="006F1EE4" w:rsidRDefault="002C1116" w:rsidP="006F1EE4">
      <w:pPr>
        <w:pStyle w:val="Titre4"/>
        <w:rPr>
          <w:lang w:val="en-CA"/>
        </w:rPr>
      </w:pPr>
      <w:r w:rsidRPr="00D970E9">
        <w:rPr>
          <w:lang w:val="en-CA"/>
        </w:rPr>
        <w:t>genericSymbolizer</w:t>
      </w:r>
    </w:p>
    <w:p w14:paraId="2BADB644" w14:textId="67E8B54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genericSymboliser:Primitive::CharacterString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42362013" w14:textId="77777777" w:rsidR="002C1116" w:rsidRDefault="002C1116" w:rsidP="002C1116">
      <w:pPr>
        <w:autoSpaceDE w:val="0"/>
        <w:autoSpaceDN w:val="0"/>
        <w:adjustRightInd w:val="0"/>
        <w:spacing w:after="0" w:line="240" w:lineRule="atLeast"/>
        <w:rPr>
          <w:rFonts w:cs="Arial"/>
          <w:color w:val="000000"/>
          <w:lang w:val="en-CA"/>
        </w:rPr>
      </w:pPr>
    </w:p>
    <w:p w14:paraId="65804268" w14:textId="7C541D91" w:rsidR="006F1EE4" w:rsidRPr="006F1EE4" w:rsidRDefault="002C1116" w:rsidP="006F1EE4">
      <w:pPr>
        <w:pStyle w:val="Titre4"/>
        <w:rPr>
          <w:lang w:val="en-CA"/>
        </w:rPr>
      </w:pPr>
      <w:r>
        <w:rPr>
          <w:lang w:val="en-CA"/>
        </w:rPr>
        <w:t>shape</w:t>
      </w:r>
    </w:p>
    <w:p w14:paraId="6ACA3766" w14:textId="415A6F9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w:t>
      </w:r>
      <w:r w:rsidR="006F1EE4">
        <w:rPr>
          <w:rFonts w:cs="Arial"/>
          <w:color w:val="000000"/>
          <w:lang w:val="en-CA"/>
        </w:rPr>
        <w:t xml:space="preserve">e property </w:t>
      </w:r>
      <w:r w:rsidR="006F1EE4" w:rsidRPr="00A1060B">
        <w:rPr>
          <w:rStyle w:val="Entity"/>
        </w:rPr>
        <w:t>shape:GM_Object</w:t>
      </w:r>
      <w:r>
        <w:rPr>
          <w:rFonts w:cs="Arial"/>
          <w:color w:val="000000"/>
          <w:lang w:val="en-CA"/>
        </w:rPr>
        <w:t xml:space="preserve"> contain</w:t>
      </w:r>
      <w:r w:rsidR="006F1EE4">
        <w:rPr>
          <w:rFonts w:cs="Arial"/>
          <w:color w:val="000000"/>
          <w:lang w:val="en-CA"/>
        </w:rPr>
        <w:t>s</w:t>
      </w:r>
      <w:r>
        <w:rPr>
          <w:rFonts w:cs="Arial"/>
          <w:color w:val="000000"/>
          <w:lang w:val="en-CA"/>
        </w:rPr>
        <w:t xml:space="preserve"> a g</w:t>
      </w:r>
      <w:r w:rsidRPr="003E0DCA">
        <w:rPr>
          <w:rFonts w:cs="Arial"/>
          <w:color w:val="000000"/>
          <w:lang w:val="en-CA"/>
        </w:rPr>
        <w:t>eometry defining the ex</w:t>
      </w:r>
      <w:r>
        <w:rPr>
          <w:rFonts w:cs="Arial"/>
          <w:color w:val="000000"/>
          <w:lang w:val="en-CA"/>
        </w:rPr>
        <w:t>tent of the contact feature.</w:t>
      </w:r>
    </w:p>
    <w:p w14:paraId="6ABC447B" w14:textId="77777777" w:rsidR="002C1116" w:rsidRDefault="002C1116" w:rsidP="002C1116">
      <w:pPr>
        <w:autoSpaceDE w:val="0"/>
        <w:autoSpaceDN w:val="0"/>
        <w:adjustRightInd w:val="0"/>
        <w:spacing w:after="0" w:line="240" w:lineRule="atLeast"/>
        <w:rPr>
          <w:rFonts w:cs="Arial"/>
          <w:color w:val="000000"/>
          <w:lang w:val="en-CA"/>
        </w:rPr>
      </w:pPr>
    </w:p>
    <w:p w14:paraId="2421DC1C" w14:textId="0E5B6A20" w:rsidR="002C1116" w:rsidRDefault="006F1EE4" w:rsidP="002C1116">
      <w:pPr>
        <w:pStyle w:val="Titre4"/>
      </w:pPr>
      <w:r>
        <w:t>a</w:t>
      </w:r>
      <w:r w:rsidR="002C1116" w:rsidRPr="004E3A57">
        <w:t>ny</w:t>
      </w:r>
    </w:p>
    <w:p w14:paraId="4205E547" w14:textId="77777777" w:rsidR="002C1116" w:rsidRDefault="002C1116" w:rsidP="002C1116">
      <w:r>
        <w:t xml:space="preserve">A data provider can add an arbitrary number of extra properties, as long as the instance is conformant to GML Simple Feature Level 0. </w:t>
      </w:r>
    </w:p>
    <w:p w14:paraId="7739BD17" w14:textId="77777777" w:rsidR="002C1116" w:rsidRDefault="002C1116" w:rsidP="002C1116"/>
    <w:p w14:paraId="7D18158F" w14:textId="77777777" w:rsidR="002C1116" w:rsidRDefault="002C1116" w:rsidP="002C1116">
      <w:pPr>
        <w:pStyle w:val="Titre3"/>
        <w:rPr>
          <w:lang w:val="en-CA"/>
        </w:rPr>
      </w:pPr>
      <w:bookmarkStart w:id="528" w:name="_Toc458154251"/>
      <w:r w:rsidRPr="00D14AF0">
        <w:rPr>
          <w:lang w:val="en-CA"/>
        </w:rPr>
        <w:t>GeologicSpecimenView</w:t>
      </w:r>
      <w:bookmarkEnd w:id="528"/>
    </w:p>
    <w:p w14:paraId="2000190B" w14:textId="77777777" w:rsidR="002C1116" w:rsidRDefault="002C1116" w:rsidP="002C1116">
      <w:pPr>
        <w:autoSpaceDE w:val="0"/>
        <w:autoSpaceDN w:val="0"/>
        <w:adjustRightInd w:val="0"/>
        <w:spacing w:after="0" w:line="240" w:lineRule="atLeast"/>
        <w:rPr>
          <w:rFonts w:cs="Arial"/>
          <w:color w:val="000000"/>
          <w:lang w:val="en-CA"/>
        </w:rPr>
      </w:pPr>
    </w:p>
    <w:p w14:paraId="3ECD8BD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6E7AB6EE"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7A319B4F" wp14:editId="5C2027D9">
            <wp:extent cx="2524125" cy="2686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74C8C404" w14:textId="77777777" w:rsidR="002C1116" w:rsidRDefault="002C1116" w:rsidP="002C1116">
      <w:pPr>
        <w:pStyle w:val="Lgende"/>
      </w:pPr>
      <w:r>
        <w:t xml:space="preserve">Figure </w:t>
      </w:r>
      <w:r>
        <w:fldChar w:fldCharType="begin"/>
      </w:r>
      <w:r>
        <w:instrText xml:space="preserve"> SEQ Figure \* ARABIC </w:instrText>
      </w:r>
      <w:r>
        <w:fldChar w:fldCharType="separate"/>
      </w:r>
      <w:r w:rsidR="00AD44BE">
        <w:rPr>
          <w:noProof/>
        </w:rPr>
        <w:t>103</w:t>
      </w:r>
      <w:r>
        <w:fldChar w:fldCharType="end"/>
      </w:r>
      <w:r>
        <w:t xml:space="preserve"> </w:t>
      </w:r>
      <w:r w:rsidRPr="00EB2E1E">
        <w:t xml:space="preserve"> GeologicSpecimenView </w:t>
      </w:r>
      <w:r>
        <w:t>feature type.</w:t>
      </w:r>
    </w:p>
    <w:p w14:paraId="5514BB86" w14:textId="77777777" w:rsidR="002C1116" w:rsidRDefault="002C1116" w:rsidP="002C1116">
      <w:pPr>
        <w:autoSpaceDE w:val="0"/>
        <w:autoSpaceDN w:val="0"/>
        <w:adjustRightInd w:val="0"/>
        <w:spacing w:after="0" w:line="240" w:lineRule="atLeast"/>
        <w:rPr>
          <w:rFonts w:cs="Arial"/>
          <w:color w:val="000000"/>
          <w:lang w:val="en-CA"/>
        </w:rPr>
      </w:pPr>
    </w:p>
    <w:p w14:paraId="176AD714"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GeologicSpecimenView</w:t>
      </w:r>
      <w:r>
        <w:rPr>
          <w:rFonts w:cs="Arial"/>
          <w:color w:val="000000"/>
          <w:lang w:val="en-CA"/>
        </w:rPr>
        <w:t xml:space="preserve"> is a</w:t>
      </w:r>
      <w:r w:rsidRPr="00D14AF0">
        <w:rPr>
          <w:rFonts w:cs="Arial"/>
          <w:color w:val="000000"/>
          <w:lang w:val="en-CA"/>
        </w:rPr>
        <w:t xml:space="preserve"> simplified view of a point-located specimen from GeoSciML </w:t>
      </w:r>
      <w:r w:rsidRPr="00A1060B">
        <w:rPr>
          <w:rStyle w:val="Entity"/>
        </w:rPr>
        <w:t>GeologicSpecimen</w:t>
      </w:r>
      <w:r w:rsidRPr="00D14AF0">
        <w:rPr>
          <w:rFonts w:cs="Arial"/>
          <w:color w:val="000000"/>
          <w:lang w:val="en-CA"/>
        </w:rPr>
        <w:t xml:space="preserve"> (an extension of Observations &amp; Measurements - ISO19156) with key property values summarised as labels (unconstrained character strings) or arbitrarily </w:t>
      </w:r>
      <w:r w:rsidRPr="00D14AF0">
        <w:rPr>
          <w:rFonts w:cs="Arial"/>
          <w:color w:val="000000"/>
          <w:lang w:val="en-CA"/>
        </w:rPr>
        <w:lastRenderedPageBreak/>
        <w:t>selected classifiers to be used for thematic mapping purposes. The latter are the properties suffixed with '_uri' and will contain URIs referring to controlled concepts in published vocabularies.</w:t>
      </w:r>
    </w:p>
    <w:p w14:paraId="78C9D41B" w14:textId="77777777" w:rsidR="002C1116" w:rsidRDefault="002C1116" w:rsidP="002C1116">
      <w:pPr>
        <w:autoSpaceDE w:val="0"/>
        <w:autoSpaceDN w:val="0"/>
        <w:adjustRightInd w:val="0"/>
        <w:spacing w:after="0" w:line="240" w:lineRule="atLeast"/>
        <w:rPr>
          <w:rFonts w:cs="Arial"/>
          <w:color w:val="000000"/>
          <w:lang w:val="en-CA"/>
        </w:rPr>
      </w:pPr>
    </w:p>
    <w:p w14:paraId="71DB18B3" w14:textId="77777777" w:rsidR="002C1116" w:rsidRDefault="002C1116" w:rsidP="002C1116">
      <w:pPr>
        <w:pStyle w:val="Titre4"/>
        <w:rPr>
          <w:lang w:val="en-CA"/>
        </w:rPr>
      </w:pPr>
      <w:r>
        <w:rPr>
          <w:lang w:val="en-CA"/>
        </w:rPr>
        <w:t>Mapping</w:t>
      </w:r>
    </w:p>
    <w:p w14:paraId="7D4F85D5"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093"/>
        <w:gridCol w:w="6763"/>
      </w:tblGrid>
      <w:tr w:rsidR="002C1116" w:rsidRPr="00A568F4" w14:paraId="73F4C6FD"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6ECE317D" w14:textId="77777777" w:rsidR="002C1116" w:rsidRPr="00A568F4" w:rsidRDefault="002C1116" w:rsidP="003811C7">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74D8503" w14:textId="32DC6F43" w:rsidR="002C1116" w:rsidRPr="00A568F4"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 xml:space="preserve">Mapping from </w:t>
            </w:r>
            <w:r w:rsidR="00A1060B" w:rsidRPr="00A1060B">
              <w:rPr>
                <w:rStyle w:val="Entity"/>
              </w:rPr>
              <w:t>OM::</w:t>
            </w:r>
            <w:r w:rsidRPr="00A1060B">
              <w:rPr>
                <w:rStyle w:val="Entity"/>
              </w:rPr>
              <w:t>SF_Specimen</w:t>
            </w:r>
          </w:p>
        </w:tc>
      </w:tr>
      <w:tr w:rsidR="002C1116" w:rsidRPr="0035723F" w14:paraId="06253A2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82BE57" w14:textId="25DF26D9"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35723F">
              <w:rPr>
                <w:rFonts w:ascii="Consolas" w:hAnsi="Consolas" w:cs="Consolas"/>
                <w:sz w:val="18"/>
                <w:szCs w:val="18"/>
                <w:lang w:val="en-CA" w:eastAsia="en-CA"/>
              </w:rPr>
              <w:t>dentifier</w:t>
            </w:r>
          </w:p>
        </w:tc>
        <w:tc>
          <w:tcPr>
            <w:tcW w:w="6763" w:type="dxa"/>
            <w:hideMark/>
          </w:tcPr>
          <w:p w14:paraId="02CCCEC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35723F" w14:paraId="3E925F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D33C04E" w14:textId="0ABEE0D5"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l</w:t>
            </w:r>
            <w:r w:rsidR="002C1116" w:rsidRPr="0035723F">
              <w:rPr>
                <w:rFonts w:ascii="Consolas" w:hAnsi="Consolas" w:cs="Consolas"/>
                <w:sz w:val="18"/>
                <w:szCs w:val="18"/>
                <w:lang w:val="en-CA" w:eastAsia="en-CA"/>
              </w:rPr>
              <w:t>abel</w:t>
            </w:r>
          </w:p>
        </w:tc>
        <w:tc>
          <w:tcPr>
            <w:tcW w:w="6763" w:type="dxa"/>
            <w:hideMark/>
          </w:tcPr>
          <w:p w14:paraId="256569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name 1</w:t>
            </w:r>
          </w:p>
        </w:tc>
      </w:tr>
      <w:tr w:rsidR="002C1116" w:rsidRPr="0035723F" w14:paraId="0ACE966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6DDC1A" w14:textId="180BC717"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35723F">
              <w:rPr>
                <w:rFonts w:ascii="Consolas" w:hAnsi="Consolas" w:cs="Consolas"/>
                <w:sz w:val="18"/>
                <w:szCs w:val="18"/>
                <w:lang w:val="en-CA" w:eastAsia="en-CA"/>
              </w:rPr>
              <w:t>escription</w:t>
            </w:r>
          </w:p>
        </w:tc>
        <w:tc>
          <w:tcPr>
            <w:tcW w:w="6763" w:type="dxa"/>
            <w:hideMark/>
          </w:tcPr>
          <w:p w14:paraId="61A179E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description</w:t>
            </w:r>
          </w:p>
        </w:tc>
      </w:tr>
      <w:tr w:rsidR="002C1116" w:rsidRPr="0035723F" w14:paraId="36D11C2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6D5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27DF2668"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specimenType 2</w:t>
            </w:r>
          </w:p>
        </w:tc>
      </w:tr>
      <w:tr w:rsidR="002C1116" w:rsidRPr="0035723F" w14:paraId="5C349D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30E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624A6C9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materialClass 2</w:t>
            </w:r>
          </w:p>
        </w:tc>
      </w:tr>
      <w:tr w:rsidR="002C1116" w:rsidRPr="0035723F" w14:paraId="56B2B7B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97A8890"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1CD5F207"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metadataProperty:(…):DQ_PositionalAccuracy 1</w:t>
            </w:r>
          </w:p>
        </w:tc>
      </w:tr>
      <w:tr w:rsidR="002C1116" w:rsidRPr="0035723F" w14:paraId="562ACAC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F5BD3"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16B26DCB"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samplingTime:TM_Instant::position</w:t>
            </w:r>
          </w:p>
        </w:tc>
      </w:tr>
      <w:tr w:rsidR="002C1116" w:rsidRPr="0035723F" w14:paraId="19D80F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2B314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6B1EDB8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samplingMethod 1 2</w:t>
            </w:r>
          </w:p>
        </w:tc>
      </w:tr>
      <w:tr w:rsidR="002C1116" w:rsidRPr="00894483" w14:paraId="29647C1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C447B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55012E92" w14:textId="77777777" w:rsidR="002C1116" w:rsidRPr="00C33812"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lang w:val="fr-CA"/>
              </w:rPr>
            </w:pPr>
            <w:r w:rsidRPr="00C33812">
              <w:rPr>
                <w:rStyle w:val="Entity"/>
                <w:lang w:val="fr-CA"/>
              </w:rPr>
              <w:t>currentLocation:EX_GeographicDescription::geographicIdentifier:MD_Identifier::code</w:t>
            </w:r>
          </w:p>
        </w:tc>
      </w:tr>
      <w:tr w:rsidR="002C1116" w:rsidRPr="0035723F" w14:paraId="217D366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660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37285622"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35723F" w14:paraId="6166756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9D2EBD"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3816E54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specimentType 3</w:t>
            </w:r>
          </w:p>
        </w:tc>
      </w:tr>
      <w:tr w:rsidR="002C1116" w:rsidRPr="0035723F" w14:paraId="2563D9D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B2315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791B3F9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materialClass 3</w:t>
            </w:r>
          </w:p>
        </w:tc>
      </w:tr>
      <w:tr w:rsidR="002C1116" w:rsidRPr="0035723F" w14:paraId="1CFA40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2A9510C"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3496EC7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35723F" w14:paraId="7BE28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788472"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757DF30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35723F" w14:paraId="3804CA6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FB3EE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0DA96E9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samplingLocation</w:t>
            </w:r>
          </w:p>
        </w:tc>
      </w:tr>
      <w:tr w:rsidR="002C1116" w:rsidRPr="0035723F" w14:paraId="429AF2B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AD4F389"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468F91C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CD781CB" w14:textId="77777777" w:rsidR="002C1116" w:rsidRPr="0035723F"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D5DD8CE" w14:textId="77777777" w:rsidR="002C1116" w:rsidRDefault="002C1116" w:rsidP="002C1116">
      <w:pPr>
        <w:autoSpaceDE w:val="0"/>
        <w:autoSpaceDN w:val="0"/>
        <w:adjustRightInd w:val="0"/>
        <w:spacing w:after="0" w:line="240" w:lineRule="atLeast"/>
        <w:rPr>
          <w:rFonts w:cs="Arial"/>
          <w:color w:val="000000"/>
          <w:lang w:val="en-CA"/>
        </w:rPr>
      </w:pPr>
    </w:p>
    <w:p w14:paraId="245FE6F7" w14:textId="7153FE11" w:rsidR="002C1116" w:rsidRPr="006F1EE4" w:rsidRDefault="002C1116" w:rsidP="002C1116">
      <w:pPr>
        <w:pStyle w:val="Titre4"/>
        <w:rPr>
          <w:lang w:val="en-CA"/>
        </w:rPr>
      </w:pPr>
      <w:r>
        <w:rPr>
          <w:lang w:val="en-CA"/>
        </w:rPr>
        <w:t>identifier</w:t>
      </w:r>
    </w:p>
    <w:p w14:paraId="0E2C5060" w14:textId="3E46CEC8" w:rsidR="002C1116" w:rsidRDefault="002C1116" w:rsidP="002C1116">
      <w:r w:rsidRPr="00D970E9">
        <w:t xml:space="preserve">Globally unique </w:t>
      </w:r>
      <w:r w:rsidRPr="00A1060B">
        <w:rPr>
          <w:rStyle w:val="Entity"/>
        </w:rPr>
        <w:t>identifier:Primitive::CharacterString</w:t>
      </w:r>
      <w:r>
        <w:t xml:space="preserve"> uniquely identifies a tuple within the dataset</w:t>
      </w:r>
      <w:r w:rsidRPr="00D96958">
        <w:t xml:space="preserve"> </w:t>
      </w:r>
      <w:r>
        <w:t xml:space="preserve">and be formatted as an </w:t>
      </w:r>
      <w:r>
        <w:rPr>
          <w:lang w:val="en-CA"/>
        </w:rPr>
        <w:t>absolute URI conformant to RFC 3986.</w:t>
      </w:r>
    </w:p>
    <w:p w14:paraId="551420A8"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70E7BF4" w14:textId="77777777" w:rsidTr="003811C7">
        <w:trPr>
          <w:cantSplit/>
        </w:trPr>
        <w:tc>
          <w:tcPr>
            <w:tcW w:w="4219" w:type="dxa"/>
            <w:tcBorders>
              <w:right w:val="nil"/>
            </w:tcBorders>
            <w:shd w:val="clear" w:color="auto" w:fill="auto"/>
          </w:tcPr>
          <w:p w14:paraId="0035A633" w14:textId="41AF779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/gsml4-lite/geologicspecimenview-identifier</w:t>
            </w:r>
          </w:p>
        </w:tc>
        <w:tc>
          <w:tcPr>
            <w:tcW w:w="4678" w:type="dxa"/>
            <w:tcBorders>
              <w:left w:val="nil"/>
            </w:tcBorders>
            <w:shd w:val="clear" w:color="auto" w:fill="auto"/>
          </w:tcPr>
          <w:p w14:paraId="2535ABD9" w14:textId="77777777" w:rsidR="002C1116" w:rsidRPr="00D12552" w:rsidRDefault="002C1116" w:rsidP="003811C7">
            <w:pPr>
              <w:pStyle w:val="Tabletext10"/>
              <w:jc w:val="left"/>
              <w:rPr>
                <w:rStyle w:val="reqtext"/>
                <w:lang w:val="en-CA"/>
              </w:rPr>
            </w:pPr>
            <w:r>
              <w:rPr>
                <w:rStyle w:val="reqtext"/>
                <w:lang w:val="en-CA"/>
              </w:rPr>
              <w:t>identifier SHOULD correspond to an instance of GeoSciML GeologicSpecimen.</w:t>
            </w:r>
          </w:p>
        </w:tc>
      </w:tr>
    </w:tbl>
    <w:p w14:paraId="21B5F285" w14:textId="77777777" w:rsidR="002C1116" w:rsidRDefault="002C1116" w:rsidP="002C1116">
      <w:pPr>
        <w:autoSpaceDE w:val="0"/>
        <w:autoSpaceDN w:val="0"/>
        <w:adjustRightInd w:val="0"/>
        <w:spacing w:after="0" w:line="240" w:lineRule="atLeast"/>
        <w:rPr>
          <w:rFonts w:cs="Arial"/>
          <w:color w:val="000000"/>
          <w:lang w:val="en-CA"/>
        </w:rPr>
      </w:pPr>
    </w:p>
    <w:p w14:paraId="5C25989A" w14:textId="77777777" w:rsidR="002C1116" w:rsidRDefault="002C1116" w:rsidP="002C1116">
      <w:pPr>
        <w:autoSpaceDE w:val="0"/>
        <w:autoSpaceDN w:val="0"/>
        <w:adjustRightInd w:val="0"/>
        <w:spacing w:after="0" w:line="240" w:lineRule="atLeast"/>
        <w:rPr>
          <w:rFonts w:cs="Arial"/>
          <w:color w:val="000000"/>
          <w:lang w:val="en-CA"/>
        </w:rPr>
      </w:pPr>
    </w:p>
    <w:p w14:paraId="295C46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 xml:space="preserve">GeoSciML </w:t>
      </w:r>
      <w:r w:rsidRPr="00D96958">
        <w:rPr>
          <w:rFonts w:cs="Arial"/>
          <w:color w:val="000000"/>
          <w:lang w:val="en-CA"/>
        </w:rPr>
        <w:t>GeologicSpecimen.</w:t>
      </w:r>
    </w:p>
    <w:p w14:paraId="5401E990" w14:textId="77777777" w:rsidR="002C1116" w:rsidRDefault="002C1116" w:rsidP="002C1116">
      <w:pPr>
        <w:autoSpaceDE w:val="0"/>
        <w:autoSpaceDN w:val="0"/>
        <w:adjustRightInd w:val="0"/>
        <w:spacing w:after="0" w:line="240" w:lineRule="atLeast"/>
        <w:rPr>
          <w:rFonts w:cs="Arial"/>
          <w:color w:val="000000"/>
          <w:lang w:val="en-CA"/>
        </w:rPr>
      </w:pPr>
    </w:p>
    <w:p w14:paraId="4A89F887" w14:textId="18939F37" w:rsidR="002C1116" w:rsidRPr="006F1EE4" w:rsidRDefault="002C1116" w:rsidP="006F1EE4">
      <w:pPr>
        <w:pStyle w:val="Titre4"/>
        <w:rPr>
          <w:lang w:val="en-CA"/>
        </w:rPr>
      </w:pPr>
      <w:r>
        <w:rPr>
          <w:lang w:val="en-CA"/>
        </w:rPr>
        <w:lastRenderedPageBreak/>
        <w:t>l</w:t>
      </w:r>
      <w:r w:rsidRPr="00984F9B">
        <w:rPr>
          <w:lang w:val="en-CA"/>
        </w:rPr>
        <w:t>abel</w:t>
      </w:r>
    </w:p>
    <w:p w14:paraId="4865F97B" w14:textId="00661E83" w:rsidR="002C1116" w:rsidRPr="00D14AF0"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label:Primitive::CharacterString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s</w:t>
      </w:r>
      <w:r w:rsidRPr="00984F9B">
        <w:rPr>
          <w:rFonts w:cs="Arial"/>
          <w:color w:val="000000"/>
          <w:lang w:val="en-CA"/>
        </w:rPr>
        <w:t>hort label for map display. (e.g., a sample number)</w:t>
      </w:r>
      <w:r w:rsidR="006F1EE4">
        <w:rPr>
          <w:rFonts w:cs="Arial"/>
          <w:color w:val="000000"/>
          <w:lang w:val="en-CA"/>
        </w:rPr>
        <w:t>.</w:t>
      </w:r>
    </w:p>
    <w:p w14:paraId="043B7686" w14:textId="08C6B9A1" w:rsidR="002C1116" w:rsidRPr="006F1EE4" w:rsidRDefault="002C1116" w:rsidP="002C1116">
      <w:pPr>
        <w:pStyle w:val="Titre4"/>
        <w:rPr>
          <w:lang w:val="en-CA"/>
        </w:rPr>
      </w:pPr>
      <w:r>
        <w:rPr>
          <w:lang w:val="en-CA"/>
        </w:rPr>
        <w:t>d</w:t>
      </w:r>
      <w:r w:rsidRPr="00D970E9">
        <w:rPr>
          <w:lang w:val="en-CA"/>
        </w:rPr>
        <w:t>escription</w:t>
      </w:r>
    </w:p>
    <w:p w14:paraId="783EB417" w14:textId="0E479703" w:rsidR="002C1116" w:rsidRDefault="002C1116" w:rsidP="002C1116">
      <w:pPr>
        <w:rPr>
          <w:lang w:val="en-CA"/>
        </w:rPr>
      </w:pPr>
      <w:r>
        <w:t xml:space="preserve">If present, </w:t>
      </w:r>
      <w:r>
        <w:rPr>
          <w:lang w:val="en-CA"/>
        </w:rPr>
        <w:t xml:space="preserve">the property </w:t>
      </w:r>
      <w:r w:rsidRPr="00A1060B">
        <w:rPr>
          <w:rStyle w:val="Entity"/>
        </w:rPr>
        <w:t>description:Primitive::CharacterString</w:t>
      </w:r>
      <w:r>
        <w:rPr>
          <w:lang w:val="en-CA"/>
        </w:rPr>
        <w:t xml:space="preserve"> contain</w:t>
      </w:r>
      <w:r w:rsidR="006F1EE4">
        <w:rPr>
          <w:lang w:val="en-CA"/>
        </w:rPr>
        <w:t>s</w:t>
      </w:r>
      <w:r>
        <w:rPr>
          <w:lang w:val="en-CA"/>
        </w:rPr>
        <w:t xml:space="preserve"> a d</w:t>
      </w:r>
      <w:r w:rsidRPr="00B506A1">
        <w:rPr>
          <w:lang w:val="en-CA"/>
        </w:rPr>
        <w:t>etailed description of the specimen.</w:t>
      </w:r>
    </w:p>
    <w:p w14:paraId="5EB179F1" w14:textId="766A044C" w:rsidR="002C1116" w:rsidRPr="006F1EE4" w:rsidRDefault="002C1116" w:rsidP="002C1116">
      <w:pPr>
        <w:pStyle w:val="Titre4"/>
        <w:rPr>
          <w:lang w:val="en-CA"/>
        </w:rPr>
      </w:pPr>
      <w:r w:rsidRPr="00B506A1">
        <w:rPr>
          <w:lang w:val="en-CA"/>
        </w:rPr>
        <w:t>specimenType</w:t>
      </w:r>
    </w:p>
    <w:p w14:paraId="6A3087FC" w14:textId="09D862F9" w:rsidR="002C1116" w:rsidRDefault="002C1116" w:rsidP="002C1116">
      <w:pPr>
        <w:rPr>
          <w:lang w:val="en-CA"/>
        </w:rPr>
      </w:pPr>
      <w:r>
        <w:t>If present, t</w:t>
      </w:r>
      <w:r>
        <w:rPr>
          <w:lang w:val="en-CA"/>
        </w:rPr>
        <w:t xml:space="preserve">he property </w:t>
      </w:r>
      <w:r w:rsidRPr="00A1060B">
        <w:rPr>
          <w:rStyle w:val="Entity"/>
        </w:rPr>
        <w:t>specimentType:Primitive::CharacterString</w:t>
      </w:r>
      <w:r>
        <w:rPr>
          <w:lang w:val="en-CA"/>
        </w:rPr>
        <w:t xml:space="preserve"> contain</w:t>
      </w:r>
      <w:r w:rsidR="006F1EE4">
        <w:rPr>
          <w:lang w:val="en-CA"/>
        </w:rPr>
        <w:t>s</w:t>
      </w:r>
      <w:r>
        <w:rPr>
          <w:lang w:val="en-CA"/>
        </w:rPr>
        <w:t xml:space="preserve">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 xml:space="preserve">To report an identifier from a controlled vocabulary, </w:t>
      </w:r>
      <w:r w:rsidR="006F1EE4">
        <w:rPr>
          <w:lang w:val="en-CA"/>
        </w:rPr>
        <w:t>specimenType_uri shall be used.</w:t>
      </w:r>
    </w:p>
    <w:p w14:paraId="70CD5EE1" w14:textId="77C2BE3E" w:rsidR="002C1116" w:rsidRPr="006F1EE4" w:rsidRDefault="002C1116" w:rsidP="002C1116">
      <w:pPr>
        <w:pStyle w:val="Titre4"/>
        <w:rPr>
          <w:lang w:val="en-CA"/>
        </w:rPr>
      </w:pPr>
      <w:r>
        <w:rPr>
          <w:lang w:val="en-CA"/>
        </w:rPr>
        <w:t>materialClass</w:t>
      </w:r>
    </w:p>
    <w:p w14:paraId="3909FA21" w14:textId="134AF09F" w:rsidR="002C1116" w:rsidRDefault="002C1116" w:rsidP="002C1116">
      <w:pPr>
        <w:rPr>
          <w:lang w:val="en-CA"/>
        </w:rPr>
      </w:pPr>
      <w:r>
        <w:t>If present, t</w:t>
      </w:r>
      <w:r>
        <w:rPr>
          <w:lang w:val="en-CA"/>
        </w:rPr>
        <w:t xml:space="preserve">he property </w:t>
      </w:r>
      <w:r w:rsidRPr="00A1060B">
        <w:rPr>
          <w:rStyle w:val="Entity"/>
        </w:rPr>
        <w:t>materialClass:Primitive::CharacterString</w:t>
      </w:r>
      <w:r>
        <w:rPr>
          <w:lang w:val="en-CA"/>
        </w:rPr>
        <w:t xml:space="preserve"> report</w:t>
      </w:r>
      <w:r w:rsidR="006F1EE4">
        <w:rPr>
          <w:lang w:val="en-CA"/>
        </w:rPr>
        <w:t>s</w:t>
      </w:r>
      <w:r>
        <w:rPr>
          <w:lang w:val="en-CA"/>
        </w:rPr>
        <w:t xml:space="preserve">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an identifier from a controlled vocabulary, </w:t>
      </w:r>
      <w:r w:rsidRPr="00A1060B">
        <w:rPr>
          <w:rStyle w:val="Entity"/>
        </w:rPr>
        <w:t>materialClass_uri</w:t>
      </w:r>
      <w:r>
        <w:rPr>
          <w:lang w:val="en-CA"/>
        </w:rPr>
        <w:t xml:space="preserve"> shall be used.</w:t>
      </w:r>
      <w:r w:rsidRPr="00B506A1">
        <w:rPr>
          <w:lang w:val="en-CA"/>
        </w:rPr>
        <w:t xml:space="preserve"> </w:t>
      </w:r>
    </w:p>
    <w:p w14:paraId="3DA8E82B" w14:textId="7992BD31" w:rsidR="002C1116" w:rsidRPr="006F1EE4" w:rsidRDefault="002C1116" w:rsidP="006F1EE4">
      <w:pPr>
        <w:pStyle w:val="Titre4"/>
        <w:rPr>
          <w:lang w:val="en-CA"/>
        </w:rPr>
      </w:pPr>
      <w:r w:rsidRPr="00B506A1">
        <w:rPr>
          <w:lang w:val="en-CA"/>
        </w:rPr>
        <w:t>positionalAccuracy</w:t>
      </w:r>
    </w:p>
    <w:p w14:paraId="00ECE147" w14:textId="76273EA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positionalAccuracy:Primitive::CharacterString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B506A1">
        <w:rPr>
          <w:rFonts w:cs="Arial"/>
          <w:color w:val="000000"/>
          <w:lang w:val="en-CA"/>
        </w:rPr>
        <w:t>escription of the positional accuracy of the sampling location. (e.g., 50 metres)</w:t>
      </w:r>
      <w:r w:rsidR="006F1EE4">
        <w:rPr>
          <w:rFonts w:cs="Arial"/>
          <w:color w:val="000000"/>
          <w:lang w:val="en-CA"/>
        </w:rPr>
        <w:t>.</w:t>
      </w:r>
    </w:p>
    <w:p w14:paraId="66AEF48E" w14:textId="2A9756C4" w:rsidR="002C1116" w:rsidRPr="006F1EE4" w:rsidRDefault="002C1116" w:rsidP="006F1EE4">
      <w:pPr>
        <w:pStyle w:val="Titre4"/>
        <w:rPr>
          <w:lang w:val="en-CA"/>
        </w:rPr>
      </w:pPr>
      <w:r w:rsidRPr="00D970E9">
        <w:rPr>
          <w:lang w:val="en-CA"/>
        </w:rPr>
        <w:t>samplingTime</w:t>
      </w:r>
    </w:p>
    <w:p w14:paraId="60E8CD1A" w14:textId="0F829CD5"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samplingTime:Primitive::CharacterString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r>
        <w:rPr>
          <w:rFonts w:cs="Arial"/>
          <w:color w:val="000000"/>
          <w:lang w:val="en-CA"/>
        </w:rPr>
        <w:t>.</w:t>
      </w:r>
    </w:p>
    <w:p w14:paraId="5E115AFA" w14:textId="77777777" w:rsidR="002C1116" w:rsidRDefault="002C1116" w:rsidP="002C1116">
      <w:pPr>
        <w:autoSpaceDE w:val="0"/>
        <w:autoSpaceDN w:val="0"/>
        <w:adjustRightInd w:val="0"/>
        <w:spacing w:after="0" w:line="240" w:lineRule="atLeast"/>
        <w:rPr>
          <w:rFonts w:cs="Arial"/>
          <w:color w:val="000000"/>
          <w:lang w:val="en-CA"/>
        </w:rPr>
      </w:pPr>
    </w:p>
    <w:p w14:paraId="5ADBFE50" w14:textId="189B04B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Examples</w:t>
      </w:r>
      <w:r w:rsidR="006F1EE4">
        <w:rPr>
          <w:rFonts w:cs="Arial"/>
          <w:color w:val="000000"/>
          <w:lang w:val="en-CA"/>
        </w:rPr>
        <w:t>;</w:t>
      </w:r>
    </w:p>
    <w:p w14:paraId="20C74B28" w14:textId="77777777" w:rsidR="006F1EE4" w:rsidRDefault="006F1EE4" w:rsidP="002C1116">
      <w:pPr>
        <w:autoSpaceDE w:val="0"/>
        <w:autoSpaceDN w:val="0"/>
        <w:adjustRightInd w:val="0"/>
        <w:spacing w:after="0" w:line="240" w:lineRule="atLeast"/>
        <w:rPr>
          <w:rFonts w:cs="Arial"/>
          <w:color w:val="000000"/>
          <w:lang w:val="en-CA"/>
        </w:rPr>
      </w:pPr>
    </w:p>
    <w:p w14:paraId="44B82691"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67AC6AE8"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Pr>
          <w:rFonts w:cs="Arial"/>
          <w:color w:val="000000"/>
          <w:lang w:val="en-CA"/>
        </w:rPr>
        <w:t>2008-02-28T14:15:23-05</w:t>
      </w:r>
    </w:p>
    <w:p w14:paraId="5C8E2524" w14:textId="77777777" w:rsidR="002C1116" w:rsidRDefault="002C1116" w:rsidP="002C1116">
      <w:pPr>
        <w:autoSpaceDE w:val="0"/>
        <w:autoSpaceDN w:val="0"/>
        <w:adjustRightInd w:val="0"/>
        <w:spacing w:after="0" w:line="240" w:lineRule="atLeast"/>
        <w:rPr>
          <w:rFonts w:cs="Arial"/>
          <w:color w:val="000000"/>
          <w:lang w:val="en-CA"/>
        </w:rPr>
      </w:pPr>
    </w:p>
    <w:p w14:paraId="5DB15EE3" w14:textId="372759CE" w:rsidR="002C1116" w:rsidRPr="006F1EE4" w:rsidRDefault="002C1116" w:rsidP="002C1116">
      <w:pPr>
        <w:pStyle w:val="Titre4"/>
        <w:rPr>
          <w:lang w:val="en-CA"/>
        </w:rPr>
      </w:pPr>
      <w:r w:rsidRPr="00D970E9">
        <w:rPr>
          <w:lang w:val="en-CA"/>
        </w:rPr>
        <w:t>samplingMethod</w:t>
      </w:r>
    </w:p>
    <w:p w14:paraId="789211CA" w14:textId="3890BBEB" w:rsidR="002C1116" w:rsidRDefault="002C1116" w:rsidP="002C1116">
      <w:pPr>
        <w:rPr>
          <w:lang w:val="en-CA"/>
        </w:rPr>
      </w:pPr>
      <w:r>
        <w:t>If present, t</w:t>
      </w:r>
      <w:r>
        <w:rPr>
          <w:lang w:val="en-CA"/>
        </w:rPr>
        <w:t xml:space="preserve">he property </w:t>
      </w:r>
      <w:r w:rsidRPr="00A1060B">
        <w:rPr>
          <w:rStyle w:val="Entity"/>
        </w:rPr>
        <w:t>samplingMethod:Primitive::CharacterString</w:t>
      </w:r>
      <w:r>
        <w:rPr>
          <w:lang w:val="en-CA"/>
        </w:rPr>
        <w:t xml:space="preserve"> report</w:t>
      </w:r>
      <w:r w:rsidR="006F1EE4">
        <w:rPr>
          <w:lang w:val="en-CA"/>
        </w:rPr>
        <w:t>s</w:t>
      </w:r>
      <w:r>
        <w:rPr>
          <w:lang w:val="en-CA"/>
        </w:rPr>
        <w:t xml:space="preserve"> t</w:t>
      </w:r>
      <w:r w:rsidRPr="001B3235">
        <w:rPr>
          <w:lang w:val="en-CA"/>
        </w:rPr>
        <w:t>he method used to collect the specimen (e.g., diamond drilling, field mapping survey)</w:t>
      </w:r>
      <w:r>
        <w:rPr>
          <w:lang w:val="en-CA"/>
        </w:rPr>
        <w:t>.</w:t>
      </w:r>
    </w:p>
    <w:p w14:paraId="135BF897" w14:textId="79C5B835" w:rsidR="002C1116" w:rsidRPr="006F1EE4" w:rsidRDefault="002C1116" w:rsidP="002C1116">
      <w:pPr>
        <w:pStyle w:val="Titre4"/>
        <w:rPr>
          <w:lang w:val="en-CA"/>
        </w:rPr>
      </w:pPr>
      <w:r w:rsidRPr="00BF1958">
        <w:rPr>
          <w:lang w:val="en-CA"/>
        </w:rPr>
        <w:t>currentLocation</w:t>
      </w:r>
    </w:p>
    <w:p w14:paraId="4A5C655D" w14:textId="6BC051CC" w:rsidR="002C1116" w:rsidRDefault="002C1116" w:rsidP="002C1116">
      <w:pPr>
        <w:rPr>
          <w:lang w:val="en-CA"/>
        </w:rPr>
      </w:pPr>
      <w:r>
        <w:t>If present, t</w:t>
      </w:r>
      <w:r>
        <w:rPr>
          <w:lang w:val="en-CA"/>
        </w:rPr>
        <w:t xml:space="preserve">he property </w:t>
      </w:r>
      <w:r w:rsidRPr="00A1060B">
        <w:rPr>
          <w:rStyle w:val="Entity"/>
        </w:rPr>
        <w:t>currentLocation:Primitive::CharacterString</w:t>
      </w:r>
      <w:r>
        <w:rPr>
          <w:lang w:val="en-CA"/>
        </w:rPr>
        <w:t xml:space="preserve"> report</w:t>
      </w:r>
      <w:r w:rsidR="006F1EE4">
        <w:rPr>
          <w:lang w:val="en-CA"/>
        </w:rPr>
        <w:t>s</w:t>
      </w:r>
      <w:r>
        <w:rPr>
          <w:lang w:val="en-CA"/>
        </w:rPr>
        <w:t xml:space="preserve"> t</w:t>
      </w:r>
      <w:r w:rsidRPr="00BF1958">
        <w:rPr>
          <w:lang w:val="en-CA"/>
        </w:rPr>
        <w:t>he current location of the specimen (e.g., a warehouse or other repository location)</w:t>
      </w:r>
      <w:r>
        <w:rPr>
          <w:lang w:val="en-CA"/>
        </w:rPr>
        <w:t>.</w:t>
      </w:r>
    </w:p>
    <w:p w14:paraId="6136E4C7" w14:textId="448551AE" w:rsidR="002C1116" w:rsidRPr="006F1EE4" w:rsidRDefault="002C1116" w:rsidP="002C1116">
      <w:pPr>
        <w:pStyle w:val="Titre4"/>
        <w:rPr>
          <w:lang w:val="en-CA"/>
        </w:rPr>
      </w:pPr>
      <w:r>
        <w:rPr>
          <w:lang w:val="en-CA"/>
        </w:rPr>
        <w:t>source</w:t>
      </w:r>
    </w:p>
    <w:p w14:paraId="11F39E68" w14:textId="68505117" w:rsidR="002C1116" w:rsidRDefault="002C1116" w:rsidP="002C1116">
      <w:pPr>
        <w:rPr>
          <w:lang w:val="en-CA"/>
        </w:rPr>
      </w:pPr>
      <w:r>
        <w:t>If present, t</w:t>
      </w:r>
      <w:r>
        <w:rPr>
          <w:lang w:val="en-CA"/>
        </w:rPr>
        <w:t xml:space="preserve">he property </w:t>
      </w:r>
      <w:r w:rsidRPr="00A1060B">
        <w:rPr>
          <w:rStyle w:val="Entity"/>
        </w:rPr>
        <w:t>source:Primitive::CharacterString</w:t>
      </w:r>
      <w:r>
        <w:rPr>
          <w:lang w:val="en-CA"/>
        </w:rPr>
        <w:t xml:space="preserve"> report</w:t>
      </w:r>
      <w:r w:rsidR="006F1EE4">
        <w:rPr>
          <w:lang w:val="en-CA"/>
        </w:rPr>
        <w:t>s</w:t>
      </w:r>
      <w:r>
        <w:rPr>
          <w:lang w:val="en-CA"/>
        </w:rPr>
        <w:t xml:space="preserve"> the c</w:t>
      </w:r>
      <w:r w:rsidRPr="00BF1958">
        <w:rPr>
          <w:lang w:val="en-CA"/>
        </w:rPr>
        <w:t>itation of the source of the data (e.g., a publication, map, etc.)</w:t>
      </w:r>
      <w:r>
        <w:rPr>
          <w:lang w:val="en-CA"/>
        </w:rPr>
        <w:t>.</w:t>
      </w:r>
    </w:p>
    <w:p w14:paraId="7E1A5D65" w14:textId="7A7F61BB" w:rsidR="002C1116" w:rsidRPr="006F1EE4" w:rsidRDefault="002C1116" w:rsidP="002C1116">
      <w:pPr>
        <w:pStyle w:val="Titre4"/>
        <w:rPr>
          <w:lang w:val="en-CA"/>
        </w:rPr>
      </w:pPr>
      <w:r w:rsidRPr="00BF1958">
        <w:rPr>
          <w:lang w:val="en-CA"/>
        </w:rPr>
        <w:lastRenderedPageBreak/>
        <w:t>specimenType_uri</w:t>
      </w:r>
    </w:p>
    <w:p w14:paraId="547DDE2E" w14:textId="28F5F699" w:rsidR="002C1116" w:rsidRDefault="002C1116" w:rsidP="002C1116">
      <w:pPr>
        <w:rPr>
          <w:lang w:val="en-CA"/>
        </w:rPr>
      </w:pPr>
      <w:r>
        <w:rPr>
          <w:lang w:val="en-CA"/>
        </w:rPr>
        <w:t xml:space="preserve">The property </w:t>
      </w:r>
      <w:r w:rsidRPr="00A1060B">
        <w:rPr>
          <w:rStyle w:val="Entity"/>
        </w:rPr>
        <w:t>specimentType_uri:Primitive::CharacterString</w:t>
      </w:r>
      <w:r>
        <w:rPr>
          <w:lang w:val="en-CA"/>
        </w:rPr>
        <w:t xml:space="preserve"> contain</w:t>
      </w:r>
      <w:r w:rsidR="006F1EE4">
        <w:rPr>
          <w:lang w:val="en-CA"/>
        </w:rPr>
        <w:t>s</w:t>
      </w:r>
      <w:r>
        <w:rPr>
          <w:lang w:val="en-CA"/>
        </w:rPr>
        <w:t xml:space="preserve"> a </w:t>
      </w:r>
      <w:r w:rsidRPr="00BF1958">
        <w:rPr>
          <w:lang w:val="en-CA"/>
        </w:rPr>
        <w:t>URI link for a specimen type identifier from a controlled vocabulary.</w:t>
      </w:r>
    </w:p>
    <w:p w14:paraId="486022AF" w14:textId="0921C9B8" w:rsidR="002C1116" w:rsidRPr="006F1EE4" w:rsidRDefault="002C1116" w:rsidP="002C1116">
      <w:pPr>
        <w:pStyle w:val="Titre4"/>
        <w:rPr>
          <w:lang w:val="en-CA"/>
        </w:rPr>
      </w:pPr>
      <w:r w:rsidRPr="00BF1958">
        <w:rPr>
          <w:lang w:val="en-CA"/>
        </w:rPr>
        <w:t>materialClass_uri</w:t>
      </w:r>
    </w:p>
    <w:p w14:paraId="2B1F6A1E" w14:textId="4DA538F0" w:rsidR="002C1116" w:rsidRDefault="002C1116" w:rsidP="002C1116">
      <w:pPr>
        <w:rPr>
          <w:lang w:val="en-CA"/>
        </w:rPr>
      </w:pPr>
      <w:r>
        <w:rPr>
          <w:lang w:val="en-CA"/>
        </w:rPr>
        <w:t xml:space="preserve">The property </w:t>
      </w:r>
      <w:r w:rsidRPr="00A1060B">
        <w:rPr>
          <w:rStyle w:val="Entity"/>
        </w:rPr>
        <w:t>materialClass_uri</w:t>
      </w:r>
      <w:r w:rsidR="00A1060B">
        <w:rPr>
          <w:rStyle w:val="Entity"/>
        </w:rPr>
        <w:t>:Primitive::CharacterString</w:t>
      </w:r>
      <w:r w:rsidRPr="00A1060B">
        <w:rPr>
          <w:rStyle w:val="Entity"/>
        </w:rPr>
        <w:t xml:space="preserve"> </w:t>
      </w:r>
      <w:r>
        <w:rPr>
          <w:lang w:val="en-CA"/>
        </w:rPr>
        <w:t>contain</w:t>
      </w:r>
      <w:r w:rsidR="006F1EE4">
        <w:rPr>
          <w:lang w:val="en-CA"/>
        </w:rPr>
        <w:t>s</w:t>
      </w:r>
      <w:r>
        <w:rPr>
          <w:lang w:val="en-CA"/>
        </w:rPr>
        <w:t xml:space="preserve"> a </w:t>
      </w:r>
      <w:r w:rsidRPr="00BF1958">
        <w:rPr>
          <w:lang w:val="en-CA"/>
        </w:rPr>
        <w:t>URI link for a class of material drawn from a controlled vocabulary.</w:t>
      </w:r>
    </w:p>
    <w:p w14:paraId="254483EA" w14:textId="121C5FAD" w:rsidR="002C1116" w:rsidRPr="006F1EE4" w:rsidRDefault="002C1116" w:rsidP="002C1116">
      <w:pPr>
        <w:pStyle w:val="Titre4"/>
        <w:rPr>
          <w:lang w:val="en-CA"/>
        </w:rPr>
      </w:pPr>
      <w:r w:rsidRPr="00BF1958">
        <w:rPr>
          <w:lang w:val="en-CA"/>
        </w:rPr>
        <w:t>metadata_uri</w:t>
      </w:r>
    </w:p>
    <w:p w14:paraId="28A023E0" w14:textId="5D102AB9" w:rsidR="002C1116" w:rsidRPr="006F1EE4" w:rsidRDefault="002C1116" w:rsidP="006F1EE4">
      <w:pPr>
        <w:rPr>
          <w:lang w:val="en-CA"/>
        </w:rPr>
      </w:pPr>
      <w:r>
        <w:t>If present, t</w:t>
      </w:r>
      <w:r>
        <w:rPr>
          <w:lang w:val="en-CA"/>
        </w:rPr>
        <w:t xml:space="preserve">he property </w:t>
      </w:r>
      <w:r w:rsidRPr="00A1060B">
        <w:rPr>
          <w:rStyle w:val="Entity"/>
        </w:rPr>
        <w:t>metadata_uri:Primitive::CharacterString</w:t>
      </w:r>
      <w:r>
        <w:rPr>
          <w:lang w:val="en-CA"/>
        </w:rPr>
        <w:t xml:space="preserve"> contain</w:t>
      </w:r>
      <w:r w:rsidR="006F1EE4">
        <w:rPr>
          <w:lang w:val="en-CA"/>
        </w:rPr>
        <w:t>s</w:t>
      </w:r>
      <w:r>
        <w:rPr>
          <w:lang w:val="en-CA"/>
        </w:rPr>
        <w:t xml:space="preserve"> a </w:t>
      </w:r>
      <w:r w:rsidRPr="00BF1958">
        <w:rPr>
          <w:lang w:val="en-CA"/>
        </w:rPr>
        <w:t>URI link to a metadata document.</w:t>
      </w:r>
    </w:p>
    <w:p w14:paraId="16982102" w14:textId="24EEF453" w:rsidR="002C1116" w:rsidRPr="006F1EE4" w:rsidRDefault="002C1116" w:rsidP="006F1EE4">
      <w:pPr>
        <w:pStyle w:val="Titre4"/>
        <w:rPr>
          <w:lang w:val="en-CA"/>
        </w:rPr>
      </w:pPr>
      <w:r w:rsidRPr="00D970E9">
        <w:rPr>
          <w:lang w:val="en-CA"/>
        </w:rPr>
        <w:t>genericSymbolizer</w:t>
      </w:r>
    </w:p>
    <w:p w14:paraId="0968C7E5" w14:textId="27D940D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genericSymboliser:Primitive::CharacterString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2C8F29F8" w14:textId="01B3DC0E" w:rsidR="002C1116" w:rsidRPr="006F1EE4" w:rsidRDefault="002C1116" w:rsidP="006F1EE4">
      <w:pPr>
        <w:pStyle w:val="Titre4"/>
        <w:rPr>
          <w:lang w:val="en-CA"/>
        </w:rPr>
      </w:pPr>
      <w:r>
        <w:rPr>
          <w:lang w:val="en-CA"/>
        </w:rPr>
        <w:t>shape</w:t>
      </w:r>
    </w:p>
    <w:p w14:paraId="0B49CD83" w14:textId="63D0509C"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 xml:space="preserve">shape:GM_Object </w:t>
      </w:r>
      <w:r>
        <w:rPr>
          <w:rFonts w:cs="Arial"/>
          <w:color w:val="000000"/>
          <w:lang w:val="en-CA"/>
        </w:rPr>
        <w:t>contain</w:t>
      </w:r>
      <w:r w:rsidR="006F1EE4">
        <w:rPr>
          <w:rFonts w:cs="Arial"/>
          <w:color w:val="000000"/>
          <w:lang w:val="en-CA"/>
        </w:rPr>
        <w:t>s</w:t>
      </w:r>
      <w:r>
        <w:rPr>
          <w:rFonts w:cs="Arial"/>
          <w:color w:val="000000"/>
          <w:lang w:val="en-CA"/>
        </w:rPr>
        <w:t xml:space="preserve"> a </w:t>
      </w:r>
      <w:r w:rsidRPr="00BF1958">
        <w:rPr>
          <w:rFonts w:cs="Arial"/>
          <w:color w:val="000000"/>
          <w:lang w:val="en-CA"/>
        </w:rPr>
        <w:t>geometry of the specimen (generally a point)</w:t>
      </w:r>
      <w:r>
        <w:rPr>
          <w:rFonts w:cs="Arial"/>
          <w:color w:val="000000"/>
          <w:lang w:val="en-CA"/>
        </w:rPr>
        <w:t>.</w:t>
      </w:r>
    </w:p>
    <w:p w14:paraId="107A7F8C" w14:textId="23CFFAD9" w:rsidR="002C1116" w:rsidRDefault="006F1EE4" w:rsidP="002C1116">
      <w:pPr>
        <w:pStyle w:val="Titre4"/>
      </w:pPr>
      <w:r>
        <w:t>a</w:t>
      </w:r>
      <w:r w:rsidR="002C1116" w:rsidRPr="004E3A57">
        <w:t>ny</w:t>
      </w:r>
    </w:p>
    <w:p w14:paraId="467BD60E" w14:textId="77777777" w:rsidR="002C1116" w:rsidRDefault="002C1116" w:rsidP="002C1116">
      <w:r>
        <w:t xml:space="preserve">A data provider can add an arbitrary number of extra properties, as long as the instance is conformant to GML Simple Feature Level 0. </w:t>
      </w:r>
    </w:p>
    <w:p w14:paraId="17CFB9C5" w14:textId="77777777" w:rsidR="002C1116" w:rsidRDefault="002C1116" w:rsidP="002C1116"/>
    <w:p w14:paraId="17167683" w14:textId="77777777" w:rsidR="002C1116" w:rsidRDefault="002C1116" w:rsidP="002C1116">
      <w:pPr>
        <w:pStyle w:val="Titre3"/>
        <w:rPr>
          <w:lang w:val="en-CA"/>
        </w:rPr>
      </w:pPr>
      <w:bookmarkStart w:id="529" w:name="_Toc458154252"/>
      <w:r w:rsidRPr="00D14AF0">
        <w:rPr>
          <w:lang w:val="en-CA"/>
        </w:rPr>
        <w:t>GeomorphologicUnitView</w:t>
      </w:r>
      <w:bookmarkEnd w:id="529"/>
    </w:p>
    <w:p w14:paraId="53CD3F0E" w14:textId="77777777" w:rsidR="002C1116" w:rsidRDefault="002C1116" w:rsidP="002C1116">
      <w:pPr>
        <w:autoSpaceDE w:val="0"/>
        <w:autoSpaceDN w:val="0"/>
        <w:adjustRightInd w:val="0"/>
        <w:spacing w:after="0" w:line="240" w:lineRule="atLeast"/>
        <w:rPr>
          <w:rFonts w:cs="Arial"/>
          <w:color w:val="000000"/>
          <w:lang w:val="en-CA"/>
        </w:rPr>
      </w:pPr>
    </w:p>
    <w:p w14:paraId="03F8D02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7B5660B9" w14:textId="1920582D" w:rsidR="002C1116" w:rsidRDefault="001E68E4" w:rsidP="002C1116">
      <w:pPr>
        <w:keepNext/>
        <w:autoSpaceDE w:val="0"/>
        <w:autoSpaceDN w:val="0"/>
        <w:adjustRightInd w:val="0"/>
        <w:spacing w:after="0" w:line="240" w:lineRule="atLeast"/>
      </w:pPr>
      <w:r w:rsidRPr="001E68E4">
        <w:rPr>
          <w:noProof/>
          <w:lang w:val="en-CA" w:eastAsia="en-CA"/>
        </w:rPr>
        <w:drawing>
          <wp:inline distT="0" distB="0" distL="0" distR="0" wp14:anchorId="08E381CE" wp14:editId="643A8F86">
            <wp:extent cx="2424803" cy="304023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426842" cy="3042791"/>
                    </a:xfrm>
                    <a:prstGeom prst="rect">
                      <a:avLst/>
                    </a:prstGeom>
                  </pic:spPr>
                </pic:pic>
              </a:graphicData>
            </a:graphic>
          </wp:inline>
        </w:drawing>
      </w:r>
    </w:p>
    <w:p w14:paraId="3BC9A360" w14:textId="77777777" w:rsidR="002C1116" w:rsidRDefault="002C1116" w:rsidP="002C1116">
      <w:pPr>
        <w:pStyle w:val="Lgende"/>
      </w:pPr>
      <w:r>
        <w:t xml:space="preserve">Figure </w:t>
      </w:r>
      <w:r>
        <w:fldChar w:fldCharType="begin"/>
      </w:r>
      <w:r>
        <w:instrText xml:space="preserve"> SEQ Figure \* ARABIC </w:instrText>
      </w:r>
      <w:r>
        <w:fldChar w:fldCharType="separate"/>
      </w:r>
      <w:r w:rsidR="00AD44BE">
        <w:rPr>
          <w:noProof/>
        </w:rPr>
        <w:t>104</w:t>
      </w:r>
      <w:r>
        <w:fldChar w:fldCharType="end"/>
      </w:r>
      <w:r>
        <w:t xml:space="preserve"> </w:t>
      </w:r>
      <w:r w:rsidRPr="00737CF2">
        <w:t>GeomorphologicUnitView</w:t>
      </w:r>
      <w:r>
        <w:t xml:space="preserve"> feature type.</w:t>
      </w:r>
    </w:p>
    <w:p w14:paraId="418D719E" w14:textId="77777777" w:rsidR="002C1116" w:rsidRDefault="002C1116" w:rsidP="002C1116">
      <w:pPr>
        <w:autoSpaceDE w:val="0"/>
        <w:autoSpaceDN w:val="0"/>
        <w:adjustRightInd w:val="0"/>
        <w:spacing w:after="0" w:line="240" w:lineRule="atLeast"/>
        <w:rPr>
          <w:rFonts w:cs="Arial"/>
          <w:color w:val="000000"/>
          <w:lang w:val="en-CA"/>
        </w:rPr>
      </w:pPr>
      <w:r w:rsidRPr="00A1060B">
        <w:rPr>
          <w:rStyle w:val="Entity"/>
        </w:rPr>
        <w:t>GeomorphologicUnitView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GeomorphologicUnit</w:t>
      </w:r>
      <w:r w:rsidRPr="00D14AF0">
        <w:rPr>
          <w:rFonts w:cs="Arial"/>
          <w:color w:val="000000"/>
          <w:lang w:val="en-CA"/>
        </w:rPr>
        <w:t xml:space="preserve">. In GeoSciML terms this will be in instance of a </w:t>
      </w:r>
      <w:r w:rsidRPr="00A1060B">
        <w:rPr>
          <w:rStyle w:val="Entity"/>
        </w:rPr>
        <w:t>MappedFeature</w:t>
      </w:r>
      <w:r w:rsidRPr="00D14AF0">
        <w:rPr>
          <w:rFonts w:cs="Arial"/>
          <w:color w:val="000000"/>
          <w:lang w:val="en-CA"/>
        </w:rPr>
        <w:t xml:space="preserv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6A4C88C5" w14:textId="77777777" w:rsidR="002C1116" w:rsidRDefault="002C1116" w:rsidP="002C1116">
      <w:pPr>
        <w:autoSpaceDE w:val="0"/>
        <w:autoSpaceDN w:val="0"/>
        <w:adjustRightInd w:val="0"/>
        <w:spacing w:after="0" w:line="240" w:lineRule="atLeast"/>
        <w:rPr>
          <w:rFonts w:cs="Arial"/>
          <w:color w:val="000000"/>
          <w:lang w:val="en-CA"/>
        </w:rPr>
      </w:pPr>
    </w:p>
    <w:p w14:paraId="1527ED9F" w14:textId="77777777" w:rsidR="002C1116" w:rsidRDefault="002C1116" w:rsidP="002C1116">
      <w:pPr>
        <w:pStyle w:val="Titre4"/>
        <w:rPr>
          <w:lang w:val="en-CA"/>
        </w:rPr>
      </w:pPr>
      <w:r>
        <w:rPr>
          <w:lang w:val="en-CA"/>
        </w:rPr>
        <w:t>Mapping</w:t>
      </w:r>
    </w:p>
    <w:p w14:paraId="37D3B07F"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943"/>
        <w:gridCol w:w="5913"/>
      </w:tblGrid>
      <w:tr w:rsidR="002C1116" w:rsidRPr="00F62F6E" w14:paraId="7C7600CA"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4F26D9C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207D280B"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GeomorphologicUnit</w:t>
            </w:r>
          </w:p>
        </w:tc>
      </w:tr>
      <w:tr w:rsidR="002C1116" w:rsidRPr="00F62F6E" w14:paraId="41F71FB8"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6093A92" w14:textId="155867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913" w:type="dxa"/>
            <w:hideMark/>
          </w:tcPr>
          <w:p w14:paraId="3B18D02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22471DA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088B9B9" w14:textId="218638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913" w:type="dxa"/>
            <w:hideMark/>
          </w:tcPr>
          <w:p w14:paraId="5849CCE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specification:NaturalGeomorphologicFeature::name 1</w:t>
            </w:r>
          </w:p>
        </w:tc>
      </w:tr>
      <w:tr w:rsidR="002C1116" w:rsidRPr="00F62F6E" w14:paraId="3A6423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485D31" w14:textId="745EEB42"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913" w:type="dxa"/>
            <w:hideMark/>
          </w:tcPr>
          <w:p w14:paraId="7C2BE10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specification:NaturalGeomorphologicFeature::description</w:t>
            </w:r>
          </w:p>
        </w:tc>
      </w:tr>
      <w:tr w:rsidR="002C1116" w:rsidRPr="00F62F6E" w14:paraId="5DB4326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EB1F509" w14:textId="283623A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a</w:t>
            </w:r>
            <w:r w:rsidR="002C1116" w:rsidRPr="00F62F6E">
              <w:rPr>
                <w:rFonts w:ascii="Consolas" w:hAnsi="Consolas" w:cs="Consolas"/>
                <w:sz w:val="18"/>
                <w:szCs w:val="18"/>
                <w:lang w:val="en-CA" w:eastAsia="en-CA"/>
              </w:rPr>
              <w:t>ctivity</w:t>
            </w:r>
          </w:p>
        </w:tc>
        <w:tc>
          <w:tcPr>
            <w:tcW w:w="5913" w:type="dxa"/>
            <w:hideMark/>
          </w:tcPr>
          <w:p w14:paraId="7C121B7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specification:NaturalGeomorphologicFeature:activity 2</w:t>
            </w:r>
          </w:p>
        </w:tc>
      </w:tr>
      <w:tr w:rsidR="002C1116" w:rsidRPr="00F62F6E" w14:paraId="66F7DFF9"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4FE0CE7"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0141ED5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specification:NaturalGeomorphologicFeature::naturalGeomorphologicFeatureType 2</w:t>
            </w:r>
          </w:p>
          <w:p w14:paraId="5939BF0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176316E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or</w:t>
            </w:r>
          </w:p>
          <w:p w14:paraId="4F72CEF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027BEB2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specification:AnthropogenicGeomorphologicUnit::anthropogenicGeomorphologicFeatureType 2</w:t>
            </w:r>
          </w:p>
        </w:tc>
      </w:tr>
      <w:tr w:rsidR="002C1116" w:rsidRPr="00F62F6E" w14:paraId="1BDD2F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E5839E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lithology</w:t>
            </w:r>
          </w:p>
        </w:tc>
        <w:tc>
          <w:tcPr>
            <w:tcW w:w="5913" w:type="dxa"/>
            <w:hideMark/>
          </w:tcPr>
          <w:p w14:paraId="29B18F8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1</w:t>
            </w:r>
          </w:p>
        </w:tc>
      </w:tr>
      <w:tr w:rsidR="002C1116" w:rsidRPr="00F62F6E" w14:paraId="31E7E2E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F731C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4E1C61F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w:t>
            </w:r>
            <w:r w:rsidRPr="00A1060B">
              <w:rPr>
                <w:rStyle w:val="Entity"/>
              </w:rPr>
              <w:lastRenderedPageBreak/>
              <w:t>eologicUnit::geologicHistory:GeologicEvent::description 1</w:t>
            </w:r>
          </w:p>
        </w:tc>
      </w:tr>
      <w:tr w:rsidR="002C1116" w:rsidRPr="00F62F6E" w14:paraId="0DE68EA7"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F98AE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observationMethod</w:t>
            </w:r>
          </w:p>
        </w:tc>
        <w:tc>
          <w:tcPr>
            <w:tcW w:w="5913" w:type="dxa"/>
            <w:hideMark/>
          </w:tcPr>
          <w:p w14:paraId="2B52432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specification:GeomorphologicUnit::observationMethod:Category::value 1</w:t>
            </w:r>
          </w:p>
        </w:tc>
      </w:tr>
      <w:tr w:rsidR="002C1116" w:rsidRPr="00F62F6E" w14:paraId="15945D8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0FB56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535A1FE"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positionalAccuracy::value</w:t>
            </w:r>
          </w:p>
        </w:tc>
      </w:tr>
      <w:tr w:rsidR="002C1116" w:rsidRPr="00F62F6E" w14:paraId="6560CD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7D4A5C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33E7F9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0215E68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DB0590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153ACB9"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specification:NaturalGeomorphologicFeature::activity</w:t>
            </w:r>
          </w:p>
        </w:tc>
      </w:tr>
      <w:tr w:rsidR="002C1116" w:rsidRPr="00F62F6E" w14:paraId="1CB48E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38F700" w14:textId="15F2B6D2" w:rsidR="002C1116" w:rsidRPr="00F62F6E" w:rsidRDefault="001E68E4" w:rsidP="003811C7">
            <w:pPr>
              <w:spacing w:after="0"/>
              <w:rPr>
                <w:rFonts w:ascii="Consolas" w:hAnsi="Consolas" w:cs="Consolas"/>
                <w:sz w:val="18"/>
                <w:szCs w:val="18"/>
                <w:lang w:val="en-CA" w:eastAsia="en-CA"/>
              </w:rPr>
            </w:pPr>
            <w:r w:rsidRPr="001E68E4">
              <w:rPr>
                <w:rFonts w:ascii="Consolas" w:hAnsi="Consolas" w:cs="Consolas"/>
                <w:sz w:val="18"/>
                <w:szCs w:val="18"/>
                <w:lang w:val="en-CA" w:eastAsia="en-CA"/>
              </w:rPr>
              <w:t>geomorphologicFeatureType</w:t>
            </w:r>
          </w:p>
        </w:tc>
        <w:tc>
          <w:tcPr>
            <w:tcW w:w="5913" w:type="dxa"/>
            <w:hideMark/>
          </w:tcPr>
          <w:p w14:paraId="2D687DF3" w14:textId="1060F174" w:rsidR="002C1116" w:rsidRPr="00A1060B" w:rsidRDefault="00E81614"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typeOf(specification/*)::name()</w:t>
            </w:r>
          </w:p>
        </w:tc>
      </w:tr>
      <w:tr w:rsidR="002C1116" w:rsidRPr="00F62F6E" w14:paraId="178321B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5C34EC9" w14:textId="43A618B8" w:rsidR="002C1116" w:rsidRPr="00F62F6E" w:rsidRDefault="001E68E4" w:rsidP="003811C7">
            <w:pPr>
              <w:spacing w:after="0"/>
              <w:rPr>
                <w:rFonts w:ascii="Consolas" w:hAnsi="Consolas" w:cs="Consolas"/>
                <w:sz w:val="18"/>
                <w:szCs w:val="18"/>
                <w:lang w:val="en-CA" w:eastAsia="en-CA"/>
              </w:rPr>
            </w:pPr>
            <w:r w:rsidRPr="001E68E4">
              <w:rPr>
                <w:rFonts w:ascii="Consolas" w:hAnsi="Consolas" w:cs="Consolas"/>
                <w:sz w:val="18"/>
                <w:szCs w:val="18"/>
                <w:lang w:val="en-CA" w:eastAsia="en-CA"/>
              </w:rPr>
              <w:t>geomorphologicFeatureType</w:t>
            </w:r>
            <w:r w:rsidR="002C1116" w:rsidRPr="00F62F6E">
              <w:rPr>
                <w:rFonts w:ascii="Consolas" w:hAnsi="Consolas" w:cs="Consolas"/>
                <w:sz w:val="18"/>
                <w:szCs w:val="18"/>
                <w:lang w:val="en-CA" w:eastAsia="en-CA"/>
              </w:rPr>
              <w:t>_uri</w:t>
            </w:r>
          </w:p>
        </w:tc>
        <w:tc>
          <w:tcPr>
            <w:tcW w:w="5913" w:type="dxa"/>
            <w:hideMark/>
          </w:tcPr>
          <w:p w14:paraId="40B2696C" w14:textId="721B9713" w:rsidR="002C1116" w:rsidRPr="00A1060B" w:rsidRDefault="00E81614" w:rsidP="00E81614">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typeOf(specification/*)::typeName()</w:t>
            </w:r>
          </w:p>
        </w:tc>
      </w:tr>
      <w:tr w:rsidR="002C1116" w:rsidRPr="00F62F6E" w14:paraId="0535488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B115E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50A280D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specification:GeomorphologicUnit::geologicUnitType 3</w:t>
            </w:r>
          </w:p>
        </w:tc>
      </w:tr>
      <w:tr w:rsidR="002C1116" w:rsidRPr="00F62F6E" w14:paraId="4C911E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82BC15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71A4710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3</w:t>
            </w:r>
          </w:p>
        </w:tc>
      </w:tr>
      <w:tr w:rsidR="002C1116" w:rsidRPr="00F62F6E" w14:paraId="32629B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6505D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0425A9B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specification:GeomorphologicUnit::geologicHistory:</w:t>
            </w:r>
          </w:p>
          <w:p w14:paraId="33ED51A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GeologicEvent 3</w:t>
            </w:r>
          </w:p>
        </w:tc>
      </w:tr>
      <w:tr w:rsidR="002C1116" w:rsidRPr="00F62F6E" w14:paraId="57CEFC3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BEEDF88"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6602265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 GeomorphologicUnit::geologicHistory:</w:t>
            </w:r>
          </w:p>
          <w:p w14:paraId="7B85D1C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GeologicEvent:NumericAge 1</w:t>
            </w:r>
          </w:p>
        </w:tc>
      </w:tr>
      <w:tr w:rsidR="002C1116" w:rsidRPr="00F62F6E" w14:paraId="66174DF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AEBA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5C2DDA2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73EA3E5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167B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248DEDD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 3</w:t>
            </w:r>
          </w:p>
        </w:tc>
      </w:tr>
      <w:tr w:rsidR="002C1116" w:rsidRPr="00F62F6E" w14:paraId="1EFB26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C66D61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103010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783B697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0BEA9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833D9E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2D6147B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A496EC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E2B3723"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AEEFCB4" w14:textId="77777777" w:rsidR="002C1116" w:rsidRPr="00F62F6E"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080894B8" w14:textId="77777777" w:rsidR="002C1116" w:rsidRDefault="002C1116" w:rsidP="002C1116">
      <w:pPr>
        <w:autoSpaceDE w:val="0"/>
        <w:autoSpaceDN w:val="0"/>
        <w:adjustRightInd w:val="0"/>
        <w:spacing w:after="0" w:line="240" w:lineRule="atLeast"/>
        <w:rPr>
          <w:rFonts w:cs="Arial"/>
          <w:color w:val="000000"/>
          <w:lang w:val="en-CA"/>
        </w:rPr>
      </w:pPr>
    </w:p>
    <w:p w14:paraId="0180D017" w14:textId="3539DC93" w:rsidR="002C1116" w:rsidRPr="006F1EE4" w:rsidRDefault="002C1116" w:rsidP="002C1116">
      <w:pPr>
        <w:pStyle w:val="Titre4"/>
        <w:rPr>
          <w:lang w:val="en-CA"/>
        </w:rPr>
      </w:pPr>
      <w:r>
        <w:rPr>
          <w:lang w:val="en-CA"/>
        </w:rPr>
        <w:t>identifier</w:t>
      </w:r>
    </w:p>
    <w:p w14:paraId="45BBA100" w14:textId="77777777" w:rsidR="002C1116" w:rsidRDefault="002C1116" w:rsidP="002C1116">
      <w:r w:rsidRPr="00D970E9">
        <w:t xml:space="preserve">Globally unique </w:t>
      </w:r>
      <w:r w:rsidRPr="00A1060B">
        <w:rPr>
          <w:rStyle w:val="Entity"/>
        </w:rPr>
        <w:t>identifier:Primitive::CharacterString</w:t>
      </w:r>
      <w:r>
        <w:t xml:space="preserve"> shall uniquely identifies a tuple within the dataset</w:t>
      </w:r>
      <w:r w:rsidRPr="00D96958">
        <w:t xml:space="preserve"> </w:t>
      </w:r>
      <w:r>
        <w:t xml:space="preserve">and be formatted as an </w:t>
      </w:r>
      <w:r>
        <w:rPr>
          <w:lang w:val="en-CA"/>
        </w:rPr>
        <w:t>absolute URI conformant to RFC 3986.</w:t>
      </w:r>
    </w:p>
    <w:p w14:paraId="4A1C6201"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47DD48" w14:textId="77777777" w:rsidTr="003811C7">
        <w:trPr>
          <w:cantSplit/>
        </w:trPr>
        <w:tc>
          <w:tcPr>
            <w:tcW w:w="4219" w:type="dxa"/>
            <w:tcBorders>
              <w:right w:val="nil"/>
            </w:tcBorders>
            <w:shd w:val="clear" w:color="auto" w:fill="auto"/>
          </w:tcPr>
          <w:p w14:paraId="3DE89FF9" w14:textId="16D49E3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/gsml4-lite/geomorphologicunitview-identifier</w:t>
            </w:r>
          </w:p>
        </w:tc>
        <w:tc>
          <w:tcPr>
            <w:tcW w:w="4678" w:type="dxa"/>
            <w:tcBorders>
              <w:left w:val="nil"/>
            </w:tcBorders>
            <w:shd w:val="clear" w:color="auto" w:fill="auto"/>
          </w:tcPr>
          <w:p w14:paraId="204DE49B" w14:textId="77777777" w:rsidR="002C1116" w:rsidRPr="00D12552" w:rsidRDefault="002C1116" w:rsidP="003811C7">
            <w:pPr>
              <w:pStyle w:val="Tabletext10"/>
              <w:jc w:val="left"/>
              <w:rPr>
                <w:rStyle w:val="reqtext"/>
                <w:lang w:val="en-CA"/>
              </w:rPr>
            </w:pPr>
            <w:r>
              <w:rPr>
                <w:rStyle w:val="reqtext"/>
                <w:lang w:val="en-CA"/>
              </w:rPr>
              <w:t>identifier SHOULD correspond to a representation of GeoSciML MappedFeature.</w:t>
            </w:r>
          </w:p>
        </w:tc>
      </w:tr>
    </w:tbl>
    <w:p w14:paraId="4B00FE3A" w14:textId="77777777" w:rsidR="002C1116" w:rsidRDefault="002C1116" w:rsidP="002C1116">
      <w:pPr>
        <w:autoSpaceDE w:val="0"/>
        <w:autoSpaceDN w:val="0"/>
        <w:adjustRightInd w:val="0"/>
        <w:spacing w:after="0" w:line="240" w:lineRule="atLeast"/>
        <w:rPr>
          <w:rFonts w:cs="Arial"/>
          <w:color w:val="000000"/>
          <w:lang w:val="en-CA"/>
        </w:rPr>
      </w:pPr>
    </w:p>
    <w:p w14:paraId="0025E691" w14:textId="77777777" w:rsidR="002C1116" w:rsidRDefault="002C1116" w:rsidP="002C1116">
      <w:pPr>
        <w:autoSpaceDE w:val="0"/>
        <w:autoSpaceDN w:val="0"/>
        <w:adjustRightInd w:val="0"/>
        <w:spacing w:after="0" w:line="240" w:lineRule="atLeast"/>
        <w:rPr>
          <w:rFonts w:cs="Arial"/>
          <w:color w:val="000000"/>
          <w:lang w:val="en-CA"/>
        </w:rPr>
      </w:pPr>
    </w:p>
    <w:p w14:paraId="490B06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GeoSciML MappedFeature.</w:t>
      </w:r>
    </w:p>
    <w:p w14:paraId="47162338" w14:textId="77777777" w:rsidR="002C1116" w:rsidRDefault="002C1116" w:rsidP="002C1116">
      <w:pPr>
        <w:autoSpaceDE w:val="0"/>
        <w:autoSpaceDN w:val="0"/>
        <w:adjustRightInd w:val="0"/>
        <w:spacing w:after="0" w:line="240" w:lineRule="atLeast"/>
        <w:rPr>
          <w:rFonts w:cs="Arial"/>
          <w:color w:val="000000"/>
          <w:lang w:val="en-CA"/>
        </w:rPr>
      </w:pPr>
    </w:p>
    <w:p w14:paraId="5D9CA4BA" w14:textId="7B8EB673" w:rsidR="002C1116" w:rsidRPr="006F1EE4" w:rsidRDefault="002C1116" w:rsidP="002C1116">
      <w:pPr>
        <w:pStyle w:val="Titre4"/>
        <w:rPr>
          <w:lang w:val="en-CA"/>
        </w:rPr>
      </w:pPr>
      <w:r>
        <w:rPr>
          <w:lang w:val="en-CA"/>
        </w:rPr>
        <w:t>name</w:t>
      </w:r>
    </w:p>
    <w:p w14:paraId="5D686BAE" w14:textId="199A581C" w:rsidR="002C1116" w:rsidRDefault="002C1116" w:rsidP="002C1116">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 xml:space="preserve">property </w:t>
      </w:r>
      <w:r w:rsidRPr="00A1060B">
        <w:rPr>
          <w:rStyle w:val="Entity"/>
        </w:rPr>
        <w:t>name:Primitive::CharacterString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1A4D2E">
        <w:rPr>
          <w:rFonts w:cs="Arial"/>
          <w:color w:val="000000"/>
          <w:lang w:val="en-CA"/>
        </w:rPr>
        <w:t>isplay name for the GeomorphologicUnit.</w:t>
      </w:r>
    </w:p>
    <w:p w14:paraId="09F7D293" w14:textId="77777777" w:rsidR="002C1116" w:rsidRDefault="002C1116" w:rsidP="002C1116">
      <w:pPr>
        <w:autoSpaceDE w:val="0"/>
        <w:autoSpaceDN w:val="0"/>
        <w:adjustRightInd w:val="0"/>
        <w:spacing w:after="0" w:line="240" w:lineRule="atLeast"/>
        <w:rPr>
          <w:rFonts w:cs="Arial"/>
          <w:color w:val="000000"/>
          <w:lang w:val="en-CA"/>
        </w:rPr>
      </w:pPr>
    </w:p>
    <w:p w14:paraId="13AA5892" w14:textId="3A456426" w:rsidR="002C1116" w:rsidRPr="006F1EE4" w:rsidRDefault="002C1116" w:rsidP="006F1EE4">
      <w:pPr>
        <w:pStyle w:val="Titre4"/>
        <w:rPr>
          <w:lang w:val="en-CA"/>
        </w:rPr>
      </w:pPr>
      <w:r w:rsidRPr="00D970E9">
        <w:rPr>
          <w:lang w:val="en-CA"/>
        </w:rPr>
        <w:lastRenderedPageBreak/>
        <w:t>description</w:t>
      </w:r>
    </w:p>
    <w:p w14:paraId="77845169" w14:textId="0D55034E"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description:Primitive::CharacterString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human readable t</w:t>
      </w:r>
      <w:r w:rsidRPr="001A4D2E">
        <w:rPr>
          <w:rFonts w:cs="Arial"/>
          <w:color w:val="000000"/>
          <w:lang w:val="en-CA"/>
        </w:rPr>
        <w:t>ext description of the GeomorphologicUnit, typically taken from an entry on a map legend.</w:t>
      </w:r>
    </w:p>
    <w:p w14:paraId="2D9ED307" w14:textId="396449B0" w:rsidR="002C1116" w:rsidRPr="006F1EE4" w:rsidRDefault="002C1116" w:rsidP="006F1EE4">
      <w:pPr>
        <w:pStyle w:val="Titre4"/>
        <w:rPr>
          <w:lang w:val="en-CA"/>
        </w:rPr>
      </w:pPr>
      <w:r>
        <w:rPr>
          <w:lang w:val="en-CA"/>
        </w:rPr>
        <w:t>a</w:t>
      </w:r>
      <w:r w:rsidRPr="00D970E9">
        <w:rPr>
          <w:lang w:val="en-CA"/>
        </w:rPr>
        <w:t>ctivity</w:t>
      </w:r>
    </w:p>
    <w:p w14:paraId="006A92E8" w14:textId="09CDD1EA"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activity:Primitive::CharacterString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1A4D2E">
        <w:rPr>
          <w:rFonts w:cs="Arial"/>
          <w:color w:val="000000"/>
          <w:lang w:val="en-CA"/>
        </w:rPr>
        <w:t>erm to specify if the feature is changing and how fast</w:t>
      </w:r>
      <w:r>
        <w:rPr>
          <w:rFonts w:cs="Arial"/>
          <w:color w:val="000000"/>
          <w:lang w:val="en-CA"/>
        </w:rPr>
        <w:t>. E</w:t>
      </w:r>
      <w:r w:rsidRPr="001A4D2E">
        <w:rPr>
          <w:rFonts w:cs="Arial"/>
          <w:color w:val="000000"/>
          <w:lang w:val="en-CA"/>
        </w:rPr>
        <w:t>.g. active, dormant, stable</w:t>
      </w:r>
      <w:r>
        <w:rPr>
          <w:rFonts w:cs="Arial"/>
          <w:color w:val="000000"/>
          <w:lang w:val="en-CA"/>
        </w:rPr>
        <w:t>.  To report an identifier from a controlled vocabula</w:t>
      </w:r>
      <w:r w:rsidR="006F1EE4">
        <w:rPr>
          <w:rFonts w:cs="Arial"/>
          <w:color w:val="000000"/>
          <w:lang w:val="en-CA"/>
        </w:rPr>
        <w:t xml:space="preserve">ry, </w:t>
      </w:r>
      <w:r w:rsidR="006F1EE4" w:rsidRPr="00A1060B">
        <w:rPr>
          <w:rStyle w:val="Entity"/>
        </w:rPr>
        <w:t>activity_uri</w:t>
      </w:r>
      <w:r w:rsidR="006F1EE4">
        <w:rPr>
          <w:rFonts w:cs="Arial"/>
          <w:color w:val="000000"/>
          <w:lang w:val="en-CA"/>
        </w:rPr>
        <w:t xml:space="preserve"> shall be used.</w:t>
      </w:r>
    </w:p>
    <w:p w14:paraId="75C26A12" w14:textId="42784223" w:rsidR="002C1116" w:rsidRPr="006F1EE4" w:rsidRDefault="001E68E4" w:rsidP="001E68E4">
      <w:pPr>
        <w:pStyle w:val="Titre4"/>
        <w:rPr>
          <w:lang w:val="en-CA"/>
        </w:rPr>
      </w:pPr>
      <w:r w:rsidRPr="001E68E4">
        <w:rPr>
          <w:lang w:val="en-CA"/>
        </w:rPr>
        <w:t>geomorphologicFeatureType</w:t>
      </w:r>
    </w:p>
    <w:p w14:paraId="5676F295" w14:textId="5733DA9A"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001E68E4" w:rsidRPr="001E68E4">
        <w:rPr>
          <w:rStyle w:val="Entity"/>
        </w:rPr>
        <w:t>geomorphologicFeatureType</w:t>
      </w:r>
      <w:r w:rsidRPr="00A1060B">
        <w:rPr>
          <w:rStyle w:val="Entity"/>
        </w:rPr>
        <w:t>:Primitive::CharacterString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D41C9A">
        <w:rPr>
          <w:rFonts w:cs="Arial"/>
          <w:color w:val="000000"/>
          <w:lang w:val="en-CA"/>
        </w:rPr>
        <w:t>erm to specify a b</w:t>
      </w:r>
      <w:r>
        <w:rPr>
          <w:rFonts w:cs="Arial"/>
          <w:color w:val="000000"/>
          <w:lang w:val="en-CA"/>
        </w:rPr>
        <w:t>road classification of landform</w:t>
      </w:r>
      <w:r w:rsidRPr="00D41C9A">
        <w:rPr>
          <w:rFonts w:cs="Arial"/>
          <w:color w:val="000000"/>
          <w:lang w:val="en-CA"/>
        </w:rPr>
        <w:t>. (e.g., anthropogenic, natural)</w:t>
      </w:r>
      <w:r>
        <w:rPr>
          <w:rFonts w:cs="Arial"/>
          <w:color w:val="000000"/>
          <w:lang w:val="en-CA"/>
        </w:rPr>
        <w:t xml:space="preserve">.  To report an identifier from a controlled vocabulary, </w:t>
      </w:r>
      <w:r w:rsidR="001E68E4" w:rsidRPr="001E68E4">
        <w:rPr>
          <w:rStyle w:val="Entity"/>
        </w:rPr>
        <w:t>geomorphologicFeatureType</w:t>
      </w:r>
      <w:r w:rsidR="006F1EE4" w:rsidRPr="00A1060B">
        <w:rPr>
          <w:rStyle w:val="Entity"/>
        </w:rPr>
        <w:t xml:space="preserve">_uri </w:t>
      </w:r>
      <w:r w:rsidR="006F1EE4">
        <w:rPr>
          <w:rFonts w:cs="Arial"/>
          <w:color w:val="000000"/>
          <w:lang w:val="en-CA"/>
        </w:rPr>
        <w:t>shall be used.</w:t>
      </w:r>
    </w:p>
    <w:p w14:paraId="74F9D121" w14:textId="4E9F9D59" w:rsidR="002C1116" w:rsidRPr="006F1EE4" w:rsidRDefault="002C1116" w:rsidP="006F1EE4">
      <w:pPr>
        <w:pStyle w:val="Titre4"/>
        <w:rPr>
          <w:lang w:val="en-CA"/>
        </w:rPr>
      </w:pPr>
      <w:r w:rsidRPr="00D970E9">
        <w:rPr>
          <w:lang w:val="en-CA"/>
        </w:rPr>
        <w:t>unitType</w:t>
      </w:r>
    </w:p>
    <w:p w14:paraId="4F679E73" w14:textId="1DD9A06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term for the t</w:t>
      </w:r>
      <w:r w:rsidRPr="00D41C9A">
        <w:rPr>
          <w:rFonts w:cs="Arial"/>
          <w:color w:val="000000"/>
          <w:lang w:val="en-CA"/>
        </w:rPr>
        <w:t xml:space="preserve">ype of </w:t>
      </w:r>
      <w:r w:rsidRPr="00A1060B">
        <w:rPr>
          <w:rStyle w:val="Entity"/>
        </w:rPr>
        <w:t>GeomorphologicUnit</w:t>
      </w:r>
      <w:r w:rsidRPr="00D41C9A">
        <w:rPr>
          <w:rFonts w:cs="Arial"/>
          <w:color w:val="000000"/>
          <w:lang w:val="en-CA"/>
        </w:rPr>
        <w:t xml:space="preserve"> (e.g., hill, crater, moraine, plain)</w:t>
      </w:r>
      <w:r>
        <w:rPr>
          <w:rFonts w:cs="Arial"/>
          <w:color w:val="000000"/>
          <w:lang w:val="en-CA"/>
        </w:rPr>
        <w:t xml:space="preserve">.  To report an identifier from a controlled vocabulary, </w:t>
      </w:r>
      <w:r w:rsidRPr="00A1060B">
        <w:rPr>
          <w:rStyle w:val="Entity"/>
        </w:rPr>
        <w:t>unitType_uri</w:t>
      </w:r>
      <w:r>
        <w:rPr>
          <w:rFonts w:cs="Arial"/>
          <w:color w:val="000000"/>
          <w:lang w:val="en-CA"/>
        </w:rPr>
        <w:t xml:space="preserve"> shall b</w:t>
      </w:r>
      <w:r w:rsidR="006F1EE4">
        <w:rPr>
          <w:rFonts w:cs="Arial"/>
          <w:color w:val="000000"/>
          <w:lang w:val="en-CA"/>
        </w:rPr>
        <w:t>e used.</w:t>
      </w:r>
    </w:p>
    <w:p w14:paraId="25BB5360" w14:textId="6491D425" w:rsidR="002C1116" w:rsidRPr="006F1EE4" w:rsidRDefault="002C1116" w:rsidP="006F1EE4">
      <w:pPr>
        <w:pStyle w:val="Titre4"/>
        <w:rPr>
          <w:lang w:val="en-CA"/>
        </w:rPr>
      </w:pPr>
      <w:r>
        <w:rPr>
          <w:lang w:val="en-CA"/>
        </w:rPr>
        <w:t>lithology</w:t>
      </w:r>
    </w:p>
    <w:p w14:paraId="54D23D5F" w14:textId="3EC7D47F"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lithology:Primitive::CharacterString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text, </w:t>
      </w:r>
      <w:r w:rsidRPr="00D41C9A">
        <w:rPr>
          <w:rFonts w:cs="Arial"/>
          <w:color w:val="000000"/>
          <w:lang w:val="en-CA"/>
        </w:rPr>
        <w:t>possibly formatted with formal syntax</w:t>
      </w:r>
      <w:r>
        <w:rPr>
          <w:rFonts w:cs="Arial"/>
          <w:color w:val="000000"/>
          <w:lang w:val="en-CA"/>
        </w:rPr>
        <w:t xml:space="preserve"> (</w:t>
      </w:r>
      <w:r w:rsidR="00D41FCD">
        <w:rPr>
          <w:rFonts w:cs="Arial"/>
          <w:color w:val="000000"/>
          <w:lang w:val="en-CA"/>
        </w:rPr>
        <w:t xml:space="preserve">see </w:t>
      </w:r>
      <w:r w:rsidR="00D41FCD">
        <w:rPr>
          <w:rFonts w:cs="Arial"/>
          <w:color w:val="000000"/>
          <w:lang w:val="en-CA"/>
        </w:rPr>
        <w:fldChar w:fldCharType="begin"/>
      </w:r>
      <w:r w:rsidR="00D41FCD">
        <w:rPr>
          <w:rFonts w:cs="Arial"/>
          <w:color w:val="000000"/>
          <w:lang w:val="en-CA"/>
        </w:rPr>
        <w:instrText xml:space="preserve"> REF _Ref458067477 \r \h </w:instrText>
      </w:r>
      <w:r w:rsidR="00D41FCD">
        <w:rPr>
          <w:rFonts w:cs="Arial"/>
          <w:color w:val="000000"/>
          <w:lang w:val="en-CA"/>
        </w:rPr>
      </w:r>
      <w:r w:rsidR="00D41FCD">
        <w:rPr>
          <w:rFonts w:cs="Arial"/>
          <w:color w:val="000000"/>
          <w:lang w:val="en-CA"/>
        </w:rPr>
        <w:fldChar w:fldCharType="separate"/>
      </w:r>
      <w:r w:rsidR="00AD44BE">
        <w:rPr>
          <w:rFonts w:cs="Arial"/>
          <w:color w:val="000000"/>
          <w:lang w:val="en-CA"/>
        </w:rPr>
        <w:t>8.9.2.3</w:t>
      </w:r>
      <w:r w:rsidR="00D41FCD">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 xml:space="preserve">description of the </w:t>
      </w:r>
      <w:r w:rsidRPr="00A1060B">
        <w:rPr>
          <w:rStyle w:val="Entity"/>
        </w:rPr>
        <w:t>GeomorphologicUnit</w:t>
      </w:r>
      <w:r w:rsidRPr="00D41C9A">
        <w:rPr>
          <w:rFonts w:cs="Arial"/>
          <w:color w:val="000000"/>
          <w:lang w:val="en-CA"/>
        </w:rPr>
        <w:t>'s lithological composition.</w:t>
      </w:r>
      <w:r>
        <w:rPr>
          <w:rFonts w:cs="Arial"/>
          <w:color w:val="000000"/>
          <w:lang w:val="en-CA"/>
        </w:rPr>
        <w:t xml:space="preserve">  To report an identifier from a controlled vocabulary, </w:t>
      </w:r>
      <w:r w:rsidRPr="00A1060B">
        <w:rPr>
          <w:rStyle w:val="Entity"/>
        </w:rPr>
        <w:t>representativeLithology_uri</w:t>
      </w:r>
      <w:r w:rsidR="006F1EE4" w:rsidRPr="00A1060B">
        <w:rPr>
          <w:rStyle w:val="Entity"/>
        </w:rPr>
        <w:t xml:space="preserve"> </w:t>
      </w:r>
      <w:r w:rsidR="006F1EE4">
        <w:rPr>
          <w:rFonts w:cs="Arial"/>
          <w:color w:val="000000"/>
          <w:lang w:val="en-CA"/>
        </w:rPr>
        <w:t>shall be used.</w:t>
      </w:r>
    </w:p>
    <w:p w14:paraId="4E97B71D" w14:textId="0246CCE7" w:rsidR="002C1116" w:rsidRPr="006F1EE4" w:rsidRDefault="002C1116" w:rsidP="006F1EE4">
      <w:pPr>
        <w:pStyle w:val="Titre4"/>
        <w:rPr>
          <w:lang w:val="en-CA"/>
        </w:rPr>
      </w:pPr>
      <w:r w:rsidRPr="00C50276">
        <w:rPr>
          <w:lang w:val="en-CA"/>
        </w:rPr>
        <w:t>geologicHistory</w:t>
      </w:r>
    </w:p>
    <w:p w14:paraId="3F0B6185" w14:textId="28C7DFD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geologicHistory:Primitive::CharacterString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 </w:t>
      </w:r>
      <w:r w:rsidR="00D41FCD">
        <w:rPr>
          <w:rFonts w:cs="Arial"/>
          <w:color w:val="000000"/>
          <w:lang w:val="en-CA"/>
        </w:rPr>
        <w:t xml:space="preserve">(see </w:t>
      </w:r>
      <w:r w:rsidR="00D41FCD">
        <w:rPr>
          <w:rFonts w:cs="Arial"/>
          <w:color w:val="000000"/>
          <w:lang w:val="en-CA"/>
        </w:rPr>
        <w:fldChar w:fldCharType="begin"/>
      </w:r>
      <w:r w:rsidR="00D41FCD">
        <w:rPr>
          <w:rFonts w:cs="Arial"/>
          <w:color w:val="000000"/>
          <w:lang w:val="en-CA"/>
        </w:rPr>
        <w:instrText xml:space="preserve"> REF _Ref458067477 \r \h </w:instrText>
      </w:r>
      <w:r w:rsidR="00D41FCD">
        <w:rPr>
          <w:rFonts w:cs="Arial"/>
          <w:color w:val="000000"/>
          <w:lang w:val="en-CA"/>
        </w:rPr>
      </w:r>
      <w:r w:rsidR="00D41FCD">
        <w:rPr>
          <w:rFonts w:cs="Arial"/>
          <w:color w:val="000000"/>
          <w:lang w:val="en-CA"/>
        </w:rPr>
        <w:fldChar w:fldCharType="separate"/>
      </w:r>
      <w:r w:rsidR="00AD44BE">
        <w:rPr>
          <w:rFonts w:cs="Arial"/>
          <w:color w:val="000000"/>
          <w:lang w:val="en-CA"/>
        </w:rPr>
        <w:t>8.9.2.3</w:t>
      </w:r>
      <w:r w:rsidR="00D41FCD">
        <w:rPr>
          <w:rFonts w:cs="Arial"/>
          <w:color w:val="000000"/>
          <w:lang w:val="en-CA"/>
        </w:rPr>
        <w:fldChar w:fldCharType="end"/>
      </w:r>
      <w:r w:rsidR="00D41FCD" w:rsidRPr="00D41C9A">
        <w:rPr>
          <w:rFonts w:cs="Arial"/>
          <w:color w:val="000000"/>
          <w:lang w:val="en-CA"/>
        </w:rPr>
        <w:t>)</w:t>
      </w:r>
      <w:r w:rsidR="00D41FCD">
        <w:rPr>
          <w:rFonts w:cs="Arial"/>
          <w:color w:val="000000"/>
          <w:lang w:val="en-CA"/>
        </w:rPr>
        <w:t>,</w:t>
      </w:r>
      <w:r w:rsidR="00D41FCD" w:rsidRPr="00D41C9A">
        <w:rPr>
          <w:rFonts w:cs="Arial"/>
          <w:color w:val="000000"/>
          <w:lang w:val="en-CA"/>
        </w:rPr>
        <w:t xml:space="preserve"> </w:t>
      </w:r>
      <w:r>
        <w:rPr>
          <w:rFonts w:cs="Arial"/>
          <w:color w:val="000000"/>
          <w:lang w:val="en-CA"/>
        </w:rPr>
        <w:t>for the</w:t>
      </w:r>
      <w:r w:rsidRPr="00C50276">
        <w:rPr>
          <w:rFonts w:cs="Arial"/>
          <w:color w:val="000000"/>
          <w:lang w:val="en-CA"/>
        </w:rPr>
        <w:t xml:space="preserve"> description of the age of the </w:t>
      </w:r>
      <w:r w:rsidRPr="00A1060B">
        <w:rPr>
          <w:rStyle w:val="Entity"/>
        </w:rPr>
        <w:t>GeomorphologicUnit</w:t>
      </w:r>
      <w:r w:rsidRPr="00C50276">
        <w:rPr>
          <w:rFonts w:cs="Arial"/>
          <w:color w:val="000000"/>
          <w:lang w:val="en-CA"/>
        </w:rPr>
        <w:t xml:space="preserve"> (where age is a sequence of events and may include process and environment information).</w:t>
      </w:r>
      <w:r>
        <w:rPr>
          <w:rFonts w:cs="Arial"/>
          <w:color w:val="000000"/>
          <w:lang w:val="en-CA"/>
        </w:rPr>
        <w:t xml:space="preserve">  To report identifier from a controlled vocabulary, </w:t>
      </w:r>
      <w:r w:rsidRPr="00A1060B">
        <w:rPr>
          <w:rStyle w:val="Entity"/>
        </w:rPr>
        <w:t>representativeAge_uri</w:t>
      </w:r>
      <w:r>
        <w:rPr>
          <w:rFonts w:cs="Arial"/>
          <w:color w:val="000000"/>
          <w:lang w:val="en-CA"/>
        </w:rPr>
        <w:t xml:space="preserve"> shall be used.</w:t>
      </w:r>
    </w:p>
    <w:p w14:paraId="1934C156" w14:textId="0171E5A3" w:rsidR="002C1116" w:rsidRPr="006F1EE4" w:rsidRDefault="002C1116" w:rsidP="006F1EE4">
      <w:pPr>
        <w:pStyle w:val="Titre4"/>
        <w:rPr>
          <w:lang w:val="en-CA"/>
        </w:rPr>
      </w:pPr>
      <w:r w:rsidRPr="00AB423B">
        <w:rPr>
          <w:lang w:val="en-CA"/>
        </w:rPr>
        <w:t>representativeNumericAge</w:t>
      </w:r>
    </w:p>
    <w:p w14:paraId="7C2D452D" w14:textId="0FF414F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representativeNumericAge:Primitive::Number</w:t>
      </w:r>
      <w:r>
        <w:rPr>
          <w:rFonts w:cs="Arial"/>
          <w:color w:val="000000"/>
          <w:lang w:val="en-CA"/>
        </w:rPr>
        <w:t xml:space="preserve"> contain</w:t>
      </w:r>
      <w:r w:rsidR="006F1EE4">
        <w:rPr>
          <w:rFonts w:cs="Arial"/>
          <w:color w:val="000000"/>
          <w:lang w:val="en-CA"/>
        </w:rPr>
        <w:t>s</w:t>
      </w:r>
      <w:r>
        <w:rPr>
          <w:rFonts w:cs="Arial"/>
          <w:color w:val="000000"/>
          <w:lang w:val="en-CA"/>
        </w:rPr>
        <w:t xml:space="preserve">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w:t>
      </w:r>
      <w:r w:rsidR="006F1EE4">
        <w:rPr>
          <w:rFonts w:cs="Arial"/>
          <w:color w:val="000000"/>
          <w:lang w:val="en-CA"/>
        </w:rPr>
        <w:t>tive age in million years (Ma).</w:t>
      </w:r>
    </w:p>
    <w:p w14:paraId="4468D848" w14:textId="3549F334" w:rsidR="002C1116" w:rsidRPr="006F1EE4" w:rsidRDefault="002C1116" w:rsidP="006F1EE4">
      <w:pPr>
        <w:pStyle w:val="Titre4"/>
        <w:rPr>
          <w:lang w:val="en-CA"/>
        </w:rPr>
      </w:pPr>
      <w:r w:rsidRPr="00D970E9">
        <w:rPr>
          <w:lang w:val="en-CA"/>
        </w:rPr>
        <w:t>observationMethod</w:t>
      </w:r>
    </w:p>
    <w:p w14:paraId="053E08D1" w14:textId="3CD669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m</w:t>
      </w:r>
      <w:r w:rsidRPr="00AB423B">
        <w:rPr>
          <w:rFonts w:cs="Arial"/>
          <w:color w:val="000000"/>
          <w:lang w:val="en-CA"/>
        </w:rPr>
        <w:t xml:space="preserve">etadata snippet indicating how the spatial extent of the feature was determined. </w:t>
      </w:r>
      <w:r w:rsidRPr="00A1060B">
        <w:rPr>
          <w:rStyle w:val="Entity"/>
        </w:rPr>
        <w:t>ObservationMethod</w:t>
      </w:r>
      <w:r w:rsidRPr="00AB423B">
        <w:rPr>
          <w:rFonts w:cs="Arial"/>
          <w:color w:val="000000"/>
          <w:lang w:val="en-CA"/>
        </w:rPr>
        <w:t xml:space="preserve"> is a convenience property that provides a quick approach to observation metadata when data are reported using a feature view (as opposed to observation view).</w:t>
      </w:r>
    </w:p>
    <w:p w14:paraId="37E4F86B" w14:textId="77777777" w:rsidR="002C1116" w:rsidRDefault="002C1116" w:rsidP="002C1116">
      <w:pPr>
        <w:autoSpaceDE w:val="0"/>
        <w:autoSpaceDN w:val="0"/>
        <w:adjustRightInd w:val="0"/>
        <w:spacing w:after="0" w:line="240" w:lineRule="atLeast"/>
        <w:rPr>
          <w:rFonts w:cs="Arial"/>
          <w:color w:val="000000"/>
          <w:lang w:val="en-CA"/>
        </w:rPr>
      </w:pPr>
    </w:p>
    <w:p w14:paraId="311FCBAC" w14:textId="6A06A0CE" w:rsidR="002C1116" w:rsidRPr="006F1EE4" w:rsidRDefault="002C1116" w:rsidP="006F1EE4">
      <w:pPr>
        <w:pStyle w:val="Titre4"/>
        <w:rPr>
          <w:lang w:val="en-CA"/>
        </w:rPr>
      </w:pPr>
      <w:r w:rsidRPr="00D970E9">
        <w:rPr>
          <w:lang w:val="en-CA"/>
        </w:rPr>
        <w:lastRenderedPageBreak/>
        <w:t>positionalAccuracy</w:t>
      </w:r>
    </w:p>
    <w:p w14:paraId="347A3C08" w14:textId="64D490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positionAccuracy:Primitive::CharacterString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quantitative values defining</w:t>
      </w:r>
      <w:r w:rsidRPr="00AB423B">
        <w:rPr>
          <w:rFonts w:cs="Arial"/>
          <w:color w:val="000000"/>
          <w:lang w:val="en-CA"/>
        </w:rPr>
        <w:t xml:space="preserve"> the radius of an uncertainty buffer around a </w:t>
      </w:r>
      <w:r w:rsidRPr="00A1060B">
        <w:rPr>
          <w:rStyle w:val="Entity"/>
        </w:rPr>
        <w:t>MappedFeature</w:t>
      </w:r>
      <w:r w:rsidRPr="00AB423B">
        <w:rPr>
          <w:rFonts w:cs="Arial"/>
          <w:color w:val="000000"/>
          <w:lang w:val="en-CA"/>
        </w:rPr>
        <w:t xml:space="preserve"> (e.g.: a </w:t>
      </w:r>
      <w:r w:rsidRPr="00A1060B">
        <w:rPr>
          <w:rStyle w:val="Entity"/>
        </w:rPr>
        <w:t>positionalAccuracy</w:t>
      </w:r>
      <w:r w:rsidRPr="00AB423B">
        <w:rPr>
          <w:rFonts w:cs="Arial"/>
          <w:color w:val="000000"/>
          <w:lang w:val="en-CA"/>
        </w:rPr>
        <w:t xml:space="preserve"> of 100 m for a line feature defines a buffer polygon of total width 200 m centred on the line).</w:t>
      </w:r>
    </w:p>
    <w:p w14:paraId="397F3E03" w14:textId="26D8CDA6" w:rsidR="002C1116" w:rsidRPr="006F1EE4" w:rsidRDefault="002C1116" w:rsidP="006F1EE4">
      <w:pPr>
        <w:pStyle w:val="Titre4"/>
        <w:rPr>
          <w:lang w:val="en-CA"/>
        </w:rPr>
      </w:pPr>
      <w:r>
        <w:rPr>
          <w:lang w:val="en-CA"/>
        </w:rPr>
        <w:t>source</w:t>
      </w:r>
    </w:p>
    <w:p w14:paraId="3C79EE7C" w14:textId="49B7E81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source:Primitive::CharacterString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F858AFD" w14:textId="2860F15E" w:rsidR="002C1116" w:rsidRPr="006F1EE4" w:rsidRDefault="002C1116" w:rsidP="006F1EE4">
      <w:pPr>
        <w:pStyle w:val="Titre4"/>
        <w:rPr>
          <w:lang w:val="en-CA"/>
        </w:rPr>
      </w:pPr>
      <w:r w:rsidRPr="00447C82">
        <w:rPr>
          <w:lang w:val="en-CA"/>
        </w:rPr>
        <w:t>activity_uri</w:t>
      </w:r>
    </w:p>
    <w:p w14:paraId="5E1A7888" w14:textId="27AE08E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activity_uri:Primitive::CharacterString</w:t>
      </w:r>
      <w:r>
        <w:rPr>
          <w:rFonts w:cs="Arial"/>
          <w:color w:val="000000"/>
          <w:lang w:val="en-CA"/>
        </w:rPr>
        <w:t xml:space="preserve"> property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activity term drawn from a controlled vocabulary.</w:t>
      </w:r>
    </w:p>
    <w:p w14:paraId="5A002CEB" w14:textId="753145F4" w:rsidR="002C1116" w:rsidRPr="006F1EE4" w:rsidRDefault="001E68E4" w:rsidP="001E68E4">
      <w:pPr>
        <w:pStyle w:val="Titre4"/>
        <w:rPr>
          <w:lang w:val="en-CA"/>
        </w:rPr>
      </w:pPr>
      <w:r w:rsidRPr="001E68E4">
        <w:rPr>
          <w:lang w:val="en-CA"/>
        </w:rPr>
        <w:t>geomorphologicFeatureType</w:t>
      </w:r>
      <w:r w:rsidR="002C1116" w:rsidRPr="00D970E9">
        <w:rPr>
          <w:lang w:val="en-CA"/>
        </w:rPr>
        <w:t>_uri</w:t>
      </w:r>
    </w:p>
    <w:p w14:paraId="412D6E8F" w14:textId="6A11326A"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1E68E4">
        <w:t>property</w:t>
      </w:r>
      <w:r w:rsidRPr="00A1060B">
        <w:rPr>
          <w:rStyle w:val="Entity"/>
        </w:rPr>
        <w:t xml:space="preserve"> </w:t>
      </w:r>
      <w:r w:rsidR="001E68E4" w:rsidRPr="001E68E4">
        <w:rPr>
          <w:rStyle w:val="Entity"/>
        </w:rPr>
        <w:t>geomorphologicFeatureType</w:t>
      </w:r>
      <w:r w:rsidRPr="00A1060B">
        <w:rPr>
          <w:rStyle w:val="Entity"/>
        </w:rPr>
        <w:t>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landform term drawn from a controlled vocabulary.</w:t>
      </w:r>
    </w:p>
    <w:p w14:paraId="5626FEC3" w14:textId="5C6812A9" w:rsidR="002C1116" w:rsidRPr="006F1EE4" w:rsidRDefault="002C1116" w:rsidP="006F1EE4">
      <w:pPr>
        <w:pStyle w:val="Titre4"/>
        <w:rPr>
          <w:lang w:val="en-CA"/>
        </w:rPr>
      </w:pPr>
      <w:r w:rsidRPr="00447C82">
        <w:rPr>
          <w:lang w:val="en-CA"/>
        </w:rPr>
        <w:t>unitType_uri</w:t>
      </w:r>
    </w:p>
    <w:p w14:paraId="27C06293" w14:textId="2AC9AD2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unitType_uri</w:t>
      </w:r>
      <w:r w:rsidR="00A1060B" w:rsidRPr="00A1060B">
        <w:rPr>
          <w:rStyle w:val="Entity"/>
        </w:rPr>
        <w:t>:Primitive::CharacterString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 xml:space="preserve">URI referring to a controlled concept from a vocabulary defining </w:t>
      </w:r>
      <w:r w:rsidR="006F1EE4">
        <w:rPr>
          <w:rFonts w:cs="Arial"/>
          <w:color w:val="000000"/>
          <w:lang w:val="en-CA"/>
        </w:rPr>
        <w:t xml:space="preserve">the </w:t>
      </w:r>
      <w:r w:rsidR="006F1EE4" w:rsidRPr="00A1060B">
        <w:rPr>
          <w:rStyle w:val="Entity"/>
        </w:rPr>
        <w:t>GeomorphologicUnit</w:t>
      </w:r>
      <w:r w:rsidR="006F1EE4">
        <w:rPr>
          <w:rFonts w:cs="Arial"/>
          <w:color w:val="000000"/>
          <w:lang w:val="en-CA"/>
        </w:rPr>
        <w:t xml:space="preserve"> types. </w:t>
      </w:r>
    </w:p>
    <w:p w14:paraId="7EEB1E13" w14:textId="208EA399" w:rsidR="002C1116" w:rsidRPr="006F1EE4" w:rsidRDefault="002C1116" w:rsidP="006F1EE4">
      <w:pPr>
        <w:pStyle w:val="Titre4"/>
        <w:rPr>
          <w:lang w:val="en-CA"/>
        </w:rPr>
      </w:pPr>
      <w:r w:rsidRPr="00D970E9">
        <w:rPr>
          <w:lang w:val="en-CA"/>
        </w:rPr>
        <w:t>representativeLithology_uri</w:t>
      </w:r>
    </w:p>
    <w:p w14:paraId="65E65648" w14:textId="40F5C9AE"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representativeLithology_uri:Primitive::CharacterString</w:t>
      </w:r>
      <w:r w:rsidR="006F1EE4">
        <w:rPr>
          <w:rFonts w:cs="Arial"/>
          <w:color w:val="000000"/>
          <w:lang w:val="en-CA"/>
        </w:rPr>
        <w:t xml:space="preserve"> contains a</w:t>
      </w:r>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A1060B">
        <w:rPr>
          <w:rStyle w:val="Entity"/>
        </w:rPr>
        <w:t>GeomorphologicUnit</w:t>
      </w:r>
      <w:r w:rsidRPr="00447C82">
        <w:rPr>
          <w:rFonts w:cs="Arial"/>
          <w:color w:val="000000"/>
          <w:lang w:val="en-CA"/>
        </w:rPr>
        <w:t xml:space="preserve"> or a concept defining the lithology of the dominant </w:t>
      </w:r>
      <w:r w:rsidRPr="00A1060B">
        <w:rPr>
          <w:rStyle w:val="Entity"/>
        </w:rPr>
        <w:t>CompositionPart</w:t>
      </w:r>
      <w:r w:rsidRPr="00447C82">
        <w:rPr>
          <w:rFonts w:cs="Arial"/>
          <w:color w:val="000000"/>
          <w:lang w:val="en-CA"/>
        </w:rPr>
        <w:t xml:space="preserve"> (as defined in GeoSciML) of the unit.</w:t>
      </w:r>
    </w:p>
    <w:p w14:paraId="2F91D6F4" w14:textId="09F657AF" w:rsidR="002C1116" w:rsidRPr="006F1EE4" w:rsidRDefault="002C1116" w:rsidP="006F1EE4">
      <w:pPr>
        <w:pStyle w:val="Titre4"/>
        <w:rPr>
          <w:lang w:val="en-CA"/>
        </w:rPr>
      </w:pPr>
      <w:r w:rsidRPr="00D970E9">
        <w:rPr>
          <w:lang w:val="en-CA"/>
        </w:rPr>
        <w:t>representativeAge_uri</w:t>
      </w:r>
    </w:p>
    <w:p w14:paraId="00ACA418" w14:textId="5897BB86"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representativeAge_uri:Primitive::CharacterString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0B574B2" w14:textId="34C3F0C3" w:rsidR="002C1116" w:rsidRPr="006F1EE4" w:rsidRDefault="002C1116" w:rsidP="006F1EE4">
      <w:pPr>
        <w:pStyle w:val="Titre4"/>
        <w:rPr>
          <w:lang w:val="en-CA"/>
        </w:rPr>
      </w:pPr>
      <w:r w:rsidRPr="00D970E9">
        <w:rPr>
          <w:lang w:val="en-CA"/>
        </w:rPr>
        <w:t>specification_uri</w:t>
      </w:r>
    </w:p>
    <w:p w14:paraId="16F1EEBF" w14:textId="7576089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 xml:space="preserve">URI referring the GeoSciML GeomorphologicUnit feature that describes the instance in detail. </w:t>
      </w:r>
    </w:p>
    <w:p w14:paraId="4EDB4E63" w14:textId="2E9A5E7B" w:rsidR="002C1116" w:rsidRPr="006F1EE4" w:rsidRDefault="002C1116" w:rsidP="006F1EE4">
      <w:pPr>
        <w:pStyle w:val="Titre4"/>
        <w:rPr>
          <w:lang w:val="en-CA"/>
        </w:rPr>
      </w:pPr>
      <w:r w:rsidRPr="009E36A6">
        <w:rPr>
          <w:lang w:val="en-CA"/>
        </w:rPr>
        <w:t>metadata_uri</w:t>
      </w:r>
    </w:p>
    <w:p w14:paraId="1533FEED" w14:textId="44F12E5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metadata record describing the provenance of data.</w:t>
      </w:r>
    </w:p>
    <w:p w14:paraId="2D3D8CAE" w14:textId="3D91643B" w:rsidR="002C1116" w:rsidRPr="00C17A19" w:rsidRDefault="002C1116" w:rsidP="002C1116">
      <w:pPr>
        <w:pStyle w:val="Titre4"/>
      </w:pPr>
      <w:r w:rsidRPr="00C17A19">
        <w:lastRenderedPageBreak/>
        <w:t>genericSymbolizer</w:t>
      </w:r>
    </w:p>
    <w:p w14:paraId="2D4AC142" w14:textId="77777777" w:rsidR="002C1116" w:rsidRDefault="002C1116" w:rsidP="002C1116">
      <w:r>
        <w:t xml:space="preserve">If present, the property </w:t>
      </w:r>
      <w:r w:rsidRPr="00A1060B">
        <w:rPr>
          <w:rStyle w:val="Entity"/>
        </w:rPr>
        <w:t>genericSymbolizer:Primitive::CharacterString</w:t>
      </w:r>
      <w:r>
        <w:t xml:space="preserve"> contains an identifier</w:t>
      </w:r>
      <w:r w:rsidRPr="00C17A19">
        <w:t xml:space="preserve"> for a symbol from standard (locally or community defined) symbolization scheme for portrayal.</w:t>
      </w:r>
    </w:p>
    <w:p w14:paraId="1112FC75" w14:textId="6C1FBFF3" w:rsidR="002C1116" w:rsidRDefault="002C1116" w:rsidP="002C1116">
      <w:pPr>
        <w:pStyle w:val="Titre4"/>
      </w:pPr>
      <w:r>
        <w:t>s</w:t>
      </w:r>
      <w:r w:rsidRPr="004E3A57">
        <w:t>hape</w:t>
      </w:r>
    </w:p>
    <w:p w14:paraId="206BBBC5" w14:textId="77777777" w:rsidR="002C1116" w:rsidRDefault="002C1116" w:rsidP="002C1116">
      <w:r>
        <w:t xml:space="preserve">The property </w:t>
      </w:r>
      <w:r w:rsidRPr="00A1060B">
        <w:rPr>
          <w:rStyle w:val="Entity"/>
        </w:rPr>
        <w:t>shape:GM_Object</w:t>
      </w:r>
      <w:r>
        <w:t xml:space="preserve"> contains a geometry </w:t>
      </w:r>
      <w:r w:rsidRPr="004E3A57">
        <w:t>defining the extent of the feature of interest.</w:t>
      </w:r>
      <w:r>
        <w:t xml:space="preserve">  </w:t>
      </w:r>
    </w:p>
    <w:p w14:paraId="418873C5" w14:textId="77979D2E" w:rsidR="002C1116" w:rsidRDefault="006F1EE4" w:rsidP="002C1116">
      <w:pPr>
        <w:pStyle w:val="Titre4"/>
      </w:pPr>
      <w:r>
        <w:t>a</w:t>
      </w:r>
      <w:r w:rsidR="002C1116" w:rsidRPr="004E3A57">
        <w:t>ny</w:t>
      </w:r>
    </w:p>
    <w:p w14:paraId="2ACE2A74" w14:textId="77777777" w:rsidR="002C1116" w:rsidRDefault="002C1116" w:rsidP="002C1116">
      <w:r>
        <w:t xml:space="preserve">A data provider can add an arbitrary number of extra properties, as long as the instance is conformant to GML Simple Feature Level 0. </w:t>
      </w:r>
    </w:p>
    <w:p w14:paraId="423F6E78" w14:textId="77777777" w:rsidR="002C1116" w:rsidRDefault="002C1116" w:rsidP="002C1116">
      <w:pPr>
        <w:autoSpaceDE w:val="0"/>
        <w:autoSpaceDN w:val="0"/>
        <w:adjustRightInd w:val="0"/>
        <w:spacing w:after="0" w:line="240" w:lineRule="atLeast"/>
        <w:rPr>
          <w:rFonts w:cs="Arial"/>
          <w:color w:val="000000"/>
          <w:lang w:val="en-CA"/>
        </w:rPr>
      </w:pPr>
    </w:p>
    <w:p w14:paraId="167DD2A1" w14:textId="77777777" w:rsidR="002C1116" w:rsidRDefault="002C1116" w:rsidP="002C1116">
      <w:pPr>
        <w:pStyle w:val="Titre3"/>
        <w:rPr>
          <w:lang w:val="en-CA"/>
        </w:rPr>
      </w:pPr>
      <w:bookmarkStart w:id="530" w:name="_Toc458154253"/>
      <w:r w:rsidRPr="00D14AF0">
        <w:rPr>
          <w:lang w:val="en-CA"/>
        </w:rPr>
        <w:t>ShearDisplacementStructureView</w:t>
      </w:r>
      <w:bookmarkEnd w:id="530"/>
    </w:p>
    <w:p w14:paraId="74062694" w14:textId="77777777" w:rsidR="002C1116" w:rsidRDefault="002C1116" w:rsidP="002C1116">
      <w:pPr>
        <w:autoSpaceDE w:val="0"/>
        <w:autoSpaceDN w:val="0"/>
        <w:adjustRightInd w:val="0"/>
        <w:spacing w:after="0" w:line="240" w:lineRule="atLeast"/>
        <w:rPr>
          <w:rFonts w:cs="Arial"/>
          <w:color w:val="000000"/>
          <w:lang w:val="en-CA"/>
        </w:rPr>
      </w:pPr>
    </w:p>
    <w:p w14:paraId="2B02EF8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2AAC004F"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15D60047" wp14:editId="4DD56115">
            <wp:extent cx="2505075" cy="3619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2394B09D" w14:textId="77777777" w:rsidR="002C1116" w:rsidRDefault="002C1116" w:rsidP="002C1116">
      <w:pPr>
        <w:pStyle w:val="Lgende"/>
      </w:pPr>
      <w:r>
        <w:t xml:space="preserve">Figure </w:t>
      </w:r>
      <w:r>
        <w:fldChar w:fldCharType="begin"/>
      </w:r>
      <w:r>
        <w:instrText xml:space="preserve"> SEQ Figure \* ARABIC </w:instrText>
      </w:r>
      <w:r>
        <w:fldChar w:fldCharType="separate"/>
      </w:r>
      <w:r w:rsidR="00AD44BE">
        <w:rPr>
          <w:noProof/>
        </w:rPr>
        <w:t>105</w:t>
      </w:r>
      <w:r>
        <w:fldChar w:fldCharType="end"/>
      </w:r>
      <w:r>
        <w:t xml:space="preserve"> </w:t>
      </w:r>
      <w:r w:rsidRPr="001978ED">
        <w:t>ShearDisplacementStructureView</w:t>
      </w:r>
      <w:r>
        <w:t xml:space="preserve"> feature type.</w:t>
      </w:r>
    </w:p>
    <w:p w14:paraId="1A484FAE" w14:textId="77777777" w:rsidR="002C1116" w:rsidRDefault="002C1116" w:rsidP="002C1116">
      <w:pPr>
        <w:autoSpaceDE w:val="0"/>
        <w:autoSpaceDN w:val="0"/>
        <w:adjustRightInd w:val="0"/>
        <w:spacing w:after="0" w:line="240" w:lineRule="atLeast"/>
        <w:rPr>
          <w:rFonts w:cs="Arial"/>
          <w:color w:val="000000"/>
          <w:lang w:val="en-CA"/>
        </w:rPr>
      </w:pPr>
    </w:p>
    <w:p w14:paraId="6325751D"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ShearDisplacementStructureView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ShearDisplacementStructure</w:t>
      </w:r>
      <w:r w:rsidRPr="00D14AF0">
        <w:rPr>
          <w:rFonts w:cs="Arial"/>
          <w:color w:val="000000"/>
          <w:lang w:val="en-CA"/>
        </w:rPr>
        <w:t xml:space="preserve">. In GeoSciML terms this will be an instance of a </w:t>
      </w:r>
      <w:r w:rsidRPr="00A1060B">
        <w:rPr>
          <w:rStyle w:val="Entity"/>
        </w:rPr>
        <w:t>MappedFeature</w:t>
      </w:r>
      <w:r w:rsidRPr="00D14AF0">
        <w:rPr>
          <w:rFonts w:cs="Arial"/>
          <w:color w:val="000000"/>
          <w:lang w:val="en-CA"/>
        </w:rPr>
        <w:t xml:space="preserve"> with key property values from the associated </w:t>
      </w:r>
      <w:r w:rsidRPr="00A1060B">
        <w:rPr>
          <w:rStyle w:val="Entity"/>
        </w:rPr>
        <w:t>ShearDisplacementStructure</w:t>
      </w:r>
      <w:r w:rsidRPr="00D14AF0">
        <w:rPr>
          <w:rFonts w:cs="Arial"/>
          <w:color w:val="000000"/>
          <w:lang w:val="en-CA"/>
        </w:rPr>
        <w:t xml:space="preserve"> feature summarised as labels (unconstrained character strings) or arbitrarily selected classifiers to be used for thematic mapping purposes. The </w:t>
      </w:r>
      <w:r w:rsidRPr="00D14AF0">
        <w:rPr>
          <w:rFonts w:cs="Arial"/>
          <w:color w:val="000000"/>
          <w:lang w:val="en-CA"/>
        </w:rPr>
        <w:lastRenderedPageBreak/>
        <w:t>latter are the properties suffixed with '_uri' and will contain URIs referring to controlled concepts in published vocabularies.</w:t>
      </w:r>
    </w:p>
    <w:p w14:paraId="2F0ACE80" w14:textId="77777777" w:rsidR="002C1116" w:rsidRDefault="002C1116" w:rsidP="002C1116">
      <w:pPr>
        <w:autoSpaceDE w:val="0"/>
        <w:autoSpaceDN w:val="0"/>
        <w:adjustRightInd w:val="0"/>
        <w:spacing w:after="0" w:line="240" w:lineRule="atLeast"/>
        <w:rPr>
          <w:rFonts w:cs="Arial"/>
          <w:color w:val="000000"/>
          <w:lang w:val="en-CA"/>
        </w:rPr>
      </w:pPr>
    </w:p>
    <w:p w14:paraId="4CA0CCBB" w14:textId="77777777" w:rsidR="002C1116" w:rsidRDefault="002C1116" w:rsidP="002C1116">
      <w:pPr>
        <w:pStyle w:val="Titre4"/>
        <w:rPr>
          <w:lang w:val="en-CA"/>
        </w:rPr>
      </w:pPr>
      <w:r>
        <w:rPr>
          <w:lang w:val="en-CA"/>
        </w:rPr>
        <w:t>Mapping</w:t>
      </w:r>
    </w:p>
    <w:p w14:paraId="4FDAFFAB"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3085"/>
        <w:gridCol w:w="5771"/>
      </w:tblGrid>
      <w:tr w:rsidR="002C1116" w:rsidRPr="00F62F6E" w14:paraId="71D92102"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1F8F25E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51ACEBA6"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MappedFeature</w:t>
            </w:r>
          </w:p>
        </w:tc>
      </w:tr>
      <w:tr w:rsidR="002C1116" w:rsidRPr="00F62F6E" w14:paraId="7ADE66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1D44489" w14:textId="7BDBC0B3"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771" w:type="dxa"/>
            <w:hideMark/>
          </w:tcPr>
          <w:p w14:paraId="37560A8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3CD4145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10E788A" w14:textId="1D3D5ACA"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771" w:type="dxa"/>
            <w:hideMark/>
          </w:tcPr>
          <w:p w14:paraId="633329B6"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specification:ShearDisplacementStructure::name 1</w:t>
            </w:r>
          </w:p>
        </w:tc>
      </w:tr>
      <w:tr w:rsidR="002C1116" w:rsidRPr="00F62F6E" w14:paraId="603BF5F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F1C422A" w14:textId="4117ED04"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771" w:type="dxa"/>
            <w:hideMark/>
          </w:tcPr>
          <w:p w14:paraId="6A231D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specification:ShearDisplacementStructure::description</w:t>
            </w:r>
          </w:p>
        </w:tc>
      </w:tr>
      <w:tr w:rsidR="002C1116" w:rsidRPr="00F62F6E" w14:paraId="3F7573E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757645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6EB20B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2</w:t>
            </w:r>
          </w:p>
        </w:tc>
      </w:tr>
      <w:tr w:rsidR="002C1116" w:rsidRPr="00F62F6E" w14:paraId="6872AFD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7EC89B0"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686AE8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2</w:t>
            </w:r>
          </w:p>
        </w:tc>
      </w:tr>
      <w:tr w:rsidR="002C1116" w:rsidRPr="00F62F6E" w14:paraId="3A79E10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D1502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2FCE21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2</w:t>
            </w:r>
          </w:p>
        </w:tc>
      </w:tr>
      <w:tr w:rsidR="002C1116" w:rsidRPr="00F62F6E" w14:paraId="4C580AA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0BB63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5FEAC36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 1</w:t>
            </w:r>
          </w:p>
        </w:tc>
      </w:tr>
      <w:tr w:rsidR="002C1116" w:rsidRPr="00F62F6E" w14:paraId="5FEE672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89CC11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60A974B0"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specification:ShearDisplacementStructure::geologicHistory:GeologicEvent::description 1</w:t>
            </w:r>
          </w:p>
        </w:tc>
      </w:tr>
      <w:tr w:rsidR="002C1116" w:rsidRPr="00F62F6E" w14:paraId="2A60B1D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F7BCC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5612CD74"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specification:ShearDisplacementStructure::observationMethod:Category::value 1</w:t>
            </w:r>
          </w:p>
        </w:tc>
      </w:tr>
      <w:tr w:rsidR="002C1116" w:rsidRPr="00F62F6E" w14:paraId="1BD0B3F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A93184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5817958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positionalAccuracy:Quantity::value</w:t>
            </w:r>
          </w:p>
        </w:tc>
      </w:tr>
      <w:tr w:rsidR="002C1116" w:rsidRPr="00F62F6E" w14:paraId="3B501E4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095B71F" w14:textId="19BF806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F62F6E">
              <w:rPr>
                <w:rFonts w:ascii="Consolas" w:hAnsi="Consolas" w:cs="Consolas"/>
                <w:sz w:val="18"/>
                <w:szCs w:val="18"/>
                <w:lang w:val="en-CA" w:eastAsia="en-CA"/>
              </w:rPr>
              <w:t>ource</w:t>
            </w:r>
          </w:p>
        </w:tc>
        <w:tc>
          <w:tcPr>
            <w:tcW w:w="5771" w:type="dxa"/>
            <w:hideMark/>
          </w:tcPr>
          <w:p w14:paraId="7A9EDB4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3D0B992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BA61C4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7E988A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3</w:t>
            </w:r>
          </w:p>
        </w:tc>
      </w:tr>
      <w:tr w:rsidR="002C1116" w:rsidRPr="00F62F6E" w14:paraId="63AAC4F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0FF7CC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6463CC8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3</w:t>
            </w:r>
          </w:p>
        </w:tc>
      </w:tr>
      <w:tr w:rsidR="002C1116" w:rsidRPr="00F62F6E" w14:paraId="7E1719F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9522BB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5062EC7B"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3</w:t>
            </w:r>
          </w:p>
        </w:tc>
      </w:tr>
      <w:tr w:rsidR="002C1116" w:rsidRPr="00F62F6E" w14:paraId="79DC9C3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4B755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04E254D1"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 3</w:t>
            </w:r>
          </w:p>
        </w:tc>
      </w:tr>
      <w:tr w:rsidR="002C1116" w:rsidRPr="00F62F6E" w14:paraId="528EE56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F6185A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B504C5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specification:ShearDisplacementStructure::geologicHistory:GeologicEvent::olderNamedAge 3</w:t>
            </w:r>
          </w:p>
        </w:tc>
      </w:tr>
      <w:tr w:rsidR="002C1116" w:rsidRPr="00F62F6E" w14:paraId="6C7C617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F0280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2E00B71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specification:ShearDisplacementStructure::geologicHistory:GeologicEvent:youngerNamedAge 3</w:t>
            </w:r>
          </w:p>
        </w:tc>
      </w:tr>
      <w:tr w:rsidR="002C1116" w:rsidRPr="00F62F6E" w14:paraId="77A0BC4B" w14:textId="77777777" w:rsidTr="003811C7">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B30A7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41A5259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specification:ShearDisplacementStructure::geologicHistory:GeologicEvent::numericAge:NumericAgeRange::olderBoundAge:Quantity::value 1</w:t>
            </w:r>
          </w:p>
        </w:tc>
      </w:tr>
      <w:tr w:rsidR="002C1116" w:rsidRPr="00F62F6E" w14:paraId="1613DA66"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C64754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64F4956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specification:ShearDisplacementStructure::geologicHistory:GeologicEvent::numericAge:NumericAgeRange::youngerBoundAge:Quantity::value 1</w:t>
            </w:r>
          </w:p>
        </w:tc>
      </w:tr>
      <w:tr w:rsidR="002C1116" w:rsidRPr="00F62F6E" w14:paraId="27A359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AE2FF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3F72869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1ACFE02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0B0581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4830FF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F62F6E" w14:paraId="1905D61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3D6567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40BFCC1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2C34EE0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3FA1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1DCF13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505D15B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059CA7D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w:t>
            </w:r>
            <w:r w:rsidRPr="00ED1DE6">
              <w:rPr>
                <w:rFonts w:ascii="Consolas" w:hAnsi="Consolas" w:cs="Consolas"/>
                <w:sz w:val="18"/>
                <w:szCs w:val="18"/>
              </w:rPr>
              <w:lastRenderedPageBreak/>
              <w:t xml:space="preserve">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5DF8B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4BE5F7B7" w14:textId="77777777" w:rsidR="002C1116" w:rsidRPr="00F62F6E" w:rsidRDefault="002C1116" w:rsidP="003811C7">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1E165549" w14:textId="77777777" w:rsidR="002C1116" w:rsidRDefault="002C1116" w:rsidP="002C1116">
      <w:pPr>
        <w:autoSpaceDE w:val="0"/>
        <w:autoSpaceDN w:val="0"/>
        <w:adjustRightInd w:val="0"/>
        <w:spacing w:after="0" w:line="240" w:lineRule="atLeast"/>
        <w:rPr>
          <w:rFonts w:cs="Arial"/>
          <w:color w:val="000000"/>
          <w:lang w:val="en-CA"/>
        </w:rPr>
      </w:pPr>
    </w:p>
    <w:p w14:paraId="00B1895C" w14:textId="391BA773" w:rsidR="002C1116" w:rsidRPr="006F1EE4" w:rsidRDefault="002C1116" w:rsidP="002C1116">
      <w:pPr>
        <w:pStyle w:val="Titre4"/>
        <w:rPr>
          <w:lang w:val="en-CA"/>
        </w:rPr>
      </w:pPr>
      <w:r>
        <w:rPr>
          <w:lang w:val="en-CA"/>
        </w:rPr>
        <w:t>identifier</w:t>
      </w:r>
    </w:p>
    <w:p w14:paraId="35EF3503" w14:textId="77777777" w:rsidR="002C1116" w:rsidRPr="00D14AF0" w:rsidRDefault="002C1116" w:rsidP="002C1116">
      <w:pPr>
        <w:rPr>
          <w:lang w:val="en-CA"/>
        </w:rPr>
      </w:pPr>
      <w:r w:rsidRPr="00D970E9">
        <w:t xml:space="preserve">Globally unique </w:t>
      </w:r>
      <w:r w:rsidRPr="00A1060B">
        <w:rPr>
          <w:rStyle w:val="Entity"/>
        </w:rPr>
        <w:t>identifier:Primitive::CharacterString</w:t>
      </w:r>
      <w:r>
        <w:t xml:space="preserve"> shall uniquely identifies a tuple within the dataset and be formatted as an </w:t>
      </w:r>
      <w:r>
        <w:rPr>
          <w:lang w:val="en-CA"/>
        </w:rPr>
        <w:t>absolute URI conformant to RFC 3986.</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591E6E" w14:textId="77777777" w:rsidTr="003811C7">
        <w:trPr>
          <w:cantSplit/>
        </w:trPr>
        <w:tc>
          <w:tcPr>
            <w:tcW w:w="4219" w:type="dxa"/>
            <w:tcBorders>
              <w:right w:val="nil"/>
            </w:tcBorders>
            <w:shd w:val="clear" w:color="auto" w:fill="auto"/>
          </w:tcPr>
          <w:p w14:paraId="34D17C79" w14:textId="21415E7C"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/gsml4-lite/sheardisplacemenstructureview-identifier</w:t>
            </w:r>
          </w:p>
        </w:tc>
        <w:tc>
          <w:tcPr>
            <w:tcW w:w="4678" w:type="dxa"/>
            <w:tcBorders>
              <w:left w:val="nil"/>
            </w:tcBorders>
            <w:shd w:val="clear" w:color="auto" w:fill="auto"/>
          </w:tcPr>
          <w:p w14:paraId="63A0FEBA" w14:textId="77777777" w:rsidR="002C1116" w:rsidRPr="00D12552" w:rsidRDefault="002C1116" w:rsidP="003811C7">
            <w:pPr>
              <w:pStyle w:val="Tabletext10"/>
              <w:jc w:val="left"/>
              <w:rPr>
                <w:rStyle w:val="reqtext"/>
                <w:lang w:val="en-CA"/>
              </w:rPr>
            </w:pPr>
            <w:r>
              <w:rPr>
                <w:rStyle w:val="reqtext"/>
                <w:lang w:val="en-CA"/>
              </w:rPr>
              <w:t>identifier SHOULD correspond to a representation of GeoSciML MappedFeature.</w:t>
            </w:r>
          </w:p>
        </w:tc>
      </w:tr>
    </w:tbl>
    <w:p w14:paraId="1FF13B47" w14:textId="77777777" w:rsidR="002C1116" w:rsidRDefault="002C1116" w:rsidP="002C1116"/>
    <w:p w14:paraId="047BDA0E"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1E68F499" w14:textId="77777777" w:rsidR="002C1116" w:rsidRPr="00D14AF0" w:rsidRDefault="002C1116" w:rsidP="002C1116">
      <w:pPr>
        <w:autoSpaceDE w:val="0"/>
        <w:autoSpaceDN w:val="0"/>
        <w:adjustRightInd w:val="0"/>
        <w:spacing w:after="0" w:line="240" w:lineRule="atLeast"/>
        <w:rPr>
          <w:rFonts w:cs="Arial"/>
          <w:color w:val="000000"/>
          <w:lang w:val="en-CA"/>
        </w:rPr>
      </w:pPr>
    </w:p>
    <w:p w14:paraId="2D0FB87B" w14:textId="7F382E4D" w:rsidR="002C1116" w:rsidRPr="006F1EE4" w:rsidRDefault="002C1116" w:rsidP="002C1116">
      <w:pPr>
        <w:pStyle w:val="Titre4"/>
        <w:rPr>
          <w:lang w:val="en-CA"/>
        </w:rPr>
      </w:pPr>
      <w:r>
        <w:rPr>
          <w:lang w:val="en-CA"/>
        </w:rPr>
        <w:t>name</w:t>
      </w:r>
    </w:p>
    <w:p w14:paraId="5AE82E2F" w14:textId="3BC7970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 xml:space="preserve">name:Primitive::CharacterString </w:t>
      </w:r>
      <w:r>
        <w:rPr>
          <w:rFonts w:cs="Arial"/>
          <w:color w:val="000000"/>
          <w:lang w:val="en-CA"/>
        </w:rPr>
        <w:t>contain</w:t>
      </w:r>
      <w:r w:rsidR="006F1EE4">
        <w:rPr>
          <w:rFonts w:cs="Arial"/>
          <w:color w:val="000000"/>
          <w:lang w:val="en-CA"/>
        </w:rPr>
        <w:t>s</w:t>
      </w:r>
      <w:r>
        <w:rPr>
          <w:rFonts w:cs="Arial"/>
          <w:color w:val="000000"/>
          <w:lang w:val="en-CA"/>
        </w:rPr>
        <w:t xml:space="preserve"> a d</w:t>
      </w:r>
      <w:r w:rsidRPr="002E6F45">
        <w:rPr>
          <w:rFonts w:cs="Arial"/>
          <w:color w:val="000000"/>
          <w:lang w:val="en-CA"/>
        </w:rPr>
        <w:t>isplay name for the ShearDisplacementStructure.</w:t>
      </w:r>
    </w:p>
    <w:p w14:paraId="01F10FC5" w14:textId="70BA42E6" w:rsidR="002C1116" w:rsidRPr="0012746F" w:rsidRDefault="002C1116" w:rsidP="0012746F">
      <w:pPr>
        <w:pStyle w:val="Titre4"/>
        <w:rPr>
          <w:lang w:val="en-CA"/>
        </w:rPr>
      </w:pPr>
      <w:r>
        <w:rPr>
          <w:lang w:val="en-CA"/>
        </w:rPr>
        <w:t>d</w:t>
      </w:r>
      <w:r w:rsidRPr="00D970E9">
        <w:rPr>
          <w:lang w:val="en-CA"/>
        </w:rPr>
        <w:t>escription</w:t>
      </w:r>
    </w:p>
    <w:p w14:paraId="17F6A873" w14:textId="4A7FCBD9" w:rsidR="002C1116" w:rsidRPr="00D970E9" w:rsidRDefault="002C1116" w:rsidP="002C1116">
      <w:pPr>
        <w:rPr>
          <w:lang w:val="en-CA"/>
        </w:rPr>
      </w:pPr>
      <w:r>
        <w:t xml:space="preserve">If present, </w:t>
      </w:r>
      <w:r>
        <w:rPr>
          <w:lang w:val="en-CA"/>
        </w:rPr>
        <w:t xml:space="preserve">the property </w:t>
      </w:r>
      <w:r w:rsidRPr="00A1060B">
        <w:rPr>
          <w:rStyle w:val="Entity"/>
        </w:rPr>
        <w:t>description:Primitive::CharacterString</w:t>
      </w:r>
      <w:r>
        <w:rPr>
          <w:lang w:val="en-CA"/>
        </w:rPr>
        <w:t xml:space="preserve"> contain</w:t>
      </w:r>
      <w:r w:rsidR="0012746F">
        <w:rPr>
          <w:lang w:val="en-CA"/>
        </w:rPr>
        <w:t>s</w:t>
      </w:r>
      <w:r>
        <w:rPr>
          <w:lang w:val="en-CA"/>
        </w:rPr>
        <w:t xml:space="preserve"> a human readable t</w:t>
      </w:r>
      <w:r w:rsidRPr="00D970E9">
        <w:rPr>
          <w:lang w:val="en-CA"/>
        </w:rPr>
        <w:t>ext description of the ShearDisplacementStructure, typically taken from an entry on a geological map legend.</w:t>
      </w:r>
    </w:p>
    <w:p w14:paraId="2986FCC3" w14:textId="34476F65" w:rsidR="002C1116" w:rsidRPr="0012746F" w:rsidRDefault="002C1116" w:rsidP="0012746F">
      <w:pPr>
        <w:pStyle w:val="Titre4"/>
        <w:rPr>
          <w:lang w:val="en-CA"/>
        </w:rPr>
      </w:pPr>
      <w:r w:rsidRPr="00D970E9">
        <w:rPr>
          <w:lang w:val="en-CA"/>
        </w:rPr>
        <w:t>faultType</w:t>
      </w:r>
    </w:p>
    <w:p w14:paraId="7F17CB66" w14:textId="721F30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faultType:Primitive::CharacterString</w:t>
      </w:r>
      <w:r>
        <w:rPr>
          <w:rFonts w:cs="Arial"/>
          <w:color w:val="000000"/>
          <w:lang w:val="en-CA"/>
        </w:rPr>
        <w:t xml:space="preserve"> contain</w:t>
      </w:r>
      <w:r w:rsidR="0012746F">
        <w:rPr>
          <w:rFonts w:cs="Arial"/>
          <w:color w:val="000000"/>
          <w:lang w:val="en-CA"/>
        </w:rPr>
        <w:t>s</w:t>
      </w:r>
      <w:r>
        <w:rPr>
          <w:rFonts w:cs="Arial"/>
          <w:color w:val="000000"/>
          <w:lang w:val="en-CA"/>
        </w:rPr>
        <w:t xml:space="preserve"> a human readable description of the t</w:t>
      </w:r>
      <w:r w:rsidRPr="002E6F45">
        <w:rPr>
          <w:rFonts w:cs="Arial"/>
          <w:color w:val="000000"/>
          <w:lang w:val="en-CA"/>
        </w:rPr>
        <w:t xml:space="preserve">ype of </w:t>
      </w:r>
      <w:r w:rsidRPr="00A1060B">
        <w:rPr>
          <w:rStyle w:val="Entity"/>
        </w:rPr>
        <w:t>ShearDisplacementStructure</w:t>
      </w:r>
      <w:r w:rsidRPr="002E6F45">
        <w:rPr>
          <w:rFonts w:cs="Arial"/>
          <w:color w:val="000000"/>
          <w:lang w:val="en-CA"/>
        </w:rPr>
        <w:t xml:space="preserve"> (as defined in GeoSciML).</w:t>
      </w:r>
      <w:r>
        <w:rPr>
          <w:rFonts w:cs="Arial"/>
          <w:color w:val="000000"/>
          <w:lang w:val="en-CA"/>
        </w:rPr>
        <w:t xml:space="preserve">  To report an identifier from a controlled vocabular</w:t>
      </w:r>
      <w:r w:rsidR="0012746F">
        <w:rPr>
          <w:rFonts w:cs="Arial"/>
          <w:color w:val="000000"/>
          <w:lang w:val="en-CA"/>
        </w:rPr>
        <w:t>y, faultType_uri shall be used.</w:t>
      </w:r>
    </w:p>
    <w:p w14:paraId="73680442" w14:textId="3CF18A48" w:rsidR="002C1116" w:rsidRPr="0012746F" w:rsidRDefault="002C1116" w:rsidP="002C1116">
      <w:pPr>
        <w:pStyle w:val="Titre4"/>
        <w:rPr>
          <w:lang w:val="en-CA"/>
        </w:rPr>
      </w:pPr>
      <w:r w:rsidRPr="00D970E9">
        <w:rPr>
          <w:lang w:val="en-CA"/>
        </w:rPr>
        <w:t>movementType</w:t>
      </w:r>
    </w:p>
    <w:p w14:paraId="78785F25" w14:textId="17D5F590" w:rsidR="002C1116" w:rsidRDefault="002C1116" w:rsidP="002C1116">
      <w:pPr>
        <w:rPr>
          <w:lang w:val="en-CA"/>
        </w:rPr>
      </w:pPr>
      <w:r>
        <w:t>If present, t</w:t>
      </w:r>
      <w:r>
        <w:rPr>
          <w:lang w:val="en-CA"/>
        </w:rPr>
        <w:t xml:space="preserve">he property </w:t>
      </w:r>
      <w:r w:rsidRPr="00A1060B">
        <w:rPr>
          <w:rStyle w:val="Entity"/>
        </w:rPr>
        <w:t>movementType:Primitive::CharacterString</w:t>
      </w:r>
      <w:r>
        <w:rPr>
          <w:lang w:val="en-CA"/>
        </w:rPr>
        <w:t xml:space="preserve"> contain</w:t>
      </w:r>
      <w:r w:rsidR="0012746F">
        <w:rPr>
          <w:lang w:val="en-CA"/>
        </w:rPr>
        <w:t>s</w:t>
      </w:r>
      <w:r>
        <w:rPr>
          <w:lang w:val="en-CA"/>
        </w:rPr>
        <w:t xml:space="preserve"> a human readable summary of</w:t>
      </w:r>
      <w:r w:rsidRPr="002E6F45">
        <w:rPr>
          <w:lang w:val="en-CA"/>
        </w:rPr>
        <w:t xml:space="preserve"> the type of movement (e.g. dip-slip, strike-slip) on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 xml:space="preserve">movementType_uri </w:t>
      </w:r>
      <w:r>
        <w:rPr>
          <w:lang w:val="en-CA"/>
        </w:rPr>
        <w:t>shall be used.</w:t>
      </w:r>
    </w:p>
    <w:p w14:paraId="055236E7" w14:textId="501ACA19" w:rsidR="002C1116" w:rsidRPr="0012746F" w:rsidRDefault="002C1116" w:rsidP="002C1116">
      <w:pPr>
        <w:pStyle w:val="Titre4"/>
        <w:rPr>
          <w:lang w:val="en-CA"/>
        </w:rPr>
      </w:pPr>
      <w:r w:rsidRPr="002E6F45">
        <w:rPr>
          <w:lang w:val="en-CA"/>
        </w:rPr>
        <w:t>deformationStyle</w:t>
      </w:r>
    </w:p>
    <w:p w14:paraId="3E10E73A" w14:textId="2EC7F23B" w:rsidR="002C1116" w:rsidRDefault="002C1116" w:rsidP="002C1116">
      <w:pPr>
        <w:rPr>
          <w:lang w:val="en-CA"/>
        </w:rPr>
      </w:pPr>
      <w:r>
        <w:t>If present, t</w:t>
      </w:r>
      <w:r>
        <w:rPr>
          <w:lang w:val="en-CA"/>
        </w:rPr>
        <w:t xml:space="preserve">he property </w:t>
      </w:r>
      <w:r w:rsidRPr="00A1060B">
        <w:rPr>
          <w:rStyle w:val="Entity"/>
        </w:rPr>
        <w:t xml:space="preserve">deformationStyle:Primitive::CharacterString </w:t>
      </w:r>
      <w:r>
        <w:rPr>
          <w:lang w:val="en-CA"/>
        </w:rPr>
        <w:t>contain a human readable description of</w:t>
      </w:r>
      <w:r w:rsidRPr="002E6F45">
        <w:rPr>
          <w:lang w:val="en-CA"/>
        </w:rPr>
        <w:t xml:space="preserve"> the style of deformation (e.g. brittle, ductile etc.) for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deformationStyle_uri</w:t>
      </w:r>
      <w:r>
        <w:rPr>
          <w:lang w:val="en-CA"/>
        </w:rPr>
        <w:t xml:space="preserve"> shall be used.</w:t>
      </w:r>
    </w:p>
    <w:p w14:paraId="333DFE18" w14:textId="606F3760" w:rsidR="002C1116" w:rsidRPr="0012746F" w:rsidRDefault="002C1116" w:rsidP="002C1116">
      <w:pPr>
        <w:pStyle w:val="Titre4"/>
        <w:rPr>
          <w:lang w:val="en-CA"/>
        </w:rPr>
      </w:pPr>
      <w:r>
        <w:rPr>
          <w:lang w:val="en-CA"/>
        </w:rPr>
        <w:lastRenderedPageBreak/>
        <w:t>d</w:t>
      </w:r>
      <w:r w:rsidRPr="00D970E9">
        <w:rPr>
          <w:lang w:val="en-CA"/>
        </w:rPr>
        <w:t>isplacement</w:t>
      </w:r>
    </w:p>
    <w:p w14:paraId="6C49AA78" w14:textId="5B7A924C" w:rsidR="002C1116" w:rsidRDefault="002C1116" w:rsidP="002C1116">
      <w:pPr>
        <w:rPr>
          <w:lang w:val="en-CA"/>
        </w:rPr>
      </w:pPr>
      <w:r>
        <w:t>If present, t</w:t>
      </w:r>
      <w:r>
        <w:rPr>
          <w:lang w:val="en-CA"/>
        </w:rPr>
        <w:t xml:space="preserve">he property </w:t>
      </w:r>
      <w:r w:rsidRPr="00A1060B">
        <w:rPr>
          <w:rStyle w:val="Entity"/>
        </w:rPr>
        <w:t>displacement:Primitive::CharacterString</w:t>
      </w:r>
      <w:r>
        <w:rPr>
          <w:lang w:val="en-CA"/>
        </w:rPr>
        <w:t xml:space="preserve"> contain</w:t>
      </w:r>
      <w:r w:rsidR="0012746F">
        <w:rPr>
          <w:lang w:val="en-CA"/>
        </w:rPr>
        <w:t>s</w:t>
      </w:r>
      <w:r>
        <w:rPr>
          <w:lang w:val="en-CA"/>
        </w:rPr>
        <w:t xml:space="preserve"> a text summarising</w:t>
      </w:r>
      <w:r w:rsidRPr="002E6F45">
        <w:rPr>
          <w:lang w:val="en-CA"/>
        </w:rPr>
        <w:t xml:space="preserve"> the displacement across the </w:t>
      </w:r>
      <w:r w:rsidRPr="00A1060B">
        <w:rPr>
          <w:rStyle w:val="Entity"/>
        </w:rPr>
        <w:t>ShearDisplacementStructure</w:t>
      </w:r>
      <w:r w:rsidRPr="002E6F45">
        <w:rPr>
          <w:lang w:val="en-CA"/>
        </w:rPr>
        <w:t>.</w:t>
      </w:r>
    </w:p>
    <w:p w14:paraId="4AF344DB" w14:textId="4B010557" w:rsidR="002C1116" w:rsidRPr="0012746F" w:rsidRDefault="002C1116" w:rsidP="002C1116">
      <w:pPr>
        <w:pStyle w:val="Titre4"/>
        <w:rPr>
          <w:lang w:val="en-CA"/>
        </w:rPr>
      </w:pPr>
      <w:r>
        <w:rPr>
          <w:lang w:val="en-CA"/>
        </w:rPr>
        <w:t>g</w:t>
      </w:r>
      <w:r w:rsidRPr="00D970E9">
        <w:rPr>
          <w:lang w:val="en-CA"/>
        </w:rPr>
        <w:t>eologicHistory</w:t>
      </w:r>
    </w:p>
    <w:p w14:paraId="71A56803" w14:textId="2084DB24" w:rsidR="002C1116" w:rsidRDefault="002C1116" w:rsidP="002C1116">
      <w:pPr>
        <w:rPr>
          <w:lang w:val="en-CA"/>
        </w:rPr>
      </w:pPr>
      <w:r>
        <w:t>If present, t</w:t>
      </w:r>
      <w:r>
        <w:rPr>
          <w:lang w:val="en-CA"/>
        </w:rPr>
        <w:t xml:space="preserve">he property </w:t>
      </w:r>
      <w:r w:rsidRPr="00A1060B">
        <w:rPr>
          <w:rStyle w:val="Entity"/>
        </w:rPr>
        <w:t>geologicHistory:Primitive::CharacterString</w:t>
      </w:r>
      <w:r>
        <w:rPr>
          <w:lang w:val="en-CA"/>
        </w:rPr>
        <w:t xml:space="preserve"> contain</w:t>
      </w:r>
      <w:r w:rsidR="0012746F">
        <w:rPr>
          <w:lang w:val="en-CA"/>
        </w:rPr>
        <w:t>s</w:t>
      </w:r>
      <w:r>
        <w:rPr>
          <w:lang w:val="en-CA"/>
        </w:rPr>
        <w:t xml:space="preserve"> a t</w:t>
      </w:r>
      <w:r w:rsidRPr="002E6F45">
        <w:rPr>
          <w:lang w:val="en-CA"/>
        </w:rPr>
        <w:t>ext</w:t>
      </w:r>
      <w:r>
        <w:rPr>
          <w:lang w:val="en-CA"/>
        </w:rPr>
        <w:t xml:space="preserve">, </w:t>
      </w:r>
      <w:r w:rsidRPr="002E6F45">
        <w:rPr>
          <w:lang w:val="en-CA"/>
        </w:rPr>
        <w:t>possibly formatted with formal syntax</w:t>
      </w:r>
      <w:r>
        <w:rPr>
          <w:lang w:val="en-CA"/>
        </w:rPr>
        <w:t xml:space="preserve"> </w:t>
      </w:r>
      <w:r w:rsidR="00D41FCD">
        <w:rPr>
          <w:rFonts w:cs="Arial"/>
          <w:color w:val="000000"/>
          <w:lang w:val="en-CA"/>
        </w:rPr>
        <w:t xml:space="preserve">(see </w:t>
      </w:r>
      <w:r w:rsidR="00D41FCD">
        <w:rPr>
          <w:rFonts w:cs="Arial"/>
          <w:color w:val="000000"/>
          <w:lang w:val="en-CA"/>
        </w:rPr>
        <w:fldChar w:fldCharType="begin"/>
      </w:r>
      <w:r w:rsidR="00D41FCD">
        <w:rPr>
          <w:rFonts w:cs="Arial"/>
          <w:color w:val="000000"/>
          <w:lang w:val="en-CA"/>
        </w:rPr>
        <w:instrText xml:space="preserve"> REF _Ref458067477 \r \h </w:instrText>
      </w:r>
      <w:r w:rsidR="00D41FCD">
        <w:rPr>
          <w:rFonts w:cs="Arial"/>
          <w:color w:val="000000"/>
          <w:lang w:val="en-CA"/>
        </w:rPr>
      </w:r>
      <w:r w:rsidR="00D41FCD">
        <w:rPr>
          <w:rFonts w:cs="Arial"/>
          <w:color w:val="000000"/>
          <w:lang w:val="en-CA"/>
        </w:rPr>
        <w:fldChar w:fldCharType="separate"/>
      </w:r>
      <w:r w:rsidR="00AD44BE">
        <w:rPr>
          <w:rFonts w:cs="Arial"/>
          <w:color w:val="000000"/>
          <w:lang w:val="en-CA"/>
        </w:rPr>
        <w:t>8.9.2.3</w:t>
      </w:r>
      <w:r w:rsidR="00D41FCD">
        <w:rPr>
          <w:rFonts w:cs="Arial"/>
          <w:color w:val="000000"/>
          <w:lang w:val="en-CA"/>
        </w:rPr>
        <w:fldChar w:fldCharType="end"/>
      </w:r>
      <w:r w:rsidR="00D41FCD" w:rsidRPr="00D41C9A">
        <w:rPr>
          <w:rFonts w:cs="Arial"/>
          <w:color w:val="000000"/>
          <w:lang w:val="en-CA"/>
        </w:rPr>
        <w:t>)</w:t>
      </w:r>
      <w:r w:rsidR="00D41FCD">
        <w:rPr>
          <w:rFonts w:cs="Arial"/>
          <w:color w:val="000000"/>
          <w:lang w:val="en-CA"/>
        </w:rPr>
        <w:t>,</w:t>
      </w:r>
      <w:r w:rsidR="00D41FCD" w:rsidRPr="00D41C9A">
        <w:rPr>
          <w:rFonts w:cs="Arial"/>
          <w:color w:val="000000"/>
          <w:lang w:val="en-CA"/>
        </w:rPr>
        <w:t xml:space="preserve"> </w:t>
      </w:r>
      <w:r>
        <w:rPr>
          <w:lang w:val="en-CA"/>
        </w:rPr>
        <w:t xml:space="preserve">describing </w:t>
      </w:r>
      <w:r w:rsidRPr="002E6F45">
        <w:rPr>
          <w:lang w:val="en-CA"/>
        </w:rPr>
        <w:t>the age of the ShearDisplacementStructure (where age is a sequence of events and may include process and environment information).</w:t>
      </w:r>
      <w:r>
        <w:rPr>
          <w:lang w:val="en-CA"/>
        </w:rPr>
        <w:t xml:space="preserve">  To report identifiers from a controlled vocabulary, </w:t>
      </w:r>
      <w:r w:rsidRPr="00A1060B">
        <w:rPr>
          <w:rStyle w:val="Entity"/>
        </w:rPr>
        <w:t>representativeAge_uri, representativeOlderAge_uri and representativeYoungerAge_uri</w:t>
      </w:r>
      <w:r>
        <w:rPr>
          <w:lang w:val="en-CA"/>
        </w:rPr>
        <w:t xml:space="preserve"> shall be used.</w:t>
      </w:r>
    </w:p>
    <w:p w14:paraId="5CD65376" w14:textId="1BA9D708" w:rsidR="002C1116" w:rsidRPr="0012746F" w:rsidRDefault="002C1116" w:rsidP="002C1116">
      <w:pPr>
        <w:pStyle w:val="Titre4"/>
        <w:rPr>
          <w:lang w:val="en-CA"/>
        </w:rPr>
      </w:pPr>
      <w:r w:rsidRPr="00393486">
        <w:rPr>
          <w:lang w:val="en-CA"/>
        </w:rPr>
        <w:t>numericOlderAge</w:t>
      </w:r>
    </w:p>
    <w:p w14:paraId="254CAFDC" w14:textId="07C7D717" w:rsidR="002C1116" w:rsidRDefault="002C1116" w:rsidP="002C1116">
      <w:pPr>
        <w:rPr>
          <w:lang w:val="en-CA"/>
        </w:rPr>
      </w:pPr>
      <w:r>
        <w:t>If present, t</w:t>
      </w:r>
      <w:r>
        <w:rPr>
          <w:lang w:val="en-CA"/>
        </w:rPr>
        <w:t xml:space="preserve">he property </w:t>
      </w:r>
      <w:r w:rsidRPr="00A1060B">
        <w:rPr>
          <w:rStyle w:val="Entity"/>
        </w:rPr>
        <w:t>numericOlderAge:Primitive::Number</w:t>
      </w:r>
      <w:r>
        <w:rPr>
          <w:lang w:val="en-CA"/>
        </w:rPr>
        <w:t xml:space="preserve"> report</w:t>
      </w:r>
      <w:r w:rsidR="0012746F">
        <w:rPr>
          <w:lang w:val="en-CA"/>
        </w:rPr>
        <w:t>s</w:t>
      </w:r>
      <w:r>
        <w:rPr>
          <w:lang w:val="en-CA"/>
        </w:rPr>
        <w:t xml:space="preserve"> the o</w:t>
      </w:r>
      <w:r w:rsidRPr="00393486">
        <w:rPr>
          <w:lang w:val="en-CA"/>
        </w:rPr>
        <w:t xml:space="preserve">lder age of the fault/shear structure, represented </w:t>
      </w:r>
      <w:r>
        <w:rPr>
          <w:lang w:val="en-CA"/>
        </w:rPr>
        <w:t>million years (Ma).</w:t>
      </w:r>
    </w:p>
    <w:p w14:paraId="3A5AF6C5" w14:textId="08F23426" w:rsidR="002C1116" w:rsidRPr="0012746F" w:rsidRDefault="002C1116" w:rsidP="002C1116">
      <w:pPr>
        <w:pStyle w:val="Titre4"/>
        <w:rPr>
          <w:lang w:val="en-CA"/>
        </w:rPr>
      </w:pPr>
      <w:r w:rsidRPr="00D970E9">
        <w:rPr>
          <w:lang w:val="en-CA"/>
        </w:rPr>
        <w:t>numericYoungerAge</w:t>
      </w:r>
    </w:p>
    <w:p w14:paraId="4EB9B28A" w14:textId="4F4D3593" w:rsidR="002C1116" w:rsidRDefault="002C1116" w:rsidP="002C1116">
      <w:pPr>
        <w:rPr>
          <w:lang w:val="en-CA"/>
        </w:rPr>
      </w:pPr>
      <w:r>
        <w:t>If present, t</w:t>
      </w:r>
      <w:r>
        <w:rPr>
          <w:lang w:val="en-CA"/>
        </w:rPr>
        <w:t xml:space="preserve">he property </w:t>
      </w:r>
      <w:r w:rsidRPr="00A1060B">
        <w:rPr>
          <w:rStyle w:val="Entity"/>
        </w:rPr>
        <w:t>numericYoungerAge:Primitive::Number</w:t>
      </w:r>
      <w:r>
        <w:rPr>
          <w:lang w:val="en-CA"/>
        </w:rPr>
        <w:t xml:space="preserve"> report</w:t>
      </w:r>
      <w:r w:rsidR="0012746F">
        <w:rPr>
          <w:lang w:val="en-CA"/>
        </w:rPr>
        <w:t>s</w:t>
      </w:r>
      <w:r>
        <w:rPr>
          <w:lang w:val="en-CA"/>
        </w:rPr>
        <w:t xml:space="preserve"> the y</w:t>
      </w:r>
      <w:r w:rsidRPr="00393486">
        <w:rPr>
          <w:lang w:val="en-CA"/>
        </w:rPr>
        <w:t>ounger age of the fault/</w:t>
      </w:r>
      <w:r>
        <w:rPr>
          <w:lang w:val="en-CA"/>
        </w:rPr>
        <w:t>shear structure, represented million years (Ma).</w:t>
      </w:r>
    </w:p>
    <w:p w14:paraId="29361163" w14:textId="5AC9E046" w:rsidR="002C1116" w:rsidRPr="0012746F" w:rsidRDefault="002C1116" w:rsidP="002C1116">
      <w:pPr>
        <w:pStyle w:val="Titre4"/>
        <w:rPr>
          <w:lang w:val="en-CA"/>
        </w:rPr>
      </w:pPr>
      <w:r w:rsidRPr="00D970E9">
        <w:rPr>
          <w:lang w:val="en-CA"/>
        </w:rPr>
        <w:t>observationMethod</w:t>
      </w:r>
    </w:p>
    <w:p w14:paraId="1A45C13C" w14:textId="5D485922" w:rsidR="002C1116" w:rsidRDefault="002C1116" w:rsidP="002C1116">
      <w:pPr>
        <w:rPr>
          <w:lang w:val="en-CA"/>
        </w:rPr>
      </w:pPr>
      <w:r>
        <w:t>If present, t</w:t>
      </w:r>
      <w:r>
        <w:rPr>
          <w:lang w:val="en-CA"/>
        </w:rPr>
        <w:t xml:space="preserve">he property </w:t>
      </w:r>
      <w:r w:rsidRPr="00A1060B">
        <w:rPr>
          <w:rStyle w:val="Entity"/>
        </w:rPr>
        <w:t>observationMethod:Primitive::CharacterString</w:t>
      </w:r>
      <w:r>
        <w:rPr>
          <w:lang w:val="en-CA"/>
        </w:rPr>
        <w:t xml:space="preserve"> contain</w:t>
      </w:r>
      <w:r w:rsidR="0012746F">
        <w:rPr>
          <w:lang w:val="en-CA"/>
        </w:rPr>
        <w:t>s</w:t>
      </w:r>
      <w:r>
        <w:rPr>
          <w:lang w:val="en-CA"/>
        </w:rPr>
        <w:t xml:space="preserve"> a m</w:t>
      </w:r>
      <w:r w:rsidRPr="00393486">
        <w:rPr>
          <w:lang w:val="en-CA"/>
        </w:rPr>
        <w:t xml:space="preserve">etadata snippet indicating how the spatial extent of the feature was determined. </w:t>
      </w:r>
      <w:r w:rsidRPr="00A1060B">
        <w:rPr>
          <w:rStyle w:val="Entity"/>
        </w:rPr>
        <w:t>ObservationMethod</w:t>
      </w:r>
      <w:r w:rsidRPr="00393486">
        <w:rPr>
          <w:lang w:val="en-CA"/>
        </w:rPr>
        <w:t xml:space="preserve"> is a convenience property that provides a quick and dirty approach to observation metadata when data are reported using a feature view (as opposed to observation view).</w:t>
      </w:r>
    </w:p>
    <w:p w14:paraId="492CC8DA" w14:textId="4F43E4C3" w:rsidR="002C1116" w:rsidRPr="0012746F" w:rsidRDefault="002C1116" w:rsidP="002C1116">
      <w:pPr>
        <w:pStyle w:val="Titre4"/>
        <w:rPr>
          <w:lang w:val="en-CA"/>
        </w:rPr>
      </w:pPr>
      <w:r w:rsidRPr="00393486">
        <w:rPr>
          <w:lang w:val="en-CA"/>
        </w:rPr>
        <w:t>positionalAccuracy</w:t>
      </w:r>
    </w:p>
    <w:p w14:paraId="56223101" w14:textId="7B3F6DB5" w:rsidR="002C1116" w:rsidRDefault="002C1116" w:rsidP="002C1116">
      <w:pPr>
        <w:rPr>
          <w:lang w:val="en-CA"/>
        </w:rPr>
      </w:pPr>
      <w:r>
        <w:t>If present, t</w:t>
      </w:r>
      <w:r>
        <w:rPr>
          <w:lang w:val="en-CA"/>
        </w:rPr>
        <w:t xml:space="preserve">he property </w:t>
      </w:r>
      <w:r w:rsidRPr="00A1060B">
        <w:rPr>
          <w:rStyle w:val="Entity"/>
        </w:rPr>
        <w:t>positionAccuracy:Primitive::CharacterString</w:t>
      </w:r>
      <w:r>
        <w:rPr>
          <w:lang w:val="en-CA"/>
        </w:rPr>
        <w:t xml:space="preserve"> contain</w:t>
      </w:r>
      <w:r w:rsidR="0012746F">
        <w:rPr>
          <w:lang w:val="en-CA"/>
        </w:rPr>
        <w:t>s q</w:t>
      </w:r>
      <w:r>
        <w:rPr>
          <w:lang w:val="en-CA"/>
        </w:rPr>
        <w:t xml:space="preserve">uantitative </w:t>
      </w:r>
      <w:r w:rsidR="0012746F">
        <w:rPr>
          <w:lang w:val="en-CA"/>
        </w:rPr>
        <w:t>representation</w:t>
      </w:r>
      <w:r>
        <w:rPr>
          <w:lang w:val="en-CA"/>
        </w:rPr>
        <w:t xml:space="preserve"> defining</w:t>
      </w:r>
      <w:r w:rsidRPr="00393486">
        <w:rPr>
          <w:lang w:val="en-CA"/>
        </w:rPr>
        <w:t xml:space="preserve"> the radius of an uncertainty buffer around a </w:t>
      </w:r>
      <w:r w:rsidRPr="00A1060B">
        <w:rPr>
          <w:rStyle w:val="Entity"/>
        </w:rPr>
        <w:t>MappedFeature</w:t>
      </w:r>
      <w:r w:rsidRPr="00393486">
        <w:rPr>
          <w:lang w:val="en-CA"/>
        </w:rPr>
        <w:t xml:space="preserve"> (e.g.: a </w:t>
      </w:r>
      <w:r w:rsidRPr="00A1060B">
        <w:rPr>
          <w:rStyle w:val="Entity"/>
        </w:rPr>
        <w:t>positionalAccuracy</w:t>
      </w:r>
      <w:r w:rsidRPr="00393486">
        <w:rPr>
          <w:lang w:val="en-CA"/>
        </w:rPr>
        <w:t xml:space="preserve"> of 100 m for a line feature defines a buffer polygon of total width 200 m centred on the line).</w:t>
      </w:r>
    </w:p>
    <w:p w14:paraId="4EEC465C" w14:textId="0164CFDA" w:rsidR="002C1116" w:rsidRPr="0012746F" w:rsidRDefault="002C1116" w:rsidP="002C1116">
      <w:pPr>
        <w:pStyle w:val="Titre4"/>
        <w:rPr>
          <w:lang w:val="en-CA"/>
        </w:rPr>
      </w:pPr>
      <w:r>
        <w:rPr>
          <w:lang w:val="en-CA"/>
        </w:rPr>
        <w:t>source</w:t>
      </w:r>
    </w:p>
    <w:p w14:paraId="595408DE" w14:textId="0774CAD2" w:rsidR="002C1116" w:rsidRDefault="002C1116" w:rsidP="002C1116">
      <w:pPr>
        <w:rPr>
          <w:lang w:val="en-CA"/>
        </w:rPr>
      </w:pPr>
      <w:r>
        <w:t>If present, t</w:t>
      </w:r>
      <w:r>
        <w:rPr>
          <w:lang w:val="en-CA"/>
        </w:rPr>
        <w:t xml:space="preserve">he property </w:t>
      </w:r>
      <w:r w:rsidRPr="00A1060B">
        <w:rPr>
          <w:rStyle w:val="Entity"/>
        </w:rPr>
        <w:t>source:</w:t>
      </w:r>
      <w:r w:rsidR="00A1060B" w:rsidRPr="00A1060B">
        <w:rPr>
          <w:rStyle w:val="Entity"/>
        </w:rPr>
        <w:t>Primitive::</w:t>
      </w:r>
      <w:r w:rsidRPr="00A1060B">
        <w:rPr>
          <w:rStyle w:val="Entity"/>
        </w:rPr>
        <w:t>CharacterString</w:t>
      </w:r>
      <w:r>
        <w:rPr>
          <w:lang w:val="en-CA"/>
        </w:rPr>
        <w:t xml:space="preserve"> contain</w:t>
      </w:r>
      <w:r w:rsidR="0012746F">
        <w:rPr>
          <w:lang w:val="en-CA"/>
        </w:rPr>
        <w:t>s</w:t>
      </w:r>
      <w:r>
        <w:rPr>
          <w:lang w:val="en-CA"/>
        </w:rPr>
        <w:t xml:space="preserve">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Pr>
          <w:lang w:val="en-CA"/>
        </w:rPr>
        <w:t>a</w:t>
      </w:r>
      <w:r w:rsidRPr="00393486">
        <w:rPr>
          <w:lang w:val="en-CA"/>
        </w:rPr>
        <w:t xml:space="preserve">tion that would also be in the metadata record referenced by </w:t>
      </w:r>
      <w:r w:rsidRPr="00A1060B">
        <w:rPr>
          <w:rStyle w:val="Entity"/>
        </w:rPr>
        <w:t>metadata_uri</w:t>
      </w:r>
      <w:r w:rsidRPr="00393486">
        <w:rPr>
          <w:lang w:val="en-CA"/>
        </w:rPr>
        <w:t>.</w:t>
      </w:r>
    </w:p>
    <w:p w14:paraId="7AC33DB9" w14:textId="2211CB3D" w:rsidR="002C1116" w:rsidRPr="0012746F" w:rsidRDefault="002C1116" w:rsidP="002C1116">
      <w:pPr>
        <w:pStyle w:val="Titre4"/>
        <w:rPr>
          <w:lang w:val="en-CA"/>
        </w:rPr>
      </w:pPr>
      <w:r w:rsidRPr="00D970E9">
        <w:rPr>
          <w:lang w:val="en-CA"/>
        </w:rPr>
        <w:t>faultType_uri</w:t>
      </w:r>
    </w:p>
    <w:p w14:paraId="0C6A2213" w14:textId="5299C5B5" w:rsidR="002C1116" w:rsidRDefault="002C1116" w:rsidP="002C1116">
      <w:pPr>
        <w:rPr>
          <w:lang w:val="en-CA"/>
        </w:rPr>
      </w:pPr>
      <w:r>
        <w:rPr>
          <w:lang w:val="en-CA"/>
        </w:rPr>
        <w:t xml:space="preserve">The property </w:t>
      </w:r>
      <w:r w:rsidRPr="00A1060B">
        <w:rPr>
          <w:rStyle w:val="Entity"/>
        </w:rPr>
        <w:t>faultType_uri:Primitive::CharacterString</w:t>
      </w:r>
      <w:r>
        <w:rPr>
          <w:lang w:val="en-CA"/>
        </w:rPr>
        <w:t xml:space="preserve"> contain</w:t>
      </w:r>
      <w:r w:rsidR="0012746F">
        <w:rPr>
          <w:lang w:val="en-CA"/>
        </w:rPr>
        <w:t>s</w:t>
      </w:r>
      <w:r>
        <w:rPr>
          <w:lang w:val="en-CA"/>
        </w:rPr>
        <w:t xml:space="preserve"> a </w:t>
      </w:r>
      <w:r w:rsidRPr="00393486">
        <w:rPr>
          <w:lang w:val="en-CA"/>
        </w:rPr>
        <w:t>URI referring to a controlled concept from a vocabulary defining the fault (</w:t>
      </w:r>
      <w:r w:rsidRPr="00A1060B">
        <w:rPr>
          <w:rStyle w:val="Entity"/>
        </w:rPr>
        <w:t>ShearDisplacementStructure</w:t>
      </w:r>
      <w:r w:rsidRPr="00393486">
        <w:rPr>
          <w:lang w:val="en-CA"/>
        </w:rPr>
        <w:t xml:space="preserve">) type. </w:t>
      </w:r>
      <w:commentRangeStart w:id="531"/>
      <w:r>
        <w:rPr>
          <w:lang w:val="en-CA"/>
        </w:rPr>
        <w:t>This is a m</w:t>
      </w:r>
      <w:r w:rsidRPr="00393486">
        <w:rPr>
          <w:lang w:val="en-CA"/>
        </w:rPr>
        <w:t xml:space="preserve">andatory property </w:t>
      </w:r>
      <w:commentRangeEnd w:id="531"/>
      <w:r w:rsidR="00A1060B">
        <w:rPr>
          <w:rStyle w:val="Marquedecommentaire"/>
        </w:rPr>
        <w:commentReference w:id="531"/>
      </w:r>
      <w:r w:rsidRPr="00393486">
        <w:rPr>
          <w:lang w:val="en-CA"/>
        </w:rPr>
        <w:t>- if not value is provided then a URI referring to a controlled concept explaining why the value is nil must be provided.</w:t>
      </w:r>
    </w:p>
    <w:p w14:paraId="35CA167E" w14:textId="439841B3" w:rsidR="002C1116" w:rsidRPr="0012746F" w:rsidRDefault="002C1116" w:rsidP="002C1116">
      <w:pPr>
        <w:pStyle w:val="Titre4"/>
        <w:rPr>
          <w:lang w:val="en-CA"/>
        </w:rPr>
      </w:pPr>
      <w:r w:rsidRPr="00D970E9">
        <w:rPr>
          <w:lang w:val="en-CA"/>
        </w:rPr>
        <w:lastRenderedPageBreak/>
        <w:t>movementType_uri</w:t>
      </w:r>
    </w:p>
    <w:p w14:paraId="21621526" w14:textId="6C812FD1" w:rsidR="002C1116" w:rsidRDefault="002C1116" w:rsidP="002C1116">
      <w:pPr>
        <w:rPr>
          <w:lang w:val="en-CA"/>
        </w:rPr>
      </w:pPr>
      <w:r>
        <w:rPr>
          <w:lang w:val="en-CA"/>
        </w:rPr>
        <w:t xml:space="preserve">The property </w:t>
      </w:r>
      <w:r w:rsidRPr="00A1060B">
        <w:rPr>
          <w:rStyle w:val="Entity"/>
        </w:rPr>
        <w:t>movementType_uri:Primitive::CharacterString</w:t>
      </w:r>
      <w:r>
        <w:rPr>
          <w:lang w:val="en-CA"/>
        </w:rPr>
        <w:t xml:space="preserve"> contain</w:t>
      </w:r>
      <w:r w:rsidR="0012746F">
        <w:rPr>
          <w:lang w:val="en-CA"/>
        </w:rPr>
        <w:t>s</w:t>
      </w:r>
      <w:r>
        <w:rPr>
          <w:lang w:val="en-CA"/>
        </w:rPr>
        <w:t xml:space="preserve">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property - if no value is provided then a URI referring to a controlled concept explaining why the value is nil must be provided.</w:t>
      </w:r>
    </w:p>
    <w:p w14:paraId="7681473D" w14:textId="1029652F" w:rsidR="002C1116" w:rsidRPr="0012746F" w:rsidRDefault="002C1116" w:rsidP="002C1116">
      <w:pPr>
        <w:pStyle w:val="Titre4"/>
        <w:rPr>
          <w:lang w:val="en-CA"/>
        </w:rPr>
      </w:pPr>
      <w:r w:rsidRPr="00D970E9">
        <w:rPr>
          <w:lang w:val="en-CA"/>
        </w:rPr>
        <w:t>deformationStyle_uri</w:t>
      </w:r>
    </w:p>
    <w:p w14:paraId="307DDF23" w14:textId="3314619C" w:rsidR="002C1116" w:rsidRPr="00AA18BE" w:rsidRDefault="002C1116" w:rsidP="002C1116">
      <w:pPr>
        <w:rPr>
          <w:rFonts w:cs="Arial"/>
          <w:color w:val="000000"/>
          <w:lang w:val="en-CA"/>
        </w:rPr>
      </w:pPr>
      <w:r>
        <w:rPr>
          <w:lang w:val="en-CA"/>
        </w:rPr>
        <w:t xml:space="preserve">The property </w:t>
      </w:r>
      <w:r w:rsidRPr="00A1060B">
        <w:rPr>
          <w:rStyle w:val="Entity"/>
        </w:rPr>
        <w:t>deformationStyle_uri</w:t>
      </w:r>
      <w:r w:rsidR="00A1060B" w:rsidRPr="00A1060B">
        <w:rPr>
          <w:rStyle w:val="Entity"/>
        </w:rPr>
        <w:t>:Primitive::CharacterString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from a vocabulary defining the </w:t>
      </w:r>
      <w:r w:rsidRPr="00A1060B">
        <w:rPr>
          <w:rStyle w:val="Entity"/>
        </w:rPr>
        <w:t>ShearDisplacementStructure</w:t>
      </w:r>
      <w:r w:rsidRPr="00393486">
        <w:rPr>
          <w:lang w:val="en-CA"/>
        </w:rPr>
        <w:t xml:space="preserve"> deformation style. </w:t>
      </w:r>
      <w:r>
        <w:rPr>
          <w:lang w:val="en-CA"/>
        </w:rPr>
        <w:t>This is a m</w:t>
      </w:r>
      <w:r w:rsidRPr="00393486">
        <w:rPr>
          <w:lang w:val="en-CA"/>
        </w:rPr>
        <w:t>andatory property - if no value is provided then a URI referring to a controlled concept explaining why the value is nil must be provided.</w:t>
      </w:r>
      <w:r w:rsidDel="001563D9">
        <w:rPr>
          <w:lang w:val="en-CA"/>
        </w:rPr>
        <w:t xml:space="preserve"> </w:t>
      </w:r>
    </w:p>
    <w:p w14:paraId="019C49AF" w14:textId="54AA1468" w:rsidR="002C1116" w:rsidRPr="00AA18BE" w:rsidRDefault="002C1116" w:rsidP="002C1116">
      <w:pPr>
        <w:pStyle w:val="Titre4"/>
        <w:rPr>
          <w:lang w:val="en-CA"/>
        </w:rPr>
      </w:pPr>
      <w:r w:rsidRPr="00393486">
        <w:rPr>
          <w:lang w:val="en-CA"/>
        </w:rPr>
        <w:t>representativeAge_uri</w:t>
      </w:r>
    </w:p>
    <w:p w14:paraId="5CF54325" w14:textId="35ED618D" w:rsidR="002C1116" w:rsidRDefault="002C1116" w:rsidP="002C1116">
      <w:pPr>
        <w:rPr>
          <w:lang w:val="en-CA"/>
        </w:rPr>
      </w:pPr>
      <w:r>
        <w:rPr>
          <w:lang w:val="en-CA"/>
        </w:rPr>
        <w:t xml:space="preserve">The property </w:t>
      </w:r>
      <w:r w:rsidRPr="00A1060B">
        <w:rPr>
          <w:rStyle w:val="Entity"/>
        </w:rPr>
        <w:t>representativeAge_uri:Primitive::CharacterString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stratigraphic age interval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776ABB5" w14:textId="2DC98E81" w:rsidR="002C1116" w:rsidRPr="00AA18BE" w:rsidRDefault="002C1116" w:rsidP="002C1116">
      <w:pPr>
        <w:pStyle w:val="Titre4"/>
        <w:rPr>
          <w:lang w:val="en-CA"/>
        </w:rPr>
      </w:pPr>
      <w:r w:rsidRPr="00D970E9">
        <w:rPr>
          <w:lang w:val="en-CA"/>
        </w:rPr>
        <w:t>representativeOlderAge_uri</w:t>
      </w:r>
    </w:p>
    <w:p w14:paraId="2640C2ED" w14:textId="5B0AA880" w:rsidR="002C1116" w:rsidRDefault="002C1116" w:rsidP="002C1116">
      <w:pPr>
        <w:rPr>
          <w:lang w:val="en-CA"/>
        </w:rPr>
      </w:pPr>
      <w:r>
        <w:rPr>
          <w:lang w:val="en-CA"/>
        </w:rPr>
        <w:t xml:space="preserve">The property </w:t>
      </w:r>
      <w:r w:rsidRPr="00A1060B">
        <w:rPr>
          <w:rStyle w:val="Entity"/>
        </w:rPr>
        <w:t>representativeOlderAge_uri</w:t>
      </w:r>
      <w:r w:rsidR="00A1060B" w:rsidRPr="00A1060B">
        <w:rPr>
          <w:rStyle w:val="Entity"/>
        </w:rPr>
        <w:t>:Primitive:CharacterString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lower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C1C4C78" w14:textId="656A3F1E" w:rsidR="002C1116" w:rsidRPr="00AA18BE" w:rsidRDefault="002C1116" w:rsidP="002C1116">
      <w:pPr>
        <w:pStyle w:val="Titre4"/>
        <w:rPr>
          <w:lang w:val="en-CA"/>
        </w:rPr>
      </w:pPr>
      <w:r w:rsidRPr="00393486">
        <w:rPr>
          <w:lang w:val="en-CA"/>
        </w:rPr>
        <w:t>representativeYoungerAge_uri</w:t>
      </w:r>
    </w:p>
    <w:p w14:paraId="24AE66A5" w14:textId="19BEA1EF" w:rsidR="002C1116" w:rsidRDefault="002C1116" w:rsidP="002C1116">
      <w:pPr>
        <w:rPr>
          <w:lang w:val="en-CA"/>
        </w:rPr>
      </w:pPr>
      <w:r>
        <w:rPr>
          <w:lang w:val="en-CA"/>
        </w:rPr>
        <w:t xml:space="preserve">The property </w:t>
      </w:r>
      <w:r w:rsidRPr="00A1060B">
        <w:rPr>
          <w:rStyle w:val="Entity"/>
        </w:rPr>
        <w:t>representativeYoungerAge_uri:Primitive::CharacterString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upper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Del="001563D9">
        <w:rPr>
          <w:lang w:val="en-CA"/>
        </w:rPr>
        <w:t xml:space="preserve"> </w:t>
      </w:r>
    </w:p>
    <w:p w14:paraId="31BFFFC6" w14:textId="659C8689" w:rsidR="002C1116" w:rsidRPr="00AA18BE" w:rsidRDefault="002C1116" w:rsidP="002C1116">
      <w:pPr>
        <w:pStyle w:val="Titre4"/>
        <w:rPr>
          <w:lang w:val="en-CA"/>
        </w:rPr>
      </w:pPr>
      <w:r w:rsidRPr="007433DB">
        <w:rPr>
          <w:lang w:val="en-CA"/>
        </w:rPr>
        <w:t>specification_uri</w:t>
      </w:r>
    </w:p>
    <w:p w14:paraId="55496E2F" w14:textId="616F30F3" w:rsidR="002C1116" w:rsidRPr="00AA18BE" w:rsidRDefault="002C1116" w:rsidP="002C1116">
      <w:pPr>
        <w:rPr>
          <w:rFonts w:cs="Arial"/>
          <w:color w:val="000000"/>
          <w:lang w:val="en-CA"/>
        </w:rPr>
      </w:pPr>
      <w:r>
        <w:t>If present, t</w:t>
      </w:r>
      <w:r>
        <w:rPr>
          <w:lang w:val="en-CA"/>
        </w:rPr>
        <w:t xml:space="preserve">he property </w:t>
      </w:r>
      <w:r w:rsidRPr="00A1060B">
        <w:rPr>
          <w:rStyle w:val="Entity"/>
        </w:rPr>
        <w:t>specification_uri:Primitive::CharacterString</w:t>
      </w:r>
      <w:r>
        <w:rPr>
          <w:lang w:val="en-CA"/>
        </w:rPr>
        <w:t xml:space="preserve"> contain</w:t>
      </w:r>
      <w:r w:rsidR="00AA18BE">
        <w:rPr>
          <w:lang w:val="en-CA"/>
        </w:rPr>
        <w:t>s</w:t>
      </w:r>
      <w:r>
        <w:rPr>
          <w:lang w:val="en-CA"/>
        </w:rPr>
        <w:t xml:space="preserve"> a </w:t>
      </w:r>
      <w:r w:rsidRPr="007433DB">
        <w:rPr>
          <w:lang w:val="en-CA"/>
        </w:rPr>
        <w:t xml:space="preserve">URI referring the GeoSciML </w:t>
      </w:r>
      <w:r w:rsidRPr="00A1060B">
        <w:rPr>
          <w:rStyle w:val="Entity"/>
        </w:rPr>
        <w:t>ShearDisplacementStructure</w:t>
      </w:r>
      <w:r w:rsidRPr="007433DB">
        <w:rPr>
          <w:lang w:val="en-CA"/>
        </w:rPr>
        <w:t xml:space="preserve"> feature that describes the instance in detail. </w:t>
      </w:r>
      <w:r w:rsidDel="001563D9">
        <w:rPr>
          <w:lang w:val="en-CA"/>
        </w:rPr>
        <w:t xml:space="preserve"> </w:t>
      </w:r>
    </w:p>
    <w:p w14:paraId="240535D8" w14:textId="434EB38E" w:rsidR="002C1116" w:rsidRPr="00AA18BE" w:rsidRDefault="002C1116" w:rsidP="002C1116">
      <w:pPr>
        <w:pStyle w:val="Titre4"/>
        <w:rPr>
          <w:lang w:val="en-CA"/>
        </w:rPr>
      </w:pPr>
      <w:r w:rsidRPr="007433DB">
        <w:rPr>
          <w:lang w:val="en-CA"/>
        </w:rPr>
        <w:t>metadata_uri</w:t>
      </w:r>
    </w:p>
    <w:p w14:paraId="76EF77A8" w14:textId="0857A3E4" w:rsidR="002C1116" w:rsidRDefault="002C1116" w:rsidP="002C1116">
      <w:pPr>
        <w:rPr>
          <w:lang w:val="en-CA"/>
        </w:rPr>
      </w:pPr>
      <w:r>
        <w:t>If present, t</w:t>
      </w:r>
      <w:r>
        <w:rPr>
          <w:lang w:val="en-CA"/>
        </w:rPr>
        <w:t xml:space="preserve">he property </w:t>
      </w:r>
      <w:r w:rsidRPr="00DA5B06">
        <w:rPr>
          <w:rStyle w:val="Entity"/>
        </w:rPr>
        <w:t>metadata_uri:Primitive::CharacterString</w:t>
      </w:r>
      <w:r>
        <w:rPr>
          <w:lang w:val="en-CA"/>
        </w:rPr>
        <w:t xml:space="preserve"> contain</w:t>
      </w:r>
      <w:r w:rsidR="00AA18BE">
        <w:rPr>
          <w:lang w:val="en-CA"/>
        </w:rPr>
        <w:t>s</w:t>
      </w:r>
      <w:r>
        <w:rPr>
          <w:lang w:val="en-CA"/>
        </w:rPr>
        <w:t xml:space="preserve"> a </w:t>
      </w:r>
      <w:r w:rsidRPr="007433DB">
        <w:rPr>
          <w:lang w:val="en-CA"/>
        </w:rPr>
        <w:t>URI referring to a metadata record describing the provenance of data.</w:t>
      </w:r>
    </w:p>
    <w:p w14:paraId="174E054F" w14:textId="0B779295" w:rsidR="002C1116" w:rsidRPr="00C17A19" w:rsidRDefault="002C1116" w:rsidP="002C1116">
      <w:pPr>
        <w:pStyle w:val="Titre4"/>
      </w:pPr>
      <w:r w:rsidRPr="00C17A19">
        <w:lastRenderedPageBreak/>
        <w:t>genericSymbolizer</w:t>
      </w:r>
    </w:p>
    <w:p w14:paraId="272E6DAF" w14:textId="77777777" w:rsidR="002C1116" w:rsidRDefault="002C1116" w:rsidP="002C1116">
      <w:r>
        <w:t xml:space="preserve">If present, the property </w:t>
      </w:r>
      <w:r w:rsidRPr="00DA5B06">
        <w:rPr>
          <w:rStyle w:val="Entity"/>
        </w:rPr>
        <w:t>genericSymbolizer:Primitive::CharacterString</w:t>
      </w:r>
      <w:r>
        <w:t xml:space="preserve"> contains an identifier</w:t>
      </w:r>
      <w:r w:rsidRPr="00C17A19">
        <w:t xml:space="preserve"> for a symbol from standard (locally or community defined) symbolization scheme for portrayal.</w:t>
      </w:r>
    </w:p>
    <w:p w14:paraId="200D8734" w14:textId="4F125A8E" w:rsidR="002C1116" w:rsidRDefault="002C1116" w:rsidP="002C1116">
      <w:pPr>
        <w:pStyle w:val="Titre4"/>
      </w:pPr>
      <w:r>
        <w:t>s</w:t>
      </w:r>
      <w:r w:rsidRPr="004E3A57">
        <w:t>hape</w:t>
      </w:r>
    </w:p>
    <w:p w14:paraId="42088D90" w14:textId="77777777" w:rsidR="002C1116" w:rsidRDefault="002C1116" w:rsidP="002C1116">
      <w:r>
        <w:t xml:space="preserve">The property </w:t>
      </w:r>
      <w:r w:rsidRPr="00DA5B06">
        <w:rPr>
          <w:rStyle w:val="Entity"/>
        </w:rPr>
        <w:t>shape:GM_Object</w:t>
      </w:r>
      <w:r>
        <w:t xml:space="preserve"> contains a geometry </w:t>
      </w:r>
      <w:r w:rsidRPr="004E3A57">
        <w:t>defining the extent of the feature of interest.</w:t>
      </w:r>
      <w:r>
        <w:t xml:space="preserve">  </w:t>
      </w:r>
    </w:p>
    <w:p w14:paraId="6E7BF78E" w14:textId="3B7710DF" w:rsidR="002C1116" w:rsidRDefault="00AA18BE" w:rsidP="002C1116">
      <w:pPr>
        <w:pStyle w:val="Titre4"/>
      </w:pPr>
      <w:r>
        <w:t>a</w:t>
      </w:r>
      <w:r w:rsidR="002C1116" w:rsidRPr="004E3A57">
        <w:t>ny</w:t>
      </w:r>
    </w:p>
    <w:p w14:paraId="24D4E5CB" w14:textId="77777777" w:rsidR="002C1116" w:rsidRDefault="002C1116" w:rsidP="002C1116">
      <w:r>
        <w:t xml:space="preserve">A data provider can add an arbitrary number of extra properties, as long as the instance is conformant to GML Simple Feature Level 0. </w:t>
      </w:r>
    </w:p>
    <w:p w14:paraId="1680631B" w14:textId="77777777" w:rsidR="002C1116" w:rsidRDefault="002C1116" w:rsidP="002C1116">
      <w:pPr>
        <w:autoSpaceDE w:val="0"/>
        <w:autoSpaceDN w:val="0"/>
        <w:adjustRightInd w:val="0"/>
        <w:spacing w:after="0" w:line="240" w:lineRule="atLeast"/>
        <w:rPr>
          <w:rFonts w:cs="Arial"/>
          <w:color w:val="000000"/>
          <w:lang w:val="en-CA"/>
        </w:rPr>
      </w:pPr>
    </w:p>
    <w:p w14:paraId="5666CBCA" w14:textId="77777777" w:rsidR="002C1116" w:rsidRDefault="002C1116" w:rsidP="002C1116">
      <w:pPr>
        <w:autoSpaceDE w:val="0"/>
        <w:autoSpaceDN w:val="0"/>
        <w:adjustRightInd w:val="0"/>
        <w:spacing w:after="0" w:line="240" w:lineRule="atLeast"/>
        <w:rPr>
          <w:rFonts w:cs="Arial"/>
          <w:color w:val="000000"/>
          <w:lang w:val="en-CA"/>
        </w:rPr>
      </w:pPr>
    </w:p>
    <w:p w14:paraId="40A4DB13" w14:textId="77777777" w:rsidR="002C1116" w:rsidRDefault="002C1116" w:rsidP="002C1116">
      <w:pPr>
        <w:pStyle w:val="Titre3"/>
        <w:rPr>
          <w:lang w:val="en-CA"/>
        </w:rPr>
      </w:pPr>
      <w:bookmarkStart w:id="532" w:name="_Toc458154254"/>
      <w:r w:rsidRPr="00D14AF0">
        <w:rPr>
          <w:lang w:val="en-CA"/>
        </w:rPr>
        <w:t>SiteObservationView</w:t>
      </w:r>
      <w:bookmarkEnd w:id="532"/>
    </w:p>
    <w:p w14:paraId="0F7547D0" w14:textId="77777777" w:rsidR="002C1116" w:rsidRDefault="002C1116" w:rsidP="002C1116">
      <w:pPr>
        <w:autoSpaceDE w:val="0"/>
        <w:autoSpaceDN w:val="0"/>
        <w:adjustRightInd w:val="0"/>
        <w:spacing w:after="0" w:line="240" w:lineRule="atLeast"/>
        <w:rPr>
          <w:rFonts w:cs="Arial"/>
          <w:color w:val="000000"/>
          <w:lang w:val="en-CA"/>
        </w:rPr>
      </w:pPr>
    </w:p>
    <w:p w14:paraId="2150BD3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177F233"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0DFA52CD" wp14:editId="574732BA">
            <wp:extent cx="2524125" cy="3057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619354BC" w14:textId="77777777" w:rsidR="002C1116" w:rsidRDefault="002C1116" w:rsidP="002C1116">
      <w:pPr>
        <w:pStyle w:val="Lgende"/>
        <w:rPr>
          <w:noProof/>
          <w:lang w:val="en-CA" w:eastAsia="en-CA"/>
        </w:rPr>
      </w:pPr>
      <w:r>
        <w:t xml:space="preserve">Figure </w:t>
      </w:r>
      <w:r>
        <w:fldChar w:fldCharType="begin"/>
      </w:r>
      <w:r>
        <w:instrText xml:space="preserve"> SEQ Figure \* ARABIC </w:instrText>
      </w:r>
      <w:r>
        <w:fldChar w:fldCharType="separate"/>
      </w:r>
      <w:r w:rsidR="00AD44BE">
        <w:rPr>
          <w:noProof/>
        </w:rPr>
        <w:t>106</w:t>
      </w:r>
      <w:r>
        <w:fldChar w:fldCharType="end"/>
      </w:r>
      <w:r>
        <w:t xml:space="preserve"> </w:t>
      </w:r>
      <w:r w:rsidRPr="00A31DB3">
        <w:t xml:space="preserve">SiteObservationView </w:t>
      </w:r>
      <w:r>
        <w:t>feature type.</w:t>
      </w:r>
    </w:p>
    <w:p w14:paraId="6C2691B4" w14:textId="77777777" w:rsidR="002C1116" w:rsidRDefault="002C1116" w:rsidP="002C1116">
      <w:pPr>
        <w:keepNext/>
        <w:autoSpaceDE w:val="0"/>
        <w:autoSpaceDN w:val="0"/>
        <w:adjustRightInd w:val="0"/>
        <w:spacing w:after="0" w:line="240" w:lineRule="atLeast"/>
      </w:pPr>
    </w:p>
    <w:p w14:paraId="1EB08554" w14:textId="77777777" w:rsidR="002C1116" w:rsidRDefault="002C1116" w:rsidP="002C1116">
      <w:pPr>
        <w:autoSpaceDE w:val="0"/>
        <w:autoSpaceDN w:val="0"/>
        <w:adjustRightInd w:val="0"/>
        <w:spacing w:after="0" w:line="240" w:lineRule="atLeast"/>
        <w:rPr>
          <w:rFonts w:cs="Arial"/>
          <w:color w:val="000000"/>
          <w:lang w:val="en-CA"/>
        </w:rPr>
      </w:pPr>
    </w:p>
    <w:p w14:paraId="74F7A062" w14:textId="77777777" w:rsidR="002C1116" w:rsidRPr="00D14AF0" w:rsidRDefault="002C1116" w:rsidP="002C1116">
      <w:pPr>
        <w:autoSpaceDE w:val="0"/>
        <w:autoSpaceDN w:val="0"/>
        <w:adjustRightInd w:val="0"/>
        <w:spacing w:after="0" w:line="240" w:lineRule="atLeast"/>
        <w:rPr>
          <w:rFonts w:cs="Arial"/>
          <w:color w:val="000000"/>
          <w:lang w:val="en-CA"/>
        </w:rPr>
      </w:pPr>
      <w:r w:rsidRPr="00DA5B06">
        <w:rPr>
          <w:rStyle w:val="Entity"/>
        </w:rPr>
        <w:t>SiteObservationView</w:t>
      </w:r>
      <w:r>
        <w:rPr>
          <w:rFonts w:cs="Arial"/>
          <w:color w:val="000000"/>
          <w:lang w:val="en-CA"/>
        </w:rPr>
        <w:t xml:space="preserve"> is a s</w:t>
      </w:r>
      <w:r w:rsidRPr="00D14AF0">
        <w:rPr>
          <w:rFonts w:cs="Arial"/>
          <w:color w:val="000000"/>
          <w:lang w:val="en-CA"/>
        </w:rPr>
        <w:t xml:space="preserve">implified view of a </w:t>
      </w:r>
      <w:r>
        <w:rPr>
          <w:rFonts w:cs="Arial"/>
          <w:color w:val="000000"/>
          <w:lang w:val="en-CA"/>
        </w:rPr>
        <w:t xml:space="preserve">generally </w:t>
      </w:r>
      <w:r w:rsidRPr="00D14AF0">
        <w:rPr>
          <w:rFonts w:cs="Arial"/>
          <w:color w:val="000000"/>
          <w:lang w:val="en-CA"/>
        </w:rPr>
        <w:t xml:space="preserve">point-located geological observation, like a structural measurement. This is a simplified instance of a sampling </w:t>
      </w:r>
      <w:r>
        <w:rPr>
          <w:rFonts w:cs="Arial"/>
          <w:color w:val="000000"/>
          <w:lang w:val="en-CA"/>
        </w:rPr>
        <w:t>geometry</w:t>
      </w:r>
      <w:r w:rsidRPr="00D14AF0">
        <w:rPr>
          <w:rFonts w:cs="Arial"/>
          <w:color w:val="000000"/>
          <w:lang w:val="en-CA"/>
        </w:rPr>
        <w:t xml:space="preserve"> from Observations &amp; Measurements (ISO19156) with an associated geological observation. </w:t>
      </w:r>
      <w:r>
        <w:rPr>
          <w:rFonts w:cs="Arial"/>
          <w:color w:val="000000"/>
          <w:lang w:val="en-CA"/>
        </w:rPr>
        <w:t xml:space="preserve">Each tuple should represent a single observation. </w:t>
      </w:r>
      <w:r w:rsidRPr="00D14AF0">
        <w:rPr>
          <w:rFonts w:cs="Arial"/>
          <w:color w:val="000000"/>
          <w:lang w:val="en-CA"/>
        </w:rPr>
        <w:t xml:space="preserve">Key property values are summarised as labels (unconstrained character strings) or arbitrarily selected classifiers to </w:t>
      </w:r>
      <w:r w:rsidRPr="00D14AF0">
        <w:rPr>
          <w:rFonts w:cs="Arial"/>
          <w:color w:val="000000"/>
          <w:lang w:val="en-CA"/>
        </w:rPr>
        <w:lastRenderedPageBreak/>
        <w:t>be used for thematic mapping purposes. The latter are the properties suffixed with '_uri' and will contain URIs referring to controlled concepts in published vocabularies.</w:t>
      </w:r>
    </w:p>
    <w:p w14:paraId="5AD0CAA2" w14:textId="77777777" w:rsidR="002C1116" w:rsidRDefault="002C1116" w:rsidP="002C1116">
      <w:pPr>
        <w:autoSpaceDE w:val="0"/>
        <w:autoSpaceDN w:val="0"/>
        <w:adjustRightInd w:val="0"/>
        <w:spacing w:after="0" w:line="240" w:lineRule="atLeast"/>
        <w:rPr>
          <w:rFonts w:cs="Arial"/>
          <w:color w:val="000000"/>
          <w:lang w:val="en-CA"/>
        </w:rPr>
      </w:pPr>
    </w:p>
    <w:p w14:paraId="16FA8C95" w14:textId="77777777" w:rsidR="002C1116" w:rsidRDefault="002C1116" w:rsidP="002C1116">
      <w:pPr>
        <w:pStyle w:val="Titre4"/>
        <w:rPr>
          <w:lang w:val="en-CA"/>
        </w:rPr>
      </w:pPr>
      <w:r>
        <w:rPr>
          <w:lang w:val="en-CA"/>
        </w:rPr>
        <w:t>Mapping</w:t>
      </w:r>
    </w:p>
    <w:p w14:paraId="24F000E7"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4750" w:type="pct"/>
        <w:tblLook w:val="04A0" w:firstRow="1" w:lastRow="0" w:firstColumn="1" w:lastColumn="0" w:noHBand="0" w:noVBand="1"/>
      </w:tblPr>
      <w:tblGrid>
        <w:gridCol w:w="3320"/>
        <w:gridCol w:w="5093"/>
      </w:tblGrid>
      <w:tr w:rsidR="002C1116" w:rsidRPr="009D64DE" w14:paraId="5EFD44E8"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265F706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36686BD3" w14:textId="44F21475" w:rsidR="002C1116" w:rsidRPr="009D64D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 xml:space="preserve">Mapping from </w:t>
            </w:r>
            <w:r w:rsidR="00DA5B06" w:rsidRPr="00DA5B06">
              <w:rPr>
                <w:rStyle w:val="Entity"/>
              </w:rPr>
              <w:t>OM::</w:t>
            </w:r>
            <w:r w:rsidRPr="00DA5B06">
              <w:rPr>
                <w:rStyle w:val="Entity"/>
              </w:rPr>
              <w:t>OM_Observation</w:t>
            </w:r>
          </w:p>
        </w:tc>
      </w:tr>
      <w:tr w:rsidR="002C1116" w:rsidRPr="009D64DE" w14:paraId="7066AEC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5496E85" w14:textId="57E67509" w:rsidR="002C1116" w:rsidRPr="009D64D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9D64DE">
              <w:rPr>
                <w:rFonts w:ascii="Consolas" w:hAnsi="Consolas" w:cs="Consolas"/>
                <w:sz w:val="18"/>
                <w:szCs w:val="18"/>
                <w:lang w:val="en-CA" w:eastAsia="en-CA"/>
              </w:rPr>
              <w:t>dentifier</w:t>
            </w:r>
          </w:p>
        </w:tc>
        <w:tc>
          <w:tcPr>
            <w:tcW w:w="5093" w:type="dxa"/>
            <w:hideMark/>
          </w:tcPr>
          <w:p w14:paraId="5D21AFE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identifier</w:t>
            </w:r>
          </w:p>
        </w:tc>
      </w:tr>
      <w:tr w:rsidR="002C1116" w:rsidRPr="009D64DE" w14:paraId="6A05AD1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4BCB0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2CB9ABE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SF_SamplingFeature::name 4 1</w:t>
            </w:r>
          </w:p>
        </w:tc>
      </w:tr>
      <w:tr w:rsidR="002C1116" w:rsidRPr="009D64DE" w14:paraId="34619EA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CF21B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034CCD03"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name 1</w:t>
            </w:r>
          </w:p>
        </w:tc>
      </w:tr>
      <w:tr w:rsidR="002C1116" w:rsidRPr="009D64DE" w14:paraId="4D20574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0D0E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02B03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name 1</w:t>
            </w:r>
          </w:p>
        </w:tc>
      </w:tr>
      <w:tr w:rsidR="002C1116" w:rsidRPr="009D64DE" w14:paraId="3B3FB1E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CC1CF14"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6232359D"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description</w:t>
            </w:r>
          </w:p>
        </w:tc>
      </w:tr>
      <w:tr w:rsidR="002C1116" w:rsidRPr="009D64DE" w14:paraId="624D705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599046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A498A5A"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featureOfInterest:(…)::name 1</w:t>
            </w:r>
          </w:p>
        </w:tc>
      </w:tr>
      <w:tr w:rsidR="002C1116" w:rsidRPr="009D64DE" w14:paraId="2548782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FDC9F8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5DE13F5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observedProperty 2</w:t>
            </w:r>
          </w:p>
        </w:tc>
      </w:tr>
      <w:tr w:rsidR="002C1116" w:rsidRPr="009D64DE" w14:paraId="1AAA4C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837225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62CAB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Result 1</w:t>
            </w:r>
          </w:p>
        </w:tc>
      </w:tr>
      <w:tr w:rsidR="002C1116" w:rsidRPr="009D64DE" w14:paraId="7E9077B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250B70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3D8A529F"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result 5</w:t>
            </w:r>
          </w:p>
        </w:tc>
      </w:tr>
      <w:tr w:rsidR="002C1116" w:rsidRPr="009D64DE" w14:paraId="7EF6820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74EE05D"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7801FA91"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Procedure 1</w:t>
            </w:r>
          </w:p>
        </w:tc>
      </w:tr>
      <w:tr w:rsidR="002C1116" w:rsidRPr="009D64DE" w14:paraId="16D70A4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E698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166E0C35"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metadataProperty:(…):DQ_PositionalAccuracy</w:t>
            </w:r>
          </w:p>
        </w:tc>
      </w:tr>
      <w:tr w:rsidR="002C1116" w:rsidRPr="009D64DE" w14:paraId="41EF21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B0E72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67A1B6C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metaDataProperty:(…):CI_Citation</w:t>
            </w:r>
          </w:p>
        </w:tc>
      </w:tr>
      <w:tr w:rsidR="002C1116" w:rsidRPr="009D64DE" w14:paraId="0BDC5E2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DD1FC3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4BC6273E"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featureOfInterest 3</w:t>
            </w:r>
          </w:p>
        </w:tc>
      </w:tr>
      <w:tr w:rsidR="002C1116" w:rsidRPr="009D64DE" w14:paraId="7EDC28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3BA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2FF9025B"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observedProperty 3</w:t>
            </w:r>
          </w:p>
        </w:tc>
      </w:tr>
      <w:tr w:rsidR="002C1116" w:rsidRPr="009D64DE" w14:paraId="631B36C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0540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678136A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 3</w:t>
            </w:r>
          </w:p>
        </w:tc>
      </w:tr>
      <w:tr w:rsidR="002C1116" w:rsidRPr="009D64DE" w14:paraId="03B3A6B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61074E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6060FC15"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9D64DE" w14:paraId="720EBEC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E109D32"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7E6B364A"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9D64DE" w14:paraId="00893F1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AB8AD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59F7551E"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featureOfInterest:(…):GM_Object</w:t>
            </w:r>
          </w:p>
        </w:tc>
      </w:tr>
      <w:tr w:rsidR="002C1116" w:rsidRPr="009D64DE" w14:paraId="55C41C9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2C44F02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BBDC98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AE84E3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6D0C7475" w14:textId="77777777" w:rsidR="002C1116" w:rsidRDefault="002C1116" w:rsidP="003811C7">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11DC916F" w14:textId="77777777" w:rsidR="002C1116" w:rsidRPr="009D64DE" w:rsidRDefault="002C1116" w:rsidP="003811C7">
            <w:pPr>
              <w:spacing w:after="0"/>
              <w:rPr>
                <w:rFonts w:ascii="Consolas" w:hAnsi="Consolas" w:cs="Consolas"/>
                <w:sz w:val="18"/>
                <w:szCs w:val="18"/>
                <w:lang w:val="en-CA" w:eastAsia="en-CA"/>
              </w:rPr>
            </w:pPr>
            <w:r>
              <w:rPr>
                <w:rFonts w:ascii="Consolas" w:hAnsi="Consolas" w:cs="Consolas"/>
                <w:sz w:val="18"/>
                <w:szCs w:val="18"/>
              </w:rPr>
              <w:t>5 OM_Measurement::value type is any type and might or might not have a unit of measurement.  The property carrying depend of the result type.</w:t>
            </w:r>
          </w:p>
        </w:tc>
      </w:tr>
    </w:tbl>
    <w:p w14:paraId="5F8917A8" w14:textId="77777777" w:rsidR="002C1116" w:rsidRDefault="002C1116" w:rsidP="002C1116">
      <w:pPr>
        <w:autoSpaceDE w:val="0"/>
        <w:autoSpaceDN w:val="0"/>
        <w:adjustRightInd w:val="0"/>
        <w:spacing w:after="0" w:line="240" w:lineRule="atLeast"/>
        <w:rPr>
          <w:rFonts w:cs="Arial"/>
          <w:color w:val="000000"/>
          <w:lang w:val="en-CA"/>
        </w:rPr>
      </w:pPr>
    </w:p>
    <w:p w14:paraId="7EB4375A" w14:textId="7F35ACE0" w:rsidR="002C1116" w:rsidRPr="00AA18BE" w:rsidRDefault="002C1116" w:rsidP="002C1116">
      <w:pPr>
        <w:pStyle w:val="Titre4"/>
        <w:rPr>
          <w:lang w:val="en-CA"/>
        </w:rPr>
      </w:pPr>
      <w:r>
        <w:rPr>
          <w:lang w:val="en-CA"/>
        </w:rPr>
        <w:t>identifier</w:t>
      </w:r>
    </w:p>
    <w:p w14:paraId="62BC79FE" w14:textId="77777777" w:rsidR="002C1116" w:rsidRDefault="002C1116" w:rsidP="002C1116">
      <w:r w:rsidRPr="00D970E9">
        <w:t xml:space="preserve">Globally unique </w:t>
      </w:r>
      <w:r w:rsidRPr="00DA5B06">
        <w:rPr>
          <w:rStyle w:val="Entity"/>
        </w:rPr>
        <w:t>identifier:Primitive::CharacterString</w:t>
      </w:r>
      <w:r>
        <w:t xml:space="preserve"> shall uniquely identifies a tuple within the dataset</w:t>
      </w:r>
      <w:r w:rsidRPr="00D96958">
        <w:t xml:space="preserve"> </w:t>
      </w:r>
      <w:r>
        <w:t xml:space="preserve">and be formatted as an </w:t>
      </w:r>
      <w:r>
        <w:rPr>
          <w:lang w:val="en-CA"/>
        </w:rPr>
        <w:t>absolute URI conformant to RFC 3986.</w:t>
      </w:r>
    </w:p>
    <w:p w14:paraId="73A100AD" w14:textId="77777777" w:rsidR="002C1116" w:rsidRPr="00D14AF0" w:rsidRDefault="002C1116" w:rsidP="002C1116">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D1959C0" w14:textId="77777777" w:rsidTr="003811C7">
        <w:trPr>
          <w:cantSplit/>
        </w:trPr>
        <w:tc>
          <w:tcPr>
            <w:tcW w:w="4219" w:type="dxa"/>
            <w:tcBorders>
              <w:right w:val="nil"/>
            </w:tcBorders>
            <w:shd w:val="clear" w:color="auto" w:fill="auto"/>
          </w:tcPr>
          <w:p w14:paraId="02A3F346" w14:textId="7CCDDBE7"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/gsml4-lite/siteobservationview-identifier</w:t>
            </w:r>
          </w:p>
        </w:tc>
        <w:tc>
          <w:tcPr>
            <w:tcW w:w="4678" w:type="dxa"/>
            <w:tcBorders>
              <w:left w:val="nil"/>
            </w:tcBorders>
            <w:shd w:val="clear" w:color="auto" w:fill="auto"/>
          </w:tcPr>
          <w:p w14:paraId="66B872CF" w14:textId="6741BAAF" w:rsidR="002C1116" w:rsidRPr="00D12552" w:rsidRDefault="002C1116" w:rsidP="003811C7">
            <w:pPr>
              <w:pStyle w:val="Tabletext10"/>
              <w:jc w:val="left"/>
              <w:rPr>
                <w:rStyle w:val="reqtext"/>
                <w:lang w:val="en-CA"/>
              </w:rPr>
            </w:pPr>
            <w:r>
              <w:rPr>
                <w:rStyle w:val="reqtext"/>
                <w:lang w:val="en-CA"/>
              </w:rPr>
              <w:t xml:space="preserve">identifier SHOULD correspond to a representation of </w:t>
            </w:r>
            <w:r w:rsidR="00AF3FC1">
              <w:rPr>
                <w:rStyle w:val="reqtext"/>
                <w:lang w:val="en-CA"/>
              </w:rPr>
              <w:t>OM::</w:t>
            </w:r>
            <w:r>
              <w:rPr>
                <w:rStyle w:val="reqtext"/>
                <w:lang w:val="en-CA"/>
              </w:rPr>
              <w:t>OM_Observation .</w:t>
            </w:r>
          </w:p>
        </w:tc>
      </w:tr>
    </w:tbl>
    <w:p w14:paraId="6094F077" w14:textId="77777777" w:rsidR="002C1116" w:rsidRDefault="002C1116" w:rsidP="002C1116">
      <w:pPr>
        <w:autoSpaceDE w:val="0"/>
        <w:autoSpaceDN w:val="0"/>
        <w:adjustRightInd w:val="0"/>
        <w:spacing w:after="0" w:line="240" w:lineRule="atLeast"/>
        <w:rPr>
          <w:rFonts w:cs="Arial"/>
          <w:color w:val="000000"/>
          <w:lang w:val="en-CA"/>
        </w:rPr>
      </w:pPr>
    </w:p>
    <w:p w14:paraId="4CD9FDA4"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61E45272" w14:textId="77777777" w:rsidR="002C1116" w:rsidRDefault="002C1116" w:rsidP="002C1116">
      <w:pPr>
        <w:autoSpaceDE w:val="0"/>
        <w:autoSpaceDN w:val="0"/>
        <w:adjustRightInd w:val="0"/>
        <w:spacing w:after="0" w:line="240" w:lineRule="atLeast"/>
        <w:rPr>
          <w:rFonts w:cs="Arial"/>
          <w:color w:val="000000"/>
          <w:lang w:val="en-CA"/>
        </w:rPr>
      </w:pPr>
    </w:p>
    <w:p w14:paraId="022A79AF" w14:textId="2EA8DD37" w:rsidR="002C1116" w:rsidRPr="00AA18BE" w:rsidRDefault="002C1116" w:rsidP="00AA18BE">
      <w:pPr>
        <w:pStyle w:val="Titre4"/>
        <w:rPr>
          <w:lang w:val="en-CA"/>
        </w:rPr>
      </w:pPr>
      <w:r>
        <w:rPr>
          <w:lang w:val="en-CA"/>
        </w:rPr>
        <w:lastRenderedPageBreak/>
        <w:t>siteName</w:t>
      </w:r>
    </w:p>
    <w:p w14:paraId="328AE8F2" w14:textId="427FDB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siteName:Primitive::CharacterString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w:t>
      </w:r>
      <w:r w:rsidRPr="00006FB0">
        <w:rPr>
          <w:rFonts w:cs="Arial"/>
          <w:color w:val="000000"/>
          <w:lang w:val="en-CA"/>
        </w:rPr>
        <w:t>he name of the sampling feature at this location (e.g. a station number, a borehole)</w:t>
      </w:r>
      <w:r>
        <w:rPr>
          <w:rFonts w:cs="Arial"/>
          <w:color w:val="000000"/>
          <w:lang w:val="en-CA"/>
        </w:rPr>
        <w:t>.</w:t>
      </w:r>
    </w:p>
    <w:p w14:paraId="16175280" w14:textId="77777777" w:rsidR="002C1116" w:rsidRDefault="002C1116" w:rsidP="002C1116">
      <w:pPr>
        <w:autoSpaceDE w:val="0"/>
        <w:autoSpaceDN w:val="0"/>
        <w:adjustRightInd w:val="0"/>
        <w:spacing w:after="0" w:line="240" w:lineRule="atLeast"/>
        <w:rPr>
          <w:rFonts w:cs="Arial"/>
          <w:color w:val="000000"/>
          <w:lang w:val="en-CA"/>
        </w:rPr>
      </w:pPr>
    </w:p>
    <w:p w14:paraId="731418CD" w14:textId="488B15DC" w:rsidR="002C1116" w:rsidRDefault="002C1116" w:rsidP="00AA18BE">
      <w:pPr>
        <w:pStyle w:val="Titre4"/>
      </w:pPr>
      <w:r w:rsidRPr="00006FB0">
        <w:rPr>
          <w:lang w:val="en-CA"/>
        </w:rPr>
        <w:t>observationName</w:t>
      </w:r>
      <w:r w:rsidRPr="00006FB0">
        <w:t xml:space="preserve"> </w:t>
      </w:r>
    </w:p>
    <w:p w14:paraId="110B00D6" w14:textId="1AF3C945" w:rsidR="002C1116" w:rsidRDefault="002C1116" w:rsidP="002C1116">
      <w:pPr>
        <w:autoSpaceDE w:val="0"/>
        <w:autoSpaceDN w:val="0"/>
        <w:adjustRightInd w:val="0"/>
        <w:spacing w:after="0" w:line="240" w:lineRule="atLeast"/>
        <w:rPr>
          <w:rFonts w:cs="Arial"/>
          <w:color w:val="000000"/>
          <w:lang w:val="en-CA"/>
        </w:rPr>
      </w:pPr>
      <w:r>
        <w:t xml:space="preserve">If present, the property </w:t>
      </w:r>
      <w:r w:rsidRPr="00DA5B06">
        <w:rPr>
          <w:rStyle w:val="Entity"/>
        </w:rPr>
        <w:t>observationName Primitive::CharacterString</w:t>
      </w:r>
      <w:r>
        <w:t xml:space="preserve"> contain</w:t>
      </w:r>
      <w:r w:rsidR="00AA18BE">
        <w:t>s</w:t>
      </w:r>
      <w:r>
        <w:t xml:space="preserve">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45E81927" w14:textId="3B508464" w:rsidR="00AA18BE" w:rsidRPr="00AA18BE" w:rsidRDefault="002C1116" w:rsidP="00AA18BE">
      <w:pPr>
        <w:pStyle w:val="Titre4"/>
        <w:rPr>
          <w:lang w:val="en-CA"/>
        </w:rPr>
      </w:pPr>
      <w:r>
        <w:rPr>
          <w:lang w:val="en-CA"/>
        </w:rPr>
        <w:t>l</w:t>
      </w:r>
      <w:r w:rsidRPr="00D970E9">
        <w:rPr>
          <w:lang w:val="en-CA"/>
        </w:rPr>
        <w:t>abel</w:t>
      </w:r>
    </w:p>
    <w:p w14:paraId="6B83D6C3" w14:textId="4B09906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label:Primitive::CharacterString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s</w:t>
      </w:r>
      <w:r w:rsidRPr="00B228FF">
        <w:rPr>
          <w:rFonts w:cs="Arial"/>
          <w:color w:val="000000"/>
          <w:lang w:val="en-CA"/>
        </w:rPr>
        <w:t>hort text string to associate with a symbol in a visualization/portrayal</w:t>
      </w:r>
      <w:r w:rsidR="00AA18BE">
        <w:rPr>
          <w:rFonts w:cs="Arial"/>
          <w:color w:val="000000"/>
          <w:lang w:val="en-CA"/>
        </w:rPr>
        <w:t>.</w:t>
      </w:r>
    </w:p>
    <w:p w14:paraId="22E9E5F5" w14:textId="43A7DB8D" w:rsidR="002C1116" w:rsidRPr="00AA18BE" w:rsidRDefault="002C1116" w:rsidP="00AA18BE">
      <w:pPr>
        <w:pStyle w:val="Titre4"/>
        <w:rPr>
          <w:lang w:val="en-CA"/>
        </w:rPr>
      </w:pPr>
      <w:r>
        <w:rPr>
          <w:lang w:val="en-CA"/>
        </w:rPr>
        <w:t>d</w:t>
      </w:r>
      <w:r w:rsidRPr="00D970E9">
        <w:rPr>
          <w:lang w:val="en-CA"/>
        </w:rPr>
        <w:t>escription</w:t>
      </w:r>
    </w:p>
    <w:p w14:paraId="391837C1" w14:textId="711FA7EC" w:rsidR="00AA18BE"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DA5B06">
        <w:rPr>
          <w:rStyle w:val="Entity"/>
        </w:rPr>
        <w:t>description:Primitive::CharacterString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B228FF">
        <w:rPr>
          <w:rFonts w:cs="Arial"/>
          <w:color w:val="000000"/>
          <w:lang w:val="en-CA"/>
        </w:rPr>
        <w:t>ext string providing descriptive in</w:t>
      </w:r>
      <w:r w:rsidR="00AA18BE">
        <w:rPr>
          <w:rFonts w:cs="Arial"/>
          <w:color w:val="000000"/>
          <w:lang w:val="en-CA"/>
        </w:rPr>
        <w:t>formation about the observation.</w:t>
      </w:r>
    </w:p>
    <w:p w14:paraId="6A022D9C" w14:textId="7AF14043" w:rsidR="002C1116" w:rsidRPr="00AA18BE" w:rsidRDefault="002C1116" w:rsidP="00AA18BE">
      <w:pPr>
        <w:pStyle w:val="Titre4"/>
        <w:rPr>
          <w:lang w:val="en-CA"/>
        </w:rPr>
      </w:pPr>
      <w:r w:rsidRPr="00B228FF">
        <w:rPr>
          <w:lang w:val="en-CA"/>
        </w:rPr>
        <w:t>featureOfInterest</w:t>
      </w:r>
    </w:p>
    <w:p w14:paraId="42411559" w14:textId="34DC6B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featureOfInterest:Primitive::CharacterString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geologic feature that the observation is intended to characterize, e.g. foliation (observed property= orientation), a geologic unit (observed property = age, magnetic susceptibility, density, uranium content).</w:t>
      </w:r>
      <w:r>
        <w:rPr>
          <w:rFonts w:cs="Arial"/>
          <w:color w:val="000000"/>
          <w:lang w:val="en-CA"/>
        </w:rPr>
        <w:t xml:space="preserve">  The property is equivalent to O&amp;M </w:t>
      </w:r>
      <w:r w:rsidRPr="00DA5B06">
        <w:rPr>
          <w:rStyle w:val="Entity"/>
        </w:rPr>
        <w:t>OM_Observation::featureOfInterest</w:t>
      </w:r>
      <w:r>
        <w:rPr>
          <w:rFonts w:cs="Arial"/>
          <w:color w:val="000000"/>
          <w:lang w:val="en-CA"/>
        </w:rPr>
        <w:t xml:space="preserve">. To report a URI of the feature of interest, </w:t>
      </w:r>
      <w:r w:rsidRPr="00DA5B06">
        <w:rPr>
          <w:rStyle w:val="Entity"/>
        </w:rPr>
        <w:t>featu</w:t>
      </w:r>
      <w:r w:rsidR="00AA18BE" w:rsidRPr="00DA5B06">
        <w:rPr>
          <w:rStyle w:val="Entity"/>
        </w:rPr>
        <w:t>reOfInterest_uri</w:t>
      </w:r>
      <w:r w:rsidR="00AA18BE">
        <w:rPr>
          <w:rFonts w:cs="Arial"/>
          <w:color w:val="000000"/>
          <w:lang w:val="en-CA"/>
        </w:rPr>
        <w:t xml:space="preserve"> shall be used.</w:t>
      </w:r>
    </w:p>
    <w:p w14:paraId="12C75CDE" w14:textId="59668AC2" w:rsidR="002C1116" w:rsidRPr="00AA18BE" w:rsidRDefault="002C1116" w:rsidP="00AA18BE">
      <w:pPr>
        <w:pStyle w:val="Titre4"/>
        <w:rPr>
          <w:lang w:val="en-CA"/>
        </w:rPr>
      </w:pPr>
      <w:r w:rsidRPr="00D970E9">
        <w:rPr>
          <w:lang w:val="en-CA"/>
        </w:rPr>
        <w:t>observedProperty</w:t>
      </w:r>
    </w:p>
    <w:p w14:paraId="054269AC" w14:textId="111004F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observedProperty:Primitive::CharacterString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property reported in this record. (E.g. orientatio</w:t>
      </w:r>
      <w:r>
        <w:rPr>
          <w:rFonts w:cs="Arial"/>
          <w:color w:val="000000"/>
          <w:lang w:val="en-CA"/>
        </w:rPr>
        <w:t xml:space="preserve">n, age, density, gold content) as a human readable text. To report an identifier of the observedProperty from a controlled vocabulary, </w:t>
      </w:r>
      <w:r w:rsidRPr="00DA5B06">
        <w:rPr>
          <w:rStyle w:val="Entity"/>
        </w:rPr>
        <w:t xml:space="preserve">propertyType_uri </w:t>
      </w:r>
      <w:r>
        <w:rPr>
          <w:rFonts w:cs="Arial"/>
          <w:color w:val="000000"/>
          <w:lang w:val="en-CA"/>
        </w:rPr>
        <w:t>shall be used.</w:t>
      </w:r>
    </w:p>
    <w:p w14:paraId="2F1B65E9" w14:textId="395A5105" w:rsidR="002C1116" w:rsidRPr="00AA18BE" w:rsidRDefault="002C1116" w:rsidP="00AA18BE">
      <w:pPr>
        <w:pStyle w:val="Titre4"/>
        <w:rPr>
          <w:lang w:val="en-CA"/>
        </w:rPr>
      </w:pPr>
      <w:r w:rsidRPr="00D970E9">
        <w:rPr>
          <w:lang w:val="en-CA"/>
        </w:rPr>
        <w:t>observedValue</w:t>
      </w:r>
    </w:p>
    <w:p w14:paraId="18A97DB5" w14:textId="701A0FD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observedValue:Primitive::CharacterString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the result of the observation. </w:t>
      </w:r>
      <w:r w:rsidRPr="00BC7F45">
        <w:rPr>
          <w:rFonts w:cs="Arial"/>
          <w:color w:val="000000"/>
          <w:lang w:val="en-CA"/>
        </w:rPr>
        <w:t xml:space="preserve">This field is implemented as a character string to allow reporting various type of values, the value may be numeric (e.g.; 235) or textual (e.g.; red).  Units of measure shall be reported in </w:t>
      </w:r>
      <w:r w:rsidRPr="00DA5B06">
        <w:rPr>
          <w:rStyle w:val="Entity"/>
        </w:rPr>
        <w:t>observedValueUom</w:t>
      </w:r>
      <w:r w:rsidR="00AA18BE">
        <w:rPr>
          <w:rFonts w:cs="Arial"/>
          <w:color w:val="000000"/>
          <w:lang w:val="en-CA"/>
        </w:rPr>
        <w:t>.</w:t>
      </w:r>
    </w:p>
    <w:p w14:paraId="27D04058" w14:textId="7E29DA88" w:rsidR="002C1116" w:rsidRPr="00AA18BE" w:rsidRDefault="002C1116" w:rsidP="00AA18BE">
      <w:pPr>
        <w:pStyle w:val="Titre4"/>
        <w:rPr>
          <w:lang w:val="en-CA"/>
        </w:rPr>
      </w:pPr>
      <w:r w:rsidRPr="00D970E9">
        <w:rPr>
          <w:lang w:val="en-CA"/>
        </w:rPr>
        <w:t>observedValueUom</w:t>
      </w:r>
    </w:p>
    <w:p w14:paraId="7B412996" w14:textId="05225D4D" w:rsidR="002C1116" w:rsidRPr="00D970E9" w:rsidRDefault="002C1116" w:rsidP="002C1116">
      <w:pPr>
        <w:rPr>
          <w:lang w:val="en-CA"/>
        </w:rPr>
      </w:pPr>
      <w:r>
        <w:rPr>
          <w:lang w:val="en-CA"/>
        </w:rPr>
        <w:t xml:space="preserve">If relevant, the property </w:t>
      </w:r>
      <w:r w:rsidRPr="00DA5B06">
        <w:rPr>
          <w:rStyle w:val="Entity"/>
        </w:rPr>
        <w:t>observedValueUom:Primitive::CharacterString</w:t>
      </w:r>
      <w:r>
        <w:rPr>
          <w:lang w:val="en-CA"/>
        </w:rPr>
        <w:t xml:space="preserve"> contain</w:t>
      </w:r>
      <w:r w:rsidR="00AA18BE">
        <w:rPr>
          <w:lang w:val="en-CA"/>
        </w:rPr>
        <w:t>s</w:t>
      </w:r>
      <w:r>
        <w:rPr>
          <w:lang w:val="en-CA"/>
        </w:rPr>
        <w:t xml:space="preserve"> the</w:t>
      </w:r>
      <w:r w:rsidRPr="00D970E9">
        <w:rPr>
          <w:lang w:val="en-CA"/>
        </w:rPr>
        <w:t xml:space="preserve"> unit of measure for a numerical value of an observation or measurement, preferabl</w:t>
      </w:r>
      <w:r>
        <w:rPr>
          <w:lang w:val="en-CA"/>
        </w:rPr>
        <w:t>y</w:t>
      </w:r>
      <w:r w:rsidRPr="00D970E9">
        <w:rPr>
          <w:lang w:val="en-CA"/>
        </w:rPr>
        <w:t xml:space="preserve"> from a controlled vocabulary.</w:t>
      </w:r>
    </w:p>
    <w:p w14:paraId="31C0766B" w14:textId="4C4CE9AA" w:rsidR="002C1116" w:rsidRPr="00AA18BE" w:rsidRDefault="002C1116" w:rsidP="00AA18BE">
      <w:pPr>
        <w:pStyle w:val="Titre4"/>
        <w:rPr>
          <w:lang w:val="en-CA"/>
        </w:rPr>
      </w:pPr>
      <w:r w:rsidRPr="00D970E9">
        <w:rPr>
          <w:lang w:val="en-CA"/>
        </w:rPr>
        <w:t>observationMethod</w:t>
      </w:r>
    </w:p>
    <w:p w14:paraId="6C8A1906" w14:textId="7F0D48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DA5B06">
        <w:rPr>
          <w:rStyle w:val="Entity"/>
        </w:rPr>
        <w:t>observationMethod:Primitive::CharacterString</w:t>
      </w:r>
      <w:r>
        <w:rPr>
          <w:rFonts w:cs="Arial"/>
          <w:color w:val="000000"/>
          <w:lang w:val="en-CA"/>
        </w:rPr>
        <w:t xml:space="preserve"> property contain</w:t>
      </w:r>
      <w:r w:rsidR="00AA18BE">
        <w:rPr>
          <w:rFonts w:cs="Arial"/>
          <w:color w:val="000000"/>
          <w:lang w:val="en-CA"/>
        </w:rPr>
        <w:t>s</w:t>
      </w:r>
      <w:r>
        <w:rPr>
          <w:rFonts w:cs="Arial"/>
          <w:color w:val="000000"/>
          <w:lang w:val="en-CA"/>
        </w:rPr>
        <w:t xml:space="preserve">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50DBAB0B" w14:textId="0C092639" w:rsidR="002C1116" w:rsidRPr="00AA18BE" w:rsidRDefault="002C1116" w:rsidP="00AA18BE">
      <w:pPr>
        <w:pStyle w:val="Titre4"/>
        <w:rPr>
          <w:lang w:val="en-CA"/>
        </w:rPr>
      </w:pPr>
      <w:r w:rsidRPr="00D970E9">
        <w:rPr>
          <w:lang w:val="en-CA"/>
        </w:rPr>
        <w:lastRenderedPageBreak/>
        <w:t>positionalAccuracy</w:t>
      </w:r>
    </w:p>
    <w:p w14:paraId="564DDA8A" w14:textId="2EF8A81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positionalAccuracy:Primitive::CharacterString</w:t>
      </w:r>
      <w:r>
        <w:rPr>
          <w:rFonts w:cs="Arial"/>
          <w:color w:val="000000"/>
          <w:lang w:val="en-CA"/>
        </w:rPr>
        <w:t xml:space="preserve"> provide</w:t>
      </w:r>
      <w:r w:rsidR="00AA18BE">
        <w:rPr>
          <w:rFonts w:cs="Arial"/>
          <w:color w:val="000000"/>
          <w:lang w:val="en-CA"/>
        </w:rPr>
        <w:t>s</w:t>
      </w:r>
      <w:r>
        <w:rPr>
          <w:rFonts w:cs="Arial"/>
          <w:color w:val="000000"/>
          <w:lang w:val="en-CA"/>
        </w:rPr>
        <w:t xml:space="preserve"> an e</w:t>
      </w:r>
      <w:r w:rsidRPr="005679BA">
        <w:rPr>
          <w:rFonts w:cs="Arial"/>
          <w:color w:val="000000"/>
          <w:lang w:val="en-CA"/>
        </w:rPr>
        <w:t>stimate of the position uncertainty for the site location. For numerical measurements, include a unit of measure in the description. (e.g., 50 metres, poor, good).</w:t>
      </w:r>
    </w:p>
    <w:p w14:paraId="57228D19" w14:textId="0C64C92C" w:rsidR="002C1116" w:rsidRPr="00AA18BE" w:rsidRDefault="002C1116" w:rsidP="00AA18BE">
      <w:pPr>
        <w:pStyle w:val="Titre4"/>
        <w:rPr>
          <w:lang w:val="en-CA"/>
        </w:rPr>
      </w:pPr>
      <w:r>
        <w:rPr>
          <w:lang w:val="en-CA"/>
        </w:rPr>
        <w:t>source</w:t>
      </w:r>
    </w:p>
    <w:p w14:paraId="0671375E" w14:textId="7079E3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source:Primitive::CharacterString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5679BA">
        <w:rPr>
          <w:rFonts w:cs="Arial"/>
          <w:color w:val="000000"/>
          <w:lang w:val="en-CA"/>
        </w:rPr>
        <w:t>ext description of measurement procedure, processing, and provenance of data.</w:t>
      </w:r>
    </w:p>
    <w:p w14:paraId="1A0CED1F" w14:textId="71BA3FD2" w:rsidR="002C1116" w:rsidRPr="00AA18BE" w:rsidRDefault="002C1116" w:rsidP="00AA18BE">
      <w:pPr>
        <w:pStyle w:val="Titre4"/>
        <w:rPr>
          <w:lang w:val="en-CA"/>
        </w:rPr>
      </w:pPr>
      <w:r w:rsidRPr="00D970E9">
        <w:rPr>
          <w:lang w:val="en-CA"/>
        </w:rPr>
        <w:t>featureOfInterest_uri</w:t>
      </w:r>
    </w:p>
    <w:p w14:paraId="7CF173C2" w14:textId="5DCDA570"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featureOfInterest:Primitive::CharacterString</w:t>
      </w:r>
      <w:r>
        <w:rPr>
          <w:rFonts w:cs="Arial"/>
          <w:color w:val="000000"/>
          <w:lang w:val="en-CA"/>
        </w:rPr>
        <w:t xml:space="preserve"> is functionally equivalent to </w:t>
      </w:r>
      <w:r w:rsidRPr="00DA5B06">
        <w:rPr>
          <w:rStyle w:val="Entity"/>
        </w:rPr>
        <w:t>OM_Observation::featureOfInterest</w:t>
      </w:r>
      <w:r>
        <w:rPr>
          <w:rFonts w:cs="Arial"/>
          <w:color w:val="000000"/>
          <w:lang w:val="en-CA"/>
        </w:rPr>
        <w:t xml:space="preserve"> of IS19156.  It contain</w:t>
      </w:r>
      <w:r w:rsidR="00AA18BE">
        <w:rPr>
          <w:rFonts w:cs="Arial"/>
          <w:color w:val="000000"/>
          <w:lang w:val="en-CA"/>
        </w:rPr>
        <w:t>s</w:t>
      </w:r>
      <w:r>
        <w:rPr>
          <w:rFonts w:cs="Arial"/>
          <w:color w:val="000000"/>
          <w:lang w:val="en-CA"/>
        </w:rPr>
        <w:t xml:space="preserve"> a </w:t>
      </w:r>
      <w:r w:rsidRPr="005679BA">
        <w:rPr>
          <w:rFonts w:cs="Arial"/>
          <w:color w:val="000000"/>
          <w:lang w:val="en-CA"/>
        </w:rPr>
        <w:t xml:space="preserve">URI link to a </w:t>
      </w:r>
      <w:r>
        <w:rPr>
          <w:rFonts w:cs="Arial"/>
          <w:color w:val="000000"/>
          <w:lang w:val="en-CA"/>
        </w:rPr>
        <w:t>representation of the</w:t>
      </w:r>
      <w:r w:rsidRPr="005679BA">
        <w:rPr>
          <w:rFonts w:cs="Arial"/>
          <w:color w:val="000000"/>
          <w:lang w:val="en-CA"/>
        </w:rPr>
        <w:t xml:space="preserve"> feature of interest (e.g., a GeoSciML geologic unit or structure).</w:t>
      </w:r>
    </w:p>
    <w:p w14:paraId="5ECF8E64" w14:textId="7A27C370" w:rsidR="002C1116" w:rsidRPr="00AA18BE" w:rsidRDefault="002C1116" w:rsidP="00AA18BE">
      <w:pPr>
        <w:pStyle w:val="Titre4"/>
        <w:rPr>
          <w:lang w:val="en-CA"/>
        </w:rPr>
      </w:pPr>
      <w:r w:rsidRPr="00637CC9">
        <w:rPr>
          <w:lang w:val="en-CA"/>
        </w:rPr>
        <w:t>propertyType_uri</w:t>
      </w:r>
    </w:p>
    <w:p w14:paraId="359255DA" w14:textId="3EA12F14" w:rsidR="002C1116" w:rsidRDefault="002C1116" w:rsidP="00AA18BE">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propertyType_uri</w:t>
      </w:r>
      <w:r w:rsidR="00DA5B06">
        <w:rPr>
          <w:rStyle w:val="Entity"/>
        </w:rPr>
        <w:t>:Primitive:CharacterString</w:t>
      </w:r>
      <w:r>
        <w:rPr>
          <w:rFonts w:cs="Arial"/>
          <w:color w:val="000000"/>
          <w:lang w:val="en-CA"/>
        </w:rPr>
        <w:t xml:space="preserve"> is functionally equivalent to </w:t>
      </w:r>
      <w:r w:rsidRPr="00DA5B06">
        <w:rPr>
          <w:rStyle w:val="Entity"/>
        </w:rPr>
        <w:t>OM_Observation::observedProperty</w:t>
      </w:r>
      <w:r>
        <w:rPr>
          <w:rFonts w:cs="Arial"/>
          <w:color w:val="000000"/>
          <w:lang w:val="en-CA"/>
        </w:rPr>
        <w:t>.  It contain</w:t>
      </w:r>
      <w:r w:rsidR="00AA18BE">
        <w:rPr>
          <w:rFonts w:cs="Arial"/>
          <w:color w:val="000000"/>
          <w:lang w:val="en-CA"/>
        </w:rPr>
        <w:t>s</w:t>
      </w:r>
      <w:r>
        <w:rPr>
          <w:rFonts w:cs="Arial"/>
          <w:color w:val="000000"/>
          <w:lang w:val="en-CA"/>
        </w:rPr>
        <w:t xml:space="preserve"> a </w:t>
      </w:r>
      <w:r w:rsidRPr="00637CC9">
        <w:rPr>
          <w:rFonts w:cs="Arial"/>
          <w:color w:val="000000"/>
          <w:lang w:val="en-CA"/>
        </w:rPr>
        <w:t>URI to a term from a controlled vocabulary of observed property types.</w:t>
      </w:r>
    </w:p>
    <w:p w14:paraId="06AF1C38" w14:textId="77777777" w:rsidR="00AA18BE" w:rsidRPr="00AA18BE" w:rsidRDefault="00AA18BE" w:rsidP="00AA18BE">
      <w:pPr>
        <w:autoSpaceDE w:val="0"/>
        <w:autoSpaceDN w:val="0"/>
        <w:adjustRightInd w:val="0"/>
        <w:spacing w:after="0" w:line="240" w:lineRule="atLeast"/>
        <w:rPr>
          <w:rFonts w:cs="Arial"/>
          <w:color w:val="000000"/>
          <w:lang w:val="en-CA"/>
        </w:rPr>
      </w:pPr>
    </w:p>
    <w:p w14:paraId="40D2CF3E" w14:textId="06DA3D9B" w:rsidR="002C1116" w:rsidRPr="00AA18BE" w:rsidRDefault="002C1116" w:rsidP="002C1116">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3470C0FC" w14:textId="61369B6A" w:rsidR="002C1116" w:rsidRPr="00AA18BE" w:rsidRDefault="002C1116" w:rsidP="00AA18BE">
      <w:pPr>
        <w:pStyle w:val="Titre4"/>
        <w:rPr>
          <w:lang w:val="en-CA"/>
        </w:rPr>
      </w:pPr>
      <w:r w:rsidRPr="00D970E9">
        <w:rPr>
          <w:lang w:val="en-CA"/>
        </w:rPr>
        <w:t>metadata_uri</w:t>
      </w:r>
    </w:p>
    <w:p w14:paraId="28A38131" w14:textId="01AEA74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metadata_uri:Primitive::CharacterString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w:t>
      </w:r>
      <w:r w:rsidRPr="00637CC9">
        <w:rPr>
          <w:rFonts w:cs="Arial"/>
          <w:color w:val="000000"/>
          <w:lang w:val="en-CA"/>
        </w:rPr>
        <w:t>URI link to metadata document.</w:t>
      </w:r>
    </w:p>
    <w:p w14:paraId="4CDD4C94" w14:textId="661C19FE" w:rsidR="002C1116" w:rsidRPr="00AA18BE" w:rsidRDefault="002C1116" w:rsidP="00AA18BE">
      <w:pPr>
        <w:pStyle w:val="Titre4"/>
        <w:rPr>
          <w:lang w:val="en-CA"/>
        </w:rPr>
      </w:pPr>
      <w:r w:rsidRPr="00D970E9">
        <w:rPr>
          <w:lang w:val="en-CA"/>
        </w:rPr>
        <w:t>genericSymbolizer</w:t>
      </w:r>
    </w:p>
    <w:p w14:paraId="60CFB24A" w14:textId="7B6D830C" w:rsidR="002C1116" w:rsidRDefault="002C1116" w:rsidP="002C1116">
      <w:pPr>
        <w:rPr>
          <w:lang w:val="en-CA"/>
        </w:rPr>
      </w:pPr>
      <w:r>
        <w:t>If present, t</w:t>
      </w:r>
      <w:r>
        <w:rPr>
          <w:lang w:val="en-CA"/>
        </w:rPr>
        <w:t xml:space="preserve">he property </w:t>
      </w:r>
      <w:r w:rsidRPr="00DA5B06">
        <w:rPr>
          <w:rStyle w:val="Entity"/>
        </w:rPr>
        <w:t>genericSymboliser:Primitive::CharacterString</w:t>
      </w:r>
      <w:r>
        <w:rPr>
          <w:lang w:val="en-CA"/>
        </w:rPr>
        <w:t xml:space="preserve"> contain</w:t>
      </w:r>
      <w:r w:rsidR="00AA18BE">
        <w:rPr>
          <w:lang w:val="en-CA"/>
        </w:rPr>
        <w:t>s</w:t>
      </w:r>
      <w:r>
        <w:rPr>
          <w:lang w:val="en-CA"/>
        </w:rPr>
        <w:t xml:space="preserve"> an</w:t>
      </w:r>
      <w:r w:rsidRPr="00637CC9">
        <w:t xml:space="preserve"> </w:t>
      </w:r>
      <w:r>
        <w:rPr>
          <w:lang w:val="en-CA"/>
        </w:rPr>
        <w:t>i</w:t>
      </w:r>
      <w:r w:rsidRPr="00637CC9">
        <w:rPr>
          <w:lang w:val="en-CA"/>
        </w:rPr>
        <w:t>dentifier for a symbol to portray this observation. Conventions for symbol identifiers can be adopted within information exchange communities</w:t>
      </w:r>
      <w:r w:rsidR="00353E0B">
        <w:rPr>
          <w:lang w:val="en-CA"/>
        </w:rPr>
        <w:t>.</w:t>
      </w:r>
    </w:p>
    <w:p w14:paraId="2A338325" w14:textId="35D9C2B6" w:rsidR="002C1116" w:rsidRPr="00AA18BE" w:rsidRDefault="002C1116" w:rsidP="002C1116">
      <w:pPr>
        <w:pStyle w:val="Titre4"/>
        <w:rPr>
          <w:lang w:val="en-CA"/>
        </w:rPr>
      </w:pPr>
      <w:r w:rsidRPr="00D970E9">
        <w:rPr>
          <w:lang w:val="en-CA"/>
        </w:rPr>
        <w:t>symbolRotation</w:t>
      </w:r>
    </w:p>
    <w:p w14:paraId="153AED5F" w14:textId="378C5DEF" w:rsidR="002C1116" w:rsidRDefault="002C1116" w:rsidP="002C1116">
      <w:pPr>
        <w:rPr>
          <w:lang w:val="en-CA"/>
        </w:rPr>
      </w:pPr>
      <w:r>
        <w:t>If present, t</w:t>
      </w:r>
      <w:r>
        <w:rPr>
          <w:lang w:val="en-CA"/>
        </w:rPr>
        <w:t xml:space="preserve">he </w:t>
      </w:r>
      <w:r w:rsidRPr="00DA5B06">
        <w:rPr>
          <w:rStyle w:val="Entity"/>
        </w:rPr>
        <w:t>symbolRotation:Integer</w:t>
      </w:r>
      <w:r>
        <w:rPr>
          <w:lang w:val="en-CA"/>
        </w:rPr>
        <w:t xml:space="preserve"> property contain</w:t>
      </w:r>
      <w:r w:rsidR="00AA18BE">
        <w:rPr>
          <w:lang w:val="en-CA"/>
        </w:rPr>
        <w:t>s</w:t>
      </w:r>
      <w:r>
        <w:rPr>
          <w:lang w:val="en-CA"/>
        </w:rPr>
        <w:t xml:space="preserve">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p w14:paraId="24DBADD8" w14:textId="77777777" w:rsidR="00D41FCD" w:rsidRDefault="00D41FCD"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47210A9" w14:textId="77777777" w:rsidTr="003811C7">
        <w:trPr>
          <w:cantSplit/>
        </w:trPr>
        <w:tc>
          <w:tcPr>
            <w:tcW w:w="4219" w:type="dxa"/>
            <w:tcBorders>
              <w:right w:val="nil"/>
            </w:tcBorders>
            <w:shd w:val="clear" w:color="auto" w:fill="auto"/>
          </w:tcPr>
          <w:p w14:paraId="10B12191" w14:textId="3C4C766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/gsml4-lite/siteobservationview-symbolRotation</w:t>
            </w:r>
          </w:p>
        </w:tc>
        <w:tc>
          <w:tcPr>
            <w:tcW w:w="4678" w:type="dxa"/>
            <w:tcBorders>
              <w:left w:val="nil"/>
            </w:tcBorders>
            <w:shd w:val="clear" w:color="auto" w:fill="auto"/>
          </w:tcPr>
          <w:p w14:paraId="76617929" w14:textId="77777777" w:rsidR="002C1116" w:rsidRPr="00D12552" w:rsidRDefault="002C1116" w:rsidP="003811C7">
            <w:pPr>
              <w:pStyle w:val="Tabletext10"/>
              <w:jc w:val="left"/>
              <w:rPr>
                <w:rStyle w:val="reqtext"/>
                <w:lang w:val="en-CA"/>
              </w:rPr>
            </w:pPr>
            <w:r>
              <w:rPr>
                <w:rStyle w:val="reqtext"/>
                <w:lang w:val="en-CA"/>
              </w:rPr>
              <w:t>If present, the symbolRotation SHALL be a value in the range [0,360[.</w:t>
            </w:r>
          </w:p>
        </w:tc>
      </w:tr>
    </w:tbl>
    <w:p w14:paraId="76F5D31F" w14:textId="77777777" w:rsidR="002C1116" w:rsidRDefault="002C1116" w:rsidP="002C1116">
      <w:pPr>
        <w:rPr>
          <w:lang w:val="en-CA"/>
        </w:rPr>
      </w:pPr>
    </w:p>
    <w:p w14:paraId="5E1D366E" w14:textId="231B0FA9" w:rsidR="002C1116" w:rsidRPr="00AA18BE" w:rsidRDefault="002C1116" w:rsidP="00AA18BE">
      <w:pPr>
        <w:pStyle w:val="Titre4"/>
        <w:rPr>
          <w:lang w:val="en-CA"/>
        </w:rPr>
      </w:pPr>
      <w:r>
        <w:rPr>
          <w:lang w:val="en-CA"/>
        </w:rPr>
        <w:t>shape</w:t>
      </w:r>
    </w:p>
    <w:p w14:paraId="21BDFBD2" w14:textId="59B5605A"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shape:GM_Object</w:t>
      </w:r>
      <w:r>
        <w:rPr>
          <w:rFonts w:cs="Arial"/>
          <w:color w:val="000000"/>
          <w:lang w:val="en-CA"/>
        </w:rPr>
        <w:t xml:space="preserve"> contain</w:t>
      </w:r>
      <w:r w:rsidR="00AA18BE">
        <w:rPr>
          <w:rFonts w:cs="Arial"/>
          <w:color w:val="000000"/>
          <w:lang w:val="en-CA"/>
        </w:rPr>
        <w:t>s</w:t>
      </w:r>
      <w:r>
        <w:rPr>
          <w:rFonts w:cs="Arial"/>
          <w:color w:val="000000"/>
          <w:lang w:val="en-CA"/>
        </w:rPr>
        <w:t xml:space="preserve"> the </w:t>
      </w:r>
      <w:r w:rsidRPr="00637CC9">
        <w:rPr>
          <w:rFonts w:cs="Arial"/>
          <w:color w:val="000000"/>
          <w:lang w:val="en-CA"/>
        </w:rPr>
        <w:t>geometry of the observation site.</w:t>
      </w:r>
    </w:p>
    <w:p w14:paraId="1072634F" w14:textId="77777777" w:rsidR="002C1116" w:rsidRDefault="002C1116" w:rsidP="002C1116">
      <w:pPr>
        <w:autoSpaceDE w:val="0"/>
        <w:autoSpaceDN w:val="0"/>
        <w:adjustRightInd w:val="0"/>
        <w:spacing w:after="0" w:line="240" w:lineRule="atLeast"/>
        <w:rPr>
          <w:rFonts w:cs="Arial"/>
          <w:color w:val="000000"/>
          <w:lang w:val="en-CA"/>
        </w:rPr>
      </w:pPr>
    </w:p>
    <w:p w14:paraId="5437AC4D" w14:textId="5FFC4644" w:rsidR="002C1116" w:rsidRDefault="00AA18BE" w:rsidP="002C1116">
      <w:pPr>
        <w:pStyle w:val="Titre4"/>
      </w:pPr>
      <w:r>
        <w:t>a</w:t>
      </w:r>
      <w:r w:rsidR="002C1116" w:rsidRPr="004E3A57">
        <w:t>ny</w:t>
      </w:r>
    </w:p>
    <w:p w14:paraId="76D9D88A" w14:textId="77777777" w:rsidR="002C1116" w:rsidRDefault="002C1116" w:rsidP="002C1116">
      <w:r>
        <w:t xml:space="preserve">A data provider can add an arbitrary number of extra properties, as long as the instance is conformant to GML Simple Feature Level 0. </w:t>
      </w:r>
    </w:p>
    <w:p w14:paraId="1E552CC8" w14:textId="77777777" w:rsidR="002C1116" w:rsidRDefault="002C1116" w:rsidP="002C1116">
      <w:r>
        <w:br w:type="page"/>
      </w:r>
    </w:p>
    <w:p w14:paraId="48BFFC85" w14:textId="77777777" w:rsidR="002C1116" w:rsidRDefault="002C1116" w:rsidP="007F7DE0"/>
    <w:p w14:paraId="70D35591" w14:textId="77777777" w:rsidR="00672D0D" w:rsidRPr="0073628E" w:rsidRDefault="00437ED0" w:rsidP="007F7DE0">
      <w:r>
        <w:br w:type="page"/>
      </w:r>
    </w:p>
    <w:p w14:paraId="10AC2A8A" w14:textId="1C7421FA" w:rsidR="009B3BBD" w:rsidRDefault="00652185" w:rsidP="009B3BBD">
      <w:pPr>
        <w:pStyle w:val="Titre1"/>
        <w:rPr>
          <w:lang w:val="en-CA"/>
        </w:rPr>
      </w:pPr>
      <w:bookmarkStart w:id="533" w:name="_Toc458154255"/>
      <w:r>
        <w:rPr>
          <w:lang w:val="en-CA"/>
        </w:rPr>
        <w:lastRenderedPageBreak/>
        <w:t xml:space="preserve">XML </w:t>
      </w:r>
      <w:r w:rsidR="009B3BBD">
        <w:rPr>
          <w:lang w:val="en-CA"/>
        </w:rPr>
        <w:t>Encoding Requirement classes</w:t>
      </w:r>
      <w:r w:rsidR="00401781">
        <w:rPr>
          <w:lang w:val="en-CA"/>
        </w:rPr>
        <w:t xml:space="preserve"> (Normative)</w:t>
      </w:r>
      <w:bookmarkEnd w:id="533"/>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Lgende"/>
        <w:rPr>
          <w:lang w:val="en-CA"/>
        </w:rPr>
      </w:pPr>
      <w:r>
        <w:t xml:space="preserve">Figure </w:t>
      </w:r>
      <w:r>
        <w:fldChar w:fldCharType="begin"/>
      </w:r>
      <w:r>
        <w:instrText xml:space="preserve"> SEQ Figure \* ARABIC </w:instrText>
      </w:r>
      <w:r>
        <w:fldChar w:fldCharType="separate"/>
      </w:r>
      <w:r w:rsidR="00AD44BE">
        <w:rPr>
          <w:noProof/>
        </w:rPr>
        <w:t>107</w:t>
      </w:r>
      <w:r>
        <w:fldChar w:fldCharType="end"/>
      </w:r>
      <w:r>
        <w:t>: XML Encoding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C44904">
      <w:pPr>
        <w:numPr>
          <w:ilvl w:val="1"/>
          <w:numId w:val="8"/>
        </w:numPr>
        <w:rPr>
          <w:lang w:val="en-CA"/>
        </w:rPr>
      </w:pPr>
      <w:r>
        <w:rPr>
          <w:lang w:val="en-CA"/>
        </w:rPr>
        <w:t xml:space="preserve">validate with XSD schemas, </w:t>
      </w:r>
    </w:p>
    <w:p w14:paraId="3A8B0348" w14:textId="71E0366B" w:rsidR="00D470D6" w:rsidRDefault="00415E41" w:rsidP="00C44904">
      <w:pPr>
        <w:numPr>
          <w:ilvl w:val="1"/>
          <w:numId w:val="8"/>
        </w:numPr>
        <w:rPr>
          <w:lang w:val="en-CA"/>
        </w:rPr>
      </w:pPr>
      <w:r>
        <w:rPr>
          <w:lang w:val="en-CA"/>
        </w:rPr>
        <w:t xml:space="preserve">pass schematron rules and then </w:t>
      </w:r>
    </w:p>
    <w:p w14:paraId="0B58FD66" w14:textId="0AE85CFA" w:rsidR="00C648D4" w:rsidRDefault="00415E41" w:rsidP="00C44904">
      <w:pPr>
        <w:numPr>
          <w:ilvl w:val="1"/>
          <w:numId w:val="8"/>
        </w:numPr>
        <w:rPr>
          <w:lang w:val="en-CA"/>
        </w:rPr>
      </w:pPr>
      <w:r>
        <w:rPr>
          <w:lang w:val="en-CA"/>
        </w:rPr>
        <w:t>pass compliance tests listed in relevant compliance sections.</w:t>
      </w:r>
      <w:r w:rsidR="009B3BBD">
        <w:rPr>
          <w:lang w:val="en-CA"/>
        </w:rPr>
        <w:t xml:space="preserve"> </w:t>
      </w:r>
    </w:p>
    <w:p w14:paraId="1E3C2AA6" w14:textId="331512E4" w:rsidR="0099305B" w:rsidRPr="00AA18BE" w:rsidRDefault="00E97666" w:rsidP="009B3BBD">
      <w:pPr>
        <w:pStyle w:val="Titre2"/>
        <w:rPr>
          <w:lang w:val="en-CA"/>
        </w:rPr>
      </w:pPr>
      <w:bookmarkStart w:id="534" w:name="_Ref452624938"/>
      <w:bookmarkStart w:id="535" w:name="_Toc458154256"/>
      <w:r>
        <w:rPr>
          <w:lang w:val="en-CA"/>
        </w:rPr>
        <w:t>Prefixes used in examples</w:t>
      </w:r>
      <w:bookmarkEnd w:id="534"/>
      <w:bookmarkEnd w:id="535"/>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AD44BE">
        <w:t xml:space="preserve">Table </w:t>
      </w:r>
      <w:r w:rsidR="00AD44BE">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AC02F9" w:rsidP="00A65B96">
            <w:pPr>
              <w:spacing w:after="0"/>
              <w:rPr>
                <w:rFonts w:ascii="Consolas" w:hAnsi="Consolas" w:cs="Consolas"/>
                <w:color w:val="000000"/>
                <w:sz w:val="20"/>
                <w:szCs w:val="20"/>
                <w:lang w:val="en-CA" w:eastAsia="en-CA"/>
              </w:rPr>
            </w:pPr>
            <w:hyperlink r:id="rId129" w:history="1">
              <w:r w:rsidR="00C2184E" w:rsidRPr="00A65B96">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AC02F9"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AC02F9"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AC02F9" w:rsidP="00A65B96">
            <w:pPr>
              <w:spacing w:after="0"/>
              <w:rPr>
                <w:rFonts w:ascii="Consolas" w:hAnsi="Consolas" w:cs="Consolas"/>
                <w:color w:val="0000FF"/>
                <w:sz w:val="20"/>
                <w:szCs w:val="20"/>
                <w:u w:val="single"/>
                <w:lang w:val="en-CA" w:eastAsia="en-CA"/>
              </w:rPr>
            </w:pPr>
            <w:hyperlink r:id="rId132"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gml</w:t>
            </w:r>
          </w:p>
        </w:tc>
        <w:tc>
          <w:tcPr>
            <w:tcW w:w="0" w:type="auto"/>
            <w:tcBorders>
              <w:left w:val="nil"/>
              <w:right w:val="nil"/>
            </w:tcBorders>
            <w:shd w:val="clear" w:color="auto" w:fill="C0C0C0"/>
            <w:hideMark/>
          </w:tcPr>
          <w:p w14:paraId="504E75FC" w14:textId="77777777" w:rsidR="001517B8" w:rsidRPr="00A65B96" w:rsidRDefault="00AC02F9" w:rsidP="00A65B96">
            <w:pPr>
              <w:spacing w:after="0"/>
              <w:rPr>
                <w:rFonts w:ascii="Consolas" w:hAnsi="Consolas" w:cs="Consolas"/>
                <w:color w:val="0000FF"/>
                <w:sz w:val="20"/>
                <w:szCs w:val="20"/>
                <w:u w:val="single"/>
                <w:lang w:val="en-CA" w:eastAsia="en-CA"/>
              </w:rPr>
            </w:pPr>
            <w:hyperlink r:id="rId133"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AC02F9" w:rsidP="00A65B96">
            <w:pPr>
              <w:spacing w:after="0"/>
              <w:rPr>
                <w:color w:val="000000"/>
              </w:rPr>
            </w:pPr>
            <w:hyperlink r:id="rId134" w:history="1">
              <w:r w:rsidR="002B3C3F" w:rsidRPr="00F346A1">
                <w:rPr>
                  <w:rStyle w:val="Lienhypertexte"/>
                </w:rPr>
                <w:t>h</w:t>
              </w:r>
              <w:r w:rsidR="002B3C3F" w:rsidRPr="00A65B96">
                <w:rPr>
                  <w:rStyle w:val="Lienhypertexte"/>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AC02F9" w:rsidP="00A65B96">
            <w:pPr>
              <w:spacing w:after="0"/>
              <w:rPr>
                <w:rFonts w:ascii="Consolas" w:hAnsi="Consolas" w:cs="Consolas"/>
                <w:color w:val="000000"/>
                <w:sz w:val="20"/>
                <w:szCs w:val="20"/>
                <w:lang w:val="en-CA" w:eastAsia="en-CA"/>
              </w:rPr>
            </w:pPr>
            <w:hyperlink r:id="rId135" w:history="1">
              <w:r w:rsidR="001517B8" w:rsidRPr="00A65B96">
                <w:rPr>
                  <w:rStyle w:val="Lienhypertexte"/>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AC02F9" w:rsidP="00A65B96">
            <w:pPr>
              <w:spacing w:after="0"/>
              <w:rPr>
                <w:rFonts w:ascii="Consolas" w:hAnsi="Consolas" w:cs="Consolas"/>
                <w:color w:val="000000"/>
                <w:sz w:val="20"/>
                <w:szCs w:val="20"/>
                <w:lang w:val="en-CA" w:eastAsia="en-CA"/>
              </w:rPr>
            </w:pPr>
            <w:hyperlink r:id="rId136" w:history="1">
              <w:r w:rsidR="00E21C96" w:rsidRPr="00E21C96">
                <w:rPr>
                  <w:rStyle w:val="Lienhypertexte"/>
                  <w:rFonts w:ascii="Consolas" w:hAnsi="Consolas" w:cs="Consolas"/>
                  <w:sz w:val="20"/>
                  <w:szCs w:val="20"/>
                  <w:lang w:val="en-CA" w:eastAsia="en-CA"/>
                </w:rPr>
                <w:t>http://xmlns.geosciml.org/GeoSciML-Basic/4.1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AC02F9" w:rsidP="00E21C96">
            <w:pPr>
              <w:rPr>
                <w:rFonts w:ascii="Consolas" w:hAnsi="Consolas" w:cs="Consolas"/>
                <w:sz w:val="20"/>
                <w:szCs w:val="20"/>
              </w:rPr>
            </w:pPr>
            <w:hyperlink r:id="rId137" w:history="1">
              <w:r w:rsidR="00E21C96" w:rsidRPr="00E21C96">
                <w:rPr>
                  <w:rStyle w:val="Lienhypertexte"/>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AC02F9" w:rsidP="00E21C96">
            <w:pPr>
              <w:rPr>
                <w:rFonts w:ascii="Consolas" w:hAnsi="Consolas" w:cs="Consolas"/>
                <w:sz w:val="20"/>
                <w:szCs w:val="20"/>
              </w:rPr>
            </w:pPr>
            <w:hyperlink r:id="rId138" w:history="1">
              <w:r w:rsidR="00E21C96" w:rsidRPr="00E21C96">
                <w:rPr>
                  <w:rStyle w:val="Lienhypertexte"/>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AC02F9" w:rsidP="00E21C96">
            <w:pPr>
              <w:rPr>
                <w:rFonts w:ascii="Consolas" w:hAnsi="Consolas" w:cs="Consolas"/>
                <w:sz w:val="20"/>
                <w:szCs w:val="20"/>
              </w:rPr>
            </w:pPr>
            <w:hyperlink r:id="rId139" w:history="1">
              <w:r w:rsidR="00E21C96" w:rsidRPr="00E21C96">
                <w:rPr>
                  <w:rStyle w:val="Lienhypertexte"/>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AC02F9" w:rsidP="00E21C96">
            <w:pPr>
              <w:rPr>
                <w:rFonts w:ascii="Consolas" w:hAnsi="Consolas" w:cs="Consolas"/>
                <w:sz w:val="20"/>
                <w:szCs w:val="20"/>
              </w:rPr>
            </w:pPr>
            <w:hyperlink r:id="rId140" w:history="1">
              <w:r w:rsidR="00E21C96" w:rsidRPr="00E21C96">
                <w:rPr>
                  <w:rStyle w:val="Lienhypertexte"/>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AC02F9" w:rsidP="00E21C96">
            <w:pPr>
              <w:rPr>
                <w:rFonts w:ascii="Consolas" w:hAnsi="Consolas" w:cs="Consolas"/>
                <w:sz w:val="20"/>
                <w:szCs w:val="20"/>
              </w:rPr>
            </w:pPr>
            <w:hyperlink r:id="rId141" w:history="1">
              <w:r w:rsidR="00E21C96" w:rsidRPr="00E21C96">
                <w:rPr>
                  <w:rStyle w:val="Lienhypertexte"/>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AC02F9" w:rsidP="00A65B96">
            <w:pPr>
              <w:spacing w:after="0"/>
              <w:rPr>
                <w:rFonts w:ascii="Consolas" w:hAnsi="Consolas" w:cs="Consolas"/>
                <w:color w:val="000000"/>
                <w:sz w:val="20"/>
                <w:szCs w:val="20"/>
                <w:lang w:val="en-CA" w:eastAsia="en-CA"/>
              </w:rPr>
            </w:pPr>
            <w:hyperlink r:id="rId142" w:history="1">
              <w:r w:rsidR="001517B8" w:rsidRPr="00A65B96">
                <w:rPr>
                  <w:rStyle w:val="Lienhypertexte"/>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AC02F9"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AC02F9"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AC02F9"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AC02F9"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AC02F9" w:rsidP="00A65B96">
            <w:pPr>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AC02F9" w:rsidP="00A65B96">
            <w:pPr>
              <w:spacing w:after="0"/>
              <w:rPr>
                <w:rFonts w:ascii="Consolas" w:hAnsi="Consolas" w:cs="Consolas"/>
                <w:color w:val="0000FF"/>
                <w:sz w:val="20"/>
                <w:szCs w:val="20"/>
                <w:u w:val="single"/>
                <w:lang w:val="en-CA" w:eastAsia="en-CA"/>
              </w:rPr>
            </w:pPr>
            <w:hyperlink r:id="rId148"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AC02F9" w:rsidP="00A65B96">
            <w:pPr>
              <w:keepNext/>
              <w:spacing w:after="0"/>
              <w:rPr>
                <w:rFonts w:ascii="Consolas" w:hAnsi="Consolas" w:cs="Consolas"/>
                <w:color w:val="0000FF"/>
                <w:sz w:val="20"/>
                <w:szCs w:val="20"/>
                <w:u w:val="single"/>
                <w:lang w:val="en-CA" w:eastAsia="en-CA"/>
              </w:rPr>
            </w:pPr>
            <w:hyperlink r:id="rId149"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Lgende"/>
      </w:pPr>
      <w:bookmarkStart w:id="536" w:name="_Ref443220196"/>
      <w:r>
        <w:t xml:space="preserve">Table </w:t>
      </w:r>
      <w:r>
        <w:fldChar w:fldCharType="begin"/>
      </w:r>
      <w:r>
        <w:instrText xml:space="preserve"> SEQ Table \* ARABIC </w:instrText>
      </w:r>
      <w:r>
        <w:fldChar w:fldCharType="separate"/>
      </w:r>
      <w:r w:rsidR="00AD44BE">
        <w:rPr>
          <w:noProof/>
        </w:rPr>
        <w:t>8</w:t>
      </w:r>
      <w:r>
        <w:fldChar w:fldCharType="end"/>
      </w:r>
      <w:bookmarkEnd w:id="536"/>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0F3F457A" w14:textId="77777777" w:rsidR="00D41FCD" w:rsidRDefault="00D41FCD" w:rsidP="00380908"/>
    <w:p w14:paraId="62A0F49E" w14:textId="544852C7" w:rsidR="00FE640E" w:rsidRPr="004A5E5F" w:rsidRDefault="00FE640E" w:rsidP="00D41FCD">
      <w:pPr>
        <w:pStyle w:val="xml"/>
      </w:pPr>
      <w:r w:rsidRPr="004A5E5F">
        <w:t>&lt;!ENTITY guid "http://www.ietf.org/rfc/rfc2616"&gt;</w:t>
      </w:r>
    </w:p>
    <w:p w14:paraId="53D5459D" w14:textId="0E49008E" w:rsidR="00FE640E" w:rsidRPr="004A5E5F" w:rsidRDefault="00FE640E" w:rsidP="00D41FCD">
      <w:pPr>
        <w:pStyle w:val="xml"/>
      </w:pPr>
      <w:r w:rsidRPr="004A5E5F">
        <w:t xml:space="preserve">&lt;!ENTITY resource " </w:t>
      </w:r>
      <w:r w:rsidR="00AA18BE">
        <w:t>http://resource.geosciml.org</w:t>
      </w:r>
      <w:r w:rsidRPr="004A5E5F">
        <w:t>"&gt;</w:t>
      </w:r>
    </w:p>
    <w:p w14:paraId="37DC674F" w14:textId="77777777" w:rsidR="00FE640E" w:rsidRPr="004A5E5F" w:rsidRDefault="00FE640E" w:rsidP="00D41FCD">
      <w:pPr>
        <w:pStyle w:val="xml"/>
      </w:pPr>
      <w:r w:rsidRPr="004A5E5F">
        <w:t>&lt;!ENTITY nil "http://www.opengis.net/def/nil/OGC/0/unknown"&gt;</w:t>
      </w:r>
    </w:p>
    <w:p w14:paraId="4C6BAEAB" w14:textId="1D742249" w:rsidR="00FE640E" w:rsidRPr="004A5E5F" w:rsidRDefault="00FE640E" w:rsidP="00D41FCD">
      <w:pPr>
        <w:pStyle w:val="xml"/>
      </w:pPr>
      <w:r w:rsidRPr="004A5E5F">
        <w:t>]&gt;</w:t>
      </w:r>
    </w:p>
    <w:p w14:paraId="5A18B9B3" w14:textId="77777777" w:rsidR="00FE640E" w:rsidRPr="009B3BBD" w:rsidRDefault="00FE640E" w:rsidP="009B3BBD">
      <w:pPr>
        <w:rPr>
          <w:lang w:val="en-CA"/>
        </w:rPr>
      </w:pPr>
    </w:p>
    <w:p w14:paraId="238F699D" w14:textId="2BE4B6BC" w:rsidR="009B3BBD" w:rsidRDefault="009B3BBD" w:rsidP="009B3BBD">
      <w:pPr>
        <w:pStyle w:val="Titre2"/>
        <w:rPr>
          <w:lang w:val="en-CA"/>
        </w:rPr>
      </w:pPr>
      <w:bookmarkStart w:id="537" w:name="_Toc458154257"/>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537"/>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894483"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3FCC6BA1" w:rsidR="006C4C24" w:rsidRPr="00513449" w:rsidRDefault="006C4C24" w:rsidP="007E0D8B">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schematron rules.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19A34CD4" w:rsidR="006C4C24" w:rsidRDefault="00D078BD" w:rsidP="00DA608A">
            <w:pPr>
              <w:spacing w:before="100" w:beforeAutospacing="1" w:after="100" w:afterAutospacing="1" w:line="230" w:lineRule="atLeast"/>
              <w:jc w:val="both"/>
              <w:rPr>
                <w:rStyle w:val="requri"/>
                <w:lang w:val="en-CA"/>
              </w:rPr>
            </w:pPr>
            <w:r w:rsidRPr="00D078BD">
              <w:rPr>
                <w:rStyle w:val="reqtext"/>
                <w:lang w:val="en-CA"/>
              </w:rPr>
              <w:t xml:space="preserve">Vocabulary term SHALL be encoded with HTTP URI in </w:t>
            </w:r>
            <w:r>
              <w:rPr>
                <w:rStyle w:val="reqtext"/>
                <w:lang w:val="en-CA"/>
              </w:rPr>
              <w:t>@</w:t>
            </w:r>
            <w:r w:rsidRPr="00D078BD">
              <w:rPr>
                <w:rStyle w:val="xmlChar"/>
                <w:lang w:val="en-CA"/>
              </w:rPr>
              <w:t>xlink:href</w:t>
            </w:r>
            <w:r w:rsidRPr="00D078BD">
              <w:rPr>
                <w:rStyle w:val="reqtext"/>
                <w:lang w:val="en-CA"/>
              </w:rPr>
              <w:t xml:space="preserve"> and provide a human readable description in </w:t>
            </w:r>
            <w:r>
              <w:rPr>
                <w:rStyle w:val="reqtext"/>
                <w:lang w:val="en-CA"/>
              </w:rPr>
              <w:t>@</w:t>
            </w:r>
            <w:r w:rsidRPr="00D078BD">
              <w:rPr>
                <w:rStyle w:val="xmlChar"/>
                <w:lang w:val="en-CA"/>
              </w:rPr>
              <w:t>xlink:title</w:t>
            </w:r>
            <w:r w:rsidRPr="00D078BD">
              <w:rPr>
                <w:rStyle w:val="reqtext"/>
                <w:lang w:val="en-CA"/>
              </w:rPr>
              <w:t>.</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E591A94" w:rsidR="006C4C24" w:rsidRPr="00402582" w:rsidRDefault="00CE173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578E74A4" w:rsidR="006C4C24" w:rsidRDefault="006C4C24" w:rsidP="00CE173B">
            <w:pPr>
              <w:spacing w:before="100" w:beforeAutospacing="1" w:after="100" w:afterAutospacing="1" w:line="230" w:lineRule="atLeast"/>
              <w:jc w:val="both"/>
              <w:rPr>
                <w:rStyle w:val="requri"/>
                <w:lang w:val="en-CA"/>
              </w:rPr>
            </w:pPr>
            <w:r w:rsidRPr="006C4C24">
              <w:rPr>
                <w:rStyle w:val="reqtext"/>
                <w:lang w:val="en-CA"/>
              </w:rPr>
              <w:t xml:space="preserve">Feature identifiers (unique name) provided in gml:identifier and </w:t>
            </w:r>
            <w:r w:rsidR="00A710EA">
              <w:rPr>
                <w:rStyle w:val="reqtext"/>
                <w:lang w:val="en-CA"/>
              </w:rPr>
              <w:t>@</w:t>
            </w:r>
            <w:r w:rsidRPr="006C4C24">
              <w:rPr>
                <w:rStyle w:val="reqtext"/>
                <w:lang w:val="en-CA"/>
              </w:rPr>
              <w:t xml:space="preserve">codeSpace = “http://www.ietf.org/rfc/rfc2616” </w:t>
            </w:r>
            <w:r w:rsidR="00CE173B">
              <w:rPr>
                <w:rStyle w:val="reqtext"/>
                <w:lang w:val="en-CA"/>
              </w:rPr>
              <w:t>SHOULD</w:t>
            </w:r>
            <w:r w:rsidRPr="006C4C24">
              <w:rPr>
                <w:rStyle w:val="reqtext"/>
                <w:lang w:val="en-CA"/>
              </w:rPr>
              <w:t xml:space="preserve">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3B5D9421" w:rsidR="006C4C24" w:rsidRDefault="00DA608A" w:rsidP="00CE173B">
            <w:pPr>
              <w:spacing w:before="100" w:beforeAutospacing="1" w:after="100" w:afterAutospacing="1" w:line="230" w:lineRule="atLeast"/>
              <w:jc w:val="both"/>
              <w:rPr>
                <w:rStyle w:val="requri"/>
                <w:lang w:val="en-CA"/>
              </w:rPr>
            </w:pPr>
            <w:r w:rsidRPr="00DA608A">
              <w:rPr>
                <w:rStyle w:val="reqtext"/>
                <w:lang w:val="en-CA"/>
              </w:rPr>
              <w:t>All date-time elements occurrences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(Z|[+-]HH:MM).</w:t>
            </w:r>
            <w:r w:rsidRPr="00433281">
              <w:rPr>
                <w:rStyle w:val="reqtext"/>
                <w:rFonts w:ascii="Calibri" w:hAnsi="Calibri"/>
                <w:sz w:val="20"/>
                <w:szCs w:val="20"/>
              </w:rPr>
              <w:t>.</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Titre3"/>
        <w:rPr>
          <w:lang w:val="en-CA"/>
        </w:rPr>
      </w:pPr>
      <w:bookmarkStart w:id="538" w:name="_Toc458154258"/>
      <w:r>
        <w:rPr>
          <w:lang w:val="en-CA"/>
        </w:rPr>
        <w:t>XML document validation</w:t>
      </w:r>
      <w:bookmarkEnd w:id="538"/>
    </w:p>
    <w:p w14:paraId="0167B34A" w14:textId="77777777" w:rsidR="00B95F74" w:rsidRDefault="00B95F74" w:rsidP="00380908">
      <w:pPr>
        <w:rPr>
          <w:lang w:val="en-CA"/>
        </w:rPr>
      </w:pP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0A2CAF8" w14:textId="77777777" w:rsidR="00652E95" w:rsidRDefault="00652E95" w:rsidP="00652E95">
      <w:pPr>
        <w:pStyle w:val="Titre3"/>
        <w:rPr>
          <w:lang w:val="en-CA"/>
        </w:rPr>
      </w:pPr>
      <w:bookmarkStart w:id="539" w:name="_Toc458154259"/>
      <w:r>
        <w:rPr>
          <w:lang w:val="en-CA"/>
        </w:rPr>
        <w:t>CodeList</w:t>
      </w:r>
      <w:bookmarkEnd w:id="539"/>
    </w:p>
    <w:p w14:paraId="00512E31" w14:textId="77777777" w:rsidR="00652E95" w:rsidRDefault="00652E95" w:rsidP="00652E95">
      <w:pPr>
        <w:rPr>
          <w:lang w:val="en-CA"/>
        </w:rPr>
      </w:pPr>
    </w:p>
    <w:p w14:paraId="4565B3B7" w14:textId="76B81D59" w:rsidR="00652E95" w:rsidRDefault="00BB5C2A" w:rsidP="00652E95">
      <w:pPr>
        <w:rPr>
          <w:lang w:val="en-CA"/>
        </w:rPr>
      </w:pPr>
      <w:r>
        <w:rPr>
          <w:lang w:val="en-CA"/>
        </w:rPr>
        <w:t xml:space="preserve">Open code list (see </w:t>
      </w:r>
      <w:r>
        <w:rPr>
          <w:lang w:val="en-CA"/>
        </w:rPr>
        <w:fldChar w:fldCharType="begin"/>
      </w:r>
      <w:r>
        <w:rPr>
          <w:lang w:val="en-CA"/>
        </w:rPr>
        <w:instrText xml:space="preserve"> REF _Ref457994997 \r \h </w:instrText>
      </w:r>
      <w:r>
        <w:rPr>
          <w:lang w:val="en-CA"/>
        </w:rPr>
      </w:r>
      <w:r>
        <w:rPr>
          <w:lang w:val="en-CA"/>
        </w:rPr>
        <w:fldChar w:fldCharType="separate"/>
      </w:r>
      <w:r w:rsidR="00AD44BE">
        <w:rPr>
          <w:lang w:val="en-CA"/>
        </w:rPr>
        <w:t>8.2.7</w:t>
      </w:r>
      <w:r>
        <w:rPr>
          <w:lang w:val="en-CA"/>
        </w:rPr>
        <w:fldChar w:fldCharType="end"/>
      </w:r>
      <w:r>
        <w:rPr>
          <w:lang w:val="en-CA"/>
        </w:rPr>
        <w:t xml:space="preserve">) </w:t>
      </w:r>
      <w:r w:rsidR="00652E95">
        <w:rPr>
          <w:lang w:val="en-CA"/>
        </w:rPr>
        <w:t xml:space="preserve">are encoded as </w:t>
      </w:r>
      <w:r w:rsidR="00652E95" w:rsidRPr="00BB5C2A">
        <w:rPr>
          <w:rStyle w:val="xmlChar"/>
        </w:rPr>
        <w:t>gml:ReferenceType</w:t>
      </w:r>
      <w:r w:rsidR="00652E95">
        <w:rPr>
          <w:lang w:val="en-CA"/>
        </w:rPr>
        <w:t xml:space="preserve"> which is a sequence of </w:t>
      </w:r>
      <w:r w:rsidR="00652E95" w:rsidRPr="00BB5C2A">
        <w:rPr>
          <w:rStyle w:val="xmlChar"/>
        </w:rPr>
        <w:t>gml:OwnershipAttributeGroup</w:t>
      </w:r>
      <w:r w:rsidR="00652E95">
        <w:rPr>
          <w:lang w:val="en-CA"/>
        </w:rPr>
        <w:t xml:space="preserve"> and </w:t>
      </w:r>
      <w:r w:rsidR="00652E95" w:rsidRPr="00BB5C2A">
        <w:rPr>
          <w:rStyle w:val="xmlChar"/>
        </w:rPr>
        <w:t>gml:AssociationAttributeGroup</w:t>
      </w:r>
      <w:r w:rsidR="00652E95">
        <w:rPr>
          <w:lang w:val="en-CA"/>
        </w:rPr>
        <w:t xml:space="preserve">, providing a series of xml attributes from W3C </w:t>
      </w:r>
      <w:r w:rsidR="00EB296B">
        <w:rPr>
          <w:lang w:val="en-CA"/>
        </w:rPr>
        <w:t>XLINK (</w:t>
      </w:r>
      <w:hyperlink r:id="rId150" w:history="1">
        <w:r w:rsidR="00652E95" w:rsidRPr="006716F1">
          <w:rPr>
            <w:rStyle w:val="Lienhypertexte"/>
            <w:lang w:val="en-CA"/>
          </w:rPr>
          <w:t>http://www.w3.org/TR/xlink11/</w:t>
        </w:r>
      </w:hyperlink>
      <w:r w:rsidR="00EB296B">
        <w:rPr>
          <w:lang w:val="en-CA"/>
        </w:rPr>
        <w:t xml:space="preserve">). </w:t>
      </w:r>
      <w:r w:rsidR="00A00FE7">
        <w:rPr>
          <w:lang w:val="en-CA"/>
        </w:rPr>
        <w:t xml:space="preserve"> </w:t>
      </w:r>
      <w:r w:rsidR="00652E95">
        <w:rPr>
          <w:lang w:val="en-CA"/>
        </w:rPr>
        <w:t>A vocabulary</w:t>
      </w:r>
      <w:r w:rsidR="00B95F74">
        <w:rPr>
          <w:lang w:val="en-CA"/>
        </w:rPr>
        <w:t xml:space="preserve"> term</w:t>
      </w:r>
      <w:r w:rsidR="00D70F03">
        <w:rPr>
          <w:lang w:val="en-CA"/>
        </w:rPr>
        <w:t xml:space="preserve"> reference has</w:t>
      </w:r>
      <w:r w:rsidR="00652E95">
        <w:rPr>
          <w:lang w:val="en-CA"/>
        </w:rPr>
        <w:t xml:space="preserve"> </w:t>
      </w:r>
      <w:r>
        <w:rPr>
          <w:lang w:val="en-CA"/>
        </w:rPr>
        <w:t xml:space="preserve">mandatory </w:t>
      </w:r>
      <w:r w:rsidR="00652E95" w:rsidRPr="00BB5C2A">
        <w:rPr>
          <w:rStyle w:val="xmlChar"/>
        </w:rPr>
        <w:t>xlink:href</w:t>
      </w:r>
      <w:r w:rsidR="00652E95">
        <w:rPr>
          <w:lang w:val="en-CA"/>
        </w:rPr>
        <w:t xml:space="preserve"> and </w:t>
      </w:r>
      <w:r w:rsidR="00652E95" w:rsidRPr="00BB5C2A">
        <w:rPr>
          <w:rStyle w:val="xmlChar"/>
        </w:rPr>
        <w:t>xlink:title</w:t>
      </w:r>
      <w:r w:rsidR="00652E95">
        <w:rPr>
          <w:lang w:val="en-CA"/>
        </w:rPr>
        <w:t xml:space="preserve"> attributes.</w:t>
      </w:r>
    </w:p>
    <w:p w14:paraId="18E14965" w14:textId="77777777" w:rsidR="00031805" w:rsidRDefault="00031805" w:rsidP="00652E95">
      <w:pPr>
        <w:rPr>
          <w:rFonts w:ascii="Courier New" w:hAnsi="Courier New" w:cs="Courier New"/>
          <w:color w:val="0000FF"/>
          <w:sz w:val="20"/>
          <w:szCs w:val="20"/>
          <w:lang w:val="en-CA" w:eastAsia="ja-JP"/>
        </w:rPr>
      </w:pPr>
      <w:r>
        <w:rPr>
          <w:rFonts w:ascii="Courier New" w:hAnsi="Courier New" w:cs="Courier New"/>
          <w:color w:val="0000FF"/>
          <w:sz w:val="20"/>
          <w:szCs w:val="20"/>
          <w:highlight w:val="white"/>
          <w:lang w:val="en-CA" w:eastAsia="ja-JP"/>
        </w:rPr>
        <w:t>&lt;gsmlb:lithology</w:t>
      </w:r>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xlink:href</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"http://resource.geosciml.org/classifier/cgi/lithology/granite"</w:t>
      </w:r>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xlink:title</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"granite"</w:t>
      </w:r>
      <w:r>
        <w:rPr>
          <w:rFonts w:ascii="Courier New" w:hAnsi="Courier New" w:cs="Courier New"/>
          <w:color w:val="0000FF"/>
          <w:sz w:val="20"/>
          <w:szCs w:val="20"/>
          <w:highlight w:val="white"/>
          <w:lang w:val="en-CA" w:eastAsia="ja-JP"/>
        </w:rPr>
        <w:t>/&gt;</w:t>
      </w:r>
    </w:p>
    <w:p w14:paraId="13540271" w14:textId="15C95EC4" w:rsidR="00652E95" w:rsidRDefault="00652E95" w:rsidP="00652E95">
      <w:pPr>
        <w:rPr>
          <w:lang w:val="en-CA"/>
        </w:rPr>
      </w:pPr>
      <w:r>
        <w:rPr>
          <w:lang w:val="en-CA"/>
        </w:rPr>
        <w:t xml:space="preserve">The </w:t>
      </w:r>
      <w:r w:rsidRPr="00BB5C2A">
        <w:rPr>
          <w:rStyle w:val="xmlChar"/>
        </w:rPr>
        <w:t>xlink:href</w:t>
      </w:r>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w:t>
      </w:r>
      <w:r w:rsidR="00031805">
        <w:rPr>
          <w:lang w:val="en-CA"/>
        </w:rPr>
        <w:t xml:space="preserve"> is</w:t>
      </w:r>
      <w:r>
        <w:rPr>
          <w:lang w:val="en-CA"/>
        </w:rPr>
        <w:t xml:space="preserve">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26E491EB" w:rsidR="00160943" w:rsidRPr="00D12552" w:rsidRDefault="00160943" w:rsidP="00031805">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w:t>
            </w:r>
            <w:r w:rsidR="00031805">
              <w:rPr>
                <w:rStyle w:val="reqtext"/>
                <w:lang w:val="en-CA"/>
              </w:rPr>
              <w:t>URI</w:t>
            </w:r>
            <w:r w:rsidRPr="00106124">
              <w:rPr>
                <w:rStyle w:val="reqtext"/>
                <w:lang w:val="en-CA"/>
              </w:rPr>
              <w:t xml:space="preserve"> in xlink:href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11A1A0CE" w14:textId="77777777" w:rsidR="00652E95" w:rsidRDefault="00652E95" w:rsidP="00AD7649">
      <w:pPr>
        <w:rPr>
          <w:lang w:val="en-CA"/>
        </w:rPr>
      </w:pPr>
    </w:p>
    <w:p w14:paraId="6594FBA4" w14:textId="22FFAEE2" w:rsidR="00E966AA" w:rsidRDefault="008C6C76" w:rsidP="00385662">
      <w:pPr>
        <w:pStyle w:val="Titre3"/>
        <w:rPr>
          <w:lang w:val="en-CA"/>
        </w:rPr>
      </w:pPr>
      <w:bookmarkStart w:id="540" w:name="_Toc448329473"/>
      <w:bookmarkStart w:id="541" w:name="_Toc448329621"/>
      <w:bookmarkStart w:id="542" w:name="_Toc448330007"/>
      <w:bookmarkStart w:id="543" w:name="_Toc448329474"/>
      <w:bookmarkStart w:id="544" w:name="_Toc448329622"/>
      <w:bookmarkStart w:id="545" w:name="_Toc448330008"/>
      <w:bookmarkStart w:id="546" w:name="_Toc448329475"/>
      <w:bookmarkStart w:id="547" w:name="_Toc448329623"/>
      <w:bookmarkStart w:id="548" w:name="_Toc448330009"/>
      <w:bookmarkStart w:id="549" w:name="_Toc458154260"/>
      <w:bookmarkEnd w:id="540"/>
      <w:bookmarkEnd w:id="541"/>
      <w:bookmarkEnd w:id="542"/>
      <w:bookmarkEnd w:id="543"/>
      <w:bookmarkEnd w:id="544"/>
      <w:bookmarkEnd w:id="545"/>
      <w:bookmarkEnd w:id="546"/>
      <w:bookmarkEnd w:id="547"/>
      <w:bookmarkEnd w:id="548"/>
      <w:r>
        <w:rPr>
          <w:lang w:val="en-CA"/>
        </w:rPr>
        <w:t>Identifiers</w:t>
      </w:r>
      <w:bookmarkEnd w:id="549"/>
    </w:p>
    <w:p w14:paraId="109B7FCE" w14:textId="77777777" w:rsidR="00A710EA" w:rsidRDefault="00A710EA" w:rsidP="00AD7649">
      <w:pPr>
        <w:rPr>
          <w:lang w:val="en-CA"/>
        </w:rPr>
      </w:pPr>
    </w:p>
    <w:p w14:paraId="4DD0F239" w14:textId="52743194" w:rsidR="00370329" w:rsidRDefault="00D01493" w:rsidP="00AD7649">
      <w:pPr>
        <w:rPr>
          <w:lang w:val="en-CA"/>
        </w:rPr>
      </w:pPr>
      <w:r>
        <w:rPr>
          <w:lang w:val="en-CA"/>
        </w:rPr>
        <w:t xml:space="preserve">The GeoSciML community has developed a best practice of using </w:t>
      </w:r>
      <w:hyperlink r:id="rId151" w:history="1">
        <w:r w:rsidRPr="003742F8">
          <w:rPr>
            <w:rStyle w:val="Lienhypertexte"/>
            <w:rFonts w:ascii="Arial" w:hAnsi="Arial" w:cs="Arial"/>
            <w:sz w:val="18"/>
          </w:rPr>
          <w:t>http://www.ietf.org/rfc/rfc2616</w:t>
        </w:r>
      </w:hyperlink>
      <w:r>
        <w:rPr>
          <w:lang w:val="en-CA"/>
        </w:rPr>
        <w:t xml:space="preserve"> as a codespace for string with authority to designate string that are resolvable HTTP URI.</w:t>
      </w:r>
    </w:p>
    <w:p w14:paraId="35FFE370" w14:textId="1BCAE6DC" w:rsidR="00DB594D" w:rsidRDefault="00031805" w:rsidP="00AD7649">
      <w:pPr>
        <w:rPr>
          <w:lang w:val="en-CA"/>
        </w:rPr>
      </w:pPr>
      <w:r w:rsidRPr="00D41FCD">
        <w:rPr>
          <w:rStyle w:val="xmlChar"/>
        </w:rPr>
        <w:t>g</w:t>
      </w:r>
      <w:r w:rsidR="00DB594D" w:rsidRPr="00D41FCD">
        <w:rPr>
          <w:rStyle w:val="xmlChar"/>
        </w:rPr>
        <w:t>ml:identifier</w:t>
      </w:r>
      <w:r w:rsidR="00DB594D">
        <w:rPr>
          <w:lang w:val="en-CA"/>
        </w:rPr>
        <w:t xml:space="preserve">’s </w:t>
      </w:r>
      <w:r>
        <w:rPr>
          <w:lang w:val="en-CA"/>
        </w:rPr>
        <w:t>flagged</w:t>
      </w:r>
      <w:r w:rsidR="00DB594D">
        <w:rPr>
          <w:lang w:val="en-CA"/>
        </w:rPr>
        <w:t xml:space="preserve"> with the specific codeSpace “</w:t>
      </w:r>
      <w:r w:rsidR="00DB594D" w:rsidRPr="00D41FCD">
        <w:rPr>
          <w:rStyle w:val="xmlChar"/>
        </w:rPr>
        <w:t>http://www.ietf.org/rfc/rfc2616</w:t>
      </w:r>
      <w:r w:rsidR="00DB594D">
        <w:rPr>
          <w:lang w:val="en-CA"/>
        </w:rPr>
        <w:t xml:space="preserve">” </w:t>
      </w:r>
      <w:r w:rsidR="00D01493">
        <w:rPr>
          <w:lang w:val="en-CA"/>
        </w:rPr>
        <w:t xml:space="preserve">should </w:t>
      </w:r>
      <w:r w:rsidR="00DB594D">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20C915DE" w:rsidR="008C6C76" w:rsidRPr="00D12552" w:rsidRDefault="008C6C76" w:rsidP="00D01493">
            <w:pPr>
              <w:pStyle w:val="Tabletext10"/>
              <w:jc w:val="left"/>
              <w:rPr>
                <w:rStyle w:val="reqtext"/>
                <w:lang w:val="en-CA"/>
              </w:rPr>
            </w:pPr>
            <w:r>
              <w:rPr>
                <w:rStyle w:val="reqtext"/>
                <w:lang w:val="en-CA"/>
              </w:rPr>
              <w:t xml:space="preserve">Feature identifiers (unique name) provided in </w:t>
            </w:r>
            <w:r w:rsidRPr="00A710EA">
              <w:rPr>
                <w:rStyle w:val="xmlChar"/>
              </w:rPr>
              <w:t xml:space="preserve">gml:identifier </w:t>
            </w:r>
            <w:r w:rsidR="00DB594D">
              <w:rPr>
                <w:rStyle w:val="reqtext"/>
                <w:lang w:val="en-CA"/>
              </w:rPr>
              <w:t xml:space="preserve">and </w:t>
            </w:r>
            <w:r w:rsidR="00A710EA" w:rsidRPr="00A710EA">
              <w:rPr>
                <w:rStyle w:val="xmlChar"/>
              </w:rPr>
              <w:t>@</w:t>
            </w:r>
            <w:r w:rsidR="00DB594D" w:rsidRPr="00A710EA">
              <w:rPr>
                <w:rStyle w:val="xmlChar"/>
              </w:rPr>
              <w:t>codeSpace</w:t>
            </w:r>
            <w:r w:rsidR="00DB594D">
              <w:rPr>
                <w:rStyle w:val="reqtext"/>
                <w:lang w:val="en-CA"/>
              </w:rPr>
              <w:t xml:space="preserve"> = “</w:t>
            </w:r>
            <w:r w:rsidR="00DB594D" w:rsidRPr="00A710EA">
              <w:rPr>
                <w:rStyle w:val="xmlChar"/>
                <w:color w:val="1F497D" w:themeColor="text2"/>
              </w:rPr>
              <w:t>http://www.ietf.org/rfc/rfc2616</w:t>
            </w:r>
            <w:r w:rsidR="00DB594D">
              <w:rPr>
                <w:rStyle w:val="reqtext"/>
                <w:lang w:val="en-CA"/>
              </w:rPr>
              <w:t xml:space="preserve">” </w:t>
            </w:r>
            <w:r w:rsidR="00D01493">
              <w:rPr>
                <w:rStyle w:val="reqtext"/>
                <w:lang w:val="en-CA"/>
              </w:rPr>
              <w:t xml:space="preserve">SHOULD </w:t>
            </w:r>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p>
        </w:tc>
      </w:tr>
    </w:tbl>
    <w:p w14:paraId="63A966FD" w14:textId="77777777" w:rsidR="008C6C76" w:rsidRPr="008C6C76" w:rsidRDefault="008C6C76" w:rsidP="00AD7649"/>
    <w:p w14:paraId="25EC30C5" w14:textId="66687F90" w:rsidR="00031805" w:rsidRPr="00031805" w:rsidRDefault="00031805" w:rsidP="00AD7649">
      <w:pPr>
        <w:rPr>
          <w:rFonts w:ascii="Courier New" w:hAnsi="Courier New" w:cs="Courier New"/>
          <w:color w:val="0000FF"/>
          <w:sz w:val="20"/>
          <w:szCs w:val="20"/>
          <w:lang w:val="fr-CA" w:eastAsia="ja-JP"/>
        </w:rPr>
      </w:pPr>
      <w:r w:rsidRPr="00031805">
        <w:rPr>
          <w:rFonts w:ascii="Courier New" w:hAnsi="Courier New" w:cs="Courier New"/>
          <w:color w:val="0000FF"/>
          <w:sz w:val="20"/>
          <w:szCs w:val="20"/>
          <w:highlight w:val="white"/>
          <w:lang w:val="fr-CA" w:eastAsia="ja-JP"/>
        </w:rPr>
        <w:t>&lt;gml:identifier</w:t>
      </w:r>
      <w:r w:rsidRPr="00031805">
        <w:rPr>
          <w:rFonts w:ascii="Courier New" w:hAnsi="Courier New" w:cs="Courier New"/>
          <w:color w:val="000000"/>
          <w:sz w:val="20"/>
          <w:szCs w:val="20"/>
          <w:highlight w:val="white"/>
          <w:lang w:val="fr-CA" w:eastAsia="ja-JP"/>
        </w:rPr>
        <w:t xml:space="preserve"> </w:t>
      </w:r>
      <w:r w:rsidRPr="00031805">
        <w:rPr>
          <w:rFonts w:ascii="Courier New" w:hAnsi="Courier New" w:cs="Courier New"/>
          <w:color w:val="FF0000"/>
          <w:sz w:val="20"/>
          <w:szCs w:val="20"/>
          <w:highlight w:val="white"/>
          <w:lang w:val="fr-CA" w:eastAsia="ja-JP"/>
        </w:rPr>
        <w:t>codeSpace</w:t>
      </w:r>
      <w:r w:rsidRPr="00031805">
        <w:rPr>
          <w:rFonts w:ascii="Courier New" w:hAnsi="Courier New" w:cs="Courier New"/>
          <w:color w:val="000000"/>
          <w:sz w:val="20"/>
          <w:szCs w:val="20"/>
          <w:highlight w:val="white"/>
          <w:lang w:val="fr-CA" w:eastAsia="ja-JP"/>
        </w:rPr>
        <w:t>=</w:t>
      </w:r>
      <w:r w:rsidRPr="00031805">
        <w:rPr>
          <w:rFonts w:ascii="Courier New" w:hAnsi="Courier New" w:cs="Courier New"/>
          <w:b/>
          <w:bCs/>
          <w:color w:val="8000FF"/>
          <w:sz w:val="20"/>
          <w:szCs w:val="20"/>
          <w:highlight w:val="white"/>
          <w:lang w:val="fr-CA" w:eastAsia="ja-JP"/>
        </w:rPr>
        <w:t xml:space="preserve">"  </w:t>
      </w:r>
      <w:hyperlink r:id="rId152" w:history="1">
        <w:r w:rsidRPr="00031805">
          <w:rPr>
            <w:rStyle w:val="Lienhypertexte"/>
            <w:rFonts w:ascii="Courier New" w:hAnsi="Courier New" w:cs="Courier New"/>
            <w:b/>
            <w:bCs/>
            <w:sz w:val="20"/>
            <w:szCs w:val="20"/>
            <w:highlight w:val="white"/>
            <w:lang w:val="fr-CA" w:eastAsia="ja-JP"/>
          </w:rPr>
          <w:t>http://www.ietf.org/rfc/rfc2616/"</w:t>
        </w:r>
        <w:r w:rsidRPr="00031805">
          <w:rPr>
            <w:rStyle w:val="Lienhypertexte"/>
            <w:rFonts w:ascii="Courier New" w:hAnsi="Courier New" w:cs="Courier New"/>
            <w:sz w:val="20"/>
            <w:szCs w:val="20"/>
            <w:highlight w:val="white"/>
            <w:lang w:val="fr-CA" w:eastAsia="ja-JP"/>
          </w:rPr>
          <w:t>&gt;</w:t>
        </w:r>
        <w:r w:rsidRPr="00031805">
          <w:rPr>
            <w:rStyle w:val="Lienhypertexte"/>
            <w:rFonts w:ascii="Courier New" w:hAnsi="Courier New" w:cs="Courier New"/>
            <w:b/>
            <w:bCs/>
            <w:sz w:val="20"/>
            <w:szCs w:val="20"/>
            <w:highlight w:val="white"/>
            <w:lang w:val="fr-CA" w:eastAsia="ja-JP"/>
          </w:rPr>
          <w:t>http://data.geoscience.gov.xx/feature/asc/geologicunit/stratno/25947</w:t>
        </w:r>
        <w:r w:rsidRPr="00031805">
          <w:rPr>
            <w:rStyle w:val="Lienhypertexte"/>
            <w:rFonts w:ascii="Courier New" w:hAnsi="Courier New" w:cs="Courier New"/>
            <w:sz w:val="20"/>
            <w:szCs w:val="20"/>
            <w:highlight w:val="white"/>
            <w:lang w:val="fr-CA" w:eastAsia="ja-JP"/>
          </w:rPr>
          <w:t>&lt;/gml:identifier</w:t>
        </w:r>
      </w:hyperlink>
      <w:r w:rsidRPr="00031805">
        <w:rPr>
          <w:rFonts w:ascii="Courier New" w:hAnsi="Courier New" w:cs="Courier New"/>
          <w:color w:val="0000FF"/>
          <w:sz w:val="20"/>
          <w:szCs w:val="20"/>
          <w:highlight w:val="white"/>
          <w:lang w:val="fr-CA" w:eastAsia="ja-JP"/>
        </w:rPr>
        <w:t>&gt;</w:t>
      </w:r>
    </w:p>
    <w:p w14:paraId="41D81F7C" w14:textId="7117C0DE" w:rsidR="00DB594D" w:rsidRPr="00B464F3" w:rsidRDefault="00DB594D" w:rsidP="00AD7649">
      <w:pPr>
        <w:rPr>
          <w:lang w:val="en-CA"/>
        </w:rPr>
      </w:pPr>
      <w:r w:rsidRPr="00B464F3">
        <w:rPr>
          <w:lang w:val="en-CA"/>
        </w:rPr>
        <w:lastRenderedPageBreak/>
        <w:t xml:space="preserve">Resolving </w:t>
      </w:r>
      <w:hyperlink r:id="rId153" w:history="1">
        <w:r w:rsidRPr="00B464F3">
          <w:rPr>
            <w:rStyle w:val="Lienhypertexte"/>
            <w:lang w:val="en-CA"/>
          </w:rPr>
          <w:t>http://data.geoscience.gov.xx/feature/asc/geologicunit/stratno/25947</w:t>
        </w:r>
      </w:hyperlink>
      <w:r w:rsidRPr="00B464F3">
        <w:rPr>
          <w:lang w:val="en-CA"/>
        </w:rPr>
        <w:t xml:space="preserve">  shall return </w:t>
      </w:r>
    </w:p>
    <w:p w14:paraId="5141ABDD" w14:textId="77777777" w:rsidR="00031805" w:rsidRDefault="00031805" w:rsidP="00031805">
      <w:pPr>
        <w:autoSpaceDE w:val="0"/>
        <w:autoSpaceDN w:val="0"/>
        <w:adjustRightInd w:val="0"/>
        <w:spacing w:after="0"/>
        <w:rPr>
          <w:rFonts w:ascii="Courier New" w:hAnsi="Courier New" w:cs="Courier New"/>
          <w:b/>
          <w:bCs/>
          <w:color w:val="000000"/>
          <w:sz w:val="20"/>
          <w:szCs w:val="20"/>
          <w:highlight w:val="white"/>
          <w:lang w:val="en-CA" w:eastAsia="ja-JP"/>
        </w:rPr>
      </w:pPr>
      <w:r>
        <w:rPr>
          <w:rFonts w:ascii="Courier New" w:hAnsi="Courier New" w:cs="Courier New"/>
          <w:color w:val="0000FF"/>
          <w:sz w:val="20"/>
          <w:szCs w:val="20"/>
          <w:highlight w:val="white"/>
          <w:lang w:val="en-CA" w:eastAsia="ja-JP"/>
        </w:rPr>
        <w:t>&lt;gsmlb:GeologicUnit</w:t>
      </w:r>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gml:id</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"G1"</w:t>
      </w:r>
      <w:r>
        <w:rPr>
          <w:rFonts w:ascii="Courier New" w:hAnsi="Courier New" w:cs="Courier New"/>
          <w:color w:val="0000FF"/>
          <w:sz w:val="20"/>
          <w:szCs w:val="20"/>
          <w:highlight w:val="white"/>
          <w:lang w:val="en-CA" w:eastAsia="ja-JP"/>
        </w:rPr>
        <w:t>&gt;</w:t>
      </w:r>
    </w:p>
    <w:p w14:paraId="5F6B0DFB" w14:textId="77777777" w:rsidR="00031805" w:rsidRPr="00031805" w:rsidRDefault="00031805" w:rsidP="00031805">
      <w:pPr>
        <w:autoSpaceDE w:val="0"/>
        <w:autoSpaceDN w:val="0"/>
        <w:adjustRightInd w:val="0"/>
        <w:spacing w:after="0"/>
        <w:rPr>
          <w:rFonts w:ascii="Courier New" w:hAnsi="Courier New" w:cs="Courier New"/>
          <w:b/>
          <w:bCs/>
          <w:color w:val="000000"/>
          <w:sz w:val="20"/>
          <w:szCs w:val="20"/>
          <w:highlight w:val="white"/>
          <w:lang w:val="fr-CA" w:eastAsia="ja-JP"/>
        </w:rPr>
      </w:pPr>
      <w:r w:rsidRPr="00031805">
        <w:rPr>
          <w:rFonts w:ascii="Courier New" w:hAnsi="Courier New" w:cs="Courier New"/>
          <w:b/>
          <w:bCs/>
          <w:color w:val="000000"/>
          <w:sz w:val="20"/>
          <w:szCs w:val="20"/>
          <w:highlight w:val="white"/>
          <w:lang w:val="fr-CA" w:eastAsia="ja-JP"/>
        </w:rPr>
        <w:t>(…)</w:t>
      </w:r>
    </w:p>
    <w:p w14:paraId="29044814" w14:textId="77777777" w:rsidR="00031805" w:rsidRPr="00031805" w:rsidRDefault="00031805" w:rsidP="00031805">
      <w:pPr>
        <w:autoSpaceDE w:val="0"/>
        <w:autoSpaceDN w:val="0"/>
        <w:adjustRightInd w:val="0"/>
        <w:spacing w:after="0"/>
        <w:rPr>
          <w:rFonts w:ascii="Courier New" w:hAnsi="Courier New" w:cs="Courier New"/>
          <w:b/>
          <w:bCs/>
          <w:color w:val="000000"/>
          <w:sz w:val="20"/>
          <w:szCs w:val="20"/>
          <w:highlight w:val="white"/>
          <w:lang w:val="fr-CA" w:eastAsia="ja-JP"/>
        </w:rPr>
      </w:pPr>
      <w:r w:rsidRPr="00031805">
        <w:rPr>
          <w:rFonts w:ascii="Courier New" w:hAnsi="Courier New" w:cs="Courier New"/>
          <w:color w:val="0000FF"/>
          <w:sz w:val="20"/>
          <w:szCs w:val="20"/>
          <w:highlight w:val="white"/>
          <w:lang w:val="fr-CA" w:eastAsia="ja-JP"/>
        </w:rPr>
        <w:t>&lt;gml:identifier</w:t>
      </w:r>
      <w:r w:rsidRPr="00031805">
        <w:rPr>
          <w:rFonts w:ascii="Courier New" w:hAnsi="Courier New" w:cs="Courier New"/>
          <w:color w:val="000000"/>
          <w:sz w:val="20"/>
          <w:szCs w:val="20"/>
          <w:highlight w:val="white"/>
          <w:lang w:val="fr-CA" w:eastAsia="ja-JP"/>
        </w:rPr>
        <w:t xml:space="preserve"> </w:t>
      </w:r>
      <w:r w:rsidRPr="00031805">
        <w:rPr>
          <w:rFonts w:ascii="Courier New" w:hAnsi="Courier New" w:cs="Courier New"/>
          <w:color w:val="FF0000"/>
          <w:sz w:val="20"/>
          <w:szCs w:val="20"/>
          <w:highlight w:val="white"/>
          <w:lang w:val="fr-CA" w:eastAsia="ja-JP"/>
        </w:rPr>
        <w:t>codeSpace</w:t>
      </w:r>
      <w:r w:rsidRPr="00031805">
        <w:rPr>
          <w:rFonts w:ascii="Courier New" w:hAnsi="Courier New" w:cs="Courier New"/>
          <w:color w:val="000000"/>
          <w:sz w:val="20"/>
          <w:szCs w:val="20"/>
          <w:highlight w:val="white"/>
          <w:lang w:val="fr-CA" w:eastAsia="ja-JP"/>
        </w:rPr>
        <w:t>=</w:t>
      </w:r>
      <w:r w:rsidRPr="00031805">
        <w:rPr>
          <w:rFonts w:ascii="Courier New" w:hAnsi="Courier New" w:cs="Courier New"/>
          <w:b/>
          <w:bCs/>
          <w:color w:val="8000FF"/>
          <w:sz w:val="20"/>
          <w:szCs w:val="20"/>
          <w:highlight w:val="white"/>
          <w:lang w:val="fr-CA" w:eastAsia="ja-JP"/>
        </w:rPr>
        <w:t xml:space="preserve">"  </w:t>
      </w:r>
      <w:r w:rsidRPr="00031805">
        <w:rPr>
          <w:rFonts w:ascii="Courier New" w:hAnsi="Courier New" w:cs="Courier New"/>
          <w:b/>
          <w:bCs/>
          <w:color w:val="8000FF"/>
          <w:sz w:val="20"/>
          <w:szCs w:val="20"/>
          <w:highlight w:val="white"/>
          <w:u w:val="single"/>
          <w:lang w:val="fr-CA" w:eastAsia="ja-JP"/>
        </w:rPr>
        <w:t>http://www.ietf.org/rfc/rfc2616/</w:t>
      </w:r>
      <w:r w:rsidRPr="00031805">
        <w:rPr>
          <w:rFonts w:ascii="Courier New" w:hAnsi="Courier New" w:cs="Courier New"/>
          <w:b/>
          <w:bCs/>
          <w:color w:val="8000FF"/>
          <w:sz w:val="20"/>
          <w:szCs w:val="20"/>
          <w:highlight w:val="white"/>
          <w:lang w:val="fr-CA" w:eastAsia="ja-JP"/>
        </w:rPr>
        <w:t>"</w:t>
      </w:r>
      <w:r w:rsidRPr="00031805">
        <w:rPr>
          <w:rFonts w:ascii="Courier New" w:hAnsi="Courier New" w:cs="Courier New"/>
          <w:color w:val="0000FF"/>
          <w:sz w:val="20"/>
          <w:szCs w:val="20"/>
          <w:highlight w:val="white"/>
          <w:lang w:val="fr-CA" w:eastAsia="ja-JP"/>
        </w:rPr>
        <w:t>&gt;</w:t>
      </w:r>
      <w:r w:rsidRPr="00031805">
        <w:rPr>
          <w:rFonts w:ascii="Courier New" w:hAnsi="Courier New" w:cs="Courier New"/>
          <w:b/>
          <w:bCs/>
          <w:color w:val="000000"/>
          <w:sz w:val="20"/>
          <w:szCs w:val="20"/>
          <w:highlight w:val="white"/>
          <w:u w:val="single"/>
          <w:lang w:val="fr-CA" w:eastAsia="ja-JP"/>
        </w:rPr>
        <w:t>http://data.geoscience.gov.xx/feature/asc/geologicunit/stratno/25947</w:t>
      </w:r>
      <w:r w:rsidRPr="00031805">
        <w:rPr>
          <w:rFonts w:ascii="Courier New" w:hAnsi="Courier New" w:cs="Courier New"/>
          <w:color w:val="0000FF"/>
          <w:sz w:val="20"/>
          <w:szCs w:val="20"/>
          <w:highlight w:val="white"/>
          <w:lang w:val="fr-CA" w:eastAsia="ja-JP"/>
        </w:rPr>
        <w:t>&lt;/gml:identifier&gt;</w:t>
      </w:r>
    </w:p>
    <w:p w14:paraId="244DDE57" w14:textId="77777777" w:rsidR="00031805" w:rsidRDefault="00031805" w:rsidP="00031805">
      <w:pPr>
        <w:autoSpaceDE w:val="0"/>
        <w:autoSpaceDN w:val="0"/>
        <w:adjustRightInd w:val="0"/>
        <w:spacing w:after="0"/>
        <w:rPr>
          <w:rFonts w:ascii="Courier New" w:hAnsi="Courier New" w:cs="Courier New"/>
          <w:b/>
          <w:bCs/>
          <w:color w:val="000000"/>
          <w:sz w:val="20"/>
          <w:szCs w:val="20"/>
          <w:highlight w:val="white"/>
          <w:lang w:val="en-CA" w:eastAsia="ja-JP"/>
        </w:rPr>
      </w:pPr>
      <w:r>
        <w:rPr>
          <w:rFonts w:ascii="Courier New" w:hAnsi="Courier New" w:cs="Courier New"/>
          <w:b/>
          <w:bCs/>
          <w:color w:val="000000"/>
          <w:sz w:val="20"/>
          <w:szCs w:val="20"/>
          <w:highlight w:val="white"/>
          <w:lang w:val="en-CA" w:eastAsia="ja-JP"/>
        </w:rPr>
        <w:t>(…)</w:t>
      </w:r>
    </w:p>
    <w:p w14:paraId="0BD938AD" w14:textId="5A57767D" w:rsidR="00DB594D" w:rsidRDefault="00031805" w:rsidP="00031805">
      <w:pPr>
        <w:rPr>
          <w:lang w:val="fr-CA"/>
        </w:rPr>
      </w:pPr>
      <w:r>
        <w:rPr>
          <w:rFonts w:ascii="Courier New" w:hAnsi="Courier New" w:cs="Courier New"/>
          <w:color w:val="0000FF"/>
          <w:sz w:val="20"/>
          <w:szCs w:val="20"/>
          <w:highlight w:val="white"/>
          <w:lang w:val="en-CA" w:eastAsia="ja-JP"/>
        </w:rPr>
        <w:t>&lt;/gsmlb:GeologicUnit&gt;</w:t>
      </w:r>
    </w:p>
    <w:p w14:paraId="1E7F0706" w14:textId="1B3CBFFA" w:rsidR="008C6C76" w:rsidRPr="008C6C76" w:rsidRDefault="00DB594D" w:rsidP="00AD7649">
      <w:pPr>
        <w:rPr>
          <w:lang w:val="fr-CA"/>
        </w:rPr>
      </w:pPr>
      <w:r>
        <w:rPr>
          <w:lang w:val="fr-CA"/>
        </w:rPr>
        <w:t> </w:t>
      </w:r>
    </w:p>
    <w:p w14:paraId="168C9B83" w14:textId="5182DB7A" w:rsidR="00370329" w:rsidRPr="008009B1" w:rsidRDefault="00370329" w:rsidP="00AD7649">
      <w:pPr>
        <w:pStyle w:val="Titre3"/>
        <w:rPr>
          <w:lang w:val="en-CA"/>
        </w:rPr>
      </w:pPr>
      <w:bookmarkStart w:id="550" w:name="_Toc458154261"/>
      <w:r>
        <w:rPr>
          <w:lang w:val="en-CA"/>
        </w:rPr>
        <w:t>Nillables or Voidables</w:t>
      </w:r>
      <w:bookmarkEnd w:id="550"/>
    </w:p>
    <w:p w14:paraId="68696CCE" w14:textId="77777777" w:rsidR="00031805" w:rsidRDefault="00031805"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C44904">
      <w:pPr>
        <w:numPr>
          <w:ilvl w:val="0"/>
          <w:numId w:val="23"/>
        </w:numPr>
        <w:rPr>
          <w:lang w:val="en-CA"/>
        </w:rPr>
      </w:pPr>
      <w:r>
        <w:rPr>
          <w:lang w:val="en-CA"/>
        </w:rPr>
        <w:t>Using XSD xsi:nil=”true” and nilReason</w:t>
      </w:r>
    </w:p>
    <w:p w14:paraId="453B707B" w14:textId="47A88E00" w:rsidR="00B63214" w:rsidRDefault="00B63214" w:rsidP="00C44904">
      <w:pPr>
        <w:numPr>
          <w:ilvl w:val="0"/>
          <w:numId w:val="23"/>
        </w:numPr>
        <w:rPr>
          <w:lang w:val="en-CA"/>
        </w:rPr>
      </w:pPr>
      <w:r>
        <w:rPr>
          <w:lang w:val="en-CA"/>
        </w:rPr>
        <w:t xml:space="preserve">Using a HTTP URI identifier defined by a community as representing a null value.  OGC uses </w:t>
      </w:r>
      <w:hyperlink r:id="rId154" w:history="1">
        <w:r w:rsidRPr="00031805">
          <w:rPr>
            <w:rStyle w:val="xmlChar"/>
          </w:rPr>
          <w:t>http://www.opengis.net/def/nil/OGC/0/{nilReason}</w:t>
        </w:r>
      </w:hyperlink>
      <w:r>
        <w:rPr>
          <w:lang w:val="en-CA"/>
        </w:rPr>
        <w:t xml:space="preserve"> (OGC 12-110).</w:t>
      </w:r>
    </w:p>
    <w:p w14:paraId="45B1B91C" w14:textId="77777777" w:rsidR="00B63214" w:rsidRDefault="00B63214" w:rsidP="00AD7649">
      <w:pPr>
        <w:rPr>
          <w:lang w:val="en-CA"/>
        </w:rPr>
      </w:pPr>
    </w:p>
    <w:p w14:paraId="70294484" w14:textId="3AAD22BD" w:rsidR="00761F44" w:rsidRDefault="00330E0C" w:rsidP="00330E0C">
      <w:pPr>
        <w:pStyle w:val="Titre3"/>
        <w:rPr>
          <w:lang w:val="en-CA"/>
        </w:rPr>
      </w:pPr>
      <w:bookmarkStart w:id="551" w:name="_Toc458154262"/>
      <w:r>
        <w:rPr>
          <w:lang w:val="en-CA"/>
        </w:rPr>
        <w:t>Date encoding</w:t>
      </w:r>
      <w:bookmarkEnd w:id="551"/>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r w:rsidR="00B8253A">
              <w:rPr>
                <w:lang w:val="en-AU"/>
              </w:rPr>
              <w:t>.</w:t>
            </w:r>
          </w:p>
        </w:tc>
      </w:tr>
    </w:tbl>
    <w:p w14:paraId="1DE906F2" w14:textId="77777777" w:rsidR="00330E0C" w:rsidRDefault="00330E0C" w:rsidP="00330E0C"/>
    <w:p w14:paraId="0FBC40F7" w14:textId="77777777" w:rsidR="00330E0C" w:rsidRDefault="00330E0C" w:rsidP="00330E0C">
      <w:r>
        <w:lastRenderedPageBreak/>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091A40ED" w14:textId="62A5ED73" w:rsidR="009B3BBD" w:rsidRDefault="009B3BBD" w:rsidP="009B3BBD">
      <w:pPr>
        <w:pStyle w:val="Titre2"/>
        <w:rPr>
          <w:lang w:val="en-CA"/>
        </w:rPr>
      </w:pPr>
      <w:bookmarkStart w:id="552" w:name="_Ref446664275"/>
      <w:bookmarkStart w:id="553" w:name="_Toc458154263"/>
      <w:r w:rsidRPr="00D12552">
        <w:rPr>
          <w:lang w:val="en-CA"/>
        </w:rPr>
        <w:t xml:space="preserve">GeoSciML </w:t>
      </w:r>
      <w:r>
        <w:rPr>
          <w:lang w:val="en-CA"/>
        </w:rPr>
        <w:t>Basic XML</w:t>
      </w:r>
      <w:r w:rsidRPr="00D12552">
        <w:rPr>
          <w:lang w:val="en-CA"/>
        </w:rPr>
        <w:t xml:space="preserve"> Requirements </w:t>
      </w:r>
      <w:bookmarkEnd w:id="552"/>
      <w:r w:rsidR="00D458B7" w:rsidRPr="00D12552">
        <w:rPr>
          <w:lang w:val="en-CA"/>
        </w:rPr>
        <w:t>Class</w:t>
      </w:r>
      <w:r w:rsidR="00D458B7">
        <w:rPr>
          <w:lang w:val="en-CA"/>
        </w:rPr>
        <w:t xml:space="preserve"> </w:t>
      </w:r>
      <w:r w:rsidR="00D458B7">
        <w:t>(</w:t>
      </w:r>
      <w:r w:rsidR="00052694">
        <w:t>Normative)</w:t>
      </w:r>
      <w:bookmarkEnd w:id="553"/>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w:t>
            </w:r>
            <w:r w:rsidRPr="005372A3">
              <w:rPr>
                <w:rStyle w:val="reqtext"/>
                <w:lang w:val="en-CA"/>
              </w:rPr>
              <w:t xml:space="preserve">  http://schemas.opengis.net/gsml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5" w:history="1">
        <w:r w:rsidR="00CE5B49" w:rsidRPr="00140F09">
          <w:rPr>
            <w:rStyle w:val="Lienhypertexte"/>
          </w:rPr>
          <w:t>http://schemas.opengis.net/gsml</w:t>
        </w:r>
        <w:r w:rsidR="004832DE">
          <w:rPr>
            <w:rStyle w:val="Lienhypertexte"/>
          </w:rPr>
          <w:t>/4.1/</w:t>
        </w:r>
        <w:r w:rsidR="00CE5B49" w:rsidRPr="00140F09">
          <w:rPr>
            <w:rStyle w:val="Lienhypertexte"/>
          </w:rPr>
          <w:t>geoSciMLBasic.sch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AD44BE">
        <w:t>5.1</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6DBC9F7A" w14:textId="01B388E1" w:rsidR="009C6C9E" w:rsidRDefault="009C6C9E" w:rsidP="006A7DD0">
      <w:pPr>
        <w:pStyle w:val="Titre3"/>
      </w:pPr>
      <w:bookmarkStart w:id="554" w:name="_Toc458154264"/>
      <w:r>
        <w:t>relatedFeature</w:t>
      </w:r>
      <w:bookmarkEnd w:id="554"/>
    </w:p>
    <w:p w14:paraId="2CC2345B" w14:textId="5ECA1B42" w:rsidR="009C6C9E" w:rsidRDefault="009C6C9E" w:rsidP="006A7DD0">
      <w:r>
        <w:t>In GeoSciML Basic, rel</w:t>
      </w:r>
      <w:r w:rsidR="00293652">
        <w:t xml:space="preserve">atedFeature is byReference only.  </w:t>
      </w:r>
      <w:r>
        <w:t>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Titre2"/>
        <w:rPr>
          <w:lang w:val="en-CA"/>
        </w:rPr>
      </w:pPr>
      <w:bookmarkStart w:id="555" w:name="_Toc458154265"/>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5"/>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58A66147"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00D078BD">
              <w:t xml:space="preserve"> </w:t>
            </w:r>
            <w:r w:rsidR="00D078BD">
              <w:rPr>
                <w:rFonts w:ascii="Calibri" w:eastAsia="MS Mincho" w:hAnsi="Calibri"/>
                <w:sz w:val="20"/>
                <w:szCs w:val="20"/>
                <w:lang w:val="en-CA"/>
              </w:rPr>
              <w:t>geoSciMLExtension</w:t>
            </w:r>
            <w:r w:rsidRPr="00DC2FB9">
              <w:rPr>
                <w:rFonts w:ascii="Calibri" w:eastAsia="MS Mincho" w:hAnsi="Calibri"/>
                <w:sz w:val="20"/>
                <w:szCs w:val="20"/>
                <w:lang w:val="en-CA"/>
              </w:rPr>
              <w:t>.xsd.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EE116B5" w14:textId="77777777" w:rsidR="00A1351F" w:rsidRDefault="00A1351F" w:rsidP="006A7DD0">
      <w:pPr>
        <w:rPr>
          <w:lang w:val="en-CA"/>
        </w:rPr>
      </w:pPr>
    </w:p>
    <w:p w14:paraId="628DD013" w14:textId="343AE063" w:rsidR="00CE5B49" w:rsidRDefault="00CE5B49" w:rsidP="00CE5B49">
      <w:r>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5670"/>
      </w:tblGrid>
      <w:tr w:rsidR="00CE5B49" w:rsidRPr="00D12552" w14:paraId="708E926F" w14:textId="77777777" w:rsidTr="00D078BD">
        <w:trPr>
          <w:cantSplit/>
        </w:trPr>
        <w:tc>
          <w:tcPr>
            <w:tcW w:w="3227"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5670" w:type="dxa"/>
            <w:tcBorders>
              <w:left w:val="nil"/>
            </w:tcBorders>
            <w:shd w:val="clear" w:color="auto" w:fill="auto"/>
          </w:tcPr>
          <w:p w14:paraId="0A9E28C4" w14:textId="4ED30CA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00D078BD">
              <w:t xml:space="preserve"> </w:t>
            </w:r>
            <w:r w:rsidR="00D078BD" w:rsidRPr="00D078BD">
              <w:rPr>
                <w:rStyle w:val="reqtext"/>
                <w:lang w:val="en-CA"/>
              </w:rPr>
              <w:t>geoSciMLExtension.xsd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5670"/>
      </w:tblGrid>
      <w:tr w:rsidR="00CE5B49" w:rsidRPr="00D12552" w14:paraId="7F4C3061" w14:textId="77777777" w:rsidTr="00D078BD">
        <w:trPr>
          <w:cantSplit/>
        </w:trPr>
        <w:tc>
          <w:tcPr>
            <w:tcW w:w="3227"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5670"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Titre2"/>
        <w:rPr>
          <w:lang w:val="en-CA"/>
        </w:rPr>
      </w:pPr>
      <w:bookmarkStart w:id="556" w:name="_Toc458154266"/>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6"/>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3E03F48E"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00D078BD">
              <w:rPr>
                <w:rFonts w:ascii="Calibri" w:eastAsia="MS Mincho" w:hAnsi="Calibri"/>
                <w:sz w:val="20"/>
                <w:szCs w:val="20"/>
                <w:lang w:val="en-CA"/>
              </w:rPr>
              <w:t>geologicT</w:t>
            </w:r>
            <w:r w:rsidRPr="000419EF">
              <w:rPr>
                <w:rFonts w:ascii="Calibri" w:eastAsia="MS Mincho" w:hAnsi="Calibri"/>
                <w:sz w:val="20"/>
                <w:szCs w:val="20"/>
                <w:lang w:val="en-CA"/>
              </w:rPr>
              <w: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36E0C4FC"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00D078BD">
              <w:rPr>
                <w:rStyle w:val="reqtext"/>
                <w:rFonts w:ascii="Calibri" w:hAnsi="Calibri"/>
                <w:sz w:val="20"/>
                <w:szCs w:val="20"/>
                <w:lang w:val="en-CA"/>
              </w:rPr>
              <w:t>geologicT</w:t>
            </w:r>
            <w:r w:rsidRPr="000419EF">
              <w:rPr>
                <w:rStyle w:val="reqtext"/>
                <w:rFonts w:ascii="Calibri" w:hAnsi="Calibri"/>
                <w:sz w:val="20"/>
                <w:szCs w:val="20"/>
                <w:lang w:val="en-CA"/>
              </w:rPr>
              <w: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B116436"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00D078BD">
              <w:rPr>
                <w:rStyle w:val="reqtext"/>
                <w:lang w:val="en-CA"/>
              </w:rPr>
              <w:t>geologicT</w:t>
            </w:r>
            <w:r>
              <w:rPr>
                <w:rStyle w:val="reqtext"/>
                <w:lang w:val="en-CA"/>
              </w:rPr>
              <w: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6" w:history="1">
        <w:r w:rsidRPr="00140F09">
          <w:rPr>
            <w:rStyle w:val="Lienhypertexte"/>
          </w:rPr>
          <w:t>http://schemas.opengis.net/gsml</w:t>
        </w:r>
        <w:r w:rsidR="004832DE">
          <w:rPr>
            <w:rStyle w:val="Lienhypertexte"/>
          </w:rPr>
          <w:t>/4.1/</w:t>
        </w:r>
        <w:r w:rsidRPr="00140F09">
          <w:rPr>
            <w:rStyle w:val="Lienhypertexte"/>
          </w:rPr>
          <w:t>geologictime.sch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4D1DC19D"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00D078BD">
              <w:rPr>
                <w:rStyle w:val="reqtext"/>
                <w:lang w:val="en-CA"/>
              </w:rPr>
              <w:t>geologicT</w:t>
            </w:r>
            <w:r>
              <w:rPr>
                <w:rStyle w:val="reqtext"/>
                <w:lang w:val="en-CA"/>
              </w:rPr>
              <w: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Titre2"/>
        <w:rPr>
          <w:lang w:val="en-CA"/>
        </w:rPr>
      </w:pPr>
      <w:bookmarkStart w:id="557" w:name="_Toc458154267"/>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7"/>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Titre2"/>
        <w:rPr>
          <w:lang w:val="en-CA"/>
        </w:rPr>
      </w:pPr>
      <w:bookmarkStart w:id="558" w:name="_Toc458154268"/>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558"/>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785773D2" w14:textId="77777777" w:rsidR="003C3333" w:rsidRPr="00AD7649" w:rsidRDefault="00334B16" w:rsidP="003C3333">
      <w:pPr>
        <w:rPr>
          <w:lang w:val="en-CA"/>
        </w:rPr>
      </w:pPr>
      <w:r>
        <w:br w:type="page"/>
      </w:r>
    </w:p>
    <w:p w14:paraId="4E0337D9" w14:textId="77777777" w:rsidR="003C3333" w:rsidRDefault="003C3333" w:rsidP="003C3333">
      <w:pPr>
        <w:pStyle w:val="Titre2"/>
        <w:rPr>
          <w:lang w:val="en-CA"/>
        </w:rPr>
      </w:pPr>
      <w:bookmarkStart w:id="559" w:name="_Ref458064986"/>
      <w:bookmarkStart w:id="560" w:name="_Toc458154269"/>
      <w:r>
        <w:rPr>
          <w:lang w:val="en-CA"/>
        </w:rPr>
        <w:lastRenderedPageBreak/>
        <w:t xml:space="preserve">Abstract </w:t>
      </w:r>
      <w:r w:rsidRPr="009B3BBD">
        <w:rPr>
          <w:lang w:val="en-CA"/>
        </w:rPr>
        <w:t xml:space="preserve">GeoSciML </w:t>
      </w:r>
      <w:r>
        <w:rPr>
          <w:lang w:val="en-CA"/>
        </w:rPr>
        <w:t>lite XML</w:t>
      </w:r>
      <w:r w:rsidRPr="009B3BBD">
        <w:rPr>
          <w:lang w:val="en-CA"/>
        </w:rPr>
        <w:t xml:space="preserve"> Requirements Class</w:t>
      </w:r>
      <w:r>
        <w:rPr>
          <w:lang w:val="en-CA"/>
        </w:rPr>
        <w:t xml:space="preserve"> (Normative)</w:t>
      </w:r>
      <w:bookmarkEnd w:id="559"/>
      <w:bookmarkEnd w:id="560"/>
    </w:p>
    <w:p w14:paraId="6C8263B6" w14:textId="77777777" w:rsidR="003C3333" w:rsidRDefault="003C3333" w:rsidP="003C3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432FFC" w14:paraId="40905E4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1381BD3" w14:textId="77777777" w:rsidR="003C3333" w:rsidRPr="00432FFC"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 Requirements Class</w:t>
            </w:r>
          </w:p>
        </w:tc>
      </w:tr>
      <w:tr w:rsidR="003C3333" w:rsidRPr="00432FFC" w14:paraId="4C847391"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7D7D572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p>
        </w:tc>
      </w:tr>
      <w:tr w:rsidR="003C3333" w:rsidRPr="00432FFC" w14:paraId="14C88A1B" w14:textId="77777777" w:rsidTr="003811C7">
        <w:tc>
          <w:tcPr>
            <w:tcW w:w="1809" w:type="dxa"/>
            <w:tcBorders>
              <w:top w:val="single" w:sz="12" w:space="0" w:color="auto"/>
              <w:left w:val="single" w:sz="12" w:space="0" w:color="auto"/>
              <w:bottom w:val="single" w:sz="4" w:space="0" w:color="auto"/>
              <w:right w:val="single" w:sz="4" w:space="0" w:color="auto"/>
            </w:tcBorders>
          </w:tcPr>
          <w:p w14:paraId="10524EC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0A4FE9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3C3333" w:rsidRPr="00432FFC" w14:paraId="189F3031" w14:textId="77777777" w:rsidTr="003811C7">
        <w:tc>
          <w:tcPr>
            <w:tcW w:w="1809" w:type="dxa"/>
            <w:tcBorders>
              <w:top w:val="single" w:sz="4" w:space="0" w:color="auto"/>
              <w:left w:val="single" w:sz="12" w:space="0" w:color="auto"/>
              <w:bottom w:val="single" w:sz="4" w:space="0" w:color="auto"/>
              <w:right w:val="single" w:sz="4" w:space="0" w:color="auto"/>
            </w:tcBorders>
          </w:tcPr>
          <w:p w14:paraId="6C66E2B5"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141CB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432FFC" w14:paraId="518D6903" w14:textId="77777777" w:rsidTr="003811C7">
        <w:tc>
          <w:tcPr>
            <w:tcW w:w="1809" w:type="dxa"/>
            <w:tcBorders>
              <w:top w:val="single" w:sz="4" w:space="0" w:color="auto"/>
              <w:left w:val="single" w:sz="12" w:space="0" w:color="auto"/>
              <w:bottom w:val="single" w:sz="4" w:space="0" w:color="auto"/>
              <w:right w:val="single" w:sz="4" w:space="0" w:color="auto"/>
            </w:tcBorders>
          </w:tcPr>
          <w:p w14:paraId="2E087DC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6CD0033"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3C3333" w:rsidRPr="00432FFC" w14:paraId="5C2ED9A5" w14:textId="77777777" w:rsidTr="003811C7">
        <w:tc>
          <w:tcPr>
            <w:tcW w:w="1809" w:type="dxa"/>
            <w:tcBorders>
              <w:top w:val="single" w:sz="4" w:space="0" w:color="auto"/>
              <w:left w:val="single" w:sz="12" w:space="0" w:color="auto"/>
              <w:bottom w:val="single" w:sz="4" w:space="0" w:color="auto"/>
              <w:right w:val="single" w:sz="4" w:space="0" w:color="auto"/>
            </w:tcBorders>
          </w:tcPr>
          <w:p w14:paraId="390272AE"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DF647D7"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3C3333" w:rsidRPr="00432FFC" w14:paraId="61170A0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C60874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327DB1"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w:t>
            </w:r>
          </w:p>
          <w:p w14:paraId="220CD368"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3C3333" w:rsidRPr="00432FFC" w14:paraId="601A698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BE8B929" w14:textId="00DD33BB" w:rsidR="003C3333" w:rsidRPr="00432FFC" w:rsidRDefault="00D078BD"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A143515"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344542A4" w14:textId="36383C94" w:rsidR="003C3333" w:rsidRPr="00432FFC" w:rsidRDefault="003C3333" w:rsidP="00D078BD">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w:t>
            </w:r>
            <w:r w:rsidR="00D078BD">
              <w:rPr>
                <w:rFonts w:ascii="Calibri" w:eastAsia="MS Mincho" w:hAnsi="Calibri"/>
                <w:sz w:val="20"/>
                <w:szCs w:val="20"/>
                <w:lang w:val="en-CA"/>
              </w:rPr>
              <w:t>SHOULD</w:t>
            </w:r>
            <w:r w:rsidRPr="00DA608A">
              <w:rPr>
                <w:rFonts w:ascii="Calibri" w:eastAsia="MS Mincho" w:hAnsi="Calibri"/>
                <w:sz w:val="20"/>
                <w:szCs w:val="20"/>
                <w:lang w:val="en-CA"/>
              </w:rPr>
              <w:t xml:space="preserve"> be XSD simpleType.</w:t>
            </w:r>
          </w:p>
        </w:tc>
      </w:tr>
      <w:tr w:rsidR="003C3333" w:rsidRPr="00432FFC" w14:paraId="19F9384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04EC1EB"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87253D4" w14:textId="77777777" w:rsidR="003C3333" w:rsidRPr="00432FFC" w:rsidRDefault="003C3333" w:rsidP="003811C7">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75069E71" w14:textId="77777777" w:rsidR="003C3333" w:rsidRPr="00432FFC" w:rsidRDefault="003C3333" w:rsidP="003811C7">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3C3333" w:rsidRPr="00432FFC" w14:paraId="01AA7C0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8F00257"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A966638" w14:textId="77777777" w:rsidR="003C3333" w:rsidRPr="003C3333" w:rsidRDefault="003C3333" w:rsidP="003811C7">
            <w:pPr>
              <w:spacing w:before="100" w:beforeAutospacing="1" w:after="100" w:afterAutospacing="1" w:line="230" w:lineRule="atLeast"/>
              <w:jc w:val="both"/>
              <w:rPr>
                <w:rStyle w:val="requri"/>
                <w:rFonts w:ascii="Calibri" w:hAnsi="Calibri" w:cs="Arial"/>
                <w:b w:val="0"/>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gsml4xsd-lite/user-ns</w:t>
            </w:r>
          </w:p>
          <w:p w14:paraId="76DC6F65" w14:textId="77777777" w:rsidR="003C3333" w:rsidRPr="003C3333" w:rsidRDefault="003C3333" w:rsidP="003811C7">
            <w:pPr>
              <w:spacing w:before="100" w:beforeAutospacing="1" w:after="100" w:afterAutospacing="1" w:line="230" w:lineRule="atLeast"/>
              <w:jc w:val="both"/>
              <w:rPr>
                <w:rStyle w:val="requri"/>
                <w:rFonts w:ascii="Calibri" w:hAnsi="Calibri"/>
                <w:b w:val="0"/>
                <w:sz w:val="20"/>
                <w:szCs w:val="20"/>
                <w:lang w:val="en-CA"/>
              </w:rPr>
            </w:pPr>
            <w:r w:rsidRPr="003C3333">
              <w:rPr>
                <w:rStyle w:val="requri"/>
                <w:rFonts w:ascii="Calibri" w:hAnsi="Calibri"/>
                <w:b w:val="0"/>
                <w:sz w:val="20"/>
                <w:szCs w:val="20"/>
                <w:lang w:val="en-CA"/>
              </w:rPr>
              <w:t>User properties SHOULD be defined in a namespace unique to a community or a data provider.</w:t>
            </w:r>
          </w:p>
        </w:tc>
      </w:tr>
    </w:tbl>
    <w:p w14:paraId="04655956" w14:textId="77777777" w:rsidR="003C3333" w:rsidRDefault="003C3333" w:rsidP="003C3333">
      <w:pPr>
        <w:rPr>
          <w:lang w:val="en-CA"/>
        </w:rPr>
      </w:pPr>
    </w:p>
    <w:p w14:paraId="3F20F995" w14:textId="5910E0EB" w:rsidR="003C3333" w:rsidRDefault="003C3333" w:rsidP="003C3333">
      <w:pPr>
        <w:rPr>
          <w:lang w:val="en-CA"/>
        </w:rPr>
      </w:pPr>
      <w:r>
        <w:rPr>
          <w:lang w:val="en-CA"/>
        </w:rPr>
        <w:t>The abstract lite encoding sets general encoding rule</w:t>
      </w:r>
      <w:r w:rsidR="00293652">
        <w:rPr>
          <w:lang w:val="en-CA"/>
        </w:rPr>
        <w:t>s for XML targets, regardless of</w:t>
      </w:r>
      <w:r>
        <w:rPr>
          <w:lang w:val="en-CA"/>
        </w:rPr>
        <w:t xml:space="preserve"> version of GML.</w:t>
      </w:r>
    </w:p>
    <w:p w14:paraId="2678C419" w14:textId="7BA18134" w:rsidR="00D078BD" w:rsidRDefault="00D078BD" w:rsidP="00D078BD">
      <w:pPr>
        <w:pStyle w:val="Titre3"/>
        <w:rPr>
          <w:lang w:val="en-CA"/>
        </w:rPr>
      </w:pPr>
      <w:bookmarkStart w:id="561" w:name="_Toc458154270"/>
      <w:r>
        <w:rPr>
          <w:lang w:val="en-CA"/>
        </w:rPr>
        <w:t>Simple Feature</w:t>
      </w:r>
      <w:bookmarkEnd w:id="561"/>
    </w:p>
    <w:p w14:paraId="5FF47582" w14:textId="77777777" w:rsidR="00D14821" w:rsidRPr="00D14821" w:rsidRDefault="00D14821" w:rsidP="00D14821">
      <w:pPr>
        <w:rPr>
          <w:lang w:val="en-CA"/>
        </w:rPr>
      </w:pPr>
    </w:p>
    <w:p w14:paraId="6F13A295" w14:textId="03B95AE1" w:rsidR="003C3333" w:rsidRDefault="003C3333" w:rsidP="003C3333">
      <w:r>
        <w:t>Lite schemas are meant to deliver simple content, consistent with simple scenarios described in GML Simple Feature Level 0 (OGC 10-100r3).  User defined properties must respect the sa</w:t>
      </w:r>
      <w:r w:rsidR="00D41FCD">
        <w:t>me constrains as defined in SF-0</w:t>
      </w:r>
      <w:r>
        <w:t xml:space="preserve">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10A8791" w14:textId="77777777" w:rsidTr="003811C7">
        <w:trPr>
          <w:cantSplit/>
        </w:trPr>
        <w:tc>
          <w:tcPr>
            <w:tcW w:w="4219" w:type="dxa"/>
            <w:tcBorders>
              <w:right w:val="nil"/>
            </w:tcBorders>
            <w:shd w:val="clear" w:color="auto" w:fill="auto"/>
          </w:tcPr>
          <w:p w14:paraId="5F511A66"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w:t>
            </w:r>
          </w:p>
        </w:tc>
        <w:tc>
          <w:tcPr>
            <w:tcW w:w="4678" w:type="dxa"/>
            <w:tcBorders>
              <w:left w:val="nil"/>
            </w:tcBorders>
            <w:shd w:val="clear" w:color="auto" w:fill="auto"/>
          </w:tcPr>
          <w:p w14:paraId="456EA707"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w:t>
            </w:r>
            <w:r>
              <w:rPr>
                <w:rStyle w:val="reqtext"/>
                <w:lang w:val="en-CA"/>
              </w:rPr>
              <w:t>SHALL be compliant to GML Simple Feature Level 0.</w:t>
            </w:r>
          </w:p>
        </w:tc>
      </w:tr>
    </w:tbl>
    <w:p w14:paraId="4BFF9F37" w14:textId="77777777" w:rsidR="003C3333" w:rsidRDefault="003C3333" w:rsidP="003C3333"/>
    <w:p w14:paraId="288BDD25" w14:textId="00B9E2E0" w:rsidR="003C3333" w:rsidRDefault="003C3333" w:rsidP="003C3333">
      <w:r>
        <w:t xml:space="preserve">Simple Feature defines 3 compliance levels summarized in </w:t>
      </w:r>
      <w:r w:rsidR="00A356DD">
        <w:fldChar w:fldCharType="begin"/>
      </w:r>
      <w:r w:rsidR="00A356DD">
        <w:instrText xml:space="preserve"> REF _Ref458067814 \h </w:instrText>
      </w:r>
      <w:r w:rsidR="00A356DD">
        <w:fldChar w:fldCharType="separate"/>
      </w:r>
      <w:r w:rsidR="00AD44BE">
        <w:t xml:space="preserve">Table </w:t>
      </w:r>
      <w:r w:rsidR="00AD44BE">
        <w:rPr>
          <w:noProof/>
        </w:rPr>
        <w:t>9</w:t>
      </w:r>
      <w:r w:rsidR="00A356DD">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5"/>
        <w:gridCol w:w="1354"/>
        <w:gridCol w:w="1404"/>
        <w:gridCol w:w="1523"/>
      </w:tblGrid>
      <w:tr w:rsidR="003C3333" w:rsidRPr="00293652" w14:paraId="6CA5DBAA" w14:textId="77777777" w:rsidTr="003811C7">
        <w:tc>
          <w:tcPr>
            <w:tcW w:w="4576" w:type="dxa"/>
            <w:shd w:val="clear" w:color="auto" w:fill="auto"/>
          </w:tcPr>
          <w:p w14:paraId="18AF97F4" w14:textId="77777777" w:rsidR="003C3333" w:rsidRPr="00293652" w:rsidRDefault="003C3333" w:rsidP="003811C7">
            <w:pPr>
              <w:rPr>
                <w:rFonts w:ascii="Consolas" w:hAnsi="Consolas" w:cs="Consolas"/>
                <w:sz w:val="18"/>
                <w:szCs w:val="18"/>
              </w:rPr>
            </w:pPr>
          </w:p>
        </w:tc>
        <w:tc>
          <w:tcPr>
            <w:tcW w:w="1354" w:type="dxa"/>
            <w:shd w:val="clear" w:color="auto" w:fill="auto"/>
          </w:tcPr>
          <w:p w14:paraId="2365385F" w14:textId="77777777" w:rsidR="003C3333" w:rsidRPr="00293652" w:rsidRDefault="003C3333" w:rsidP="003811C7">
            <w:pPr>
              <w:autoSpaceDE w:val="0"/>
              <w:autoSpaceDN w:val="0"/>
              <w:adjustRightInd w:val="0"/>
              <w:spacing w:after="0"/>
              <w:jc w:val="center"/>
              <w:rPr>
                <w:rFonts w:ascii="Consolas" w:hAnsi="Consolas" w:cs="Consolas"/>
                <w:sz w:val="18"/>
                <w:szCs w:val="18"/>
              </w:rPr>
            </w:pPr>
            <w:r w:rsidRPr="00293652">
              <w:rPr>
                <w:rFonts w:ascii="Consolas" w:hAnsi="Consolas" w:cs="Consolas"/>
                <w:b/>
                <w:bCs/>
                <w:sz w:val="18"/>
                <w:szCs w:val="18"/>
                <w:lang w:val="en-CA" w:eastAsia="en-CA"/>
              </w:rPr>
              <w:t>Level SF-0</w:t>
            </w:r>
          </w:p>
        </w:tc>
        <w:tc>
          <w:tcPr>
            <w:tcW w:w="1403" w:type="dxa"/>
            <w:shd w:val="clear" w:color="auto" w:fill="auto"/>
          </w:tcPr>
          <w:p w14:paraId="7D3047FC" w14:textId="77777777" w:rsidR="003C3333" w:rsidRPr="00293652" w:rsidRDefault="003C3333" w:rsidP="003811C7">
            <w:pPr>
              <w:jc w:val="center"/>
              <w:rPr>
                <w:rFonts w:ascii="Consolas" w:hAnsi="Consolas" w:cs="Consolas"/>
                <w:sz w:val="18"/>
                <w:szCs w:val="18"/>
              </w:rPr>
            </w:pPr>
            <w:r w:rsidRPr="00293652">
              <w:rPr>
                <w:rFonts w:ascii="Consolas" w:hAnsi="Consolas" w:cs="Consolas"/>
                <w:b/>
                <w:bCs/>
                <w:sz w:val="18"/>
                <w:szCs w:val="18"/>
                <w:lang w:val="en-CA" w:eastAsia="en-CA"/>
              </w:rPr>
              <w:t>Level SF-1</w:t>
            </w:r>
          </w:p>
        </w:tc>
        <w:tc>
          <w:tcPr>
            <w:tcW w:w="1523" w:type="dxa"/>
            <w:shd w:val="clear" w:color="auto" w:fill="auto"/>
          </w:tcPr>
          <w:p w14:paraId="40468695" w14:textId="77777777" w:rsidR="003C3333" w:rsidRPr="00293652" w:rsidRDefault="003C3333" w:rsidP="003811C7">
            <w:pPr>
              <w:autoSpaceDE w:val="0"/>
              <w:autoSpaceDN w:val="0"/>
              <w:adjustRightInd w:val="0"/>
              <w:spacing w:after="0"/>
              <w:jc w:val="center"/>
              <w:rPr>
                <w:rFonts w:ascii="Consolas" w:hAnsi="Consolas" w:cs="Consolas"/>
                <w:b/>
                <w:bCs/>
                <w:sz w:val="18"/>
                <w:szCs w:val="18"/>
                <w:lang w:val="en-CA" w:eastAsia="en-CA"/>
              </w:rPr>
            </w:pPr>
            <w:r w:rsidRPr="00293652">
              <w:rPr>
                <w:rFonts w:ascii="Consolas" w:hAnsi="Consolas" w:cs="Consolas"/>
                <w:b/>
                <w:bCs/>
                <w:sz w:val="18"/>
                <w:szCs w:val="18"/>
                <w:lang w:val="en-CA" w:eastAsia="en-CA"/>
              </w:rPr>
              <w:t>Level SF-2</w:t>
            </w:r>
          </w:p>
        </w:tc>
      </w:tr>
      <w:tr w:rsidR="003C3333" w:rsidRPr="00293652" w14:paraId="1385B196" w14:textId="77777777" w:rsidTr="003811C7">
        <w:trPr>
          <w:trHeight w:val="478"/>
        </w:trPr>
        <w:tc>
          <w:tcPr>
            <w:tcW w:w="4576" w:type="dxa"/>
            <w:shd w:val="clear" w:color="auto" w:fill="auto"/>
          </w:tcPr>
          <w:p w14:paraId="31E90B49"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restricted set of built-in nonspatial</w:t>
            </w:r>
          </w:p>
          <w:p w14:paraId="5462B32E"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property types</w:t>
            </w:r>
          </w:p>
        </w:tc>
        <w:tc>
          <w:tcPr>
            <w:tcW w:w="1354" w:type="dxa"/>
            <w:shd w:val="clear" w:color="auto" w:fill="auto"/>
          </w:tcPr>
          <w:p w14:paraId="6980C65F"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403" w:type="dxa"/>
            <w:shd w:val="clear" w:color="auto" w:fill="auto"/>
          </w:tcPr>
          <w:p w14:paraId="0C47227A"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523" w:type="dxa"/>
            <w:shd w:val="clear" w:color="auto" w:fill="auto"/>
          </w:tcPr>
          <w:p w14:paraId="20024E6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r>
      <w:tr w:rsidR="003C3333" w:rsidRPr="00293652" w14:paraId="3BB8D9E0" w14:textId="77777777" w:rsidTr="003811C7">
        <w:tc>
          <w:tcPr>
            <w:tcW w:w="4576" w:type="dxa"/>
            <w:shd w:val="clear" w:color="auto" w:fill="auto"/>
          </w:tcPr>
          <w:p w14:paraId="0AFA92E0" w14:textId="77777777" w:rsidR="003C3333" w:rsidRPr="00293652" w:rsidRDefault="003C3333" w:rsidP="003811C7">
            <w:pPr>
              <w:rPr>
                <w:rFonts w:ascii="Consolas" w:hAnsi="Consolas" w:cs="Consolas"/>
                <w:sz w:val="18"/>
                <w:szCs w:val="18"/>
                <w:lang w:val="en-CA" w:eastAsia="en-CA"/>
              </w:rPr>
            </w:pPr>
            <w:r w:rsidRPr="00293652">
              <w:rPr>
                <w:rFonts w:ascii="Consolas" w:hAnsi="Consolas" w:cs="Consolas"/>
                <w:sz w:val="18"/>
                <w:szCs w:val="18"/>
                <w:lang w:val="en-CA" w:eastAsia="en-CA"/>
              </w:rPr>
              <w:t>Restricted set of property-types</w:t>
            </w:r>
          </w:p>
        </w:tc>
        <w:tc>
          <w:tcPr>
            <w:tcW w:w="1354" w:type="dxa"/>
            <w:shd w:val="clear" w:color="auto" w:fill="auto"/>
          </w:tcPr>
          <w:p w14:paraId="49E1448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403" w:type="dxa"/>
            <w:shd w:val="clear" w:color="auto" w:fill="auto"/>
          </w:tcPr>
          <w:p w14:paraId="620E24B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523" w:type="dxa"/>
            <w:shd w:val="clear" w:color="auto" w:fill="auto"/>
          </w:tcPr>
          <w:p w14:paraId="53A353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r>
      <w:tr w:rsidR="003C3333" w:rsidRPr="00293652" w14:paraId="2CFB6B6D" w14:textId="77777777" w:rsidTr="003811C7">
        <w:tc>
          <w:tcPr>
            <w:tcW w:w="4576" w:type="dxa"/>
            <w:shd w:val="clear" w:color="auto" w:fill="auto"/>
          </w:tcPr>
          <w:p w14:paraId="3D8B4BC1"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user-defined property types</w:t>
            </w:r>
          </w:p>
        </w:tc>
        <w:tc>
          <w:tcPr>
            <w:tcW w:w="1354" w:type="dxa"/>
            <w:shd w:val="clear" w:color="auto" w:fill="auto"/>
          </w:tcPr>
          <w:p w14:paraId="23E5FBBD"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48F7463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514DB3E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261358D2" w14:textId="77777777" w:rsidTr="003811C7">
        <w:tc>
          <w:tcPr>
            <w:tcW w:w="4576" w:type="dxa"/>
            <w:shd w:val="clear" w:color="auto" w:fill="auto"/>
          </w:tcPr>
          <w:p w14:paraId="44550B84"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lastRenderedPageBreak/>
              <w:t>use of nillable and xsi:nil</w:t>
            </w:r>
          </w:p>
        </w:tc>
        <w:tc>
          <w:tcPr>
            <w:tcW w:w="1354" w:type="dxa"/>
            <w:shd w:val="clear" w:color="auto" w:fill="auto"/>
          </w:tcPr>
          <w:p w14:paraId="0DA7956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711B711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44CDCBE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40F2FDCE" w14:textId="77777777" w:rsidTr="003811C7">
        <w:tc>
          <w:tcPr>
            <w:tcW w:w="4576" w:type="dxa"/>
            <w:shd w:val="clear" w:color="auto" w:fill="auto"/>
          </w:tcPr>
          <w:p w14:paraId="4F434136"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cardinality of properties</w:t>
            </w:r>
          </w:p>
        </w:tc>
        <w:tc>
          <w:tcPr>
            <w:tcW w:w="1354" w:type="dxa"/>
            <w:shd w:val="clear" w:color="auto" w:fill="auto"/>
          </w:tcPr>
          <w:p w14:paraId="6229950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0..1</w:t>
            </w:r>
          </w:p>
        </w:tc>
        <w:tc>
          <w:tcPr>
            <w:tcW w:w="1403" w:type="dxa"/>
            <w:shd w:val="clear" w:color="auto" w:fill="auto"/>
          </w:tcPr>
          <w:p w14:paraId="7047E4CB" w14:textId="6377C2CF"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w:t>
            </w:r>
            <w:r w:rsidR="00293652">
              <w:rPr>
                <w:rFonts w:ascii="Consolas" w:hAnsi="Consolas" w:cs="Consolas"/>
                <w:sz w:val="18"/>
                <w:szCs w:val="18"/>
              </w:rPr>
              <w:t>n</w:t>
            </w:r>
            <w:r w:rsidRPr="00293652">
              <w:rPr>
                <w:rFonts w:ascii="Consolas" w:hAnsi="Consolas" w:cs="Consolas"/>
                <w:sz w:val="18"/>
                <w:szCs w:val="18"/>
              </w:rPr>
              <w:t>ded</w:t>
            </w:r>
          </w:p>
        </w:tc>
        <w:tc>
          <w:tcPr>
            <w:tcW w:w="1523" w:type="dxa"/>
            <w:shd w:val="clear" w:color="auto" w:fill="auto"/>
          </w:tcPr>
          <w:p w14:paraId="11212E1E"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0..unbounded</w:t>
            </w:r>
          </w:p>
        </w:tc>
      </w:tr>
      <w:tr w:rsidR="003C3333" w:rsidRPr="00293652" w14:paraId="1B6865CC" w14:textId="77777777" w:rsidTr="003811C7">
        <w:tc>
          <w:tcPr>
            <w:tcW w:w="4576" w:type="dxa"/>
            <w:shd w:val="clear" w:color="auto" w:fill="auto"/>
          </w:tcPr>
          <w:p w14:paraId="44FF978F"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non-spatial property values</w:t>
            </w:r>
          </w:p>
          <w:p w14:paraId="1C662CF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16D85F7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05D3409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146255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56C496AC" w14:textId="77777777" w:rsidTr="003811C7">
        <w:tc>
          <w:tcPr>
            <w:tcW w:w="4576" w:type="dxa"/>
            <w:shd w:val="clear" w:color="auto" w:fill="auto"/>
          </w:tcPr>
          <w:p w14:paraId="0F160D4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spatial property values</w:t>
            </w:r>
          </w:p>
          <w:p w14:paraId="5C08A2FA"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52613B84"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773529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4D97E1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039B7EB6" w14:textId="77777777" w:rsidTr="003811C7">
        <w:tc>
          <w:tcPr>
            <w:tcW w:w="8856" w:type="dxa"/>
            <w:gridSpan w:val="4"/>
            <w:shd w:val="clear" w:color="auto" w:fill="auto"/>
          </w:tcPr>
          <w:p w14:paraId="4ED52B6F"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string, integer, me</w:t>
            </w:r>
            <w:r w:rsidRPr="00293652">
              <w:rPr>
                <w:rFonts w:ascii="Consolas" w:hAnsi="Consolas" w:cs="Consolas"/>
                <w:b/>
                <w:sz w:val="18"/>
                <w:szCs w:val="18"/>
                <w:lang w:val="en-CA" w:eastAsia="en-CA"/>
              </w:rPr>
              <w:t>a</w:t>
            </w:r>
            <w:r w:rsidRPr="00293652">
              <w:rPr>
                <w:rFonts w:ascii="Consolas" w:hAnsi="Consolas" w:cs="Consolas"/>
                <w:sz w:val="18"/>
                <w:szCs w:val="18"/>
                <w:lang w:val="en-CA" w:eastAsia="en-CA"/>
              </w:rPr>
              <w:t>surement, date, real, binary, boolean, URI</w:t>
            </w:r>
          </w:p>
          <w:p w14:paraId="62F03131"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Point, Curve (LineString), Surface (Polygon), Geometry, MultiPoint, MultiCurve, MultiSurface, MultiGeometry</w:t>
            </w:r>
          </w:p>
          <w:p w14:paraId="339C05E9" w14:textId="77777777" w:rsidR="003C3333" w:rsidRPr="00293652" w:rsidRDefault="003C3333" w:rsidP="00C44904">
            <w:pPr>
              <w:keepNext/>
              <w:numPr>
                <w:ilvl w:val="0"/>
                <w:numId w:val="25"/>
              </w:numPr>
              <w:autoSpaceDE w:val="0"/>
              <w:autoSpaceDN w:val="0"/>
              <w:adjustRightInd w:val="0"/>
              <w:spacing w:after="0"/>
              <w:rPr>
                <w:rFonts w:ascii="Consolas" w:hAnsi="Consolas" w:cs="Consolas"/>
                <w:sz w:val="18"/>
                <w:szCs w:val="18"/>
              </w:rPr>
            </w:pPr>
            <w:r w:rsidRPr="00293652">
              <w:rPr>
                <w:rFonts w:ascii="Consolas" w:hAnsi="Consolas" w:cs="Consolas"/>
                <w:sz w:val="18"/>
                <w:szCs w:val="18"/>
                <w:lang w:val="en-CA" w:eastAsia="en-CA"/>
              </w:rPr>
              <w:t xml:space="preserve">In levels 0 and 1, remote values for properties are supported </w:t>
            </w:r>
            <w:r w:rsidRPr="00293652">
              <w:rPr>
                <w:rFonts w:ascii="Consolas" w:hAnsi="Consolas" w:cs="Consolas"/>
                <w:b/>
                <w:sz w:val="18"/>
                <w:szCs w:val="18"/>
              </w:rPr>
              <w:t>only</w:t>
            </w:r>
            <w:r w:rsidRPr="00293652">
              <w:rPr>
                <w:rFonts w:ascii="Consolas" w:hAnsi="Consolas" w:cs="Consolas"/>
                <w:b/>
                <w:bCs/>
                <w:sz w:val="18"/>
                <w:szCs w:val="18"/>
                <w:lang w:val="en-CA" w:eastAsia="en-CA"/>
              </w:rPr>
              <w:t xml:space="preserve"> </w:t>
            </w:r>
            <w:r w:rsidRPr="00293652">
              <w:rPr>
                <w:rFonts w:ascii="Consolas" w:hAnsi="Consolas" w:cs="Consolas"/>
                <w:sz w:val="18"/>
                <w:szCs w:val="18"/>
                <w:lang w:val="en-CA" w:eastAsia="en-CA"/>
              </w:rPr>
              <w:t>through the use of the type gml:ReferenceType. The more generalized GML property-type pattern allowing mixed inline and byreference encoded property values within the same instance document is disallowed.</w:t>
            </w:r>
          </w:p>
        </w:tc>
      </w:tr>
    </w:tbl>
    <w:p w14:paraId="7F58AF08" w14:textId="77777777" w:rsidR="003C3333" w:rsidRDefault="003C3333" w:rsidP="003C3333">
      <w:pPr>
        <w:pStyle w:val="Lgende"/>
      </w:pPr>
      <w:bookmarkStart w:id="562" w:name="_Ref458067814"/>
      <w:r>
        <w:t xml:space="preserve">Table </w:t>
      </w:r>
      <w:r>
        <w:fldChar w:fldCharType="begin"/>
      </w:r>
      <w:r>
        <w:instrText xml:space="preserve"> SEQ Table \* ARABIC </w:instrText>
      </w:r>
      <w:r>
        <w:fldChar w:fldCharType="separate"/>
      </w:r>
      <w:r w:rsidR="00AD44BE">
        <w:rPr>
          <w:noProof/>
        </w:rPr>
        <w:t>9</w:t>
      </w:r>
      <w:r>
        <w:fldChar w:fldCharType="end"/>
      </w:r>
      <w:bookmarkEnd w:id="562"/>
      <w:r>
        <w:t xml:space="preserve"> : Reproduction of Table 1 of 10-100r3 (Clause 2.1).</w:t>
      </w:r>
    </w:p>
    <w:p w14:paraId="083FB87A" w14:textId="44EAD8A0" w:rsidR="003C3333" w:rsidRDefault="00D078BD" w:rsidP="00D078BD">
      <w:pPr>
        <w:pStyle w:val="Titre3"/>
      </w:pPr>
      <w:bookmarkStart w:id="563" w:name="_Toc458154271"/>
      <w:r>
        <w:t>Simple Content</w:t>
      </w:r>
      <w:bookmarkEnd w:id="563"/>
    </w:p>
    <w:p w14:paraId="2C4468A3" w14:textId="77777777" w:rsidR="00D078BD" w:rsidRPr="00D078BD" w:rsidRDefault="00D078BD" w:rsidP="00D078BD"/>
    <w:p w14:paraId="0F94C976" w14:textId="77777777" w:rsidR="003C3333" w:rsidRDefault="003C3333" w:rsidP="003C3333">
      <w:r>
        <w:t>SF-0 allows the definition of complex content (Clause 9.3.2 of OGC 10-100r3). To be consistent with the most common scenario encountered in GIS which is a direct mapping from a database table to XML, this specification restricts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38D829A" w14:textId="77777777" w:rsidTr="003811C7">
        <w:trPr>
          <w:cantSplit/>
        </w:trPr>
        <w:tc>
          <w:tcPr>
            <w:tcW w:w="4219" w:type="dxa"/>
            <w:tcBorders>
              <w:right w:val="nil"/>
            </w:tcBorders>
            <w:shd w:val="clear" w:color="auto" w:fill="auto"/>
          </w:tcPr>
          <w:p w14:paraId="5A015CA0"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SF-0-simpletype</w:t>
            </w:r>
          </w:p>
        </w:tc>
        <w:tc>
          <w:tcPr>
            <w:tcW w:w="4678" w:type="dxa"/>
            <w:tcBorders>
              <w:left w:val="nil"/>
            </w:tcBorders>
            <w:shd w:val="clear" w:color="auto" w:fill="auto"/>
          </w:tcPr>
          <w:p w14:paraId="014B5F23" w14:textId="66036B9E" w:rsidR="003C3333" w:rsidRPr="00D12552" w:rsidRDefault="003C3333" w:rsidP="00D078BD">
            <w:pPr>
              <w:pStyle w:val="Tabletext10"/>
              <w:jc w:val="left"/>
              <w:rPr>
                <w:rStyle w:val="reqtext"/>
                <w:lang w:val="en-CA"/>
              </w:rPr>
            </w:pPr>
            <w:r>
              <w:rPr>
                <w:rStyle w:val="reqtext"/>
                <w:lang w:val="en-CA"/>
              </w:rPr>
              <w:t xml:space="preserve">User defined elements </w:t>
            </w:r>
            <w:r w:rsidR="00D078BD">
              <w:rPr>
                <w:rStyle w:val="reqtext"/>
                <w:lang w:val="en-CA"/>
              </w:rPr>
              <w:t>SHOULD</w:t>
            </w:r>
            <w:r>
              <w:rPr>
                <w:rStyle w:val="reqtext"/>
                <w:lang w:val="en-CA"/>
              </w:rPr>
              <w:t xml:space="preserve"> be XSD simpleType.</w:t>
            </w:r>
          </w:p>
        </w:tc>
      </w:tr>
    </w:tbl>
    <w:p w14:paraId="26D83354" w14:textId="77777777" w:rsidR="003C3333" w:rsidRDefault="003C3333" w:rsidP="003C3333"/>
    <w:p w14:paraId="4F35D33D" w14:textId="0CE5FD51" w:rsidR="003C3333" w:rsidRDefault="00293652" w:rsidP="003C3333">
      <w:r>
        <w:t>Lite allows u</w:t>
      </w:r>
      <w:r w:rsidR="003C3333">
        <w:t xml:space="preserve">ser defined properties </w:t>
      </w:r>
      <w:r w:rsidR="009C2FC1">
        <w:t xml:space="preserve">to be appended at the end of the feature using </w:t>
      </w:r>
      <w:r w:rsidR="003C3333">
        <w:t xml:space="preserve">xsd:any </w:t>
      </w:r>
    </w:p>
    <w:p w14:paraId="5EF5AE10"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12239307"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9CC26A4"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27F35D23"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E48CF6C" w14:textId="77777777" w:rsidR="003C3333" w:rsidRDefault="003C3333" w:rsidP="003C3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0A4A358F" w14:textId="18107DEB" w:rsidR="003C3333" w:rsidRDefault="003C3333" w:rsidP="003C3333">
      <w:r>
        <w:t>Process content is set to “lax”, which means the validator will attempt to validate user defined property only if a schema is.  To help client applications and developer to validate instance containing user defined properties, a XSD schema</w:t>
      </w:r>
      <w:r w:rsidR="009C2FC1">
        <w:t xml:space="preserve"> </w:t>
      </w:r>
      <w:r>
        <w:t>should be provided in the instance’s schemaLocation attribute.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5148FE54" w14:textId="77777777" w:rsidTr="003811C7">
        <w:trPr>
          <w:cantSplit/>
        </w:trPr>
        <w:tc>
          <w:tcPr>
            <w:tcW w:w="4219" w:type="dxa"/>
            <w:tcBorders>
              <w:right w:val="nil"/>
            </w:tcBorders>
            <w:shd w:val="clear" w:color="auto" w:fill="auto"/>
          </w:tcPr>
          <w:p w14:paraId="5BF561D3"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6FB6C24D" w14:textId="77777777" w:rsidR="003C3333" w:rsidRPr="00D12552" w:rsidRDefault="003C3333" w:rsidP="003811C7">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7851CE2E" w14:textId="77777777" w:rsidR="003C3333" w:rsidRDefault="003C3333" w:rsidP="003C3333"/>
    <w:p w14:paraId="576EFFB1" w14:textId="58541845" w:rsidR="00D078BD" w:rsidRDefault="00D078BD" w:rsidP="00D078BD">
      <w:pPr>
        <w:pStyle w:val="Titre3"/>
      </w:pPr>
      <w:bookmarkStart w:id="564" w:name="_Toc458154272"/>
      <w:r>
        <w:t>User Defined Namespaces</w:t>
      </w:r>
      <w:bookmarkEnd w:id="564"/>
    </w:p>
    <w:p w14:paraId="2D33E948" w14:textId="77777777" w:rsidR="00D078BD" w:rsidRDefault="00D078BD" w:rsidP="00D078BD"/>
    <w:p w14:paraId="2DDB9926" w14:textId="77777777" w:rsidR="00D078BD" w:rsidRDefault="00D078BD" w:rsidP="00D078BD">
      <w:r>
        <w:t xml:space="preserve">This specification does not prescribe if the user types are to be defined in GeoSciML Lite namespace or using a different namespace.  It it understood that this might be constrained </w:t>
      </w:r>
      <w:r>
        <w:lastRenderedPageBreak/>
        <w:t>by the technology used to generate the instance.  But to avoid potential conflict with future minor changes to GeoSciML Lite, or name conflicts when aggregating results from many sources, it is recommended that the data providers, or the community, use different namespaces, if possible.</w:t>
      </w:r>
    </w:p>
    <w:p w14:paraId="1B01C47C" w14:textId="77777777" w:rsidR="00D078BD" w:rsidRPr="00D078BD" w:rsidRDefault="00D078BD" w:rsidP="00D078BD"/>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78173346" w14:textId="77777777" w:rsidTr="003811C7">
        <w:trPr>
          <w:cantSplit/>
        </w:trPr>
        <w:tc>
          <w:tcPr>
            <w:tcW w:w="4219" w:type="dxa"/>
            <w:tcBorders>
              <w:right w:val="nil"/>
            </w:tcBorders>
            <w:shd w:val="clear" w:color="auto" w:fill="auto"/>
          </w:tcPr>
          <w:p w14:paraId="71FA728D"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user-ns</w:t>
            </w:r>
          </w:p>
        </w:tc>
        <w:tc>
          <w:tcPr>
            <w:tcW w:w="4678" w:type="dxa"/>
            <w:tcBorders>
              <w:left w:val="nil"/>
            </w:tcBorders>
            <w:shd w:val="clear" w:color="auto" w:fill="auto"/>
          </w:tcPr>
          <w:p w14:paraId="300983EF" w14:textId="77777777" w:rsidR="003C3333" w:rsidRPr="00D12552" w:rsidRDefault="003C3333" w:rsidP="003811C7">
            <w:pPr>
              <w:pStyle w:val="Tabletext10"/>
              <w:jc w:val="left"/>
              <w:rPr>
                <w:rStyle w:val="reqtext"/>
                <w:lang w:val="en-CA"/>
              </w:rPr>
            </w:pPr>
            <w:r>
              <w:rPr>
                <w:rStyle w:val="reqtext"/>
                <w:lang w:val="en-CA"/>
              </w:rPr>
              <w:t>User properties SHOULD be defined in a namespace unique to a community or a data provider.</w:t>
            </w:r>
          </w:p>
        </w:tc>
      </w:tr>
    </w:tbl>
    <w:p w14:paraId="2D170143" w14:textId="77777777" w:rsidR="003C3333" w:rsidRDefault="003C3333" w:rsidP="003C3333"/>
    <w:p w14:paraId="6698327E" w14:textId="77777777" w:rsidR="003C3333" w:rsidRDefault="003C3333" w:rsidP="003C3333">
      <w:pPr>
        <w:pStyle w:val="Titre2"/>
      </w:pPr>
      <w:bookmarkStart w:id="565" w:name="_Toc458154273"/>
      <w:r>
        <w:t>GeoSciML Lite GML 3.1 profile (Normative)</w:t>
      </w:r>
      <w:bookmarkEnd w:id="565"/>
    </w:p>
    <w:p w14:paraId="77D5ECBA" w14:textId="77777777" w:rsidR="003C3333" w:rsidRDefault="003C3333" w:rsidP="003C3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DA608A" w14:paraId="248F09D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4E79D6B" w14:textId="77777777" w:rsidR="003C3333" w:rsidRPr="00DA608A"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3C3333" w:rsidRPr="00DA608A" w14:paraId="236D44D2"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1E7902C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3C3333" w:rsidRPr="00DA608A" w14:paraId="470EE4E3" w14:textId="77777777" w:rsidTr="003811C7">
        <w:tc>
          <w:tcPr>
            <w:tcW w:w="1809" w:type="dxa"/>
            <w:tcBorders>
              <w:top w:val="single" w:sz="12" w:space="0" w:color="auto"/>
              <w:left w:val="single" w:sz="12" w:space="0" w:color="auto"/>
              <w:bottom w:val="single" w:sz="4" w:space="0" w:color="auto"/>
              <w:right w:val="single" w:sz="4" w:space="0" w:color="auto"/>
            </w:tcBorders>
          </w:tcPr>
          <w:p w14:paraId="31F5F7AB"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42B2A9F"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3C3333" w:rsidRPr="00DA608A" w14:paraId="40F56C9D" w14:textId="77777777" w:rsidTr="003811C7">
        <w:tc>
          <w:tcPr>
            <w:tcW w:w="1809" w:type="dxa"/>
            <w:tcBorders>
              <w:top w:val="single" w:sz="4" w:space="0" w:color="auto"/>
              <w:left w:val="single" w:sz="12" w:space="0" w:color="auto"/>
              <w:bottom w:val="single" w:sz="4" w:space="0" w:color="auto"/>
              <w:right w:val="single" w:sz="4" w:space="0" w:color="auto"/>
            </w:tcBorders>
          </w:tcPr>
          <w:p w14:paraId="216FAB1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04386C"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DA608A" w14:paraId="31603833" w14:textId="77777777" w:rsidTr="003811C7">
        <w:tc>
          <w:tcPr>
            <w:tcW w:w="1809" w:type="dxa"/>
            <w:tcBorders>
              <w:top w:val="single" w:sz="4" w:space="0" w:color="auto"/>
              <w:left w:val="single" w:sz="12" w:space="0" w:color="auto"/>
              <w:bottom w:val="single" w:sz="4" w:space="0" w:color="auto"/>
              <w:right w:val="single" w:sz="4" w:space="0" w:color="auto"/>
            </w:tcBorders>
          </w:tcPr>
          <w:p w14:paraId="225493A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B17EF5"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gsml4xsd-lite</w:t>
            </w:r>
          </w:p>
        </w:tc>
      </w:tr>
      <w:tr w:rsidR="003C3333" w:rsidRPr="00DA608A" w14:paraId="22F4072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358C30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3F0731"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00038AE4" w14:textId="77777777" w:rsidR="003C3333" w:rsidRPr="00DA608A" w:rsidRDefault="003C3333" w:rsidP="003811C7">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/4.1/geosciml-lite.xsd.</w:t>
            </w:r>
          </w:p>
        </w:tc>
      </w:tr>
      <w:tr w:rsidR="003C3333" w:rsidRPr="00DA608A" w14:paraId="2B53CFB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6C2163F"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DC11FD"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/req/gsml4xsd-lite-31/sch</w:t>
            </w:r>
            <w:r w:rsidRPr="00DA608A">
              <w:rPr>
                <w:rStyle w:val="requri"/>
                <w:rFonts w:ascii="Calibri" w:eastAsia="MS Mincho" w:hAnsi="Calibri"/>
                <w:sz w:val="20"/>
                <w:szCs w:val="20"/>
                <w:lang w:val="en-CA"/>
              </w:rPr>
              <w:t xml:space="preserve"> </w:t>
            </w:r>
          </w:p>
          <w:p w14:paraId="3BAB07B7" w14:textId="77777777" w:rsidR="003C3333" w:rsidRPr="00DA608A"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Pr>
                <w:rFonts w:ascii="Calibri" w:eastAsia="MS Mincho" w:hAnsi="Calibri"/>
                <w:sz w:val="20"/>
                <w:szCs w:val="20"/>
                <w:lang w:val="en-CA"/>
              </w:rPr>
              <w:t>/4.1/</w:t>
            </w:r>
            <w:r w:rsidRPr="00DA608A">
              <w:rPr>
                <w:rFonts w:ascii="Calibri" w:eastAsia="MS Mincho" w:hAnsi="Calibri"/>
                <w:sz w:val="20"/>
                <w:szCs w:val="20"/>
                <w:lang w:val="en-CA"/>
              </w:rPr>
              <w:t>geosciml-</w:t>
            </w:r>
            <w:r>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4955AB2D" w14:textId="77777777" w:rsidR="003C3333" w:rsidRDefault="003C3333" w:rsidP="003C3333"/>
    <w:p w14:paraId="7694C08D" w14:textId="62A54A50" w:rsidR="003C3333" w:rsidRDefault="003C3333" w:rsidP="003C3333">
      <w:r>
        <w:t>Because of the limited availability of WFS 2.0 compliant servers and clients, GeoSciML SWG officially su</w:t>
      </w:r>
      <w:r w:rsidR="00D41FCD">
        <w:t xml:space="preserve">pports WFS 1.1.0 and GML 3.1.1 </w:t>
      </w:r>
      <w:r w:rsidR="009C2FC1">
        <w:t>for delivery of Lite features</w:t>
      </w:r>
      <w:r>
        <w:t xml:space="preserve">.  </w:t>
      </w:r>
    </w:p>
    <w:p w14:paraId="43ABCDF2" w14:textId="77777777" w:rsidR="003C3333" w:rsidRDefault="003C3333" w:rsidP="003C3333">
      <w:r>
        <w:t xml:space="preserve">All the elements from the lite package must be schema valid according to the XSD document provided at </w:t>
      </w:r>
      <w:r w:rsidRPr="005372A3">
        <w:t>http://schemas.opengis.net/gsml</w:t>
      </w:r>
      <w:r>
        <w:t>/4.1/</w:t>
      </w:r>
      <w:r w:rsidRPr="005372A3">
        <w:t>geosciml-</w:t>
      </w:r>
      <w:r>
        <w:t>lite</w:t>
      </w:r>
      <w:r w:rsidRPr="005372A3">
        <w:t>.xsd</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6E41BFE6" w14:textId="77777777" w:rsidTr="003811C7">
        <w:trPr>
          <w:cantSplit/>
        </w:trPr>
        <w:tc>
          <w:tcPr>
            <w:tcW w:w="4219" w:type="dxa"/>
            <w:tcBorders>
              <w:right w:val="nil"/>
            </w:tcBorders>
            <w:shd w:val="clear" w:color="auto" w:fill="auto"/>
          </w:tcPr>
          <w:p w14:paraId="310885F8"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xsd</w:t>
            </w:r>
          </w:p>
        </w:tc>
        <w:tc>
          <w:tcPr>
            <w:tcW w:w="4678" w:type="dxa"/>
            <w:tcBorders>
              <w:left w:val="nil"/>
            </w:tcBorders>
            <w:shd w:val="clear" w:color="auto" w:fill="auto"/>
          </w:tcPr>
          <w:p w14:paraId="2F0858C1" w14:textId="77777777" w:rsidR="003C3333" w:rsidRPr="00D12552" w:rsidRDefault="003C3333" w:rsidP="003811C7">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Pr>
                <w:rStyle w:val="reqtext"/>
                <w:lang w:val="en-CA"/>
              </w:rPr>
              <w:t>/4.1/</w:t>
            </w:r>
            <w:r w:rsidRPr="005372A3">
              <w:rPr>
                <w:rStyle w:val="reqtext"/>
                <w:lang w:val="en-CA"/>
              </w:rPr>
              <w:t>geosciml-portrayal.xsd</w:t>
            </w:r>
            <w:r>
              <w:rPr>
                <w:rStyle w:val="reqtext"/>
                <w:lang w:val="en-CA"/>
              </w:rPr>
              <w:t>.</w:t>
            </w:r>
          </w:p>
        </w:tc>
      </w:tr>
    </w:tbl>
    <w:p w14:paraId="6B6BC7F3" w14:textId="77777777" w:rsidR="003C3333" w:rsidRDefault="003C3333" w:rsidP="003C3333"/>
    <w:p w14:paraId="20E2969D" w14:textId="77777777" w:rsidR="003C3333" w:rsidRDefault="003C3333" w:rsidP="003C3333">
      <w:r>
        <w:t xml:space="preserve">All the elements from lite package must pass the schematron rules defined in the schematron file located at </w:t>
      </w:r>
      <w:hyperlink r:id="rId157" w:history="1">
        <w:r w:rsidRPr="004832DE">
          <w:rPr>
            <w:rStyle w:val="Lienhypertexte"/>
          </w:rPr>
          <w:t>http://schemas.opengis.net/gsml</w:t>
        </w:r>
        <w:r>
          <w:rPr>
            <w:rStyle w:val="Lienhypertexte"/>
          </w:rPr>
          <w:t>/4.1/</w:t>
        </w:r>
        <w:r w:rsidRPr="004832DE">
          <w:rPr>
            <w:rStyle w:val="Lienhypertexte"/>
          </w:rPr>
          <w:t>geosciml-lite.sch</w:t>
        </w:r>
      </w:hyperlink>
      <w:r>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1039355B" w14:textId="77777777" w:rsidTr="003811C7">
        <w:trPr>
          <w:cantSplit/>
        </w:trPr>
        <w:tc>
          <w:tcPr>
            <w:tcW w:w="4219" w:type="dxa"/>
            <w:tcBorders>
              <w:right w:val="nil"/>
            </w:tcBorders>
            <w:shd w:val="clear" w:color="auto" w:fill="auto"/>
          </w:tcPr>
          <w:p w14:paraId="2FB8B6B7"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sch</w:t>
            </w:r>
          </w:p>
        </w:tc>
        <w:tc>
          <w:tcPr>
            <w:tcW w:w="4678" w:type="dxa"/>
            <w:tcBorders>
              <w:left w:val="nil"/>
            </w:tcBorders>
            <w:shd w:val="clear" w:color="auto" w:fill="auto"/>
          </w:tcPr>
          <w:p w14:paraId="5C464E5D"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rules defined in schematron file located at </w:t>
            </w:r>
            <w:r w:rsidRPr="005372A3">
              <w:rPr>
                <w:rStyle w:val="reqtext"/>
                <w:lang w:val="en-CA"/>
              </w:rPr>
              <w:t xml:space="preserve">  http://schemas.opengis.net/gsml</w:t>
            </w:r>
            <w:r>
              <w:rPr>
                <w:rStyle w:val="reqtext"/>
                <w:lang w:val="en-CA"/>
              </w:rPr>
              <w:t>/4.1/</w:t>
            </w:r>
            <w:r w:rsidRPr="005372A3">
              <w:rPr>
                <w:rStyle w:val="reqtext"/>
                <w:lang w:val="en-CA"/>
              </w:rPr>
              <w:t>geosciml-</w:t>
            </w:r>
            <w:r>
              <w:rPr>
                <w:rStyle w:val="reqtext"/>
                <w:lang w:val="en-CA"/>
              </w:rPr>
              <w:t>lite</w:t>
            </w:r>
            <w:r w:rsidRPr="005372A3">
              <w:rPr>
                <w:rStyle w:val="reqtext"/>
                <w:lang w:val="en-CA"/>
              </w:rPr>
              <w:t>.</w:t>
            </w:r>
            <w:r>
              <w:rPr>
                <w:rStyle w:val="reqtext"/>
                <w:lang w:val="en-CA"/>
              </w:rPr>
              <w:t>sch.</w:t>
            </w:r>
          </w:p>
        </w:tc>
      </w:tr>
    </w:tbl>
    <w:p w14:paraId="7DC0A94A" w14:textId="77777777" w:rsidR="003C3333" w:rsidRDefault="003C3333" w:rsidP="003C3333"/>
    <w:p w14:paraId="632B75CA" w14:textId="77777777" w:rsidR="003C3333" w:rsidRPr="00225333" w:rsidRDefault="003C3333" w:rsidP="003C3333"/>
    <w:p w14:paraId="3B4ED31D" w14:textId="77777777" w:rsidR="00B020FC" w:rsidRDefault="00B020FC" w:rsidP="00C648D4"/>
    <w:p w14:paraId="7368FBB6" w14:textId="77777777" w:rsidR="009A7B37" w:rsidRPr="00D12552" w:rsidRDefault="009A7B37">
      <w:pPr>
        <w:pStyle w:val="Titre1"/>
        <w:rPr>
          <w:lang w:val="en-CA"/>
        </w:rPr>
      </w:pPr>
      <w:bookmarkStart w:id="566" w:name="_Toc458154274"/>
      <w:r w:rsidRPr="00D12552">
        <w:rPr>
          <w:lang w:val="en-CA"/>
        </w:rPr>
        <w:t>Media Types for any data encoding(s)</w:t>
      </w:r>
      <w:bookmarkEnd w:id="566"/>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GML-conformant XML documents.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Pr="00D41FCD" w:rsidRDefault="00EE0227" w:rsidP="00EE0227">
      <w:pPr>
        <w:rPr>
          <w:rStyle w:val="Entity"/>
        </w:rPr>
      </w:pPr>
      <w:r w:rsidRPr="00D41FCD">
        <w:rPr>
          <w:rStyle w:val="Entity"/>
        </w:rPr>
        <w:t>application/gml+xml</w:t>
      </w:r>
      <w:r w:rsidRPr="00D41FCD" w:rsidDel="00EE0227">
        <w:rPr>
          <w:rStyle w:val="Entity"/>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Titre1"/>
        <w:rPr>
          <w:lang w:val="en-CA"/>
        </w:rPr>
      </w:pPr>
      <w:bookmarkStart w:id="567" w:name="_Toc458154275"/>
      <w:r>
        <w:rPr>
          <w:lang w:val="en-CA"/>
        </w:rPr>
        <w:lastRenderedPageBreak/>
        <w:t>Abbreviations and Acronyms</w:t>
      </w:r>
      <w:bookmarkEnd w:id="567"/>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8" w:history="1">
        <w:r w:rsidR="00047986" w:rsidRPr="00EB53A6">
          <w:rPr>
            <w:rStyle w:val="Lienhypertexte"/>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9" w:history="1">
        <w:r w:rsidRPr="00445F04">
          <w:rPr>
            <w:rStyle w:val="Lienhypertexte"/>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568" w:name="_Toc426472101"/>
      <w:bookmarkStart w:id="569" w:name="_Toc445211802"/>
      <w:bookmarkStart w:id="570" w:name="_Toc458154276"/>
      <w:r w:rsidRPr="0027787F">
        <w:t>Conformance classes</w:t>
      </w:r>
      <w:bookmarkEnd w:id="570"/>
    </w:p>
    <w:p w14:paraId="5E078BF4" w14:textId="77777777" w:rsidR="00401781" w:rsidRDefault="00401781" w:rsidP="00345D65"/>
    <w:p w14:paraId="4A3D07E6" w14:textId="6EB45C4F" w:rsidR="003B0AAB" w:rsidRPr="0027787F" w:rsidRDefault="003B0AAB" w:rsidP="003B0AAB">
      <w:pPr>
        <w:pStyle w:val="OGCAnnexXX"/>
      </w:pPr>
      <w:bookmarkStart w:id="571" w:name="_Toc458154277"/>
      <w:r w:rsidRPr="0027787F">
        <w:t xml:space="preserve">Conformance class: GeoSciML </w:t>
      </w:r>
      <w:r>
        <w:t>Conceptual</w:t>
      </w:r>
      <w:bookmarkEnd w:id="571"/>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572" w:name="_Toc458154278"/>
      <w:bookmarkEnd w:id="568"/>
      <w:bookmarkEnd w:id="569"/>
      <w:r w:rsidRPr="0027787F">
        <w:t xml:space="preserve">Conformance class: </w:t>
      </w:r>
      <w:r w:rsidR="00480BB6" w:rsidRPr="0027787F">
        <w:t>GeoSciML Core Abstract</w:t>
      </w:r>
      <w:bookmarkEnd w:id="572"/>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1FA066B0" w:rsidR="00480BB6" w:rsidRPr="004A745D" w:rsidRDefault="00480BB6" w:rsidP="00FC30B1">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check the target implementation</w:t>
            </w:r>
            <w:r w:rsidR="00FC30B1">
              <w:rPr>
                <w:rFonts w:ascii="Arial" w:hAnsi="Arial" w:cs="Arial"/>
                <w:sz w:val="18"/>
                <w:szCs w:val="18"/>
                <w:lang w:val="en-CA"/>
              </w:rPr>
              <w:t xml:space="preserve"> accept all substitutable types for property values</w:t>
            </w:r>
            <w:r>
              <w:rPr>
                <w:rFonts w:ascii="Arial" w:hAnsi="Arial" w:cs="Arial"/>
                <w:sz w:val="18"/>
                <w:szCs w:val="18"/>
                <w:lang w:val="en-CA"/>
              </w:rPr>
              <w:t xml:space="preserve"> </w:t>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894483"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894483"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308CD306" w14:textId="77777777" w:rsidR="00F82890" w:rsidRPr="00B464F3" w:rsidRDefault="00F82890" w:rsidP="00F82890"/>
    <w:p w14:paraId="25885FAD" w14:textId="75D4E988" w:rsidR="00F82890" w:rsidRPr="0027787F" w:rsidRDefault="00F82890" w:rsidP="00F82890">
      <w:pPr>
        <w:pStyle w:val="OGCAnnexXX"/>
      </w:pPr>
      <w:bookmarkStart w:id="573" w:name="_Toc458154279"/>
      <w:r w:rsidRPr="0027787F">
        <w:t xml:space="preserve">Conformance class: </w:t>
      </w:r>
      <w:r>
        <w:t>GeoSciML Linked Open Data</w:t>
      </w:r>
      <w:bookmarkEnd w:id="573"/>
    </w:p>
    <w:p w14:paraId="7BCB4929" w14:textId="77777777" w:rsidR="00F82890" w:rsidRDefault="00F82890" w:rsidP="00F82890"/>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F82890" w:rsidRPr="00DE63EA" w14:paraId="77B3DA7C"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C29784" w14:textId="77777777" w:rsidR="00F82890" w:rsidRPr="006474AA" w:rsidRDefault="00F82890" w:rsidP="00D93B12">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43B72E8" w14:textId="77777777" w:rsidR="00F82890" w:rsidRPr="006474AA" w:rsidRDefault="00F82890" w:rsidP="00D93B12">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F82890" w:rsidRPr="00DE63EA" w14:paraId="200EB098" w14:textId="77777777" w:rsidTr="00D93B12">
        <w:tc>
          <w:tcPr>
            <w:tcW w:w="1549" w:type="dxa"/>
            <w:tcBorders>
              <w:top w:val="single" w:sz="12" w:space="0" w:color="auto"/>
              <w:left w:val="single" w:sz="12" w:space="0" w:color="auto"/>
              <w:bottom w:val="single" w:sz="4" w:space="0" w:color="auto"/>
              <w:right w:val="single" w:sz="4" w:space="0" w:color="auto"/>
            </w:tcBorders>
            <w:hideMark/>
          </w:tcPr>
          <w:p w14:paraId="49D1CDB1" w14:textId="77777777" w:rsidR="00F82890" w:rsidRPr="006474AA" w:rsidRDefault="00F82890" w:rsidP="00D93B12">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0CCE8E1" w14:textId="77777777"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F82890" w:rsidRPr="00DE63EA" w14:paraId="5A9BF349" w14:textId="77777777" w:rsidTr="00D93B12">
        <w:tc>
          <w:tcPr>
            <w:tcW w:w="1549" w:type="dxa"/>
            <w:tcBorders>
              <w:top w:val="single" w:sz="12" w:space="0" w:color="auto"/>
              <w:left w:val="single" w:sz="12" w:space="0" w:color="auto"/>
              <w:bottom w:val="single" w:sz="4" w:space="0" w:color="auto"/>
              <w:right w:val="single" w:sz="4" w:space="0" w:color="auto"/>
            </w:tcBorders>
          </w:tcPr>
          <w:p w14:paraId="78D24DAF" w14:textId="77777777" w:rsidR="00F82890" w:rsidRDefault="00F82890" w:rsidP="00D93B12">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6FB1D33" w14:textId="77777777" w:rsidR="00F82890"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RFC 3986</w:t>
            </w:r>
          </w:p>
        </w:tc>
      </w:tr>
      <w:tr w:rsidR="00F82890" w:rsidRPr="00DE63EA" w14:paraId="0790DA19"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D1157B" w14:textId="77777777"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F31E0FC" w14:textId="63FC3865" w:rsidR="00F82890" w:rsidRPr="007F07F2" w:rsidRDefault="00F82890" w:rsidP="00F8289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gsml4-lod</w:t>
            </w:r>
            <w:r w:rsidRPr="001C1AC7">
              <w:rPr>
                <w:rFonts w:cs="Arial"/>
                <w:b/>
                <w:szCs w:val="18"/>
                <w:lang w:val="en-US"/>
              </w:rPr>
              <w:t>/</w:t>
            </w:r>
            <w:r>
              <w:rPr>
                <w:rFonts w:cs="Arial"/>
                <w:b/>
                <w:szCs w:val="18"/>
                <w:lang w:val="en-US"/>
              </w:rPr>
              <w:t>codelistURI</w:t>
            </w:r>
          </w:p>
        </w:tc>
      </w:tr>
      <w:tr w:rsidR="00F82890" w:rsidRPr="00DE63EA" w14:paraId="1799C2BA"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0BAD8C"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0DC41A"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D28F708" w14:textId="5B6DB1D6"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Pr="00F82890">
              <w:rPr>
                <w:rFonts w:ascii="Arial" w:hAnsi="Arial" w:cs="Arial"/>
                <w:sz w:val="18"/>
                <w:szCs w:val="18"/>
                <w:lang w:val="en-CA"/>
              </w:rPr>
              <w:t>gsml4-lod/cod</w:t>
            </w:r>
            <w:r>
              <w:rPr>
                <w:rFonts w:ascii="Arial" w:hAnsi="Arial" w:cs="Arial"/>
                <w:sz w:val="18"/>
                <w:szCs w:val="18"/>
                <w:lang w:val="en-CA"/>
              </w:rPr>
              <w:t>el</w:t>
            </w:r>
            <w:r w:rsidRPr="00F82890">
              <w:rPr>
                <w:rFonts w:ascii="Arial" w:hAnsi="Arial" w:cs="Arial"/>
                <w:sz w:val="18"/>
                <w:szCs w:val="18"/>
                <w:lang w:val="en-CA"/>
              </w:rPr>
              <w:t>istURI</w:t>
            </w:r>
          </w:p>
        </w:tc>
      </w:tr>
      <w:tr w:rsidR="00F82890" w:rsidRPr="00DE63EA" w14:paraId="4785E85F"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D024BA"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1DAE2A"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9AF5CC0" w14:textId="75CAC5A2" w:rsidR="00F82890" w:rsidRPr="006474AA" w:rsidRDefault="00F82890" w:rsidP="00F8289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implementation check that vocabulary terms are dereferenceable URI</w:t>
            </w:r>
          </w:p>
        </w:tc>
      </w:tr>
      <w:tr w:rsidR="00F82890" w:rsidRPr="00DE63EA" w14:paraId="2E84FE6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306E4F"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04B8D3"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8332E54" w14:textId="47BC4C04" w:rsidR="00F82890" w:rsidRPr="006474AA" w:rsidRDefault="00F82890" w:rsidP="00F82890">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of the target implementation and check that it provide mechanism to verify that URI are </w:t>
            </w:r>
            <w:r w:rsidRPr="00F82890">
              <w:rPr>
                <w:rFonts w:ascii="Arial" w:hAnsi="Arial" w:cs="Arial"/>
                <w:sz w:val="18"/>
                <w:szCs w:val="18"/>
                <w:lang w:val="en-CA"/>
              </w:rPr>
              <w:t>dereferenceable</w:t>
            </w:r>
          </w:p>
        </w:tc>
      </w:tr>
      <w:tr w:rsidR="00F82890" w:rsidRPr="00DE63EA" w14:paraId="6176D464"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2127A9"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B6199"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7DC174E" w14:textId="2484B97B"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Pr>
                <w:rFonts w:cs="Arial"/>
                <w:szCs w:val="18"/>
                <w:lang w:eastAsia="en-US"/>
              </w:rPr>
              <w:t>Capability</w:t>
            </w:r>
          </w:p>
        </w:tc>
      </w:tr>
      <w:tr w:rsidR="00F82890" w:rsidRPr="008A79BA" w14:paraId="3DDBB00F"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6BEDDFE" w14:textId="77777777" w:rsidR="00F82890" w:rsidRPr="004A745D" w:rsidRDefault="00F82890" w:rsidP="00D93B12">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3570EB4" w14:textId="458824AF" w:rsidR="00F82890" w:rsidRPr="007F07F2" w:rsidRDefault="00F82890" w:rsidP="00F82890">
            <w:pPr>
              <w:pStyle w:val="Tabletext9"/>
              <w:rPr>
                <w:rFonts w:cs="Arial"/>
                <w:b/>
                <w:color w:val="FF0000"/>
                <w:szCs w:val="18"/>
                <w:lang w:eastAsia="en-US"/>
              </w:rPr>
            </w:pPr>
            <w:r w:rsidRPr="00E76980">
              <w:rPr>
                <w:rFonts w:cs="Arial"/>
                <w:b/>
                <w:szCs w:val="18"/>
                <w:lang w:val="en-AU"/>
              </w:rPr>
              <w:t>/conf/</w:t>
            </w:r>
            <w:r w:rsidRPr="00F82890">
              <w:rPr>
                <w:rFonts w:cs="Arial"/>
                <w:b/>
                <w:szCs w:val="18"/>
                <w:lang w:val="en-US"/>
              </w:rPr>
              <w:t>gsml4-lod/</w:t>
            </w:r>
            <w:r>
              <w:rPr>
                <w:rFonts w:cs="Arial"/>
                <w:b/>
                <w:szCs w:val="18"/>
                <w:lang w:val="en-US"/>
              </w:rPr>
              <w:t>identifier</w:t>
            </w:r>
          </w:p>
        </w:tc>
      </w:tr>
      <w:tr w:rsidR="00F82890" w:rsidRPr="008A79BA" w14:paraId="27328E53"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FE10C8" w14:textId="77777777" w:rsidR="00F82890" w:rsidRPr="00B464F3" w:rsidRDefault="00F82890" w:rsidP="00D93B12">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40D6A09F"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DCD70C" w14:textId="1BD9F0BF" w:rsidR="00F82890" w:rsidRPr="00B464F3"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w:t>
            </w:r>
            <w:r w:rsidRPr="00F82890">
              <w:rPr>
                <w:rFonts w:ascii="Arial" w:hAnsi="Arial" w:cs="Arial"/>
                <w:sz w:val="18"/>
                <w:szCs w:val="18"/>
                <w:lang w:val="en-CA"/>
              </w:rPr>
              <w:t>gsml4-lod/identifier</w:t>
            </w:r>
          </w:p>
        </w:tc>
      </w:tr>
      <w:tr w:rsidR="00F82890" w:rsidRPr="004A745D" w14:paraId="7FC452C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8ACB03" w14:textId="77777777" w:rsidR="00F82890" w:rsidRPr="00B464F3" w:rsidRDefault="00F82890" w:rsidP="00D93B12">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3C9B0928"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2BB1FEC" w14:textId="525959D6" w:rsidR="00F82890" w:rsidRPr="004A745D" w:rsidRDefault="00F82890" w:rsidP="00D93B12">
            <w:pPr>
              <w:pStyle w:val="Tabletext9"/>
              <w:rPr>
                <w:rFonts w:cs="Arial"/>
                <w:b/>
                <w:color w:val="FF0000"/>
                <w:szCs w:val="18"/>
                <w:lang w:eastAsia="en-US"/>
              </w:rPr>
            </w:pPr>
            <w:r>
              <w:rPr>
                <w:rFonts w:cs="Arial"/>
                <w:szCs w:val="18"/>
                <w:lang w:val="en-CA"/>
              </w:rPr>
              <w:t>Ensure that the URI identifier can be dereferenced.</w:t>
            </w:r>
          </w:p>
        </w:tc>
      </w:tr>
      <w:tr w:rsidR="00F82890" w:rsidRPr="004A745D" w14:paraId="0F9536A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8CFBF"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36AD6D"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8A7FCAC" w14:textId="025E819E" w:rsidR="00F82890" w:rsidRPr="004A745D" w:rsidRDefault="00F82890" w:rsidP="00F82890">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check that it provides a mechanism to verify that the identifier can be dereferenced and return a representation of the resource assigned to the identifier</w:t>
            </w:r>
          </w:p>
        </w:tc>
      </w:tr>
      <w:tr w:rsidR="00F82890" w:rsidRPr="004A745D" w14:paraId="6C86FC61"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5EEBFA"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8FB5F4"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442D34" w14:textId="7E9F369A" w:rsidR="00F82890" w:rsidRPr="004A745D" w:rsidRDefault="00F82890" w:rsidP="00D93B12">
            <w:pPr>
              <w:pStyle w:val="Tabletext9"/>
              <w:rPr>
                <w:rFonts w:cs="Arial"/>
                <w:szCs w:val="18"/>
                <w:lang w:eastAsia="en-US"/>
              </w:rPr>
            </w:pPr>
            <w:r>
              <w:rPr>
                <w:rFonts w:cs="Arial"/>
                <w:szCs w:val="18"/>
                <w:lang w:eastAsia="en-US"/>
              </w:rPr>
              <w:t>Capability</w:t>
            </w:r>
          </w:p>
        </w:tc>
      </w:tr>
      <w:tr w:rsidR="00F82890" w:rsidRPr="004A745D" w14:paraId="14CDA49B"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118D02F0" w14:textId="77777777" w:rsidR="00F82890" w:rsidRPr="004A745D" w:rsidRDefault="00F82890" w:rsidP="00D93B12">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9B661AA" w14:textId="00A6AADC" w:rsidR="00F82890" w:rsidRPr="007F07F2" w:rsidRDefault="00F82890" w:rsidP="00DF78ED">
            <w:pPr>
              <w:pStyle w:val="Tabletext9"/>
              <w:rPr>
                <w:rFonts w:cs="Arial"/>
                <w:b/>
                <w:color w:val="FF0000"/>
                <w:szCs w:val="18"/>
                <w:lang w:eastAsia="en-US"/>
              </w:rPr>
            </w:pPr>
            <w:r w:rsidRPr="00E76980">
              <w:rPr>
                <w:rFonts w:cs="Arial"/>
                <w:b/>
                <w:szCs w:val="18"/>
                <w:lang w:val="en-AU"/>
              </w:rPr>
              <w:t>/conf/</w:t>
            </w:r>
            <w:r w:rsidR="00DF78ED" w:rsidRPr="00DF78ED">
              <w:rPr>
                <w:rFonts w:cs="Arial"/>
                <w:b/>
                <w:szCs w:val="18"/>
                <w:lang w:val="en-US"/>
              </w:rPr>
              <w:t>gsml4-lod/</w:t>
            </w:r>
            <w:r w:rsidR="00DF78ED">
              <w:rPr>
                <w:rFonts w:cs="Arial"/>
                <w:b/>
                <w:szCs w:val="18"/>
                <w:lang w:val="en-US"/>
              </w:rPr>
              <w:t>byref</w:t>
            </w:r>
          </w:p>
        </w:tc>
      </w:tr>
      <w:tr w:rsidR="00F82890" w:rsidRPr="004A745D" w14:paraId="72B58A2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308CBA" w14:textId="77777777" w:rsidR="00F82890" w:rsidRPr="004A745D" w:rsidRDefault="00F82890"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1937ACF"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DB3CBB" w14:textId="651AA345" w:rsidR="00F82890" w:rsidRPr="00EE0AEA" w:rsidRDefault="00F82890" w:rsidP="00D93B12">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00DF78ED" w:rsidRPr="00DF78ED">
              <w:rPr>
                <w:rFonts w:ascii="Arial" w:hAnsi="Arial" w:cs="Arial"/>
                <w:sz w:val="18"/>
                <w:szCs w:val="18"/>
              </w:rPr>
              <w:t>gsml4-lod/byref</w:t>
            </w:r>
          </w:p>
        </w:tc>
      </w:tr>
      <w:tr w:rsidR="00F82890" w:rsidRPr="004A745D" w14:paraId="18AEE29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80F6AB" w14:textId="77777777" w:rsidR="00F82890" w:rsidRPr="004A745D" w:rsidRDefault="00F82890"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2383E081"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5487B4C" w14:textId="32A9CD45" w:rsidR="00F82890" w:rsidRPr="004A745D" w:rsidRDefault="00F82890" w:rsidP="00DF78ED">
            <w:pPr>
              <w:pStyle w:val="Tabletext9"/>
              <w:rPr>
                <w:rFonts w:cs="Arial"/>
                <w:b/>
                <w:color w:val="FF0000"/>
                <w:szCs w:val="18"/>
                <w:lang w:eastAsia="en-US"/>
              </w:rPr>
            </w:pPr>
            <w:r>
              <w:rPr>
                <w:rFonts w:cs="Arial"/>
                <w:szCs w:val="18"/>
                <w:lang w:val="en-CA"/>
              </w:rPr>
              <w:t>Ensure tha</w:t>
            </w:r>
            <w:r w:rsidR="00DF78ED">
              <w:rPr>
                <w:rFonts w:cs="Arial"/>
                <w:szCs w:val="18"/>
                <w:lang w:val="en-CA"/>
              </w:rPr>
              <w:t>t for properties that reference an external resource using a HTTP URI identifier , this URI is dereferenceable.</w:t>
            </w:r>
          </w:p>
        </w:tc>
      </w:tr>
      <w:tr w:rsidR="00F82890" w:rsidRPr="004A745D" w14:paraId="4D3690E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365A86"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3B809A"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C15716" w14:textId="60F05CA2" w:rsidR="00F82890" w:rsidRPr="004A745D" w:rsidRDefault="00DF78ED" w:rsidP="00D93B12">
            <w:pPr>
              <w:spacing w:before="100" w:beforeAutospacing="1" w:after="100" w:afterAutospacing="1" w:line="230" w:lineRule="atLeast"/>
              <w:rPr>
                <w:rFonts w:ascii="Arial" w:eastAsia="MS Mincho" w:hAnsi="Arial" w:cs="Arial"/>
                <w:sz w:val="18"/>
                <w:szCs w:val="18"/>
              </w:rPr>
            </w:pPr>
            <w:r w:rsidRPr="00DF78ED">
              <w:rPr>
                <w:rFonts w:ascii="Arial" w:hAnsi="Arial" w:cs="Arial"/>
                <w:sz w:val="18"/>
                <w:szCs w:val="18"/>
                <w:lang w:val="en-CA"/>
              </w:rPr>
              <w:t>Visual inspection of the target implementation and check that it provide mechanism to verify that URI are dereferenceable</w:t>
            </w:r>
          </w:p>
        </w:tc>
      </w:tr>
      <w:tr w:rsidR="00F82890" w:rsidRPr="004A745D" w14:paraId="1CA30370"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60CFD2"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117B17"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BABE5FD" w14:textId="77777777" w:rsidR="00F82890" w:rsidRPr="004A745D" w:rsidRDefault="00F82890" w:rsidP="00D93B12">
            <w:pPr>
              <w:pStyle w:val="Tabletext9"/>
              <w:rPr>
                <w:rFonts w:cs="Arial"/>
                <w:szCs w:val="18"/>
                <w:lang w:eastAsia="en-US"/>
              </w:rPr>
            </w:pPr>
            <w:r w:rsidRPr="00DE63EA">
              <w:rPr>
                <w:rFonts w:cs="Arial"/>
                <w:szCs w:val="18"/>
                <w:lang w:val="en-AU"/>
              </w:rPr>
              <w:t>Capability</w:t>
            </w:r>
          </w:p>
        </w:tc>
      </w:tr>
    </w:tbl>
    <w:p w14:paraId="1EE2390C" w14:textId="77777777" w:rsidR="00F82890" w:rsidRDefault="00F82890" w:rsidP="00F82890">
      <w:pPr>
        <w:spacing w:after="0"/>
        <w:rPr>
          <w:lang w:val="en-CA"/>
        </w:rPr>
      </w:pPr>
    </w:p>
    <w:p w14:paraId="0C95702F" w14:textId="5C219217" w:rsidR="00DF78ED" w:rsidRPr="0027787F" w:rsidRDefault="00480BB6" w:rsidP="00DF78ED">
      <w:pPr>
        <w:pStyle w:val="OGCAnnexXX"/>
      </w:pPr>
      <w:r>
        <w:br w:type="page"/>
      </w:r>
      <w:bookmarkStart w:id="574" w:name="_Toc458154280"/>
      <w:r w:rsidR="00DF78ED" w:rsidRPr="0027787F">
        <w:lastRenderedPageBreak/>
        <w:t xml:space="preserve">Conformance class: </w:t>
      </w:r>
      <w:r w:rsidR="00DF78ED">
        <w:t>GeoSciML Basic Logical Model</w:t>
      </w:r>
      <w:bookmarkEnd w:id="57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643C773C" w:rsidR="00480BB6" w:rsidRPr="006474AA" w:rsidRDefault="00D93B12"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Pr>
                <w:rFonts w:cs="Arial"/>
                <w:szCs w:val="18"/>
                <w:lang w:eastAsia="en-US"/>
              </w:rPr>
              <w:t>Capacity</w:t>
            </w: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575" w:name="_Toc458154281"/>
      <w:r>
        <w:t>Conformance class: GeoSciML Extension Logical Model</w:t>
      </w:r>
      <w:bookmarkEnd w:id="57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576" w:name="_Toc458154282"/>
      <w:r w:rsidRPr="00B464F3">
        <w:t>Conformance class: GeoSciML Time-Scale Logical Model</w:t>
      </w:r>
      <w:bookmarkEnd w:id="57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2105E2E2" w:rsidR="00480BB6" w:rsidRPr="00AD62E2" w:rsidRDefault="00480BB6"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00D93B12">
              <w:rPr>
                <w:rFonts w:cs="Arial"/>
                <w:szCs w:val="18"/>
                <w:lang w:val="en-US"/>
              </w:rPr>
              <w:t>start</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C7CA372" w:rsidR="00480BB6" w:rsidRPr="006474AA" w:rsidRDefault="00480BB6"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w:t>
            </w:r>
            <w:r w:rsidR="00D93B12">
              <w:rPr>
                <w:rFonts w:ascii="Arial" w:hAnsi="Arial" w:cs="Arial"/>
                <w:sz w:val="18"/>
                <w:szCs w:val="18"/>
                <w:lang w:val="en-CA"/>
              </w:rPr>
              <w:t>start</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5A55CE9D" w:rsidR="00480BB6" w:rsidRPr="006474AA" w:rsidRDefault="00480BB6" w:rsidP="00DC49C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w:t>
            </w:r>
            <w:r w:rsidR="00DC49C0">
              <w:rPr>
                <w:rFonts w:cs="Arial"/>
                <w:szCs w:val="18"/>
                <w:lang w:val="en-CA"/>
              </w:rPr>
              <w:t>the start TimeOrdinalEraBoundary is older that the end TimeOrdinalBoundaryEra</w:t>
            </w:r>
            <w:r>
              <w:rPr>
                <w:rFonts w:cs="Arial"/>
                <w:szCs w:val="18"/>
                <w:lang w:val="en-CA"/>
              </w:rPr>
              <w:t xml:space="preserve">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4F61618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r w:rsidR="00DC49C0">
              <w:rPr>
                <w:rFonts w:ascii="Arial" w:hAnsi="Arial" w:cs="Arial"/>
                <w:sz w:val="18"/>
                <w:szCs w:val="18"/>
                <w:lang w:val="en-CA"/>
              </w:rPr>
              <w:t>to check that the age of the start TimeOrdinalEraBoundary is older than the age of the “end” TimeOrdinalEraBoundary</w:t>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577" w:name="_Toc458154283"/>
      <w:r w:rsidRPr="00B464F3">
        <w:t>Conformance class: GeoSciML Borehole Logical Model</w:t>
      </w:r>
      <w:bookmarkEnd w:id="57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1DE1020D" w:rsidR="00480BB6" w:rsidRPr="00AD62E2" w:rsidRDefault="00480BB6"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w:t>
            </w:r>
            <w:r w:rsidR="001B3250">
              <w:rPr>
                <w:rStyle w:val="requri"/>
                <w:lang w:val="en-CA"/>
              </w:rPr>
              <w:t>C</w:t>
            </w:r>
            <w:r w:rsidRPr="00781C9E">
              <w:rPr>
                <w:rStyle w:val="requri"/>
                <w:lang w:val="en-CA"/>
              </w:rPr>
              <w:t>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573208B3"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w:t>
            </w:r>
            <w:r w:rsidR="001B3250">
              <w:rPr>
                <w:rFonts w:ascii="Arial" w:hAnsi="Arial" w:cs="Arial"/>
                <w:sz w:val="18"/>
                <w:szCs w:val="18"/>
                <w:lang w:val="en-CA"/>
              </w:rPr>
              <w:t>req/gsml4-borehole/interval-1D-C</w:t>
            </w:r>
            <w:r w:rsidRPr="00B464F3">
              <w:rPr>
                <w:rFonts w:ascii="Arial" w:hAnsi="Arial" w:cs="Arial"/>
                <w:sz w:val="18"/>
                <w:szCs w:val="18"/>
                <w:lang w:val="en-CA"/>
              </w:rPr>
              <w:t>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578" w:name="_Toc458154284"/>
      <w:r w:rsidRPr="0027787F">
        <w:t>Conformance class: GeoSciML Lab Analysis Logical Model</w:t>
      </w:r>
      <w:bookmarkEnd w:id="57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0C2A6385" w:rsidR="00480BB6" w:rsidRDefault="001B3250"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right="113"/>
              <w:rPr>
                <w:rFonts w:cs="Arial"/>
                <w:szCs w:val="18"/>
                <w:lang w:val="en-US"/>
              </w:rPr>
            </w:pPr>
            <w:r>
              <w:rPr>
                <w:rFonts w:cs="Arial"/>
                <w:szCs w:val="18"/>
                <w:lang w:val="en-US"/>
              </w:rPr>
              <w:t>ISO 19156 Annex A</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013F4CF6" w:rsidR="00480BB6" w:rsidRPr="00DA519E" w:rsidRDefault="001B325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1B3250">
              <w:rPr>
                <w:rFonts w:cs="Arial"/>
                <w:szCs w:val="18"/>
                <w:lang w:val="en-US"/>
              </w:rPr>
              <w:t>/conf/</w:t>
            </w:r>
            <w:r w:rsidR="00480BB6" w:rsidRPr="001B3250">
              <w:rPr>
                <w:rFonts w:cs="Arial"/>
                <w:szCs w:val="18"/>
                <w:lang w:val="en-US"/>
              </w:rPr>
              <w:t>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660B0F28" w:rsidR="00480BB6" w:rsidRPr="00DA519E" w:rsidRDefault="00480BB6"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/conf/gsml4-lab-analysis/</w:t>
            </w:r>
            <w:r w:rsidR="001B3250">
              <w:rPr>
                <w:rFonts w:cs="Arial"/>
                <w:szCs w:val="18"/>
                <w:lang w:val="en-US"/>
              </w:rPr>
              <w:t>accuracy-vocabulary</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3E41657" w:rsidR="00480BB6" w:rsidRPr="001B3250"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1B3250">
              <w:rPr>
                <w:rFonts w:ascii="Arial" w:hAnsi="Arial" w:cs="Arial"/>
                <w:sz w:val="18"/>
                <w:szCs w:val="18"/>
                <w:lang w:val="en-CA"/>
              </w:rPr>
              <w:t>/req/</w:t>
            </w:r>
            <w:r w:rsidR="001B3250" w:rsidRPr="001B3250">
              <w:rPr>
                <w:rFonts w:ascii="Arial" w:hAnsi="Arial" w:cs="Arial"/>
                <w:sz w:val="18"/>
                <w:szCs w:val="18"/>
                <w:lang w:val="en-CA"/>
              </w:rPr>
              <w:t>gsml4-lab-analysis/accuracy-vocabulary</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1039FEF8" w:rsidR="00480BB6" w:rsidRPr="001B3250" w:rsidRDefault="001B325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B3250">
              <w:rPr>
                <w:rFonts w:cs="Arial"/>
                <w:szCs w:val="18"/>
                <w:lang w:eastAsia="en-US"/>
              </w:rPr>
              <w:t>Ensure that nameOfMeasure is a term from a controlled vocabulary</w:t>
            </w: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1BF73135" w:rsidR="00480BB6" w:rsidRPr="006474AA" w:rsidRDefault="001B3250"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check target implementation for the presence of the mechanism that verifies that the nameOfMeasure is a term from a controlled vocabulary</w:t>
            </w: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19AABEE3" w14:textId="77777777" w:rsidR="00120B25" w:rsidRPr="003C54F8" w:rsidRDefault="00480BB6" w:rsidP="00FC30B1">
      <w:pPr>
        <w:pStyle w:val="OGCAnnexXX"/>
      </w:pPr>
      <w:r>
        <w:br w:type="page"/>
      </w:r>
      <w:bookmarkStart w:id="579" w:name="_Toc458154285"/>
      <w:r w:rsidR="00120B25" w:rsidRPr="003C54F8">
        <w:lastRenderedPageBreak/>
        <w:t xml:space="preserve">Conformance class: </w:t>
      </w:r>
      <w:r w:rsidR="00120B25">
        <w:t>Lite</w:t>
      </w:r>
      <w:r w:rsidR="00120B25" w:rsidRPr="003C54F8">
        <w:t xml:space="preserve"> </w:t>
      </w:r>
      <w:r w:rsidR="00120B25">
        <w:t xml:space="preserve"> Logical</w:t>
      </w:r>
      <w:bookmarkEnd w:id="57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120B25" w:rsidRPr="00DE63EA" w14:paraId="70B6C283"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669B82C" w14:textId="77777777" w:rsidR="00120B25" w:rsidRPr="006474AA" w:rsidRDefault="00120B25" w:rsidP="00D93B12">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0CB422E" w14:textId="77777777" w:rsidR="00120B25" w:rsidRPr="006474AA" w:rsidRDefault="00120B25" w:rsidP="00D93B12">
            <w:pPr>
              <w:pStyle w:val="Tabletext9"/>
              <w:rPr>
                <w:rFonts w:cs="Arial"/>
                <w:b/>
                <w:color w:val="0000FF"/>
                <w:szCs w:val="18"/>
                <w:lang w:eastAsia="en-US"/>
              </w:rPr>
            </w:pPr>
            <w:r w:rsidRPr="00DE63EA">
              <w:rPr>
                <w:rFonts w:cs="Arial"/>
                <w:szCs w:val="18"/>
                <w:lang w:val="fr-CA"/>
              </w:rPr>
              <w:t>/conf/</w:t>
            </w:r>
            <w:r>
              <w:rPr>
                <w:rFonts w:cs="Arial"/>
                <w:szCs w:val="18"/>
                <w:lang w:val="fr-CA"/>
              </w:rPr>
              <w:t>gsml4-lite</w:t>
            </w:r>
          </w:p>
        </w:tc>
      </w:tr>
      <w:tr w:rsidR="00120B25" w:rsidRPr="00DE63EA" w14:paraId="38CC8932" w14:textId="77777777" w:rsidTr="00D93B12">
        <w:tc>
          <w:tcPr>
            <w:tcW w:w="1549" w:type="dxa"/>
            <w:tcBorders>
              <w:top w:val="single" w:sz="12" w:space="0" w:color="auto"/>
              <w:left w:val="single" w:sz="12" w:space="0" w:color="auto"/>
              <w:bottom w:val="single" w:sz="4" w:space="0" w:color="auto"/>
              <w:right w:val="single" w:sz="4" w:space="0" w:color="auto"/>
            </w:tcBorders>
            <w:hideMark/>
          </w:tcPr>
          <w:p w14:paraId="2E5119B2" w14:textId="77777777" w:rsidR="00120B25" w:rsidRPr="006474AA" w:rsidRDefault="00120B25" w:rsidP="00D93B12">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853901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/req/gsml4-lite</w:t>
            </w:r>
          </w:p>
        </w:tc>
      </w:tr>
      <w:tr w:rsidR="00120B25" w:rsidRPr="00DE63EA" w14:paraId="594749ED" w14:textId="77777777" w:rsidTr="00D93B12">
        <w:tc>
          <w:tcPr>
            <w:tcW w:w="1549" w:type="dxa"/>
            <w:tcBorders>
              <w:top w:val="single" w:sz="12" w:space="0" w:color="auto"/>
              <w:left w:val="single" w:sz="12" w:space="0" w:color="auto"/>
              <w:bottom w:val="single" w:sz="4" w:space="0" w:color="auto"/>
              <w:right w:val="single" w:sz="4" w:space="0" w:color="auto"/>
            </w:tcBorders>
          </w:tcPr>
          <w:p w14:paraId="19B802C8" w14:textId="77777777" w:rsidR="00120B25" w:rsidRPr="00DE63EA" w:rsidRDefault="00120B25" w:rsidP="00D93B12">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34F6E4D" w14:textId="77777777" w:rsidR="00120B25" w:rsidRPr="00DE63E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120B25" w:rsidRPr="00DE63EA" w14:paraId="5DFA11AD"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BFBFBF"/>
          </w:tcPr>
          <w:p w14:paraId="1EEBEDA7" w14:textId="77777777" w:rsidR="00120B25" w:rsidRPr="006474AA" w:rsidRDefault="00120B25" w:rsidP="00D93B12">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C08F05D" w14:textId="77777777" w:rsidR="00120B25" w:rsidRPr="00AD62E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Pr>
                <w:rFonts w:cs="Arial"/>
                <w:szCs w:val="18"/>
                <w:lang w:val="en-US"/>
              </w:rPr>
              <w:t>/gsml4-lite/</w:t>
            </w:r>
            <w:r w:rsidRPr="00AD62E2">
              <w:rPr>
                <w:rFonts w:cs="Arial"/>
                <w:szCs w:val="18"/>
                <w:lang w:val="en-US"/>
              </w:rPr>
              <w:t>geomtype</w:t>
            </w:r>
          </w:p>
        </w:tc>
      </w:tr>
      <w:tr w:rsidR="00120B25" w:rsidRPr="00DE63EA" w14:paraId="408687C5"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84F7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0F726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A4ACD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/req/gsml4-lite/geomtype</w:t>
            </w:r>
          </w:p>
        </w:tc>
      </w:tr>
      <w:tr w:rsidR="00120B25" w:rsidRPr="00DE63EA" w14:paraId="27FBE73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13731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9335A7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221DBD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120B25" w:rsidRPr="00DE63EA" w14:paraId="1319326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E27C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C6925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8E84E8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120B25" w:rsidRPr="00DE63EA" w14:paraId="699B2AFB"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AED34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EC70C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AEA92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1D65FED"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0CCD0C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C7223DB"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Pr>
                <w:rFonts w:cs="Arial"/>
                <w:b/>
                <w:szCs w:val="18"/>
                <w:lang w:val="en-AU"/>
              </w:rPr>
              <w:t>/gsml4-lite/</w:t>
            </w:r>
            <w:r w:rsidRPr="00AD62E2">
              <w:rPr>
                <w:rFonts w:cs="Arial"/>
                <w:b/>
                <w:szCs w:val="18"/>
                <w:lang w:val="en-AU"/>
              </w:rPr>
              <w:t>string</w:t>
            </w:r>
          </w:p>
        </w:tc>
      </w:tr>
      <w:tr w:rsidR="00120B25" w:rsidRPr="00DE63EA" w14:paraId="5F91D9D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82AE47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8B42C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98DCA2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gsml4-lite/string</w:t>
            </w:r>
          </w:p>
        </w:tc>
      </w:tr>
      <w:tr w:rsidR="00120B25" w:rsidRPr="00DE63EA" w14:paraId="10C2505A"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5E0CF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24BBC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45470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120B25" w:rsidRPr="00DE63EA" w14:paraId="2A4416DC"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9155C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93846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B8BE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120B25" w:rsidRPr="00DE63EA" w14:paraId="094A8EDF"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2DB0E5"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E7F2C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5A390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10482A7"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C57C5E0"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E4ED315"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AD62E2">
              <w:rPr>
                <w:rFonts w:cs="Arial"/>
                <w:b/>
                <w:szCs w:val="18"/>
                <w:lang w:val="en-AU"/>
              </w:rPr>
              <w:t>datetime</w:t>
            </w:r>
          </w:p>
        </w:tc>
      </w:tr>
      <w:tr w:rsidR="00120B25" w:rsidRPr="00DE63EA" w14:paraId="0EC85C4A"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5191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70215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BC7B0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gsml4-lite/datetime</w:t>
            </w:r>
          </w:p>
        </w:tc>
      </w:tr>
      <w:tr w:rsidR="00120B25" w:rsidRPr="00DE63EA" w14:paraId="38AFA28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8944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22002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6BFC0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120B25" w:rsidRPr="00DE63EA" w14:paraId="40C9651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FB120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EF491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CD4F50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120B25" w:rsidRPr="00DE63EA" w14:paraId="1C41A116"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38D35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108738"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9206EA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08A69B92"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1CCD871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3C506E8"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/conf/gsml4-lite/uri</w:t>
            </w:r>
          </w:p>
        </w:tc>
      </w:tr>
      <w:tr w:rsidR="00120B25" w:rsidRPr="00DE63EA" w14:paraId="00E325C6"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AAAE6B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62AB1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9496CE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gsml4-lite/uri</w:t>
            </w:r>
          </w:p>
        </w:tc>
      </w:tr>
      <w:tr w:rsidR="00120B25" w:rsidRPr="00DE63EA" w14:paraId="71EC1E0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2CC03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D7136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60FA9A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120B25" w:rsidRPr="00DE63EA" w14:paraId="1C9B6A43"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48820F"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B21DA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27EC2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120B25" w:rsidRPr="00DE63EA" w14:paraId="2A51DBE2"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485AD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FD2B7E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E64780"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41D9754E"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16D339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561BE96"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user-defined</w:t>
            </w:r>
          </w:p>
        </w:tc>
      </w:tr>
      <w:tr w:rsidR="00120B25" w:rsidRPr="00DE63EA" w14:paraId="18BA6E23"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76121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0032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FA49A2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user-defined</w:t>
            </w:r>
          </w:p>
        </w:tc>
      </w:tr>
      <w:tr w:rsidR="00120B25" w:rsidRPr="00DE63EA" w14:paraId="7C34200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1FEF6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2F650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44BD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120B25" w:rsidRPr="00DE63EA" w14:paraId="39DF7AC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BD591F"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10FD7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BD873C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120B25" w:rsidRPr="00DE63EA" w14:paraId="21737707"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7709E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A1C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48084CD"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5820FF" w:rsidRPr="005820FF" w14:paraId="67577A13" w14:textId="77777777" w:rsidTr="0005756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83A3197" w14:textId="77777777" w:rsidR="005820FF" w:rsidRPr="006474AA" w:rsidRDefault="005820FF" w:rsidP="0005756C">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B8D508A" w14:textId="77777777" w:rsidR="005820FF" w:rsidRPr="007F07F2" w:rsidRDefault="005820FF" w:rsidP="0005756C">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5820FF">
              <w:rPr>
                <w:rFonts w:cs="Arial"/>
                <w:b/>
                <w:szCs w:val="18"/>
                <w:lang w:val="fr-CA"/>
              </w:rPr>
              <w:t>/conf/gsml4-lite/</w:t>
            </w:r>
            <w:r w:rsidRPr="005820FF">
              <w:rPr>
                <w:rStyle w:val="requri"/>
                <w:lang w:val="fr-CA"/>
              </w:rPr>
              <w:t>identifier-unique</w:t>
            </w:r>
          </w:p>
        </w:tc>
      </w:tr>
      <w:tr w:rsidR="005820FF" w:rsidRPr="005820FF" w14:paraId="3BECE3C1" w14:textId="77777777" w:rsidTr="0005756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F310BB" w14:textId="77777777" w:rsidR="005820FF" w:rsidRPr="005820FF" w:rsidRDefault="005820FF" w:rsidP="0005756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4D5AA02" w14:textId="77777777" w:rsidR="005820FF" w:rsidRPr="006474AA" w:rsidRDefault="005820FF" w:rsidP="0005756C">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3E7BA90" w14:textId="77777777" w:rsidR="005820FF" w:rsidRPr="005820FF" w:rsidRDefault="005820FF" w:rsidP="0005756C">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fr-CA"/>
              </w:rPr>
            </w:pPr>
            <w:r w:rsidRPr="005820FF">
              <w:rPr>
                <w:rFonts w:ascii="Arial" w:hAnsi="Arial" w:cs="Arial"/>
                <w:sz w:val="18"/>
                <w:szCs w:val="18"/>
                <w:lang w:val="fr-CA"/>
              </w:rPr>
              <w:t>/req/gsml4-lite/identifier-unique</w:t>
            </w:r>
          </w:p>
        </w:tc>
      </w:tr>
      <w:tr w:rsidR="005820FF" w:rsidRPr="00DE63EA" w14:paraId="582246C3" w14:textId="77777777" w:rsidTr="0005756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EA3ADC" w14:textId="77777777" w:rsidR="005820FF" w:rsidRPr="005820FF" w:rsidRDefault="005820FF" w:rsidP="0005756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79E0B1EE" w14:textId="77777777" w:rsidR="005820FF" w:rsidRPr="006474AA" w:rsidRDefault="005820FF" w:rsidP="0005756C">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C16F784" w14:textId="77777777" w:rsidR="005820FF" w:rsidRPr="006474AA" w:rsidRDefault="005820FF" w:rsidP="0005756C">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5820FF" w:rsidRPr="00DE63EA" w14:paraId="51E066F1" w14:textId="77777777" w:rsidTr="0005756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18F71" w14:textId="77777777" w:rsidR="005820FF" w:rsidRPr="006474AA" w:rsidRDefault="005820FF" w:rsidP="0005756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E8AB67" w14:textId="77777777" w:rsidR="005820FF" w:rsidRPr="006474AA" w:rsidRDefault="005820FF" w:rsidP="0005756C">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D0487F4" w14:textId="77777777" w:rsidR="005820FF" w:rsidRPr="006474AA" w:rsidRDefault="005820FF" w:rsidP="0005756C">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5820FF" w:rsidRPr="00DE63EA" w14:paraId="36D57F88" w14:textId="77777777" w:rsidTr="0005756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8DA1A72" w14:textId="77777777" w:rsidR="005820FF" w:rsidRPr="006474AA" w:rsidRDefault="005820FF" w:rsidP="0005756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55AA9" w14:textId="77777777" w:rsidR="005820FF" w:rsidRPr="006474AA" w:rsidRDefault="005820FF" w:rsidP="0005756C">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3E3D7AA" w14:textId="77777777" w:rsidR="005820FF" w:rsidRPr="006474AA" w:rsidRDefault="005820FF" w:rsidP="0005756C">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5820FF" w14:paraId="117D71CD"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5AA171D"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5AFFE" w14:textId="74BE5124"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5820FF">
              <w:rPr>
                <w:rFonts w:cs="Arial"/>
                <w:b/>
                <w:szCs w:val="18"/>
                <w:lang w:val="fr-CA"/>
              </w:rPr>
              <w:t>/conf/gsml4-lite/</w:t>
            </w:r>
            <w:r w:rsidR="005820FF">
              <w:rPr>
                <w:rStyle w:val="requri"/>
                <w:lang w:val="fr-CA"/>
              </w:rPr>
              <w:t>identifier-uri</w:t>
            </w:r>
          </w:p>
        </w:tc>
      </w:tr>
      <w:tr w:rsidR="00120B25" w:rsidRPr="005820FF" w14:paraId="665F15A7"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8386BD" w14:textId="77777777" w:rsidR="00120B25" w:rsidRPr="005820FF" w:rsidRDefault="00120B25"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4D4BC28"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43068D" w14:textId="141DB85B" w:rsidR="00120B25" w:rsidRPr="005820FF" w:rsidRDefault="00120B25" w:rsidP="005820FF">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fr-CA"/>
              </w:rPr>
            </w:pPr>
            <w:r w:rsidRPr="005820FF">
              <w:rPr>
                <w:rFonts w:ascii="Arial" w:hAnsi="Arial" w:cs="Arial"/>
                <w:sz w:val="18"/>
                <w:szCs w:val="18"/>
                <w:lang w:val="fr-CA"/>
              </w:rPr>
              <w:t>/req/gsml4-lite/identifier-</w:t>
            </w:r>
            <w:r w:rsidR="005820FF">
              <w:rPr>
                <w:rFonts w:ascii="Arial" w:hAnsi="Arial" w:cs="Arial"/>
                <w:sz w:val="18"/>
                <w:szCs w:val="18"/>
                <w:lang w:val="fr-CA"/>
              </w:rPr>
              <w:t>uri</w:t>
            </w:r>
          </w:p>
        </w:tc>
      </w:tr>
      <w:tr w:rsidR="00120B25" w:rsidRPr="00DE63EA" w14:paraId="72D0603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CE9DFA" w14:textId="77777777" w:rsidR="00120B25" w:rsidRPr="005820FF" w:rsidRDefault="00120B25"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98F78C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186465" w14:textId="245ED551" w:rsidR="00120B25" w:rsidRPr="006474AA" w:rsidRDefault="00120B25" w:rsidP="005820FF">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w:t>
            </w:r>
            <w:r w:rsidR="005820FF">
              <w:rPr>
                <w:rFonts w:cs="Arial"/>
                <w:szCs w:val="18"/>
                <w:lang w:val="en-CA"/>
              </w:rPr>
              <w:t>field is formatted as a URI</w:t>
            </w:r>
          </w:p>
        </w:tc>
      </w:tr>
      <w:tr w:rsidR="00120B25" w:rsidRPr="00DE63EA" w14:paraId="196303B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07080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CCA2E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4916881" w14:textId="724D1CCF" w:rsidR="00120B25" w:rsidRPr="006474AA" w:rsidRDefault="00120B25" w:rsidP="005820FF">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Check that the target implementation implement </w:t>
            </w:r>
            <w:r w:rsidR="005820FF">
              <w:rPr>
                <w:rFonts w:ascii="Arial" w:hAnsi="Arial" w:cs="Arial"/>
                <w:sz w:val="18"/>
                <w:szCs w:val="18"/>
                <w:lang w:val="en-CA"/>
              </w:rPr>
              <w:t>a formatting constraint on the identifier field that check its compliance to RFC3986</w:t>
            </w:r>
          </w:p>
        </w:tc>
      </w:tr>
      <w:tr w:rsidR="00120B25" w:rsidRPr="00DE63EA" w14:paraId="3D3485DB"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935290"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D31D2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A13306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2BD77ECB"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300035E"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28DFAB3"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1925A9">
              <w:rPr>
                <w:rStyle w:val="requri"/>
                <w:lang w:val="en-CA"/>
              </w:rPr>
              <w:t>geologicunitview-representativeLithology</w:t>
            </w:r>
          </w:p>
        </w:tc>
      </w:tr>
      <w:tr w:rsidR="00120B25" w:rsidRPr="00DE63EA" w14:paraId="336D5C92"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27FC74"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0CA54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2DD5B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geologicunitview-representativeLithology</w:t>
            </w:r>
          </w:p>
        </w:tc>
      </w:tr>
      <w:tr w:rsidR="00120B25" w:rsidRPr="00DE63EA" w14:paraId="76DEF4A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852DA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422C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26E2FE"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120B25" w:rsidRPr="00DE63EA" w14:paraId="5BC1075C"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25D78D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F1FB2B"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3D6E6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35653883"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443934"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33F2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7A9BA8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75B69356"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735DC4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8502560"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3F3AB9">
              <w:rPr>
                <w:rStyle w:val="requri"/>
                <w:lang w:val="en-CA"/>
              </w:rPr>
              <w:t>geologicunitview-representativeAge</w:t>
            </w:r>
          </w:p>
        </w:tc>
      </w:tr>
      <w:tr w:rsidR="00120B25" w:rsidRPr="00DE63EA" w14:paraId="57978015"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83F44A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3A730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35C50E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geologicunitview-representativeAge</w:t>
            </w:r>
          </w:p>
        </w:tc>
      </w:tr>
      <w:tr w:rsidR="00120B25" w:rsidRPr="00DE63EA" w14:paraId="6EC9B6A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19963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A5C8F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D1AF8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120B25" w:rsidRPr="00DE63EA" w14:paraId="099BDA3F"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B7147B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D8F48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A7A1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72921DF0"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105457"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8062F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60D9D8"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35B7C329"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A9384A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85526A1"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geologicunitview-representativeOlderAge</w:t>
            </w:r>
          </w:p>
        </w:tc>
      </w:tr>
      <w:tr w:rsidR="00120B25" w:rsidRPr="00DE63EA" w14:paraId="381E9AD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C6B91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B8506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F0274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geologicunitview-representativeOlderAge</w:t>
            </w:r>
          </w:p>
        </w:tc>
      </w:tr>
      <w:tr w:rsidR="00120B25" w:rsidRPr="00DE63EA" w14:paraId="07D0B13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26123B"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4960DCB"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B9BEC9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120B25" w:rsidRPr="00DE63EA" w14:paraId="7BD21453"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2AE8E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3533D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513989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1F9B6BB6"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629FD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9A3C3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F05E12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6BE979B"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87FF72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039DC20"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geologicunitview-representativeYoungerAge</w:t>
            </w:r>
          </w:p>
        </w:tc>
      </w:tr>
      <w:tr w:rsidR="00120B25" w:rsidRPr="00DE63EA" w14:paraId="5054EE1B"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CB094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30895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111BB8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geologicunitview-representativeYoungerAge</w:t>
            </w:r>
          </w:p>
        </w:tc>
      </w:tr>
      <w:tr w:rsidR="00120B25" w:rsidRPr="00DE63EA" w14:paraId="130D93E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3F729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1B596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41A2C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120B25" w:rsidRPr="00DE63EA" w14:paraId="57279E7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EF5A2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1AF0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858AB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3DF9B76D"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F825F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D50E3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78ED7C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71A26989"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FFEB64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9A387ED"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boreholeview-elevation-srs</w:t>
            </w:r>
          </w:p>
        </w:tc>
      </w:tr>
      <w:tr w:rsidR="00120B25" w:rsidRPr="00DE63EA" w14:paraId="092E2576"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78F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5706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749F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/req/gsml4-lite/boreholeview-elevation-srs</w:t>
            </w:r>
          </w:p>
        </w:tc>
      </w:tr>
      <w:tr w:rsidR="00120B25" w:rsidRPr="00DE63EA" w14:paraId="0476B4A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5FDC5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4991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1C317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120B25" w:rsidRPr="00DE63EA" w14:paraId="795DBA6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FD35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069A4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9583E5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120B25" w:rsidRPr="00DE63EA" w14:paraId="5820EF08"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C4A68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49FC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7E21A8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24D1E7DD"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27EEA04"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9E44257"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3F3AB9">
              <w:rPr>
                <w:rStyle w:val="requri"/>
                <w:lang w:val="en-CA"/>
              </w:rPr>
              <w:t>contactview-contacttype</w:t>
            </w:r>
          </w:p>
        </w:tc>
      </w:tr>
      <w:tr w:rsidR="00120B25" w:rsidRPr="00DE63EA" w14:paraId="44DC154F"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3B8D51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D48C7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91E277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contactview-contacttype</w:t>
            </w:r>
          </w:p>
        </w:tc>
      </w:tr>
      <w:tr w:rsidR="00120B25" w:rsidRPr="00DE63EA" w14:paraId="31BE5E69"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2A49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5EDA2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8E2D97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120B25" w:rsidRPr="00DE63EA" w14:paraId="2D9030E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38BF6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14BE4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D438B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120B25" w:rsidRPr="00DE63EA" w14:paraId="590C46E9"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B1BE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DD7CE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0CFB2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6D424466"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7092B84"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5D73CBF"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5C2F48">
              <w:rPr>
                <w:rStyle w:val="requri"/>
                <w:lang w:val="en-CA"/>
              </w:rPr>
              <w:t>siteobservationview-symbolRotation</w:t>
            </w:r>
          </w:p>
        </w:tc>
      </w:tr>
      <w:tr w:rsidR="00120B25" w:rsidRPr="00DE63EA" w14:paraId="56E651E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46F52B"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382CB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117535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siteobservationview-symbolRotation</w:t>
            </w:r>
          </w:p>
        </w:tc>
      </w:tr>
      <w:tr w:rsidR="00120B25" w:rsidRPr="00DE63EA" w14:paraId="15621E4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013E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9809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7695EB"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120B25" w:rsidRPr="00DE63EA" w14:paraId="26561E81"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3075B0"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FD05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8910C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120B25" w:rsidRPr="00DE63EA" w14:paraId="31CF6512"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DCFDC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0076A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D41FA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C6532BC" w14:textId="77777777" w:rsidR="00120B25" w:rsidRDefault="00120B25" w:rsidP="00120B25">
      <w:pPr>
        <w:spacing w:after="0"/>
        <w:rPr>
          <w:lang w:val="en-CA"/>
        </w:rPr>
      </w:pPr>
    </w:p>
    <w:p w14:paraId="51585646" w14:textId="77777777" w:rsidR="00120B25" w:rsidRDefault="00120B25" w:rsidP="00120B25">
      <w:pPr>
        <w:rPr>
          <w:lang w:val="en-CA"/>
        </w:rPr>
      </w:pPr>
      <w:r>
        <w:rPr>
          <w:lang w:val="en-CA"/>
        </w:rPr>
        <w:br w:type="page"/>
      </w:r>
    </w:p>
    <w:p w14:paraId="5CDE76E2" w14:textId="77777777" w:rsidR="00480BB6" w:rsidRDefault="00480BB6" w:rsidP="00480BB6"/>
    <w:p w14:paraId="5D83B70F" w14:textId="77777777" w:rsidR="00480BB6" w:rsidRDefault="00480BB6" w:rsidP="00480BB6"/>
    <w:p w14:paraId="21129710" w14:textId="185CD971" w:rsidR="00480BB6" w:rsidRPr="00B464F3" w:rsidRDefault="00480BB6" w:rsidP="00B43806">
      <w:pPr>
        <w:pStyle w:val="OGCAnnexXX"/>
      </w:pPr>
      <w:bookmarkStart w:id="580" w:name="_Toc458154286"/>
      <w:r w:rsidRPr="00B464F3">
        <w:t>Conformance class: GeoSciML XML Encoding Abstract Core</w:t>
      </w:r>
      <w:bookmarkEnd w:id="58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4423C4C9" w:rsidR="00480BB6" w:rsidRDefault="00EE577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OGC 10-025r1 OMXML </w:t>
            </w:r>
            <w:r w:rsidRPr="00EE5770">
              <w:rPr>
                <w:rFonts w:cs="Arial"/>
                <w:szCs w:val="18"/>
                <w:lang w:val="en-US"/>
              </w:rPr>
              <w:tab/>
              <w:t>Observations and Measurements - XML Implementation</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EE5770">
              <w:rPr>
                <w:rFonts w:cs="Arial"/>
                <w:szCs w:val="18"/>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581" w:name="_Toc458154287"/>
      <w:r w:rsidRPr="00B464F3">
        <w:t>Conformance class: GeoSciML Basic XML Encoding</w:t>
      </w:r>
      <w:bookmarkEnd w:id="581"/>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582" w:name="_Toc458154288"/>
      <w:r>
        <w:t>Conformance class: GeoSciML Extension XML Encoding</w:t>
      </w:r>
      <w:bookmarkEnd w:id="582"/>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583" w:name="_Toc458154289"/>
      <w:r w:rsidRPr="00B464F3">
        <w:rPr>
          <w:lang w:val="en-CA"/>
        </w:rPr>
        <w:t>Conformance class: GeoSciML Geologic Time XML Encoding</w:t>
      </w:r>
      <w:bookmarkEnd w:id="583"/>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584" w:name="_Toc458154290"/>
      <w:r w:rsidRPr="00B464F3">
        <w:rPr>
          <w:lang w:val="en-CA"/>
        </w:rPr>
        <w:t>Conformance class: GeoSciML Borehole XML Encoding</w:t>
      </w:r>
      <w:bookmarkEnd w:id="584"/>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585" w:name="_Toc458154291"/>
      <w:r w:rsidRPr="00B464F3">
        <w:rPr>
          <w:lang w:val="en-CA"/>
        </w:rPr>
        <w:t>Conformance class: GeoSciML Laboratory and Analysis XML Encoding</w:t>
      </w:r>
      <w:bookmarkEnd w:id="585"/>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4BCE503A" w14:textId="77777777" w:rsidR="00CE173B" w:rsidRDefault="00B61014" w:rsidP="00CE173B">
      <w:r>
        <w:br w:type="page"/>
      </w:r>
    </w:p>
    <w:p w14:paraId="44E8B117" w14:textId="77777777" w:rsidR="00CE173B" w:rsidRPr="00B464F3" w:rsidRDefault="00CE173B" w:rsidP="00CE173B">
      <w:pPr>
        <w:pStyle w:val="OGCAnnexXX"/>
      </w:pPr>
      <w:bookmarkStart w:id="586" w:name="_Toc458154292"/>
      <w:r w:rsidRPr="00B464F3">
        <w:lastRenderedPageBreak/>
        <w:t xml:space="preserve">Conformance class: GeoSciML </w:t>
      </w:r>
      <w:r>
        <w:t>Lite</w:t>
      </w:r>
      <w:r w:rsidRPr="00B464F3">
        <w:t xml:space="preserve"> XML</w:t>
      </w:r>
      <w:r>
        <w:t xml:space="preserve"> Abstract</w:t>
      </w:r>
      <w:r w:rsidRPr="00B464F3">
        <w:t xml:space="preserve"> Encoding</w:t>
      </w:r>
      <w:bookmarkEnd w:id="58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CE173B" w:rsidRPr="00DE63EA" w14:paraId="5206062B"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E880A" w14:textId="77777777" w:rsidR="00CE173B" w:rsidRPr="006474AA" w:rsidRDefault="00CE173B" w:rsidP="005E0F6A">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D15A273" w14:textId="77777777" w:rsidR="00CE173B" w:rsidRPr="006474AA" w:rsidRDefault="00CE173B" w:rsidP="005E0F6A">
            <w:pPr>
              <w:pStyle w:val="Tabletext9"/>
              <w:rPr>
                <w:rFonts w:cs="Arial"/>
                <w:b/>
                <w:color w:val="0000FF"/>
                <w:szCs w:val="18"/>
                <w:lang w:eastAsia="en-US"/>
              </w:rPr>
            </w:pPr>
            <w:r w:rsidRPr="00DE63EA">
              <w:rPr>
                <w:rFonts w:cs="Arial"/>
                <w:szCs w:val="18"/>
                <w:lang w:val="fr-CA"/>
              </w:rPr>
              <w:t>/conf/</w:t>
            </w:r>
            <w:r>
              <w:rPr>
                <w:rFonts w:cs="Arial"/>
                <w:szCs w:val="18"/>
                <w:lang w:val="fr-CA"/>
              </w:rPr>
              <w:t>gsml4xsd-lite</w:t>
            </w:r>
          </w:p>
        </w:tc>
      </w:tr>
      <w:tr w:rsidR="00CE173B" w:rsidRPr="00DE63EA" w14:paraId="5B72A6B8" w14:textId="77777777" w:rsidTr="005E0F6A">
        <w:tc>
          <w:tcPr>
            <w:tcW w:w="1549" w:type="dxa"/>
            <w:tcBorders>
              <w:top w:val="single" w:sz="12" w:space="0" w:color="auto"/>
              <w:left w:val="single" w:sz="12" w:space="0" w:color="auto"/>
              <w:bottom w:val="single" w:sz="4" w:space="0" w:color="auto"/>
              <w:right w:val="single" w:sz="4" w:space="0" w:color="auto"/>
            </w:tcBorders>
            <w:hideMark/>
          </w:tcPr>
          <w:p w14:paraId="4C278B25" w14:textId="77777777" w:rsidR="00CE173B" w:rsidRPr="006474AA" w:rsidRDefault="00CE173B" w:rsidP="005E0F6A">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411D705"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/req/gsml4xsd-lite</w:t>
            </w:r>
          </w:p>
        </w:tc>
      </w:tr>
      <w:tr w:rsidR="00CE173B" w:rsidRPr="00DE63EA" w14:paraId="1D93BD2B" w14:textId="77777777" w:rsidTr="005E0F6A">
        <w:tc>
          <w:tcPr>
            <w:tcW w:w="1549" w:type="dxa"/>
            <w:tcBorders>
              <w:top w:val="single" w:sz="12" w:space="0" w:color="auto"/>
              <w:left w:val="single" w:sz="12" w:space="0" w:color="auto"/>
              <w:bottom w:val="single" w:sz="4" w:space="0" w:color="auto"/>
              <w:right w:val="single" w:sz="4" w:space="0" w:color="auto"/>
            </w:tcBorders>
          </w:tcPr>
          <w:p w14:paraId="5872BAC2" w14:textId="77777777" w:rsidR="00CE173B" w:rsidRDefault="00CE173B" w:rsidP="005E0F6A">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737D1E" w14:textId="77777777" w:rsidR="00CE173B" w:rsidRPr="001460C5"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CE173B" w:rsidRPr="00DE63EA" w14:paraId="1B038FED"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CCE939"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B1BF7F1" w14:textId="15E18939" w:rsidR="00CE173B" w:rsidRPr="00792A5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Pr>
                <w:rFonts w:cs="Arial"/>
                <w:szCs w:val="18"/>
                <w:lang w:val="en-US"/>
              </w:rPr>
              <w:t>gsml4xsd-lite</w:t>
            </w:r>
            <w:r w:rsidR="00A356DD">
              <w:rPr>
                <w:rFonts w:cs="Arial"/>
                <w:szCs w:val="18"/>
                <w:lang w:val="en-US"/>
              </w:rPr>
              <w:t>/SF-0</w:t>
            </w:r>
          </w:p>
        </w:tc>
      </w:tr>
      <w:tr w:rsidR="00CE173B" w:rsidRPr="00DE63EA" w14:paraId="209F1079"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2B5337D"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52BB0"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BE9BA5C" w14:textId="414CE87C" w:rsidR="00CE173B" w:rsidRPr="006474AA" w:rsidRDefault="00A356DD"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/req/gsml4xsd-lite/SF-0</w:t>
            </w:r>
          </w:p>
        </w:tc>
      </w:tr>
      <w:tr w:rsidR="00CE173B" w:rsidRPr="00DE63EA" w14:paraId="2C1FAD39"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47BC84"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17BD2B"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1C0CA5B" w14:textId="57A56EC7" w:rsidR="00CE173B" w:rsidRPr="00C5063D"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w:t>
            </w:r>
            <w:r w:rsidR="00A356DD">
              <w:rPr>
                <w:rFonts w:cs="Arial"/>
                <w:szCs w:val="18"/>
                <w:lang w:eastAsia="en-US"/>
              </w:rPr>
              <w:t>liant to OGC Simple Feature SF-0</w:t>
            </w:r>
          </w:p>
        </w:tc>
      </w:tr>
      <w:tr w:rsidR="00CE173B" w:rsidRPr="00DE63EA" w14:paraId="2E3A0CD4"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4524F8"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A81FF3"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DE8FA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CE173B" w:rsidRPr="00DE63EA" w14:paraId="5186DF1D"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0AF0F8"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CB064D"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BD9842"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723B021" w14:textId="2F28C81E" w:rsidR="00B61014" w:rsidRDefault="00B61014" w:rsidP="00480BB6"/>
    <w:p w14:paraId="72B677D7" w14:textId="77777777" w:rsidR="00CE173B" w:rsidRDefault="00CE173B" w:rsidP="00CE173B"/>
    <w:p w14:paraId="5D2078B3" w14:textId="77777777" w:rsidR="00CE173B" w:rsidRPr="00B464F3" w:rsidRDefault="00CE173B" w:rsidP="00CE173B">
      <w:pPr>
        <w:pStyle w:val="OGCAnnexXX"/>
      </w:pPr>
      <w:bookmarkStart w:id="587" w:name="_Toc458154293"/>
      <w:r w:rsidRPr="00B464F3">
        <w:t xml:space="preserve">Conformance class: GeoSciML </w:t>
      </w:r>
      <w:r>
        <w:t>Lite</w:t>
      </w:r>
      <w:r w:rsidRPr="00B464F3">
        <w:t xml:space="preserve"> XML Encoding for GML</w:t>
      </w:r>
      <w:bookmarkEnd w:id="587"/>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CE173B" w:rsidRPr="00DE63EA" w14:paraId="1BBF2CA3"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1C36622" w14:textId="77777777" w:rsidR="00CE173B" w:rsidRPr="006474AA" w:rsidRDefault="00CE173B" w:rsidP="005E0F6A">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03210E7" w14:textId="77777777" w:rsidR="00CE173B" w:rsidRPr="006474AA" w:rsidRDefault="00CE173B" w:rsidP="005E0F6A">
            <w:pPr>
              <w:pStyle w:val="Tabletext9"/>
              <w:rPr>
                <w:rFonts w:cs="Arial"/>
                <w:b/>
                <w:color w:val="0000FF"/>
                <w:szCs w:val="18"/>
                <w:lang w:eastAsia="en-US"/>
              </w:rPr>
            </w:pPr>
            <w:r w:rsidRPr="00DE63EA">
              <w:rPr>
                <w:rFonts w:cs="Arial"/>
                <w:szCs w:val="18"/>
                <w:lang w:val="fr-CA"/>
              </w:rPr>
              <w:t>/conf/</w:t>
            </w:r>
            <w:r>
              <w:rPr>
                <w:rFonts w:cs="Arial"/>
                <w:szCs w:val="18"/>
                <w:lang w:val="fr-CA"/>
              </w:rPr>
              <w:t>gsml4xsd-lite-31</w:t>
            </w:r>
          </w:p>
        </w:tc>
      </w:tr>
      <w:tr w:rsidR="00CE173B" w:rsidRPr="00DE63EA" w14:paraId="661DB028" w14:textId="77777777" w:rsidTr="005E0F6A">
        <w:tc>
          <w:tcPr>
            <w:tcW w:w="1549" w:type="dxa"/>
            <w:tcBorders>
              <w:top w:val="single" w:sz="12" w:space="0" w:color="auto"/>
              <w:left w:val="single" w:sz="12" w:space="0" w:color="auto"/>
              <w:bottom w:val="single" w:sz="4" w:space="0" w:color="auto"/>
              <w:right w:val="single" w:sz="4" w:space="0" w:color="auto"/>
            </w:tcBorders>
            <w:hideMark/>
          </w:tcPr>
          <w:p w14:paraId="10201DF8" w14:textId="77777777" w:rsidR="00CE173B" w:rsidRPr="006474AA" w:rsidRDefault="00CE173B" w:rsidP="005E0F6A">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B2A7029"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/req/gsml4xsd-lite</w:t>
            </w:r>
            <w:r>
              <w:rPr>
                <w:rFonts w:cs="Arial"/>
                <w:szCs w:val="18"/>
                <w:lang w:val="fr-CA"/>
              </w:rPr>
              <w:t>-31</w:t>
            </w:r>
          </w:p>
        </w:tc>
      </w:tr>
      <w:tr w:rsidR="00CE173B" w:rsidRPr="00DE63EA" w14:paraId="18E27921" w14:textId="77777777" w:rsidTr="005E0F6A">
        <w:tc>
          <w:tcPr>
            <w:tcW w:w="1549" w:type="dxa"/>
            <w:tcBorders>
              <w:top w:val="single" w:sz="12" w:space="0" w:color="auto"/>
              <w:left w:val="single" w:sz="12" w:space="0" w:color="auto"/>
              <w:bottom w:val="single" w:sz="4" w:space="0" w:color="auto"/>
              <w:right w:val="single" w:sz="4" w:space="0" w:color="auto"/>
            </w:tcBorders>
          </w:tcPr>
          <w:p w14:paraId="1BFBD184" w14:textId="77777777" w:rsidR="00CE173B" w:rsidRDefault="00CE173B" w:rsidP="005E0F6A">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6A16668" w14:textId="77777777" w:rsidR="00CE173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/req/gsml4xsd-lite</w:t>
            </w:r>
          </w:p>
        </w:tc>
      </w:tr>
      <w:tr w:rsidR="00CE173B" w:rsidRPr="00DE63EA" w14:paraId="7CE81B89"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4D9631"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287C047" w14:textId="77777777" w:rsidR="00CE173B" w:rsidRPr="00BA2FA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Pr>
                <w:rFonts w:cs="Arial"/>
                <w:szCs w:val="18"/>
                <w:lang w:val="en-US"/>
              </w:rPr>
              <w:t>gsml4xsd-lite</w:t>
            </w:r>
            <w:r w:rsidRPr="00BA2FAB">
              <w:rPr>
                <w:rFonts w:cs="Arial"/>
                <w:szCs w:val="18"/>
                <w:lang w:val="en-US"/>
              </w:rPr>
              <w:t>-31/xsd</w:t>
            </w:r>
          </w:p>
        </w:tc>
      </w:tr>
      <w:tr w:rsidR="00CE173B" w:rsidRPr="00DE63EA" w14:paraId="66654ED2"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755C5D"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6556E5"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EC35374"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/req/gsml4xsd-lite-31/xsd</w:t>
            </w:r>
          </w:p>
        </w:tc>
      </w:tr>
      <w:tr w:rsidR="00CE173B" w:rsidRPr="00DE63EA" w14:paraId="71CACC6E"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8DCBA5"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CA4E5B"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D2CFBF5"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CE173B" w:rsidRPr="00DE63EA" w14:paraId="0C2AE621"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117D7E"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08030C"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C69A6A5"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CE173B" w:rsidRPr="00DE63EA" w14:paraId="2D9EE662"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4CB3FD3"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5C7890"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A8A1044"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CE173B" w:rsidRPr="00DE63EA" w14:paraId="02AE985B"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F903BC"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3111DBC" w14:textId="77777777" w:rsidR="00CE173B" w:rsidRPr="00910680"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Pr>
                <w:rFonts w:cs="Arial"/>
                <w:szCs w:val="18"/>
                <w:lang w:val="en-US"/>
              </w:rPr>
              <w:t>gsml4xsd-lite-31/sch</w:t>
            </w:r>
          </w:p>
        </w:tc>
      </w:tr>
      <w:tr w:rsidR="00CE173B" w:rsidRPr="00DE63EA" w14:paraId="7D055215"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F17937A"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81A6E8"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ECFF26"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/req/gsml4xsd-lite-31/sch</w:t>
            </w:r>
          </w:p>
        </w:tc>
      </w:tr>
      <w:tr w:rsidR="00CE173B" w:rsidRPr="00DE63EA" w14:paraId="13E81DD5"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2AE471"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8AA3C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BA1C9B"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CE173B" w:rsidRPr="00DE63EA" w14:paraId="1EBEA8B9"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CD3EB5"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B86C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C9EAF7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CE173B" w:rsidRPr="00DE63EA" w14:paraId="3D8A5D1F"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B8D1D"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414516"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50435A1"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0233CDE" w14:textId="77777777" w:rsidR="00CE173B" w:rsidRDefault="00CE173B" w:rsidP="00CE173B"/>
    <w:p w14:paraId="62E2B284" w14:textId="77777777" w:rsidR="00CE173B" w:rsidRDefault="00CE173B" w:rsidP="00CE173B">
      <w:r>
        <w:br w:type="page"/>
      </w:r>
    </w:p>
    <w:p w14:paraId="61436CEC" w14:textId="77777777" w:rsidR="00CE173B" w:rsidRPr="002E3AD0" w:rsidRDefault="00CE173B" w:rsidP="00480BB6"/>
    <w:p w14:paraId="352A00F8" w14:textId="2CAA55B9" w:rsidR="009A7B37" w:rsidRPr="00D12552" w:rsidRDefault="009A7B37" w:rsidP="00B464F3">
      <w:pPr>
        <w:pStyle w:val="OGCAnnexX"/>
        <w:rPr>
          <w:lang w:val="en-CA"/>
        </w:rPr>
      </w:pPr>
      <w:bookmarkStart w:id="588" w:name="_Toc165888231"/>
      <w:bookmarkStart w:id="589" w:name="_Toc458154294"/>
      <w:r w:rsidRPr="00D12552">
        <w:rPr>
          <w:lang w:val="en-CA"/>
        </w:rPr>
        <w:t>Revision history</w:t>
      </w:r>
      <w:bookmarkEnd w:id="588"/>
      <w:bookmarkEnd w:id="589"/>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748"/>
        <w:gridCol w:w="1232"/>
        <w:gridCol w:w="1887"/>
        <w:gridCol w:w="3588"/>
      </w:tblGrid>
      <w:tr w:rsidR="009A7B37" w:rsidRPr="00EE57DF" w14:paraId="55E0A5EA" w14:textId="77777777" w:rsidTr="00CE173B">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EE57DF" w:rsidRDefault="009A7B37" w:rsidP="00EE57DF">
            <w:pPr>
              <w:pStyle w:val="OGCtableheader"/>
              <w:rPr>
                <w:rFonts w:asciiTheme="minorHAnsi" w:hAnsiTheme="minorHAnsi"/>
                <w:sz w:val="18"/>
                <w:szCs w:val="18"/>
              </w:rPr>
            </w:pPr>
            <w:r w:rsidRPr="00EE57DF">
              <w:rPr>
                <w:rFonts w:asciiTheme="minorHAnsi" w:hAnsiTheme="minorHAnsi"/>
                <w:sz w:val="18"/>
                <w:szCs w:val="18"/>
              </w:rPr>
              <w:t>Date</w:t>
            </w:r>
          </w:p>
        </w:tc>
        <w:tc>
          <w:tcPr>
            <w:tcW w:w="748" w:type="dxa"/>
            <w:tcBorders>
              <w:top w:val="single" w:sz="4" w:space="0" w:color="auto"/>
              <w:left w:val="single" w:sz="4" w:space="0" w:color="auto"/>
              <w:bottom w:val="single" w:sz="4" w:space="0" w:color="auto"/>
              <w:right w:val="single" w:sz="4" w:space="0" w:color="auto"/>
            </w:tcBorders>
          </w:tcPr>
          <w:p w14:paraId="2D5909D0" w14:textId="77777777" w:rsidR="009A7B37" w:rsidRPr="00EE57DF" w:rsidRDefault="009A7B37" w:rsidP="00EE57DF">
            <w:pPr>
              <w:pStyle w:val="OGCtableheader"/>
              <w:jc w:val="center"/>
              <w:rPr>
                <w:rFonts w:asciiTheme="minorHAnsi" w:hAnsiTheme="minorHAnsi"/>
                <w:sz w:val="18"/>
                <w:szCs w:val="18"/>
              </w:rPr>
            </w:pPr>
            <w:commentRangeStart w:id="590"/>
            <w:r w:rsidRPr="00EE57DF">
              <w:rPr>
                <w:rFonts w:asciiTheme="minorHAnsi" w:hAnsiTheme="minorHAnsi"/>
                <w:sz w:val="18"/>
                <w:szCs w:val="18"/>
              </w:rPr>
              <w:t>Release</w:t>
            </w:r>
            <w:commentRangeEnd w:id="590"/>
            <w:r w:rsidR="00FD6C86" w:rsidRPr="00EE57DF">
              <w:rPr>
                <w:rStyle w:val="Marquedecommentaire"/>
                <w:rFonts w:asciiTheme="minorHAnsi" w:hAnsiTheme="minorHAnsi"/>
                <w:sz w:val="18"/>
                <w:szCs w:val="18"/>
                <w:lang w:val="en-US"/>
              </w:rPr>
              <w:commentReference w:id="590"/>
            </w:r>
          </w:p>
        </w:tc>
        <w:tc>
          <w:tcPr>
            <w:tcW w:w="1232" w:type="dxa"/>
            <w:tcBorders>
              <w:top w:val="single" w:sz="4" w:space="0" w:color="auto"/>
              <w:left w:val="single" w:sz="4" w:space="0" w:color="auto"/>
              <w:bottom w:val="single" w:sz="4" w:space="0" w:color="auto"/>
              <w:right w:val="single" w:sz="4" w:space="0" w:color="auto"/>
            </w:tcBorders>
          </w:tcPr>
          <w:p w14:paraId="4BDA3220" w14:textId="77777777" w:rsidR="009A7B37" w:rsidRPr="00EE57DF" w:rsidRDefault="009A7B37" w:rsidP="00EE57DF">
            <w:pPr>
              <w:pStyle w:val="OGCtableheader"/>
              <w:rPr>
                <w:rFonts w:asciiTheme="minorHAnsi" w:hAnsiTheme="minorHAnsi"/>
                <w:sz w:val="18"/>
                <w:szCs w:val="18"/>
              </w:rPr>
            </w:pPr>
            <w:r w:rsidRPr="00EE57DF">
              <w:rPr>
                <w:rFonts w:asciiTheme="minorHAnsi" w:hAnsiTheme="minorHAnsi"/>
                <w:sz w:val="18"/>
                <w:szCs w:val="18"/>
              </w:rPr>
              <w:t>Author</w:t>
            </w:r>
          </w:p>
        </w:tc>
        <w:tc>
          <w:tcPr>
            <w:tcW w:w="1887" w:type="dxa"/>
            <w:tcBorders>
              <w:top w:val="single" w:sz="4" w:space="0" w:color="auto"/>
              <w:left w:val="single" w:sz="4" w:space="0" w:color="auto"/>
              <w:bottom w:val="single" w:sz="4" w:space="0" w:color="auto"/>
              <w:right w:val="single" w:sz="4" w:space="0" w:color="auto"/>
            </w:tcBorders>
          </w:tcPr>
          <w:p w14:paraId="0CC1CCFF" w14:textId="77777777" w:rsidR="009A7B37" w:rsidRPr="00EE57DF" w:rsidRDefault="009A7B37" w:rsidP="00EE57DF">
            <w:pPr>
              <w:pStyle w:val="OGCtableheader"/>
              <w:rPr>
                <w:rFonts w:asciiTheme="minorHAnsi" w:hAnsiTheme="minorHAnsi"/>
                <w:sz w:val="18"/>
                <w:szCs w:val="18"/>
              </w:rPr>
            </w:pPr>
            <w:r w:rsidRPr="00EE57DF">
              <w:rPr>
                <w:rFonts w:asciiTheme="minorHAnsi" w:hAnsiTheme="minorHAnsi"/>
                <w:sz w:val="18"/>
                <w:szCs w:val="18"/>
              </w:rPr>
              <w:t>Paragraph modified</w:t>
            </w:r>
          </w:p>
        </w:tc>
        <w:tc>
          <w:tcPr>
            <w:tcW w:w="3588" w:type="dxa"/>
            <w:tcBorders>
              <w:top w:val="single" w:sz="4" w:space="0" w:color="auto"/>
              <w:left w:val="single" w:sz="4" w:space="0" w:color="auto"/>
              <w:bottom w:val="single" w:sz="4" w:space="0" w:color="auto"/>
              <w:right w:val="single" w:sz="4" w:space="0" w:color="auto"/>
            </w:tcBorders>
          </w:tcPr>
          <w:p w14:paraId="01E1FE2D" w14:textId="77777777" w:rsidR="009A7B37" w:rsidRPr="00EE57DF" w:rsidRDefault="009A7B37" w:rsidP="00EE57DF">
            <w:pPr>
              <w:pStyle w:val="OGCtableheader"/>
              <w:rPr>
                <w:rFonts w:asciiTheme="minorHAnsi" w:hAnsiTheme="minorHAnsi"/>
                <w:sz w:val="18"/>
                <w:szCs w:val="18"/>
              </w:rPr>
            </w:pPr>
            <w:r w:rsidRPr="00EE57DF">
              <w:rPr>
                <w:rFonts w:asciiTheme="minorHAnsi" w:hAnsiTheme="minorHAnsi"/>
                <w:sz w:val="18"/>
                <w:szCs w:val="18"/>
              </w:rPr>
              <w:t>Description</w:t>
            </w:r>
          </w:p>
        </w:tc>
      </w:tr>
      <w:tr w:rsidR="009A7B37" w:rsidRPr="00EE57DF" w14:paraId="53424D37" w14:textId="77777777" w:rsidTr="00CE173B">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EE57DF" w:rsidRDefault="00D73AA6" w:rsidP="00EE57DF">
            <w:pPr>
              <w:pStyle w:val="OGCtabletext"/>
              <w:rPr>
                <w:rFonts w:asciiTheme="minorHAnsi" w:hAnsiTheme="minorHAnsi"/>
                <w:sz w:val="18"/>
                <w:szCs w:val="18"/>
              </w:rPr>
            </w:pPr>
            <w:r w:rsidRPr="00EE57DF">
              <w:rPr>
                <w:rFonts w:asciiTheme="minorHAnsi" w:hAnsiTheme="minorHAnsi"/>
                <w:sz w:val="18"/>
                <w:szCs w:val="18"/>
              </w:rPr>
              <w:t>2015-10-02</w:t>
            </w:r>
          </w:p>
        </w:tc>
        <w:tc>
          <w:tcPr>
            <w:tcW w:w="748" w:type="dxa"/>
            <w:tcBorders>
              <w:top w:val="single" w:sz="4" w:space="0" w:color="auto"/>
              <w:left w:val="single" w:sz="4" w:space="0" w:color="auto"/>
              <w:bottom w:val="single" w:sz="4" w:space="0" w:color="auto"/>
              <w:right w:val="single" w:sz="4" w:space="0" w:color="auto"/>
            </w:tcBorders>
          </w:tcPr>
          <w:p w14:paraId="7CABE3AC" w14:textId="328ED696" w:rsidR="009A7B37" w:rsidRPr="00EE57DF" w:rsidRDefault="00FD6C86" w:rsidP="00EE57DF">
            <w:pPr>
              <w:pStyle w:val="OGCtabletext"/>
              <w:jc w:val="center"/>
              <w:rPr>
                <w:rFonts w:asciiTheme="minorHAnsi" w:hAnsiTheme="minorHAnsi"/>
                <w:sz w:val="18"/>
                <w:szCs w:val="18"/>
              </w:rPr>
            </w:pPr>
            <w:r w:rsidRPr="00EE57DF">
              <w:rPr>
                <w:rFonts w:asciiTheme="minorHAnsi" w:hAnsiTheme="minorHAnsi"/>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694A428E" w14:textId="77777777" w:rsidR="009A7B37" w:rsidRPr="00EE57DF" w:rsidRDefault="00D73AA6" w:rsidP="00EE57DF">
            <w:pPr>
              <w:pStyle w:val="OGCtabletext"/>
              <w:rPr>
                <w:rFonts w:asciiTheme="minorHAnsi" w:hAnsiTheme="minorHAnsi"/>
                <w:sz w:val="18"/>
                <w:szCs w:val="18"/>
              </w:rPr>
            </w:pPr>
            <w:r w:rsidRPr="00EE57DF">
              <w:rPr>
                <w:rFonts w:asciiTheme="minorHAnsi" w:hAnsiTheme="minorHAnsi"/>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60E83234" w14:textId="77777777" w:rsidR="009A7B37" w:rsidRPr="00EE57DF" w:rsidRDefault="00D73AA6" w:rsidP="00EE57DF">
            <w:pPr>
              <w:pStyle w:val="OGCtabletext"/>
              <w:rPr>
                <w:rFonts w:asciiTheme="minorHAnsi" w:hAnsiTheme="minorHAnsi"/>
                <w:sz w:val="18"/>
                <w:szCs w:val="18"/>
              </w:rPr>
            </w:pPr>
            <w:r w:rsidRPr="00EE57DF">
              <w:rPr>
                <w:rFonts w:asciiTheme="minorHAnsi" w:hAnsiTheme="minorHAnsi"/>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46DACEF4" w14:textId="77777777" w:rsidR="009A7B37" w:rsidRPr="00EE57DF" w:rsidRDefault="00D73AA6" w:rsidP="00EE57DF">
            <w:pPr>
              <w:pStyle w:val="OGCtabletext"/>
              <w:rPr>
                <w:rFonts w:asciiTheme="minorHAnsi" w:hAnsiTheme="minorHAnsi"/>
                <w:sz w:val="18"/>
                <w:szCs w:val="18"/>
              </w:rPr>
            </w:pPr>
            <w:r w:rsidRPr="00EE57DF">
              <w:rPr>
                <w:rFonts w:asciiTheme="minorHAnsi" w:hAnsiTheme="minorHAnsi"/>
                <w:sz w:val="18"/>
                <w:szCs w:val="18"/>
              </w:rPr>
              <w:t>Moved text into standard OGC template</w:t>
            </w:r>
          </w:p>
        </w:tc>
      </w:tr>
      <w:tr w:rsidR="00195C7D" w:rsidRPr="00EE57DF" w14:paraId="554F5B68" w14:textId="77777777" w:rsidTr="00CE173B">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2015-10-</w:t>
            </w:r>
          </w:p>
        </w:tc>
        <w:tc>
          <w:tcPr>
            <w:tcW w:w="748" w:type="dxa"/>
            <w:tcBorders>
              <w:top w:val="single" w:sz="4" w:space="0" w:color="auto"/>
              <w:left w:val="single" w:sz="4" w:space="0" w:color="auto"/>
              <w:bottom w:val="single" w:sz="4" w:space="0" w:color="auto"/>
              <w:right w:val="single" w:sz="4" w:space="0" w:color="auto"/>
            </w:tcBorders>
          </w:tcPr>
          <w:p w14:paraId="1E6252DF" w14:textId="0C1B54E4" w:rsidR="00195C7D" w:rsidRPr="00EE57DF" w:rsidRDefault="00FD6C86" w:rsidP="00EE57DF">
            <w:pPr>
              <w:pStyle w:val="OGCtabletext"/>
              <w:jc w:val="center"/>
              <w:rPr>
                <w:rFonts w:asciiTheme="minorHAnsi" w:hAnsiTheme="minorHAnsi"/>
                <w:sz w:val="18"/>
                <w:szCs w:val="18"/>
              </w:rPr>
            </w:pPr>
            <w:r w:rsidRPr="00EE57DF">
              <w:rPr>
                <w:rFonts w:asciiTheme="minorHAnsi" w:hAnsiTheme="minorHAnsi"/>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3D11E784" w14:textId="5046C807" w:rsidR="00195C7D"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2EB76C3" w14:textId="1E00F859" w:rsidR="00195C7D"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Portrayal and basic</w:t>
            </w:r>
          </w:p>
        </w:tc>
        <w:tc>
          <w:tcPr>
            <w:tcW w:w="3588" w:type="dxa"/>
            <w:tcBorders>
              <w:top w:val="single" w:sz="4" w:space="0" w:color="auto"/>
              <w:left w:val="single" w:sz="4" w:space="0" w:color="auto"/>
              <w:bottom w:val="single" w:sz="4" w:space="0" w:color="auto"/>
              <w:right w:val="single" w:sz="4" w:space="0" w:color="auto"/>
            </w:tcBorders>
          </w:tcPr>
          <w:p w14:paraId="4E37FF70" w14:textId="264428A1" w:rsidR="00195C7D"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Group review of some clauses at Ispra meeting.</w:t>
            </w:r>
          </w:p>
        </w:tc>
      </w:tr>
      <w:tr w:rsidR="009A7B37" w:rsidRPr="00EE57DF" w14:paraId="615DDE83" w14:textId="77777777" w:rsidTr="00CE173B">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2016-01-05</w:t>
            </w:r>
          </w:p>
        </w:tc>
        <w:tc>
          <w:tcPr>
            <w:tcW w:w="748" w:type="dxa"/>
            <w:tcBorders>
              <w:top w:val="single" w:sz="4" w:space="0" w:color="auto"/>
              <w:left w:val="single" w:sz="4" w:space="0" w:color="auto"/>
              <w:bottom w:val="single" w:sz="4" w:space="0" w:color="auto"/>
              <w:right w:val="single" w:sz="4" w:space="0" w:color="auto"/>
            </w:tcBorders>
          </w:tcPr>
          <w:p w14:paraId="5BFB4DDC" w14:textId="355355D9" w:rsidR="009A7B37" w:rsidRPr="00EE57DF" w:rsidRDefault="00FD6C86" w:rsidP="00EE57DF">
            <w:pPr>
              <w:pStyle w:val="OGCtabletext"/>
              <w:jc w:val="center"/>
              <w:rPr>
                <w:rFonts w:asciiTheme="minorHAnsi" w:hAnsiTheme="minorHAnsi"/>
                <w:sz w:val="18"/>
                <w:szCs w:val="18"/>
              </w:rPr>
            </w:pPr>
            <w:r w:rsidRPr="00EE57DF">
              <w:rPr>
                <w:rFonts w:asciiTheme="minorHAnsi" w:hAnsiTheme="minorHAnsi"/>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52E6D879" w14:textId="36584A99" w:rsidR="009A7B37"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D0B74D7" w14:textId="74328EF8" w:rsidR="009A7B37"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3B8E68F9" w14:textId="25C18F74" w:rsidR="009A7B37"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 xml:space="preserve">Global review of text for first draft </w:t>
            </w:r>
          </w:p>
        </w:tc>
      </w:tr>
      <w:tr w:rsidR="009A7B37" w:rsidRPr="00EE57DF" w14:paraId="06F35748" w14:textId="77777777" w:rsidTr="00CE173B">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EE57DF" w:rsidRDefault="00227147" w:rsidP="00B43806">
            <w:pPr>
              <w:pStyle w:val="Listepuces"/>
              <w:rPr>
                <w:rFonts w:asciiTheme="minorHAnsi" w:hAnsiTheme="minorHAnsi" w:cs="Consolas"/>
                <w:sz w:val="18"/>
                <w:szCs w:val="18"/>
              </w:rPr>
            </w:pPr>
            <w:r w:rsidRPr="00EE57DF">
              <w:rPr>
                <w:rFonts w:asciiTheme="minorHAnsi" w:hAnsiTheme="minorHAnsi" w:cs="Consolas"/>
                <w:sz w:val="18"/>
                <w:szCs w:val="18"/>
              </w:rPr>
              <w:t>2016-02-03</w:t>
            </w:r>
          </w:p>
        </w:tc>
        <w:tc>
          <w:tcPr>
            <w:tcW w:w="748" w:type="dxa"/>
            <w:tcBorders>
              <w:top w:val="single" w:sz="4" w:space="0" w:color="auto"/>
              <w:left w:val="single" w:sz="4" w:space="0" w:color="auto"/>
              <w:bottom w:val="single" w:sz="4" w:space="0" w:color="auto"/>
              <w:right w:val="single" w:sz="4" w:space="0" w:color="auto"/>
            </w:tcBorders>
          </w:tcPr>
          <w:p w14:paraId="2E90B369" w14:textId="68FED99C" w:rsidR="009A7B37"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003FA18F" w14:textId="1A1A5D7A" w:rsidR="009A7B37" w:rsidRPr="00EE57DF" w:rsidRDefault="00227147" w:rsidP="00B43806">
            <w:pPr>
              <w:pStyle w:val="Listepuces"/>
              <w:rPr>
                <w:rFonts w:asciiTheme="minorHAnsi" w:hAnsiTheme="minorHAnsi" w:cs="Consolas"/>
                <w:sz w:val="18"/>
                <w:szCs w:val="18"/>
              </w:rPr>
            </w:pPr>
            <w:r w:rsidRPr="00EE57DF">
              <w:rPr>
                <w:rFonts w:asciiTheme="minorHAnsi" w:hAnsiTheme="minorHAnsi" w:cs="Consolas"/>
                <w:sz w:val="18"/>
                <w:szCs w:val="18"/>
              </w:rPr>
              <w:t>Ollie Raymond</w:t>
            </w:r>
          </w:p>
        </w:tc>
        <w:tc>
          <w:tcPr>
            <w:tcW w:w="1887" w:type="dxa"/>
            <w:tcBorders>
              <w:top w:val="single" w:sz="4" w:space="0" w:color="auto"/>
              <w:left w:val="single" w:sz="4" w:space="0" w:color="auto"/>
              <w:bottom w:val="single" w:sz="4" w:space="0" w:color="auto"/>
              <w:right w:val="single" w:sz="4" w:space="0" w:color="auto"/>
            </w:tcBorders>
          </w:tcPr>
          <w:p w14:paraId="24259955" w14:textId="2CD3D5C0" w:rsidR="009A7B37" w:rsidRPr="00EE57DF" w:rsidRDefault="00227147" w:rsidP="00B43806">
            <w:pPr>
              <w:pStyle w:val="Listepuces"/>
              <w:rPr>
                <w:rFonts w:asciiTheme="minorHAnsi" w:hAnsiTheme="minorHAnsi" w:cs="Consolas"/>
                <w:sz w:val="18"/>
                <w:szCs w:val="18"/>
              </w:rPr>
            </w:pPr>
            <w:r w:rsidRPr="00EE57DF">
              <w:rPr>
                <w:rFonts w:asciiTheme="minorHAnsi" w:hAnsiTheme="minorHAnsi" w:cs="Consolas"/>
                <w:sz w:val="18"/>
                <w:szCs w:val="18"/>
              </w:rPr>
              <w:t>Many</w:t>
            </w:r>
          </w:p>
        </w:tc>
        <w:tc>
          <w:tcPr>
            <w:tcW w:w="3588" w:type="dxa"/>
            <w:tcBorders>
              <w:top w:val="single" w:sz="4" w:space="0" w:color="auto"/>
              <w:left w:val="single" w:sz="4" w:space="0" w:color="auto"/>
              <w:bottom w:val="single" w:sz="4" w:space="0" w:color="auto"/>
              <w:right w:val="single" w:sz="4" w:space="0" w:color="auto"/>
            </w:tcBorders>
          </w:tcPr>
          <w:p w14:paraId="51781610" w14:textId="734B5A4B" w:rsidR="009A7B37" w:rsidRPr="00EE57DF" w:rsidRDefault="00227147" w:rsidP="00B43806">
            <w:pPr>
              <w:pStyle w:val="Listepuces"/>
              <w:rPr>
                <w:rFonts w:asciiTheme="minorHAnsi" w:hAnsiTheme="minorHAnsi" w:cs="Consolas"/>
                <w:sz w:val="18"/>
                <w:szCs w:val="18"/>
              </w:rPr>
            </w:pPr>
            <w:r w:rsidRPr="00EE57DF">
              <w:rPr>
                <w:rFonts w:asciiTheme="minorHAnsi" w:hAnsiTheme="minorHAnsi" w:cs="Consolas"/>
                <w:sz w:val="18"/>
                <w:szCs w:val="18"/>
              </w:rPr>
              <w:t>General review</w:t>
            </w:r>
          </w:p>
        </w:tc>
      </w:tr>
      <w:tr w:rsidR="00401781" w:rsidRPr="00EE57DF" w14:paraId="50AF4230" w14:textId="77777777" w:rsidTr="00CE173B">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Pr="00EE57DF" w:rsidRDefault="00401781" w:rsidP="00B464F3">
            <w:pPr>
              <w:pStyle w:val="Listepuces"/>
              <w:rPr>
                <w:rFonts w:asciiTheme="minorHAnsi" w:hAnsiTheme="minorHAnsi" w:cs="Consolas"/>
                <w:sz w:val="18"/>
                <w:szCs w:val="18"/>
              </w:rPr>
            </w:pPr>
            <w:r w:rsidRPr="00EE57DF">
              <w:rPr>
                <w:rFonts w:asciiTheme="minorHAnsi" w:hAnsiTheme="minorHAnsi" w:cs="Consolas"/>
                <w:sz w:val="18"/>
                <w:szCs w:val="18"/>
              </w:rPr>
              <w:t>2016-04-02</w:t>
            </w:r>
          </w:p>
        </w:tc>
        <w:tc>
          <w:tcPr>
            <w:tcW w:w="748" w:type="dxa"/>
            <w:tcBorders>
              <w:top w:val="single" w:sz="4" w:space="0" w:color="auto"/>
              <w:left w:val="single" w:sz="4" w:space="0" w:color="auto"/>
              <w:bottom w:val="single" w:sz="4" w:space="0" w:color="auto"/>
              <w:right w:val="single" w:sz="4" w:space="0" w:color="auto"/>
            </w:tcBorders>
          </w:tcPr>
          <w:p w14:paraId="505B9B72" w14:textId="798843D8" w:rsidR="00401781"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656746DE" w14:textId="51DAA865" w:rsidR="00401781" w:rsidRPr="00EE57DF" w:rsidRDefault="00401781" w:rsidP="00B464F3">
            <w:pPr>
              <w:pStyle w:val="Listepuces"/>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4616A66A" w14:textId="487A8F09" w:rsidR="00401781" w:rsidRPr="00EE57DF" w:rsidRDefault="00401781" w:rsidP="00B464F3">
            <w:pPr>
              <w:pStyle w:val="Listepuces"/>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6DFAFC55" w14:textId="3447C471" w:rsidR="00401781" w:rsidRPr="00EE57DF" w:rsidRDefault="00401781" w:rsidP="00B464F3">
            <w:pPr>
              <w:pStyle w:val="Listepuces"/>
              <w:rPr>
                <w:rFonts w:asciiTheme="minorHAnsi" w:hAnsiTheme="minorHAnsi" w:cs="Consolas"/>
                <w:sz w:val="18"/>
                <w:szCs w:val="18"/>
              </w:rPr>
            </w:pPr>
            <w:r w:rsidRPr="00EE57DF">
              <w:rPr>
                <w:rFonts w:asciiTheme="minorHAnsi" w:hAnsiTheme="minorHAnsi" w:cs="Consolas"/>
                <w:sz w:val="18"/>
                <w:szCs w:val="18"/>
              </w:rPr>
              <w:t>Review, document structure</w:t>
            </w:r>
            <w:r w:rsidR="006C3FF2" w:rsidRPr="00EE57DF">
              <w:rPr>
                <w:rFonts w:asciiTheme="minorHAnsi" w:hAnsiTheme="minorHAnsi" w:cs="Consolas"/>
                <w:sz w:val="18"/>
                <w:szCs w:val="18"/>
              </w:rPr>
              <w:t>, Bibliography</w:t>
            </w:r>
          </w:p>
        </w:tc>
      </w:tr>
      <w:tr w:rsidR="00F22884" w:rsidRPr="00EE57DF" w14:paraId="433DAA04" w14:textId="77777777" w:rsidTr="00CE173B">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Pr="00EE57DF" w:rsidRDefault="00F22884" w:rsidP="00B464F3">
            <w:pPr>
              <w:pStyle w:val="Listepuces"/>
              <w:rPr>
                <w:rFonts w:asciiTheme="minorHAnsi" w:hAnsiTheme="minorHAnsi" w:cs="Consolas"/>
                <w:sz w:val="18"/>
                <w:szCs w:val="18"/>
              </w:rPr>
            </w:pPr>
            <w:r w:rsidRPr="00EE57DF">
              <w:rPr>
                <w:rFonts w:asciiTheme="minorHAnsi" w:hAnsiTheme="minorHAnsi" w:cs="Consolas"/>
                <w:sz w:val="18"/>
                <w:szCs w:val="18"/>
              </w:rPr>
              <w:t>2016-05-04</w:t>
            </w:r>
          </w:p>
        </w:tc>
        <w:tc>
          <w:tcPr>
            <w:tcW w:w="748" w:type="dxa"/>
            <w:tcBorders>
              <w:top w:val="single" w:sz="4" w:space="0" w:color="auto"/>
              <w:left w:val="single" w:sz="4" w:space="0" w:color="auto"/>
              <w:bottom w:val="single" w:sz="4" w:space="0" w:color="auto"/>
              <w:right w:val="single" w:sz="4" w:space="0" w:color="auto"/>
            </w:tcBorders>
          </w:tcPr>
          <w:p w14:paraId="300FF39A" w14:textId="023DFE94" w:rsidR="00F22884"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6F01287E" w14:textId="0AB1188D" w:rsidR="00F22884" w:rsidRPr="00EE57DF" w:rsidRDefault="00F22884" w:rsidP="00B464F3">
            <w:pPr>
              <w:pStyle w:val="Listepuces"/>
              <w:rPr>
                <w:rFonts w:asciiTheme="minorHAnsi" w:hAnsiTheme="minorHAnsi" w:cs="Consolas"/>
                <w:sz w:val="18"/>
                <w:szCs w:val="18"/>
              </w:rPr>
            </w:pPr>
            <w:r w:rsidRPr="00EE57DF">
              <w:rPr>
                <w:rFonts w:asciiTheme="minorHAnsi" w:hAnsiTheme="minorHAnsi" w:cs="Consolas"/>
                <w:sz w:val="18"/>
                <w:szCs w:val="18"/>
              </w:rPr>
              <w:t>Marcus Sen</w:t>
            </w:r>
          </w:p>
        </w:tc>
        <w:tc>
          <w:tcPr>
            <w:tcW w:w="1887" w:type="dxa"/>
            <w:tcBorders>
              <w:top w:val="single" w:sz="4" w:space="0" w:color="auto"/>
              <w:left w:val="single" w:sz="4" w:space="0" w:color="auto"/>
              <w:bottom w:val="single" w:sz="4" w:space="0" w:color="auto"/>
              <w:right w:val="single" w:sz="4" w:space="0" w:color="auto"/>
            </w:tcBorders>
          </w:tcPr>
          <w:p w14:paraId="1A7B69E7" w14:textId="69DF0633" w:rsidR="00F22884" w:rsidRPr="00EE57DF" w:rsidRDefault="00F22884" w:rsidP="00B464F3">
            <w:pPr>
              <w:pStyle w:val="Listepuces"/>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0B9A8DC6" w14:textId="7BD75F9E" w:rsidR="00F22884" w:rsidRPr="00EE57DF" w:rsidRDefault="00F22884" w:rsidP="00B464F3">
            <w:pPr>
              <w:pStyle w:val="Listepuces"/>
              <w:rPr>
                <w:rFonts w:asciiTheme="minorHAnsi" w:hAnsiTheme="minorHAnsi" w:cs="Consolas"/>
                <w:sz w:val="18"/>
                <w:szCs w:val="18"/>
              </w:rPr>
            </w:pPr>
            <w:r w:rsidRPr="00EE57DF">
              <w:rPr>
                <w:rFonts w:asciiTheme="minorHAnsi" w:hAnsiTheme="minorHAnsi" w:cs="Consolas"/>
                <w:sz w:val="18"/>
                <w:szCs w:val="18"/>
              </w:rPr>
              <w:t>Editorial changes, removed all tracks</w:t>
            </w:r>
          </w:p>
        </w:tc>
      </w:tr>
      <w:tr w:rsidR="004832DE" w:rsidRPr="00EE57DF" w14:paraId="587E3303" w14:textId="77777777" w:rsidTr="00CE173B">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Pr="00EE57DF" w:rsidRDefault="004832DE" w:rsidP="00B464F3">
            <w:pPr>
              <w:pStyle w:val="Listepuces"/>
              <w:rPr>
                <w:rFonts w:asciiTheme="minorHAnsi" w:hAnsiTheme="minorHAnsi" w:cs="Consolas"/>
                <w:sz w:val="18"/>
                <w:szCs w:val="18"/>
              </w:rPr>
            </w:pPr>
            <w:r w:rsidRPr="00EE57DF">
              <w:rPr>
                <w:rFonts w:asciiTheme="minorHAnsi" w:hAnsiTheme="minorHAnsi" w:cs="Consolas"/>
                <w:sz w:val="18"/>
                <w:szCs w:val="18"/>
              </w:rPr>
              <w:t>2016-05-26</w:t>
            </w:r>
          </w:p>
        </w:tc>
        <w:tc>
          <w:tcPr>
            <w:tcW w:w="748" w:type="dxa"/>
            <w:tcBorders>
              <w:top w:val="single" w:sz="4" w:space="0" w:color="auto"/>
              <w:left w:val="single" w:sz="4" w:space="0" w:color="auto"/>
              <w:bottom w:val="single" w:sz="4" w:space="0" w:color="auto"/>
              <w:right w:val="single" w:sz="4" w:space="0" w:color="auto"/>
            </w:tcBorders>
          </w:tcPr>
          <w:p w14:paraId="3B0616F1" w14:textId="2AE1E3A7" w:rsidR="004832DE"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73AAE846" w14:textId="619FCEA5" w:rsidR="004832DE" w:rsidRPr="00EE57DF" w:rsidRDefault="004832DE" w:rsidP="00B464F3">
            <w:pPr>
              <w:pStyle w:val="Listepuces"/>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E9DC5A1" w14:textId="2232E317" w:rsidR="004832DE" w:rsidRPr="00EE57DF" w:rsidRDefault="000F4A5C" w:rsidP="00B464F3">
            <w:pPr>
              <w:pStyle w:val="Listepuces"/>
              <w:rPr>
                <w:rFonts w:asciiTheme="minorHAnsi" w:hAnsiTheme="minorHAnsi" w:cs="Consolas"/>
                <w:sz w:val="18"/>
                <w:szCs w:val="18"/>
              </w:rPr>
            </w:pPr>
            <w:r w:rsidRPr="00EE57DF">
              <w:rPr>
                <w:rFonts w:asciiTheme="minorHAnsi" w:hAnsiTheme="minorHAnsi" w:cs="Consolas"/>
                <w:sz w:val="18"/>
                <w:szCs w:val="18"/>
              </w:rPr>
              <w:t>Lite (previously Portrayal)</w:t>
            </w:r>
          </w:p>
        </w:tc>
        <w:tc>
          <w:tcPr>
            <w:tcW w:w="3588" w:type="dxa"/>
            <w:tcBorders>
              <w:top w:val="single" w:sz="4" w:space="0" w:color="auto"/>
              <w:left w:val="single" w:sz="4" w:space="0" w:color="auto"/>
              <w:bottom w:val="single" w:sz="4" w:space="0" w:color="auto"/>
              <w:right w:val="single" w:sz="4" w:space="0" w:color="auto"/>
            </w:tcBorders>
          </w:tcPr>
          <w:p w14:paraId="05B3A99A" w14:textId="7CC3DA02" w:rsidR="004832DE" w:rsidRPr="00EE57DF" w:rsidRDefault="000F4A5C" w:rsidP="00B464F3">
            <w:pPr>
              <w:pStyle w:val="Listepuces"/>
              <w:rPr>
                <w:rFonts w:asciiTheme="minorHAnsi" w:hAnsiTheme="minorHAnsi" w:cs="Consolas"/>
                <w:sz w:val="18"/>
                <w:szCs w:val="18"/>
              </w:rPr>
            </w:pPr>
            <w:r w:rsidRPr="00EE57DF">
              <w:rPr>
                <w:rFonts w:asciiTheme="minorHAnsi" w:hAnsiTheme="minorHAnsi" w:cs="Consolas"/>
                <w:sz w:val="18"/>
                <w:szCs w:val="18"/>
              </w:rPr>
              <w:t>Portrayal -&gt; Lite (Req and Conformance)</w:t>
            </w:r>
          </w:p>
        </w:tc>
      </w:tr>
      <w:tr w:rsidR="000F4A5C" w:rsidRPr="00EE57DF" w14:paraId="16846308" w14:textId="77777777" w:rsidTr="00CE173B">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Pr="00EE57DF" w:rsidRDefault="000F4A5C" w:rsidP="00B464F3">
            <w:pPr>
              <w:pStyle w:val="Listepuces"/>
              <w:rPr>
                <w:rFonts w:asciiTheme="minorHAnsi" w:hAnsiTheme="minorHAnsi" w:cs="Consolas"/>
                <w:sz w:val="18"/>
                <w:szCs w:val="18"/>
              </w:rPr>
            </w:pPr>
            <w:r w:rsidRPr="00EE57DF">
              <w:rPr>
                <w:rFonts w:asciiTheme="minorHAnsi" w:hAnsiTheme="minorHAnsi" w:cs="Consolas"/>
                <w:sz w:val="18"/>
                <w:szCs w:val="18"/>
              </w:rPr>
              <w:t>2016-06-02</w:t>
            </w:r>
          </w:p>
        </w:tc>
        <w:tc>
          <w:tcPr>
            <w:tcW w:w="748" w:type="dxa"/>
            <w:tcBorders>
              <w:top w:val="single" w:sz="4" w:space="0" w:color="auto"/>
              <w:left w:val="single" w:sz="4" w:space="0" w:color="auto"/>
              <w:bottom w:val="single" w:sz="4" w:space="0" w:color="auto"/>
              <w:right w:val="single" w:sz="4" w:space="0" w:color="auto"/>
            </w:tcBorders>
          </w:tcPr>
          <w:p w14:paraId="63DBC81B" w14:textId="58C653D9" w:rsidR="000F4A5C"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0198966B" w14:textId="678B1DD8" w:rsidR="000F4A5C" w:rsidRPr="00EE57DF" w:rsidRDefault="000F4A5C" w:rsidP="00B464F3">
            <w:pPr>
              <w:pStyle w:val="Listepuces"/>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6626CF82" w14:textId="77777777" w:rsidR="000F4A5C" w:rsidRPr="00EE57DF" w:rsidRDefault="000F4A5C" w:rsidP="00B464F3">
            <w:pPr>
              <w:pStyle w:val="Listepuces"/>
              <w:rPr>
                <w:rFonts w:asciiTheme="minorHAnsi" w:hAnsiTheme="minorHAnsi" w:cs="Consolas"/>
                <w:sz w:val="18"/>
                <w:szCs w:val="18"/>
              </w:rPr>
            </w:pPr>
            <w:r w:rsidRPr="00EE57DF">
              <w:rPr>
                <w:rFonts w:asciiTheme="minorHAnsi" w:hAnsiTheme="minorHAnsi" w:cs="Consolas"/>
                <w:sz w:val="18"/>
                <w:szCs w:val="18"/>
              </w:rPr>
              <w:t>Lite (previously Portrayal)</w:t>
            </w:r>
          </w:p>
          <w:p w14:paraId="55CF3BD8" w14:textId="035F475D" w:rsidR="000F4A5C" w:rsidRPr="00EE57DF" w:rsidRDefault="000F4A5C" w:rsidP="00B464F3">
            <w:pPr>
              <w:pStyle w:val="Listepuces"/>
              <w:rPr>
                <w:rFonts w:asciiTheme="minorHAnsi" w:hAnsiTheme="minorHAnsi" w:cs="Consolas"/>
                <w:sz w:val="18"/>
                <w:szCs w:val="18"/>
              </w:rPr>
            </w:pPr>
            <w:r w:rsidRPr="00EE57DF">
              <w:rPr>
                <w:rFonts w:asciiTheme="minorHAnsi" w:hAnsiTheme="minorHAnsi" w:cs="Consolas"/>
                <w:sz w:val="18"/>
                <w:szCs w:val="18"/>
              </w:rPr>
              <w:t>Conceptual</w:t>
            </w:r>
          </w:p>
        </w:tc>
        <w:tc>
          <w:tcPr>
            <w:tcW w:w="3588" w:type="dxa"/>
            <w:tcBorders>
              <w:top w:val="single" w:sz="4" w:space="0" w:color="auto"/>
              <w:left w:val="single" w:sz="4" w:space="0" w:color="auto"/>
              <w:bottom w:val="single" w:sz="4" w:space="0" w:color="auto"/>
              <w:right w:val="single" w:sz="4" w:space="0" w:color="auto"/>
            </w:tcBorders>
          </w:tcPr>
          <w:p w14:paraId="46A940C6" w14:textId="77777777" w:rsidR="000F4A5C" w:rsidRPr="00EE57DF" w:rsidRDefault="000F4A5C" w:rsidP="00B464F3">
            <w:pPr>
              <w:pStyle w:val="Listepuces"/>
              <w:rPr>
                <w:rFonts w:asciiTheme="minorHAnsi" w:hAnsiTheme="minorHAnsi" w:cs="Consolas"/>
                <w:sz w:val="18"/>
                <w:szCs w:val="18"/>
              </w:rPr>
            </w:pPr>
            <w:r w:rsidRPr="00EE57DF">
              <w:rPr>
                <w:rFonts w:asciiTheme="minorHAnsi" w:hAnsiTheme="minorHAnsi" w:cs="Consolas"/>
                <w:sz w:val="18"/>
                <w:szCs w:val="18"/>
              </w:rPr>
              <w:t>Added mapping table for lite-&gt;GeoSciML</w:t>
            </w:r>
          </w:p>
          <w:p w14:paraId="0A37B76C" w14:textId="4907E068" w:rsidR="000F4A5C" w:rsidRPr="00EE57DF" w:rsidRDefault="000F4A5C" w:rsidP="000F4A5C">
            <w:pPr>
              <w:pStyle w:val="Listepuces"/>
              <w:rPr>
                <w:rFonts w:asciiTheme="minorHAnsi" w:hAnsiTheme="minorHAnsi" w:cs="Consolas"/>
                <w:sz w:val="18"/>
                <w:szCs w:val="18"/>
              </w:rPr>
            </w:pPr>
            <w:r w:rsidRPr="00EE57DF">
              <w:rPr>
                <w:rFonts w:asciiTheme="minorHAnsi" w:hAnsiTheme="minorHAnsi" w:cs="Consolas"/>
                <w:sz w:val="18"/>
                <w:szCs w:val="18"/>
              </w:rPr>
              <w:t xml:space="preserve">Added a small text for conceptual model + requirement class + conformance class </w:t>
            </w:r>
          </w:p>
        </w:tc>
      </w:tr>
      <w:tr w:rsidR="003A0587" w:rsidRPr="00EE57DF" w14:paraId="4669B9E5" w14:textId="77777777" w:rsidTr="00CE173B">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Pr="00EE57DF" w:rsidRDefault="003A0587" w:rsidP="00B464F3">
            <w:pPr>
              <w:pStyle w:val="Listepuces"/>
              <w:rPr>
                <w:rFonts w:asciiTheme="minorHAnsi" w:hAnsiTheme="minorHAnsi" w:cs="Consolas"/>
                <w:sz w:val="18"/>
                <w:szCs w:val="18"/>
              </w:rPr>
            </w:pPr>
            <w:r w:rsidRPr="00EE57DF">
              <w:rPr>
                <w:rFonts w:asciiTheme="minorHAnsi" w:hAnsiTheme="minorHAnsi" w:cs="Consolas"/>
                <w:sz w:val="18"/>
                <w:szCs w:val="18"/>
              </w:rPr>
              <w:t>2016-06-25</w:t>
            </w:r>
          </w:p>
        </w:tc>
        <w:tc>
          <w:tcPr>
            <w:tcW w:w="748" w:type="dxa"/>
            <w:tcBorders>
              <w:top w:val="single" w:sz="4" w:space="0" w:color="auto"/>
              <w:left w:val="single" w:sz="4" w:space="0" w:color="auto"/>
              <w:bottom w:val="single" w:sz="4" w:space="0" w:color="auto"/>
              <w:right w:val="single" w:sz="4" w:space="0" w:color="auto"/>
            </w:tcBorders>
          </w:tcPr>
          <w:p w14:paraId="7E550C12" w14:textId="5C1C5092" w:rsidR="003A0587"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1FBD00F5" w14:textId="69020C5E" w:rsidR="003A0587" w:rsidRPr="00EE57DF" w:rsidRDefault="003A0587" w:rsidP="00B464F3">
            <w:pPr>
              <w:pStyle w:val="Listepuces"/>
              <w:rPr>
                <w:rFonts w:asciiTheme="minorHAnsi" w:hAnsiTheme="minorHAnsi" w:cs="Consolas"/>
                <w:sz w:val="18"/>
                <w:szCs w:val="18"/>
              </w:rPr>
            </w:pPr>
            <w:r w:rsidRPr="00EE57DF">
              <w:rPr>
                <w:rFonts w:asciiTheme="minorHAnsi" w:hAnsiTheme="minorHAnsi" w:cs="Consolas"/>
                <w:sz w:val="18"/>
                <w:szCs w:val="18"/>
              </w:rPr>
              <w:t>Eric Boisvert</w:t>
            </w:r>
            <w:r w:rsidR="005C6E68" w:rsidRPr="00EE57DF">
              <w:rPr>
                <w:rFonts w:asciiTheme="minorHAnsi" w:hAnsiTheme="minorHAnsi" w:cs="Consolas"/>
                <w:sz w:val="18"/>
                <w:szCs w:val="18"/>
              </w:rPr>
              <w:t>, Oliver Raymond, Carlo Cip</w:t>
            </w:r>
            <w:r w:rsidRPr="00EE57DF">
              <w:rPr>
                <w:rFonts w:asciiTheme="minorHAnsi" w:hAnsiTheme="minorHAnsi" w:cs="Consolas"/>
                <w:sz w:val="18"/>
                <w:szCs w:val="18"/>
              </w:rPr>
              <w:t>ol</w:t>
            </w:r>
            <w:r w:rsidR="005C6E68" w:rsidRPr="00EE57DF">
              <w:rPr>
                <w:rFonts w:asciiTheme="minorHAnsi" w:hAnsiTheme="minorHAnsi" w:cs="Consolas"/>
                <w:sz w:val="18"/>
                <w:szCs w:val="18"/>
              </w:rPr>
              <w:t>l</w:t>
            </w:r>
            <w:r w:rsidRPr="00EE57DF">
              <w:rPr>
                <w:rFonts w:asciiTheme="minorHAnsi" w:hAnsiTheme="minorHAnsi" w:cs="Consolas"/>
                <w:sz w:val="18"/>
                <w:szCs w:val="18"/>
              </w:rPr>
              <w:t>oni</w:t>
            </w:r>
          </w:p>
        </w:tc>
        <w:tc>
          <w:tcPr>
            <w:tcW w:w="1887" w:type="dxa"/>
            <w:tcBorders>
              <w:top w:val="single" w:sz="4" w:space="0" w:color="auto"/>
              <w:left w:val="single" w:sz="4" w:space="0" w:color="auto"/>
              <w:bottom w:val="single" w:sz="4" w:space="0" w:color="auto"/>
              <w:right w:val="single" w:sz="4" w:space="0" w:color="auto"/>
            </w:tcBorders>
          </w:tcPr>
          <w:p w14:paraId="30DA7891" w14:textId="3F3B45C6" w:rsidR="003A0587" w:rsidRPr="00EE57DF" w:rsidRDefault="003A0587" w:rsidP="00B464F3">
            <w:pPr>
              <w:pStyle w:val="Listepuces"/>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FF0841C" w14:textId="77777777" w:rsidR="003A0587" w:rsidRPr="00EE57DF" w:rsidRDefault="003A0587" w:rsidP="00B464F3">
            <w:pPr>
              <w:pStyle w:val="Listepuces"/>
              <w:rPr>
                <w:rFonts w:asciiTheme="minorHAnsi" w:hAnsiTheme="minorHAnsi" w:cs="Consolas"/>
                <w:sz w:val="18"/>
                <w:szCs w:val="18"/>
              </w:rPr>
            </w:pPr>
            <w:r w:rsidRPr="00EE57DF">
              <w:rPr>
                <w:rFonts w:asciiTheme="minorHAnsi" w:hAnsiTheme="minorHAnsi" w:cs="Consolas"/>
                <w:sz w:val="18"/>
                <w:szCs w:val="18"/>
              </w:rPr>
              <w:t>Updated Etna example</w:t>
            </w:r>
          </w:p>
          <w:p w14:paraId="48502A0B" w14:textId="76CF12F5" w:rsidR="003A0587" w:rsidRPr="00EE57DF" w:rsidRDefault="003A0587" w:rsidP="00B464F3">
            <w:pPr>
              <w:pStyle w:val="Listepuces"/>
              <w:rPr>
                <w:rFonts w:asciiTheme="minorHAnsi" w:hAnsiTheme="minorHAnsi" w:cs="Consolas"/>
                <w:sz w:val="18"/>
                <w:szCs w:val="18"/>
              </w:rPr>
            </w:pPr>
            <w:r w:rsidRPr="00EE57DF">
              <w:rPr>
                <w:rFonts w:asciiTheme="minorHAnsi" w:hAnsiTheme="minorHAnsi" w:cs="Consolas"/>
                <w:sz w:val="18"/>
                <w:szCs w:val="18"/>
              </w:rPr>
              <w:t>Addressed OGC OAB issues</w:t>
            </w:r>
          </w:p>
        </w:tc>
      </w:tr>
      <w:tr w:rsidR="00BF7C66" w:rsidRPr="00EE57DF" w14:paraId="7F43FBD2" w14:textId="77777777" w:rsidTr="00CE173B">
        <w:tc>
          <w:tcPr>
            <w:tcW w:w="1095" w:type="dxa"/>
            <w:tcBorders>
              <w:top w:val="single" w:sz="4" w:space="0" w:color="auto"/>
              <w:left w:val="single" w:sz="4" w:space="0" w:color="auto"/>
              <w:bottom w:val="single" w:sz="4" w:space="0" w:color="auto"/>
              <w:right w:val="single" w:sz="4" w:space="0" w:color="auto"/>
            </w:tcBorders>
          </w:tcPr>
          <w:p w14:paraId="58BD8854" w14:textId="6E20AA43" w:rsidR="00BF7C66" w:rsidRPr="00EE57DF" w:rsidRDefault="00BF7C66" w:rsidP="00B464F3">
            <w:pPr>
              <w:pStyle w:val="Listepuces"/>
              <w:rPr>
                <w:rFonts w:asciiTheme="minorHAnsi" w:hAnsiTheme="minorHAnsi" w:cs="Consolas"/>
                <w:sz w:val="18"/>
                <w:szCs w:val="18"/>
              </w:rPr>
            </w:pPr>
            <w:r w:rsidRPr="00EE57DF">
              <w:rPr>
                <w:rFonts w:asciiTheme="minorHAnsi" w:hAnsiTheme="minorHAnsi" w:cs="Consolas"/>
                <w:sz w:val="18"/>
                <w:szCs w:val="18"/>
              </w:rPr>
              <w:t>2016-07-02</w:t>
            </w:r>
          </w:p>
        </w:tc>
        <w:tc>
          <w:tcPr>
            <w:tcW w:w="748" w:type="dxa"/>
            <w:tcBorders>
              <w:top w:val="single" w:sz="4" w:space="0" w:color="auto"/>
              <w:left w:val="single" w:sz="4" w:space="0" w:color="auto"/>
              <w:bottom w:val="single" w:sz="4" w:space="0" w:color="auto"/>
              <w:right w:val="single" w:sz="4" w:space="0" w:color="auto"/>
            </w:tcBorders>
          </w:tcPr>
          <w:p w14:paraId="7A23D175" w14:textId="0D702E72" w:rsidR="00BF7C66"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4B2778A1" w14:textId="464F62D5" w:rsidR="00BF7C66" w:rsidRPr="00EE57DF" w:rsidRDefault="00BF7C66" w:rsidP="00B464F3">
            <w:pPr>
              <w:pStyle w:val="Listepuces"/>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444B8D88" w14:textId="6E8F6882" w:rsidR="00BF7C66" w:rsidRPr="00EE57DF" w:rsidRDefault="00BF7C66" w:rsidP="00B464F3">
            <w:pPr>
              <w:pStyle w:val="Listepuces"/>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0EA928FC" w14:textId="77777777" w:rsidR="00BF7C66" w:rsidRPr="00EE57DF" w:rsidRDefault="00BF7C66" w:rsidP="00B464F3">
            <w:pPr>
              <w:pStyle w:val="Listepuces"/>
              <w:rPr>
                <w:rFonts w:asciiTheme="minorHAnsi" w:hAnsiTheme="minorHAnsi" w:cs="Consolas"/>
                <w:sz w:val="18"/>
                <w:szCs w:val="18"/>
              </w:rPr>
            </w:pPr>
            <w:r w:rsidRPr="00EE57DF">
              <w:rPr>
                <w:rFonts w:asciiTheme="minorHAnsi" w:hAnsiTheme="minorHAnsi" w:cs="Consolas"/>
                <w:sz w:val="18"/>
                <w:szCs w:val="18"/>
              </w:rPr>
              <w:t xml:space="preserve">Added discussion on Conceptual model. </w:t>
            </w:r>
          </w:p>
          <w:p w14:paraId="21817A77" w14:textId="35827094" w:rsidR="00BF7C66" w:rsidRPr="00EE57DF" w:rsidRDefault="00BF7C66" w:rsidP="00B464F3">
            <w:pPr>
              <w:pStyle w:val="Listepuces"/>
              <w:rPr>
                <w:rFonts w:asciiTheme="minorHAnsi" w:hAnsiTheme="minorHAnsi" w:cs="Consolas"/>
                <w:sz w:val="18"/>
                <w:szCs w:val="18"/>
              </w:rPr>
            </w:pPr>
            <w:r w:rsidRPr="00EE57DF">
              <w:rPr>
                <w:rFonts w:asciiTheme="minorHAnsi" w:hAnsiTheme="minorHAnsi" w:cs="Consolas"/>
                <w:sz w:val="18"/>
                <w:szCs w:val="18"/>
              </w:rPr>
              <w:t>Move Lite (old Portrayal) after other package to enforce the fact that Lite is a transformation of the other packages.</w:t>
            </w:r>
          </w:p>
        </w:tc>
      </w:tr>
      <w:tr w:rsidR="00F62A42" w:rsidRPr="00EE57DF" w14:paraId="04FAC510" w14:textId="77777777" w:rsidTr="00CE173B">
        <w:tc>
          <w:tcPr>
            <w:tcW w:w="1095" w:type="dxa"/>
            <w:tcBorders>
              <w:top w:val="single" w:sz="4" w:space="0" w:color="auto"/>
              <w:left w:val="single" w:sz="4" w:space="0" w:color="auto"/>
              <w:bottom w:val="single" w:sz="4" w:space="0" w:color="auto"/>
              <w:right w:val="single" w:sz="4" w:space="0" w:color="auto"/>
            </w:tcBorders>
          </w:tcPr>
          <w:p w14:paraId="25BEE32E" w14:textId="53B2FBDB" w:rsidR="00F62A42" w:rsidRPr="00EE57DF" w:rsidRDefault="00F62A42" w:rsidP="00B464F3">
            <w:pPr>
              <w:pStyle w:val="Listepuces"/>
              <w:rPr>
                <w:rFonts w:asciiTheme="minorHAnsi" w:hAnsiTheme="minorHAnsi" w:cs="Consolas"/>
                <w:sz w:val="18"/>
                <w:szCs w:val="18"/>
              </w:rPr>
            </w:pPr>
            <w:r w:rsidRPr="00EE57DF">
              <w:rPr>
                <w:rFonts w:asciiTheme="minorHAnsi" w:hAnsiTheme="minorHAnsi" w:cs="Consolas"/>
                <w:sz w:val="18"/>
                <w:szCs w:val="18"/>
              </w:rPr>
              <w:t>2016-08-02</w:t>
            </w:r>
          </w:p>
        </w:tc>
        <w:tc>
          <w:tcPr>
            <w:tcW w:w="748" w:type="dxa"/>
            <w:tcBorders>
              <w:top w:val="single" w:sz="4" w:space="0" w:color="auto"/>
              <w:left w:val="single" w:sz="4" w:space="0" w:color="auto"/>
              <w:bottom w:val="single" w:sz="4" w:space="0" w:color="auto"/>
              <w:right w:val="single" w:sz="4" w:space="0" w:color="auto"/>
            </w:tcBorders>
          </w:tcPr>
          <w:p w14:paraId="271E25F7" w14:textId="01DCA3F3" w:rsidR="00F62A42"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4AA34ECB" w14:textId="1CFB1337" w:rsidR="00F62A42" w:rsidRPr="00EE57DF" w:rsidRDefault="00F62A42" w:rsidP="00B464F3">
            <w:pPr>
              <w:pStyle w:val="Listepuces"/>
              <w:rPr>
                <w:rFonts w:asciiTheme="minorHAnsi" w:hAnsiTheme="minorHAnsi" w:cs="Consolas"/>
                <w:sz w:val="18"/>
                <w:szCs w:val="18"/>
              </w:rPr>
            </w:pPr>
            <w:r w:rsidRPr="00EE57DF">
              <w:rPr>
                <w:rFonts w:asciiTheme="minorHAnsi" w:hAnsiTheme="minorHAnsi" w:cs="Consolas"/>
                <w:sz w:val="18"/>
                <w:szCs w:val="18"/>
              </w:rPr>
              <w:t>Eric Boisvert, Oliver Raymond</w:t>
            </w:r>
          </w:p>
        </w:tc>
        <w:tc>
          <w:tcPr>
            <w:tcW w:w="1887" w:type="dxa"/>
            <w:tcBorders>
              <w:top w:val="single" w:sz="4" w:space="0" w:color="auto"/>
              <w:left w:val="single" w:sz="4" w:space="0" w:color="auto"/>
              <w:bottom w:val="single" w:sz="4" w:space="0" w:color="auto"/>
              <w:right w:val="single" w:sz="4" w:space="0" w:color="auto"/>
            </w:tcBorders>
          </w:tcPr>
          <w:p w14:paraId="7612A852" w14:textId="671CEBEF" w:rsidR="00F62A42" w:rsidRPr="00EE57DF" w:rsidRDefault="00F62A42" w:rsidP="00B464F3">
            <w:pPr>
              <w:pStyle w:val="Listepuces"/>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B94308D" w14:textId="77777777" w:rsidR="00F62A42" w:rsidRPr="00EE57DF" w:rsidRDefault="00F62A42" w:rsidP="00B464F3">
            <w:pPr>
              <w:pStyle w:val="Listepuces"/>
              <w:rPr>
                <w:rFonts w:asciiTheme="minorHAnsi" w:hAnsiTheme="minorHAnsi" w:cs="Consolas"/>
                <w:sz w:val="18"/>
                <w:szCs w:val="18"/>
              </w:rPr>
            </w:pPr>
            <w:r w:rsidRPr="00EE57DF">
              <w:rPr>
                <w:rFonts w:asciiTheme="minorHAnsi" w:hAnsiTheme="minorHAnsi" w:cs="Consolas"/>
                <w:sz w:val="18"/>
                <w:szCs w:val="18"/>
              </w:rPr>
              <w:t>Addressed remaining comments</w:t>
            </w:r>
          </w:p>
          <w:p w14:paraId="44D0452E" w14:textId="20C9529B" w:rsidR="00F62A42" w:rsidRPr="00EE57DF" w:rsidRDefault="00F62A42" w:rsidP="00B464F3">
            <w:pPr>
              <w:pStyle w:val="Listepuces"/>
              <w:rPr>
                <w:rFonts w:asciiTheme="minorHAnsi" w:hAnsiTheme="minorHAnsi" w:cs="Consolas"/>
                <w:sz w:val="18"/>
                <w:szCs w:val="18"/>
              </w:rPr>
            </w:pPr>
            <w:r w:rsidRPr="00EE57DF">
              <w:rPr>
                <w:rFonts w:asciiTheme="minorHAnsi" w:hAnsiTheme="minorHAnsi" w:cs="Consolas"/>
                <w:sz w:val="18"/>
                <w:szCs w:val="18"/>
              </w:rPr>
              <w:t>Updated all diagram to 4.1</w:t>
            </w:r>
          </w:p>
        </w:tc>
      </w:tr>
      <w:tr w:rsidR="00CE173B" w:rsidRPr="00EE57DF" w14:paraId="11305DC2" w14:textId="77777777" w:rsidTr="00CE173B">
        <w:tc>
          <w:tcPr>
            <w:tcW w:w="1095" w:type="dxa"/>
            <w:tcBorders>
              <w:top w:val="single" w:sz="4" w:space="0" w:color="auto"/>
              <w:left w:val="single" w:sz="4" w:space="0" w:color="auto"/>
              <w:bottom w:val="single" w:sz="4" w:space="0" w:color="auto"/>
              <w:right w:val="single" w:sz="4" w:space="0" w:color="auto"/>
            </w:tcBorders>
          </w:tcPr>
          <w:p w14:paraId="53B44EF6" w14:textId="078989A3" w:rsidR="00CE173B" w:rsidRPr="00EE57DF" w:rsidRDefault="00CE173B" w:rsidP="00B464F3">
            <w:pPr>
              <w:pStyle w:val="Listepuces"/>
              <w:rPr>
                <w:rFonts w:asciiTheme="minorHAnsi" w:hAnsiTheme="minorHAnsi" w:cs="Consolas"/>
                <w:sz w:val="18"/>
                <w:szCs w:val="18"/>
              </w:rPr>
            </w:pPr>
            <w:r w:rsidRPr="00EE57DF">
              <w:rPr>
                <w:rFonts w:asciiTheme="minorHAnsi" w:hAnsiTheme="minorHAnsi" w:cs="Consolas"/>
                <w:sz w:val="18"/>
                <w:szCs w:val="18"/>
              </w:rPr>
              <w:t>2016-08-03</w:t>
            </w:r>
          </w:p>
        </w:tc>
        <w:tc>
          <w:tcPr>
            <w:tcW w:w="748" w:type="dxa"/>
            <w:tcBorders>
              <w:top w:val="single" w:sz="4" w:space="0" w:color="auto"/>
              <w:left w:val="single" w:sz="4" w:space="0" w:color="auto"/>
              <w:bottom w:val="single" w:sz="4" w:space="0" w:color="auto"/>
              <w:right w:val="single" w:sz="4" w:space="0" w:color="auto"/>
            </w:tcBorders>
          </w:tcPr>
          <w:p w14:paraId="47460CC2" w14:textId="390E5818" w:rsidR="00CE173B"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65643CB3" w14:textId="25E49037" w:rsidR="00CE173B" w:rsidRPr="00EE57DF" w:rsidRDefault="00CE173B" w:rsidP="00B464F3">
            <w:pPr>
              <w:pStyle w:val="Listepuces"/>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51799124" w14:textId="4C7D67F8" w:rsidR="00CE173B" w:rsidRPr="00EE57DF" w:rsidRDefault="00CE173B" w:rsidP="00B464F3">
            <w:pPr>
              <w:pStyle w:val="Listepuces"/>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3FC2046B" w14:textId="020A74B5" w:rsidR="00CE173B" w:rsidRPr="00EE57DF" w:rsidRDefault="00CE173B" w:rsidP="00B464F3">
            <w:pPr>
              <w:pStyle w:val="Listepuces"/>
              <w:rPr>
                <w:rFonts w:asciiTheme="minorHAnsi" w:hAnsiTheme="minorHAnsi" w:cs="Consolas"/>
                <w:sz w:val="18"/>
                <w:szCs w:val="18"/>
              </w:rPr>
            </w:pPr>
            <w:r w:rsidRPr="00EE57DF">
              <w:rPr>
                <w:rFonts w:asciiTheme="minorHAnsi" w:hAnsiTheme="minorHAnsi" w:cs="Consolas"/>
                <w:sz w:val="18"/>
                <w:szCs w:val="18"/>
              </w:rPr>
              <w:t>Revised conformance classes</w:t>
            </w:r>
          </w:p>
        </w:tc>
      </w:tr>
      <w:tr w:rsidR="00FD6C86" w:rsidRPr="00EE57DF" w14:paraId="71C6B11D" w14:textId="77777777" w:rsidTr="00CE173B">
        <w:tc>
          <w:tcPr>
            <w:tcW w:w="1095" w:type="dxa"/>
            <w:tcBorders>
              <w:top w:val="single" w:sz="4" w:space="0" w:color="auto"/>
              <w:left w:val="single" w:sz="4" w:space="0" w:color="auto"/>
              <w:bottom w:val="single" w:sz="4" w:space="0" w:color="auto"/>
              <w:right w:val="single" w:sz="4" w:space="0" w:color="auto"/>
            </w:tcBorders>
          </w:tcPr>
          <w:p w14:paraId="6688CA64" w14:textId="6E85AAC1" w:rsidR="00FD6C86" w:rsidRPr="00EE57DF" w:rsidRDefault="00FD6C86" w:rsidP="00B464F3">
            <w:pPr>
              <w:pStyle w:val="Listepuces"/>
              <w:rPr>
                <w:rFonts w:asciiTheme="minorHAnsi" w:hAnsiTheme="minorHAnsi" w:cs="Consolas"/>
                <w:sz w:val="18"/>
                <w:szCs w:val="18"/>
              </w:rPr>
            </w:pPr>
            <w:r w:rsidRPr="00EE57DF">
              <w:rPr>
                <w:rFonts w:asciiTheme="minorHAnsi" w:hAnsiTheme="minorHAnsi" w:cs="Consolas"/>
                <w:sz w:val="18"/>
                <w:szCs w:val="18"/>
              </w:rPr>
              <w:t>2016-08-05</w:t>
            </w:r>
          </w:p>
        </w:tc>
        <w:tc>
          <w:tcPr>
            <w:tcW w:w="748" w:type="dxa"/>
            <w:tcBorders>
              <w:top w:val="single" w:sz="4" w:space="0" w:color="auto"/>
              <w:left w:val="single" w:sz="4" w:space="0" w:color="auto"/>
              <w:bottom w:val="single" w:sz="4" w:space="0" w:color="auto"/>
              <w:right w:val="single" w:sz="4" w:space="0" w:color="auto"/>
            </w:tcBorders>
          </w:tcPr>
          <w:p w14:paraId="28C95371" w14:textId="7ECAD865" w:rsidR="00FD6C86"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4E92EC38" w14:textId="7D90EE04" w:rsidR="00FD6C86" w:rsidRPr="00EE57DF" w:rsidRDefault="00FD6C86" w:rsidP="00B464F3">
            <w:pPr>
              <w:pStyle w:val="Listepuces"/>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57CF5D6" w14:textId="21DA8573" w:rsidR="00FD6C86" w:rsidRPr="00EE57DF" w:rsidRDefault="00D9799F" w:rsidP="00B464F3">
            <w:pPr>
              <w:pStyle w:val="Listepuces"/>
              <w:rPr>
                <w:rFonts w:asciiTheme="minorHAnsi" w:hAnsiTheme="minorHAnsi" w:cs="Consolas"/>
                <w:sz w:val="18"/>
                <w:szCs w:val="18"/>
              </w:rPr>
            </w:pPr>
            <w:r>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5EFF63F" w14:textId="0D41AC1D" w:rsidR="00FD6C86" w:rsidRPr="00EE57DF" w:rsidRDefault="00D9799F" w:rsidP="00B464F3">
            <w:pPr>
              <w:pStyle w:val="Listepuces"/>
              <w:rPr>
                <w:rFonts w:asciiTheme="minorHAnsi" w:hAnsiTheme="minorHAnsi" w:cs="Consolas"/>
                <w:sz w:val="18"/>
                <w:szCs w:val="18"/>
              </w:rPr>
            </w:pPr>
            <w:r>
              <w:rPr>
                <w:rFonts w:asciiTheme="minorHAnsi" w:hAnsiTheme="minorHAnsi" w:cs="Consolas"/>
                <w:sz w:val="18"/>
                <w:szCs w:val="18"/>
              </w:rPr>
              <w:t>Check if descriptions of req in summary matched descriptions in text</w:t>
            </w:r>
          </w:p>
        </w:tc>
      </w:tr>
    </w:tbl>
    <w:p w14:paraId="4068151C" w14:textId="5F176D4F"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591" w:name="_Toc458154295"/>
      <w:r w:rsidRPr="00D12552">
        <w:rPr>
          <w:lang w:val="en-CA"/>
        </w:rPr>
        <w:t>Bibliography</w:t>
      </w:r>
      <w:bookmarkEnd w:id="591"/>
    </w:p>
    <w:p w14:paraId="22CB196E" w14:textId="77777777" w:rsidR="003C54F8" w:rsidRDefault="003C54F8" w:rsidP="00EE57DF">
      <w:pPr>
        <w:pStyle w:val="OGCtableheader"/>
      </w:pPr>
    </w:p>
    <w:p w14:paraId="22F932DB" w14:textId="3A656ED0" w:rsidR="00695488" w:rsidRDefault="00695488" w:rsidP="00B676F5">
      <w:pPr>
        <w:pStyle w:val="Paragraphedeliste"/>
        <w:numPr>
          <w:ilvl w:val="0"/>
          <w:numId w:val="34"/>
        </w:numPr>
      </w:pPr>
      <w:bookmarkStart w:id="592" w:name="_Ref458067042"/>
      <w:r w:rsidRPr="00B676F5">
        <w:rPr>
          <w:lang w:val="en-CA" w:eastAsia="en-CA"/>
        </w:rPr>
        <w:t>Cox, S. J. D., S. M. Richard,</w:t>
      </w:r>
      <w:r w:rsidR="00B676F5">
        <w:rPr>
          <w:lang w:val="en-CA" w:eastAsia="en-CA"/>
        </w:rPr>
        <w:t xml:space="preserve"> S.M.:</w:t>
      </w:r>
      <w:r w:rsidRPr="00B676F5">
        <w:rPr>
          <w:lang w:val="en-CA" w:eastAsia="en-CA"/>
        </w:rPr>
        <w:t xml:space="preserve"> A formal model for the geologic time scale and global stratotype section and point, compatible with geospatial</w:t>
      </w:r>
      <w:r w:rsidR="00B676F5">
        <w:rPr>
          <w:lang w:val="en-CA" w:eastAsia="en-CA"/>
        </w:rPr>
        <w:t xml:space="preserve"> information transfer standards. Geosphere, 1, </w:t>
      </w:r>
      <w:r w:rsidRPr="00B676F5">
        <w:rPr>
          <w:lang w:val="en-CA" w:eastAsia="en-CA"/>
        </w:rPr>
        <w:t>119</w:t>
      </w:r>
      <w:r w:rsidR="00B676F5">
        <w:rPr>
          <w:lang w:val="en-CA" w:eastAsia="en-CA"/>
        </w:rPr>
        <w:t xml:space="preserve"> (2005)</w:t>
      </w:r>
      <w:r w:rsidRPr="00B676F5">
        <w:rPr>
          <w:lang w:val="en-CA" w:eastAsia="en-CA"/>
        </w:rPr>
        <w:t>.</w:t>
      </w:r>
      <w:r w:rsidR="00CA59AF" w:rsidRPr="00B676F5">
        <w:rPr>
          <w:lang w:val="en-CA" w:eastAsia="en-CA"/>
        </w:rPr>
        <w:t xml:space="preserve"> </w:t>
      </w:r>
      <w:hyperlink r:id="rId160" w:history="1">
        <w:r w:rsidR="00CA59AF" w:rsidRPr="006C3FF2">
          <w:rPr>
            <w:rStyle w:val="Lienhypertexte"/>
          </w:rPr>
          <w:t>http://www.chronos.org/pdfs/publications/geosphere2005.pdf</w:t>
        </w:r>
      </w:hyperlink>
      <w:bookmarkEnd w:id="592"/>
    </w:p>
    <w:p w14:paraId="7D6940D5" w14:textId="79F9A4A7" w:rsidR="003A0587" w:rsidRPr="006C3FF2" w:rsidRDefault="00D3223F" w:rsidP="00B676F5">
      <w:pPr>
        <w:pStyle w:val="Paragraphedeliste"/>
        <w:numPr>
          <w:ilvl w:val="0"/>
          <w:numId w:val="34"/>
        </w:numPr>
      </w:pPr>
      <w:bookmarkStart w:id="593" w:name="_Ref458066409"/>
      <w:r w:rsidRPr="00D3223F">
        <w:t>D’O</w:t>
      </w:r>
      <w:r w:rsidR="00B676F5">
        <w:t>refice, M., Graciotti, R., Eds.:</w:t>
      </w:r>
      <w:r w:rsidRPr="00D3223F">
        <w:t xml:space="preserve"> Carte Geomorfologica d’Italia alla scalla 1:50 000, foglio 316-317-328-329, ISOLA D’ELBA, Servizio Geologico d’Italia (ISPRA)</w:t>
      </w:r>
      <w:r w:rsidR="00B676F5">
        <w:t xml:space="preserve"> (2009)</w:t>
      </w:r>
      <w:r w:rsidRPr="00D3223F">
        <w:t>.</w:t>
      </w:r>
      <w:bookmarkEnd w:id="593"/>
    </w:p>
    <w:p w14:paraId="0DB00D36" w14:textId="08D3A4C9" w:rsidR="004A5507" w:rsidRPr="00B676F5" w:rsidRDefault="00B676F5" w:rsidP="00B676F5">
      <w:pPr>
        <w:pStyle w:val="Paragraphedeliste"/>
        <w:numPr>
          <w:ilvl w:val="0"/>
          <w:numId w:val="34"/>
        </w:numPr>
        <w:rPr>
          <w:lang w:val="en-CA"/>
        </w:rPr>
      </w:pPr>
      <w:bookmarkStart w:id="594" w:name="_Ref458066542"/>
      <w:r>
        <w:rPr>
          <w:lang w:val="en-CA"/>
        </w:rPr>
        <w:t>Drewes, H.:</w:t>
      </w:r>
      <w:r w:rsidR="006F2329" w:rsidRPr="00B676F5">
        <w:rPr>
          <w:lang w:val="en-CA"/>
        </w:rPr>
        <w:t xml:space="preserve"> Geologic map of the Bartlett Mountain Quadrangle, Pima and Santa Cruz counties, Arizona, I-2624. Lat 31 deg 22'30" to 31 deg 30', long 111 deg 15' to 111 deg 22'30". Scale 1:24,000 (1 inch = 2,000 f</w:t>
      </w:r>
      <w:r>
        <w:rPr>
          <w:lang w:val="en-CA"/>
        </w:rPr>
        <w:t>eet). Sheet 43 by 39 1/2 inches (1998)</w:t>
      </w:r>
      <w:bookmarkEnd w:id="594"/>
    </w:p>
    <w:p w14:paraId="6058F974" w14:textId="642BAB54" w:rsidR="00B676F5" w:rsidRPr="00B676F5" w:rsidRDefault="00EA6BB5" w:rsidP="00B676F5">
      <w:pPr>
        <w:pStyle w:val="Paragraphedeliste"/>
        <w:numPr>
          <w:ilvl w:val="0"/>
          <w:numId w:val="34"/>
        </w:numPr>
        <w:rPr>
          <w:lang w:val="en-CA"/>
        </w:rPr>
      </w:pPr>
      <w:bookmarkStart w:id="595" w:name="_Ref458066747"/>
      <w:r w:rsidRPr="00EA6BB5">
        <w:t>Dunham, R.J.</w:t>
      </w:r>
      <w:r w:rsidR="00B676F5">
        <w:t xml:space="preserve">: </w:t>
      </w:r>
      <w:r w:rsidRPr="00EA6BB5">
        <w:t>Classification of carbonate rocks ac</w:t>
      </w:r>
      <w:r w:rsidR="00B676F5">
        <w:t>cording to depositional texture</w:t>
      </w:r>
      <w:r w:rsidRPr="00EA6BB5">
        <w:t>. In Ham, W.E. Classification of carbonate rocks. American Association of Pet</w:t>
      </w:r>
      <w:r w:rsidR="00B676F5">
        <w:t>roleum Geologists Memoir. 1,</w:t>
      </w:r>
      <w:r w:rsidR="00A62891">
        <w:t xml:space="preserve"> 108–121</w:t>
      </w:r>
      <w:r w:rsidR="00B676F5">
        <w:t xml:space="preserve"> </w:t>
      </w:r>
      <w:r w:rsidR="00B676F5" w:rsidRPr="00EA6BB5">
        <w:t>(1962).</w:t>
      </w:r>
      <w:bookmarkEnd w:id="595"/>
    </w:p>
    <w:p w14:paraId="301F9BE9" w14:textId="16F8F9A5" w:rsidR="000A6EE8" w:rsidRPr="00B676F5" w:rsidRDefault="00AC23CF" w:rsidP="00B676F5">
      <w:pPr>
        <w:pStyle w:val="Paragraphedeliste"/>
        <w:numPr>
          <w:ilvl w:val="0"/>
          <w:numId w:val="34"/>
        </w:numPr>
        <w:rPr>
          <w:lang w:val="en-CA"/>
        </w:rPr>
      </w:pPr>
      <w:bookmarkStart w:id="596" w:name="_Ref458066719"/>
      <w:r w:rsidRPr="00B676F5">
        <w:rPr>
          <w:lang w:val="en-CA"/>
        </w:rPr>
        <w:t>Folk</w:t>
      </w:r>
      <w:r w:rsidR="00A62891">
        <w:rPr>
          <w:lang w:val="en-CA"/>
        </w:rPr>
        <w:t>, R.L</w:t>
      </w:r>
      <w:r w:rsidR="000A6EE8" w:rsidRPr="00B676F5">
        <w:rPr>
          <w:lang w:val="en-CA"/>
        </w:rPr>
        <w:t>.</w:t>
      </w:r>
      <w:r w:rsidR="00A62891">
        <w:rPr>
          <w:lang w:val="en-CA"/>
        </w:rPr>
        <w:t>:</w:t>
      </w:r>
      <w:r w:rsidR="000A6EE8" w:rsidRPr="00B676F5">
        <w:rPr>
          <w:lang w:val="en-CA"/>
        </w:rPr>
        <w:t xml:space="preserve"> Petrology of sedimentary rocks. He</w:t>
      </w:r>
      <w:r w:rsidR="00A62891">
        <w:rPr>
          <w:lang w:val="en-CA"/>
        </w:rPr>
        <w:t>mphill’s. Austin, Texas (</w:t>
      </w:r>
      <w:r w:rsidR="00A62891" w:rsidRPr="00B676F5">
        <w:rPr>
          <w:lang w:val="en-CA"/>
        </w:rPr>
        <w:t>1968</w:t>
      </w:r>
      <w:r w:rsidR="00A62891">
        <w:rPr>
          <w:lang w:val="en-CA"/>
        </w:rPr>
        <w:t>)</w:t>
      </w:r>
      <w:bookmarkEnd w:id="596"/>
    </w:p>
    <w:p w14:paraId="7B058887" w14:textId="3BDEB5FE" w:rsidR="00F20F81" w:rsidRPr="00B676F5" w:rsidRDefault="000A6EE8" w:rsidP="00B676F5">
      <w:pPr>
        <w:pStyle w:val="Paragraphedeliste"/>
        <w:numPr>
          <w:ilvl w:val="0"/>
          <w:numId w:val="34"/>
        </w:numPr>
        <w:rPr>
          <w:lang w:val="en-CA"/>
        </w:rPr>
      </w:pPr>
      <w:bookmarkStart w:id="597" w:name="_Ref458066721"/>
      <w:r w:rsidRPr="00B676F5">
        <w:rPr>
          <w:lang w:val="en-CA"/>
        </w:rPr>
        <w:t>Folk, R.L.</w:t>
      </w:r>
      <w:r w:rsidR="00A62891">
        <w:rPr>
          <w:lang w:val="en-CA"/>
        </w:rPr>
        <w:t>:</w:t>
      </w:r>
      <w:r w:rsidRPr="00B676F5">
        <w:rPr>
          <w:lang w:val="en-CA"/>
        </w:rPr>
        <w:t xml:space="preserve"> Petrology of Sedimentary Rocks.Hemphill Pub</w:t>
      </w:r>
      <w:r w:rsidR="00A62891">
        <w:rPr>
          <w:lang w:val="en-CA"/>
        </w:rPr>
        <w:t>lishing Company, Austin, Texas (</w:t>
      </w:r>
      <w:r w:rsidR="00A62891" w:rsidRPr="00B676F5">
        <w:rPr>
          <w:lang w:val="en-CA"/>
        </w:rPr>
        <w:t>1974</w:t>
      </w:r>
      <w:r w:rsidR="00A62891">
        <w:rPr>
          <w:lang w:val="en-CA"/>
        </w:rPr>
        <w:t>)</w:t>
      </w:r>
      <w:bookmarkEnd w:id="597"/>
    </w:p>
    <w:p w14:paraId="55C3EC29" w14:textId="7B791D1B" w:rsidR="000A6EE8" w:rsidRPr="00B676F5" w:rsidRDefault="000A6EE8" w:rsidP="00B676F5">
      <w:pPr>
        <w:pStyle w:val="Paragraphedeliste"/>
        <w:numPr>
          <w:ilvl w:val="0"/>
          <w:numId w:val="34"/>
        </w:numPr>
        <w:rPr>
          <w:lang w:val="en-CA"/>
        </w:rPr>
      </w:pPr>
      <w:bookmarkStart w:id="598" w:name="_Ref458066806"/>
      <w:r w:rsidRPr="00B676F5">
        <w:rPr>
          <w:lang w:val="en-CA"/>
        </w:rPr>
        <w:t>Hobbs, B. E., Means, W. D., &amp; Williams, P. F.</w:t>
      </w:r>
      <w:r w:rsidR="00A62891">
        <w:rPr>
          <w:lang w:val="en-CA"/>
        </w:rPr>
        <w:t>:</w:t>
      </w:r>
      <w:r w:rsidRPr="00B676F5">
        <w:rPr>
          <w:lang w:val="en-CA"/>
        </w:rPr>
        <w:t xml:space="preserve"> An outline of structural geology. New York: Wiley</w:t>
      </w:r>
      <w:r w:rsidR="00A62891">
        <w:rPr>
          <w:lang w:val="en-CA"/>
        </w:rPr>
        <w:t xml:space="preserve"> (</w:t>
      </w:r>
      <w:r w:rsidR="00A62891" w:rsidRPr="00B676F5">
        <w:rPr>
          <w:lang w:val="en-CA"/>
        </w:rPr>
        <w:t>1976</w:t>
      </w:r>
      <w:r w:rsidR="00A62891">
        <w:rPr>
          <w:lang w:val="en-CA"/>
        </w:rPr>
        <w:t>)</w:t>
      </w:r>
      <w:bookmarkEnd w:id="598"/>
    </w:p>
    <w:p w14:paraId="5D372C8C" w14:textId="5A8AB8A8" w:rsidR="006C3FF2" w:rsidRPr="00023F00" w:rsidRDefault="006C3FF2" w:rsidP="00B676F5">
      <w:pPr>
        <w:pStyle w:val="Paragraphedeliste"/>
        <w:numPr>
          <w:ilvl w:val="0"/>
          <w:numId w:val="34"/>
        </w:numPr>
        <w:rPr>
          <w:rStyle w:val="Lienhypertexte"/>
          <w:color w:val="auto"/>
          <w:u w:val="none"/>
          <w:lang w:val="en-CA"/>
        </w:rPr>
      </w:pPr>
      <w:bookmarkStart w:id="599" w:name="_Ref458065145"/>
      <w:r w:rsidRPr="00B676F5">
        <w:rPr>
          <w:lang w:val="en-AU"/>
        </w:rPr>
        <w:t>INSPIRE</w:t>
      </w:r>
      <w:r w:rsidR="00A62891">
        <w:rPr>
          <w:lang w:val="en-AU"/>
        </w:rPr>
        <w:t>:</w:t>
      </w:r>
      <w:r w:rsidRPr="00B676F5">
        <w:rPr>
          <w:lang w:val="en-AU"/>
        </w:rPr>
        <w:t xml:space="preserve"> D2.8.II.4 Data Specification on Geology – Technical Guidelines. D2.8.II.4_v3.0. European Commission, Thematic Working Group Geology, </w:t>
      </w:r>
      <w:r w:rsidR="00A62891">
        <w:rPr>
          <w:lang w:val="en-AU"/>
        </w:rPr>
        <w:t>(</w:t>
      </w:r>
      <w:r w:rsidR="00A62891" w:rsidRPr="00B676F5">
        <w:rPr>
          <w:lang w:val="en-AU"/>
        </w:rPr>
        <w:t>2013</w:t>
      </w:r>
      <w:r w:rsidR="00A62891">
        <w:rPr>
          <w:lang w:val="en-AU"/>
        </w:rPr>
        <w:t>)</w:t>
      </w:r>
      <w:r w:rsidRPr="00B676F5">
        <w:rPr>
          <w:lang w:val="en-AU"/>
        </w:rPr>
        <w:t xml:space="preserve"> </w:t>
      </w:r>
      <w:hyperlink r:id="rId161" w:history="1">
        <w:r w:rsidRPr="00B676F5">
          <w:rPr>
            <w:rStyle w:val="Lienhypertexte"/>
            <w:lang w:val="en-AU"/>
          </w:rPr>
          <w:t>http://inspire.jrc.ec.europa.eu/documents/Data_Specifications/INSPIRE_DataSpecification_GE_v3.0.pdf</w:t>
        </w:r>
      </w:hyperlink>
      <w:bookmarkEnd w:id="599"/>
    </w:p>
    <w:p w14:paraId="2CAE9901" w14:textId="2E6D7B6B" w:rsidR="00023F00" w:rsidRPr="00B676F5" w:rsidRDefault="00023F00" w:rsidP="00B676F5">
      <w:pPr>
        <w:pStyle w:val="Paragraphedeliste"/>
        <w:numPr>
          <w:ilvl w:val="0"/>
          <w:numId w:val="34"/>
        </w:numPr>
        <w:rPr>
          <w:lang w:val="en-CA"/>
        </w:rPr>
      </w:pPr>
      <w:bookmarkStart w:id="600" w:name="_Ref458065834"/>
      <w:r>
        <w:t>ISSC (International Subcommission on Stratigraphic Classification) of IUGS International Commission on Stratigraphy, International stratigraphic guide (2d edition, Amos Salvador, ed.): Trondheim, Norway, International Union of Geological Sciences, and Boulder, Colorado, Geological Society of America (1994)</w:t>
      </w:r>
      <w:bookmarkEnd w:id="600"/>
    </w:p>
    <w:p w14:paraId="0108A78C" w14:textId="118D9C79" w:rsidR="000A6EE8" w:rsidRDefault="00A62891" w:rsidP="00B676F5">
      <w:pPr>
        <w:pStyle w:val="Paragraphedeliste"/>
        <w:numPr>
          <w:ilvl w:val="0"/>
          <w:numId w:val="34"/>
        </w:numPr>
        <w:rPr>
          <w:lang w:val="en-CA"/>
        </w:rPr>
      </w:pPr>
      <w:bookmarkStart w:id="601" w:name="_Ref458066676"/>
      <w:r>
        <w:rPr>
          <w:lang w:val="en-CA"/>
        </w:rPr>
        <w:t>Jackson, J.A.:</w:t>
      </w:r>
      <w:r w:rsidR="000A6EE8" w:rsidRPr="00B676F5">
        <w:rPr>
          <w:lang w:val="en-CA"/>
        </w:rPr>
        <w:t xml:space="preserve"> Glossary of geology, 4th ed.:  Alexandria, Virginia,</w:t>
      </w:r>
      <w:r>
        <w:rPr>
          <w:lang w:val="en-CA"/>
        </w:rPr>
        <w:t xml:space="preserve"> American Geological Institute (</w:t>
      </w:r>
      <w:r w:rsidRPr="00B676F5">
        <w:rPr>
          <w:lang w:val="en-CA"/>
        </w:rPr>
        <w:t>1997</w:t>
      </w:r>
      <w:r>
        <w:rPr>
          <w:lang w:val="en-CA"/>
        </w:rPr>
        <w:t>)</w:t>
      </w:r>
      <w:bookmarkEnd w:id="601"/>
    </w:p>
    <w:p w14:paraId="77542FBF" w14:textId="5414DE0E" w:rsidR="007C615B" w:rsidRDefault="00C8182D" w:rsidP="007C615B">
      <w:pPr>
        <w:pStyle w:val="Paragraphedeliste"/>
        <w:numPr>
          <w:ilvl w:val="0"/>
          <w:numId w:val="34"/>
        </w:numPr>
        <w:rPr>
          <w:lang w:val="en-CA"/>
        </w:rPr>
      </w:pPr>
      <w:bookmarkStart w:id="602" w:name="_Ref458066089"/>
      <w:r>
        <w:rPr>
          <w:lang w:val="en-CA"/>
        </w:rPr>
        <w:t>Munsell soil color charts</w:t>
      </w:r>
      <w:r w:rsidR="007C615B" w:rsidRPr="007C615B">
        <w:rPr>
          <w:lang w:val="en-CA"/>
        </w:rPr>
        <w:t xml:space="preserve"> (Munsell Color: New Windsor, NY) Passey HB, Hugie VK, Williams EW, Ball DE (1994)</w:t>
      </w:r>
      <w:bookmarkEnd w:id="602"/>
    </w:p>
    <w:p w14:paraId="45EE3B6D" w14:textId="4C6C6AA3" w:rsidR="000A6EE8" w:rsidRDefault="00A62891" w:rsidP="00B676F5">
      <w:pPr>
        <w:pStyle w:val="Paragraphedeliste"/>
        <w:numPr>
          <w:ilvl w:val="0"/>
          <w:numId w:val="34"/>
        </w:numPr>
        <w:rPr>
          <w:lang w:val="en-CA"/>
        </w:rPr>
      </w:pPr>
      <w:bookmarkStart w:id="603" w:name="_Ref458064875"/>
      <w:r>
        <w:rPr>
          <w:lang w:val="en-CA"/>
        </w:rPr>
        <w:t>NADM:</w:t>
      </w:r>
      <w:r w:rsidR="003D7505" w:rsidRPr="00B676F5">
        <w:rPr>
          <w:lang w:val="en-CA"/>
        </w:rPr>
        <w:t xml:space="preserve"> NADM Conceptual Model 1.0, A Conceptual Model for Geologic Map Information, co published as U.S. Geological Survey Open-File Report 2004-1334 and Geological Survey of Canada Open File 4737. </w:t>
      </w:r>
      <w:r>
        <w:rPr>
          <w:lang w:val="en-CA"/>
        </w:rPr>
        <w:t>(</w:t>
      </w:r>
      <w:r w:rsidRPr="00B676F5">
        <w:rPr>
          <w:lang w:val="en-CA"/>
        </w:rPr>
        <w:t>2004</w:t>
      </w:r>
      <w:r>
        <w:rPr>
          <w:lang w:val="en-CA"/>
        </w:rPr>
        <w:t xml:space="preserve">) </w:t>
      </w:r>
      <w:r w:rsidR="003D7505" w:rsidRPr="00B676F5">
        <w:rPr>
          <w:lang w:val="en-CA"/>
        </w:rPr>
        <w:t>&lt;</w:t>
      </w:r>
      <w:hyperlink r:id="rId162" w:history="1">
        <w:r w:rsidR="003D7505" w:rsidRPr="00B676F5">
          <w:rPr>
            <w:rStyle w:val="Lienhypertexte"/>
            <w:lang w:val="en-CA"/>
          </w:rPr>
          <w:t>http://pubs.usgs.gov/of/2004/1334/2004-1334.pdf</w:t>
        </w:r>
      </w:hyperlink>
      <w:r w:rsidR="003C54F8" w:rsidRPr="00B676F5">
        <w:rPr>
          <w:lang w:val="en-CA"/>
        </w:rPr>
        <w:t>&gt;</w:t>
      </w:r>
      <w:bookmarkEnd w:id="603"/>
    </w:p>
    <w:p w14:paraId="572D819E" w14:textId="095197D3" w:rsidR="00424648" w:rsidRPr="00424648" w:rsidRDefault="00424648" w:rsidP="00424648">
      <w:pPr>
        <w:pStyle w:val="Paragraphedeliste"/>
        <w:numPr>
          <w:ilvl w:val="0"/>
          <w:numId w:val="34"/>
        </w:numPr>
        <w:rPr>
          <w:lang w:val="en-CA"/>
        </w:rPr>
      </w:pPr>
      <w:bookmarkStart w:id="604" w:name="_Ref458066370"/>
      <w:r>
        <w:rPr>
          <w:lang w:val="en-CA"/>
        </w:rPr>
        <w:t xml:space="preserve">NADM Science-language Technical Team, </w:t>
      </w:r>
      <w:hyperlink r:id="rId163" w:history="1">
        <w:r w:rsidRPr="008D6769">
          <w:rPr>
            <w:rStyle w:val="Lienhypertexte"/>
            <w:lang w:val="en-CA"/>
          </w:rPr>
          <w:t>http://ngmdb.usgs.gov/www-nadm/sltt/products.html</w:t>
        </w:r>
      </w:hyperlink>
      <w:r>
        <w:rPr>
          <w:lang w:val="en-CA"/>
        </w:rPr>
        <w:t xml:space="preserve"> (2004)</w:t>
      </w:r>
      <w:bookmarkEnd w:id="604"/>
    </w:p>
    <w:p w14:paraId="2DE5F2DD" w14:textId="69A2D469" w:rsidR="000C3A85" w:rsidRPr="00B676F5" w:rsidRDefault="000C3A85" w:rsidP="00B676F5">
      <w:pPr>
        <w:pStyle w:val="Paragraphedeliste"/>
        <w:numPr>
          <w:ilvl w:val="0"/>
          <w:numId w:val="34"/>
        </w:numPr>
        <w:rPr>
          <w:lang w:val="en-CA"/>
        </w:rPr>
      </w:pPr>
      <w:bookmarkStart w:id="605" w:name="_Ref458065542"/>
      <w:r>
        <w:rPr>
          <w:lang w:val="en-CA"/>
        </w:rPr>
        <w:t>North American Commission of Stratigraphic Nomenclature (NACSN), North American Stratigraphic Code: American Association of Petroleum Geologists Bulletin, 89, 11, 1547-1591 (2005)</w:t>
      </w:r>
      <w:bookmarkEnd w:id="605"/>
    </w:p>
    <w:p w14:paraId="60B32082" w14:textId="45605A88" w:rsidR="004A04F6" w:rsidRPr="00B676F5" w:rsidRDefault="00A62891" w:rsidP="00B676F5">
      <w:pPr>
        <w:pStyle w:val="Paragraphedeliste"/>
        <w:numPr>
          <w:ilvl w:val="0"/>
          <w:numId w:val="34"/>
        </w:numPr>
        <w:rPr>
          <w:lang w:val="en-CA"/>
        </w:rPr>
      </w:pPr>
      <w:bookmarkStart w:id="606" w:name="_Ref458066762"/>
      <w:r>
        <w:rPr>
          <w:lang w:val="en-CA"/>
        </w:rPr>
        <w:t>Passchier, C.W. &amp; Trouw, R.A.J.</w:t>
      </w:r>
      <w:r w:rsidR="004A04F6" w:rsidRPr="00B676F5">
        <w:rPr>
          <w:lang w:val="en-CA"/>
        </w:rPr>
        <w:t>: Microtectonics, Springer, ISBN 3-540-58713-6</w:t>
      </w:r>
      <w:r>
        <w:rPr>
          <w:lang w:val="en-CA"/>
        </w:rPr>
        <w:t xml:space="preserve"> (</w:t>
      </w:r>
      <w:r w:rsidRPr="00B676F5">
        <w:rPr>
          <w:lang w:val="en-CA"/>
        </w:rPr>
        <w:t>1998</w:t>
      </w:r>
      <w:r>
        <w:rPr>
          <w:lang w:val="en-CA"/>
        </w:rPr>
        <w:t>)</w:t>
      </w:r>
      <w:bookmarkEnd w:id="606"/>
    </w:p>
    <w:p w14:paraId="4B1BE626" w14:textId="7850419D" w:rsidR="00681BCD" w:rsidRDefault="00681BCD" w:rsidP="00B676F5">
      <w:pPr>
        <w:pStyle w:val="Paragraphedeliste"/>
        <w:numPr>
          <w:ilvl w:val="0"/>
          <w:numId w:val="34"/>
        </w:numPr>
      </w:pPr>
      <w:bookmarkStart w:id="607" w:name="_Ref458066644"/>
      <w:r>
        <w:lastRenderedPageBreak/>
        <w:t>Sneed E.D, Folk R.L.. Pebbles in the lower Colorado River, Texas, a study of particle morphoge</w:t>
      </w:r>
      <w:r w:rsidR="00A62891">
        <w:t>nesis. Journal of Geology 66(2),</w:t>
      </w:r>
      <w:r>
        <w:t xml:space="preserve"> 114–150</w:t>
      </w:r>
      <w:r w:rsidR="00A62891">
        <w:t>, (1958)</w:t>
      </w:r>
      <w:bookmarkEnd w:id="607"/>
    </w:p>
    <w:p w14:paraId="1E53A14D" w14:textId="4DE2AD80" w:rsidR="00F20F81" w:rsidRPr="00B676F5" w:rsidRDefault="00A62891" w:rsidP="00B676F5">
      <w:pPr>
        <w:pStyle w:val="Paragraphedeliste"/>
        <w:numPr>
          <w:ilvl w:val="0"/>
          <w:numId w:val="34"/>
        </w:numPr>
        <w:rPr>
          <w:lang w:val="en-CA"/>
        </w:rPr>
      </w:pPr>
      <w:bookmarkStart w:id="608" w:name="_Ref458066140"/>
      <w:r>
        <w:rPr>
          <w:lang w:val="en-CA"/>
        </w:rPr>
        <w:t>Steno, N.:</w:t>
      </w:r>
      <w:r w:rsidR="00F20F81" w:rsidRPr="00B676F5">
        <w:rPr>
          <w:lang w:val="en-CA"/>
        </w:rPr>
        <w:t xml:space="preserve"> The Prodromus of Nicolaus Steno’s Dissertation Concerning a Solid Body Enclosed by P</w:t>
      </w:r>
      <w:r>
        <w:rPr>
          <w:lang w:val="en-CA"/>
        </w:rPr>
        <w:t>rocess of Nature Within a Solid (</w:t>
      </w:r>
      <w:r w:rsidRPr="00B676F5">
        <w:rPr>
          <w:lang w:val="en-CA"/>
        </w:rPr>
        <w:t>1669</w:t>
      </w:r>
      <w:r>
        <w:rPr>
          <w:lang w:val="en-CA"/>
        </w:rPr>
        <w:t>)</w:t>
      </w:r>
      <w:bookmarkEnd w:id="608"/>
    </w:p>
    <w:p w14:paraId="33459CDA" w14:textId="5A05971B" w:rsidR="003968C9" w:rsidRPr="00B676F5" w:rsidRDefault="003968C9" w:rsidP="00B676F5">
      <w:pPr>
        <w:pStyle w:val="Paragraphedeliste"/>
        <w:numPr>
          <w:ilvl w:val="0"/>
          <w:numId w:val="34"/>
        </w:numPr>
        <w:rPr>
          <w:color w:val="1F1E1F"/>
        </w:rPr>
      </w:pPr>
      <w:bookmarkStart w:id="609" w:name="_Ref458067157"/>
      <w:r w:rsidRPr="00B676F5">
        <w:rPr>
          <w:color w:val="1F1E1F"/>
        </w:rPr>
        <w:t>T</w:t>
      </w:r>
      <w:r w:rsidR="00A62891">
        <w:rPr>
          <w:color w:val="1F1E1F"/>
        </w:rPr>
        <w:t>únyi, I.:</w:t>
      </w:r>
      <w:r w:rsidRPr="00B676F5">
        <w:rPr>
          <w:color w:val="1F1E1F"/>
        </w:rPr>
        <w:t>Magnetostratigraphy of Badenian evaporite deposits (East Slovak Basin), GEOLOGICA CARPAT</w:t>
      </w:r>
      <w:r w:rsidR="00A62891">
        <w:rPr>
          <w:color w:val="1F1E1F"/>
        </w:rPr>
        <w:t>HICA, JUNE 2005, 56, 3, 273–284,</w:t>
      </w:r>
      <w:r w:rsidR="00A62891" w:rsidRPr="00B676F5">
        <w:rPr>
          <w:color w:val="1F1E1F"/>
        </w:rPr>
        <w:t xml:space="preserve"> (2005) </w:t>
      </w:r>
      <w:r w:rsidRPr="00B676F5">
        <w:rPr>
          <w:color w:val="1F1E1F"/>
        </w:rPr>
        <w:t>&lt;</w:t>
      </w:r>
      <w:hyperlink r:id="rId164" w:history="1">
        <w:r w:rsidRPr="006C3FF2">
          <w:rPr>
            <w:rStyle w:val="Lienhypertexte"/>
          </w:rPr>
          <w:t>http://www.geologicacarpathica.com/GeolCarp_Vol56_No3_273_284.html</w:t>
        </w:r>
      </w:hyperlink>
      <w:r w:rsidRPr="00B676F5">
        <w:rPr>
          <w:color w:val="1F1E1F"/>
        </w:rPr>
        <w:t>&gt;</w:t>
      </w:r>
      <w:bookmarkEnd w:id="609"/>
      <w:r w:rsidRPr="00B676F5">
        <w:rPr>
          <w:color w:val="1F1E1F"/>
        </w:rPr>
        <w:t xml:space="preserve"> </w:t>
      </w:r>
    </w:p>
    <w:p w14:paraId="47400B5A" w14:textId="5C9FEDFA" w:rsidR="004A04F6" w:rsidRPr="00B676F5" w:rsidRDefault="004A04F6" w:rsidP="00B676F5">
      <w:pPr>
        <w:pStyle w:val="Paragraphedeliste"/>
        <w:numPr>
          <w:ilvl w:val="0"/>
          <w:numId w:val="34"/>
        </w:numPr>
        <w:rPr>
          <w:lang w:val="en-CA"/>
        </w:rPr>
      </w:pPr>
      <w:bookmarkStart w:id="610" w:name="_Ref458066787"/>
      <w:r w:rsidRPr="00B676F5">
        <w:rPr>
          <w:lang w:val="en-CA"/>
        </w:rPr>
        <w:t>Turner,</w:t>
      </w:r>
      <w:r w:rsidR="00A62891">
        <w:rPr>
          <w:lang w:val="en-CA"/>
        </w:rPr>
        <w:t xml:space="preserve"> </w:t>
      </w:r>
      <w:r w:rsidRPr="00B676F5">
        <w:rPr>
          <w:lang w:val="en-CA"/>
        </w:rPr>
        <w:t>F.J</w:t>
      </w:r>
      <w:r w:rsidR="00A62891">
        <w:rPr>
          <w:lang w:val="en-CA"/>
        </w:rPr>
        <w:t>.</w:t>
      </w:r>
      <w:r w:rsidRPr="00B676F5">
        <w:rPr>
          <w:lang w:val="en-CA"/>
        </w:rPr>
        <w:t xml:space="preserve">, </w:t>
      </w:r>
      <w:r w:rsidR="00A62891">
        <w:rPr>
          <w:lang w:val="en-CA"/>
        </w:rPr>
        <w:t>Weiss, L.E.:</w:t>
      </w:r>
      <w:r w:rsidRPr="00B676F5">
        <w:rPr>
          <w:lang w:val="en-CA"/>
        </w:rPr>
        <w:t xml:space="preserve">  Structural Analysis of Metamorphic Tectoni</w:t>
      </w:r>
      <w:r w:rsidR="00A62891">
        <w:rPr>
          <w:lang w:val="en-CA"/>
        </w:rPr>
        <w:t>tes. McGraw-Hill, New York, N.Y, 545</w:t>
      </w:r>
      <w:r w:rsidR="00A62891" w:rsidRPr="00A62891">
        <w:rPr>
          <w:lang w:val="en-CA"/>
        </w:rPr>
        <w:t xml:space="preserve"> </w:t>
      </w:r>
      <w:r w:rsidR="00A62891">
        <w:rPr>
          <w:lang w:val="en-CA"/>
        </w:rPr>
        <w:t>(1963)</w:t>
      </w:r>
      <w:bookmarkEnd w:id="610"/>
    </w:p>
    <w:p w14:paraId="22AF632D" w14:textId="344519DA" w:rsidR="000A6EE8" w:rsidRPr="00B676F5" w:rsidRDefault="00A62891" w:rsidP="00B676F5">
      <w:pPr>
        <w:pStyle w:val="Paragraphedeliste"/>
        <w:numPr>
          <w:ilvl w:val="0"/>
          <w:numId w:val="34"/>
        </w:numPr>
        <w:rPr>
          <w:lang w:val="en-CA"/>
        </w:rPr>
      </w:pPr>
      <w:bookmarkStart w:id="611" w:name="_Ref458066166"/>
      <w:r>
        <w:rPr>
          <w:lang w:val="en-CA"/>
        </w:rPr>
        <w:t>v</w:t>
      </w:r>
      <w:r w:rsidR="000A6EE8" w:rsidRPr="00B676F5">
        <w:rPr>
          <w:lang w:val="en-CA"/>
        </w:rPr>
        <w:t>an der Plicht, J., A. Hogg, A.</w:t>
      </w:r>
      <w:r>
        <w:rPr>
          <w:lang w:val="en-CA"/>
        </w:rPr>
        <w:t>:A note on reporting radiocarbon</w:t>
      </w:r>
      <w:r w:rsidR="000A6EE8" w:rsidRPr="00B676F5">
        <w:rPr>
          <w:lang w:val="en-CA"/>
        </w:rPr>
        <w:t>. Quaternar</w:t>
      </w:r>
      <w:r>
        <w:rPr>
          <w:lang w:val="en-CA"/>
        </w:rPr>
        <w:t xml:space="preserve">y Geochronology 1 (4): 237–240 (2006) </w:t>
      </w:r>
      <w:r w:rsidR="000A6EE8" w:rsidRPr="00B676F5">
        <w:rPr>
          <w:lang w:val="en-CA"/>
        </w:rPr>
        <w:t>do</w:t>
      </w:r>
      <w:r w:rsidR="00F02ED9" w:rsidRPr="00B676F5">
        <w:rPr>
          <w:lang w:val="en-CA"/>
        </w:rPr>
        <w:t>i:10.1016/j.quageo.2006.07.001.</w:t>
      </w:r>
      <w:bookmarkEnd w:id="611"/>
    </w:p>
    <w:p w14:paraId="5F21EA29" w14:textId="7EB40070" w:rsidR="00C01850" w:rsidRPr="00B676F5" w:rsidRDefault="001111B0" w:rsidP="00B676F5">
      <w:pPr>
        <w:pStyle w:val="Paragraphedeliste"/>
        <w:numPr>
          <w:ilvl w:val="0"/>
          <w:numId w:val="34"/>
        </w:numPr>
        <w:rPr>
          <w:lang w:val="en-CA"/>
        </w:rPr>
      </w:pPr>
      <w:bookmarkStart w:id="612" w:name="_Ref458067225"/>
      <w:commentRangeStart w:id="613"/>
      <w:r w:rsidRPr="00B676F5">
        <w:rPr>
          <w:lang w:val="en-CA"/>
        </w:rPr>
        <w:t>Ventouras, S</w:t>
      </w:r>
      <w:r w:rsidR="00A62891">
        <w:rPr>
          <w:lang w:val="en-CA"/>
        </w:rPr>
        <w:t>.</w:t>
      </w:r>
      <w:r w:rsidRPr="00B676F5">
        <w:rPr>
          <w:lang w:val="en-CA"/>
        </w:rPr>
        <w:t>, Lawrence, B</w:t>
      </w:r>
      <w:r w:rsidR="00A62891">
        <w:rPr>
          <w:lang w:val="en-CA"/>
        </w:rPr>
        <w:t>.</w:t>
      </w:r>
      <w:r w:rsidRPr="00B676F5">
        <w:rPr>
          <w:lang w:val="en-CA"/>
        </w:rPr>
        <w:t>N</w:t>
      </w:r>
      <w:r w:rsidR="00A62891">
        <w:rPr>
          <w:lang w:val="en-CA"/>
        </w:rPr>
        <w:t>.</w:t>
      </w:r>
      <w:r w:rsidRPr="00B676F5">
        <w:rPr>
          <w:lang w:val="en-CA"/>
        </w:rPr>
        <w:t xml:space="preserve"> and Cox, </w:t>
      </w:r>
      <w:r w:rsidR="00A62891">
        <w:rPr>
          <w:lang w:val="en-CA"/>
        </w:rPr>
        <w:t>S.:</w:t>
      </w:r>
      <w:r w:rsidRPr="00B676F5">
        <w:rPr>
          <w:lang w:val="en-CA"/>
        </w:rPr>
        <w:t>MOLES-v3 Information Model. In: E</w:t>
      </w:r>
      <w:r w:rsidR="00A62891">
        <w:rPr>
          <w:lang w:val="en-CA"/>
        </w:rPr>
        <w:t>GU General Assembly Vienna 2010,</w:t>
      </w:r>
      <w:r w:rsidR="00A62891" w:rsidRPr="00A62891">
        <w:rPr>
          <w:lang w:val="en-CA"/>
        </w:rPr>
        <w:t xml:space="preserve"> </w:t>
      </w:r>
      <w:r w:rsidR="00A62891" w:rsidRPr="00B676F5">
        <w:rPr>
          <w:lang w:val="en-CA"/>
        </w:rPr>
        <w:t>(2009)</w:t>
      </w:r>
      <w:commentRangeEnd w:id="613"/>
      <w:r w:rsidR="00A62891">
        <w:rPr>
          <w:rStyle w:val="Marquedecommentaire"/>
        </w:rPr>
        <w:commentReference w:id="613"/>
      </w:r>
      <w:bookmarkEnd w:id="612"/>
    </w:p>
    <w:p w14:paraId="34AA78F2" w14:textId="57E3E39D" w:rsidR="006C3FF2" w:rsidRDefault="00A62891" w:rsidP="00B676F5">
      <w:pPr>
        <w:pStyle w:val="Paragraphedeliste"/>
        <w:numPr>
          <w:ilvl w:val="0"/>
          <w:numId w:val="34"/>
        </w:numPr>
      </w:pPr>
      <w:bookmarkStart w:id="614" w:name="_Ref458066679"/>
      <w:r>
        <w:t>Wadell, H.:</w:t>
      </w:r>
      <w:r w:rsidR="006C3FF2">
        <w:t xml:space="preserve"> Volume, shape, and roundness of rock particle</w:t>
      </w:r>
      <w:r>
        <w:t>s. Journal of Geology 40 (1932)</w:t>
      </w:r>
      <w:bookmarkEnd w:id="614"/>
    </w:p>
    <w:p w14:paraId="001A4034" w14:textId="7180E640" w:rsidR="005D5B95" w:rsidRPr="006C3FF2" w:rsidRDefault="005D5B95" w:rsidP="00B676F5">
      <w:pPr>
        <w:pStyle w:val="Paragraphedeliste"/>
        <w:numPr>
          <w:ilvl w:val="0"/>
          <w:numId w:val="34"/>
        </w:numPr>
      </w:pPr>
      <w:bookmarkStart w:id="615" w:name="_Ref458067102"/>
      <w:r w:rsidRPr="006C3FF2">
        <w:t>Walshe, S.L. G</w:t>
      </w:r>
      <w:r w:rsidR="00A62891">
        <w:t>radstein, F.M. &amp; Ogg, J.G.:</w:t>
      </w:r>
      <w:r w:rsidRPr="006C3FF2">
        <w:t xml:space="preserve"> History, philosophy, and application of the Global Stratotype Section and Poin</w:t>
      </w:r>
      <w:r w:rsidR="00A62891">
        <w:t>t (GSSP), Lethaia, 37, 201-218,</w:t>
      </w:r>
      <w:r w:rsidRPr="006C3FF2">
        <w:t xml:space="preserve">  ISSN 0024-1164</w:t>
      </w:r>
      <w:r w:rsidR="00A62891">
        <w:t xml:space="preserve"> </w:t>
      </w:r>
      <w:r w:rsidR="00A62891">
        <w:rPr>
          <w:lang w:val="en-CA"/>
        </w:rPr>
        <w:t>(</w:t>
      </w:r>
      <w:r w:rsidR="00A62891" w:rsidRPr="006C3FF2">
        <w:t>2004</w:t>
      </w:r>
      <w:r w:rsidR="00A62891">
        <w:t>)</w:t>
      </w:r>
      <w:r w:rsidR="00A62891" w:rsidRPr="006C3FF2">
        <w:t xml:space="preserve"> </w:t>
      </w:r>
      <w:r w:rsidR="00A62891">
        <w:t>&lt;</w:t>
      </w:r>
      <w:hyperlink r:id="rId165" w:history="1">
        <w:r w:rsidR="006C3FF2" w:rsidRPr="00B676F5">
          <w:rPr>
            <w:rStyle w:val="Lienhypertexte"/>
            <w:lang w:val="en-CA"/>
          </w:rPr>
          <w:t>http://precambrian.stratigraphy.org/Walsh_et_al_2004.pdf</w:t>
        </w:r>
      </w:hyperlink>
      <w:r w:rsidR="006C3FF2" w:rsidRPr="00B676F5">
        <w:rPr>
          <w:rStyle w:val="Lienhypertexte"/>
          <w:lang w:val="en-CA"/>
        </w:rPr>
        <w:t>&gt;</w:t>
      </w:r>
      <w:bookmarkEnd w:id="615"/>
    </w:p>
    <w:p w14:paraId="1723E3C4" w14:textId="534847D8" w:rsidR="00E32A61" w:rsidRPr="00B676F5" w:rsidRDefault="00A62891" w:rsidP="00B676F5">
      <w:pPr>
        <w:pStyle w:val="Paragraphedeliste"/>
        <w:numPr>
          <w:ilvl w:val="0"/>
          <w:numId w:val="34"/>
        </w:numPr>
        <w:rPr>
          <w:lang w:val="en-CA"/>
        </w:rPr>
      </w:pPr>
      <w:bookmarkStart w:id="616" w:name="_Ref458066647"/>
      <w:r>
        <w:t>Zingg, T.:</w:t>
      </w:r>
      <w:r w:rsidR="006C3FF2" w:rsidRPr="006C3FF2">
        <w:t xml:space="preserve"> Beiträge zur Schotteranalyze:  </w:t>
      </w:r>
      <w:r>
        <w:t xml:space="preserve">In </w:t>
      </w:r>
      <w:r w:rsidR="006C3FF2" w:rsidRPr="006C3FF2">
        <w:t>Schweiz. Min</w:t>
      </w:r>
      <w:r>
        <w:t>eralog. Petrog. Mitt, v. 15, 39-140 (</w:t>
      </w:r>
      <w:r w:rsidRPr="006C3FF2">
        <w:t>1935</w:t>
      </w:r>
      <w:r>
        <w:t>)</w:t>
      </w:r>
      <w:bookmarkEnd w:id="616"/>
    </w:p>
    <w:sectPr w:rsidR="00E32A61" w:rsidRPr="00B676F5" w:rsidSect="00F27D5A">
      <w:footerReference w:type="default" r:id="rId16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8" w:author="Boisvert, Eric" w:date="2016-08-03T12:31:00Z" w:initials="BE">
    <w:p w14:paraId="0869B0D9" w14:textId="4604046E" w:rsidR="00AC02F9" w:rsidRDefault="00AC02F9">
      <w:pPr>
        <w:pStyle w:val="Commentaire"/>
      </w:pPr>
      <w:r>
        <w:rPr>
          <w:rStyle w:val="Marquedecommentaire"/>
        </w:rPr>
        <w:annotationRef/>
      </w:r>
      <w:r>
        <w:t>I had to rework this one because I realized that DescriptionPurpose was not following the URI thing.</w:t>
      </w:r>
    </w:p>
  </w:comment>
  <w:comment w:id="519" w:author="Boisvert, Eric" w:date="2016-08-03T12:58:00Z" w:initials="BE">
    <w:p w14:paraId="5B375164" w14:textId="461DEFAE" w:rsidR="00AC02F9" w:rsidRDefault="00AC02F9">
      <w:pPr>
        <w:pStyle w:val="Commentaire"/>
      </w:pPr>
      <w:r>
        <w:rPr>
          <w:rStyle w:val="Marquedecommentaire"/>
        </w:rPr>
        <w:annotationRef/>
      </w:r>
      <w:r>
        <w:t>Note: It does not implement GeoSciML core, but Conceptual.  It could not implement several of the core rules.</w:t>
      </w:r>
    </w:p>
  </w:comment>
  <w:comment w:id="531" w:author="SSO Standard Desktop" w:date="2016-07-31T18:25:00Z" w:initials="SSD">
    <w:p w14:paraId="26958D8B" w14:textId="59535217" w:rsidR="00AC02F9" w:rsidRDefault="00AC02F9">
      <w:pPr>
        <w:pStyle w:val="Commentaire"/>
      </w:pPr>
      <w:r>
        <w:rPr>
          <w:rStyle w:val="Marquedecommentaire"/>
        </w:rPr>
        <w:annotationRef/>
      </w:r>
      <w:r>
        <w:t>Is it ?</w:t>
      </w:r>
    </w:p>
  </w:comment>
  <w:comment w:id="590" w:author="Boisvert, Eric" w:date="2016-08-05T09:51:00Z" w:initials="BE">
    <w:p w14:paraId="46DCA5AF" w14:textId="132FFB21" w:rsidR="00FD6C86" w:rsidRDefault="00FD6C86">
      <w:pPr>
        <w:pStyle w:val="Commentaire"/>
      </w:pPr>
      <w:r>
        <w:rPr>
          <w:rStyle w:val="Marquedecommentaire"/>
        </w:rPr>
        <w:annotationRef/>
      </w:r>
      <w:r>
        <w:t>This is the r bit (eg: 16-008r1) after the OGC #.  Not sure if we are are 1 or 2.  I assume first OAB submission was r1 and this is r2</w:t>
      </w:r>
      <w:r w:rsidR="000207F9">
        <w:t xml:space="preserve"> (update the presentation page ?)</w:t>
      </w:r>
    </w:p>
  </w:comment>
  <w:comment w:id="613" w:author="Boisvert, Eric" w:date="2016-08-02T12:41:00Z" w:initials="BE">
    <w:p w14:paraId="5A81C6F1" w14:textId="12406BE3" w:rsidR="00AC02F9" w:rsidRDefault="00AC02F9">
      <w:pPr>
        <w:pStyle w:val="Commentaire"/>
      </w:pPr>
      <w:r>
        <w:rPr>
          <w:rStyle w:val="Marquedecommentaire"/>
        </w:rPr>
        <w:annotationRef/>
      </w:r>
      <w:r>
        <w:t>Is it 2009 or 2010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017B31" w14:textId="77777777" w:rsidR="00EA5041" w:rsidRDefault="00EA5041">
      <w:pPr>
        <w:spacing w:after="0"/>
      </w:pPr>
      <w:r>
        <w:separator/>
      </w:r>
    </w:p>
  </w:endnote>
  <w:endnote w:type="continuationSeparator" w:id="0">
    <w:p w14:paraId="66CFEAAA" w14:textId="77777777" w:rsidR="00EA5041" w:rsidRDefault="00EA50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AC02F9" w:rsidRDefault="00AC02F9">
    <w:pPr>
      <w:pStyle w:val="Pieddepage"/>
      <w:jc w:val="center"/>
    </w:pPr>
    <w:r>
      <w:fldChar w:fldCharType="begin"/>
    </w:r>
    <w:r>
      <w:instrText xml:space="preserve"> PAGE   \* MERGEFORMAT </w:instrText>
    </w:r>
    <w:r>
      <w:fldChar w:fldCharType="separate"/>
    </w:r>
    <w:r w:rsidR="00AD44BE">
      <w:rPr>
        <w:noProof/>
      </w:rPr>
      <w:t>21</w:t>
    </w:r>
    <w:r>
      <w:rPr>
        <w:noProof/>
      </w:rPr>
      <w:fldChar w:fldCharType="end"/>
    </w:r>
  </w:p>
  <w:p w14:paraId="5299F2EC" w14:textId="6ACF2E1F" w:rsidR="00AC02F9" w:rsidRPr="0079517D" w:rsidRDefault="00AC02F9" w:rsidP="0079517D">
    <w:pPr>
      <w:pStyle w:val="Pieddepage"/>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086368" w14:textId="77777777" w:rsidR="00EA5041" w:rsidRDefault="00EA5041">
      <w:pPr>
        <w:spacing w:after="0"/>
      </w:pPr>
      <w:r>
        <w:separator/>
      </w:r>
    </w:p>
  </w:footnote>
  <w:footnote w:type="continuationSeparator" w:id="0">
    <w:p w14:paraId="726F5829" w14:textId="77777777" w:rsidR="00EA5041" w:rsidRDefault="00EA5041">
      <w:pPr>
        <w:spacing w:after="0"/>
      </w:pPr>
      <w:r>
        <w:continuationSeparator/>
      </w:r>
    </w:p>
  </w:footnote>
  <w:footnote w:id="1">
    <w:p w14:paraId="015C3D42" w14:textId="77777777" w:rsidR="00AC02F9" w:rsidRDefault="00AC02F9">
      <w:pPr>
        <w:pStyle w:val="Notedebasdepage"/>
      </w:pPr>
      <w:r>
        <w:footnoteRef/>
      </w:r>
      <w:r>
        <w:t xml:space="preserve"> </w:t>
      </w:r>
      <w:hyperlink r:id="rId1" w:history="1">
        <w:r>
          <w:rPr>
            <w:rStyle w:val="Lienhypertexte"/>
          </w:rPr>
          <w:t>www.opengeospatial.org/cite</w:t>
        </w:r>
      </w:hyperlink>
      <w:r>
        <w:t xml:space="preserve"> </w:t>
      </w:r>
    </w:p>
  </w:footnote>
  <w:footnote w:id="2">
    <w:p w14:paraId="5FE713CD" w14:textId="7D3BA1BA" w:rsidR="00AC02F9" w:rsidRPr="00674005" w:rsidRDefault="00AC02F9">
      <w:pPr>
        <w:pStyle w:val="Notedebasdepage"/>
        <w:rPr>
          <w:lang w:val="en-CA"/>
        </w:rPr>
      </w:pPr>
      <w:r>
        <w:rPr>
          <w:rStyle w:val="Appelnotedebasdep"/>
        </w:rPr>
        <w:footnoteRef/>
      </w:r>
      <w:r>
        <w:t xml:space="preserve"> </w:t>
      </w:r>
      <w:hyperlink r:id="rId2" w:history="1">
        <w:r w:rsidRPr="00A634B6">
          <w:rPr>
            <w:rStyle w:val="Lienhypertexte"/>
          </w:rPr>
          <w:t>https://www.w3.org/2001/tag/doc/httpRange-14/2007-05-31/HttpRange-14</w:t>
        </w:r>
      </w:hyperlink>
      <w:r>
        <w:t xml:space="preserve"> Clause 2</w:t>
      </w:r>
    </w:p>
  </w:footnote>
  <w:footnote w:id="3">
    <w:p w14:paraId="3254F8DB" w14:textId="76AC5ABD" w:rsidR="00AC02F9" w:rsidRPr="006F2ACD" w:rsidRDefault="00AC02F9" w:rsidP="00657E64">
      <w:pPr>
        <w:pStyle w:val="Notedebasdepage"/>
        <w:rPr>
          <w:lang w:val="en-CA"/>
        </w:rPr>
      </w:pPr>
      <w:r>
        <w:rPr>
          <w:rStyle w:val="Appelnotedebasdep"/>
        </w:rPr>
        <w:footnoteRef/>
      </w:r>
      <w:r>
        <w:t xml:space="preserve"> </w:t>
      </w:r>
      <w:r w:rsidRPr="00DC32F6">
        <w:rPr>
          <w:rStyle w:val="Entity"/>
        </w:rPr>
        <w:t>SWE RealPair</w:t>
      </w:r>
      <w:r>
        <w:rPr>
          <w:lang w:val="en-CA"/>
        </w:rPr>
        <w:t xml:space="preserve"> is encoded as space delimited lists (</w:t>
      </w:r>
      <w:r w:rsidRPr="00DC32F6">
        <w:rPr>
          <w:rStyle w:val="xmlChar"/>
        </w:rPr>
        <w:t>&lt;swe:value&gt;10 300&lt;/swe:value&gt;</w:t>
      </w:r>
      <w:r>
        <w:rPr>
          <w:lang w:val="en-CA"/>
        </w:rPr>
        <w:t xml:space="preserve"> in XML) , which demands that clients parse the string to extract each token.  To build a WFS/FES query that tests the first element, it requires parsing the string either using </w:t>
      </w:r>
      <w:r w:rsidRPr="00DC32F6">
        <w:rPr>
          <w:rStyle w:val="xmlChar"/>
        </w:rPr>
        <w:t>string-before(swe:value,</w:t>
      </w:r>
      <w:r>
        <w:rPr>
          <w:rStyle w:val="xmlChar"/>
        </w:rPr>
        <w:t>' '</w:t>
      </w:r>
      <w:r w:rsidRPr="00DC32F6">
        <w:rPr>
          <w:rStyle w:val="xmlChar"/>
        </w:rPr>
        <w:t xml:space="preserve">) </w:t>
      </w:r>
      <w:r>
        <w:rPr>
          <w:lang w:val="en-CA"/>
        </w:rPr>
        <w:t xml:space="preserve"> or </w:t>
      </w:r>
      <w:r w:rsidRPr="00DC32F6">
        <w:rPr>
          <w:rStyle w:val="xmlChar"/>
        </w:rPr>
        <w:t>tokenize(swe:value,' ')</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9551D5"/>
    <w:multiLevelType w:val="hybridMultilevel"/>
    <w:tmpl w:val="54546E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9BB235A"/>
    <w:multiLevelType w:val="hybridMultilevel"/>
    <w:tmpl w:val="B7F236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E9E7A02"/>
    <w:multiLevelType w:val="hybridMultilevel"/>
    <w:tmpl w:val="BF746166"/>
    <w:lvl w:ilvl="0" w:tplc="1009000F">
      <w:start w:val="1"/>
      <w:numFmt w:val="decimal"/>
      <w:lvlText w:val="%1."/>
      <w:lvlJc w:val="left"/>
      <w:pPr>
        <w:ind w:left="785" w:hanging="360"/>
      </w:p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2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8021C8E"/>
    <w:multiLevelType w:val="hybridMultilevel"/>
    <w:tmpl w:val="46F8F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7">
    <w:nsid w:val="61204266"/>
    <w:multiLevelType w:val="hybridMultilevel"/>
    <w:tmpl w:val="FD80D8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7AE74056"/>
    <w:multiLevelType w:val="multilevel"/>
    <w:tmpl w:val="6CCAFF6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33">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2"/>
  </w:num>
  <w:num w:numId="2">
    <w:abstractNumId w:val="0"/>
  </w:num>
  <w:num w:numId="3">
    <w:abstractNumId w:val="9"/>
  </w:num>
  <w:num w:numId="4">
    <w:abstractNumId w:val="13"/>
  </w:num>
  <w:num w:numId="5">
    <w:abstractNumId w:val="11"/>
  </w:num>
  <w:num w:numId="6">
    <w:abstractNumId w:val="10"/>
  </w:num>
  <w:num w:numId="7">
    <w:abstractNumId w:val="15"/>
  </w:num>
  <w:num w:numId="8">
    <w:abstractNumId w:val="6"/>
  </w:num>
  <w:num w:numId="9">
    <w:abstractNumId w:val="26"/>
  </w:num>
  <w:num w:numId="10">
    <w:abstractNumId w:val="20"/>
  </w:num>
  <w:num w:numId="11">
    <w:abstractNumId w:val="3"/>
  </w:num>
  <w:num w:numId="12">
    <w:abstractNumId w:val="18"/>
  </w:num>
  <w:num w:numId="13">
    <w:abstractNumId w:val="5"/>
  </w:num>
  <w:num w:numId="14">
    <w:abstractNumId w:val="22"/>
  </w:num>
  <w:num w:numId="15">
    <w:abstractNumId w:val="17"/>
  </w:num>
  <w:num w:numId="16">
    <w:abstractNumId w:val="30"/>
  </w:num>
  <w:num w:numId="17">
    <w:abstractNumId w:val="2"/>
  </w:num>
  <w:num w:numId="18">
    <w:abstractNumId w:val="8"/>
  </w:num>
  <w:num w:numId="19">
    <w:abstractNumId w:val="1"/>
  </w:num>
  <w:num w:numId="20">
    <w:abstractNumId w:val="29"/>
  </w:num>
  <w:num w:numId="21">
    <w:abstractNumId w:val="33"/>
  </w:num>
  <w:num w:numId="22">
    <w:abstractNumId w:val="4"/>
  </w:num>
  <w:num w:numId="23">
    <w:abstractNumId w:val="16"/>
  </w:num>
  <w:num w:numId="24">
    <w:abstractNumId w:val="23"/>
  </w:num>
  <w:num w:numId="25">
    <w:abstractNumId w:val="28"/>
  </w:num>
  <w:num w:numId="26">
    <w:abstractNumId w:val="24"/>
  </w:num>
  <w:num w:numId="27">
    <w:abstractNumId w:val="31"/>
  </w:num>
  <w:num w:numId="28">
    <w:abstractNumId w:val="14"/>
  </w:num>
  <w:num w:numId="29">
    <w:abstractNumId w:val="21"/>
  </w:num>
  <w:num w:numId="30">
    <w:abstractNumId w:val="19"/>
  </w:num>
  <w:num w:numId="31">
    <w:abstractNumId w:val="27"/>
  </w:num>
  <w:num w:numId="32">
    <w:abstractNumId w:val="25"/>
  </w:num>
  <w:num w:numId="33">
    <w:abstractNumId w:val="7"/>
  </w:num>
  <w:num w:numId="34">
    <w:abstractNumId w:val="12"/>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4"/>
  <w:hideSpellingErrors/>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5D4F"/>
    <w:rsid w:val="00006FB0"/>
    <w:rsid w:val="000077DC"/>
    <w:rsid w:val="00011F66"/>
    <w:rsid w:val="000207F9"/>
    <w:rsid w:val="000209D6"/>
    <w:rsid w:val="00020BE9"/>
    <w:rsid w:val="00023F00"/>
    <w:rsid w:val="00024B9A"/>
    <w:rsid w:val="0002555A"/>
    <w:rsid w:val="00026A2F"/>
    <w:rsid w:val="0002750B"/>
    <w:rsid w:val="00031805"/>
    <w:rsid w:val="00031808"/>
    <w:rsid w:val="0003221C"/>
    <w:rsid w:val="00033D7C"/>
    <w:rsid w:val="00034618"/>
    <w:rsid w:val="00035A95"/>
    <w:rsid w:val="000366C7"/>
    <w:rsid w:val="000373FF"/>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3EB9"/>
    <w:rsid w:val="00074FA2"/>
    <w:rsid w:val="0007548F"/>
    <w:rsid w:val="00075F5E"/>
    <w:rsid w:val="00077991"/>
    <w:rsid w:val="00083053"/>
    <w:rsid w:val="000841A4"/>
    <w:rsid w:val="000843E1"/>
    <w:rsid w:val="00084AC2"/>
    <w:rsid w:val="00090DCF"/>
    <w:rsid w:val="00091990"/>
    <w:rsid w:val="00093E54"/>
    <w:rsid w:val="000944A6"/>
    <w:rsid w:val="00094557"/>
    <w:rsid w:val="00094B6D"/>
    <w:rsid w:val="000A04A2"/>
    <w:rsid w:val="000A1C4C"/>
    <w:rsid w:val="000A5304"/>
    <w:rsid w:val="000A6EE8"/>
    <w:rsid w:val="000A73AD"/>
    <w:rsid w:val="000A793F"/>
    <w:rsid w:val="000B0CDD"/>
    <w:rsid w:val="000B1244"/>
    <w:rsid w:val="000B31E6"/>
    <w:rsid w:val="000B4649"/>
    <w:rsid w:val="000B4F44"/>
    <w:rsid w:val="000B5803"/>
    <w:rsid w:val="000B617A"/>
    <w:rsid w:val="000B752C"/>
    <w:rsid w:val="000C3459"/>
    <w:rsid w:val="000C3A85"/>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0F58DA"/>
    <w:rsid w:val="0010071D"/>
    <w:rsid w:val="001050D1"/>
    <w:rsid w:val="00106124"/>
    <w:rsid w:val="001111B0"/>
    <w:rsid w:val="00112001"/>
    <w:rsid w:val="0011222F"/>
    <w:rsid w:val="001123AF"/>
    <w:rsid w:val="00112EA6"/>
    <w:rsid w:val="001133B5"/>
    <w:rsid w:val="00113872"/>
    <w:rsid w:val="00114CF0"/>
    <w:rsid w:val="001150E2"/>
    <w:rsid w:val="00120B25"/>
    <w:rsid w:val="00120FA8"/>
    <w:rsid w:val="00122E1A"/>
    <w:rsid w:val="001235BF"/>
    <w:rsid w:val="0012746F"/>
    <w:rsid w:val="0013283D"/>
    <w:rsid w:val="001339F9"/>
    <w:rsid w:val="001341B0"/>
    <w:rsid w:val="00137FD9"/>
    <w:rsid w:val="001403D1"/>
    <w:rsid w:val="0014245D"/>
    <w:rsid w:val="00143221"/>
    <w:rsid w:val="001441EF"/>
    <w:rsid w:val="001453F6"/>
    <w:rsid w:val="00145620"/>
    <w:rsid w:val="00147062"/>
    <w:rsid w:val="001514AB"/>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5E53"/>
    <w:rsid w:val="001A7658"/>
    <w:rsid w:val="001A7909"/>
    <w:rsid w:val="001B130F"/>
    <w:rsid w:val="001B3235"/>
    <w:rsid w:val="001B3250"/>
    <w:rsid w:val="001B3A36"/>
    <w:rsid w:val="001B4102"/>
    <w:rsid w:val="001B7AC0"/>
    <w:rsid w:val="001C1463"/>
    <w:rsid w:val="001C232D"/>
    <w:rsid w:val="001C367F"/>
    <w:rsid w:val="001C3AE8"/>
    <w:rsid w:val="001C5A0E"/>
    <w:rsid w:val="001C6A17"/>
    <w:rsid w:val="001C6DEB"/>
    <w:rsid w:val="001D1B97"/>
    <w:rsid w:val="001D1F28"/>
    <w:rsid w:val="001D519F"/>
    <w:rsid w:val="001D79AD"/>
    <w:rsid w:val="001E2A9F"/>
    <w:rsid w:val="001E3746"/>
    <w:rsid w:val="001E5387"/>
    <w:rsid w:val="001E68E4"/>
    <w:rsid w:val="001E6E27"/>
    <w:rsid w:val="001E7109"/>
    <w:rsid w:val="001E7133"/>
    <w:rsid w:val="001F06F0"/>
    <w:rsid w:val="001F16B2"/>
    <w:rsid w:val="001F2343"/>
    <w:rsid w:val="001F413D"/>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168E6"/>
    <w:rsid w:val="00221C2A"/>
    <w:rsid w:val="0022247C"/>
    <w:rsid w:val="00222A3C"/>
    <w:rsid w:val="00224214"/>
    <w:rsid w:val="0022435C"/>
    <w:rsid w:val="00224DF5"/>
    <w:rsid w:val="00225333"/>
    <w:rsid w:val="00227147"/>
    <w:rsid w:val="00230024"/>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0FA"/>
    <w:rsid w:val="00267D2C"/>
    <w:rsid w:val="00270EDD"/>
    <w:rsid w:val="00274AAD"/>
    <w:rsid w:val="00276900"/>
    <w:rsid w:val="00276AD3"/>
    <w:rsid w:val="00276D9C"/>
    <w:rsid w:val="0027787F"/>
    <w:rsid w:val="00281AAC"/>
    <w:rsid w:val="00283487"/>
    <w:rsid w:val="00284510"/>
    <w:rsid w:val="00284971"/>
    <w:rsid w:val="00284E39"/>
    <w:rsid w:val="00287240"/>
    <w:rsid w:val="0028745C"/>
    <w:rsid w:val="00290617"/>
    <w:rsid w:val="00291871"/>
    <w:rsid w:val="00292781"/>
    <w:rsid w:val="00293652"/>
    <w:rsid w:val="00295FF9"/>
    <w:rsid w:val="00297011"/>
    <w:rsid w:val="00297264"/>
    <w:rsid w:val="002A0C3E"/>
    <w:rsid w:val="002A2662"/>
    <w:rsid w:val="002A2C89"/>
    <w:rsid w:val="002A2EF0"/>
    <w:rsid w:val="002A3D49"/>
    <w:rsid w:val="002A494E"/>
    <w:rsid w:val="002A58E0"/>
    <w:rsid w:val="002A660E"/>
    <w:rsid w:val="002A6766"/>
    <w:rsid w:val="002B0E1F"/>
    <w:rsid w:val="002B3C3F"/>
    <w:rsid w:val="002B5149"/>
    <w:rsid w:val="002B564B"/>
    <w:rsid w:val="002B6140"/>
    <w:rsid w:val="002C0B9E"/>
    <w:rsid w:val="002C1116"/>
    <w:rsid w:val="002C1262"/>
    <w:rsid w:val="002C1418"/>
    <w:rsid w:val="002C1CE4"/>
    <w:rsid w:val="002C2D58"/>
    <w:rsid w:val="002C78A2"/>
    <w:rsid w:val="002D071B"/>
    <w:rsid w:val="002D131D"/>
    <w:rsid w:val="002D16CD"/>
    <w:rsid w:val="002D30FE"/>
    <w:rsid w:val="002D4285"/>
    <w:rsid w:val="002D4310"/>
    <w:rsid w:val="002D68FE"/>
    <w:rsid w:val="002D769B"/>
    <w:rsid w:val="002D77EE"/>
    <w:rsid w:val="002E1163"/>
    <w:rsid w:val="002E4FD9"/>
    <w:rsid w:val="002E694E"/>
    <w:rsid w:val="002E6CBA"/>
    <w:rsid w:val="002E6F45"/>
    <w:rsid w:val="002E715F"/>
    <w:rsid w:val="002F11EC"/>
    <w:rsid w:val="002F2882"/>
    <w:rsid w:val="002F5463"/>
    <w:rsid w:val="00300910"/>
    <w:rsid w:val="00301315"/>
    <w:rsid w:val="00302FB5"/>
    <w:rsid w:val="0030364E"/>
    <w:rsid w:val="0031113D"/>
    <w:rsid w:val="00314722"/>
    <w:rsid w:val="00315E3F"/>
    <w:rsid w:val="003166D5"/>
    <w:rsid w:val="0032066B"/>
    <w:rsid w:val="0032243C"/>
    <w:rsid w:val="00322A93"/>
    <w:rsid w:val="00324EFC"/>
    <w:rsid w:val="00325D59"/>
    <w:rsid w:val="003266F1"/>
    <w:rsid w:val="00326F3E"/>
    <w:rsid w:val="0032727A"/>
    <w:rsid w:val="0032785D"/>
    <w:rsid w:val="00330E0C"/>
    <w:rsid w:val="00333BAC"/>
    <w:rsid w:val="003343DC"/>
    <w:rsid w:val="00334B16"/>
    <w:rsid w:val="00334B85"/>
    <w:rsid w:val="00336ECD"/>
    <w:rsid w:val="00337EC6"/>
    <w:rsid w:val="0034031E"/>
    <w:rsid w:val="003424E5"/>
    <w:rsid w:val="0034278D"/>
    <w:rsid w:val="00343322"/>
    <w:rsid w:val="00344CE7"/>
    <w:rsid w:val="0034517D"/>
    <w:rsid w:val="0034572C"/>
    <w:rsid w:val="00345D65"/>
    <w:rsid w:val="00347A75"/>
    <w:rsid w:val="00353645"/>
    <w:rsid w:val="00353E0B"/>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11C7"/>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21E3"/>
    <w:rsid w:val="003A3448"/>
    <w:rsid w:val="003A3838"/>
    <w:rsid w:val="003A479F"/>
    <w:rsid w:val="003A580A"/>
    <w:rsid w:val="003A6526"/>
    <w:rsid w:val="003A73F1"/>
    <w:rsid w:val="003B0AAB"/>
    <w:rsid w:val="003B391B"/>
    <w:rsid w:val="003B49DD"/>
    <w:rsid w:val="003B5141"/>
    <w:rsid w:val="003B5D4E"/>
    <w:rsid w:val="003B691E"/>
    <w:rsid w:val="003C0FEA"/>
    <w:rsid w:val="003C190E"/>
    <w:rsid w:val="003C3333"/>
    <w:rsid w:val="003C3877"/>
    <w:rsid w:val="003C405C"/>
    <w:rsid w:val="003C54F8"/>
    <w:rsid w:val="003C6266"/>
    <w:rsid w:val="003D0B50"/>
    <w:rsid w:val="003D0C21"/>
    <w:rsid w:val="003D39A1"/>
    <w:rsid w:val="003D6337"/>
    <w:rsid w:val="003D7333"/>
    <w:rsid w:val="003D7505"/>
    <w:rsid w:val="003E00FD"/>
    <w:rsid w:val="003E0843"/>
    <w:rsid w:val="003E0DCA"/>
    <w:rsid w:val="003E16A4"/>
    <w:rsid w:val="003E1755"/>
    <w:rsid w:val="003E17BA"/>
    <w:rsid w:val="003E5A36"/>
    <w:rsid w:val="003E6590"/>
    <w:rsid w:val="003E7F91"/>
    <w:rsid w:val="003F0D05"/>
    <w:rsid w:val="003F157A"/>
    <w:rsid w:val="003F569A"/>
    <w:rsid w:val="003F5AA4"/>
    <w:rsid w:val="00401781"/>
    <w:rsid w:val="00401D4D"/>
    <w:rsid w:val="0040205C"/>
    <w:rsid w:val="00402937"/>
    <w:rsid w:val="00405A82"/>
    <w:rsid w:val="00406683"/>
    <w:rsid w:val="004111ED"/>
    <w:rsid w:val="00412007"/>
    <w:rsid w:val="00413E49"/>
    <w:rsid w:val="00414DC9"/>
    <w:rsid w:val="00415CBF"/>
    <w:rsid w:val="00415E41"/>
    <w:rsid w:val="00416512"/>
    <w:rsid w:val="00416BC2"/>
    <w:rsid w:val="004175F5"/>
    <w:rsid w:val="004203F0"/>
    <w:rsid w:val="00421012"/>
    <w:rsid w:val="0042253D"/>
    <w:rsid w:val="00424648"/>
    <w:rsid w:val="0042527D"/>
    <w:rsid w:val="00426AB3"/>
    <w:rsid w:val="004274B7"/>
    <w:rsid w:val="00431395"/>
    <w:rsid w:val="00432BE6"/>
    <w:rsid w:val="00432FFC"/>
    <w:rsid w:val="00433281"/>
    <w:rsid w:val="0043553C"/>
    <w:rsid w:val="0043586C"/>
    <w:rsid w:val="0043688E"/>
    <w:rsid w:val="00437ED0"/>
    <w:rsid w:val="0044096A"/>
    <w:rsid w:val="00440B00"/>
    <w:rsid w:val="00441148"/>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4FB5"/>
    <w:rsid w:val="00486E2A"/>
    <w:rsid w:val="0048717F"/>
    <w:rsid w:val="004879BF"/>
    <w:rsid w:val="00491ED2"/>
    <w:rsid w:val="00495F38"/>
    <w:rsid w:val="00496C22"/>
    <w:rsid w:val="00497A3A"/>
    <w:rsid w:val="004A04F6"/>
    <w:rsid w:val="004A18C3"/>
    <w:rsid w:val="004A2055"/>
    <w:rsid w:val="004A5507"/>
    <w:rsid w:val="004A5E5F"/>
    <w:rsid w:val="004A7DAE"/>
    <w:rsid w:val="004A7E4D"/>
    <w:rsid w:val="004B1BCF"/>
    <w:rsid w:val="004C0141"/>
    <w:rsid w:val="004C0E7B"/>
    <w:rsid w:val="004C22C2"/>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1FA1"/>
    <w:rsid w:val="005036D9"/>
    <w:rsid w:val="00504099"/>
    <w:rsid w:val="0050472F"/>
    <w:rsid w:val="005061CC"/>
    <w:rsid w:val="00507476"/>
    <w:rsid w:val="00507C93"/>
    <w:rsid w:val="00507F3E"/>
    <w:rsid w:val="00510B4F"/>
    <w:rsid w:val="00510FBF"/>
    <w:rsid w:val="00513361"/>
    <w:rsid w:val="00513449"/>
    <w:rsid w:val="00513A7E"/>
    <w:rsid w:val="00515E43"/>
    <w:rsid w:val="005163F2"/>
    <w:rsid w:val="005166DF"/>
    <w:rsid w:val="005171DA"/>
    <w:rsid w:val="00522D6C"/>
    <w:rsid w:val="00523B00"/>
    <w:rsid w:val="00524C50"/>
    <w:rsid w:val="00527465"/>
    <w:rsid w:val="005279F1"/>
    <w:rsid w:val="00530B79"/>
    <w:rsid w:val="00531DC8"/>
    <w:rsid w:val="005372A3"/>
    <w:rsid w:val="005375F0"/>
    <w:rsid w:val="00540089"/>
    <w:rsid w:val="005413FE"/>
    <w:rsid w:val="005424AC"/>
    <w:rsid w:val="00542F0B"/>
    <w:rsid w:val="0054365B"/>
    <w:rsid w:val="00543F99"/>
    <w:rsid w:val="00543FE8"/>
    <w:rsid w:val="005448FE"/>
    <w:rsid w:val="00545E09"/>
    <w:rsid w:val="00551A94"/>
    <w:rsid w:val="005603F4"/>
    <w:rsid w:val="0056286F"/>
    <w:rsid w:val="0056591F"/>
    <w:rsid w:val="005660F2"/>
    <w:rsid w:val="0056717B"/>
    <w:rsid w:val="005679BA"/>
    <w:rsid w:val="00573AD2"/>
    <w:rsid w:val="0057403B"/>
    <w:rsid w:val="0057428A"/>
    <w:rsid w:val="00577E74"/>
    <w:rsid w:val="005802CB"/>
    <w:rsid w:val="005820FF"/>
    <w:rsid w:val="0058466D"/>
    <w:rsid w:val="00585E84"/>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676D"/>
    <w:rsid w:val="005B773C"/>
    <w:rsid w:val="005C137B"/>
    <w:rsid w:val="005C1C53"/>
    <w:rsid w:val="005C6E68"/>
    <w:rsid w:val="005D0298"/>
    <w:rsid w:val="005D2552"/>
    <w:rsid w:val="005D2CCE"/>
    <w:rsid w:val="005D4DF4"/>
    <w:rsid w:val="005D5B95"/>
    <w:rsid w:val="005D5B97"/>
    <w:rsid w:val="005D5CE5"/>
    <w:rsid w:val="005D6D19"/>
    <w:rsid w:val="005E0F6A"/>
    <w:rsid w:val="005E33CD"/>
    <w:rsid w:val="005E40C6"/>
    <w:rsid w:val="005E4220"/>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BF7"/>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516"/>
    <w:rsid w:val="00650658"/>
    <w:rsid w:val="00650C18"/>
    <w:rsid w:val="00651FD5"/>
    <w:rsid w:val="00652185"/>
    <w:rsid w:val="006521AB"/>
    <w:rsid w:val="00652E95"/>
    <w:rsid w:val="006559DD"/>
    <w:rsid w:val="00655CEE"/>
    <w:rsid w:val="00656751"/>
    <w:rsid w:val="00657E64"/>
    <w:rsid w:val="006619B2"/>
    <w:rsid w:val="00670D2F"/>
    <w:rsid w:val="00672D0D"/>
    <w:rsid w:val="00673C75"/>
    <w:rsid w:val="00673E83"/>
    <w:rsid w:val="00674005"/>
    <w:rsid w:val="006754DF"/>
    <w:rsid w:val="00675648"/>
    <w:rsid w:val="0067785F"/>
    <w:rsid w:val="006808A7"/>
    <w:rsid w:val="00680CF9"/>
    <w:rsid w:val="00681747"/>
    <w:rsid w:val="00681BCD"/>
    <w:rsid w:val="0068203A"/>
    <w:rsid w:val="0068258B"/>
    <w:rsid w:val="0068411B"/>
    <w:rsid w:val="006844F1"/>
    <w:rsid w:val="00684C85"/>
    <w:rsid w:val="0069087E"/>
    <w:rsid w:val="00690C3D"/>
    <w:rsid w:val="00695378"/>
    <w:rsid w:val="00695488"/>
    <w:rsid w:val="0069710C"/>
    <w:rsid w:val="0069784E"/>
    <w:rsid w:val="006A003D"/>
    <w:rsid w:val="006A1F12"/>
    <w:rsid w:val="006A54E8"/>
    <w:rsid w:val="006A6D5E"/>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5E12"/>
    <w:rsid w:val="006E671E"/>
    <w:rsid w:val="006E7B21"/>
    <w:rsid w:val="006E7F3A"/>
    <w:rsid w:val="006F111F"/>
    <w:rsid w:val="006F1EE4"/>
    <w:rsid w:val="006F2329"/>
    <w:rsid w:val="006F2ACD"/>
    <w:rsid w:val="006F54EF"/>
    <w:rsid w:val="00700408"/>
    <w:rsid w:val="00700482"/>
    <w:rsid w:val="007004CC"/>
    <w:rsid w:val="0070194D"/>
    <w:rsid w:val="00702848"/>
    <w:rsid w:val="00702EC2"/>
    <w:rsid w:val="00704C86"/>
    <w:rsid w:val="007071CD"/>
    <w:rsid w:val="007078B0"/>
    <w:rsid w:val="00707C33"/>
    <w:rsid w:val="0071071E"/>
    <w:rsid w:val="007138DA"/>
    <w:rsid w:val="00715186"/>
    <w:rsid w:val="00720E32"/>
    <w:rsid w:val="00722E9C"/>
    <w:rsid w:val="0073072D"/>
    <w:rsid w:val="0073219F"/>
    <w:rsid w:val="00732681"/>
    <w:rsid w:val="00733354"/>
    <w:rsid w:val="00733724"/>
    <w:rsid w:val="00734129"/>
    <w:rsid w:val="007347EF"/>
    <w:rsid w:val="007353E7"/>
    <w:rsid w:val="0073628E"/>
    <w:rsid w:val="00736C68"/>
    <w:rsid w:val="0074008D"/>
    <w:rsid w:val="00740F77"/>
    <w:rsid w:val="00742E4D"/>
    <w:rsid w:val="007433DB"/>
    <w:rsid w:val="00745739"/>
    <w:rsid w:val="00746B77"/>
    <w:rsid w:val="00746E7F"/>
    <w:rsid w:val="00747A08"/>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175"/>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23C6"/>
    <w:rsid w:val="007A315C"/>
    <w:rsid w:val="007A4792"/>
    <w:rsid w:val="007A60C8"/>
    <w:rsid w:val="007A7721"/>
    <w:rsid w:val="007B3482"/>
    <w:rsid w:val="007B5B87"/>
    <w:rsid w:val="007B6B21"/>
    <w:rsid w:val="007B7B05"/>
    <w:rsid w:val="007C49F8"/>
    <w:rsid w:val="007C4BEF"/>
    <w:rsid w:val="007C5519"/>
    <w:rsid w:val="007C5528"/>
    <w:rsid w:val="007C615B"/>
    <w:rsid w:val="007C69FE"/>
    <w:rsid w:val="007D01E7"/>
    <w:rsid w:val="007D03CF"/>
    <w:rsid w:val="007D0BE0"/>
    <w:rsid w:val="007D2867"/>
    <w:rsid w:val="007D4D67"/>
    <w:rsid w:val="007D6F81"/>
    <w:rsid w:val="007E0D8B"/>
    <w:rsid w:val="007E2C10"/>
    <w:rsid w:val="007E59BE"/>
    <w:rsid w:val="007E67EB"/>
    <w:rsid w:val="007E7F7B"/>
    <w:rsid w:val="007F03F0"/>
    <w:rsid w:val="007F062E"/>
    <w:rsid w:val="007F0841"/>
    <w:rsid w:val="007F17CE"/>
    <w:rsid w:val="007F26AE"/>
    <w:rsid w:val="007F63DD"/>
    <w:rsid w:val="007F6680"/>
    <w:rsid w:val="007F7DE0"/>
    <w:rsid w:val="008009B1"/>
    <w:rsid w:val="00800C11"/>
    <w:rsid w:val="008023AC"/>
    <w:rsid w:val="008037F7"/>
    <w:rsid w:val="0080448F"/>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05F3"/>
    <w:rsid w:val="00861954"/>
    <w:rsid w:val="00861F10"/>
    <w:rsid w:val="00863E82"/>
    <w:rsid w:val="00864A36"/>
    <w:rsid w:val="00865F5F"/>
    <w:rsid w:val="00866F77"/>
    <w:rsid w:val="008765D9"/>
    <w:rsid w:val="00876E21"/>
    <w:rsid w:val="00880920"/>
    <w:rsid w:val="008816FC"/>
    <w:rsid w:val="00884FA7"/>
    <w:rsid w:val="0088629E"/>
    <w:rsid w:val="00891F7B"/>
    <w:rsid w:val="00894483"/>
    <w:rsid w:val="00894DAA"/>
    <w:rsid w:val="00895888"/>
    <w:rsid w:val="008A0D27"/>
    <w:rsid w:val="008A1AF4"/>
    <w:rsid w:val="008A279B"/>
    <w:rsid w:val="008A4869"/>
    <w:rsid w:val="008A4A86"/>
    <w:rsid w:val="008A53EB"/>
    <w:rsid w:val="008A6B29"/>
    <w:rsid w:val="008B01F3"/>
    <w:rsid w:val="008B0EF5"/>
    <w:rsid w:val="008B1551"/>
    <w:rsid w:val="008B1DC6"/>
    <w:rsid w:val="008B2187"/>
    <w:rsid w:val="008B246E"/>
    <w:rsid w:val="008B42C0"/>
    <w:rsid w:val="008B472E"/>
    <w:rsid w:val="008B4986"/>
    <w:rsid w:val="008B4BF7"/>
    <w:rsid w:val="008B5A54"/>
    <w:rsid w:val="008B64C1"/>
    <w:rsid w:val="008B7091"/>
    <w:rsid w:val="008B7992"/>
    <w:rsid w:val="008B7A31"/>
    <w:rsid w:val="008B7B0C"/>
    <w:rsid w:val="008C1955"/>
    <w:rsid w:val="008C388F"/>
    <w:rsid w:val="008C3A1A"/>
    <w:rsid w:val="008C4F74"/>
    <w:rsid w:val="008C6C76"/>
    <w:rsid w:val="008D1584"/>
    <w:rsid w:val="008D1DC9"/>
    <w:rsid w:val="008D2309"/>
    <w:rsid w:val="008D422E"/>
    <w:rsid w:val="008D60B2"/>
    <w:rsid w:val="008D6449"/>
    <w:rsid w:val="008D755A"/>
    <w:rsid w:val="008E070D"/>
    <w:rsid w:val="008E0A02"/>
    <w:rsid w:val="008E24DF"/>
    <w:rsid w:val="008E39D7"/>
    <w:rsid w:val="008E4068"/>
    <w:rsid w:val="008E5B1A"/>
    <w:rsid w:val="008E711C"/>
    <w:rsid w:val="008F08D6"/>
    <w:rsid w:val="008F254A"/>
    <w:rsid w:val="008F3406"/>
    <w:rsid w:val="008F3D1C"/>
    <w:rsid w:val="008F4539"/>
    <w:rsid w:val="008F4593"/>
    <w:rsid w:val="008F4E9C"/>
    <w:rsid w:val="008F5521"/>
    <w:rsid w:val="00901AA6"/>
    <w:rsid w:val="009021BE"/>
    <w:rsid w:val="00902321"/>
    <w:rsid w:val="009024EB"/>
    <w:rsid w:val="00904777"/>
    <w:rsid w:val="00906350"/>
    <w:rsid w:val="00906BF5"/>
    <w:rsid w:val="00911F72"/>
    <w:rsid w:val="009146E4"/>
    <w:rsid w:val="009248F6"/>
    <w:rsid w:val="00924939"/>
    <w:rsid w:val="00926101"/>
    <w:rsid w:val="00932216"/>
    <w:rsid w:val="009328CD"/>
    <w:rsid w:val="00934665"/>
    <w:rsid w:val="00934F22"/>
    <w:rsid w:val="00935765"/>
    <w:rsid w:val="00935ECA"/>
    <w:rsid w:val="009367C4"/>
    <w:rsid w:val="009367D1"/>
    <w:rsid w:val="009412CB"/>
    <w:rsid w:val="009459BF"/>
    <w:rsid w:val="00946727"/>
    <w:rsid w:val="0095264C"/>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49CB"/>
    <w:rsid w:val="009A7B37"/>
    <w:rsid w:val="009B3BBD"/>
    <w:rsid w:val="009B560C"/>
    <w:rsid w:val="009B64F8"/>
    <w:rsid w:val="009C163F"/>
    <w:rsid w:val="009C2685"/>
    <w:rsid w:val="009C2925"/>
    <w:rsid w:val="009C2973"/>
    <w:rsid w:val="009C2E04"/>
    <w:rsid w:val="009C2E9A"/>
    <w:rsid w:val="009C2FC1"/>
    <w:rsid w:val="009C3567"/>
    <w:rsid w:val="009C372C"/>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2754"/>
    <w:rsid w:val="009F41B1"/>
    <w:rsid w:val="009F4AF5"/>
    <w:rsid w:val="009F6B2F"/>
    <w:rsid w:val="00A00D3D"/>
    <w:rsid w:val="00A00FE7"/>
    <w:rsid w:val="00A02014"/>
    <w:rsid w:val="00A0310B"/>
    <w:rsid w:val="00A0337C"/>
    <w:rsid w:val="00A0347F"/>
    <w:rsid w:val="00A052E8"/>
    <w:rsid w:val="00A0556F"/>
    <w:rsid w:val="00A05D5D"/>
    <w:rsid w:val="00A07C65"/>
    <w:rsid w:val="00A1060B"/>
    <w:rsid w:val="00A10684"/>
    <w:rsid w:val="00A1185A"/>
    <w:rsid w:val="00A12606"/>
    <w:rsid w:val="00A1351F"/>
    <w:rsid w:val="00A13A17"/>
    <w:rsid w:val="00A14461"/>
    <w:rsid w:val="00A14FB0"/>
    <w:rsid w:val="00A16A53"/>
    <w:rsid w:val="00A173A4"/>
    <w:rsid w:val="00A17543"/>
    <w:rsid w:val="00A1785C"/>
    <w:rsid w:val="00A203EF"/>
    <w:rsid w:val="00A22FE0"/>
    <w:rsid w:val="00A23124"/>
    <w:rsid w:val="00A25212"/>
    <w:rsid w:val="00A3015F"/>
    <w:rsid w:val="00A3190F"/>
    <w:rsid w:val="00A34A4C"/>
    <w:rsid w:val="00A35280"/>
    <w:rsid w:val="00A356DD"/>
    <w:rsid w:val="00A37EDC"/>
    <w:rsid w:val="00A401F2"/>
    <w:rsid w:val="00A41036"/>
    <w:rsid w:val="00A41623"/>
    <w:rsid w:val="00A41BE8"/>
    <w:rsid w:val="00A42248"/>
    <w:rsid w:val="00A43288"/>
    <w:rsid w:val="00A44A07"/>
    <w:rsid w:val="00A458A9"/>
    <w:rsid w:val="00A4612F"/>
    <w:rsid w:val="00A46E70"/>
    <w:rsid w:val="00A471F0"/>
    <w:rsid w:val="00A47566"/>
    <w:rsid w:val="00A50A73"/>
    <w:rsid w:val="00A55052"/>
    <w:rsid w:val="00A568F4"/>
    <w:rsid w:val="00A56B9D"/>
    <w:rsid w:val="00A62891"/>
    <w:rsid w:val="00A63650"/>
    <w:rsid w:val="00A6445A"/>
    <w:rsid w:val="00A65B96"/>
    <w:rsid w:val="00A672E5"/>
    <w:rsid w:val="00A67C10"/>
    <w:rsid w:val="00A70CD0"/>
    <w:rsid w:val="00A710EA"/>
    <w:rsid w:val="00A7382E"/>
    <w:rsid w:val="00A75711"/>
    <w:rsid w:val="00A7757F"/>
    <w:rsid w:val="00A779F2"/>
    <w:rsid w:val="00A80B68"/>
    <w:rsid w:val="00A8510C"/>
    <w:rsid w:val="00A90399"/>
    <w:rsid w:val="00A9072E"/>
    <w:rsid w:val="00A937B2"/>
    <w:rsid w:val="00A9470D"/>
    <w:rsid w:val="00A94DEF"/>
    <w:rsid w:val="00A96A3A"/>
    <w:rsid w:val="00AA08C5"/>
    <w:rsid w:val="00AA18A0"/>
    <w:rsid w:val="00AA18BE"/>
    <w:rsid w:val="00AA21C4"/>
    <w:rsid w:val="00AA535D"/>
    <w:rsid w:val="00AA6130"/>
    <w:rsid w:val="00AA7108"/>
    <w:rsid w:val="00AB10FC"/>
    <w:rsid w:val="00AB2B38"/>
    <w:rsid w:val="00AB3F81"/>
    <w:rsid w:val="00AB423B"/>
    <w:rsid w:val="00AB4325"/>
    <w:rsid w:val="00AB51A6"/>
    <w:rsid w:val="00AC02F9"/>
    <w:rsid w:val="00AC23CF"/>
    <w:rsid w:val="00AC2E40"/>
    <w:rsid w:val="00AC3B61"/>
    <w:rsid w:val="00AC496E"/>
    <w:rsid w:val="00AC5088"/>
    <w:rsid w:val="00AD16D5"/>
    <w:rsid w:val="00AD3B07"/>
    <w:rsid w:val="00AD44BE"/>
    <w:rsid w:val="00AD7448"/>
    <w:rsid w:val="00AD7649"/>
    <w:rsid w:val="00AE0777"/>
    <w:rsid w:val="00AE357E"/>
    <w:rsid w:val="00AE3B9C"/>
    <w:rsid w:val="00AE504B"/>
    <w:rsid w:val="00AE53C0"/>
    <w:rsid w:val="00AE59F3"/>
    <w:rsid w:val="00AE70BC"/>
    <w:rsid w:val="00AE70CD"/>
    <w:rsid w:val="00AE77BC"/>
    <w:rsid w:val="00AF0657"/>
    <w:rsid w:val="00AF3FC1"/>
    <w:rsid w:val="00AF6A26"/>
    <w:rsid w:val="00AF7E7A"/>
    <w:rsid w:val="00B00563"/>
    <w:rsid w:val="00B00590"/>
    <w:rsid w:val="00B020FC"/>
    <w:rsid w:val="00B04DBC"/>
    <w:rsid w:val="00B0615B"/>
    <w:rsid w:val="00B103E0"/>
    <w:rsid w:val="00B109F3"/>
    <w:rsid w:val="00B11874"/>
    <w:rsid w:val="00B123AA"/>
    <w:rsid w:val="00B12ECA"/>
    <w:rsid w:val="00B12EEC"/>
    <w:rsid w:val="00B14110"/>
    <w:rsid w:val="00B14995"/>
    <w:rsid w:val="00B16B13"/>
    <w:rsid w:val="00B17686"/>
    <w:rsid w:val="00B21787"/>
    <w:rsid w:val="00B2217A"/>
    <w:rsid w:val="00B228FF"/>
    <w:rsid w:val="00B251E5"/>
    <w:rsid w:val="00B258C5"/>
    <w:rsid w:val="00B26FBA"/>
    <w:rsid w:val="00B27556"/>
    <w:rsid w:val="00B27AED"/>
    <w:rsid w:val="00B30B68"/>
    <w:rsid w:val="00B31486"/>
    <w:rsid w:val="00B3199C"/>
    <w:rsid w:val="00B33059"/>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8DE"/>
    <w:rsid w:val="00B53CD6"/>
    <w:rsid w:val="00B61014"/>
    <w:rsid w:val="00B62995"/>
    <w:rsid w:val="00B62A72"/>
    <w:rsid w:val="00B63214"/>
    <w:rsid w:val="00B66D7C"/>
    <w:rsid w:val="00B6764B"/>
    <w:rsid w:val="00B676F5"/>
    <w:rsid w:val="00B678D8"/>
    <w:rsid w:val="00B7146B"/>
    <w:rsid w:val="00B770B7"/>
    <w:rsid w:val="00B820B6"/>
    <w:rsid w:val="00B8253A"/>
    <w:rsid w:val="00B8418B"/>
    <w:rsid w:val="00B8606F"/>
    <w:rsid w:val="00B9320B"/>
    <w:rsid w:val="00B933BD"/>
    <w:rsid w:val="00B94FA7"/>
    <w:rsid w:val="00B95BD4"/>
    <w:rsid w:val="00B95F74"/>
    <w:rsid w:val="00BA190F"/>
    <w:rsid w:val="00BA1D9C"/>
    <w:rsid w:val="00BA23FE"/>
    <w:rsid w:val="00BA27D0"/>
    <w:rsid w:val="00BA319C"/>
    <w:rsid w:val="00BA4AE5"/>
    <w:rsid w:val="00BA576A"/>
    <w:rsid w:val="00BA5AB0"/>
    <w:rsid w:val="00BA6B31"/>
    <w:rsid w:val="00BA7E64"/>
    <w:rsid w:val="00BB5207"/>
    <w:rsid w:val="00BB5C2A"/>
    <w:rsid w:val="00BB6F37"/>
    <w:rsid w:val="00BB76F4"/>
    <w:rsid w:val="00BC33BD"/>
    <w:rsid w:val="00BC51DB"/>
    <w:rsid w:val="00BC55A0"/>
    <w:rsid w:val="00BC7F45"/>
    <w:rsid w:val="00BD2C19"/>
    <w:rsid w:val="00BD7744"/>
    <w:rsid w:val="00BD78E8"/>
    <w:rsid w:val="00BD7B2A"/>
    <w:rsid w:val="00BE13EB"/>
    <w:rsid w:val="00BE1D5C"/>
    <w:rsid w:val="00BE2485"/>
    <w:rsid w:val="00BE718C"/>
    <w:rsid w:val="00BF1341"/>
    <w:rsid w:val="00BF1958"/>
    <w:rsid w:val="00BF2A41"/>
    <w:rsid w:val="00BF2C82"/>
    <w:rsid w:val="00BF4178"/>
    <w:rsid w:val="00BF4FFB"/>
    <w:rsid w:val="00BF6A2E"/>
    <w:rsid w:val="00BF7C66"/>
    <w:rsid w:val="00C00719"/>
    <w:rsid w:val="00C007EE"/>
    <w:rsid w:val="00C009EA"/>
    <w:rsid w:val="00C00D3F"/>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3812"/>
    <w:rsid w:val="00C343CA"/>
    <w:rsid w:val="00C3605D"/>
    <w:rsid w:val="00C44305"/>
    <w:rsid w:val="00C446E1"/>
    <w:rsid w:val="00C447A2"/>
    <w:rsid w:val="00C44904"/>
    <w:rsid w:val="00C45032"/>
    <w:rsid w:val="00C45EEC"/>
    <w:rsid w:val="00C47395"/>
    <w:rsid w:val="00C50276"/>
    <w:rsid w:val="00C5081E"/>
    <w:rsid w:val="00C560A2"/>
    <w:rsid w:val="00C57DC7"/>
    <w:rsid w:val="00C60169"/>
    <w:rsid w:val="00C61E47"/>
    <w:rsid w:val="00C6419D"/>
    <w:rsid w:val="00C648D4"/>
    <w:rsid w:val="00C6574C"/>
    <w:rsid w:val="00C65F2A"/>
    <w:rsid w:val="00C66BD7"/>
    <w:rsid w:val="00C6749A"/>
    <w:rsid w:val="00C6749B"/>
    <w:rsid w:val="00C67B89"/>
    <w:rsid w:val="00C67C22"/>
    <w:rsid w:val="00C70FFE"/>
    <w:rsid w:val="00C71FFD"/>
    <w:rsid w:val="00C74871"/>
    <w:rsid w:val="00C800D0"/>
    <w:rsid w:val="00C80D4B"/>
    <w:rsid w:val="00C8182D"/>
    <w:rsid w:val="00C822F3"/>
    <w:rsid w:val="00C859E9"/>
    <w:rsid w:val="00C9272B"/>
    <w:rsid w:val="00C95407"/>
    <w:rsid w:val="00C9582A"/>
    <w:rsid w:val="00C97318"/>
    <w:rsid w:val="00C9768E"/>
    <w:rsid w:val="00CA3AC5"/>
    <w:rsid w:val="00CA59AF"/>
    <w:rsid w:val="00CB122C"/>
    <w:rsid w:val="00CB339F"/>
    <w:rsid w:val="00CC07DC"/>
    <w:rsid w:val="00CC0988"/>
    <w:rsid w:val="00CC36B5"/>
    <w:rsid w:val="00CD10AF"/>
    <w:rsid w:val="00CD1A35"/>
    <w:rsid w:val="00CD22DC"/>
    <w:rsid w:val="00CD3651"/>
    <w:rsid w:val="00CD3A99"/>
    <w:rsid w:val="00CD43E1"/>
    <w:rsid w:val="00CD4906"/>
    <w:rsid w:val="00CD524C"/>
    <w:rsid w:val="00CD5521"/>
    <w:rsid w:val="00CD6CE1"/>
    <w:rsid w:val="00CD7325"/>
    <w:rsid w:val="00CE0562"/>
    <w:rsid w:val="00CE173B"/>
    <w:rsid w:val="00CE2547"/>
    <w:rsid w:val="00CE526C"/>
    <w:rsid w:val="00CE5B49"/>
    <w:rsid w:val="00CE7808"/>
    <w:rsid w:val="00CE7929"/>
    <w:rsid w:val="00CF02AC"/>
    <w:rsid w:val="00CF0A2E"/>
    <w:rsid w:val="00CF12E6"/>
    <w:rsid w:val="00CF2507"/>
    <w:rsid w:val="00CF2518"/>
    <w:rsid w:val="00CF3B73"/>
    <w:rsid w:val="00CF56DA"/>
    <w:rsid w:val="00CF6174"/>
    <w:rsid w:val="00CF6FB4"/>
    <w:rsid w:val="00CF72C7"/>
    <w:rsid w:val="00CF75B4"/>
    <w:rsid w:val="00D0034E"/>
    <w:rsid w:val="00D00A6C"/>
    <w:rsid w:val="00D01493"/>
    <w:rsid w:val="00D01D0C"/>
    <w:rsid w:val="00D04723"/>
    <w:rsid w:val="00D04A87"/>
    <w:rsid w:val="00D04AF0"/>
    <w:rsid w:val="00D050CC"/>
    <w:rsid w:val="00D05564"/>
    <w:rsid w:val="00D06F70"/>
    <w:rsid w:val="00D0700F"/>
    <w:rsid w:val="00D078BD"/>
    <w:rsid w:val="00D10719"/>
    <w:rsid w:val="00D12552"/>
    <w:rsid w:val="00D14821"/>
    <w:rsid w:val="00D14AF0"/>
    <w:rsid w:val="00D16D48"/>
    <w:rsid w:val="00D1762E"/>
    <w:rsid w:val="00D20646"/>
    <w:rsid w:val="00D24007"/>
    <w:rsid w:val="00D27756"/>
    <w:rsid w:val="00D27BC3"/>
    <w:rsid w:val="00D27E3C"/>
    <w:rsid w:val="00D30B51"/>
    <w:rsid w:val="00D318C0"/>
    <w:rsid w:val="00D3219D"/>
    <w:rsid w:val="00D3223F"/>
    <w:rsid w:val="00D331B1"/>
    <w:rsid w:val="00D33949"/>
    <w:rsid w:val="00D33E64"/>
    <w:rsid w:val="00D35608"/>
    <w:rsid w:val="00D35A1F"/>
    <w:rsid w:val="00D404D2"/>
    <w:rsid w:val="00D41C9A"/>
    <w:rsid w:val="00D41FCD"/>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06CC"/>
    <w:rsid w:val="00D81309"/>
    <w:rsid w:val="00D81A7B"/>
    <w:rsid w:val="00D82B9F"/>
    <w:rsid w:val="00D87A01"/>
    <w:rsid w:val="00D91F8B"/>
    <w:rsid w:val="00D9216E"/>
    <w:rsid w:val="00D93B12"/>
    <w:rsid w:val="00D96958"/>
    <w:rsid w:val="00D970E9"/>
    <w:rsid w:val="00D97666"/>
    <w:rsid w:val="00D9799F"/>
    <w:rsid w:val="00DA0CE3"/>
    <w:rsid w:val="00DA196D"/>
    <w:rsid w:val="00DA2A5D"/>
    <w:rsid w:val="00DA2FDF"/>
    <w:rsid w:val="00DA41F8"/>
    <w:rsid w:val="00DA45AF"/>
    <w:rsid w:val="00DA5B06"/>
    <w:rsid w:val="00DA608A"/>
    <w:rsid w:val="00DA711E"/>
    <w:rsid w:val="00DA7E9A"/>
    <w:rsid w:val="00DB1F99"/>
    <w:rsid w:val="00DB2D3A"/>
    <w:rsid w:val="00DB4939"/>
    <w:rsid w:val="00DB594D"/>
    <w:rsid w:val="00DC00B9"/>
    <w:rsid w:val="00DC2FB9"/>
    <w:rsid w:val="00DC32F6"/>
    <w:rsid w:val="00DC49C0"/>
    <w:rsid w:val="00DD26B8"/>
    <w:rsid w:val="00DD288D"/>
    <w:rsid w:val="00DD326E"/>
    <w:rsid w:val="00DD3C2B"/>
    <w:rsid w:val="00DD569C"/>
    <w:rsid w:val="00DD5974"/>
    <w:rsid w:val="00DD6CCE"/>
    <w:rsid w:val="00DD7912"/>
    <w:rsid w:val="00DE0FD0"/>
    <w:rsid w:val="00DE1068"/>
    <w:rsid w:val="00DE2E15"/>
    <w:rsid w:val="00DE367C"/>
    <w:rsid w:val="00DE3D18"/>
    <w:rsid w:val="00DE425D"/>
    <w:rsid w:val="00DE441D"/>
    <w:rsid w:val="00DE657E"/>
    <w:rsid w:val="00DE7A41"/>
    <w:rsid w:val="00DF2103"/>
    <w:rsid w:val="00DF2985"/>
    <w:rsid w:val="00DF2D0D"/>
    <w:rsid w:val="00DF50C1"/>
    <w:rsid w:val="00DF516F"/>
    <w:rsid w:val="00DF5883"/>
    <w:rsid w:val="00DF5C09"/>
    <w:rsid w:val="00DF6CF9"/>
    <w:rsid w:val="00DF78ED"/>
    <w:rsid w:val="00E00E31"/>
    <w:rsid w:val="00E01612"/>
    <w:rsid w:val="00E01A7D"/>
    <w:rsid w:val="00E01CFE"/>
    <w:rsid w:val="00E026FC"/>
    <w:rsid w:val="00E041CF"/>
    <w:rsid w:val="00E105E6"/>
    <w:rsid w:val="00E11331"/>
    <w:rsid w:val="00E12ECA"/>
    <w:rsid w:val="00E13215"/>
    <w:rsid w:val="00E13DE0"/>
    <w:rsid w:val="00E1402F"/>
    <w:rsid w:val="00E1534F"/>
    <w:rsid w:val="00E15963"/>
    <w:rsid w:val="00E205D6"/>
    <w:rsid w:val="00E20E2E"/>
    <w:rsid w:val="00E21C96"/>
    <w:rsid w:val="00E21DD0"/>
    <w:rsid w:val="00E231D7"/>
    <w:rsid w:val="00E25BD7"/>
    <w:rsid w:val="00E25DC2"/>
    <w:rsid w:val="00E30DA0"/>
    <w:rsid w:val="00E32A61"/>
    <w:rsid w:val="00E3407C"/>
    <w:rsid w:val="00E341D3"/>
    <w:rsid w:val="00E34798"/>
    <w:rsid w:val="00E35D7C"/>
    <w:rsid w:val="00E37232"/>
    <w:rsid w:val="00E4205B"/>
    <w:rsid w:val="00E426FD"/>
    <w:rsid w:val="00E42D7C"/>
    <w:rsid w:val="00E44A26"/>
    <w:rsid w:val="00E46A13"/>
    <w:rsid w:val="00E471CF"/>
    <w:rsid w:val="00E50724"/>
    <w:rsid w:val="00E50D76"/>
    <w:rsid w:val="00E52A0E"/>
    <w:rsid w:val="00E535AA"/>
    <w:rsid w:val="00E54155"/>
    <w:rsid w:val="00E54192"/>
    <w:rsid w:val="00E60632"/>
    <w:rsid w:val="00E62168"/>
    <w:rsid w:val="00E621D8"/>
    <w:rsid w:val="00E62D87"/>
    <w:rsid w:val="00E62F4E"/>
    <w:rsid w:val="00E64D6C"/>
    <w:rsid w:val="00E6505F"/>
    <w:rsid w:val="00E66A9E"/>
    <w:rsid w:val="00E70397"/>
    <w:rsid w:val="00E70658"/>
    <w:rsid w:val="00E70882"/>
    <w:rsid w:val="00E71F84"/>
    <w:rsid w:val="00E72E0A"/>
    <w:rsid w:val="00E74EC0"/>
    <w:rsid w:val="00E80BF4"/>
    <w:rsid w:val="00E81614"/>
    <w:rsid w:val="00E82FCF"/>
    <w:rsid w:val="00E86FD1"/>
    <w:rsid w:val="00E8704C"/>
    <w:rsid w:val="00E87427"/>
    <w:rsid w:val="00E915AD"/>
    <w:rsid w:val="00E94FC1"/>
    <w:rsid w:val="00E95D3E"/>
    <w:rsid w:val="00E966AA"/>
    <w:rsid w:val="00E97193"/>
    <w:rsid w:val="00E97666"/>
    <w:rsid w:val="00EA0FA3"/>
    <w:rsid w:val="00EA1FD5"/>
    <w:rsid w:val="00EA3198"/>
    <w:rsid w:val="00EA3CAB"/>
    <w:rsid w:val="00EA4029"/>
    <w:rsid w:val="00EA488D"/>
    <w:rsid w:val="00EA5041"/>
    <w:rsid w:val="00EA50E7"/>
    <w:rsid w:val="00EA6BB5"/>
    <w:rsid w:val="00EA73D1"/>
    <w:rsid w:val="00EA7BCE"/>
    <w:rsid w:val="00EB059B"/>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770"/>
    <w:rsid w:val="00EE57DF"/>
    <w:rsid w:val="00EE5F46"/>
    <w:rsid w:val="00EE73F2"/>
    <w:rsid w:val="00EF110E"/>
    <w:rsid w:val="00EF48A6"/>
    <w:rsid w:val="00EF5FC1"/>
    <w:rsid w:val="00EF6424"/>
    <w:rsid w:val="00F011FC"/>
    <w:rsid w:val="00F0123D"/>
    <w:rsid w:val="00F0235F"/>
    <w:rsid w:val="00F02ED9"/>
    <w:rsid w:val="00F05019"/>
    <w:rsid w:val="00F071D4"/>
    <w:rsid w:val="00F13D40"/>
    <w:rsid w:val="00F1490F"/>
    <w:rsid w:val="00F16431"/>
    <w:rsid w:val="00F20F81"/>
    <w:rsid w:val="00F21FA6"/>
    <w:rsid w:val="00F22884"/>
    <w:rsid w:val="00F23489"/>
    <w:rsid w:val="00F242E5"/>
    <w:rsid w:val="00F24B15"/>
    <w:rsid w:val="00F25A29"/>
    <w:rsid w:val="00F25F3B"/>
    <w:rsid w:val="00F27D5A"/>
    <w:rsid w:val="00F3223D"/>
    <w:rsid w:val="00F41497"/>
    <w:rsid w:val="00F42894"/>
    <w:rsid w:val="00F42A3E"/>
    <w:rsid w:val="00F442B6"/>
    <w:rsid w:val="00F46BB7"/>
    <w:rsid w:val="00F4750B"/>
    <w:rsid w:val="00F47ED7"/>
    <w:rsid w:val="00F526FC"/>
    <w:rsid w:val="00F5322E"/>
    <w:rsid w:val="00F5432E"/>
    <w:rsid w:val="00F54A29"/>
    <w:rsid w:val="00F56BE1"/>
    <w:rsid w:val="00F57C63"/>
    <w:rsid w:val="00F6046E"/>
    <w:rsid w:val="00F60CB2"/>
    <w:rsid w:val="00F60EBC"/>
    <w:rsid w:val="00F613F1"/>
    <w:rsid w:val="00F62A42"/>
    <w:rsid w:val="00F62F6E"/>
    <w:rsid w:val="00F658C5"/>
    <w:rsid w:val="00F66B1D"/>
    <w:rsid w:val="00F67178"/>
    <w:rsid w:val="00F701C7"/>
    <w:rsid w:val="00F74DDF"/>
    <w:rsid w:val="00F8013C"/>
    <w:rsid w:val="00F8032B"/>
    <w:rsid w:val="00F813AA"/>
    <w:rsid w:val="00F82890"/>
    <w:rsid w:val="00F829B5"/>
    <w:rsid w:val="00F84286"/>
    <w:rsid w:val="00F85E82"/>
    <w:rsid w:val="00F85F80"/>
    <w:rsid w:val="00F8603E"/>
    <w:rsid w:val="00F91B65"/>
    <w:rsid w:val="00F92942"/>
    <w:rsid w:val="00F9640E"/>
    <w:rsid w:val="00F96D1E"/>
    <w:rsid w:val="00F97733"/>
    <w:rsid w:val="00FA03D9"/>
    <w:rsid w:val="00FA21EA"/>
    <w:rsid w:val="00FA31AE"/>
    <w:rsid w:val="00FA3C67"/>
    <w:rsid w:val="00FA3D28"/>
    <w:rsid w:val="00FA4FE3"/>
    <w:rsid w:val="00FA7812"/>
    <w:rsid w:val="00FB057B"/>
    <w:rsid w:val="00FB1957"/>
    <w:rsid w:val="00FB2691"/>
    <w:rsid w:val="00FB4793"/>
    <w:rsid w:val="00FB508F"/>
    <w:rsid w:val="00FB5641"/>
    <w:rsid w:val="00FB57BC"/>
    <w:rsid w:val="00FB5E7B"/>
    <w:rsid w:val="00FB7664"/>
    <w:rsid w:val="00FB7A26"/>
    <w:rsid w:val="00FB7B77"/>
    <w:rsid w:val="00FC044E"/>
    <w:rsid w:val="00FC2886"/>
    <w:rsid w:val="00FC30B1"/>
    <w:rsid w:val="00FC45B9"/>
    <w:rsid w:val="00FC626E"/>
    <w:rsid w:val="00FC76BB"/>
    <w:rsid w:val="00FD3D73"/>
    <w:rsid w:val="00FD56B7"/>
    <w:rsid w:val="00FD6399"/>
    <w:rsid w:val="00FD6C86"/>
    <w:rsid w:val="00FD7CA9"/>
    <w:rsid w:val="00FE0219"/>
    <w:rsid w:val="00FE38C3"/>
    <w:rsid w:val="00FE3B55"/>
    <w:rsid w:val="00FE43AC"/>
    <w:rsid w:val="00FE4C9E"/>
    <w:rsid w:val="00FE640E"/>
    <w:rsid w:val="00FE70C2"/>
    <w:rsid w:val="00FE753A"/>
    <w:rsid w:val="00FF0DC1"/>
    <w:rsid w:val="00FF6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EE57DF"/>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Policepardfaut"/>
    <w:uiPriority w:val="1"/>
    <w:qFormat/>
    <w:rsid w:val="008B472E"/>
    <w:rPr>
      <w:rFonts w:ascii="Consolas" w:hAnsi="Consolas" w:cs="Consolas"/>
      <w:b w:val="0"/>
      <w:color w:val="4F81BD" w:themeColor="accent1"/>
      <w:sz w:val="20"/>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EE57DF"/>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Policepardfaut"/>
    <w:uiPriority w:val="1"/>
    <w:qFormat/>
    <w:rsid w:val="008B472E"/>
    <w:rPr>
      <w:rFonts w:ascii="Consolas" w:hAnsi="Consolas" w:cs="Consolas"/>
      <w:b w:val="0"/>
      <w:color w:val="4F81BD" w:themeColor="accent1"/>
      <w:sz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98.png"/><Relationship Id="rId21" Type="http://schemas.openxmlformats.org/officeDocument/2006/relationships/image" Target="media/image8.emf"/><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1.emf"/><Relationship Id="rId112" Type="http://schemas.openxmlformats.org/officeDocument/2006/relationships/image" Target="media/image93.emf"/><Relationship Id="rId133" Type="http://schemas.openxmlformats.org/officeDocument/2006/relationships/hyperlink" Target="http://www.opengis.net/gml/3.2" TargetMode="External"/><Relationship Id="rId138" Type="http://schemas.openxmlformats.org/officeDocument/2006/relationships/hyperlink" Target="http://xmlns.geosciml.org/GeoSciML-Extension/4.1" TargetMode="External"/><Relationship Id="rId154" Type="http://schemas.openxmlformats.org/officeDocument/2006/relationships/hyperlink" Target="http://www.opengis.net/def/nil/OGC/0/%7bnilReason%7d" TargetMode="External"/><Relationship Id="rId159" Type="http://schemas.openxmlformats.org/officeDocument/2006/relationships/hyperlink" Target="http://unitsofmeasure.org/ucum.html" TargetMode="External"/><Relationship Id="rId170" Type="http://schemas.microsoft.com/office/2011/relationships/people" Target="people.xml"/><Relationship Id="rId16" Type="http://schemas.openxmlformats.org/officeDocument/2006/relationships/image" Target="media/image4.emf"/><Relationship Id="rId107" Type="http://schemas.openxmlformats.org/officeDocument/2006/relationships/image" Target="media/image88.emf"/><Relationship Id="rId11" Type="http://schemas.openxmlformats.org/officeDocument/2006/relationships/hyperlink" Target="mailto:oliver.raymond@ga.gov.au"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3.emf"/><Relationship Id="rId123" Type="http://schemas.openxmlformats.org/officeDocument/2006/relationships/image" Target="media/image103.png"/><Relationship Id="rId128" Type="http://schemas.openxmlformats.org/officeDocument/2006/relationships/image" Target="media/image108.emf"/><Relationship Id="rId144" Type="http://schemas.openxmlformats.org/officeDocument/2006/relationships/hyperlink" Target="http://www.opengis.net/sampling/2.0" TargetMode="External"/><Relationship Id="rId149" Type="http://schemas.openxmlformats.org/officeDocument/2006/relationships/hyperlink" Target="http://www.w3.org/1999/xlink" TargetMode="External"/><Relationship Id="rId5" Type="http://schemas.openxmlformats.org/officeDocument/2006/relationships/settings" Target="settings.xml"/><Relationship Id="rId90" Type="http://schemas.openxmlformats.org/officeDocument/2006/relationships/image" Target="media/image72.emf"/><Relationship Id="rId95" Type="http://schemas.openxmlformats.org/officeDocument/2006/relationships/image" Target="media/image76.emf"/><Relationship Id="rId160" Type="http://schemas.openxmlformats.org/officeDocument/2006/relationships/hyperlink" Target="http://www.chronos.org/pdfs/publications/geosphere2005.pdf" TargetMode="External"/><Relationship Id="rId165" Type="http://schemas.openxmlformats.org/officeDocument/2006/relationships/hyperlink" Target="http://precambrian.stratigraphy.org/Walsh_et_al_2004.pdf" TargetMode="External"/><Relationship Id="rId22" Type="http://schemas.openxmlformats.org/officeDocument/2006/relationships/comments" Target="comments.xml"/><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1.png"/><Relationship Id="rId64" Type="http://schemas.openxmlformats.org/officeDocument/2006/relationships/image" Target="media/image47.emf"/><Relationship Id="rId69" Type="http://schemas.openxmlformats.org/officeDocument/2006/relationships/image" Target="media/image52.emf"/><Relationship Id="rId113" Type="http://schemas.openxmlformats.org/officeDocument/2006/relationships/image" Target="media/image94.emf"/><Relationship Id="rId118" Type="http://schemas.openxmlformats.org/officeDocument/2006/relationships/hyperlink" Target="http://resource.geosciml.org/classifier/cgi/lithology/" TargetMode="External"/><Relationship Id="rId134" Type="http://schemas.openxmlformats.org/officeDocument/2006/relationships/hyperlink" Target="http://www.opengis.net/gml/3.3/lr" TargetMode="External"/><Relationship Id="rId139" Type="http://schemas.openxmlformats.org/officeDocument/2006/relationships/hyperlink" Target="http://xmlns.geosciml.org/GeologicTime/4.1" TargetMode="External"/><Relationship Id="rId80" Type="http://schemas.openxmlformats.org/officeDocument/2006/relationships/image" Target="media/image63.emf"/><Relationship Id="rId85" Type="http://schemas.openxmlformats.org/officeDocument/2006/relationships/image" Target="media/image68.emf"/><Relationship Id="rId150" Type="http://schemas.openxmlformats.org/officeDocument/2006/relationships/hyperlink" Target="http://www.w3.org/TR/xlink11/" TargetMode="External"/><Relationship Id="rId155" Type="http://schemas.openxmlformats.org/officeDocument/2006/relationships/hyperlink" Target="http://schemas.opengis.net/gsml/4.0/geoSciMLBasic.sch" TargetMode="Externa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33" Type="http://schemas.openxmlformats.org/officeDocument/2006/relationships/image" Target="media/image17.emf"/><Relationship Id="rId38" Type="http://schemas.openxmlformats.org/officeDocument/2006/relationships/image" Target="media/image22.emf"/><Relationship Id="rId59" Type="http://schemas.openxmlformats.org/officeDocument/2006/relationships/image" Target="media/image42.emf"/><Relationship Id="rId103" Type="http://schemas.openxmlformats.org/officeDocument/2006/relationships/image" Target="media/image84.png"/><Relationship Id="rId108" Type="http://schemas.openxmlformats.org/officeDocument/2006/relationships/image" Target="media/image89.emf"/><Relationship Id="rId124" Type="http://schemas.openxmlformats.org/officeDocument/2006/relationships/image" Target="media/image104.png"/><Relationship Id="rId129" Type="http://schemas.openxmlformats.org/officeDocument/2006/relationships/hyperlink" Target="http://standards.iso.org/iso/19115/-3/cit/1.0" TargetMode="External"/><Relationship Id="rId54" Type="http://schemas.openxmlformats.org/officeDocument/2006/relationships/image" Target="media/image37.emf"/><Relationship Id="rId70" Type="http://schemas.openxmlformats.org/officeDocument/2006/relationships/image" Target="media/image53.emf"/><Relationship Id="rId75" Type="http://schemas.openxmlformats.org/officeDocument/2006/relationships/image" Target="media/image58.emf"/><Relationship Id="rId91" Type="http://schemas.openxmlformats.org/officeDocument/2006/relationships/image" Target="media/image73.emf"/><Relationship Id="rId96" Type="http://schemas.openxmlformats.org/officeDocument/2006/relationships/image" Target="media/image77.emf"/><Relationship Id="rId140" Type="http://schemas.openxmlformats.org/officeDocument/2006/relationships/hyperlink" Target="http://xmlns.geosciml.org/LaboratoryAnalysis-Specimen/4.1" TargetMode="External"/><Relationship Id="rId145" Type="http://schemas.openxmlformats.org/officeDocument/2006/relationships/hyperlink" Target="http://www.opengis.net/samplingSpatial/2.0" TargetMode="External"/><Relationship Id="rId161" Type="http://schemas.openxmlformats.org/officeDocument/2006/relationships/hyperlink" Target="http://inspire.jrc.ec.europa.eu/documents/Data_Specifications/INSPIRE_DataSpecification_GE_v3.0.pdf" TargetMode="External"/><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png"/><Relationship Id="rId57" Type="http://schemas.openxmlformats.org/officeDocument/2006/relationships/image" Target="media/image40.emf"/><Relationship Id="rId106" Type="http://schemas.openxmlformats.org/officeDocument/2006/relationships/image" Target="media/image87.emf"/><Relationship Id="rId114" Type="http://schemas.openxmlformats.org/officeDocument/2006/relationships/image" Target="media/image95.emf"/><Relationship Id="rId119" Type="http://schemas.openxmlformats.org/officeDocument/2006/relationships/image" Target="media/image99.jpeg"/><Relationship Id="rId127" Type="http://schemas.openxmlformats.org/officeDocument/2006/relationships/image" Target="media/image107.png"/><Relationship Id="rId10" Type="http://schemas.openxmlformats.org/officeDocument/2006/relationships/hyperlink" Target="http://www.opengeospatial.org/legal/"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5.emf"/><Relationship Id="rId99" Type="http://schemas.openxmlformats.org/officeDocument/2006/relationships/image" Target="media/image80.emf"/><Relationship Id="rId101" Type="http://schemas.openxmlformats.org/officeDocument/2006/relationships/image" Target="media/image82.emf"/><Relationship Id="rId122" Type="http://schemas.openxmlformats.org/officeDocument/2006/relationships/image" Target="media/image102.png"/><Relationship Id="rId130" Type="http://schemas.openxmlformats.org/officeDocument/2006/relationships/hyperlink" Target="http://www.opengis.net/cv/0.2/gml32" TargetMode="External"/><Relationship Id="rId135" Type="http://schemas.openxmlformats.org/officeDocument/2006/relationships/hyperlink" Target="http://www.opengis.net/gml/3.3/exr" TargetMode="External"/><Relationship Id="rId143" Type="http://schemas.openxmlformats.org/officeDocument/2006/relationships/hyperlink" Target="http://www.opengis.net/om/2.0" TargetMode="External"/><Relationship Id="rId148" Type="http://schemas.openxmlformats.org/officeDocument/2006/relationships/hyperlink" Target="http://www.opengis.net/wfs/2.0" TargetMode="External"/><Relationship Id="rId151" Type="http://schemas.openxmlformats.org/officeDocument/2006/relationships/hyperlink" Target="http://www.ietf.org/rfc/rfc2616" TargetMode="External"/><Relationship Id="rId156" Type="http://schemas.openxmlformats.org/officeDocument/2006/relationships/hyperlink" Target="http://schemas.opengis.net/gsml/4.0/geologictime.sch" TargetMode="External"/><Relationship Id="rId164" Type="http://schemas.openxmlformats.org/officeDocument/2006/relationships/hyperlink" Target="http://www.geologicacarpathica.com/GeolCarp_Vol56_No3_273_284.html" TargetMode="Externa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3.emf"/><Relationship Id="rId109" Type="http://schemas.openxmlformats.org/officeDocument/2006/relationships/image" Target="media/image90.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78.emf"/><Relationship Id="rId104" Type="http://schemas.openxmlformats.org/officeDocument/2006/relationships/image" Target="media/image85.emf"/><Relationship Id="rId120" Type="http://schemas.openxmlformats.org/officeDocument/2006/relationships/image" Target="media/image100.emf"/><Relationship Id="rId125" Type="http://schemas.openxmlformats.org/officeDocument/2006/relationships/image" Target="media/image105.png"/><Relationship Id="rId141" Type="http://schemas.openxmlformats.org/officeDocument/2006/relationships/hyperlink" Target="http://xmlns.geosciml.org/geosciml-lite/4.1" TargetMode="External"/><Relationship Id="rId146" Type="http://schemas.openxmlformats.org/officeDocument/2006/relationships/hyperlink" Target="http://www.opengis.net/samplingSpecimen/2.0" TargetMode="External"/><Relationship Id="rId16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hyperlink" Target="http://www.stratigraphy.org/index.php/ics-chart-timescale" TargetMode="External"/><Relationship Id="rId162" Type="http://schemas.openxmlformats.org/officeDocument/2006/relationships/hyperlink" Target="http://pubs.usgs.gov/of/2004/1334/2004-1334.pdf" TargetMode="Externa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4.emf"/><Relationship Id="rId45" Type="http://schemas.openxmlformats.org/officeDocument/2006/relationships/image" Target="media/image29.png"/><Relationship Id="rId66" Type="http://schemas.openxmlformats.org/officeDocument/2006/relationships/image" Target="media/image49.emf"/><Relationship Id="rId87" Type="http://schemas.openxmlformats.org/officeDocument/2006/relationships/hyperlink" Target="http://www.stratigraphy.org/index.php/ics-chart-timescale" TargetMode="External"/><Relationship Id="rId110" Type="http://schemas.openxmlformats.org/officeDocument/2006/relationships/image" Target="media/image91.emf"/><Relationship Id="rId115" Type="http://schemas.openxmlformats.org/officeDocument/2006/relationships/image" Target="media/image96.emf"/><Relationship Id="rId131" Type="http://schemas.openxmlformats.org/officeDocument/2006/relationships/hyperlink" Target="http://www.isotc211.org/2005/gco" TargetMode="External"/><Relationship Id="rId136" Type="http://schemas.openxmlformats.org/officeDocument/2006/relationships/hyperlink" Target="http://xmlns.geosciml.org/GeoSciML-Basic/4.1" TargetMode="External"/><Relationship Id="rId157" Type="http://schemas.openxmlformats.org/officeDocument/2006/relationships/hyperlink" Target="http://schemas.opengis.net/gsml/4.0/geosciml-lite.sch" TargetMode="External"/><Relationship Id="rId61" Type="http://schemas.openxmlformats.org/officeDocument/2006/relationships/image" Target="media/image44.emf"/><Relationship Id="rId82" Type="http://schemas.openxmlformats.org/officeDocument/2006/relationships/image" Target="media/image65.emf"/><Relationship Id="rId152" Type="http://schemas.openxmlformats.org/officeDocument/2006/relationships/hyperlink" Target="http://www.ietf.org/rfc/rfc2616/%22%3ehttp://data.geoscience.gov.xx/feature/asc/geologicunit/stratno/25947%3c/gml:identifier" TargetMode="External"/><Relationship Id="rId19" Type="http://schemas.openxmlformats.org/officeDocument/2006/relationships/image" Target="media/image7.png"/><Relationship Id="rId14" Type="http://schemas.openxmlformats.org/officeDocument/2006/relationships/image" Target="media/image2.emf"/><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39.emf"/><Relationship Id="rId77" Type="http://schemas.openxmlformats.org/officeDocument/2006/relationships/image" Target="media/image60.emf"/><Relationship Id="rId100" Type="http://schemas.openxmlformats.org/officeDocument/2006/relationships/image" Target="media/image81.emf"/><Relationship Id="rId105" Type="http://schemas.openxmlformats.org/officeDocument/2006/relationships/image" Target="media/image86.emf"/><Relationship Id="rId126" Type="http://schemas.openxmlformats.org/officeDocument/2006/relationships/image" Target="media/image106.png"/><Relationship Id="rId147" Type="http://schemas.openxmlformats.org/officeDocument/2006/relationships/hyperlink" Target="http://www.opengis.net/swe/2.0" TargetMode="External"/><Relationship Id="rId16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emf"/><Relationship Id="rId72" Type="http://schemas.openxmlformats.org/officeDocument/2006/relationships/image" Target="media/image55.emf"/><Relationship Id="rId93" Type="http://schemas.openxmlformats.org/officeDocument/2006/relationships/image" Target="media/image74.emf"/><Relationship Id="rId98" Type="http://schemas.openxmlformats.org/officeDocument/2006/relationships/image" Target="media/image79.emf"/><Relationship Id="rId121" Type="http://schemas.openxmlformats.org/officeDocument/2006/relationships/image" Target="media/image101.png"/><Relationship Id="rId142" Type="http://schemas.openxmlformats.org/officeDocument/2006/relationships/hyperlink" Target="http://standards.iso.org/iso/19115/-3/mrl/1.0" TargetMode="External"/><Relationship Id="rId163" Type="http://schemas.openxmlformats.org/officeDocument/2006/relationships/hyperlink" Target="http://ngmdb.usgs.gov/www-nadm/sltt/products.html" TargetMode="External"/><Relationship Id="rId3" Type="http://schemas.openxmlformats.org/officeDocument/2006/relationships/styles" Target="styles.xml"/><Relationship Id="rId25" Type="http://schemas.openxmlformats.org/officeDocument/2006/relationships/hyperlink" Target="http://resource.geosciml.org" TargetMode="External"/><Relationship Id="rId46" Type="http://schemas.openxmlformats.org/officeDocument/2006/relationships/hyperlink" Target="http://ngmdb.usgs.gov/www-nadm/dmdt/" TargetMode="External"/><Relationship Id="rId67" Type="http://schemas.openxmlformats.org/officeDocument/2006/relationships/image" Target="media/image50.emf"/><Relationship Id="rId116" Type="http://schemas.openxmlformats.org/officeDocument/2006/relationships/image" Target="media/image97.emf"/><Relationship Id="rId137" Type="http://schemas.openxmlformats.org/officeDocument/2006/relationships/hyperlink" Target="http://xmlns.geosciml.org/Borehole/4.1" TargetMode="External"/><Relationship Id="rId158" Type="http://schemas.openxmlformats.org/officeDocument/2006/relationships/hyperlink" Target="http://www.geosciml.org" TargetMode="External"/><Relationship Id="rId20" Type="http://schemas.openxmlformats.org/officeDocument/2006/relationships/hyperlink" Target="http://www.opengis.net/spec/waterml/2.0/req/xsd-xml-rules" TargetMode="External"/><Relationship Id="rId41" Type="http://schemas.openxmlformats.org/officeDocument/2006/relationships/image" Target="media/image25.png"/><Relationship Id="rId62" Type="http://schemas.openxmlformats.org/officeDocument/2006/relationships/image" Target="media/image45.emf"/><Relationship Id="rId83" Type="http://schemas.openxmlformats.org/officeDocument/2006/relationships/image" Target="media/image66.emf"/><Relationship Id="rId88" Type="http://schemas.openxmlformats.org/officeDocument/2006/relationships/image" Target="media/image70.emf"/><Relationship Id="rId111" Type="http://schemas.openxmlformats.org/officeDocument/2006/relationships/image" Target="media/image92.emf"/><Relationship Id="rId132" Type="http://schemas.openxmlformats.org/officeDocument/2006/relationships/hyperlink" Target="http://www.isotc211.org/2005/gmd" TargetMode="External"/><Relationship Id="rId153" Type="http://schemas.openxmlformats.org/officeDocument/2006/relationships/hyperlink" Target="http://data.geoscience.gov.xx/feature/asc/geologicunit/stratno/25947"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w3.org/2001/tag/doc/httpRange-14/2007-05-31/HttpRange-14" TargetMode="External"/><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6B6955-FAB5-4C6C-A19F-EB4433F42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556</TotalTime>
  <Pages>248</Pages>
  <Words>46604</Words>
  <Characters>265643</Characters>
  <Application>Microsoft Office Word</Application>
  <DocSecurity>0</DocSecurity>
  <Lines>2213</Lines>
  <Paragraphs>623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311624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40</cp:revision>
  <cp:lastPrinted>2016-06-02T18:06:00Z</cp:lastPrinted>
  <dcterms:created xsi:type="dcterms:W3CDTF">2016-08-02T18:28:00Z</dcterms:created>
  <dcterms:modified xsi:type="dcterms:W3CDTF">2016-08-05T13:55:00Z</dcterms:modified>
</cp:coreProperties>
</file>