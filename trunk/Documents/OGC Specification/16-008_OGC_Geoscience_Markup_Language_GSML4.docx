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w:t>
      </w:r>
      <w:r w:rsidR="004832DE">
        <w:rPr>
          <w:rStyle w:val="Lienhypertexte"/>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65A66926"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DE2E15">
        <w:rPr>
          <w:sz w:val="20"/>
          <w:szCs w:val="20"/>
          <w:lang w:val="en-CA"/>
        </w:rPr>
        <w:t>.1</w:t>
      </w:r>
      <w:r w:rsidR="001133B5" w:rsidRPr="00D12552">
        <w:rPr>
          <w:sz w:val="20"/>
          <w:szCs w:val="20"/>
          <w:lang w:val="en-CA"/>
        </w:rPr>
        <w:t>.0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1912B1F1" w:rsidR="00D63684" w:rsidRPr="00792D31" w:rsidRDefault="002C1418"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Pr>
          <w:b w:val="0"/>
          <w:color w:val="auto"/>
          <w:sz w:val="20"/>
          <w:lang w:val="fr-CA"/>
        </w:rPr>
        <w:t>Document subtype:   </w:t>
      </w:r>
      <w:r>
        <w:rPr>
          <w:b w:val="0"/>
          <w:color w:val="auto"/>
          <w:sz w:val="20"/>
          <w:lang w:val="fr-CA"/>
        </w:rPr>
        <w:tab/>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En-ttedetabledesmatires"/>
        <w:rPr>
          <w:lang w:val="en-CA"/>
        </w:rPr>
      </w:pPr>
      <w:r w:rsidRPr="00D12552">
        <w:rPr>
          <w:lang w:val="en-CA"/>
        </w:rPr>
        <w:lastRenderedPageBreak/>
        <w:t>Contents</w:t>
      </w:r>
    </w:p>
    <w:p w14:paraId="5E8037A3" w14:textId="77777777" w:rsidR="008765D9" w:rsidRPr="008765D9" w:rsidRDefault="008765D9" w:rsidP="00AE53C0">
      <w:pPr>
        <w:rPr>
          <w:lang w:val="en-CA"/>
        </w:rPr>
      </w:pPr>
    </w:p>
    <w:p w14:paraId="38F0F7C1" w14:textId="77777777" w:rsidR="007C615B" w:rsidRDefault="00F27D5A">
      <w:pPr>
        <w:pStyle w:val="TM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8065712" w:history="1">
        <w:r w:rsidR="007C615B" w:rsidRPr="00013902">
          <w:rPr>
            <w:rStyle w:val="Lienhypertexte"/>
            <w:noProof/>
            <w:lang w:val="en-CA"/>
          </w:rPr>
          <w:t>1.</w:t>
        </w:r>
        <w:r w:rsidR="007C615B">
          <w:rPr>
            <w:rFonts w:asciiTheme="minorHAnsi" w:eastAsiaTheme="minorEastAsia" w:hAnsiTheme="minorHAnsi" w:cstheme="minorBidi"/>
            <w:noProof/>
            <w:sz w:val="22"/>
            <w:szCs w:val="22"/>
            <w:lang w:val="en-CA" w:eastAsia="en-CA"/>
          </w:rPr>
          <w:tab/>
        </w:r>
        <w:r w:rsidR="007C615B" w:rsidRPr="00013902">
          <w:rPr>
            <w:rStyle w:val="Lienhypertexte"/>
            <w:noProof/>
            <w:lang w:val="en-CA"/>
          </w:rPr>
          <w:t>Scope</w:t>
        </w:r>
        <w:r w:rsidR="007C615B">
          <w:rPr>
            <w:noProof/>
            <w:webHidden/>
          </w:rPr>
          <w:tab/>
        </w:r>
        <w:r w:rsidR="007C615B">
          <w:rPr>
            <w:noProof/>
            <w:webHidden/>
          </w:rPr>
          <w:fldChar w:fldCharType="begin"/>
        </w:r>
        <w:r w:rsidR="007C615B">
          <w:rPr>
            <w:noProof/>
            <w:webHidden/>
          </w:rPr>
          <w:instrText xml:space="preserve"> PAGEREF _Toc458065712 \h </w:instrText>
        </w:r>
        <w:r w:rsidR="007C615B">
          <w:rPr>
            <w:noProof/>
            <w:webHidden/>
          </w:rPr>
        </w:r>
        <w:r w:rsidR="007C615B">
          <w:rPr>
            <w:noProof/>
            <w:webHidden/>
          </w:rPr>
          <w:fldChar w:fldCharType="separate"/>
        </w:r>
        <w:r w:rsidR="007C615B">
          <w:rPr>
            <w:noProof/>
            <w:webHidden/>
          </w:rPr>
          <w:t>10</w:t>
        </w:r>
        <w:r w:rsidR="007C615B">
          <w:rPr>
            <w:noProof/>
            <w:webHidden/>
          </w:rPr>
          <w:fldChar w:fldCharType="end"/>
        </w:r>
      </w:hyperlink>
    </w:p>
    <w:p w14:paraId="0F5D6A07" w14:textId="77777777" w:rsidR="007C615B" w:rsidRDefault="007C615B">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065713" w:history="1">
        <w:r w:rsidRPr="00013902">
          <w:rPr>
            <w:rStyle w:val="Lienhypertexte"/>
            <w:noProof/>
            <w:lang w:val="en-CA"/>
          </w:rPr>
          <w:t>2.</w:t>
        </w:r>
        <w:r>
          <w:rPr>
            <w:rFonts w:asciiTheme="minorHAnsi" w:eastAsiaTheme="minorEastAsia" w:hAnsiTheme="minorHAnsi" w:cstheme="minorBidi"/>
            <w:noProof/>
            <w:sz w:val="22"/>
            <w:szCs w:val="22"/>
            <w:lang w:val="en-CA" w:eastAsia="en-CA"/>
          </w:rPr>
          <w:tab/>
        </w:r>
        <w:r w:rsidRPr="00013902">
          <w:rPr>
            <w:rStyle w:val="Lienhypertexte"/>
            <w:noProof/>
            <w:lang w:val="en-CA"/>
          </w:rPr>
          <w:t>Conformance</w:t>
        </w:r>
        <w:r>
          <w:rPr>
            <w:noProof/>
            <w:webHidden/>
          </w:rPr>
          <w:tab/>
        </w:r>
        <w:r>
          <w:rPr>
            <w:noProof/>
            <w:webHidden/>
          </w:rPr>
          <w:fldChar w:fldCharType="begin"/>
        </w:r>
        <w:r>
          <w:rPr>
            <w:noProof/>
            <w:webHidden/>
          </w:rPr>
          <w:instrText xml:space="preserve"> PAGEREF _Toc458065713 \h </w:instrText>
        </w:r>
        <w:r>
          <w:rPr>
            <w:noProof/>
            <w:webHidden/>
          </w:rPr>
        </w:r>
        <w:r>
          <w:rPr>
            <w:noProof/>
            <w:webHidden/>
          </w:rPr>
          <w:fldChar w:fldCharType="separate"/>
        </w:r>
        <w:r>
          <w:rPr>
            <w:noProof/>
            <w:webHidden/>
          </w:rPr>
          <w:t>10</w:t>
        </w:r>
        <w:r>
          <w:rPr>
            <w:noProof/>
            <w:webHidden/>
          </w:rPr>
          <w:fldChar w:fldCharType="end"/>
        </w:r>
      </w:hyperlink>
    </w:p>
    <w:p w14:paraId="0DB949E4" w14:textId="77777777" w:rsidR="007C615B" w:rsidRDefault="007C615B">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065714" w:history="1">
        <w:r w:rsidRPr="00013902">
          <w:rPr>
            <w:rStyle w:val="Lienhypertexte"/>
            <w:noProof/>
            <w:lang w:val="en-CA"/>
          </w:rPr>
          <w:t>3.</w:t>
        </w:r>
        <w:r>
          <w:rPr>
            <w:rFonts w:asciiTheme="minorHAnsi" w:eastAsiaTheme="minorEastAsia" w:hAnsiTheme="minorHAnsi" w:cstheme="minorBidi"/>
            <w:noProof/>
            <w:sz w:val="22"/>
            <w:szCs w:val="22"/>
            <w:lang w:val="en-CA" w:eastAsia="en-CA"/>
          </w:rPr>
          <w:tab/>
        </w:r>
        <w:r w:rsidRPr="00013902">
          <w:rPr>
            <w:rStyle w:val="Lienhypertexte"/>
            <w:noProof/>
            <w:lang w:val="en-CA"/>
          </w:rPr>
          <w:t>References</w:t>
        </w:r>
        <w:r>
          <w:rPr>
            <w:noProof/>
            <w:webHidden/>
          </w:rPr>
          <w:tab/>
        </w:r>
        <w:r>
          <w:rPr>
            <w:noProof/>
            <w:webHidden/>
          </w:rPr>
          <w:fldChar w:fldCharType="begin"/>
        </w:r>
        <w:r>
          <w:rPr>
            <w:noProof/>
            <w:webHidden/>
          </w:rPr>
          <w:instrText xml:space="preserve"> PAGEREF _Toc458065714 \h </w:instrText>
        </w:r>
        <w:r>
          <w:rPr>
            <w:noProof/>
            <w:webHidden/>
          </w:rPr>
        </w:r>
        <w:r>
          <w:rPr>
            <w:noProof/>
            <w:webHidden/>
          </w:rPr>
          <w:fldChar w:fldCharType="separate"/>
        </w:r>
        <w:r>
          <w:rPr>
            <w:noProof/>
            <w:webHidden/>
          </w:rPr>
          <w:t>11</w:t>
        </w:r>
        <w:r>
          <w:rPr>
            <w:noProof/>
            <w:webHidden/>
          </w:rPr>
          <w:fldChar w:fldCharType="end"/>
        </w:r>
      </w:hyperlink>
    </w:p>
    <w:p w14:paraId="18545DE9" w14:textId="77777777" w:rsidR="007C615B" w:rsidRDefault="007C615B">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065715" w:history="1">
        <w:r w:rsidRPr="00013902">
          <w:rPr>
            <w:rStyle w:val="Lienhypertexte"/>
            <w:noProof/>
            <w:lang w:val="en-CA"/>
          </w:rPr>
          <w:t>4.</w:t>
        </w:r>
        <w:r>
          <w:rPr>
            <w:rFonts w:asciiTheme="minorHAnsi" w:eastAsiaTheme="minorEastAsia" w:hAnsiTheme="minorHAnsi" w:cstheme="minorBidi"/>
            <w:noProof/>
            <w:sz w:val="22"/>
            <w:szCs w:val="22"/>
            <w:lang w:val="en-CA" w:eastAsia="en-CA"/>
          </w:rPr>
          <w:tab/>
        </w:r>
        <w:r w:rsidRPr="00013902">
          <w:rPr>
            <w:rStyle w:val="Lienhypertexte"/>
            <w:noProof/>
            <w:lang w:val="en-CA"/>
          </w:rPr>
          <w:t>Terms and Definitions</w:t>
        </w:r>
        <w:r>
          <w:rPr>
            <w:noProof/>
            <w:webHidden/>
          </w:rPr>
          <w:tab/>
        </w:r>
        <w:r>
          <w:rPr>
            <w:noProof/>
            <w:webHidden/>
          </w:rPr>
          <w:fldChar w:fldCharType="begin"/>
        </w:r>
        <w:r>
          <w:rPr>
            <w:noProof/>
            <w:webHidden/>
          </w:rPr>
          <w:instrText xml:space="preserve"> PAGEREF _Toc458065715 \h </w:instrText>
        </w:r>
        <w:r>
          <w:rPr>
            <w:noProof/>
            <w:webHidden/>
          </w:rPr>
        </w:r>
        <w:r>
          <w:rPr>
            <w:noProof/>
            <w:webHidden/>
          </w:rPr>
          <w:fldChar w:fldCharType="separate"/>
        </w:r>
        <w:r>
          <w:rPr>
            <w:noProof/>
            <w:webHidden/>
          </w:rPr>
          <w:t>12</w:t>
        </w:r>
        <w:r>
          <w:rPr>
            <w:noProof/>
            <w:webHidden/>
          </w:rPr>
          <w:fldChar w:fldCharType="end"/>
        </w:r>
      </w:hyperlink>
    </w:p>
    <w:p w14:paraId="77A38251"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16" w:history="1">
        <w:r w:rsidRPr="00013902">
          <w:rPr>
            <w:rStyle w:val="Lienhypertexte"/>
            <w:noProof/>
          </w:rPr>
          <w:t>4.1</w:t>
        </w:r>
        <w:r>
          <w:rPr>
            <w:rFonts w:asciiTheme="minorHAnsi" w:eastAsiaTheme="minorEastAsia" w:hAnsiTheme="minorHAnsi" w:cstheme="minorBidi"/>
            <w:noProof/>
            <w:sz w:val="22"/>
            <w:szCs w:val="22"/>
            <w:lang w:val="en-CA" w:eastAsia="en-CA"/>
          </w:rPr>
          <w:tab/>
        </w:r>
        <w:r w:rsidRPr="00013902">
          <w:rPr>
            <w:rStyle w:val="Lienhypertexte"/>
            <w:noProof/>
            <w:lang w:val="en-CA"/>
          </w:rPr>
          <w:t>classifier</w:t>
        </w:r>
        <w:r>
          <w:rPr>
            <w:noProof/>
            <w:webHidden/>
          </w:rPr>
          <w:tab/>
        </w:r>
        <w:r>
          <w:rPr>
            <w:noProof/>
            <w:webHidden/>
          </w:rPr>
          <w:fldChar w:fldCharType="begin"/>
        </w:r>
        <w:r>
          <w:rPr>
            <w:noProof/>
            <w:webHidden/>
          </w:rPr>
          <w:instrText xml:space="preserve"> PAGEREF _Toc458065716 \h </w:instrText>
        </w:r>
        <w:r>
          <w:rPr>
            <w:noProof/>
            <w:webHidden/>
          </w:rPr>
        </w:r>
        <w:r>
          <w:rPr>
            <w:noProof/>
            <w:webHidden/>
          </w:rPr>
          <w:fldChar w:fldCharType="separate"/>
        </w:r>
        <w:r>
          <w:rPr>
            <w:noProof/>
            <w:webHidden/>
          </w:rPr>
          <w:t>12</w:t>
        </w:r>
        <w:r>
          <w:rPr>
            <w:noProof/>
            <w:webHidden/>
          </w:rPr>
          <w:fldChar w:fldCharType="end"/>
        </w:r>
      </w:hyperlink>
    </w:p>
    <w:p w14:paraId="56CB52FD"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17" w:history="1">
        <w:r w:rsidRPr="00013902">
          <w:rPr>
            <w:rStyle w:val="Lienhypertexte"/>
            <w:noProof/>
            <w:lang w:val="en-CA"/>
          </w:rPr>
          <w:t>4.2</w:t>
        </w:r>
        <w:r>
          <w:rPr>
            <w:rFonts w:asciiTheme="minorHAnsi" w:eastAsiaTheme="minorEastAsia" w:hAnsiTheme="minorHAnsi" w:cstheme="minorBidi"/>
            <w:noProof/>
            <w:sz w:val="22"/>
            <w:szCs w:val="22"/>
            <w:lang w:val="en-CA" w:eastAsia="en-CA"/>
          </w:rPr>
          <w:tab/>
        </w:r>
        <w:r w:rsidRPr="00013902">
          <w:rPr>
            <w:rStyle w:val="Lienhypertexte"/>
            <w:noProof/>
            <w:lang w:val="en-CA"/>
          </w:rPr>
          <w:t>domain feature</w:t>
        </w:r>
        <w:r>
          <w:rPr>
            <w:noProof/>
            <w:webHidden/>
          </w:rPr>
          <w:tab/>
        </w:r>
        <w:r>
          <w:rPr>
            <w:noProof/>
            <w:webHidden/>
          </w:rPr>
          <w:fldChar w:fldCharType="begin"/>
        </w:r>
        <w:r>
          <w:rPr>
            <w:noProof/>
            <w:webHidden/>
          </w:rPr>
          <w:instrText xml:space="preserve"> PAGEREF _Toc458065717 \h </w:instrText>
        </w:r>
        <w:r>
          <w:rPr>
            <w:noProof/>
            <w:webHidden/>
          </w:rPr>
        </w:r>
        <w:r>
          <w:rPr>
            <w:noProof/>
            <w:webHidden/>
          </w:rPr>
          <w:fldChar w:fldCharType="separate"/>
        </w:r>
        <w:r>
          <w:rPr>
            <w:noProof/>
            <w:webHidden/>
          </w:rPr>
          <w:t>12</w:t>
        </w:r>
        <w:r>
          <w:rPr>
            <w:noProof/>
            <w:webHidden/>
          </w:rPr>
          <w:fldChar w:fldCharType="end"/>
        </w:r>
      </w:hyperlink>
    </w:p>
    <w:p w14:paraId="513B8D99"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18" w:history="1">
        <w:r w:rsidRPr="00013902">
          <w:rPr>
            <w:rStyle w:val="Lienhypertexte"/>
            <w:noProof/>
            <w:lang w:val="en-CA"/>
          </w:rPr>
          <w:t>4.3</w:t>
        </w:r>
        <w:r>
          <w:rPr>
            <w:rFonts w:asciiTheme="minorHAnsi" w:eastAsiaTheme="minorEastAsia" w:hAnsiTheme="minorHAnsi" w:cstheme="minorBidi"/>
            <w:noProof/>
            <w:sz w:val="22"/>
            <w:szCs w:val="22"/>
            <w:lang w:val="en-CA" w:eastAsia="en-CA"/>
          </w:rPr>
          <w:tab/>
        </w:r>
        <w:r w:rsidRPr="00013902">
          <w:rPr>
            <w:rStyle w:val="Lienhypertexte"/>
            <w:noProof/>
            <w:lang w:val="en-CA"/>
          </w:rPr>
          <w:t>element &lt;XML&gt;</w:t>
        </w:r>
        <w:r>
          <w:rPr>
            <w:noProof/>
            <w:webHidden/>
          </w:rPr>
          <w:tab/>
        </w:r>
        <w:r>
          <w:rPr>
            <w:noProof/>
            <w:webHidden/>
          </w:rPr>
          <w:fldChar w:fldCharType="begin"/>
        </w:r>
        <w:r>
          <w:rPr>
            <w:noProof/>
            <w:webHidden/>
          </w:rPr>
          <w:instrText xml:space="preserve"> PAGEREF _Toc458065718 \h </w:instrText>
        </w:r>
        <w:r>
          <w:rPr>
            <w:noProof/>
            <w:webHidden/>
          </w:rPr>
        </w:r>
        <w:r>
          <w:rPr>
            <w:noProof/>
            <w:webHidden/>
          </w:rPr>
          <w:fldChar w:fldCharType="separate"/>
        </w:r>
        <w:r>
          <w:rPr>
            <w:noProof/>
            <w:webHidden/>
          </w:rPr>
          <w:t>13</w:t>
        </w:r>
        <w:r>
          <w:rPr>
            <w:noProof/>
            <w:webHidden/>
          </w:rPr>
          <w:fldChar w:fldCharType="end"/>
        </w:r>
      </w:hyperlink>
    </w:p>
    <w:p w14:paraId="74B410AD"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19" w:history="1">
        <w:r w:rsidRPr="00013902">
          <w:rPr>
            <w:rStyle w:val="Lienhypertexte"/>
            <w:noProof/>
            <w:lang w:val="en-CA"/>
          </w:rPr>
          <w:t>4.4</w:t>
        </w:r>
        <w:r>
          <w:rPr>
            <w:rFonts w:asciiTheme="minorHAnsi" w:eastAsiaTheme="minorEastAsia" w:hAnsiTheme="minorHAnsi" w:cstheme="minorBidi"/>
            <w:noProof/>
            <w:sz w:val="22"/>
            <w:szCs w:val="22"/>
            <w:lang w:val="en-CA" w:eastAsia="en-CA"/>
          </w:rPr>
          <w:tab/>
        </w:r>
        <w:r w:rsidRPr="00013902">
          <w:rPr>
            <w:rStyle w:val="Lienhypertexte"/>
            <w:noProof/>
            <w:lang w:val="en-CA"/>
          </w:rPr>
          <w:t>feature</w:t>
        </w:r>
        <w:r>
          <w:rPr>
            <w:noProof/>
            <w:webHidden/>
          </w:rPr>
          <w:tab/>
        </w:r>
        <w:r>
          <w:rPr>
            <w:noProof/>
            <w:webHidden/>
          </w:rPr>
          <w:fldChar w:fldCharType="begin"/>
        </w:r>
        <w:r>
          <w:rPr>
            <w:noProof/>
            <w:webHidden/>
          </w:rPr>
          <w:instrText xml:space="preserve"> PAGEREF _Toc458065719 \h </w:instrText>
        </w:r>
        <w:r>
          <w:rPr>
            <w:noProof/>
            <w:webHidden/>
          </w:rPr>
        </w:r>
        <w:r>
          <w:rPr>
            <w:noProof/>
            <w:webHidden/>
          </w:rPr>
          <w:fldChar w:fldCharType="separate"/>
        </w:r>
        <w:r>
          <w:rPr>
            <w:noProof/>
            <w:webHidden/>
          </w:rPr>
          <w:t>13</w:t>
        </w:r>
        <w:r>
          <w:rPr>
            <w:noProof/>
            <w:webHidden/>
          </w:rPr>
          <w:fldChar w:fldCharType="end"/>
        </w:r>
      </w:hyperlink>
    </w:p>
    <w:p w14:paraId="3AF0C4D8"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20" w:history="1">
        <w:r w:rsidRPr="00013902">
          <w:rPr>
            <w:rStyle w:val="Lienhypertexte"/>
            <w:noProof/>
            <w:lang w:val="en-CA"/>
          </w:rPr>
          <w:t>4.5</w:t>
        </w:r>
        <w:r>
          <w:rPr>
            <w:rFonts w:asciiTheme="minorHAnsi" w:eastAsiaTheme="minorEastAsia" w:hAnsiTheme="minorHAnsi" w:cstheme="minorBidi"/>
            <w:noProof/>
            <w:sz w:val="22"/>
            <w:szCs w:val="22"/>
            <w:lang w:val="en-CA" w:eastAsia="en-CA"/>
          </w:rPr>
          <w:tab/>
        </w:r>
        <w:r w:rsidRPr="00013902">
          <w:rPr>
            <w:rStyle w:val="Lienhypertexte"/>
            <w:noProof/>
            <w:lang w:val="en-CA"/>
          </w:rPr>
          <w:t>GML application schema</w:t>
        </w:r>
        <w:r>
          <w:rPr>
            <w:noProof/>
            <w:webHidden/>
          </w:rPr>
          <w:tab/>
        </w:r>
        <w:r>
          <w:rPr>
            <w:noProof/>
            <w:webHidden/>
          </w:rPr>
          <w:fldChar w:fldCharType="begin"/>
        </w:r>
        <w:r>
          <w:rPr>
            <w:noProof/>
            <w:webHidden/>
          </w:rPr>
          <w:instrText xml:space="preserve"> PAGEREF _Toc458065720 \h </w:instrText>
        </w:r>
        <w:r>
          <w:rPr>
            <w:noProof/>
            <w:webHidden/>
          </w:rPr>
        </w:r>
        <w:r>
          <w:rPr>
            <w:noProof/>
            <w:webHidden/>
          </w:rPr>
          <w:fldChar w:fldCharType="separate"/>
        </w:r>
        <w:r>
          <w:rPr>
            <w:noProof/>
            <w:webHidden/>
          </w:rPr>
          <w:t>13</w:t>
        </w:r>
        <w:r>
          <w:rPr>
            <w:noProof/>
            <w:webHidden/>
          </w:rPr>
          <w:fldChar w:fldCharType="end"/>
        </w:r>
      </w:hyperlink>
    </w:p>
    <w:p w14:paraId="41BC6005"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21" w:history="1">
        <w:r w:rsidRPr="00013902">
          <w:rPr>
            <w:rStyle w:val="Lienhypertexte"/>
            <w:noProof/>
            <w:lang w:val="en-CA"/>
          </w:rPr>
          <w:t>4.6</w:t>
        </w:r>
        <w:r>
          <w:rPr>
            <w:rFonts w:asciiTheme="minorHAnsi" w:eastAsiaTheme="minorEastAsia" w:hAnsiTheme="minorHAnsi" w:cstheme="minorBidi"/>
            <w:noProof/>
            <w:sz w:val="22"/>
            <w:szCs w:val="22"/>
            <w:lang w:val="en-CA" w:eastAsia="en-CA"/>
          </w:rPr>
          <w:tab/>
        </w:r>
        <w:r w:rsidRPr="00013902">
          <w:rPr>
            <w:rStyle w:val="Lienhypertexte"/>
            <w:noProof/>
            <w:lang w:val="en-CA"/>
          </w:rPr>
          <w:t>GML document</w:t>
        </w:r>
        <w:r>
          <w:rPr>
            <w:noProof/>
            <w:webHidden/>
          </w:rPr>
          <w:tab/>
        </w:r>
        <w:r>
          <w:rPr>
            <w:noProof/>
            <w:webHidden/>
          </w:rPr>
          <w:fldChar w:fldCharType="begin"/>
        </w:r>
        <w:r>
          <w:rPr>
            <w:noProof/>
            <w:webHidden/>
          </w:rPr>
          <w:instrText xml:space="preserve"> PAGEREF _Toc458065721 \h </w:instrText>
        </w:r>
        <w:r>
          <w:rPr>
            <w:noProof/>
            <w:webHidden/>
          </w:rPr>
        </w:r>
        <w:r>
          <w:rPr>
            <w:noProof/>
            <w:webHidden/>
          </w:rPr>
          <w:fldChar w:fldCharType="separate"/>
        </w:r>
        <w:r>
          <w:rPr>
            <w:noProof/>
            <w:webHidden/>
          </w:rPr>
          <w:t>13</w:t>
        </w:r>
        <w:r>
          <w:rPr>
            <w:noProof/>
            <w:webHidden/>
          </w:rPr>
          <w:fldChar w:fldCharType="end"/>
        </w:r>
      </w:hyperlink>
    </w:p>
    <w:p w14:paraId="72BC7994"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22" w:history="1">
        <w:r w:rsidRPr="00013902">
          <w:rPr>
            <w:rStyle w:val="Lienhypertexte"/>
            <w:noProof/>
            <w:lang w:val="en-CA"/>
          </w:rPr>
          <w:t>4.7</w:t>
        </w:r>
        <w:r>
          <w:rPr>
            <w:rFonts w:asciiTheme="minorHAnsi" w:eastAsiaTheme="minorEastAsia" w:hAnsiTheme="minorHAnsi" w:cstheme="minorBidi"/>
            <w:noProof/>
            <w:sz w:val="22"/>
            <w:szCs w:val="22"/>
            <w:lang w:val="en-CA" w:eastAsia="en-CA"/>
          </w:rPr>
          <w:tab/>
        </w:r>
        <w:r w:rsidRPr="00013902">
          <w:rPr>
            <w:rStyle w:val="Lienhypertexte"/>
            <w:noProof/>
            <w:lang w:val="en-CA"/>
          </w:rPr>
          <w:t>GML schema</w:t>
        </w:r>
        <w:r>
          <w:rPr>
            <w:noProof/>
            <w:webHidden/>
          </w:rPr>
          <w:tab/>
        </w:r>
        <w:r>
          <w:rPr>
            <w:noProof/>
            <w:webHidden/>
          </w:rPr>
          <w:fldChar w:fldCharType="begin"/>
        </w:r>
        <w:r>
          <w:rPr>
            <w:noProof/>
            <w:webHidden/>
          </w:rPr>
          <w:instrText xml:space="preserve"> PAGEREF _Toc458065722 \h </w:instrText>
        </w:r>
        <w:r>
          <w:rPr>
            <w:noProof/>
            <w:webHidden/>
          </w:rPr>
        </w:r>
        <w:r>
          <w:rPr>
            <w:noProof/>
            <w:webHidden/>
          </w:rPr>
          <w:fldChar w:fldCharType="separate"/>
        </w:r>
        <w:r>
          <w:rPr>
            <w:noProof/>
            <w:webHidden/>
          </w:rPr>
          <w:t>13</w:t>
        </w:r>
        <w:r>
          <w:rPr>
            <w:noProof/>
            <w:webHidden/>
          </w:rPr>
          <w:fldChar w:fldCharType="end"/>
        </w:r>
      </w:hyperlink>
    </w:p>
    <w:p w14:paraId="439113D5"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23" w:history="1">
        <w:r w:rsidRPr="00013902">
          <w:rPr>
            <w:rStyle w:val="Lienhypertexte"/>
            <w:noProof/>
            <w:lang w:val="en-CA"/>
          </w:rPr>
          <w:t>4.8</w:t>
        </w:r>
        <w:r>
          <w:rPr>
            <w:rFonts w:asciiTheme="minorHAnsi" w:eastAsiaTheme="minorEastAsia" w:hAnsiTheme="minorHAnsi" w:cstheme="minorBidi"/>
            <w:noProof/>
            <w:sz w:val="22"/>
            <w:szCs w:val="22"/>
            <w:lang w:val="en-CA" w:eastAsia="en-CA"/>
          </w:rPr>
          <w:tab/>
        </w:r>
        <w:r w:rsidRPr="00013902">
          <w:rPr>
            <w:rStyle w:val="Lienhypertexte"/>
            <w:noProof/>
            <w:lang w:val="en-CA"/>
          </w:rPr>
          <w:t>measurement</w:t>
        </w:r>
        <w:r>
          <w:rPr>
            <w:noProof/>
            <w:webHidden/>
          </w:rPr>
          <w:tab/>
        </w:r>
        <w:r>
          <w:rPr>
            <w:noProof/>
            <w:webHidden/>
          </w:rPr>
          <w:fldChar w:fldCharType="begin"/>
        </w:r>
        <w:r>
          <w:rPr>
            <w:noProof/>
            <w:webHidden/>
          </w:rPr>
          <w:instrText xml:space="preserve"> PAGEREF _Toc458065723 \h </w:instrText>
        </w:r>
        <w:r>
          <w:rPr>
            <w:noProof/>
            <w:webHidden/>
          </w:rPr>
        </w:r>
        <w:r>
          <w:rPr>
            <w:noProof/>
            <w:webHidden/>
          </w:rPr>
          <w:fldChar w:fldCharType="separate"/>
        </w:r>
        <w:r>
          <w:rPr>
            <w:noProof/>
            <w:webHidden/>
          </w:rPr>
          <w:t>13</w:t>
        </w:r>
        <w:r>
          <w:rPr>
            <w:noProof/>
            <w:webHidden/>
          </w:rPr>
          <w:fldChar w:fldCharType="end"/>
        </w:r>
      </w:hyperlink>
    </w:p>
    <w:p w14:paraId="2FB2AFF7"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24" w:history="1">
        <w:r w:rsidRPr="00013902">
          <w:rPr>
            <w:rStyle w:val="Lienhypertexte"/>
            <w:noProof/>
            <w:lang w:val="en-CA"/>
          </w:rPr>
          <w:t>4.9</w:t>
        </w:r>
        <w:r>
          <w:rPr>
            <w:rFonts w:asciiTheme="minorHAnsi" w:eastAsiaTheme="minorEastAsia" w:hAnsiTheme="minorHAnsi" w:cstheme="minorBidi"/>
            <w:noProof/>
            <w:sz w:val="22"/>
            <w:szCs w:val="22"/>
            <w:lang w:val="en-CA" w:eastAsia="en-CA"/>
          </w:rPr>
          <w:tab/>
        </w:r>
        <w:r w:rsidRPr="00013902">
          <w:rPr>
            <w:rStyle w:val="Lienhypertexte"/>
            <w:noProof/>
            <w:lang w:val="en-CA"/>
          </w:rPr>
          <w:t>observation</w:t>
        </w:r>
        <w:r>
          <w:rPr>
            <w:noProof/>
            <w:webHidden/>
          </w:rPr>
          <w:tab/>
        </w:r>
        <w:r>
          <w:rPr>
            <w:noProof/>
            <w:webHidden/>
          </w:rPr>
          <w:fldChar w:fldCharType="begin"/>
        </w:r>
        <w:r>
          <w:rPr>
            <w:noProof/>
            <w:webHidden/>
          </w:rPr>
          <w:instrText xml:space="preserve"> PAGEREF _Toc458065724 \h </w:instrText>
        </w:r>
        <w:r>
          <w:rPr>
            <w:noProof/>
            <w:webHidden/>
          </w:rPr>
        </w:r>
        <w:r>
          <w:rPr>
            <w:noProof/>
            <w:webHidden/>
          </w:rPr>
          <w:fldChar w:fldCharType="separate"/>
        </w:r>
        <w:r>
          <w:rPr>
            <w:noProof/>
            <w:webHidden/>
          </w:rPr>
          <w:t>13</w:t>
        </w:r>
        <w:r>
          <w:rPr>
            <w:noProof/>
            <w:webHidden/>
          </w:rPr>
          <w:fldChar w:fldCharType="end"/>
        </w:r>
      </w:hyperlink>
    </w:p>
    <w:p w14:paraId="75156B8C" w14:textId="77777777" w:rsidR="007C615B" w:rsidRDefault="007C615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5725" w:history="1">
        <w:r w:rsidRPr="00013902">
          <w:rPr>
            <w:rStyle w:val="Lienhypertexte"/>
            <w:noProof/>
            <w:lang w:val="en-CA"/>
          </w:rPr>
          <w:t>4.10</w:t>
        </w:r>
        <w:r>
          <w:rPr>
            <w:rFonts w:asciiTheme="minorHAnsi" w:eastAsiaTheme="minorEastAsia" w:hAnsiTheme="minorHAnsi" w:cstheme="minorBidi"/>
            <w:noProof/>
            <w:sz w:val="22"/>
            <w:szCs w:val="22"/>
            <w:lang w:val="en-CA" w:eastAsia="en-CA"/>
          </w:rPr>
          <w:tab/>
        </w:r>
        <w:r w:rsidRPr="00013902">
          <w:rPr>
            <w:rStyle w:val="Lienhypertexte"/>
            <w:noProof/>
            <w:lang w:val="en-CA"/>
          </w:rPr>
          <w:t>observation procedure</w:t>
        </w:r>
        <w:r>
          <w:rPr>
            <w:noProof/>
            <w:webHidden/>
          </w:rPr>
          <w:tab/>
        </w:r>
        <w:r>
          <w:rPr>
            <w:noProof/>
            <w:webHidden/>
          </w:rPr>
          <w:fldChar w:fldCharType="begin"/>
        </w:r>
        <w:r>
          <w:rPr>
            <w:noProof/>
            <w:webHidden/>
          </w:rPr>
          <w:instrText xml:space="preserve"> PAGEREF _Toc458065725 \h </w:instrText>
        </w:r>
        <w:r>
          <w:rPr>
            <w:noProof/>
            <w:webHidden/>
          </w:rPr>
        </w:r>
        <w:r>
          <w:rPr>
            <w:noProof/>
            <w:webHidden/>
          </w:rPr>
          <w:fldChar w:fldCharType="separate"/>
        </w:r>
        <w:r>
          <w:rPr>
            <w:noProof/>
            <w:webHidden/>
          </w:rPr>
          <w:t>14</w:t>
        </w:r>
        <w:r>
          <w:rPr>
            <w:noProof/>
            <w:webHidden/>
          </w:rPr>
          <w:fldChar w:fldCharType="end"/>
        </w:r>
      </w:hyperlink>
    </w:p>
    <w:p w14:paraId="51CBCB60" w14:textId="77777777" w:rsidR="007C615B" w:rsidRDefault="007C615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5726" w:history="1">
        <w:r w:rsidRPr="00013902">
          <w:rPr>
            <w:rStyle w:val="Lienhypertexte"/>
            <w:noProof/>
            <w:lang w:val="en-CA"/>
          </w:rPr>
          <w:t>4.11</w:t>
        </w:r>
        <w:r>
          <w:rPr>
            <w:rFonts w:asciiTheme="minorHAnsi" w:eastAsiaTheme="minorEastAsia" w:hAnsiTheme="minorHAnsi" w:cstheme="minorBidi"/>
            <w:noProof/>
            <w:sz w:val="22"/>
            <w:szCs w:val="22"/>
            <w:lang w:val="en-CA" w:eastAsia="en-CA"/>
          </w:rPr>
          <w:tab/>
        </w:r>
        <w:r w:rsidRPr="00013902">
          <w:rPr>
            <w:rStyle w:val="Lienhypertexte"/>
            <w:noProof/>
            <w:lang w:val="en-CA"/>
          </w:rPr>
          <w:t>observation result</w:t>
        </w:r>
        <w:r>
          <w:rPr>
            <w:noProof/>
            <w:webHidden/>
          </w:rPr>
          <w:tab/>
        </w:r>
        <w:r>
          <w:rPr>
            <w:noProof/>
            <w:webHidden/>
          </w:rPr>
          <w:fldChar w:fldCharType="begin"/>
        </w:r>
        <w:r>
          <w:rPr>
            <w:noProof/>
            <w:webHidden/>
          </w:rPr>
          <w:instrText xml:space="preserve"> PAGEREF _Toc458065726 \h </w:instrText>
        </w:r>
        <w:r>
          <w:rPr>
            <w:noProof/>
            <w:webHidden/>
          </w:rPr>
        </w:r>
        <w:r>
          <w:rPr>
            <w:noProof/>
            <w:webHidden/>
          </w:rPr>
          <w:fldChar w:fldCharType="separate"/>
        </w:r>
        <w:r>
          <w:rPr>
            <w:noProof/>
            <w:webHidden/>
          </w:rPr>
          <w:t>14</w:t>
        </w:r>
        <w:r>
          <w:rPr>
            <w:noProof/>
            <w:webHidden/>
          </w:rPr>
          <w:fldChar w:fldCharType="end"/>
        </w:r>
      </w:hyperlink>
    </w:p>
    <w:p w14:paraId="124602E9" w14:textId="77777777" w:rsidR="007C615B" w:rsidRDefault="007C615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5727" w:history="1">
        <w:r w:rsidRPr="00013902">
          <w:rPr>
            <w:rStyle w:val="Lienhypertexte"/>
            <w:noProof/>
            <w:lang w:val="en-CA"/>
          </w:rPr>
          <w:t>4.12</w:t>
        </w:r>
        <w:r>
          <w:rPr>
            <w:rFonts w:asciiTheme="minorHAnsi" w:eastAsiaTheme="minorEastAsia" w:hAnsiTheme="minorHAnsi" w:cstheme="minorBidi"/>
            <w:noProof/>
            <w:sz w:val="22"/>
            <w:szCs w:val="22"/>
            <w:lang w:val="en-CA" w:eastAsia="en-CA"/>
          </w:rPr>
          <w:tab/>
        </w:r>
        <w:r w:rsidRPr="00013902">
          <w:rPr>
            <w:rStyle w:val="Lienhypertexte"/>
            <w:noProof/>
            <w:lang w:val="en-CA"/>
          </w:rPr>
          <w:t>property &lt;General Feature Model&gt;</w:t>
        </w:r>
        <w:r>
          <w:rPr>
            <w:noProof/>
            <w:webHidden/>
          </w:rPr>
          <w:tab/>
        </w:r>
        <w:r>
          <w:rPr>
            <w:noProof/>
            <w:webHidden/>
          </w:rPr>
          <w:fldChar w:fldCharType="begin"/>
        </w:r>
        <w:r>
          <w:rPr>
            <w:noProof/>
            <w:webHidden/>
          </w:rPr>
          <w:instrText xml:space="preserve"> PAGEREF _Toc458065727 \h </w:instrText>
        </w:r>
        <w:r>
          <w:rPr>
            <w:noProof/>
            <w:webHidden/>
          </w:rPr>
        </w:r>
        <w:r>
          <w:rPr>
            <w:noProof/>
            <w:webHidden/>
          </w:rPr>
          <w:fldChar w:fldCharType="separate"/>
        </w:r>
        <w:r>
          <w:rPr>
            <w:noProof/>
            <w:webHidden/>
          </w:rPr>
          <w:t>14</w:t>
        </w:r>
        <w:r>
          <w:rPr>
            <w:noProof/>
            <w:webHidden/>
          </w:rPr>
          <w:fldChar w:fldCharType="end"/>
        </w:r>
      </w:hyperlink>
    </w:p>
    <w:p w14:paraId="22EA60BD" w14:textId="77777777" w:rsidR="007C615B" w:rsidRDefault="007C615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5728" w:history="1">
        <w:r w:rsidRPr="00013902">
          <w:rPr>
            <w:rStyle w:val="Lienhypertexte"/>
            <w:noProof/>
            <w:lang w:val="en-CA"/>
          </w:rPr>
          <w:t>4.13</w:t>
        </w:r>
        <w:r>
          <w:rPr>
            <w:rFonts w:asciiTheme="minorHAnsi" w:eastAsiaTheme="minorEastAsia" w:hAnsiTheme="minorHAnsi" w:cstheme="minorBidi"/>
            <w:noProof/>
            <w:sz w:val="22"/>
            <w:szCs w:val="22"/>
            <w:lang w:val="en-CA" w:eastAsia="en-CA"/>
          </w:rPr>
          <w:tab/>
        </w:r>
        <w:r w:rsidRPr="00013902">
          <w:rPr>
            <w:rStyle w:val="Lienhypertexte"/>
            <w:noProof/>
            <w:lang w:val="en-CA"/>
          </w:rPr>
          <w:t>sampled feature</w:t>
        </w:r>
        <w:r>
          <w:rPr>
            <w:noProof/>
            <w:webHidden/>
          </w:rPr>
          <w:tab/>
        </w:r>
        <w:r>
          <w:rPr>
            <w:noProof/>
            <w:webHidden/>
          </w:rPr>
          <w:fldChar w:fldCharType="begin"/>
        </w:r>
        <w:r>
          <w:rPr>
            <w:noProof/>
            <w:webHidden/>
          </w:rPr>
          <w:instrText xml:space="preserve"> PAGEREF _Toc458065728 \h </w:instrText>
        </w:r>
        <w:r>
          <w:rPr>
            <w:noProof/>
            <w:webHidden/>
          </w:rPr>
        </w:r>
        <w:r>
          <w:rPr>
            <w:noProof/>
            <w:webHidden/>
          </w:rPr>
          <w:fldChar w:fldCharType="separate"/>
        </w:r>
        <w:r>
          <w:rPr>
            <w:noProof/>
            <w:webHidden/>
          </w:rPr>
          <w:t>14</w:t>
        </w:r>
        <w:r>
          <w:rPr>
            <w:noProof/>
            <w:webHidden/>
          </w:rPr>
          <w:fldChar w:fldCharType="end"/>
        </w:r>
      </w:hyperlink>
    </w:p>
    <w:p w14:paraId="148E0010" w14:textId="77777777" w:rsidR="007C615B" w:rsidRDefault="007C615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5729" w:history="1">
        <w:r w:rsidRPr="00013902">
          <w:rPr>
            <w:rStyle w:val="Lienhypertexte"/>
            <w:noProof/>
            <w:lang w:val="en-CA"/>
          </w:rPr>
          <w:t>4.14</w:t>
        </w:r>
        <w:r>
          <w:rPr>
            <w:rFonts w:asciiTheme="minorHAnsi" w:eastAsiaTheme="minorEastAsia" w:hAnsiTheme="minorHAnsi" w:cstheme="minorBidi"/>
            <w:noProof/>
            <w:sz w:val="22"/>
            <w:szCs w:val="22"/>
            <w:lang w:val="en-CA" w:eastAsia="en-CA"/>
          </w:rPr>
          <w:tab/>
        </w:r>
        <w:r w:rsidRPr="00013902">
          <w:rPr>
            <w:rStyle w:val="Lienhypertexte"/>
            <w:noProof/>
            <w:lang w:val="en-CA"/>
          </w:rPr>
          <w:t>sampling feature</w:t>
        </w:r>
        <w:r>
          <w:rPr>
            <w:noProof/>
            <w:webHidden/>
          </w:rPr>
          <w:tab/>
        </w:r>
        <w:r>
          <w:rPr>
            <w:noProof/>
            <w:webHidden/>
          </w:rPr>
          <w:fldChar w:fldCharType="begin"/>
        </w:r>
        <w:r>
          <w:rPr>
            <w:noProof/>
            <w:webHidden/>
          </w:rPr>
          <w:instrText xml:space="preserve"> PAGEREF _Toc458065729 \h </w:instrText>
        </w:r>
        <w:r>
          <w:rPr>
            <w:noProof/>
            <w:webHidden/>
          </w:rPr>
        </w:r>
        <w:r>
          <w:rPr>
            <w:noProof/>
            <w:webHidden/>
          </w:rPr>
          <w:fldChar w:fldCharType="separate"/>
        </w:r>
        <w:r>
          <w:rPr>
            <w:noProof/>
            <w:webHidden/>
          </w:rPr>
          <w:t>14</w:t>
        </w:r>
        <w:r>
          <w:rPr>
            <w:noProof/>
            <w:webHidden/>
          </w:rPr>
          <w:fldChar w:fldCharType="end"/>
        </w:r>
      </w:hyperlink>
    </w:p>
    <w:p w14:paraId="26A531A4" w14:textId="77777777" w:rsidR="007C615B" w:rsidRDefault="007C615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5730" w:history="1">
        <w:r w:rsidRPr="00013902">
          <w:rPr>
            <w:rStyle w:val="Lienhypertexte"/>
            <w:noProof/>
            <w:lang w:val="en-CA"/>
          </w:rPr>
          <w:t>4.15</w:t>
        </w:r>
        <w:r>
          <w:rPr>
            <w:rFonts w:asciiTheme="minorHAnsi" w:eastAsiaTheme="minorEastAsia" w:hAnsiTheme="minorHAnsi" w:cstheme="minorBidi"/>
            <w:noProof/>
            <w:sz w:val="22"/>
            <w:szCs w:val="22"/>
            <w:lang w:val="en-CA" w:eastAsia="en-CA"/>
          </w:rPr>
          <w:tab/>
        </w:r>
        <w:r w:rsidRPr="00013902">
          <w:rPr>
            <w:rStyle w:val="Lienhypertexte"/>
            <w:noProof/>
            <w:lang w:val="en-CA"/>
          </w:rPr>
          <w:t>schema &lt;XML Schema&gt;</w:t>
        </w:r>
        <w:r>
          <w:rPr>
            <w:noProof/>
            <w:webHidden/>
          </w:rPr>
          <w:tab/>
        </w:r>
        <w:r>
          <w:rPr>
            <w:noProof/>
            <w:webHidden/>
          </w:rPr>
          <w:fldChar w:fldCharType="begin"/>
        </w:r>
        <w:r>
          <w:rPr>
            <w:noProof/>
            <w:webHidden/>
          </w:rPr>
          <w:instrText xml:space="preserve"> PAGEREF _Toc458065730 \h </w:instrText>
        </w:r>
        <w:r>
          <w:rPr>
            <w:noProof/>
            <w:webHidden/>
          </w:rPr>
        </w:r>
        <w:r>
          <w:rPr>
            <w:noProof/>
            <w:webHidden/>
          </w:rPr>
          <w:fldChar w:fldCharType="separate"/>
        </w:r>
        <w:r>
          <w:rPr>
            <w:noProof/>
            <w:webHidden/>
          </w:rPr>
          <w:t>14</w:t>
        </w:r>
        <w:r>
          <w:rPr>
            <w:noProof/>
            <w:webHidden/>
          </w:rPr>
          <w:fldChar w:fldCharType="end"/>
        </w:r>
      </w:hyperlink>
    </w:p>
    <w:p w14:paraId="2A6E3386" w14:textId="77777777" w:rsidR="007C615B" w:rsidRDefault="007C615B">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065731" w:history="1">
        <w:r w:rsidRPr="00013902">
          <w:rPr>
            <w:rStyle w:val="Lienhypertexte"/>
            <w:noProof/>
            <w:lang w:val="en-CA"/>
          </w:rPr>
          <w:t>5.</w:t>
        </w:r>
        <w:r>
          <w:rPr>
            <w:rFonts w:asciiTheme="minorHAnsi" w:eastAsiaTheme="minorEastAsia" w:hAnsiTheme="minorHAnsi" w:cstheme="minorBidi"/>
            <w:noProof/>
            <w:sz w:val="22"/>
            <w:szCs w:val="22"/>
            <w:lang w:val="en-CA" w:eastAsia="en-CA"/>
          </w:rPr>
          <w:tab/>
        </w:r>
        <w:r w:rsidRPr="00013902">
          <w:rPr>
            <w:rStyle w:val="Lienhypertexte"/>
            <w:noProof/>
            <w:lang w:val="en-CA"/>
          </w:rPr>
          <w:t>GeoSciML Models</w:t>
        </w:r>
        <w:r>
          <w:rPr>
            <w:noProof/>
            <w:webHidden/>
          </w:rPr>
          <w:tab/>
        </w:r>
        <w:r>
          <w:rPr>
            <w:noProof/>
            <w:webHidden/>
          </w:rPr>
          <w:fldChar w:fldCharType="begin"/>
        </w:r>
        <w:r>
          <w:rPr>
            <w:noProof/>
            <w:webHidden/>
          </w:rPr>
          <w:instrText xml:space="preserve"> PAGEREF _Toc458065731 \h </w:instrText>
        </w:r>
        <w:r>
          <w:rPr>
            <w:noProof/>
            <w:webHidden/>
          </w:rPr>
        </w:r>
        <w:r>
          <w:rPr>
            <w:noProof/>
            <w:webHidden/>
          </w:rPr>
          <w:fldChar w:fldCharType="separate"/>
        </w:r>
        <w:r>
          <w:rPr>
            <w:noProof/>
            <w:webHidden/>
          </w:rPr>
          <w:t>15</w:t>
        </w:r>
        <w:r>
          <w:rPr>
            <w:noProof/>
            <w:webHidden/>
          </w:rPr>
          <w:fldChar w:fldCharType="end"/>
        </w:r>
      </w:hyperlink>
    </w:p>
    <w:p w14:paraId="60BB7870"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32" w:history="1">
        <w:r w:rsidRPr="00013902">
          <w:rPr>
            <w:rStyle w:val="Lienhypertexte"/>
            <w:noProof/>
            <w:lang w:val="en-CA"/>
          </w:rPr>
          <w:t>5.1</w:t>
        </w:r>
        <w:r>
          <w:rPr>
            <w:rFonts w:asciiTheme="minorHAnsi" w:eastAsiaTheme="minorEastAsia" w:hAnsiTheme="minorHAnsi" w:cstheme="minorBidi"/>
            <w:noProof/>
            <w:sz w:val="22"/>
            <w:szCs w:val="22"/>
            <w:lang w:val="en-CA" w:eastAsia="en-CA"/>
          </w:rPr>
          <w:tab/>
        </w:r>
        <w:r w:rsidRPr="00013902">
          <w:rPr>
            <w:rStyle w:val="Lienhypertexte"/>
            <w:noProof/>
            <w:lang w:val="en-CA"/>
          </w:rPr>
          <w:t>GeoSciML Basic and Extension</w:t>
        </w:r>
        <w:r>
          <w:rPr>
            <w:noProof/>
            <w:webHidden/>
          </w:rPr>
          <w:tab/>
        </w:r>
        <w:r>
          <w:rPr>
            <w:noProof/>
            <w:webHidden/>
          </w:rPr>
          <w:fldChar w:fldCharType="begin"/>
        </w:r>
        <w:r>
          <w:rPr>
            <w:noProof/>
            <w:webHidden/>
          </w:rPr>
          <w:instrText xml:space="preserve"> PAGEREF _Toc458065732 \h </w:instrText>
        </w:r>
        <w:r>
          <w:rPr>
            <w:noProof/>
            <w:webHidden/>
          </w:rPr>
        </w:r>
        <w:r>
          <w:rPr>
            <w:noProof/>
            <w:webHidden/>
          </w:rPr>
          <w:fldChar w:fldCharType="separate"/>
        </w:r>
        <w:r>
          <w:rPr>
            <w:noProof/>
            <w:webHidden/>
          </w:rPr>
          <w:t>17</w:t>
        </w:r>
        <w:r>
          <w:rPr>
            <w:noProof/>
            <w:webHidden/>
          </w:rPr>
          <w:fldChar w:fldCharType="end"/>
        </w:r>
      </w:hyperlink>
    </w:p>
    <w:p w14:paraId="13085BF3"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33" w:history="1">
        <w:r w:rsidRPr="00013902">
          <w:rPr>
            <w:rStyle w:val="Lienhypertexte"/>
            <w:noProof/>
            <w:lang w:val="en-CA" w:bidi="x-none"/>
          </w:rPr>
          <w:t>5.1.1</w:t>
        </w:r>
        <w:r>
          <w:rPr>
            <w:rFonts w:asciiTheme="minorHAnsi" w:eastAsiaTheme="minorEastAsia" w:hAnsiTheme="minorHAnsi" w:cstheme="minorBidi"/>
            <w:noProof/>
            <w:sz w:val="22"/>
            <w:szCs w:val="22"/>
            <w:lang w:val="en-CA" w:eastAsia="en-CA"/>
          </w:rPr>
          <w:tab/>
        </w:r>
        <w:r w:rsidRPr="00013902">
          <w:rPr>
            <w:rStyle w:val="Lienhypertexte"/>
            <w:noProof/>
            <w:lang w:val="en-CA"/>
          </w:rPr>
          <w:t>AbstractDescription classes</w:t>
        </w:r>
        <w:r>
          <w:rPr>
            <w:noProof/>
            <w:webHidden/>
          </w:rPr>
          <w:tab/>
        </w:r>
        <w:r>
          <w:rPr>
            <w:noProof/>
            <w:webHidden/>
          </w:rPr>
          <w:fldChar w:fldCharType="begin"/>
        </w:r>
        <w:r>
          <w:rPr>
            <w:noProof/>
            <w:webHidden/>
          </w:rPr>
          <w:instrText xml:space="preserve"> PAGEREF _Toc458065733 \h </w:instrText>
        </w:r>
        <w:r>
          <w:rPr>
            <w:noProof/>
            <w:webHidden/>
          </w:rPr>
        </w:r>
        <w:r>
          <w:rPr>
            <w:noProof/>
            <w:webHidden/>
          </w:rPr>
          <w:fldChar w:fldCharType="separate"/>
        </w:r>
        <w:r>
          <w:rPr>
            <w:noProof/>
            <w:webHidden/>
          </w:rPr>
          <w:t>18</w:t>
        </w:r>
        <w:r>
          <w:rPr>
            <w:noProof/>
            <w:webHidden/>
          </w:rPr>
          <w:fldChar w:fldCharType="end"/>
        </w:r>
      </w:hyperlink>
    </w:p>
    <w:p w14:paraId="42BC2509"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34" w:history="1">
        <w:r w:rsidRPr="00013902">
          <w:rPr>
            <w:rStyle w:val="Lienhypertexte"/>
            <w:noProof/>
            <w:lang w:val="en-CA"/>
          </w:rPr>
          <w:t>5.2</w:t>
        </w:r>
        <w:r>
          <w:rPr>
            <w:rFonts w:asciiTheme="minorHAnsi" w:eastAsiaTheme="minorEastAsia" w:hAnsiTheme="minorHAnsi" w:cstheme="minorBidi"/>
            <w:noProof/>
            <w:sz w:val="22"/>
            <w:szCs w:val="22"/>
            <w:lang w:val="en-CA" w:eastAsia="en-CA"/>
          </w:rPr>
          <w:tab/>
        </w:r>
        <w:r w:rsidRPr="00013902">
          <w:rPr>
            <w:rStyle w:val="Lienhypertexte"/>
            <w:noProof/>
            <w:lang w:val="en-CA"/>
          </w:rPr>
          <w:t>GeoSciML Lite</w:t>
        </w:r>
        <w:r>
          <w:rPr>
            <w:noProof/>
            <w:webHidden/>
          </w:rPr>
          <w:tab/>
        </w:r>
        <w:r>
          <w:rPr>
            <w:noProof/>
            <w:webHidden/>
          </w:rPr>
          <w:fldChar w:fldCharType="begin"/>
        </w:r>
        <w:r>
          <w:rPr>
            <w:noProof/>
            <w:webHidden/>
          </w:rPr>
          <w:instrText xml:space="preserve"> PAGEREF _Toc458065734 \h </w:instrText>
        </w:r>
        <w:r>
          <w:rPr>
            <w:noProof/>
            <w:webHidden/>
          </w:rPr>
        </w:r>
        <w:r>
          <w:rPr>
            <w:noProof/>
            <w:webHidden/>
          </w:rPr>
          <w:fldChar w:fldCharType="separate"/>
        </w:r>
        <w:r>
          <w:rPr>
            <w:noProof/>
            <w:webHidden/>
          </w:rPr>
          <w:t>21</w:t>
        </w:r>
        <w:r>
          <w:rPr>
            <w:noProof/>
            <w:webHidden/>
          </w:rPr>
          <w:fldChar w:fldCharType="end"/>
        </w:r>
      </w:hyperlink>
    </w:p>
    <w:p w14:paraId="46E5A71B" w14:textId="77777777" w:rsidR="007C615B" w:rsidRDefault="007C615B">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065735" w:history="1">
        <w:r w:rsidRPr="00013902">
          <w:rPr>
            <w:rStyle w:val="Lienhypertexte"/>
            <w:noProof/>
            <w:lang w:val="en-CA"/>
          </w:rPr>
          <w:t>6.</w:t>
        </w:r>
        <w:r>
          <w:rPr>
            <w:rFonts w:asciiTheme="minorHAnsi" w:eastAsiaTheme="minorEastAsia" w:hAnsiTheme="minorHAnsi" w:cstheme="minorBidi"/>
            <w:noProof/>
            <w:sz w:val="22"/>
            <w:szCs w:val="22"/>
            <w:lang w:val="en-CA" w:eastAsia="en-CA"/>
          </w:rPr>
          <w:tab/>
        </w:r>
        <w:r w:rsidRPr="00013902">
          <w:rPr>
            <w:rStyle w:val="Lienhypertexte"/>
            <w:noProof/>
            <w:lang w:val="en-CA"/>
          </w:rPr>
          <w:t>Conventions</w:t>
        </w:r>
        <w:r>
          <w:rPr>
            <w:noProof/>
            <w:webHidden/>
          </w:rPr>
          <w:tab/>
        </w:r>
        <w:r>
          <w:rPr>
            <w:noProof/>
            <w:webHidden/>
          </w:rPr>
          <w:fldChar w:fldCharType="begin"/>
        </w:r>
        <w:r>
          <w:rPr>
            <w:noProof/>
            <w:webHidden/>
          </w:rPr>
          <w:instrText xml:space="preserve"> PAGEREF _Toc458065735 \h </w:instrText>
        </w:r>
        <w:r>
          <w:rPr>
            <w:noProof/>
            <w:webHidden/>
          </w:rPr>
        </w:r>
        <w:r>
          <w:rPr>
            <w:noProof/>
            <w:webHidden/>
          </w:rPr>
          <w:fldChar w:fldCharType="separate"/>
        </w:r>
        <w:r>
          <w:rPr>
            <w:noProof/>
            <w:webHidden/>
          </w:rPr>
          <w:t>22</w:t>
        </w:r>
        <w:r>
          <w:rPr>
            <w:noProof/>
            <w:webHidden/>
          </w:rPr>
          <w:fldChar w:fldCharType="end"/>
        </w:r>
      </w:hyperlink>
    </w:p>
    <w:p w14:paraId="734892AB"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36" w:history="1">
        <w:r w:rsidRPr="00013902">
          <w:rPr>
            <w:rStyle w:val="Lienhypertexte"/>
            <w:noProof/>
            <w:lang w:val="en-CA"/>
          </w:rPr>
          <w:t>6.1</w:t>
        </w:r>
        <w:r>
          <w:rPr>
            <w:rFonts w:asciiTheme="minorHAnsi" w:eastAsiaTheme="minorEastAsia" w:hAnsiTheme="minorHAnsi" w:cstheme="minorBidi"/>
            <w:noProof/>
            <w:sz w:val="22"/>
            <w:szCs w:val="22"/>
            <w:lang w:val="en-CA" w:eastAsia="en-CA"/>
          </w:rPr>
          <w:tab/>
        </w:r>
        <w:r w:rsidRPr="00013902">
          <w:rPr>
            <w:rStyle w:val="Lienhypertexte"/>
            <w:noProof/>
            <w:lang w:val="en-CA"/>
          </w:rPr>
          <w:t>Requirement class</w:t>
        </w:r>
        <w:r>
          <w:rPr>
            <w:noProof/>
            <w:webHidden/>
          </w:rPr>
          <w:tab/>
        </w:r>
        <w:r>
          <w:rPr>
            <w:noProof/>
            <w:webHidden/>
          </w:rPr>
          <w:fldChar w:fldCharType="begin"/>
        </w:r>
        <w:r>
          <w:rPr>
            <w:noProof/>
            <w:webHidden/>
          </w:rPr>
          <w:instrText xml:space="preserve"> PAGEREF _Toc458065736 \h </w:instrText>
        </w:r>
        <w:r>
          <w:rPr>
            <w:noProof/>
            <w:webHidden/>
          </w:rPr>
        </w:r>
        <w:r>
          <w:rPr>
            <w:noProof/>
            <w:webHidden/>
          </w:rPr>
          <w:fldChar w:fldCharType="separate"/>
        </w:r>
        <w:r>
          <w:rPr>
            <w:noProof/>
            <w:webHidden/>
          </w:rPr>
          <w:t>22</w:t>
        </w:r>
        <w:r>
          <w:rPr>
            <w:noProof/>
            <w:webHidden/>
          </w:rPr>
          <w:fldChar w:fldCharType="end"/>
        </w:r>
      </w:hyperlink>
    </w:p>
    <w:p w14:paraId="422F9E7C"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37" w:history="1">
        <w:r w:rsidRPr="00013902">
          <w:rPr>
            <w:rStyle w:val="Lienhypertexte"/>
            <w:noProof/>
            <w:lang w:val="en-CA"/>
          </w:rPr>
          <w:t>6.2</w:t>
        </w:r>
        <w:r>
          <w:rPr>
            <w:rFonts w:asciiTheme="minorHAnsi" w:eastAsiaTheme="minorEastAsia" w:hAnsiTheme="minorHAnsi" w:cstheme="minorBidi"/>
            <w:noProof/>
            <w:sz w:val="22"/>
            <w:szCs w:val="22"/>
            <w:lang w:val="en-CA" w:eastAsia="en-CA"/>
          </w:rPr>
          <w:tab/>
        </w:r>
        <w:r w:rsidRPr="00013902">
          <w:rPr>
            <w:rStyle w:val="Lienhypertexte"/>
            <w:noProof/>
            <w:lang w:val="en-CA"/>
          </w:rPr>
          <w:t>Requirement and Recommendation</w:t>
        </w:r>
        <w:r>
          <w:rPr>
            <w:noProof/>
            <w:webHidden/>
          </w:rPr>
          <w:tab/>
        </w:r>
        <w:r>
          <w:rPr>
            <w:noProof/>
            <w:webHidden/>
          </w:rPr>
          <w:fldChar w:fldCharType="begin"/>
        </w:r>
        <w:r>
          <w:rPr>
            <w:noProof/>
            <w:webHidden/>
          </w:rPr>
          <w:instrText xml:space="preserve"> PAGEREF _Toc458065737 \h </w:instrText>
        </w:r>
        <w:r>
          <w:rPr>
            <w:noProof/>
            <w:webHidden/>
          </w:rPr>
        </w:r>
        <w:r>
          <w:rPr>
            <w:noProof/>
            <w:webHidden/>
          </w:rPr>
          <w:fldChar w:fldCharType="separate"/>
        </w:r>
        <w:r>
          <w:rPr>
            <w:noProof/>
            <w:webHidden/>
          </w:rPr>
          <w:t>23</w:t>
        </w:r>
        <w:r>
          <w:rPr>
            <w:noProof/>
            <w:webHidden/>
          </w:rPr>
          <w:fldChar w:fldCharType="end"/>
        </w:r>
      </w:hyperlink>
    </w:p>
    <w:p w14:paraId="37DFD855"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38" w:history="1">
        <w:r w:rsidRPr="00013902">
          <w:rPr>
            <w:rStyle w:val="Lienhypertexte"/>
            <w:noProof/>
            <w:lang w:val="en-CA"/>
          </w:rPr>
          <w:t>6.3</w:t>
        </w:r>
        <w:r>
          <w:rPr>
            <w:rFonts w:asciiTheme="minorHAnsi" w:eastAsiaTheme="minorEastAsia" w:hAnsiTheme="minorHAnsi" w:cstheme="minorBidi"/>
            <w:noProof/>
            <w:sz w:val="22"/>
            <w:szCs w:val="22"/>
            <w:lang w:val="en-CA" w:eastAsia="en-CA"/>
          </w:rPr>
          <w:tab/>
        </w:r>
        <w:r w:rsidRPr="00013902">
          <w:rPr>
            <w:rStyle w:val="Lienhypertexte"/>
            <w:noProof/>
            <w:lang w:val="en-CA"/>
          </w:rPr>
          <w:t>Conformance class</w:t>
        </w:r>
        <w:r>
          <w:rPr>
            <w:noProof/>
            <w:webHidden/>
          </w:rPr>
          <w:tab/>
        </w:r>
        <w:r>
          <w:rPr>
            <w:noProof/>
            <w:webHidden/>
          </w:rPr>
          <w:fldChar w:fldCharType="begin"/>
        </w:r>
        <w:r>
          <w:rPr>
            <w:noProof/>
            <w:webHidden/>
          </w:rPr>
          <w:instrText xml:space="preserve"> PAGEREF _Toc458065738 \h </w:instrText>
        </w:r>
        <w:r>
          <w:rPr>
            <w:noProof/>
            <w:webHidden/>
          </w:rPr>
        </w:r>
        <w:r>
          <w:rPr>
            <w:noProof/>
            <w:webHidden/>
          </w:rPr>
          <w:fldChar w:fldCharType="separate"/>
        </w:r>
        <w:r>
          <w:rPr>
            <w:noProof/>
            <w:webHidden/>
          </w:rPr>
          <w:t>23</w:t>
        </w:r>
        <w:r>
          <w:rPr>
            <w:noProof/>
            <w:webHidden/>
          </w:rPr>
          <w:fldChar w:fldCharType="end"/>
        </w:r>
      </w:hyperlink>
    </w:p>
    <w:p w14:paraId="217B1431"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39" w:history="1">
        <w:r w:rsidRPr="00013902">
          <w:rPr>
            <w:rStyle w:val="Lienhypertexte"/>
            <w:noProof/>
            <w:lang w:val="en-CA"/>
          </w:rPr>
          <w:t>6.4</w:t>
        </w:r>
        <w:r>
          <w:rPr>
            <w:rFonts w:asciiTheme="minorHAnsi" w:eastAsiaTheme="minorEastAsia" w:hAnsiTheme="minorHAnsi" w:cstheme="minorBidi"/>
            <w:noProof/>
            <w:sz w:val="22"/>
            <w:szCs w:val="22"/>
            <w:lang w:val="en-CA" w:eastAsia="en-CA"/>
          </w:rPr>
          <w:tab/>
        </w:r>
        <w:r w:rsidRPr="00013902">
          <w:rPr>
            <w:rStyle w:val="Lienhypertexte"/>
            <w:noProof/>
            <w:lang w:val="en-CA"/>
          </w:rPr>
          <w:t>Identifiers</w:t>
        </w:r>
        <w:r>
          <w:rPr>
            <w:noProof/>
            <w:webHidden/>
          </w:rPr>
          <w:tab/>
        </w:r>
        <w:r>
          <w:rPr>
            <w:noProof/>
            <w:webHidden/>
          </w:rPr>
          <w:fldChar w:fldCharType="begin"/>
        </w:r>
        <w:r>
          <w:rPr>
            <w:noProof/>
            <w:webHidden/>
          </w:rPr>
          <w:instrText xml:space="preserve"> PAGEREF _Toc458065739 \h </w:instrText>
        </w:r>
        <w:r>
          <w:rPr>
            <w:noProof/>
            <w:webHidden/>
          </w:rPr>
        </w:r>
        <w:r>
          <w:rPr>
            <w:noProof/>
            <w:webHidden/>
          </w:rPr>
          <w:fldChar w:fldCharType="separate"/>
        </w:r>
        <w:r>
          <w:rPr>
            <w:noProof/>
            <w:webHidden/>
          </w:rPr>
          <w:t>24</w:t>
        </w:r>
        <w:r>
          <w:rPr>
            <w:noProof/>
            <w:webHidden/>
          </w:rPr>
          <w:fldChar w:fldCharType="end"/>
        </w:r>
      </w:hyperlink>
    </w:p>
    <w:p w14:paraId="09C25114"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40" w:history="1">
        <w:r w:rsidRPr="00013902">
          <w:rPr>
            <w:rStyle w:val="Lienhypertexte"/>
            <w:noProof/>
            <w:lang w:val="en-CA"/>
          </w:rPr>
          <w:t>6.5</w:t>
        </w:r>
        <w:r>
          <w:rPr>
            <w:rFonts w:asciiTheme="minorHAnsi" w:eastAsiaTheme="minorEastAsia" w:hAnsiTheme="minorHAnsi" w:cstheme="minorBidi"/>
            <w:noProof/>
            <w:sz w:val="22"/>
            <w:szCs w:val="22"/>
            <w:lang w:val="en-CA" w:eastAsia="en-CA"/>
          </w:rPr>
          <w:tab/>
        </w:r>
        <w:r w:rsidRPr="00013902">
          <w:rPr>
            <w:rStyle w:val="Lienhypertexte"/>
            <w:noProof/>
            <w:lang w:val="en-CA"/>
          </w:rPr>
          <w:t>Classifiers</w:t>
        </w:r>
        <w:r>
          <w:rPr>
            <w:noProof/>
            <w:webHidden/>
          </w:rPr>
          <w:tab/>
        </w:r>
        <w:r>
          <w:rPr>
            <w:noProof/>
            <w:webHidden/>
          </w:rPr>
          <w:fldChar w:fldCharType="begin"/>
        </w:r>
        <w:r>
          <w:rPr>
            <w:noProof/>
            <w:webHidden/>
          </w:rPr>
          <w:instrText xml:space="preserve"> PAGEREF _Toc458065740 \h </w:instrText>
        </w:r>
        <w:r>
          <w:rPr>
            <w:noProof/>
            <w:webHidden/>
          </w:rPr>
        </w:r>
        <w:r>
          <w:rPr>
            <w:noProof/>
            <w:webHidden/>
          </w:rPr>
          <w:fldChar w:fldCharType="separate"/>
        </w:r>
        <w:r>
          <w:rPr>
            <w:noProof/>
            <w:webHidden/>
          </w:rPr>
          <w:t>25</w:t>
        </w:r>
        <w:r>
          <w:rPr>
            <w:noProof/>
            <w:webHidden/>
          </w:rPr>
          <w:fldChar w:fldCharType="end"/>
        </w:r>
      </w:hyperlink>
    </w:p>
    <w:p w14:paraId="7EAD255C" w14:textId="77777777" w:rsidR="007C615B" w:rsidRDefault="007C615B">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065741" w:history="1">
        <w:r w:rsidRPr="00013902">
          <w:rPr>
            <w:rStyle w:val="Lienhypertexte"/>
            <w:noProof/>
            <w:lang w:val="en-CA"/>
          </w:rPr>
          <w:t>7.</w:t>
        </w:r>
        <w:r>
          <w:rPr>
            <w:rFonts w:asciiTheme="minorHAnsi" w:eastAsiaTheme="minorEastAsia" w:hAnsiTheme="minorHAnsi" w:cstheme="minorBidi"/>
            <w:noProof/>
            <w:sz w:val="22"/>
            <w:szCs w:val="22"/>
            <w:lang w:val="en-CA" w:eastAsia="en-CA"/>
          </w:rPr>
          <w:tab/>
        </w:r>
        <w:r w:rsidRPr="00013902">
          <w:rPr>
            <w:rStyle w:val="Lienhypertexte"/>
            <w:noProof/>
            <w:lang w:val="en-CA"/>
          </w:rPr>
          <w:t>Conceptual Model</w:t>
        </w:r>
        <w:r>
          <w:rPr>
            <w:noProof/>
            <w:webHidden/>
          </w:rPr>
          <w:tab/>
        </w:r>
        <w:r>
          <w:rPr>
            <w:noProof/>
            <w:webHidden/>
          </w:rPr>
          <w:fldChar w:fldCharType="begin"/>
        </w:r>
        <w:r>
          <w:rPr>
            <w:noProof/>
            <w:webHidden/>
          </w:rPr>
          <w:instrText xml:space="preserve"> PAGEREF _Toc458065741 \h </w:instrText>
        </w:r>
        <w:r>
          <w:rPr>
            <w:noProof/>
            <w:webHidden/>
          </w:rPr>
        </w:r>
        <w:r>
          <w:rPr>
            <w:noProof/>
            <w:webHidden/>
          </w:rPr>
          <w:fldChar w:fldCharType="separate"/>
        </w:r>
        <w:r>
          <w:rPr>
            <w:noProof/>
            <w:webHidden/>
          </w:rPr>
          <w:t>26</w:t>
        </w:r>
        <w:r>
          <w:rPr>
            <w:noProof/>
            <w:webHidden/>
          </w:rPr>
          <w:fldChar w:fldCharType="end"/>
        </w:r>
      </w:hyperlink>
    </w:p>
    <w:p w14:paraId="537F23FF" w14:textId="77777777" w:rsidR="007C615B" w:rsidRDefault="007C615B">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065742" w:history="1">
        <w:r w:rsidRPr="00013902">
          <w:rPr>
            <w:rStyle w:val="Lienhypertexte"/>
            <w:noProof/>
            <w:lang w:val="en-CA"/>
          </w:rPr>
          <w:t>8.</w:t>
        </w:r>
        <w:r>
          <w:rPr>
            <w:rFonts w:asciiTheme="minorHAnsi" w:eastAsiaTheme="minorEastAsia" w:hAnsiTheme="minorHAnsi" w:cstheme="minorBidi"/>
            <w:noProof/>
            <w:sz w:val="22"/>
            <w:szCs w:val="22"/>
            <w:lang w:val="en-CA" w:eastAsia="en-CA"/>
          </w:rPr>
          <w:tab/>
        </w:r>
        <w:r w:rsidRPr="00013902">
          <w:rPr>
            <w:rStyle w:val="Lienhypertexte"/>
            <w:noProof/>
            <w:lang w:val="en-CA"/>
          </w:rPr>
          <w:t>Logical Model</w:t>
        </w:r>
        <w:r>
          <w:rPr>
            <w:noProof/>
            <w:webHidden/>
          </w:rPr>
          <w:tab/>
        </w:r>
        <w:r>
          <w:rPr>
            <w:noProof/>
            <w:webHidden/>
          </w:rPr>
          <w:fldChar w:fldCharType="begin"/>
        </w:r>
        <w:r>
          <w:rPr>
            <w:noProof/>
            <w:webHidden/>
          </w:rPr>
          <w:instrText xml:space="preserve"> PAGEREF _Toc458065742 \h </w:instrText>
        </w:r>
        <w:r>
          <w:rPr>
            <w:noProof/>
            <w:webHidden/>
          </w:rPr>
        </w:r>
        <w:r>
          <w:rPr>
            <w:noProof/>
            <w:webHidden/>
          </w:rPr>
          <w:fldChar w:fldCharType="separate"/>
        </w:r>
        <w:r>
          <w:rPr>
            <w:noProof/>
            <w:webHidden/>
          </w:rPr>
          <w:t>27</w:t>
        </w:r>
        <w:r>
          <w:rPr>
            <w:noProof/>
            <w:webHidden/>
          </w:rPr>
          <w:fldChar w:fldCharType="end"/>
        </w:r>
      </w:hyperlink>
    </w:p>
    <w:p w14:paraId="4F94C4ED"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43" w:history="1">
        <w:r w:rsidRPr="00013902">
          <w:rPr>
            <w:rStyle w:val="Lienhypertexte"/>
            <w:noProof/>
            <w:lang w:val="en-CA" w:bidi="x-none"/>
          </w:rPr>
          <w:t>8.1.1</w:t>
        </w:r>
        <w:r>
          <w:rPr>
            <w:rFonts w:asciiTheme="minorHAnsi" w:eastAsiaTheme="minorEastAsia" w:hAnsiTheme="minorHAnsi" w:cstheme="minorBidi"/>
            <w:noProof/>
            <w:sz w:val="22"/>
            <w:szCs w:val="22"/>
            <w:lang w:val="en-CA" w:eastAsia="en-CA"/>
          </w:rPr>
          <w:tab/>
        </w:r>
        <w:r w:rsidRPr="00013902">
          <w:rPr>
            <w:rStyle w:val="Lienhypertexte"/>
            <w:noProof/>
            <w:lang w:val="en-CA"/>
          </w:rPr>
          <w:t>Property cardinality</w:t>
        </w:r>
        <w:r>
          <w:rPr>
            <w:noProof/>
            <w:webHidden/>
          </w:rPr>
          <w:tab/>
        </w:r>
        <w:r>
          <w:rPr>
            <w:noProof/>
            <w:webHidden/>
          </w:rPr>
          <w:fldChar w:fldCharType="begin"/>
        </w:r>
        <w:r>
          <w:rPr>
            <w:noProof/>
            <w:webHidden/>
          </w:rPr>
          <w:instrText xml:space="preserve"> PAGEREF _Toc458065743 \h </w:instrText>
        </w:r>
        <w:r>
          <w:rPr>
            <w:noProof/>
            <w:webHidden/>
          </w:rPr>
        </w:r>
        <w:r>
          <w:rPr>
            <w:noProof/>
            <w:webHidden/>
          </w:rPr>
          <w:fldChar w:fldCharType="separate"/>
        </w:r>
        <w:r>
          <w:rPr>
            <w:noProof/>
            <w:webHidden/>
          </w:rPr>
          <w:t>28</w:t>
        </w:r>
        <w:r>
          <w:rPr>
            <w:noProof/>
            <w:webHidden/>
          </w:rPr>
          <w:fldChar w:fldCharType="end"/>
        </w:r>
      </w:hyperlink>
    </w:p>
    <w:p w14:paraId="1953A964"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44" w:history="1">
        <w:r w:rsidRPr="00013902">
          <w:rPr>
            <w:rStyle w:val="Lienhypertexte"/>
            <w:noProof/>
            <w:lang w:val="en-CA" w:bidi="x-none"/>
          </w:rPr>
          <w:t>8.1.2</w:t>
        </w:r>
        <w:r>
          <w:rPr>
            <w:rFonts w:asciiTheme="minorHAnsi" w:eastAsiaTheme="minorEastAsia" w:hAnsiTheme="minorHAnsi" w:cstheme="minorBidi"/>
            <w:noProof/>
            <w:sz w:val="22"/>
            <w:szCs w:val="22"/>
            <w:lang w:val="en-CA" w:eastAsia="en-CA"/>
          </w:rPr>
          <w:tab/>
        </w:r>
        <w:r w:rsidRPr="00013902">
          <w:rPr>
            <w:rStyle w:val="Lienhypertexte"/>
            <w:noProof/>
            <w:lang w:val="en-CA"/>
          </w:rPr>
          <w:t>Package shortcuts</w:t>
        </w:r>
        <w:r>
          <w:rPr>
            <w:noProof/>
            <w:webHidden/>
          </w:rPr>
          <w:tab/>
        </w:r>
        <w:r>
          <w:rPr>
            <w:noProof/>
            <w:webHidden/>
          </w:rPr>
          <w:fldChar w:fldCharType="begin"/>
        </w:r>
        <w:r>
          <w:rPr>
            <w:noProof/>
            <w:webHidden/>
          </w:rPr>
          <w:instrText xml:space="preserve"> PAGEREF _Toc458065744 \h </w:instrText>
        </w:r>
        <w:r>
          <w:rPr>
            <w:noProof/>
            <w:webHidden/>
          </w:rPr>
        </w:r>
        <w:r>
          <w:rPr>
            <w:noProof/>
            <w:webHidden/>
          </w:rPr>
          <w:fldChar w:fldCharType="separate"/>
        </w:r>
        <w:r>
          <w:rPr>
            <w:noProof/>
            <w:webHidden/>
          </w:rPr>
          <w:t>29</w:t>
        </w:r>
        <w:r>
          <w:rPr>
            <w:noProof/>
            <w:webHidden/>
          </w:rPr>
          <w:fldChar w:fldCharType="end"/>
        </w:r>
      </w:hyperlink>
    </w:p>
    <w:p w14:paraId="39962D62"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45" w:history="1">
        <w:r w:rsidRPr="00013902">
          <w:rPr>
            <w:rStyle w:val="Lienhypertexte"/>
            <w:noProof/>
            <w:lang w:val="en-CA"/>
          </w:rPr>
          <w:t>8.2</w:t>
        </w:r>
        <w:r>
          <w:rPr>
            <w:rFonts w:asciiTheme="minorHAnsi" w:eastAsiaTheme="minorEastAsia" w:hAnsiTheme="minorHAnsi" w:cstheme="minorBidi"/>
            <w:noProof/>
            <w:sz w:val="22"/>
            <w:szCs w:val="22"/>
            <w:lang w:val="en-CA" w:eastAsia="en-CA"/>
          </w:rPr>
          <w:tab/>
        </w:r>
        <w:r w:rsidRPr="00013902">
          <w:rPr>
            <w:rStyle w:val="Lienhypertexte"/>
            <w:noProof/>
            <w:lang w:val="en-CA"/>
          </w:rPr>
          <w:t>GeoSciML Core Abstract Requirements Class (Normative)</w:t>
        </w:r>
        <w:r>
          <w:rPr>
            <w:noProof/>
            <w:webHidden/>
          </w:rPr>
          <w:tab/>
        </w:r>
        <w:r>
          <w:rPr>
            <w:noProof/>
            <w:webHidden/>
          </w:rPr>
          <w:fldChar w:fldCharType="begin"/>
        </w:r>
        <w:r>
          <w:rPr>
            <w:noProof/>
            <w:webHidden/>
          </w:rPr>
          <w:instrText xml:space="preserve"> PAGEREF _Toc458065745 \h </w:instrText>
        </w:r>
        <w:r>
          <w:rPr>
            <w:noProof/>
            <w:webHidden/>
          </w:rPr>
        </w:r>
        <w:r>
          <w:rPr>
            <w:noProof/>
            <w:webHidden/>
          </w:rPr>
          <w:fldChar w:fldCharType="separate"/>
        </w:r>
        <w:r>
          <w:rPr>
            <w:noProof/>
            <w:webHidden/>
          </w:rPr>
          <w:t>29</w:t>
        </w:r>
        <w:r>
          <w:rPr>
            <w:noProof/>
            <w:webHidden/>
          </w:rPr>
          <w:fldChar w:fldCharType="end"/>
        </w:r>
      </w:hyperlink>
    </w:p>
    <w:p w14:paraId="5157CA17"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46" w:history="1">
        <w:r w:rsidRPr="00013902">
          <w:rPr>
            <w:rStyle w:val="Lienhypertexte"/>
            <w:noProof/>
            <w:lang w:val="en-CA" w:bidi="x-none"/>
          </w:rPr>
          <w:t>8.2.1</w:t>
        </w:r>
        <w:r>
          <w:rPr>
            <w:rFonts w:asciiTheme="minorHAnsi" w:eastAsiaTheme="minorEastAsia" w:hAnsiTheme="minorHAnsi" w:cstheme="minorBidi"/>
            <w:noProof/>
            <w:sz w:val="22"/>
            <w:szCs w:val="22"/>
            <w:lang w:val="en-CA" w:eastAsia="en-CA"/>
          </w:rPr>
          <w:tab/>
        </w:r>
        <w:r w:rsidRPr="00013902">
          <w:rPr>
            <w:rStyle w:val="Lienhypertexte"/>
            <w:noProof/>
            <w:lang w:val="en-CA"/>
          </w:rPr>
          <w:t>Naming of entities</w:t>
        </w:r>
        <w:r>
          <w:rPr>
            <w:noProof/>
            <w:webHidden/>
          </w:rPr>
          <w:tab/>
        </w:r>
        <w:r>
          <w:rPr>
            <w:noProof/>
            <w:webHidden/>
          </w:rPr>
          <w:fldChar w:fldCharType="begin"/>
        </w:r>
        <w:r>
          <w:rPr>
            <w:noProof/>
            <w:webHidden/>
          </w:rPr>
          <w:instrText xml:space="preserve"> PAGEREF _Toc458065746 \h </w:instrText>
        </w:r>
        <w:r>
          <w:rPr>
            <w:noProof/>
            <w:webHidden/>
          </w:rPr>
        </w:r>
        <w:r>
          <w:rPr>
            <w:noProof/>
            <w:webHidden/>
          </w:rPr>
          <w:fldChar w:fldCharType="separate"/>
        </w:r>
        <w:r>
          <w:rPr>
            <w:noProof/>
            <w:webHidden/>
          </w:rPr>
          <w:t>30</w:t>
        </w:r>
        <w:r>
          <w:rPr>
            <w:noProof/>
            <w:webHidden/>
          </w:rPr>
          <w:fldChar w:fldCharType="end"/>
        </w:r>
      </w:hyperlink>
    </w:p>
    <w:p w14:paraId="2FF0A4C1"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47" w:history="1">
        <w:r w:rsidRPr="00013902">
          <w:rPr>
            <w:rStyle w:val="Lienhypertexte"/>
            <w:noProof/>
            <w:lang w:val="en-CA" w:bidi="x-none"/>
          </w:rPr>
          <w:t>8.2.2</w:t>
        </w:r>
        <w:r>
          <w:rPr>
            <w:rFonts w:asciiTheme="minorHAnsi" w:eastAsiaTheme="minorEastAsia" w:hAnsiTheme="minorHAnsi" w:cstheme="minorBidi"/>
            <w:noProof/>
            <w:sz w:val="22"/>
            <w:szCs w:val="22"/>
            <w:lang w:val="en-CA" w:eastAsia="en-CA"/>
          </w:rPr>
          <w:tab/>
        </w:r>
        <w:r w:rsidRPr="00013902">
          <w:rPr>
            <w:rStyle w:val="Lienhypertexte"/>
            <w:noProof/>
            <w:lang w:val="en-CA"/>
          </w:rPr>
          <w:t>Cardinality</w:t>
        </w:r>
        <w:r>
          <w:rPr>
            <w:noProof/>
            <w:webHidden/>
          </w:rPr>
          <w:tab/>
        </w:r>
        <w:r>
          <w:rPr>
            <w:noProof/>
            <w:webHidden/>
          </w:rPr>
          <w:fldChar w:fldCharType="begin"/>
        </w:r>
        <w:r>
          <w:rPr>
            <w:noProof/>
            <w:webHidden/>
          </w:rPr>
          <w:instrText xml:space="preserve"> PAGEREF _Toc458065747 \h </w:instrText>
        </w:r>
        <w:r>
          <w:rPr>
            <w:noProof/>
            <w:webHidden/>
          </w:rPr>
        </w:r>
        <w:r>
          <w:rPr>
            <w:noProof/>
            <w:webHidden/>
          </w:rPr>
          <w:fldChar w:fldCharType="separate"/>
        </w:r>
        <w:r>
          <w:rPr>
            <w:noProof/>
            <w:webHidden/>
          </w:rPr>
          <w:t>30</w:t>
        </w:r>
        <w:r>
          <w:rPr>
            <w:noProof/>
            <w:webHidden/>
          </w:rPr>
          <w:fldChar w:fldCharType="end"/>
        </w:r>
      </w:hyperlink>
    </w:p>
    <w:p w14:paraId="3DED5622"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48" w:history="1">
        <w:r w:rsidRPr="00013902">
          <w:rPr>
            <w:rStyle w:val="Lienhypertexte"/>
            <w:noProof/>
            <w:lang w:val="en-CA" w:bidi="x-none"/>
          </w:rPr>
          <w:t>8.2.3</w:t>
        </w:r>
        <w:r>
          <w:rPr>
            <w:rFonts w:asciiTheme="minorHAnsi" w:eastAsiaTheme="minorEastAsia" w:hAnsiTheme="minorHAnsi" w:cstheme="minorBidi"/>
            <w:noProof/>
            <w:sz w:val="22"/>
            <w:szCs w:val="22"/>
            <w:lang w:val="en-CA" w:eastAsia="en-CA"/>
          </w:rPr>
          <w:tab/>
        </w:r>
        <w:r w:rsidRPr="00013902">
          <w:rPr>
            <w:rStyle w:val="Lienhypertexte"/>
            <w:noProof/>
            <w:lang w:val="en-CA"/>
          </w:rPr>
          <w:t>Abstract classes</w:t>
        </w:r>
        <w:r>
          <w:rPr>
            <w:noProof/>
            <w:webHidden/>
          </w:rPr>
          <w:tab/>
        </w:r>
        <w:r>
          <w:rPr>
            <w:noProof/>
            <w:webHidden/>
          </w:rPr>
          <w:fldChar w:fldCharType="begin"/>
        </w:r>
        <w:r>
          <w:rPr>
            <w:noProof/>
            <w:webHidden/>
          </w:rPr>
          <w:instrText xml:space="preserve"> PAGEREF _Toc458065748 \h </w:instrText>
        </w:r>
        <w:r>
          <w:rPr>
            <w:noProof/>
            <w:webHidden/>
          </w:rPr>
        </w:r>
        <w:r>
          <w:rPr>
            <w:noProof/>
            <w:webHidden/>
          </w:rPr>
          <w:fldChar w:fldCharType="separate"/>
        </w:r>
        <w:r>
          <w:rPr>
            <w:noProof/>
            <w:webHidden/>
          </w:rPr>
          <w:t>31</w:t>
        </w:r>
        <w:r>
          <w:rPr>
            <w:noProof/>
            <w:webHidden/>
          </w:rPr>
          <w:fldChar w:fldCharType="end"/>
        </w:r>
      </w:hyperlink>
    </w:p>
    <w:p w14:paraId="550E1DE8"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49" w:history="1">
        <w:r w:rsidRPr="00013902">
          <w:rPr>
            <w:rStyle w:val="Lienhypertexte"/>
            <w:noProof/>
            <w:lang w:val="en-CA" w:bidi="x-none"/>
          </w:rPr>
          <w:t>8.2.4</w:t>
        </w:r>
        <w:r>
          <w:rPr>
            <w:rFonts w:asciiTheme="minorHAnsi" w:eastAsiaTheme="minorEastAsia" w:hAnsiTheme="minorHAnsi" w:cstheme="minorBidi"/>
            <w:noProof/>
            <w:sz w:val="22"/>
            <w:szCs w:val="22"/>
            <w:lang w:val="en-CA" w:eastAsia="en-CA"/>
          </w:rPr>
          <w:tab/>
        </w:r>
        <w:r w:rsidRPr="00013902">
          <w:rPr>
            <w:rStyle w:val="Lienhypertexte"/>
            <w:noProof/>
            <w:lang w:val="en-CA"/>
          </w:rPr>
          <w:t>Polymorphism</w:t>
        </w:r>
        <w:r>
          <w:rPr>
            <w:noProof/>
            <w:webHidden/>
          </w:rPr>
          <w:tab/>
        </w:r>
        <w:r>
          <w:rPr>
            <w:noProof/>
            <w:webHidden/>
          </w:rPr>
          <w:fldChar w:fldCharType="begin"/>
        </w:r>
        <w:r>
          <w:rPr>
            <w:noProof/>
            <w:webHidden/>
          </w:rPr>
          <w:instrText xml:space="preserve"> PAGEREF _Toc458065749 \h </w:instrText>
        </w:r>
        <w:r>
          <w:rPr>
            <w:noProof/>
            <w:webHidden/>
          </w:rPr>
        </w:r>
        <w:r>
          <w:rPr>
            <w:noProof/>
            <w:webHidden/>
          </w:rPr>
          <w:fldChar w:fldCharType="separate"/>
        </w:r>
        <w:r>
          <w:rPr>
            <w:noProof/>
            <w:webHidden/>
          </w:rPr>
          <w:t>31</w:t>
        </w:r>
        <w:r>
          <w:rPr>
            <w:noProof/>
            <w:webHidden/>
          </w:rPr>
          <w:fldChar w:fldCharType="end"/>
        </w:r>
      </w:hyperlink>
    </w:p>
    <w:p w14:paraId="199E3908"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50" w:history="1">
        <w:r w:rsidRPr="00013902">
          <w:rPr>
            <w:rStyle w:val="Lienhypertexte"/>
            <w:noProof/>
            <w:lang w:val="en-CA" w:bidi="x-none"/>
          </w:rPr>
          <w:t>8.2.5</w:t>
        </w:r>
        <w:r>
          <w:rPr>
            <w:rFonts w:asciiTheme="minorHAnsi" w:eastAsiaTheme="minorEastAsia" w:hAnsiTheme="minorHAnsi" w:cstheme="minorBidi"/>
            <w:noProof/>
            <w:sz w:val="22"/>
            <w:szCs w:val="22"/>
            <w:lang w:val="en-CA" w:eastAsia="en-CA"/>
          </w:rPr>
          <w:tab/>
        </w:r>
        <w:r w:rsidRPr="00013902">
          <w:rPr>
            <w:rStyle w:val="Lienhypertexte"/>
            <w:noProof/>
            <w:lang w:val="en-CA"/>
          </w:rPr>
          <w:t>Quantities</w:t>
        </w:r>
        <w:r>
          <w:rPr>
            <w:noProof/>
            <w:webHidden/>
          </w:rPr>
          <w:tab/>
        </w:r>
        <w:r>
          <w:rPr>
            <w:noProof/>
            <w:webHidden/>
          </w:rPr>
          <w:fldChar w:fldCharType="begin"/>
        </w:r>
        <w:r>
          <w:rPr>
            <w:noProof/>
            <w:webHidden/>
          </w:rPr>
          <w:instrText xml:space="preserve"> PAGEREF _Toc458065750 \h </w:instrText>
        </w:r>
        <w:r>
          <w:rPr>
            <w:noProof/>
            <w:webHidden/>
          </w:rPr>
        </w:r>
        <w:r>
          <w:rPr>
            <w:noProof/>
            <w:webHidden/>
          </w:rPr>
          <w:fldChar w:fldCharType="separate"/>
        </w:r>
        <w:r>
          <w:rPr>
            <w:noProof/>
            <w:webHidden/>
          </w:rPr>
          <w:t>31</w:t>
        </w:r>
        <w:r>
          <w:rPr>
            <w:noProof/>
            <w:webHidden/>
          </w:rPr>
          <w:fldChar w:fldCharType="end"/>
        </w:r>
      </w:hyperlink>
    </w:p>
    <w:p w14:paraId="65FEA306"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51" w:history="1">
        <w:r w:rsidRPr="00013902">
          <w:rPr>
            <w:rStyle w:val="Lienhypertexte"/>
            <w:noProof/>
            <w:lang w:val="en-CA" w:bidi="x-none"/>
          </w:rPr>
          <w:t>8.2.6</w:t>
        </w:r>
        <w:r>
          <w:rPr>
            <w:rFonts w:asciiTheme="minorHAnsi" w:eastAsiaTheme="minorEastAsia" w:hAnsiTheme="minorHAnsi" w:cstheme="minorBidi"/>
            <w:noProof/>
            <w:sz w:val="22"/>
            <w:szCs w:val="22"/>
            <w:lang w:val="en-CA" w:eastAsia="en-CA"/>
          </w:rPr>
          <w:tab/>
        </w:r>
        <w:r w:rsidRPr="00013902">
          <w:rPr>
            <w:rStyle w:val="Lienhypertexte"/>
            <w:noProof/>
            <w:lang w:val="en-CA"/>
          </w:rPr>
          <w:t>QuantityRange</w:t>
        </w:r>
        <w:r>
          <w:rPr>
            <w:noProof/>
            <w:webHidden/>
          </w:rPr>
          <w:tab/>
        </w:r>
        <w:r>
          <w:rPr>
            <w:noProof/>
            <w:webHidden/>
          </w:rPr>
          <w:fldChar w:fldCharType="begin"/>
        </w:r>
        <w:r>
          <w:rPr>
            <w:noProof/>
            <w:webHidden/>
          </w:rPr>
          <w:instrText xml:space="preserve"> PAGEREF _Toc458065751 \h </w:instrText>
        </w:r>
        <w:r>
          <w:rPr>
            <w:noProof/>
            <w:webHidden/>
          </w:rPr>
        </w:r>
        <w:r>
          <w:rPr>
            <w:noProof/>
            <w:webHidden/>
          </w:rPr>
          <w:fldChar w:fldCharType="separate"/>
        </w:r>
        <w:r>
          <w:rPr>
            <w:noProof/>
            <w:webHidden/>
          </w:rPr>
          <w:t>31</w:t>
        </w:r>
        <w:r>
          <w:rPr>
            <w:noProof/>
            <w:webHidden/>
          </w:rPr>
          <w:fldChar w:fldCharType="end"/>
        </w:r>
      </w:hyperlink>
    </w:p>
    <w:p w14:paraId="74C10314"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52" w:history="1">
        <w:r w:rsidRPr="00013902">
          <w:rPr>
            <w:rStyle w:val="Lienhypertexte"/>
            <w:noProof/>
            <w:lang w:val="en-CA" w:bidi="x-none"/>
          </w:rPr>
          <w:t>8.2.7</w:t>
        </w:r>
        <w:r>
          <w:rPr>
            <w:rFonts w:asciiTheme="minorHAnsi" w:eastAsiaTheme="minorEastAsia" w:hAnsiTheme="minorHAnsi" w:cstheme="minorBidi"/>
            <w:noProof/>
            <w:sz w:val="22"/>
            <w:szCs w:val="22"/>
            <w:lang w:val="en-CA" w:eastAsia="en-CA"/>
          </w:rPr>
          <w:tab/>
        </w:r>
        <w:r w:rsidRPr="00013902">
          <w:rPr>
            <w:rStyle w:val="Lienhypertexte"/>
            <w:noProof/>
            <w:lang w:val="en-CA"/>
          </w:rPr>
          <w:t xml:space="preserve">Code lists </w:t>
        </w:r>
        <w:r>
          <w:rPr>
            <w:noProof/>
            <w:webHidden/>
          </w:rPr>
          <w:tab/>
        </w:r>
        <w:r>
          <w:rPr>
            <w:noProof/>
            <w:webHidden/>
          </w:rPr>
          <w:fldChar w:fldCharType="begin"/>
        </w:r>
        <w:r>
          <w:rPr>
            <w:noProof/>
            <w:webHidden/>
          </w:rPr>
          <w:instrText xml:space="preserve"> PAGEREF _Toc458065752 \h </w:instrText>
        </w:r>
        <w:r>
          <w:rPr>
            <w:noProof/>
            <w:webHidden/>
          </w:rPr>
        </w:r>
        <w:r>
          <w:rPr>
            <w:noProof/>
            <w:webHidden/>
          </w:rPr>
          <w:fldChar w:fldCharType="separate"/>
        </w:r>
        <w:r>
          <w:rPr>
            <w:noProof/>
            <w:webHidden/>
          </w:rPr>
          <w:t>32</w:t>
        </w:r>
        <w:r>
          <w:rPr>
            <w:noProof/>
            <w:webHidden/>
          </w:rPr>
          <w:fldChar w:fldCharType="end"/>
        </w:r>
      </w:hyperlink>
    </w:p>
    <w:p w14:paraId="2BA017AB"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53" w:history="1">
        <w:r w:rsidRPr="00013902">
          <w:rPr>
            <w:rStyle w:val="Lienhypertexte"/>
            <w:noProof/>
            <w:lang w:val="en-CA"/>
          </w:rPr>
          <w:t>8.3</w:t>
        </w:r>
        <w:r>
          <w:rPr>
            <w:rFonts w:asciiTheme="minorHAnsi" w:eastAsiaTheme="minorEastAsia" w:hAnsiTheme="minorHAnsi" w:cstheme="minorBidi"/>
            <w:noProof/>
            <w:sz w:val="22"/>
            <w:szCs w:val="22"/>
            <w:lang w:val="en-CA" w:eastAsia="en-CA"/>
          </w:rPr>
          <w:tab/>
        </w:r>
        <w:r w:rsidRPr="00013902">
          <w:rPr>
            <w:rStyle w:val="Lienhypertexte"/>
            <w:noProof/>
            <w:lang w:val="en-CA"/>
          </w:rPr>
          <w:t>Linked Open Data Requirements Class (Normative)</w:t>
        </w:r>
        <w:r>
          <w:rPr>
            <w:noProof/>
            <w:webHidden/>
          </w:rPr>
          <w:tab/>
        </w:r>
        <w:r>
          <w:rPr>
            <w:noProof/>
            <w:webHidden/>
          </w:rPr>
          <w:fldChar w:fldCharType="begin"/>
        </w:r>
        <w:r>
          <w:rPr>
            <w:noProof/>
            <w:webHidden/>
          </w:rPr>
          <w:instrText xml:space="preserve"> PAGEREF _Toc458065753 \h </w:instrText>
        </w:r>
        <w:r>
          <w:rPr>
            <w:noProof/>
            <w:webHidden/>
          </w:rPr>
        </w:r>
        <w:r>
          <w:rPr>
            <w:noProof/>
            <w:webHidden/>
          </w:rPr>
          <w:fldChar w:fldCharType="separate"/>
        </w:r>
        <w:r>
          <w:rPr>
            <w:noProof/>
            <w:webHidden/>
          </w:rPr>
          <w:t>32</w:t>
        </w:r>
        <w:r>
          <w:rPr>
            <w:noProof/>
            <w:webHidden/>
          </w:rPr>
          <w:fldChar w:fldCharType="end"/>
        </w:r>
      </w:hyperlink>
    </w:p>
    <w:p w14:paraId="37B8C946"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54" w:history="1">
        <w:r w:rsidRPr="00013902">
          <w:rPr>
            <w:rStyle w:val="Lienhypertexte"/>
            <w:noProof/>
            <w:lang w:val="en-CA" w:bidi="x-none"/>
          </w:rPr>
          <w:t>8.3.1</w:t>
        </w:r>
        <w:r>
          <w:rPr>
            <w:rFonts w:asciiTheme="minorHAnsi" w:eastAsiaTheme="minorEastAsia" w:hAnsiTheme="minorHAnsi" w:cstheme="minorBidi"/>
            <w:noProof/>
            <w:sz w:val="22"/>
            <w:szCs w:val="22"/>
            <w:lang w:val="en-CA" w:eastAsia="en-CA"/>
          </w:rPr>
          <w:tab/>
        </w:r>
        <w:r w:rsidRPr="00013902">
          <w:rPr>
            <w:rStyle w:val="Lienhypertexte"/>
            <w:noProof/>
            <w:lang w:val="en-CA"/>
          </w:rPr>
          <w:t>Code lists URI</w:t>
        </w:r>
        <w:r>
          <w:rPr>
            <w:noProof/>
            <w:webHidden/>
          </w:rPr>
          <w:tab/>
        </w:r>
        <w:r>
          <w:rPr>
            <w:noProof/>
            <w:webHidden/>
          </w:rPr>
          <w:fldChar w:fldCharType="begin"/>
        </w:r>
        <w:r>
          <w:rPr>
            <w:noProof/>
            <w:webHidden/>
          </w:rPr>
          <w:instrText xml:space="preserve"> PAGEREF _Toc458065754 \h </w:instrText>
        </w:r>
        <w:r>
          <w:rPr>
            <w:noProof/>
            <w:webHidden/>
          </w:rPr>
        </w:r>
        <w:r>
          <w:rPr>
            <w:noProof/>
            <w:webHidden/>
          </w:rPr>
          <w:fldChar w:fldCharType="separate"/>
        </w:r>
        <w:r>
          <w:rPr>
            <w:noProof/>
            <w:webHidden/>
          </w:rPr>
          <w:t>33</w:t>
        </w:r>
        <w:r>
          <w:rPr>
            <w:noProof/>
            <w:webHidden/>
          </w:rPr>
          <w:fldChar w:fldCharType="end"/>
        </w:r>
      </w:hyperlink>
    </w:p>
    <w:p w14:paraId="470E4737"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55" w:history="1">
        <w:r w:rsidRPr="00013902">
          <w:rPr>
            <w:rStyle w:val="Lienhypertexte"/>
            <w:noProof/>
            <w:lang w:val="en-CA" w:bidi="x-none"/>
          </w:rPr>
          <w:t>8.3.2</w:t>
        </w:r>
        <w:r>
          <w:rPr>
            <w:rFonts w:asciiTheme="minorHAnsi" w:eastAsiaTheme="minorEastAsia" w:hAnsiTheme="minorHAnsi" w:cstheme="minorBidi"/>
            <w:noProof/>
            <w:sz w:val="22"/>
            <w:szCs w:val="22"/>
            <w:lang w:val="en-CA" w:eastAsia="en-CA"/>
          </w:rPr>
          <w:tab/>
        </w:r>
        <w:r w:rsidRPr="00013902">
          <w:rPr>
            <w:rStyle w:val="Lienhypertexte"/>
            <w:noProof/>
            <w:lang w:val="en-CA"/>
          </w:rPr>
          <w:t>Identifier</w:t>
        </w:r>
        <w:r>
          <w:rPr>
            <w:noProof/>
            <w:webHidden/>
          </w:rPr>
          <w:tab/>
        </w:r>
        <w:r>
          <w:rPr>
            <w:noProof/>
            <w:webHidden/>
          </w:rPr>
          <w:fldChar w:fldCharType="begin"/>
        </w:r>
        <w:r>
          <w:rPr>
            <w:noProof/>
            <w:webHidden/>
          </w:rPr>
          <w:instrText xml:space="preserve"> PAGEREF _Toc458065755 \h </w:instrText>
        </w:r>
        <w:r>
          <w:rPr>
            <w:noProof/>
            <w:webHidden/>
          </w:rPr>
        </w:r>
        <w:r>
          <w:rPr>
            <w:noProof/>
            <w:webHidden/>
          </w:rPr>
          <w:fldChar w:fldCharType="separate"/>
        </w:r>
        <w:r>
          <w:rPr>
            <w:noProof/>
            <w:webHidden/>
          </w:rPr>
          <w:t>34</w:t>
        </w:r>
        <w:r>
          <w:rPr>
            <w:noProof/>
            <w:webHidden/>
          </w:rPr>
          <w:fldChar w:fldCharType="end"/>
        </w:r>
      </w:hyperlink>
    </w:p>
    <w:p w14:paraId="09CED915"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56" w:history="1">
        <w:r w:rsidRPr="00013902">
          <w:rPr>
            <w:rStyle w:val="Lienhypertexte"/>
            <w:noProof/>
            <w:lang w:val="en-CA" w:bidi="x-none"/>
          </w:rPr>
          <w:t>8.3.3</w:t>
        </w:r>
        <w:r>
          <w:rPr>
            <w:rFonts w:asciiTheme="minorHAnsi" w:eastAsiaTheme="minorEastAsia" w:hAnsiTheme="minorHAnsi" w:cstheme="minorBidi"/>
            <w:noProof/>
            <w:sz w:val="22"/>
            <w:szCs w:val="22"/>
            <w:lang w:val="en-CA" w:eastAsia="en-CA"/>
          </w:rPr>
          <w:tab/>
        </w:r>
        <w:r w:rsidRPr="00013902">
          <w:rPr>
            <w:rStyle w:val="Lienhypertexte"/>
            <w:noProof/>
            <w:lang w:val="en-CA"/>
          </w:rPr>
          <w:t>ByReference associations</w:t>
        </w:r>
        <w:r>
          <w:rPr>
            <w:noProof/>
            <w:webHidden/>
          </w:rPr>
          <w:tab/>
        </w:r>
        <w:r>
          <w:rPr>
            <w:noProof/>
            <w:webHidden/>
          </w:rPr>
          <w:fldChar w:fldCharType="begin"/>
        </w:r>
        <w:r>
          <w:rPr>
            <w:noProof/>
            <w:webHidden/>
          </w:rPr>
          <w:instrText xml:space="preserve"> PAGEREF _Toc458065756 \h </w:instrText>
        </w:r>
        <w:r>
          <w:rPr>
            <w:noProof/>
            <w:webHidden/>
          </w:rPr>
        </w:r>
        <w:r>
          <w:rPr>
            <w:noProof/>
            <w:webHidden/>
          </w:rPr>
          <w:fldChar w:fldCharType="separate"/>
        </w:r>
        <w:r>
          <w:rPr>
            <w:noProof/>
            <w:webHidden/>
          </w:rPr>
          <w:t>34</w:t>
        </w:r>
        <w:r>
          <w:rPr>
            <w:noProof/>
            <w:webHidden/>
          </w:rPr>
          <w:fldChar w:fldCharType="end"/>
        </w:r>
      </w:hyperlink>
    </w:p>
    <w:p w14:paraId="5F6AB4C6"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57" w:history="1">
        <w:r w:rsidRPr="00013902">
          <w:rPr>
            <w:rStyle w:val="Lienhypertexte"/>
            <w:noProof/>
            <w:lang w:val="en-CA"/>
          </w:rPr>
          <w:t>8.4</w:t>
        </w:r>
        <w:r>
          <w:rPr>
            <w:rFonts w:asciiTheme="minorHAnsi" w:eastAsiaTheme="minorEastAsia" w:hAnsiTheme="minorHAnsi" w:cstheme="minorBidi"/>
            <w:noProof/>
            <w:sz w:val="22"/>
            <w:szCs w:val="22"/>
            <w:lang w:val="en-CA" w:eastAsia="en-CA"/>
          </w:rPr>
          <w:tab/>
        </w:r>
        <w:r w:rsidRPr="00013902">
          <w:rPr>
            <w:rStyle w:val="Lienhypertexte"/>
            <w:noProof/>
            <w:lang w:val="en-CA"/>
          </w:rPr>
          <w:t xml:space="preserve">GeoSciML Basic Requirements Class </w:t>
        </w:r>
        <w:r w:rsidRPr="00013902">
          <w:rPr>
            <w:rStyle w:val="Lienhypertexte"/>
            <w:noProof/>
          </w:rPr>
          <w:t>(Normative)</w:t>
        </w:r>
        <w:r>
          <w:rPr>
            <w:noProof/>
            <w:webHidden/>
          </w:rPr>
          <w:tab/>
        </w:r>
        <w:r>
          <w:rPr>
            <w:noProof/>
            <w:webHidden/>
          </w:rPr>
          <w:fldChar w:fldCharType="begin"/>
        </w:r>
        <w:r>
          <w:rPr>
            <w:noProof/>
            <w:webHidden/>
          </w:rPr>
          <w:instrText xml:space="preserve"> PAGEREF _Toc458065757 \h </w:instrText>
        </w:r>
        <w:r>
          <w:rPr>
            <w:noProof/>
            <w:webHidden/>
          </w:rPr>
        </w:r>
        <w:r>
          <w:rPr>
            <w:noProof/>
            <w:webHidden/>
          </w:rPr>
          <w:fldChar w:fldCharType="separate"/>
        </w:r>
        <w:r>
          <w:rPr>
            <w:noProof/>
            <w:webHidden/>
          </w:rPr>
          <w:t>34</w:t>
        </w:r>
        <w:r>
          <w:rPr>
            <w:noProof/>
            <w:webHidden/>
          </w:rPr>
          <w:fldChar w:fldCharType="end"/>
        </w:r>
      </w:hyperlink>
    </w:p>
    <w:p w14:paraId="1BA5E7F9"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58" w:history="1">
        <w:r w:rsidRPr="00013902">
          <w:rPr>
            <w:rStyle w:val="Lienhypertexte"/>
            <w:noProof/>
            <w:lang w:val="en-CA" w:bidi="x-none"/>
          </w:rPr>
          <w:t>8.4.1</w:t>
        </w:r>
        <w:r>
          <w:rPr>
            <w:rFonts w:asciiTheme="minorHAnsi" w:eastAsiaTheme="minorEastAsia" w:hAnsiTheme="minorHAnsi" w:cstheme="minorBidi"/>
            <w:noProof/>
            <w:sz w:val="22"/>
            <w:szCs w:val="22"/>
            <w:lang w:val="en-CA" w:eastAsia="en-CA"/>
          </w:rPr>
          <w:tab/>
        </w:r>
        <w:r w:rsidRPr="00013902">
          <w:rPr>
            <w:rStyle w:val="Lienhypertexte"/>
            <w:noProof/>
            <w:lang w:val="en-CA"/>
          </w:rPr>
          <w:t>Geology Basic</w:t>
        </w:r>
        <w:r>
          <w:rPr>
            <w:noProof/>
            <w:webHidden/>
          </w:rPr>
          <w:tab/>
        </w:r>
        <w:r>
          <w:rPr>
            <w:noProof/>
            <w:webHidden/>
          </w:rPr>
          <w:fldChar w:fldCharType="begin"/>
        </w:r>
        <w:r>
          <w:rPr>
            <w:noProof/>
            <w:webHidden/>
          </w:rPr>
          <w:instrText xml:space="preserve"> PAGEREF _Toc458065758 \h </w:instrText>
        </w:r>
        <w:r>
          <w:rPr>
            <w:noProof/>
            <w:webHidden/>
          </w:rPr>
        </w:r>
        <w:r>
          <w:rPr>
            <w:noProof/>
            <w:webHidden/>
          </w:rPr>
          <w:fldChar w:fldCharType="separate"/>
        </w:r>
        <w:r>
          <w:rPr>
            <w:noProof/>
            <w:webHidden/>
          </w:rPr>
          <w:t>36</w:t>
        </w:r>
        <w:r>
          <w:rPr>
            <w:noProof/>
            <w:webHidden/>
          </w:rPr>
          <w:fldChar w:fldCharType="end"/>
        </w:r>
      </w:hyperlink>
    </w:p>
    <w:p w14:paraId="46C0FF58"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59" w:history="1">
        <w:r w:rsidRPr="00013902">
          <w:rPr>
            <w:rStyle w:val="Lienhypertexte"/>
            <w:noProof/>
            <w:lang w:bidi="x-none"/>
          </w:rPr>
          <w:t>8.4.2</w:t>
        </w:r>
        <w:r>
          <w:rPr>
            <w:rFonts w:asciiTheme="minorHAnsi" w:eastAsiaTheme="minorEastAsia" w:hAnsiTheme="minorHAnsi" w:cstheme="minorBidi"/>
            <w:noProof/>
            <w:sz w:val="22"/>
            <w:szCs w:val="22"/>
            <w:lang w:val="en-CA" w:eastAsia="en-CA"/>
          </w:rPr>
          <w:tab/>
        </w:r>
        <w:r w:rsidRPr="00013902">
          <w:rPr>
            <w:rStyle w:val="Lienhypertexte"/>
            <w:noProof/>
          </w:rPr>
          <w:t>Geologic Event</w:t>
        </w:r>
        <w:r>
          <w:rPr>
            <w:noProof/>
            <w:webHidden/>
          </w:rPr>
          <w:tab/>
        </w:r>
        <w:r>
          <w:rPr>
            <w:noProof/>
            <w:webHidden/>
          </w:rPr>
          <w:fldChar w:fldCharType="begin"/>
        </w:r>
        <w:r>
          <w:rPr>
            <w:noProof/>
            <w:webHidden/>
          </w:rPr>
          <w:instrText xml:space="preserve"> PAGEREF _Toc458065759 \h </w:instrText>
        </w:r>
        <w:r>
          <w:rPr>
            <w:noProof/>
            <w:webHidden/>
          </w:rPr>
        </w:r>
        <w:r>
          <w:rPr>
            <w:noProof/>
            <w:webHidden/>
          </w:rPr>
          <w:fldChar w:fldCharType="separate"/>
        </w:r>
        <w:r>
          <w:rPr>
            <w:noProof/>
            <w:webHidden/>
          </w:rPr>
          <w:t>46</w:t>
        </w:r>
        <w:r>
          <w:rPr>
            <w:noProof/>
            <w:webHidden/>
          </w:rPr>
          <w:fldChar w:fldCharType="end"/>
        </w:r>
      </w:hyperlink>
    </w:p>
    <w:p w14:paraId="75109C2C"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60" w:history="1">
        <w:r w:rsidRPr="00013902">
          <w:rPr>
            <w:rStyle w:val="Lienhypertexte"/>
            <w:noProof/>
            <w:lang w:bidi="x-none"/>
          </w:rPr>
          <w:t>8.4.3</w:t>
        </w:r>
        <w:r>
          <w:rPr>
            <w:rFonts w:asciiTheme="minorHAnsi" w:eastAsiaTheme="minorEastAsia" w:hAnsiTheme="minorHAnsi" w:cstheme="minorBidi"/>
            <w:noProof/>
            <w:sz w:val="22"/>
            <w:szCs w:val="22"/>
            <w:lang w:val="en-CA" w:eastAsia="en-CA"/>
          </w:rPr>
          <w:tab/>
        </w:r>
        <w:r w:rsidRPr="00013902">
          <w:rPr>
            <w:rStyle w:val="Lienhypertexte"/>
            <w:noProof/>
          </w:rPr>
          <w:t>Geologic Structure</w:t>
        </w:r>
        <w:r>
          <w:rPr>
            <w:noProof/>
            <w:webHidden/>
          </w:rPr>
          <w:tab/>
        </w:r>
        <w:r>
          <w:rPr>
            <w:noProof/>
            <w:webHidden/>
          </w:rPr>
          <w:fldChar w:fldCharType="begin"/>
        </w:r>
        <w:r>
          <w:rPr>
            <w:noProof/>
            <w:webHidden/>
          </w:rPr>
          <w:instrText xml:space="preserve"> PAGEREF _Toc458065760 \h </w:instrText>
        </w:r>
        <w:r>
          <w:rPr>
            <w:noProof/>
            <w:webHidden/>
          </w:rPr>
        </w:r>
        <w:r>
          <w:rPr>
            <w:noProof/>
            <w:webHidden/>
          </w:rPr>
          <w:fldChar w:fldCharType="separate"/>
        </w:r>
        <w:r>
          <w:rPr>
            <w:noProof/>
            <w:webHidden/>
          </w:rPr>
          <w:t>49</w:t>
        </w:r>
        <w:r>
          <w:rPr>
            <w:noProof/>
            <w:webHidden/>
          </w:rPr>
          <w:fldChar w:fldCharType="end"/>
        </w:r>
      </w:hyperlink>
    </w:p>
    <w:p w14:paraId="19442F96"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61" w:history="1">
        <w:r w:rsidRPr="00013902">
          <w:rPr>
            <w:rStyle w:val="Lienhypertexte"/>
            <w:noProof/>
            <w:lang w:bidi="x-none"/>
          </w:rPr>
          <w:t>8.4.4</w:t>
        </w:r>
        <w:r>
          <w:rPr>
            <w:rFonts w:asciiTheme="minorHAnsi" w:eastAsiaTheme="minorEastAsia" w:hAnsiTheme="minorHAnsi" w:cstheme="minorBidi"/>
            <w:noProof/>
            <w:sz w:val="22"/>
            <w:szCs w:val="22"/>
            <w:lang w:val="en-CA" w:eastAsia="en-CA"/>
          </w:rPr>
          <w:tab/>
        </w:r>
        <w:r w:rsidRPr="00013902">
          <w:rPr>
            <w:rStyle w:val="Lienhypertexte"/>
            <w:noProof/>
          </w:rPr>
          <w:t>Geomorphology</w:t>
        </w:r>
        <w:r>
          <w:rPr>
            <w:noProof/>
            <w:webHidden/>
          </w:rPr>
          <w:tab/>
        </w:r>
        <w:r>
          <w:rPr>
            <w:noProof/>
            <w:webHidden/>
          </w:rPr>
          <w:fldChar w:fldCharType="begin"/>
        </w:r>
        <w:r>
          <w:rPr>
            <w:noProof/>
            <w:webHidden/>
          </w:rPr>
          <w:instrText xml:space="preserve"> PAGEREF _Toc458065761 \h </w:instrText>
        </w:r>
        <w:r>
          <w:rPr>
            <w:noProof/>
            <w:webHidden/>
          </w:rPr>
        </w:r>
        <w:r>
          <w:rPr>
            <w:noProof/>
            <w:webHidden/>
          </w:rPr>
          <w:fldChar w:fldCharType="separate"/>
        </w:r>
        <w:r>
          <w:rPr>
            <w:noProof/>
            <w:webHidden/>
          </w:rPr>
          <w:t>55</w:t>
        </w:r>
        <w:r>
          <w:rPr>
            <w:noProof/>
            <w:webHidden/>
          </w:rPr>
          <w:fldChar w:fldCharType="end"/>
        </w:r>
      </w:hyperlink>
    </w:p>
    <w:p w14:paraId="67E23AAC"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62" w:history="1">
        <w:r w:rsidRPr="00013902">
          <w:rPr>
            <w:rStyle w:val="Lienhypertexte"/>
            <w:noProof/>
            <w:lang w:val="en-CA" w:bidi="x-none"/>
          </w:rPr>
          <w:t>8.4.5</w:t>
        </w:r>
        <w:r>
          <w:rPr>
            <w:rFonts w:asciiTheme="minorHAnsi" w:eastAsiaTheme="minorEastAsia" w:hAnsiTheme="minorHAnsi" w:cstheme="minorBidi"/>
            <w:noProof/>
            <w:sz w:val="22"/>
            <w:szCs w:val="22"/>
            <w:lang w:val="en-CA" w:eastAsia="en-CA"/>
          </w:rPr>
          <w:tab/>
        </w:r>
        <w:r w:rsidRPr="00013902">
          <w:rPr>
            <w:rStyle w:val="Lienhypertexte"/>
            <w:noProof/>
            <w:lang w:val="en-CA"/>
          </w:rPr>
          <w:t>Collection</w:t>
        </w:r>
        <w:r>
          <w:rPr>
            <w:noProof/>
            <w:webHidden/>
          </w:rPr>
          <w:tab/>
        </w:r>
        <w:r>
          <w:rPr>
            <w:noProof/>
            <w:webHidden/>
          </w:rPr>
          <w:fldChar w:fldCharType="begin"/>
        </w:r>
        <w:r>
          <w:rPr>
            <w:noProof/>
            <w:webHidden/>
          </w:rPr>
          <w:instrText xml:space="preserve"> PAGEREF _Toc458065762 \h </w:instrText>
        </w:r>
        <w:r>
          <w:rPr>
            <w:noProof/>
            <w:webHidden/>
          </w:rPr>
        </w:r>
        <w:r>
          <w:rPr>
            <w:noProof/>
            <w:webHidden/>
          </w:rPr>
          <w:fldChar w:fldCharType="separate"/>
        </w:r>
        <w:r>
          <w:rPr>
            <w:noProof/>
            <w:webHidden/>
          </w:rPr>
          <w:t>58</w:t>
        </w:r>
        <w:r>
          <w:rPr>
            <w:noProof/>
            <w:webHidden/>
          </w:rPr>
          <w:fldChar w:fldCharType="end"/>
        </w:r>
      </w:hyperlink>
    </w:p>
    <w:p w14:paraId="6CF1C6A0"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63" w:history="1">
        <w:r w:rsidRPr="00013902">
          <w:rPr>
            <w:rStyle w:val="Lienhypertexte"/>
            <w:noProof/>
            <w:lang w:val="en-CA" w:bidi="x-none"/>
          </w:rPr>
          <w:t>8.4.6</w:t>
        </w:r>
        <w:r>
          <w:rPr>
            <w:rFonts w:asciiTheme="minorHAnsi" w:eastAsiaTheme="minorEastAsia" w:hAnsiTheme="minorHAnsi" w:cstheme="minorBidi"/>
            <w:noProof/>
            <w:sz w:val="22"/>
            <w:szCs w:val="22"/>
            <w:lang w:val="en-CA" w:eastAsia="en-CA"/>
          </w:rPr>
          <w:tab/>
        </w:r>
        <w:r w:rsidRPr="00013902">
          <w:rPr>
            <w:rStyle w:val="Lienhypertexte"/>
            <w:noProof/>
            <w:lang w:val="en-CA"/>
          </w:rPr>
          <w:t>GeoSciML Data Types</w:t>
        </w:r>
        <w:r>
          <w:rPr>
            <w:noProof/>
            <w:webHidden/>
          </w:rPr>
          <w:tab/>
        </w:r>
        <w:r>
          <w:rPr>
            <w:noProof/>
            <w:webHidden/>
          </w:rPr>
          <w:fldChar w:fldCharType="begin"/>
        </w:r>
        <w:r>
          <w:rPr>
            <w:noProof/>
            <w:webHidden/>
          </w:rPr>
          <w:instrText xml:space="preserve"> PAGEREF _Toc458065763 \h </w:instrText>
        </w:r>
        <w:r>
          <w:rPr>
            <w:noProof/>
            <w:webHidden/>
          </w:rPr>
        </w:r>
        <w:r>
          <w:rPr>
            <w:noProof/>
            <w:webHidden/>
          </w:rPr>
          <w:fldChar w:fldCharType="separate"/>
        </w:r>
        <w:r>
          <w:rPr>
            <w:noProof/>
            <w:webHidden/>
          </w:rPr>
          <w:t>61</w:t>
        </w:r>
        <w:r>
          <w:rPr>
            <w:noProof/>
            <w:webHidden/>
          </w:rPr>
          <w:fldChar w:fldCharType="end"/>
        </w:r>
      </w:hyperlink>
    </w:p>
    <w:p w14:paraId="125DE8C8"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64" w:history="1">
        <w:r w:rsidRPr="00013902">
          <w:rPr>
            <w:rStyle w:val="Lienhypertexte"/>
            <w:noProof/>
            <w:lang w:val="en-CA" w:bidi="x-none"/>
          </w:rPr>
          <w:t>8.4.7</w:t>
        </w:r>
        <w:r>
          <w:rPr>
            <w:rFonts w:asciiTheme="minorHAnsi" w:eastAsiaTheme="minorEastAsia" w:hAnsiTheme="minorHAnsi" w:cstheme="minorBidi"/>
            <w:noProof/>
            <w:sz w:val="22"/>
            <w:szCs w:val="22"/>
            <w:lang w:val="en-CA" w:eastAsia="en-CA"/>
          </w:rPr>
          <w:tab/>
        </w:r>
        <w:r w:rsidRPr="00013902">
          <w:rPr>
            <w:rStyle w:val="Lienhypertexte"/>
            <w:noProof/>
            <w:lang w:val="en-CA"/>
          </w:rPr>
          <w:t>GeoSciML basic vocabularies</w:t>
        </w:r>
        <w:r>
          <w:rPr>
            <w:noProof/>
            <w:webHidden/>
          </w:rPr>
          <w:tab/>
        </w:r>
        <w:r>
          <w:rPr>
            <w:noProof/>
            <w:webHidden/>
          </w:rPr>
          <w:fldChar w:fldCharType="begin"/>
        </w:r>
        <w:r>
          <w:rPr>
            <w:noProof/>
            <w:webHidden/>
          </w:rPr>
          <w:instrText xml:space="preserve"> PAGEREF _Toc458065764 \h </w:instrText>
        </w:r>
        <w:r>
          <w:rPr>
            <w:noProof/>
            <w:webHidden/>
          </w:rPr>
        </w:r>
        <w:r>
          <w:rPr>
            <w:noProof/>
            <w:webHidden/>
          </w:rPr>
          <w:fldChar w:fldCharType="separate"/>
        </w:r>
        <w:r>
          <w:rPr>
            <w:noProof/>
            <w:webHidden/>
          </w:rPr>
          <w:t>67</w:t>
        </w:r>
        <w:r>
          <w:rPr>
            <w:noProof/>
            <w:webHidden/>
          </w:rPr>
          <w:fldChar w:fldCharType="end"/>
        </w:r>
      </w:hyperlink>
    </w:p>
    <w:p w14:paraId="37B7EF7D"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65" w:history="1">
        <w:r w:rsidRPr="00013902">
          <w:rPr>
            <w:rStyle w:val="Lienhypertexte"/>
            <w:noProof/>
            <w:lang w:val="en-CA" w:bidi="x-none"/>
          </w:rPr>
          <w:t>8.4.8</w:t>
        </w:r>
        <w:r>
          <w:rPr>
            <w:rFonts w:asciiTheme="minorHAnsi" w:eastAsiaTheme="minorEastAsia" w:hAnsiTheme="minorHAnsi" w:cstheme="minorBidi"/>
            <w:noProof/>
            <w:sz w:val="22"/>
            <w:szCs w:val="22"/>
            <w:lang w:val="en-CA" w:eastAsia="en-CA"/>
          </w:rPr>
          <w:tab/>
        </w:r>
        <w:r w:rsidRPr="00013902">
          <w:rPr>
            <w:rStyle w:val="Lienhypertexte"/>
            <w:noProof/>
            <w:lang w:val="en-CA"/>
          </w:rPr>
          <w:t>Instance examples</w:t>
        </w:r>
        <w:r>
          <w:rPr>
            <w:noProof/>
            <w:webHidden/>
          </w:rPr>
          <w:tab/>
        </w:r>
        <w:r>
          <w:rPr>
            <w:noProof/>
            <w:webHidden/>
          </w:rPr>
          <w:fldChar w:fldCharType="begin"/>
        </w:r>
        <w:r>
          <w:rPr>
            <w:noProof/>
            <w:webHidden/>
          </w:rPr>
          <w:instrText xml:space="preserve"> PAGEREF _Toc458065765 \h </w:instrText>
        </w:r>
        <w:r>
          <w:rPr>
            <w:noProof/>
            <w:webHidden/>
          </w:rPr>
        </w:r>
        <w:r>
          <w:rPr>
            <w:noProof/>
            <w:webHidden/>
          </w:rPr>
          <w:fldChar w:fldCharType="separate"/>
        </w:r>
        <w:r>
          <w:rPr>
            <w:noProof/>
            <w:webHidden/>
          </w:rPr>
          <w:t>69</w:t>
        </w:r>
        <w:r>
          <w:rPr>
            <w:noProof/>
            <w:webHidden/>
          </w:rPr>
          <w:fldChar w:fldCharType="end"/>
        </w:r>
      </w:hyperlink>
    </w:p>
    <w:p w14:paraId="266B560B"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66" w:history="1">
        <w:r w:rsidRPr="00013902">
          <w:rPr>
            <w:rStyle w:val="Lienhypertexte"/>
            <w:noProof/>
            <w:lang w:val="en-CA"/>
          </w:rPr>
          <w:t>8.5</w:t>
        </w:r>
        <w:r>
          <w:rPr>
            <w:rFonts w:asciiTheme="minorHAnsi" w:eastAsiaTheme="minorEastAsia" w:hAnsiTheme="minorHAnsi" w:cstheme="minorBidi"/>
            <w:noProof/>
            <w:sz w:val="22"/>
            <w:szCs w:val="22"/>
            <w:lang w:val="en-CA" w:eastAsia="en-CA"/>
          </w:rPr>
          <w:tab/>
        </w:r>
        <w:r w:rsidRPr="00013902">
          <w:rPr>
            <w:rStyle w:val="Lienhypertexte"/>
            <w:noProof/>
            <w:lang w:val="en-CA"/>
          </w:rPr>
          <w:t xml:space="preserve">GeoSciML Extension Requirements Class </w:t>
        </w:r>
        <w:r w:rsidRPr="00013902">
          <w:rPr>
            <w:rStyle w:val="Lienhypertexte"/>
            <w:noProof/>
          </w:rPr>
          <w:t>(Normative)</w:t>
        </w:r>
        <w:r>
          <w:rPr>
            <w:noProof/>
            <w:webHidden/>
          </w:rPr>
          <w:tab/>
        </w:r>
        <w:r>
          <w:rPr>
            <w:noProof/>
            <w:webHidden/>
          </w:rPr>
          <w:fldChar w:fldCharType="begin"/>
        </w:r>
        <w:r>
          <w:rPr>
            <w:noProof/>
            <w:webHidden/>
          </w:rPr>
          <w:instrText xml:space="preserve"> PAGEREF _Toc458065766 \h </w:instrText>
        </w:r>
        <w:r>
          <w:rPr>
            <w:noProof/>
            <w:webHidden/>
          </w:rPr>
        </w:r>
        <w:r>
          <w:rPr>
            <w:noProof/>
            <w:webHidden/>
          </w:rPr>
          <w:fldChar w:fldCharType="separate"/>
        </w:r>
        <w:r>
          <w:rPr>
            <w:noProof/>
            <w:webHidden/>
          </w:rPr>
          <w:t>72</w:t>
        </w:r>
        <w:r>
          <w:rPr>
            <w:noProof/>
            <w:webHidden/>
          </w:rPr>
          <w:fldChar w:fldCharType="end"/>
        </w:r>
      </w:hyperlink>
    </w:p>
    <w:p w14:paraId="7ED0B058"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67" w:history="1">
        <w:r w:rsidRPr="00013902">
          <w:rPr>
            <w:rStyle w:val="Lienhypertexte"/>
            <w:noProof/>
            <w:lang w:val="en-CA" w:bidi="x-none"/>
          </w:rPr>
          <w:t>8.5.1</w:t>
        </w:r>
        <w:r>
          <w:rPr>
            <w:rFonts w:asciiTheme="minorHAnsi" w:eastAsiaTheme="minorEastAsia" w:hAnsiTheme="minorHAnsi" w:cstheme="minorBidi"/>
            <w:noProof/>
            <w:sz w:val="22"/>
            <w:szCs w:val="22"/>
            <w:lang w:val="en-CA" w:eastAsia="en-CA"/>
          </w:rPr>
          <w:tab/>
        </w:r>
        <w:r w:rsidRPr="00013902">
          <w:rPr>
            <w:rStyle w:val="Lienhypertexte"/>
            <w:noProof/>
            <w:lang w:val="en-CA"/>
          </w:rPr>
          <w:t>Geologic Relations</w:t>
        </w:r>
        <w:r>
          <w:rPr>
            <w:noProof/>
            <w:webHidden/>
          </w:rPr>
          <w:tab/>
        </w:r>
        <w:r>
          <w:rPr>
            <w:noProof/>
            <w:webHidden/>
          </w:rPr>
          <w:fldChar w:fldCharType="begin"/>
        </w:r>
        <w:r>
          <w:rPr>
            <w:noProof/>
            <w:webHidden/>
          </w:rPr>
          <w:instrText xml:space="preserve"> PAGEREF _Toc458065767 \h </w:instrText>
        </w:r>
        <w:r>
          <w:rPr>
            <w:noProof/>
            <w:webHidden/>
          </w:rPr>
        </w:r>
        <w:r>
          <w:rPr>
            <w:noProof/>
            <w:webHidden/>
          </w:rPr>
          <w:fldChar w:fldCharType="separate"/>
        </w:r>
        <w:r>
          <w:rPr>
            <w:noProof/>
            <w:webHidden/>
          </w:rPr>
          <w:t>73</w:t>
        </w:r>
        <w:r>
          <w:rPr>
            <w:noProof/>
            <w:webHidden/>
          </w:rPr>
          <w:fldChar w:fldCharType="end"/>
        </w:r>
      </w:hyperlink>
    </w:p>
    <w:p w14:paraId="270A23B2"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68" w:history="1">
        <w:r w:rsidRPr="00013902">
          <w:rPr>
            <w:rStyle w:val="Lienhypertexte"/>
            <w:noProof/>
            <w:lang w:val="en-CA" w:bidi="x-none"/>
          </w:rPr>
          <w:t>8.5.2</w:t>
        </w:r>
        <w:r>
          <w:rPr>
            <w:rFonts w:asciiTheme="minorHAnsi" w:eastAsiaTheme="minorEastAsia" w:hAnsiTheme="minorHAnsi" w:cstheme="minorBidi"/>
            <w:noProof/>
            <w:sz w:val="22"/>
            <w:szCs w:val="22"/>
            <w:lang w:val="en-CA" w:eastAsia="en-CA"/>
          </w:rPr>
          <w:tab/>
        </w:r>
        <w:r w:rsidRPr="00013902">
          <w:rPr>
            <w:rStyle w:val="Lienhypertexte"/>
            <w:noProof/>
            <w:lang w:val="en-CA"/>
          </w:rPr>
          <w:t>Earth material details</w:t>
        </w:r>
        <w:r>
          <w:rPr>
            <w:noProof/>
            <w:webHidden/>
          </w:rPr>
          <w:tab/>
        </w:r>
        <w:r>
          <w:rPr>
            <w:noProof/>
            <w:webHidden/>
          </w:rPr>
          <w:fldChar w:fldCharType="begin"/>
        </w:r>
        <w:r>
          <w:rPr>
            <w:noProof/>
            <w:webHidden/>
          </w:rPr>
          <w:instrText xml:space="preserve"> PAGEREF _Toc458065768 \h </w:instrText>
        </w:r>
        <w:r>
          <w:rPr>
            <w:noProof/>
            <w:webHidden/>
          </w:rPr>
        </w:r>
        <w:r>
          <w:rPr>
            <w:noProof/>
            <w:webHidden/>
          </w:rPr>
          <w:fldChar w:fldCharType="separate"/>
        </w:r>
        <w:r>
          <w:rPr>
            <w:noProof/>
            <w:webHidden/>
          </w:rPr>
          <w:t>78</w:t>
        </w:r>
        <w:r>
          <w:rPr>
            <w:noProof/>
            <w:webHidden/>
          </w:rPr>
          <w:fldChar w:fldCharType="end"/>
        </w:r>
      </w:hyperlink>
    </w:p>
    <w:p w14:paraId="4B082394"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69" w:history="1">
        <w:r w:rsidRPr="00013902">
          <w:rPr>
            <w:rStyle w:val="Lienhypertexte"/>
            <w:noProof/>
            <w:lang w:bidi="x-none"/>
          </w:rPr>
          <w:t>8.5.3</w:t>
        </w:r>
        <w:r>
          <w:rPr>
            <w:rFonts w:asciiTheme="minorHAnsi" w:eastAsiaTheme="minorEastAsia" w:hAnsiTheme="minorHAnsi" w:cstheme="minorBidi"/>
            <w:noProof/>
            <w:sz w:val="22"/>
            <w:szCs w:val="22"/>
            <w:lang w:val="en-CA" w:eastAsia="en-CA"/>
          </w:rPr>
          <w:tab/>
        </w:r>
        <w:r w:rsidRPr="00013902">
          <w:rPr>
            <w:rStyle w:val="Lienhypertexte"/>
            <w:noProof/>
          </w:rPr>
          <w:t>GeologicAgeDetails</w:t>
        </w:r>
        <w:r>
          <w:rPr>
            <w:noProof/>
            <w:webHidden/>
          </w:rPr>
          <w:tab/>
        </w:r>
        <w:r>
          <w:rPr>
            <w:noProof/>
            <w:webHidden/>
          </w:rPr>
          <w:fldChar w:fldCharType="begin"/>
        </w:r>
        <w:r>
          <w:rPr>
            <w:noProof/>
            <w:webHidden/>
          </w:rPr>
          <w:instrText xml:space="preserve"> PAGEREF _Toc458065769 \h </w:instrText>
        </w:r>
        <w:r>
          <w:rPr>
            <w:noProof/>
            <w:webHidden/>
          </w:rPr>
        </w:r>
        <w:r>
          <w:rPr>
            <w:noProof/>
            <w:webHidden/>
          </w:rPr>
          <w:fldChar w:fldCharType="separate"/>
        </w:r>
        <w:r>
          <w:rPr>
            <w:noProof/>
            <w:webHidden/>
          </w:rPr>
          <w:t>97</w:t>
        </w:r>
        <w:r>
          <w:rPr>
            <w:noProof/>
            <w:webHidden/>
          </w:rPr>
          <w:fldChar w:fldCharType="end"/>
        </w:r>
      </w:hyperlink>
    </w:p>
    <w:p w14:paraId="1249BC49"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70" w:history="1">
        <w:r w:rsidRPr="00013902">
          <w:rPr>
            <w:rStyle w:val="Lienhypertexte"/>
            <w:noProof/>
            <w:lang w:bidi="x-none"/>
          </w:rPr>
          <w:t>8.5.4</w:t>
        </w:r>
        <w:r>
          <w:rPr>
            <w:rFonts w:asciiTheme="minorHAnsi" w:eastAsiaTheme="minorEastAsia" w:hAnsiTheme="minorHAnsi" w:cstheme="minorBidi"/>
            <w:noProof/>
            <w:sz w:val="22"/>
            <w:szCs w:val="22"/>
            <w:lang w:val="en-CA" w:eastAsia="en-CA"/>
          </w:rPr>
          <w:tab/>
        </w:r>
        <w:r w:rsidRPr="00013902">
          <w:rPr>
            <w:rStyle w:val="Lienhypertexte"/>
            <w:noProof/>
          </w:rPr>
          <w:t>Geologic Structure Details</w:t>
        </w:r>
        <w:r>
          <w:rPr>
            <w:noProof/>
            <w:webHidden/>
          </w:rPr>
          <w:tab/>
        </w:r>
        <w:r>
          <w:rPr>
            <w:noProof/>
            <w:webHidden/>
          </w:rPr>
          <w:fldChar w:fldCharType="begin"/>
        </w:r>
        <w:r>
          <w:rPr>
            <w:noProof/>
            <w:webHidden/>
          </w:rPr>
          <w:instrText xml:space="preserve"> PAGEREF _Toc458065770 \h </w:instrText>
        </w:r>
        <w:r>
          <w:rPr>
            <w:noProof/>
            <w:webHidden/>
          </w:rPr>
        </w:r>
        <w:r>
          <w:rPr>
            <w:noProof/>
            <w:webHidden/>
          </w:rPr>
          <w:fldChar w:fldCharType="separate"/>
        </w:r>
        <w:r>
          <w:rPr>
            <w:noProof/>
            <w:webHidden/>
          </w:rPr>
          <w:t>99</w:t>
        </w:r>
        <w:r>
          <w:rPr>
            <w:noProof/>
            <w:webHidden/>
          </w:rPr>
          <w:fldChar w:fldCharType="end"/>
        </w:r>
      </w:hyperlink>
    </w:p>
    <w:p w14:paraId="31C8F5FE"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71" w:history="1">
        <w:r w:rsidRPr="00013902">
          <w:rPr>
            <w:rStyle w:val="Lienhypertexte"/>
            <w:noProof/>
            <w:lang w:bidi="x-none"/>
          </w:rPr>
          <w:t>8.5.5</w:t>
        </w:r>
        <w:r>
          <w:rPr>
            <w:rFonts w:asciiTheme="minorHAnsi" w:eastAsiaTheme="minorEastAsia" w:hAnsiTheme="minorHAnsi" w:cstheme="minorBidi"/>
            <w:noProof/>
            <w:sz w:val="22"/>
            <w:szCs w:val="22"/>
            <w:lang w:val="en-CA" w:eastAsia="en-CA"/>
          </w:rPr>
          <w:tab/>
        </w:r>
        <w:r w:rsidRPr="00013902">
          <w:rPr>
            <w:rStyle w:val="Lienhypertexte"/>
            <w:noProof/>
          </w:rPr>
          <w:t>Geologic Unit Details</w:t>
        </w:r>
        <w:r>
          <w:rPr>
            <w:noProof/>
            <w:webHidden/>
          </w:rPr>
          <w:tab/>
        </w:r>
        <w:r>
          <w:rPr>
            <w:noProof/>
            <w:webHidden/>
          </w:rPr>
          <w:fldChar w:fldCharType="begin"/>
        </w:r>
        <w:r>
          <w:rPr>
            <w:noProof/>
            <w:webHidden/>
          </w:rPr>
          <w:instrText xml:space="preserve"> PAGEREF _Toc458065771 \h </w:instrText>
        </w:r>
        <w:r>
          <w:rPr>
            <w:noProof/>
            <w:webHidden/>
          </w:rPr>
        </w:r>
        <w:r>
          <w:rPr>
            <w:noProof/>
            <w:webHidden/>
          </w:rPr>
          <w:fldChar w:fldCharType="separate"/>
        </w:r>
        <w:r>
          <w:rPr>
            <w:noProof/>
            <w:webHidden/>
          </w:rPr>
          <w:t>112</w:t>
        </w:r>
        <w:r>
          <w:rPr>
            <w:noProof/>
            <w:webHidden/>
          </w:rPr>
          <w:fldChar w:fldCharType="end"/>
        </w:r>
      </w:hyperlink>
    </w:p>
    <w:p w14:paraId="0591D0F7"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72" w:history="1">
        <w:r w:rsidRPr="00013902">
          <w:rPr>
            <w:rStyle w:val="Lienhypertexte"/>
            <w:noProof/>
            <w:lang w:bidi="x-none"/>
          </w:rPr>
          <w:t>8.5.6</w:t>
        </w:r>
        <w:r>
          <w:rPr>
            <w:rFonts w:asciiTheme="minorHAnsi" w:eastAsiaTheme="minorEastAsia" w:hAnsiTheme="minorHAnsi" w:cstheme="minorBidi"/>
            <w:noProof/>
            <w:sz w:val="22"/>
            <w:szCs w:val="22"/>
            <w:lang w:val="en-CA" w:eastAsia="en-CA"/>
          </w:rPr>
          <w:tab/>
        </w:r>
        <w:r w:rsidRPr="00013902">
          <w:rPr>
            <w:rStyle w:val="Lienhypertexte"/>
            <w:noProof/>
          </w:rPr>
          <w:t>GeoSciML extension vocabularies</w:t>
        </w:r>
        <w:r>
          <w:rPr>
            <w:noProof/>
            <w:webHidden/>
          </w:rPr>
          <w:tab/>
        </w:r>
        <w:r>
          <w:rPr>
            <w:noProof/>
            <w:webHidden/>
          </w:rPr>
          <w:fldChar w:fldCharType="begin"/>
        </w:r>
        <w:r>
          <w:rPr>
            <w:noProof/>
            <w:webHidden/>
          </w:rPr>
          <w:instrText xml:space="preserve"> PAGEREF _Toc458065772 \h </w:instrText>
        </w:r>
        <w:r>
          <w:rPr>
            <w:noProof/>
            <w:webHidden/>
          </w:rPr>
        </w:r>
        <w:r>
          <w:rPr>
            <w:noProof/>
            <w:webHidden/>
          </w:rPr>
          <w:fldChar w:fldCharType="separate"/>
        </w:r>
        <w:r>
          <w:rPr>
            <w:noProof/>
            <w:webHidden/>
          </w:rPr>
          <w:t>115</w:t>
        </w:r>
        <w:r>
          <w:rPr>
            <w:noProof/>
            <w:webHidden/>
          </w:rPr>
          <w:fldChar w:fldCharType="end"/>
        </w:r>
      </w:hyperlink>
    </w:p>
    <w:p w14:paraId="460A5657"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73" w:history="1">
        <w:r w:rsidRPr="00013902">
          <w:rPr>
            <w:rStyle w:val="Lienhypertexte"/>
            <w:noProof/>
            <w:lang w:val="en-CA"/>
          </w:rPr>
          <w:t>8.6</w:t>
        </w:r>
        <w:r>
          <w:rPr>
            <w:rFonts w:asciiTheme="minorHAnsi" w:eastAsiaTheme="minorEastAsia" w:hAnsiTheme="minorHAnsi" w:cstheme="minorBidi"/>
            <w:noProof/>
            <w:sz w:val="22"/>
            <w:szCs w:val="22"/>
            <w:lang w:val="en-CA" w:eastAsia="en-CA"/>
          </w:rPr>
          <w:tab/>
        </w:r>
        <w:r w:rsidRPr="00013902">
          <w:rPr>
            <w:rStyle w:val="Lienhypertexte"/>
            <w:noProof/>
            <w:lang w:val="en-CA"/>
          </w:rPr>
          <w:t xml:space="preserve">GeoSciML GeologicTime Requirements Class </w:t>
        </w:r>
        <w:r w:rsidRPr="00013902">
          <w:rPr>
            <w:rStyle w:val="Lienhypertexte"/>
            <w:noProof/>
          </w:rPr>
          <w:t>(Normative)</w:t>
        </w:r>
        <w:r>
          <w:rPr>
            <w:noProof/>
            <w:webHidden/>
          </w:rPr>
          <w:tab/>
        </w:r>
        <w:r>
          <w:rPr>
            <w:noProof/>
            <w:webHidden/>
          </w:rPr>
          <w:fldChar w:fldCharType="begin"/>
        </w:r>
        <w:r>
          <w:rPr>
            <w:noProof/>
            <w:webHidden/>
          </w:rPr>
          <w:instrText xml:space="preserve"> PAGEREF _Toc458065773 \h </w:instrText>
        </w:r>
        <w:r>
          <w:rPr>
            <w:noProof/>
            <w:webHidden/>
          </w:rPr>
        </w:r>
        <w:r>
          <w:rPr>
            <w:noProof/>
            <w:webHidden/>
          </w:rPr>
          <w:fldChar w:fldCharType="separate"/>
        </w:r>
        <w:r>
          <w:rPr>
            <w:noProof/>
            <w:webHidden/>
          </w:rPr>
          <w:t>117</w:t>
        </w:r>
        <w:r>
          <w:rPr>
            <w:noProof/>
            <w:webHidden/>
          </w:rPr>
          <w:fldChar w:fldCharType="end"/>
        </w:r>
      </w:hyperlink>
    </w:p>
    <w:p w14:paraId="159F33CE"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74" w:history="1">
        <w:r w:rsidRPr="00013902">
          <w:rPr>
            <w:rStyle w:val="Lienhypertexte"/>
            <w:noProof/>
            <w:lang w:bidi="x-none"/>
          </w:rPr>
          <w:t>8.6.1</w:t>
        </w:r>
        <w:r>
          <w:rPr>
            <w:rFonts w:asciiTheme="minorHAnsi" w:eastAsiaTheme="minorEastAsia" w:hAnsiTheme="minorHAnsi" w:cstheme="minorBidi"/>
            <w:noProof/>
            <w:sz w:val="22"/>
            <w:szCs w:val="22"/>
            <w:lang w:val="en-CA" w:eastAsia="en-CA"/>
          </w:rPr>
          <w:tab/>
        </w:r>
        <w:r w:rsidRPr="00013902">
          <w:rPr>
            <w:rStyle w:val="Lienhypertexte"/>
            <w:noProof/>
          </w:rPr>
          <w:t>Global Boundary Stratotype Sections and Points</w:t>
        </w:r>
        <w:r>
          <w:rPr>
            <w:noProof/>
            <w:webHidden/>
          </w:rPr>
          <w:tab/>
        </w:r>
        <w:r>
          <w:rPr>
            <w:noProof/>
            <w:webHidden/>
          </w:rPr>
          <w:fldChar w:fldCharType="begin"/>
        </w:r>
        <w:r>
          <w:rPr>
            <w:noProof/>
            <w:webHidden/>
          </w:rPr>
          <w:instrText xml:space="preserve"> PAGEREF _Toc458065774 \h </w:instrText>
        </w:r>
        <w:r>
          <w:rPr>
            <w:noProof/>
            <w:webHidden/>
          </w:rPr>
        </w:r>
        <w:r>
          <w:rPr>
            <w:noProof/>
            <w:webHidden/>
          </w:rPr>
          <w:fldChar w:fldCharType="separate"/>
        </w:r>
        <w:r>
          <w:rPr>
            <w:noProof/>
            <w:webHidden/>
          </w:rPr>
          <w:t>119</w:t>
        </w:r>
        <w:r>
          <w:rPr>
            <w:noProof/>
            <w:webHidden/>
          </w:rPr>
          <w:fldChar w:fldCharType="end"/>
        </w:r>
      </w:hyperlink>
    </w:p>
    <w:p w14:paraId="17932467"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75" w:history="1">
        <w:r w:rsidRPr="00013902">
          <w:rPr>
            <w:rStyle w:val="Lienhypertexte"/>
            <w:noProof/>
            <w:lang w:bidi="x-none"/>
          </w:rPr>
          <w:t>8.6.2</w:t>
        </w:r>
        <w:r>
          <w:rPr>
            <w:rFonts w:asciiTheme="minorHAnsi" w:eastAsiaTheme="minorEastAsia" w:hAnsiTheme="minorHAnsi" w:cstheme="minorBidi"/>
            <w:noProof/>
            <w:sz w:val="22"/>
            <w:szCs w:val="22"/>
            <w:lang w:val="en-CA" w:eastAsia="en-CA"/>
          </w:rPr>
          <w:tab/>
        </w:r>
        <w:r w:rsidRPr="00013902">
          <w:rPr>
            <w:rStyle w:val="Lienhypertexte"/>
            <w:noProof/>
          </w:rPr>
          <w:t>Temporal Reference System</w:t>
        </w:r>
        <w:r>
          <w:rPr>
            <w:noProof/>
            <w:webHidden/>
          </w:rPr>
          <w:tab/>
        </w:r>
        <w:r>
          <w:rPr>
            <w:noProof/>
            <w:webHidden/>
          </w:rPr>
          <w:fldChar w:fldCharType="begin"/>
        </w:r>
        <w:r>
          <w:rPr>
            <w:noProof/>
            <w:webHidden/>
          </w:rPr>
          <w:instrText xml:space="preserve"> PAGEREF _Toc458065775 \h </w:instrText>
        </w:r>
        <w:r>
          <w:rPr>
            <w:noProof/>
            <w:webHidden/>
          </w:rPr>
        </w:r>
        <w:r>
          <w:rPr>
            <w:noProof/>
            <w:webHidden/>
          </w:rPr>
          <w:fldChar w:fldCharType="separate"/>
        </w:r>
        <w:r>
          <w:rPr>
            <w:noProof/>
            <w:webHidden/>
          </w:rPr>
          <w:t>123</w:t>
        </w:r>
        <w:r>
          <w:rPr>
            <w:noProof/>
            <w:webHidden/>
          </w:rPr>
          <w:fldChar w:fldCharType="end"/>
        </w:r>
      </w:hyperlink>
    </w:p>
    <w:p w14:paraId="02E85099"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76" w:history="1">
        <w:r w:rsidRPr="00013902">
          <w:rPr>
            <w:rStyle w:val="Lienhypertexte"/>
            <w:noProof/>
            <w:lang w:bidi="x-none"/>
          </w:rPr>
          <w:t>8.6.3</w:t>
        </w:r>
        <w:r>
          <w:rPr>
            <w:rFonts w:asciiTheme="minorHAnsi" w:eastAsiaTheme="minorEastAsia" w:hAnsiTheme="minorHAnsi" w:cstheme="minorBidi"/>
            <w:noProof/>
            <w:sz w:val="22"/>
            <w:szCs w:val="22"/>
            <w:lang w:val="en-CA" w:eastAsia="en-CA"/>
          </w:rPr>
          <w:tab/>
        </w:r>
        <w:r w:rsidRPr="00013902">
          <w:rPr>
            <w:rStyle w:val="Lienhypertexte"/>
            <w:noProof/>
          </w:rPr>
          <w:t>Time scale</w:t>
        </w:r>
        <w:r>
          <w:rPr>
            <w:noProof/>
            <w:webHidden/>
          </w:rPr>
          <w:tab/>
        </w:r>
        <w:r>
          <w:rPr>
            <w:noProof/>
            <w:webHidden/>
          </w:rPr>
          <w:fldChar w:fldCharType="begin"/>
        </w:r>
        <w:r>
          <w:rPr>
            <w:noProof/>
            <w:webHidden/>
          </w:rPr>
          <w:instrText xml:space="preserve"> PAGEREF _Toc458065776 \h </w:instrText>
        </w:r>
        <w:r>
          <w:rPr>
            <w:noProof/>
            <w:webHidden/>
          </w:rPr>
        </w:r>
        <w:r>
          <w:rPr>
            <w:noProof/>
            <w:webHidden/>
          </w:rPr>
          <w:fldChar w:fldCharType="separate"/>
        </w:r>
        <w:r>
          <w:rPr>
            <w:noProof/>
            <w:webHidden/>
          </w:rPr>
          <w:t>126</w:t>
        </w:r>
        <w:r>
          <w:rPr>
            <w:noProof/>
            <w:webHidden/>
          </w:rPr>
          <w:fldChar w:fldCharType="end"/>
        </w:r>
      </w:hyperlink>
    </w:p>
    <w:p w14:paraId="2568B482"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77" w:history="1">
        <w:r w:rsidRPr="00013902">
          <w:rPr>
            <w:rStyle w:val="Lienhypertexte"/>
            <w:noProof/>
            <w:lang w:bidi="x-none"/>
          </w:rPr>
          <w:t>8.6.4</w:t>
        </w:r>
        <w:r>
          <w:rPr>
            <w:rFonts w:asciiTheme="minorHAnsi" w:eastAsiaTheme="minorEastAsia" w:hAnsiTheme="minorHAnsi" w:cstheme="minorBidi"/>
            <w:noProof/>
            <w:sz w:val="22"/>
            <w:szCs w:val="22"/>
            <w:lang w:val="en-CA" w:eastAsia="en-CA"/>
          </w:rPr>
          <w:tab/>
        </w:r>
        <w:r w:rsidRPr="00013902">
          <w:rPr>
            <w:rStyle w:val="Lienhypertexte"/>
            <w:noProof/>
          </w:rPr>
          <w:t>Geologic time vocabularies</w:t>
        </w:r>
        <w:r>
          <w:rPr>
            <w:noProof/>
            <w:webHidden/>
          </w:rPr>
          <w:tab/>
        </w:r>
        <w:r>
          <w:rPr>
            <w:noProof/>
            <w:webHidden/>
          </w:rPr>
          <w:fldChar w:fldCharType="begin"/>
        </w:r>
        <w:r>
          <w:rPr>
            <w:noProof/>
            <w:webHidden/>
          </w:rPr>
          <w:instrText xml:space="preserve"> PAGEREF _Toc458065777 \h </w:instrText>
        </w:r>
        <w:r>
          <w:rPr>
            <w:noProof/>
            <w:webHidden/>
          </w:rPr>
        </w:r>
        <w:r>
          <w:rPr>
            <w:noProof/>
            <w:webHidden/>
          </w:rPr>
          <w:fldChar w:fldCharType="separate"/>
        </w:r>
        <w:r>
          <w:rPr>
            <w:noProof/>
            <w:webHidden/>
          </w:rPr>
          <w:t>131</w:t>
        </w:r>
        <w:r>
          <w:rPr>
            <w:noProof/>
            <w:webHidden/>
          </w:rPr>
          <w:fldChar w:fldCharType="end"/>
        </w:r>
      </w:hyperlink>
    </w:p>
    <w:p w14:paraId="3CE1982D"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78" w:history="1">
        <w:r w:rsidRPr="00013902">
          <w:rPr>
            <w:rStyle w:val="Lienhypertexte"/>
            <w:noProof/>
            <w:lang w:val="en-CA"/>
          </w:rPr>
          <w:t>8.7</w:t>
        </w:r>
        <w:r>
          <w:rPr>
            <w:rFonts w:asciiTheme="minorHAnsi" w:eastAsiaTheme="minorEastAsia" w:hAnsiTheme="minorHAnsi" w:cstheme="minorBidi"/>
            <w:noProof/>
            <w:sz w:val="22"/>
            <w:szCs w:val="22"/>
            <w:lang w:val="en-CA" w:eastAsia="en-CA"/>
          </w:rPr>
          <w:tab/>
        </w:r>
        <w:r w:rsidRPr="00013902">
          <w:rPr>
            <w:rStyle w:val="Lienhypertexte"/>
            <w:noProof/>
            <w:lang w:val="en-CA"/>
          </w:rPr>
          <w:t xml:space="preserve">GeoSciML Borehole Requirements Class </w:t>
        </w:r>
        <w:r w:rsidRPr="00013902">
          <w:rPr>
            <w:rStyle w:val="Lienhypertexte"/>
            <w:noProof/>
          </w:rPr>
          <w:t>(Normative)</w:t>
        </w:r>
        <w:r>
          <w:rPr>
            <w:noProof/>
            <w:webHidden/>
          </w:rPr>
          <w:tab/>
        </w:r>
        <w:r>
          <w:rPr>
            <w:noProof/>
            <w:webHidden/>
          </w:rPr>
          <w:fldChar w:fldCharType="begin"/>
        </w:r>
        <w:r>
          <w:rPr>
            <w:noProof/>
            <w:webHidden/>
          </w:rPr>
          <w:instrText xml:space="preserve"> PAGEREF _Toc458065778 \h </w:instrText>
        </w:r>
        <w:r>
          <w:rPr>
            <w:noProof/>
            <w:webHidden/>
          </w:rPr>
        </w:r>
        <w:r>
          <w:rPr>
            <w:noProof/>
            <w:webHidden/>
          </w:rPr>
          <w:fldChar w:fldCharType="separate"/>
        </w:r>
        <w:r>
          <w:rPr>
            <w:noProof/>
            <w:webHidden/>
          </w:rPr>
          <w:t>133</w:t>
        </w:r>
        <w:r>
          <w:rPr>
            <w:noProof/>
            <w:webHidden/>
          </w:rPr>
          <w:fldChar w:fldCharType="end"/>
        </w:r>
      </w:hyperlink>
    </w:p>
    <w:p w14:paraId="3597C2A0"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79" w:history="1">
        <w:r w:rsidRPr="00013902">
          <w:rPr>
            <w:rStyle w:val="Lienhypertexte"/>
            <w:noProof/>
            <w:lang w:val="en-CA" w:bidi="x-none"/>
          </w:rPr>
          <w:t>8.7.1</w:t>
        </w:r>
        <w:r>
          <w:rPr>
            <w:rFonts w:asciiTheme="minorHAnsi" w:eastAsiaTheme="minorEastAsia" w:hAnsiTheme="minorHAnsi" w:cstheme="minorBidi"/>
            <w:noProof/>
            <w:sz w:val="22"/>
            <w:szCs w:val="22"/>
            <w:lang w:val="en-CA" w:eastAsia="en-CA"/>
          </w:rPr>
          <w:tab/>
        </w:r>
        <w:r w:rsidRPr="00013902">
          <w:rPr>
            <w:rStyle w:val="Lienhypertexte"/>
            <w:noProof/>
            <w:lang w:val="en-CA"/>
          </w:rPr>
          <w:t>Borehole</w:t>
        </w:r>
        <w:r>
          <w:rPr>
            <w:noProof/>
            <w:webHidden/>
          </w:rPr>
          <w:tab/>
        </w:r>
        <w:r>
          <w:rPr>
            <w:noProof/>
            <w:webHidden/>
          </w:rPr>
          <w:fldChar w:fldCharType="begin"/>
        </w:r>
        <w:r>
          <w:rPr>
            <w:noProof/>
            <w:webHidden/>
          </w:rPr>
          <w:instrText xml:space="preserve"> PAGEREF _Toc458065779 \h </w:instrText>
        </w:r>
        <w:r>
          <w:rPr>
            <w:noProof/>
            <w:webHidden/>
          </w:rPr>
        </w:r>
        <w:r>
          <w:rPr>
            <w:noProof/>
            <w:webHidden/>
          </w:rPr>
          <w:fldChar w:fldCharType="separate"/>
        </w:r>
        <w:r>
          <w:rPr>
            <w:noProof/>
            <w:webHidden/>
          </w:rPr>
          <w:t>135</w:t>
        </w:r>
        <w:r>
          <w:rPr>
            <w:noProof/>
            <w:webHidden/>
          </w:rPr>
          <w:fldChar w:fldCharType="end"/>
        </w:r>
      </w:hyperlink>
    </w:p>
    <w:p w14:paraId="1A124A85"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80" w:history="1">
        <w:r w:rsidRPr="00013902">
          <w:rPr>
            <w:rStyle w:val="Lienhypertexte"/>
            <w:noProof/>
            <w:lang w:val="en-CA"/>
          </w:rPr>
          <w:t>8.8</w:t>
        </w:r>
        <w:r>
          <w:rPr>
            <w:rFonts w:asciiTheme="minorHAnsi" w:eastAsiaTheme="minorEastAsia" w:hAnsiTheme="minorHAnsi" w:cstheme="minorBidi"/>
            <w:noProof/>
            <w:sz w:val="22"/>
            <w:szCs w:val="22"/>
            <w:lang w:val="en-CA" w:eastAsia="en-CA"/>
          </w:rPr>
          <w:tab/>
        </w:r>
        <w:r w:rsidRPr="00013902">
          <w:rPr>
            <w:rStyle w:val="Lienhypertexte"/>
            <w:noProof/>
            <w:lang w:val="en-CA"/>
          </w:rPr>
          <w:t xml:space="preserve">GeoSciML Laboratory Analysis Requirements Class </w:t>
        </w:r>
        <w:r w:rsidRPr="00013902">
          <w:rPr>
            <w:rStyle w:val="Lienhypertexte"/>
            <w:noProof/>
          </w:rPr>
          <w:t>(Normative)</w:t>
        </w:r>
        <w:r>
          <w:rPr>
            <w:noProof/>
            <w:webHidden/>
          </w:rPr>
          <w:tab/>
        </w:r>
        <w:r>
          <w:rPr>
            <w:noProof/>
            <w:webHidden/>
          </w:rPr>
          <w:fldChar w:fldCharType="begin"/>
        </w:r>
        <w:r>
          <w:rPr>
            <w:noProof/>
            <w:webHidden/>
          </w:rPr>
          <w:instrText xml:space="preserve"> PAGEREF _Toc458065780 \h </w:instrText>
        </w:r>
        <w:r>
          <w:rPr>
            <w:noProof/>
            <w:webHidden/>
          </w:rPr>
        </w:r>
        <w:r>
          <w:rPr>
            <w:noProof/>
            <w:webHidden/>
          </w:rPr>
          <w:fldChar w:fldCharType="separate"/>
        </w:r>
        <w:r>
          <w:rPr>
            <w:noProof/>
            <w:webHidden/>
          </w:rPr>
          <w:t>147</w:t>
        </w:r>
        <w:r>
          <w:rPr>
            <w:noProof/>
            <w:webHidden/>
          </w:rPr>
          <w:fldChar w:fldCharType="end"/>
        </w:r>
      </w:hyperlink>
    </w:p>
    <w:p w14:paraId="4AC1945A"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81" w:history="1">
        <w:r w:rsidRPr="00013902">
          <w:rPr>
            <w:rStyle w:val="Lienhypertexte"/>
            <w:noProof/>
            <w:lang w:val="en-CA" w:bidi="x-none"/>
          </w:rPr>
          <w:t>8.8.1</w:t>
        </w:r>
        <w:r>
          <w:rPr>
            <w:rFonts w:asciiTheme="minorHAnsi" w:eastAsiaTheme="minorEastAsia" w:hAnsiTheme="minorHAnsi" w:cstheme="minorBidi"/>
            <w:noProof/>
            <w:sz w:val="22"/>
            <w:szCs w:val="22"/>
            <w:lang w:val="en-CA" w:eastAsia="en-CA"/>
          </w:rPr>
          <w:tab/>
        </w:r>
        <w:r w:rsidRPr="00013902">
          <w:rPr>
            <w:rStyle w:val="Lienhypertexte"/>
            <w:noProof/>
            <w:lang w:val="en-CA"/>
          </w:rPr>
          <w:t>Laboratory Analysis</w:t>
        </w:r>
        <w:r>
          <w:rPr>
            <w:noProof/>
            <w:webHidden/>
          </w:rPr>
          <w:tab/>
        </w:r>
        <w:r>
          <w:rPr>
            <w:noProof/>
            <w:webHidden/>
          </w:rPr>
          <w:fldChar w:fldCharType="begin"/>
        </w:r>
        <w:r>
          <w:rPr>
            <w:noProof/>
            <w:webHidden/>
          </w:rPr>
          <w:instrText xml:space="preserve"> PAGEREF _Toc458065781 \h </w:instrText>
        </w:r>
        <w:r>
          <w:rPr>
            <w:noProof/>
            <w:webHidden/>
          </w:rPr>
        </w:r>
        <w:r>
          <w:rPr>
            <w:noProof/>
            <w:webHidden/>
          </w:rPr>
          <w:fldChar w:fldCharType="separate"/>
        </w:r>
        <w:r>
          <w:rPr>
            <w:noProof/>
            <w:webHidden/>
          </w:rPr>
          <w:t>149</w:t>
        </w:r>
        <w:r>
          <w:rPr>
            <w:noProof/>
            <w:webHidden/>
          </w:rPr>
          <w:fldChar w:fldCharType="end"/>
        </w:r>
      </w:hyperlink>
    </w:p>
    <w:p w14:paraId="7F6517D5"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82" w:history="1">
        <w:r w:rsidRPr="00013902">
          <w:rPr>
            <w:rStyle w:val="Lienhypertexte"/>
            <w:noProof/>
            <w:lang w:bidi="x-none"/>
          </w:rPr>
          <w:t>8.8.2</w:t>
        </w:r>
        <w:r>
          <w:rPr>
            <w:rFonts w:asciiTheme="minorHAnsi" w:eastAsiaTheme="minorEastAsia" w:hAnsiTheme="minorHAnsi" w:cstheme="minorBidi"/>
            <w:noProof/>
            <w:sz w:val="22"/>
            <w:szCs w:val="22"/>
            <w:lang w:val="en-CA" w:eastAsia="en-CA"/>
          </w:rPr>
          <w:tab/>
        </w:r>
        <w:r w:rsidRPr="00013902">
          <w:rPr>
            <w:rStyle w:val="Lienhypertexte"/>
            <w:noProof/>
          </w:rPr>
          <w:t>Geochronology</w:t>
        </w:r>
        <w:r>
          <w:rPr>
            <w:noProof/>
            <w:webHidden/>
          </w:rPr>
          <w:tab/>
        </w:r>
        <w:r>
          <w:rPr>
            <w:noProof/>
            <w:webHidden/>
          </w:rPr>
          <w:fldChar w:fldCharType="begin"/>
        </w:r>
        <w:r>
          <w:rPr>
            <w:noProof/>
            <w:webHidden/>
          </w:rPr>
          <w:instrText xml:space="preserve"> PAGEREF _Toc458065782 \h </w:instrText>
        </w:r>
        <w:r>
          <w:rPr>
            <w:noProof/>
            <w:webHidden/>
          </w:rPr>
        </w:r>
        <w:r>
          <w:rPr>
            <w:noProof/>
            <w:webHidden/>
          </w:rPr>
          <w:fldChar w:fldCharType="separate"/>
        </w:r>
        <w:r>
          <w:rPr>
            <w:noProof/>
            <w:webHidden/>
          </w:rPr>
          <w:t>157</w:t>
        </w:r>
        <w:r>
          <w:rPr>
            <w:noProof/>
            <w:webHidden/>
          </w:rPr>
          <w:fldChar w:fldCharType="end"/>
        </w:r>
      </w:hyperlink>
    </w:p>
    <w:p w14:paraId="64505018"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83" w:history="1">
        <w:r w:rsidRPr="00013902">
          <w:rPr>
            <w:rStyle w:val="Lienhypertexte"/>
            <w:noProof/>
            <w:lang w:val="en-CA" w:bidi="x-none"/>
          </w:rPr>
          <w:t>8.8.3</w:t>
        </w:r>
        <w:r>
          <w:rPr>
            <w:rFonts w:asciiTheme="minorHAnsi" w:eastAsiaTheme="minorEastAsia" w:hAnsiTheme="minorHAnsi" w:cstheme="minorBidi"/>
            <w:noProof/>
            <w:sz w:val="22"/>
            <w:szCs w:val="22"/>
            <w:lang w:val="en-CA" w:eastAsia="en-CA"/>
          </w:rPr>
          <w:tab/>
        </w:r>
        <w:r w:rsidRPr="00013902">
          <w:rPr>
            <w:rStyle w:val="Lienhypertexte"/>
            <w:noProof/>
            <w:lang w:val="en-CA"/>
          </w:rPr>
          <w:t>Geologic Specimen</w:t>
        </w:r>
        <w:r>
          <w:rPr>
            <w:noProof/>
            <w:webHidden/>
          </w:rPr>
          <w:tab/>
        </w:r>
        <w:r>
          <w:rPr>
            <w:noProof/>
            <w:webHidden/>
          </w:rPr>
          <w:fldChar w:fldCharType="begin"/>
        </w:r>
        <w:r>
          <w:rPr>
            <w:noProof/>
            <w:webHidden/>
          </w:rPr>
          <w:instrText xml:space="preserve"> PAGEREF _Toc458065783 \h </w:instrText>
        </w:r>
        <w:r>
          <w:rPr>
            <w:noProof/>
            <w:webHidden/>
          </w:rPr>
        </w:r>
        <w:r>
          <w:rPr>
            <w:noProof/>
            <w:webHidden/>
          </w:rPr>
          <w:fldChar w:fldCharType="separate"/>
        </w:r>
        <w:r>
          <w:rPr>
            <w:noProof/>
            <w:webHidden/>
          </w:rPr>
          <w:t>159</w:t>
        </w:r>
        <w:r>
          <w:rPr>
            <w:noProof/>
            <w:webHidden/>
          </w:rPr>
          <w:fldChar w:fldCharType="end"/>
        </w:r>
      </w:hyperlink>
    </w:p>
    <w:p w14:paraId="781DA360"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84" w:history="1">
        <w:r w:rsidRPr="00013902">
          <w:rPr>
            <w:rStyle w:val="Lienhypertexte"/>
            <w:noProof/>
            <w:lang w:val="en-CA" w:bidi="x-none"/>
          </w:rPr>
          <w:t>8.8.4</w:t>
        </w:r>
        <w:r>
          <w:rPr>
            <w:rFonts w:asciiTheme="minorHAnsi" w:eastAsiaTheme="minorEastAsia" w:hAnsiTheme="minorHAnsi" w:cstheme="minorBidi"/>
            <w:noProof/>
            <w:sz w:val="22"/>
            <w:szCs w:val="22"/>
            <w:lang w:val="en-CA" w:eastAsia="en-CA"/>
          </w:rPr>
          <w:tab/>
        </w:r>
        <w:r w:rsidRPr="00013902">
          <w:rPr>
            <w:rStyle w:val="Lienhypertexte"/>
            <w:noProof/>
            <w:lang w:val="en-CA"/>
          </w:rPr>
          <w:t>GeoSciML Laboratory analysis and specimen vocabularies</w:t>
        </w:r>
        <w:r>
          <w:rPr>
            <w:noProof/>
            <w:webHidden/>
          </w:rPr>
          <w:tab/>
        </w:r>
        <w:r>
          <w:rPr>
            <w:noProof/>
            <w:webHidden/>
          </w:rPr>
          <w:fldChar w:fldCharType="begin"/>
        </w:r>
        <w:r>
          <w:rPr>
            <w:noProof/>
            <w:webHidden/>
          </w:rPr>
          <w:instrText xml:space="preserve"> PAGEREF _Toc458065784 \h </w:instrText>
        </w:r>
        <w:r>
          <w:rPr>
            <w:noProof/>
            <w:webHidden/>
          </w:rPr>
        </w:r>
        <w:r>
          <w:rPr>
            <w:noProof/>
            <w:webHidden/>
          </w:rPr>
          <w:fldChar w:fldCharType="separate"/>
        </w:r>
        <w:r>
          <w:rPr>
            <w:noProof/>
            <w:webHidden/>
          </w:rPr>
          <w:t>164</w:t>
        </w:r>
        <w:r>
          <w:rPr>
            <w:noProof/>
            <w:webHidden/>
          </w:rPr>
          <w:fldChar w:fldCharType="end"/>
        </w:r>
      </w:hyperlink>
    </w:p>
    <w:p w14:paraId="241180FA"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85" w:history="1">
        <w:r w:rsidRPr="00013902">
          <w:rPr>
            <w:rStyle w:val="Lienhypertexte"/>
            <w:noProof/>
            <w:lang w:val="en-CA" w:bidi="x-none"/>
          </w:rPr>
          <w:t>8.8.5</w:t>
        </w:r>
        <w:r>
          <w:rPr>
            <w:rFonts w:asciiTheme="minorHAnsi" w:eastAsiaTheme="minorEastAsia" w:hAnsiTheme="minorHAnsi" w:cstheme="minorBidi"/>
            <w:noProof/>
            <w:sz w:val="22"/>
            <w:szCs w:val="22"/>
            <w:lang w:val="en-CA" w:eastAsia="en-CA"/>
          </w:rPr>
          <w:tab/>
        </w:r>
        <w:r w:rsidRPr="00013902">
          <w:rPr>
            <w:rStyle w:val="Lienhypertexte"/>
            <w:noProof/>
            <w:lang w:val="en-CA"/>
          </w:rPr>
          <w:t>Outcrop encoding pattern (Informative)</w:t>
        </w:r>
        <w:r>
          <w:rPr>
            <w:noProof/>
            <w:webHidden/>
          </w:rPr>
          <w:tab/>
        </w:r>
        <w:r>
          <w:rPr>
            <w:noProof/>
            <w:webHidden/>
          </w:rPr>
          <w:fldChar w:fldCharType="begin"/>
        </w:r>
        <w:r>
          <w:rPr>
            <w:noProof/>
            <w:webHidden/>
          </w:rPr>
          <w:instrText xml:space="preserve"> PAGEREF _Toc458065785 \h </w:instrText>
        </w:r>
        <w:r>
          <w:rPr>
            <w:noProof/>
            <w:webHidden/>
          </w:rPr>
        </w:r>
        <w:r>
          <w:rPr>
            <w:noProof/>
            <w:webHidden/>
          </w:rPr>
          <w:fldChar w:fldCharType="separate"/>
        </w:r>
        <w:r>
          <w:rPr>
            <w:noProof/>
            <w:webHidden/>
          </w:rPr>
          <w:t>164</w:t>
        </w:r>
        <w:r>
          <w:rPr>
            <w:noProof/>
            <w:webHidden/>
          </w:rPr>
          <w:fldChar w:fldCharType="end"/>
        </w:r>
      </w:hyperlink>
    </w:p>
    <w:p w14:paraId="4E8DCE43"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86" w:history="1">
        <w:r w:rsidRPr="00013902">
          <w:rPr>
            <w:rStyle w:val="Lienhypertexte"/>
            <w:noProof/>
            <w:lang w:val="en-CA"/>
          </w:rPr>
          <w:t>8.9</w:t>
        </w:r>
        <w:r>
          <w:rPr>
            <w:rFonts w:asciiTheme="minorHAnsi" w:eastAsiaTheme="minorEastAsia" w:hAnsiTheme="minorHAnsi" w:cstheme="minorBidi"/>
            <w:noProof/>
            <w:sz w:val="22"/>
            <w:szCs w:val="22"/>
            <w:lang w:val="en-CA" w:eastAsia="en-CA"/>
          </w:rPr>
          <w:tab/>
        </w:r>
        <w:r w:rsidRPr="00013902">
          <w:rPr>
            <w:rStyle w:val="Lienhypertexte"/>
            <w:noProof/>
            <w:lang w:val="en-CA"/>
          </w:rPr>
          <w:t xml:space="preserve">GeoSciML Lite Requirements Class </w:t>
        </w:r>
        <w:r w:rsidRPr="00013902">
          <w:rPr>
            <w:rStyle w:val="Lienhypertexte"/>
            <w:noProof/>
          </w:rPr>
          <w:t xml:space="preserve"> (Normative)</w:t>
        </w:r>
        <w:r>
          <w:rPr>
            <w:noProof/>
            <w:webHidden/>
          </w:rPr>
          <w:tab/>
        </w:r>
        <w:r>
          <w:rPr>
            <w:noProof/>
            <w:webHidden/>
          </w:rPr>
          <w:fldChar w:fldCharType="begin"/>
        </w:r>
        <w:r>
          <w:rPr>
            <w:noProof/>
            <w:webHidden/>
          </w:rPr>
          <w:instrText xml:space="preserve"> PAGEREF _Toc458065786 \h </w:instrText>
        </w:r>
        <w:r>
          <w:rPr>
            <w:noProof/>
            <w:webHidden/>
          </w:rPr>
        </w:r>
        <w:r>
          <w:rPr>
            <w:noProof/>
            <w:webHidden/>
          </w:rPr>
          <w:fldChar w:fldCharType="separate"/>
        </w:r>
        <w:r>
          <w:rPr>
            <w:noProof/>
            <w:webHidden/>
          </w:rPr>
          <w:t>165</w:t>
        </w:r>
        <w:r>
          <w:rPr>
            <w:noProof/>
            <w:webHidden/>
          </w:rPr>
          <w:fldChar w:fldCharType="end"/>
        </w:r>
      </w:hyperlink>
    </w:p>
    <w:p w14:paraId="312EB935"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87" w:history="1">
        <w:r w:rsidRPr="00013902">
          <w:rPr>
            <w:rStyle w:val="Lienhypertexte"/>
            <w:noProof/>
            <w:lang w:val="en-CA" w:bidi="x-none"/>
          </w:rPr>
          <w:t>8.9.1</w:t>
        </w:r>
        <w:r>
          <w:rPr>
            <w:rFonts w:asciiTheme="minorHAnsi" w:eastAsiaTheme="minorEastAsia" w:hAnsiTheme="minorHAnsi" w:cstheme="minorBidi"/>
            <w:noProof/>
            <w:sz w:val="22"/>
            <w:szCs w:val="22"/>
            <w:lang w:val="en-CA" w:eastAsia="en-CA"/>
          </w:rPr>
          <w:tab/>
        </w:r>
        <w:r w:rsidRPr="00013902">
          <w:rPr>
            <w:rStyle w:val="Lienhypertexte"/>
            <w:noProof/>
            <w:lang w:val="en-CA"/>
          </w:rPr>
          <w:t>Property mapping</w:t>
        </w:r>
        <w:r>
          <w:rPr>
            <w:noProof/>
            <w:webHidden/>
          </w:rPr>
          <w:tab/>
        </w:r>
        <w:r>
          <w:rPr>
            <w:noProof/>
            <w:webHidden/>
          </w:rPr>
          <w:fldChar w:fldCharType="begin"/>
        </w:r>
        <w:r>
          <w:rPr>
            <w:noProof/>
            <w:webHidden/>
          </w:rPr>
          <w:instrText xml:space="preserve"> PAGEREF _Toc458065787 \h </w:instrText>
        </w:r>
        <w:r>
          <w:rPr>
            <w:noProof/>
            <w:webHidden/>
          </w:rPr>
        </w:r>
        <w:r>
          <w:rPr>
            <w:noProof/>
            <w:webHidden/>
          </w:rPr>
          <w:fldChar w:fldCharType="separate"/>
        </w:r>
        <w:r>
          <w:rPr>
            <w:noProof/>
            <w:webHidden/>
          </w:rPr>
          <w:t>169</w:t>
        </w:r>
        <w:r>
          <w:rPr>
            <w:noProof/>
            <w:webHidden/>
          </w:rPr>
          <w:fldChar w:fldCharType="end"/>
        </w:r>
      </w:hyperlink>
    </w:p>
    <w:p w14:paraId="6883EA10"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88" w:history="1">
        <w:r w:rsidRPr="00013902">
          <w:rPr>
            <w:rStyle w:val="Lienhypertexte"/>
            <w:noProof/>
            <w:lang w:val="en-CA" w:bidi="x-none"/>
          </w:rPr>
          <w:t>8.9.2</w:t>
        </w:r>
        <w:r>
          <w:rPr>
            <w:rFonts w:asciiTheme="minorHAnsi" w:eastAsiaTheme="minorEastAsia" w:hAnsiTheme="minorHAnsi" w:cstheme="minorBidi"/>
            <w:noProof/>
            <w:sz w:val="22"/>
            <w:szCs w:val="22"/>
            <w:lang w:val="en-CA" w:eastAsia="en-CA"/>
          </w:rPr>
          <w:tab/>
        </w:r>
        <w:r w:rsidRPr="00013902">
          <w:rPr>
            <w:rStyle w:val="Lienhypertexte"/>
            <w:noProof/>
            <w:lang w:val="en-CA"/>
          </w:rPr>
          <w:t>Lite views</w:t>
        </w:r>
        <w:r>
          <w:rPr>
            <w:noProof/>
            <w:webHidden/>
          </w:rPr>
          <w:tab/>
        </w:r>
        <w:r>
          <w:rPr>
            <w:noProof/>
            <w:webHidden/>
          </w:rPr>
          <w:fldChar w:fldCharType="begin"/>
        </w:r>
        <w:r>
          <w:rPr>
            <w:noProof/>
            <w:webHidden/>
          </w:rPr>
          <w:instrText xml:space="preserve"> PAGEREF _Toc458065788 \h </w:instrText>
        </w:r>
        <w:r>
          <w:rPr>
            <w:noProof/>
            <w:webHidden/>
          </w:rPr>
        </w:r>
        <w:r>
          <w:rPr>
            <w:noProof/>
            <w:webHidden/>
          </w:rPr>
          <w:fldChar w:fldCharType="separate"/>
        </w:r>
        <w:r>
          <w:rPr>
            <w:noProof/>
            <w:webHidden/>
          </w:rPr>
          <w:t>171</w:t>
        </w:r>
        <w:r>
          <w:rPr>
            <w:noProof/>
            <w:webHidden/>
          </w:rPr>
          <w:fldChar w:fldCharType="end"/>
        </w:r>
      </w:hyperlink>
    </w:p>
    <w:p w14:paraId="27B7506A"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89" w:history="1">
        <w:r w:rsidRPr="00013902">
          <w:rPr>
            <w:rStyle w:val="Lienhypertexte"/>
            <w:noProof/>
            <w:lang w:bidi="x-none"/>
          </w:rPr>
          <w:t>8.9.3</w:t>
        </w:r>
        <w:r>
          <w:rPr>
            <w:rFonts w:asciiTheme="minorHAnsi" w:eastAsiaTheme="minorEastAsia" w:hAnsiTheme="minorHAnsi" w:cstheme="minorBidi"/>
            <w:noProof/>
            <w:sz w:val="22"/>
            <w:szCs w:val="22"/>
            <w:lang w:val="en-CA" w:eastAsia="en-CA"/>
          </w:rPr>
          <w:tab/>
        </w:r>
        <w:r w:rsidRPr="00013902">
          <w:rPr>
            <w:rStyle w:val="Lienhypertexte"/>
            <w:noProof/>
          </w:rPr>
          <w:t>GeologicUnitView</w:t>
        </w:r>
        <w:r>
          <w:rPr>
            <w:noProof/>
            <w:webHidden/>
          </w:rPr>
          <w:tab/>
        </w:r>
        <w:r>
          <w:rPr>
            <w:noProof/>
            <w:webHidden/>
          </w:rPr>
          <w:fldChar w:fldCharType="begin"/>
        </w:r>
        <w:r>
          <w:rPr>
            <w:noProof/>
            <w:webHidden/>
          </w:rPr>
          <w:instrText xml:space="preserve"> PAGEREF _Toc458065789 \h </w:instrText>
        </w:r>
        <w:r>
          <w:rPr>
            <w:noProof/>
            <w:webHidden/>
          </w:rPr>
        </w:r>
        <w:r>
          <w:rPr>
            <w:noProof/>
            <w:webHidden/>
          </w:rPr>
          <w:fldChar w:fldCharType="separate"/>
        </w:r>
        <w:r>
          <w:rPr>
            <w:noProof/>
            <w:webHidden/>
          </w:rPr>
          <w:t>174</w:t>
        </w:r>
        <w:r>
          <w:rPr>
            <w:noProof/>
            <w:webHidden/>
          </w:rPr>
          <w:fldChar w:fldCharType="end"/>
        </w:r>
      </w:hyperlink>
    </w:p>
    <w:p w14:paraId="3E94BBDD"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90" w:history="1">
        <w:r w:rsidRPr="00013902">
          <w:rPr>
            <w:rStyle w:val="Lienhypertexte"/>
            <w:noProof/>
            <w:lang w:val="en-CA" w:bidi="x-none"/>
          </w:rPr>
          <w:t>8.9.4</w:t>
        </w:r>
        <w:r>
          <w:rPr>
            <w:rFonts w:asciiTheme="minorHAnsi" w:eastAsiaTheme="minorEastAsia" w:hAnsiTheme="minorHAnsi" w:cstheme="minorBidi"/>
            <w:noProof/>
            <w:sz w:val="22"/>
            <w:szCs w:val="22"/>
            <w:lang w:val="en-CA" w:eastAsia="en-CA"/>
          </w:rPr>
          <w:tab/>
        </w:r>
        <w:r w:rsidRPr="00013902">
          <w:rPr>
            <w:rStyle w:val="Lienhypertexte"/>
            <w:noProof/>
            <w:lang w:val="en-CA"/>
          </w:rPr>
          <w:t>BoreholeView</w:t>
        </w:r>
        <w:r>
          <w:rPr>
            <w:noProof/>
            <w:webHidden/>
          </w:rPr>
          <w:tab/>
        </w:r>
        <w:r>
          <w:rPr>
            <w:noProof/>
            <w:webHidden/>
          </w:rPr>
          <w:fldChar w:fldCharType="begin"/>
        </w:r>
        <w:r>
          <w:rPr>
            <w:noProof/>
            <w:webHidden/>
          </w:rPr>
          <w:instrText xml:space="preserve"> PAGEREF _Toc458065790 \h </w:instrText>
        </w:r>
        <w:r>
          <w:rPr>
            <w:noProof/>
            <w:webHidden/>
          </w:rPr>
        </w:r>
        <w:r>
          <w:rPr>
            <w:noProof/>
            <w:webHidden/>
          </w:rPr>
          <w:fldChar w:fldCharType="separate"/>
        </w:r>
        <w:r>
          <w:rPr>
            <w:noProof/>
            <w:webHidden/>
          </w:rPr>
          <w:t>179</w:t>
        </w:r>
        <w:r>
          <w:rPr>
            <w:noProof/>
            <w:webHidden/>
          </w:rPr>
          <w:fldChar w:fldCharType="end"/>
        </w:r>
      </w:hyperlink>
    </w:p>
    <w:p w14:paraId="6AF7E074"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91" w:history="1">
        <w:r w:rsidRPr="00013902">
          <w:rPr>
            <w:rStyle w:val="Lienhypertexte"/>
            <w:noProof/>
            <w:lang w:val="en-CA" w:bidi="x-none"/>
          </w:rPr>
          <w:t>8.9.5</w:t>
        </w:r>
        <w:r>
          <w:rPr>
            <w:rFonts w:asciiTheme="minorHAnsi" w:eastAsiaTheme="minorEastAsia" w:hAnsiTheme="minorHAnsi" w:cstheme="minorBidi"/>
            <w:noProof/>
            <w:sz w:val="22"/>
            <w:szCs w:val="22"/>
            <w:lang w:val="en-CA" w:eastAsia="en-CA"/>
          </w:rPr>
          <w:tab/>
        </w:r>
        <w:r w:rsidRPr="00013902">
          <w:rPr>
            <w:rStyle w:val="Lienhypertexte"/>
            <w:noProof/>
            <w:lang w:val="en-CA"/>
          </w:rPr>
          <w:t>ContactView</w:t>
        </w:r>
        <w:r>
          <w:rPr>
            <w:noProof/>
            <w:webHidden/>
          </w:rPr>
          <w:tab/>
        </w:r>
        <w:r>
          <w:rPr>
            <w:noProof/>
            <w:webHidden/>
          </w:rPr>
          <w:fldChar w:fldCharType="begin"/>
        </w:r>
        <w:r>
          <w:rPr>
            <w:noProof/>
            <w:webHidden/>
          </w:rPr>
          <w:instrText xml:space="preserve"> PAGEREF _Toc458065791 \h </w:instrText>
        </w:r>
        <w:r>
          <w:rPr>
            <w:noProof/>
            <w:webHidden/>
          </w:rPr>
        </w:r>
        <w:r>
          <w:rPr>
            <w:noProof/>
            <w:webHidden/>
          </w:rPr>
          <w:fldChar w:fldCharType="separate"/>
        </w:r>
        <w:r>
          <w:rPr>
            <w:noProof/>
            <w:webHidden/>
          </w:rPr>
          <w:t>184</w:t>
        </w:r>
        <w:r>
          <w:rPr>
            <w:noProof/>
            <w:webHidden/>
          </w:rPr>
          <w:fldChar w:fldCharType="end"/>
        </w:r>
      </w:hyperlink>
    </w:p>
    <w:p w14:paraId="426AB3CF"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92" w:history="1">
        <w:r w:rsidRPr="00013902">
          <w:rPr>
            <w:rStyle w:val="Lienhypertexte"/>
            <w:noProof/>
            <w:lang w:val="en-CA" w:bidi="x-none"/>
          </w:rPr>
          <w:t>8.9.6</w:t>
        </w:r>
        <w:r>
          <w:rPr>
            <w:rFonts w:asciiTheme="minorHAnsi" w:eastAsiaTheme="minorEastAsia" w:hAnsiTheme="minorHAnsi" w:cstheme="minorBidi"/>
            <w:noProof/>
            <w:sz w:val="22"/>
            <w:szCs w:val="22"/>
            <w:lang w:val="en-CA" w:eastAsia="en-CA"/>
          </w:rPr>
          <w:tab/>
        </w:r>
        <w:r w:rsidRPr="00013902">
          <w:rPr>
            <w:rStyle w:val="Lienhypertexte"/>
            <w:noProof/>
            <w:lang w:val="en-CA"/>
          </w:rPr>
          <w:t>GeologicSpecimenView</w:t>
        </w:r>
        <w:r>
          <w:rPr>
            <w:noProof/>
            <w:webHidden/>
          </w:rPr>
          <w:tab/>
        </w:r>
        <w:r>
          <w:rPr>
            <w:noProof/>
            <w:webHidden/>
          </w:rPr>
          <w:fldChar w:fldCharType="begin"/>
        </w:r>
        <w:r>
          <w:rPr>
            <w:noProof/>
            <w:webHidden/>
          </w:rPr>
          <w:instrText xml:space="preserve"> PAGEREF _Toc458065792 \h </w:instrText>
        </w:r>
        <w:r>
          <w:rPr>
            <w:noProof/>
            <w:webHidden/>
          </w:rPr>
        </w:r>
        <w:r>
          <w:rPr>
            <w:noProof/>
            <w:webHidden/>
          </w:rPr>
          <w:fldChar w:fldCharType="separate"/>
        </w:r>
        <w:r>
          <w:rPr>
            <w:noProof/>
            <w:webHidden/>
          </w:rPr>
          <w:t>187</w:t>
        </w:r>
        <w:r>
          <w:rPr>
            <w:noProof/>
            <w:webHidden/>
          </w:rPr>
          <w:fldChar w:fldCharType="end"/>
        </w:r>
      </w:hyperlink>
    </w:p>
    <w:p w14:paraId="1280D4CF"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93" w:history="1">
        <w:r w:rsidRPr="00013902">
          <w:rPr>
            <w:rStyle w:val="Lienhypertexte"/>
            <w:noProof/>
            <w:lang w:val="en-CA" w:bidi="x-none"/>
          </w:rPr>
          <w:t>8.9.7</w:t>
        </w:r>
        <w:r>
          <w:rPr>
            <w:rFonts w:asciiTheme="minorHAnsi" w:eastAsiaTheme="minorEastAsia" w:hAnsiTheme="minorHAnsi" w:cstheme="minorBidi"/>
            <w:noProof/>
            <w:sz w:val="22"/>
            <w:szCs w:val="22"/>
            <w:lang w:val="en-CA" w:eastAsia="en-CA"/>
          </w:rPr>
          <w:tab/>
        </w:r>
        <w:r w:rsidRPr="00013902">
          <w:rPr>
            <w:rStyle w:val="Lienhypertexte"/>
            <w:noProof/>
            <w:lang w:val="en-CA"/>
          </w:rPr>
          <w:t>GeomorphologicUnitView</w:t>
        </w:r>
        <w:r>
          <w:rPr>
            <w:noProof/>
            <w:webHidden/>
          </w:rPr>
          <w:tab/>
        </w:r>
        <w:r>
          <w:rPr>
            <w:noProof/>
            <w:webHidden/>
          </w:rPr>
          <w:fldChar w:fldCharType="begin"/>
        </w:r>
        <w:r>
          <w:rPr>
            <w:noProof/>
            <w:webHidden/>
          </w:rPr>
          <w:instrText xml:space="preserve"> PAGEREF _Toc458065793 \h </w:instrText>
        </w:r>
        <w:r>
          <w:rPr>
            <w:noProof/>
            <w:webHidden/>
          </w:rPr>
        </w:r>
        <w:r>
          <w:rPr>
            <w:noProof/>
            <w:webHidden/>
          </w:rPr>
          <w:fldChar w:fldCharType="separate"/>
        </w:r>
        <w:r>
          <w:rPr>
            <w:noProof/>
            <w:webHidden/>
          </w:rPr>
          <w:t>190</w:t>
        </w:r>
        <w:r>
          <w:rPr>
            <w:noProof/>
            <w:webHidden/>
          </w:rPr>
          <w:fldChar w:fldCharType="end"/>
        </w:r>
      </w:hyperlink>
    </w:p>
    <w:p w14:paraId="7370BD0C"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94" w:history="1">
        <w:r w:rsidRPr="00013902">
          <w:rPr>
            <w:rStyle w:val="Lienhypertexte"/>
            <w:noProof/>
            <w:lang w:val="en-CA" w:bidi="x-none"/>
          </w:rPr>
          <w:t>8.9.8</w:t>
        </w:r>
        <w:r>
          <w:rPr>
            <w:rFonts w:asciiTheme="minorHAnsi" w:eastAsiaTheme="minorEastAsia" w:hAnsiTheme="minorHAnsi" w:cstheme="minorBidi"/>
            <w:noProof/>
            <w:sz w:val="22"/>
            <w:szCs w:val="22"/>
            <w:lang w:val="en-CA" w:eastAsia="en-CA"/>
          </w:rPr>
          <w:tab/>
        </w:r>
        <w:r w:rsidRPr="00013902">
          <w:rPr>
            <w:rStyle w:val="Lienhypertexte"/>
            <w:noProof/>
            <w:lang w:val="en-CA"/>
          </w:rPr>
          <w:t>ShearDisplacementStructureView</w:t>
        </w:r>
        <w:r>
          <w:rPr>
            <w:noProof/>
            <w:webHidden/>
          </w:rPr>
          <w:tab/>
        </w:r>
        <w:r>
          <w:rPr>
            <w:noProof/>
            <w:webHidden/>
          </w:rPr>
          <w:fldChar w:fldCharType="begin"/>
        </w:r>
        <w:r>
          <w:rPr>
            <w:noProof/>
            <w:webHidden/>
          </w:rPr>
          <w:instrText xml:space="preserve"> PAGEREF _Toc458065794 \h </w:instrText>
        </w:r>
        <w:r>
          <w:rPr>
            <w:noProof/>
            <w:webHidden/>
          </w:rPr>
        </w:r>
        <w:r>
          <w:rPr>
            <w:noProof/>
            <w:webHidden/>
          </w:rPr>
          <w:fldChar w:fldCharType="separate"/>
        </w:r>
        <w:r>
          <w:rPr>
            <w:noProof/>
            <w:webHidden/>
          </w:rPr>
          <w:t>195</w:t>
        </w:r>
        <w:r>
          <w:rPr>
            <w:noProof/>
            <w:webHidden/>
          </w:rPr>
          <w:fldChar w:fldCharType="end"/>
        </w:r>
      </w:hyperlink>
    </w:p>
    <w:p w14:paraId="471169DF"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95" w:history="1">
        <w:r w:rsidRPr="00013902">
          <w:rPr>
            <w:rStyle w:val="Lienhypertexte"/>
            <w:noProof/>
            <w:lang w:val="en-CA" w:bidi="x-none"/>
          </w:rPr>
          <w:t>8.9.9</w:t>
        </w:r>
        <w:r>
          <w:rPr>
            <w:rFonts w:asciiTheme="minorHAnsi" w:eastAsiaTheme="minorEastAsia" w:hAnsiTheme="minorHAnsi" w:cstheme="minorBidi"/>
            <w:noProof/>
            <w:sz w:val="22"/>
            <w:szCs w:val="22"/>
            <w:lang w:val="en-CA" w:eastAsia="en-CA"/>
          </w:rPr>
          <w:tab/>
        </w:r>
        <w:r w:rsidRPr="00013902">
          <w:rPr>
            <w:rStyle w:val="Lienhypertexte"/>
            <w:noProof/>
            <w:lang w:val="en-CA"/>
          </w:rPr>
          <w:t>SiteObservationView</w:t>
        </w:r>
        <w:r>
          <w:rPr>
            <w:noProof/>
            <w:webHidden/>
          </w:rPr>
          <w:tab/>
        </w:r>
        <w:r>
          <w:rPr>
            <w:noProof/>
            <w:webHidden/>
          </w:rPr>
          <w:fldChar w:fldCharType="begin"/>
        </w:r>
        <w:r>
          <w:rPr>
            <w:noProof/>
            <w:webHidden/>
          </w:rPr>
          <w:instrText xml:space="preserve"> PAGEREF _Toc458065795 \h </w:instrText>
        </w:r>
        <w:r>
          <w:rPr>
            <w:noProof/>
            <w:webHidden/>
          </w:rPr>
        </w:r>
        <w:r>
          <w:rPr>
            <w:noProof/>
            <w:webHidden/>
          </w:rPr>
          <w:fldChar w:fldCharType="separate"/>
        </w:r>
        <w:r>
          <w:rPr>
            <w:noProof/>
            <w:webHidden/>
          </w:rPr>
          <w:t>200</w:t>
        </w:r>
        <w:r>
          <w:rPr>
            <w:noProof/>
            <w:webHidden/>
          </w:rPr>
          <w:fldChar w:fldCharType="end"/>
        </w:r>
      </w:hyperlink>
    </w:p>
    <w:p w14:paraId="02177B3D" w14:textId="77777777" w:rsidR="007C615B" w:rsidRDefault="007C615B">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065796" w:history="1">
        <w:r w:rsidRPr="00013902">
          <w:rPr>
            <w:rStyle w:val="Lienhypertexte"/>
            <w:noProof/>
            <w:lang w:val="en-CA"/>
          </w:rPr>
          <w:t>9.</w:t>
        </w:r>
        <w:r>
          <w:rPr>
            <w:rFonts w:asciiTheme="minorHAnsi" w:eastAsiaTheme="minorEastAsia" w:hAnsiTheme="minorHAnsi" w:cstheme="minorBidi"/>
            <w:noProof/>
            <w:sz w:val="22"/>
            <w:szCs w:val="22"/>
            <w:lang w:val="en-CA" w:eastAsia="en-CA"/>
          </w:rPr>
          <w:tab/>
        </w:r>
        <w:r w:rsidRPr="00013902">
          <w:rPr>
            <w:rStyle w:val="Lienhypertexte"/>
            <w:noProof/>
            <w:lang w:val="en-CA"/>
          </w:rPr>
          <w:t>XML Encoding Requirement classes (Normative)</w:t>
        </w:r>
        <w:r>
          <w:rPr>
            <w:noProof/>
            <w:webHidden/>
          </w:rPr>
          <w:tab/>
        </w:r>
        <w:r>
          <w:rPr>
            <w:noProof/>
            <w:webHidden/>
          </w:rPr>
          <w:fldChar w:fldCharType="begin"/>
        </w:r>
        <w:r>
          <w:rPr>
            <w:noProof/>
            <w:webHidden/>
          </w:rPr>
          <w:instrText xml:space="preserve"> PAGEREF _Toc458065796 \h </w:instrText>
        </w:r>
        <w:r>
          <w:rPr>
            <w:noProof/>
            <w:webHidden/>
          </w:rPr>
        </w:r>
        <w:r>
          <w:rPr>
            <w:noProof/>
            <w:webHidden/>
          </w:rPr>
          <w:fldChar w:fldCharType="separate"/>
        </w:r>
        <w:r>
          <w:rPr>
            <w:noProof/>
            <w:webHidden/>
          </w:rPr>
          <w:t>206</w:t>
        </w:r>
        <w:r>
          <w:rPr>
            <w:noProof/>
            <w:webHidden/>
          </w:rPr>
          <w:fldChar w:fldCharType="end"/>
        </w:r>
      </w:hyperlink>
    </w:p>
    <w:p w14:paraId="59DF83DD"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97" w:history="1">
        <w:r w:rsidRPr="00013902">
          <w:rPr>
            <w:rStyle w:val="Lienhypertexte"/>
            <w:noProof/>
            <w:lang w:val="en-CA"/>
          </w:rPr>
          <w:t>9.1</w:t>
        </w:r>
        <w:r>
          <w:rPr>
            <w:rFonts w:asciiTheme="minorHAnsi" w:eastAsiaTheme="minorEastAsia" w:hAnsiTheme="minorHAnsi" w:cstheme="minorBidi"/>
            <w:noProof/>
            <w:sz w:val="22"/>
            <w:szCs w:val="22"/>
            <w:lang w:val="en-CA" w:eastAsia="en-CA"/>
          </w:rPr>
          <w:tab/>
        </w:r>
        <w:r w:rsidRPr="00013902">
          <w:rPr>
            <w:rStyle w:val="Lienhypertexte"/>
            <w:noProof/>
            <w:lang w:val="en-CA"/>
          </w:rPr>
          <w:t>Prefixes used in examples</w:t>
        </w:r>
        <w:r>
          <w:rPr>
            <w:noProof/>
            <w:webHidden/>
          </w:rPr>
          <w:tab/>
        </w:r>
        <w:r>
          <w:rPr>
            <w:noProof/>
            <w:webHidden/>
          </w:rPr>
          <w:fldChar w:fldCharType="begin"/>
        </w:r>
        <w:r>
          <w:rPr>
            <w:noProof/>
            <w:webHidden/>
          </w:rPr>
          <w:instrText xml:space="preserve"> PAGEREF _Toc458065797 \h </w:instrText>
        </w:r>
        <w:r>
          <w:rPr>
            <w:noProof/>
            <w:webHidden/>
          </w:rPr>
        </w:r>
        <w:r>
          <w:rPr>
            <w:noProof/>
            <w:webHidden/>
          </w:rPr>
          <w:fldChar w:fldCharType="separate"/>
        </w:r>
        <w:r>
          <w:rPr>
            <w:noProof/>
            <w:webHidden/>
          </w:rPr>
          <w:t>206</w:t>
        </w:r>
        <w:r>
          <w:rPr>
            <w:noProof/>
            <w:webHidden/>
          </w:rPr>
          <w:fldChar w:fldCharType="end"/>
        </w:r>
      </w:hyperlink>
    </w:p>
    <w:p w14:paraId="6ED291AC"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798" w:history="1">
        <w:r w:rsidRPr="00013902">
          <w:rPr>
            <w:rStyle w:val="Lienhypertexte"/>
            <w:noProof/>
            <w:lang w:val="en-CA"/>
          </w:rPr>
          <w:t>9.2</w:t>
        </w:r>
        <w:r>
          <w:rPr>
            <w:rFonts w:asciiTheme="minorHAnsi" w:eastAsiaTheme="minorEastAsia" w:hAnsiTheme="minorHAnsi" w:cstheme="minorBidi"/>
            <w:noProof/>
            <w:sz w:val="22"/>
            <w:szCs w:val="22"/>
            <w:lang w:val="en-CA" w:eastAsia="en-CA"/>
          </w:rPr>
          <w:tab/>
        </w:r>
        <w:r w:rsidRPr="00013902">
          <w:rPr>
            <w:rStyle w:val="Lienhypertexte"/>
            <w:noProof/>
            <w:lang w:val="en-CA"/>
          </w:rPr>
          <w:t>GeoSciML Core XML Abstract Requirements Class (Normative)</w:t>
        </w:r>
        <w:r>
          <w:rPr>
            <w:noProof/>
            <w:webHidden/>
          </w:rPr>
          <w:tab/>
        </w:r>
        <w:r>
          <w:rPr>
            <w:noProof/>
            <w:webHidden/>
          </w:rPr>
          <w:fldChar w:fldCharType="begin"/>
        </w:r>
        <w:r>
          <w:rPr>
            <w:noProof/>
            <w:webHidden/>
          </w:rPr>
          <w:instrText xml:space="preserve"> PAGEREF _Toc458065798 \h </w:instrText>
        </w:r>
        <w:r>
          <w:rPr>
            <w:noProof/>
            <w:webHidden/>
          </w:rPr>
        </w:r>
        <w:r>
          <w:rPr>
            <w:noProof/>
            <w:webHidden/>
          </w:rPr>
          <w:fldChar w:fldCharType="separate"/>
        </w:r>
        <w:r>
          <w:rPr>
            <w:noProof/>
            <w:webHidden/>
          </w:rPr>
          <w:t>207</w:t>
        </w:r>
        <w:r>
          <w:rPr>
            <w:noProof/>
            <w:webHidden/>
          </w:rPr>
          <w:fldChar w:fldCharType="end"/>
        </w:r>
      </w:hyperlink>
    </w:p>
    <w:p w14:paraId="1F2B62E8"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799" w:history="1">
        <w:r w:rsidRPr="00013902">
          <w:rPr>
            <w:rStyle w:val="Lienhypertexte"/>
            <w:noProof/>
            <w:lang w:val="en-CA" w:bidi="x-none"/>
          </w:rPr>
          <w:t>9.2.1</w:t>
        </w:r>
        <w:r>
          <w:rPr>
            <w:rFonts w:asciiTheme="minorHAnsi" w:eastAsiaTheme="minorEastAsia" w:hAnsiTheme="minorHAnsi" w:cstheme="minorBidi"/>
            <w:noProof/>
            <w:sz w:val="22"/>
            <w:szCs w:val="22"/>
            <w:lang w:val="en-CA" w:eastAsia="en-CA"/>
          </w:rPr>
          <w:tab/>
        </w:r>
        <w:r w:rsidRPr="00013902">
          <w:rPr>
            <w:rStyle w:val="Lienhypertexte"/>
            <w:noProof/>
            <w:lang w:val="en-CA"/>
          </w:rPr>
          <w:t>XML document validation</w:t>
        </w:r>
        <w:r>
          <w:rPr>
            <w:noProof/>
            <w:webHidden/>
          </w:rPr>
          <w:tab/>
        </w:r>
        <w:r>
          <w:rPr>
            <w:noProof/>
            <w:webHidden/>
          </w:rPr>
          <w:fldChar w:fldCharType="begin"/>
        </w:r>
        <w:r>
          <w:rPr>
            <w:noProof/>
            <w:webHidden/>
          </w:rPr>
          <w:instrText xml:space="preserve"> PAGEREF _Toc458065799 \h </w:instrText>
        </w:r>
        <w:r>
          <w:rPr>
            <w:noProof/>
            <w:webHidden/>
          </w:rPr>
        </w:r>
        <w:r>
          <w:rPr>
            <w:noProof/>
            <w:webHidden/>
          </w:rPr>
          <w:fldChar w:fldCharType="separate"/>
        </w:r>
        <w:r>
          <w:rPr>
            <w:noProof/>
            <w:webHidden/>
          </w:rPr>
          <w:t>208</w:t>
        </w:r>
        <w:r>
          <w:rPr>
            <w:noProof/>
            <w:webHidden/>
          </w:rPr>
          <w:fldChar w:fldCharType="end"/>
        </w:r>
      </w:hyperlink>
    </w:p>
    <w:p w14:paraId="5E7E15A7"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800" w:history="1">
        <w:r w:rsidRPr="00013902">
          <w:rPr>
            <w:rStyle w:val="Lienhypertexte"/>
            <w:noProof/>
            <w:lang w:val="en-CA" w:bidi="x-none"/>
          </w:rPr>
          <w:t>9.2.2</w:t>
        </w:r>
        <w:r>
          <w:rPr>
            <w:rFonts w:asciiTheme="minorHAnsi" w:eastAsiaTheme="minorEastAsia" w:hAnsiTheme="minorHAnsi" w:cstheme="minorBidi"/>
            <w:noProof/>
            <w:sz w:val="22"/>
            <w:szCs w:val="22"/>
            <w:lang w:val="en-CA" w:eastAsia="en-CA"/>
          </w:rPr>
          <w:tab/>
        </w:r>
        <w:r w:rsidRPr="00013902">
          <w:rPr>
            <w:rStyle w:val="Lienhypertexte"/>
            <w:noProof/>
            <w:lang w:val="en-CA"/>
          </w:rPr>
          <w:t>CodeList</w:t>
        </w:r>
        <w:r>
          <w:rPr>
            <w:noProof/>
            <w:webHidden/>
          </w:rPr>
          <w:tab/>
        </w:r>
        <w:r>
          <w:rPr>
            <w:noProof/>
            <w:webHidden/>
          </w:rPr>
          <w:fldChar w:fldCharType="begin"/>
        </w:r>
        <w:r>
          <w:rPr>
            <w:noProof/>
            <w:webHidden/>
          </w:rPr>
          <w:instrText xml:space="preserve"> PAGEREF _Toc458065800 \h </w:instrText>
        </w:r>
        <w:r>
          <w:rPr>
            <w:noProof/>
            <w:webHidden/>
          </w:rPr>
        </w:r>
        <w:r>
          <w:rPr>
            <w:noProof/>
            <w:webHidden/>
          </w:rPr>
          <w:fldChar w:fldCharType="separate"/>
        </w:r>
        <w:r>
          <w:rPr>
            <w:noProof/>
            <w:webHidden/>
          </w:rPr>
          <w:t>208</w:t>
        </w:r>
        <w:r>
          <w:rPr>
            <w:noProof/>
            <w:webHidden/>
          </w:rPr>
          <w:fldChar w:fldCharType="end"/>
        </w:r>
      </w:hyperlink>
    </w:p>
    <w:p w14:paraId="26118A6D"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801" w:history="1">
        <w:r w:rsidRPr="00013902">
          <w:rPr>
            <w:rStyle w:val="Lienhypertexte"/>
            <w:noProof/>
            <w:lang w:val="en-CA" w:bidi="x-none"/>
          </w:rPr>
          <w:t>9.2.3</w:t>
        </w:r>
        <w:r>
          <w:rPr>
            <w:rFonts w:asciiTheme="minorHAnsi" w:eastAsiaTheme="minorEastAsia" w:hAnsiTheme="minorHAnsi" w:cstheme="minorBidi"/>
            <w:noProof/>
            <w:sz w:val="22"/>
            <w:szCs w:val="22"/>
            <w:lang w:val="en-CA" w:eastAsia="en-CA"/>
          </w:rPr>
          <w:tab/>
        </w:r>
        <w:r w:rsidRPr="00013902">
          <w:rPr>
            <w:rStyle w:val="Lienhypertexte"/>
            <w:noProof/>
            <w:lang w:val="en-CA"/>
          </w:rPr>
          <w:t>Identifiers</w:t>
        </w:r>
        <w:r>
          <w:rPr>
            <w:noProof/>
            <w:webHidden/>
          </w:rPr>
          <w:tab/>
        </w:r>
        <w:r>
          <w:rPr>
            <w:noProof/>
            <w:webHidden/>
          </w:rPr>
          <w:fldChar w:fldCharType="begin"/>
        </w:r>
        <w:r>
          <w:rPr>
            <w:noProof/>
            <w:webHidden/>
          </w:rPr>
          <w:instrText xml:space="preserve"> PAGEREF _Toc458065801 \h </w:instrText>
        </w:r>
        <w:r>
          <w:rPr>
            <w:noProof/>
            <w:webHidden/>
          </w:rPr>
        </w:r>
        <w:r>
          <w:rPr>
            <w:noProof/>
            <w:webHidden/>
          </w:rPr>
          <w:fldChar w:fldCharType="separate"/>
        </w:r>
        <w:r>
          <w:rPr>
            <w:noProof/>
            <w:webHidden/>
          </w:rPr>
          <w:t>209</w:t>
        </w:r>
        <w:r>
          <w:rPr>
            <w:noProof/>
            <w:webHidden/>
          </w:rPr>
          <w:fldChar w:fldCharType="end"/>
        </w:r>
      </w:hyperlink>
    </w:p>
    <w:p w14:paraId="09F83A83"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802" w:history="1">
        <w:r w:rsidRPr="00013902">
          <w:rPr>
            <w:rStyle w:val="Lienhypertexte"/>
            <w:noProof/>
            <w:lang w:val="en-CA" w:bidi="x-none"/>
          </w:rPr>
          <w:t>9.2.4</w:t>
        </w:r>
        <w:r>
          <w:rPr>
            <w:rFonts w:asciiTheme="minorHAnsi" w:eastAsiaTheme="minorEastAsia" w:hAnsiTheme="minorHAnsi" w:cstheme="minorBidi"/>
            <w:noProof/>
            <w:sz w:val="22"/>
            <w:szCs w:val="22"/>
            <w:lang w:val="en-CA" w:eastAsia="en-CA"/>
          </w:rPr>
          <w:tab/>
        </w:r>
        <w:r w:rsidRPr="00013902">
          <w:rPr>
            <w:rStyle w:val="Lienhypertexte"/>
            <w:noProof/>
            <w:lang w:val="en-CA"/>
          </w:rPr>
          <w:t>Nillables or Voidables</w:t>
        </w:r>
        <w:r>
          <w:rPr>
            <w:noProof/>
            <w:webHidden/>
          </w:rPr>
          <w:tab/>
        </w:r>
        <w:r>
          <w:rPr>
            <w:noProof/>
            <w:webHidden/>
          </w:rPr>
          <w:fldChar w:fldCharType="begin"/>
        </w:r>
        <w:r>
          <w:rPr>
            <w:noProof/>
            <w:webHidden/>
          </w:rPr>
          <w:instrText xml:space="preserve"> PAGEREF _Toc458065802 \h </w:instrText>
        </w:r>
        <w:r>
          <w:rPr>
            <w:noProof/>
            <w:webHidden/>
          </w:rPr>
        </w:r>
        <w:r>
          <w:rPr>
            <w:noProof/>
            <w:webHidden/>
          </w:rPr>
          <w:fldChar w:fldCharType="separate"/>
        </w:r>
        <w:r>
          <w:rPr>
            <w:noProof/>
            <w:webHidden/>
          </w:rPr>
          <w:t>210</w:t>
        </w:r>
        <w:r>
          <w:rPr>
            <w:noProof/>
            <w:webHidden/>
          </w:rPr>
          <w:fldChar w:fldCharType="end"/>
        </w:r>
      </w:hyperlink>
    </w:p>
    <w:p w14:paraId="12E96EF0"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803" w:history="1">
        <w:r w:rsidRPr="00013902">
          <w:rPr>
            <w:rStyle w:val="Lienhypertexte"/>
            <w:noProof/>
            <w:lang w:val="en-CA" w:bidi="x-none"/>
          </w:rPr>
          <w:t>9.2.5</w:t>
        </w:r>
        <w:r>
          <w:rPr>
            <w:rFonts w:asciiTheme="minorHAnsi" w:eastAsiaTheme="minorEastAsia" w:hAnsiTheme="minorHAnsi" w:cstheme="minorBidi"/>
            <w:noProof/>
            <w:sz w:val="22"/>
            <w:szCs w:val="22"/>
            <w:lang w:val="en-CA" w:eastAsia="en-CA"/>
          </w:rPr>
          <w:tab/>
        </w:r>
        <w:r w:rsidRPr="00013902">
          <w:rPr>
            <w:rStyle w:val="Lienhypertexte"/>
            <w:noProof/>
            <w:lang w:val="en-CA"/>
          </w:rPr>
          <w:t>Date encoding</w:t>
        </w:r>
        <w:r>
          <w:rPr>
            <w:noProof/>
            <w:webHidden/>
          </w:rPr>
          <w:tab/>
        </w:r>
        <w:r>
          <w:rPr>
            <w:noProof/>
            <w:webHidden/>
          </w:rPr>
          <w:fldChar w:fldCharType="begin"/>
        </w:r>
        <w:r>
          <w:rPr>
            <w:noProof/>
            <w:webHidden/>
          </w:rPr>
          <w:instrText xml:space="preserve"> PAGEREF _Toc458065803 \h </w:instrText>
        </w:r>
        <w:r>
          <w:rPr>
            <w:noProof/>
            <w:webHidden/>
          </w:rPr>
        </w:r>
        <w:r>
          <w:rPr>
            <w:noProof/>
            <w:webHidden/>
          </w:rPr>
          <w:fldChar w:fldCharType="separate"/>
        </w:r>
        <w:r>
          <w:rPr>
            <w:noProof/>
            <w:webHidden/>
          </w:rPr>
          <w:t>210</w:t>
        </w:r>
        <w:r>
          <w:rPr>
            <w:noProof/>
            <w:webHidden/>
          </w:rPr>
          <w:fldChar w:fldCharType="end"/>
        </w:r>
      </w:hyperlink>
    </w:p>
    <w:p w14:paraId="20519B45"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804" w:history="1">
        <w:r w:rsidRPr="00013902">
          <w:rPr>
            <w:rStyle w:val="Lienhypertexte"/>
            <w:noProof/>
            <w:lang w:val="en-CA"/>
          </w:rPr>
          <w:t>9.3</w:t>
        </w:r>
        <w:r>
          <w:rPr>
            <w:rFonts w:asciiTheme="minorHAnsi" w:eastAsiaTheme="minorEastAsia" w:hAnsiTheme="minorHAnsi" w:cstheme="minorBidi"/>
            <w:noProof/>
            <w:sz w:val="22"/>
            <w:szCs w:val="22"/>
            <w:lang w:val="en-CA" w:eastAsia="en-CA"/>
          </w:rPr>
          <w:tab/>
        </w:r>
        <w:r w:rsidRPr="00013902">
          <w:rPr>
            <w:rStyle w:val="Lienhypertexte"/>
            <w:noProof/>
            <w:lang w:val="en-CA"/>
          </w:rPr>
          <w:t xml:space="preserve">GeoSciML Basic XML Requirements Class </w:t>
        </w:r>
        <w:r w:rsidRPr="00013902">
          <w:rPr>
            <w:rStyle w:val="Lienhypertexte"/>
            <w:noProof/>
          </w:rPr>
          <w:t>(Normative)</w:t>
        </w:r>
        <w:r>
          <w:rPr>
            <w:noProof/>
            <w:webHidden/>
          </w:rPr>
          <w:tab/>
        </w:r>
        <w:r>
          <w:rPr>
            <w:noProof/>
            <w:webHidden/>
          </w:rPr>
          <w:fldChar w:fldCharType="begin"/>
        </w:r>
        <w:r>
          <w:rPr>
            <w:noProof/>
            <w:webHidden/>
          </w:rPr>
          <w:instrText xml:space="preserve"> PAGEREF _Toc458065804 \h </w:instrText>
        </w:r>
        <w:r>
          <w:rPr>
            <w:noProof/>
            <w:webHidden/>
          </w:rPr>
        </w:r>
        <w:r>
          <w:rPr>
            <w:noProof/>
            <w:webHidden/>
          </w:rPr>
          <w:fldChar w:fldCharType="separate"/>
        </w:r>
        <w:r>
          <w:rPr>
            <w:noProof/>
            <w:webHidden/>
          </w:rPr>
          <w:t>211</w:t>
        </w:r>
        <w:r>
          <w:rPr>
            <w:noProof/>
            <w:webHidden/>
          </w:rPr>
          <w:fldChar w:fldCharType="end"/>
        </w:r>
      </w:hyperlink>
    </w:p>
    <w:p w14:paraId="75BE74BD" w14:textId="77777777" w:rsidR="007C615B" w:rsidRDefault="007C615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065805" w:history="1">
        <w:r w:rsidRPr="00013902">
          <w:rPr>
            <w:rStyle w:val="Lienhypertexte"/>
            <w:noProof/>
            <w:lang w:bidi="x-none"/>
          </w:rPr>
          <w:t>9.3.1</w:t>
        </w:r>
        <w:r>
          <w:rPr>
            <w:rFonts w:asciiTheme="minorHAnsi" w:eastAsiaTheme="minorEastAsia" w:hAnsiTheme="minorHAnsi" w:cstheme="minorBidi"/>
            <w:noProof/>
            <w:sz w:val="22"/>
            <w:szCs w:val="22"/>
            <w:lang w:val="en-CA" w:eastAsia="en-CA"/>
          </w:rPr>
          <w:tab/>
        </w:r>
        <w:r w:rsidRPr="00013902">
          <w:rPr>
            <w:rStyle w:val="Lienhypertexte"/>
            <w:noProof/>
          </w:rPr>
          <w:t>relatedFeature</w:t>
        </w:r>
        <w:r>
          <w:rPr>
            <w:noProof/>
            <w:webHidden/>
          </w:rPr>
          <w:tab/>
        </w:r>
        <w:r>
          <w:rPr>
            <w:noProof/>
            <w:webHidden/>
          </w:rPr>
          <w:fldChar w:fldCharType="begin"/>
        </w:r>
        <w:r>
          <w:rPr>
            <w:noProof/>
            <w:webHidden/>
          </w:rPr>
          <w:instrText xml:space="preserve"> PAGEREF _Toc458065805 \h </w:instrText>
        </w:r>
        <w:r>
          <w:rPr>
            <w:noProof/>
            <w:webHidden/>
          </w:rPr>
        </w:r>
        <w:r>
          <w:rPr>
            <w:noProof/>
            <w:webHidden/>
          </w:rPr>
          <w:fldChar w:fldCharType="separate"/>
        </w:r>
        <w:r>
          <w:rPr>
            <w:noProof/>
            <w:webHidden/>
          </w:rPr>
          <w:t>212</w:t>
        </w:r>
        <w:r>
          <w:rPr>
            <w:noProof/>
            <w:webHidden/>
          </w:rPr>
          <w:fldChar w:fldCharType="end"/>
        </w:r>
      </w:hyperlink>
    </w:p>
    <w:p w14:paraId="26916C39"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806" w:history="1">
        <w:r w:rsidRPr="00013902">
          <w:rPr>
            <w:rStyle w:val="Lienhypertexte"/>
            <w:noProof/>
            <w:lang w:val="en-CA"/>
          </w:rPr>
          <w:t>9.4</w:t>
        </w:r>
        <w:r>
          <w:rPr>
            <w:rFonts w:asciiTheme="minorHAnsi" w:eastAsiaTheme="minorEastAsia" w:hAnsiTheme="minorHAnsi" w:cstheme="minorBidi"/>
            <w:noProof/>
            <w:sz w:val="22"/>
            <w:szCs w:val="22"/>
            <w:lang w:val="en-CA" w:eastAsia="en-CA"/>
          </w:rPr>
          <w:tab/>
        </w:r>
        <w:r w:rsidRPr="00013902">
          <w:rPr>
            <w:rStyle w:val="Lienhypertexte"/>
            <w:noProof/>
            <w:lang w:val="en-CA"/>
          </w:rPr>
          <w:t xml:space="preserve">GeoSciML Extension XML Requirements Class </w:t>
        </w:r>
        <w:r w:rsidRPr="00013902">
          <w:rPr>
            <w:rStyle w:val="Lienhypertexte"/>
            <w:noProof/>
          </w:rPr>
          <w:t>(Normative)</w:t>
        </w:r>
        <w:r>
          <w:rPr>
            <w:noProof/>
            <w:webHidden/>
          </w:rPr>
          <w:tab/>
        </w:r>
        <w:r>
          <w:rPr>
            <w:noProof/>
            <w:webHidden/>
          </w:rPr>
          <w:fldChar w:fldCharType="begin"/>
        </w:r>
        <w:r>
          <w:rPr>
            <w:noProof/>
            <w:webHidden/>
          </w:rPr>
          <w:instrText xml:space="preserve"> PAGEREF _Toc458065806 \h </w:instrText>
        </w:r>
        <w:r>
          <w:rPr>
            <w:noProof/>
            <w:webHidden/>
          </w:rPr>
        </w:r>
        <w:r>
          <w:rPr>
            <w:noProof/>
            <w:webHidden/>
          </w:rPr>
          <w:fldChar w:fldCharType="separate"/>
        </w:r>
        <w:r>
          <w:rPr>
            <w:noProof/>
            <w:webHidden/>
          </w:rPr>
          <w:t>212</w:t>
        </w:r>
        <w:r>
          <w:rPr>
            <w:noProof/>
            <w:webHidden/>
          </w:rPr>
          <w:fldChar w:fldCharType="end"/>
        </w:r>
      </w:hyperlink>
    </w:p>
    <w:p w14:paraId="33F1A066"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807" w:history="1">
        <w:r w:rsidRPr="00013902">
          <w:rPr>
            <w:rStyle w:val="Lienhypertexte"/>
            <w:noProof/>
            <w:lang w:val="en-CA"/>
          </w:rPr>
          <w:t>9.5</w:t>
        </w:r>
        <w:r>
          <w:rPr>
            <w:rFonts w:asciiTheme="minorHAnsi" w:eastAsiaTheme="minorEastAsia" w:hAnsiTheme="minorHAnsi" w:cstheme="minorBidi"/>
            <w:noProof/>
            <w:sz w:val="22"/>
            <w:szCs w:val="22"/>
            <w:lang w:val="en-CA" w:eastAsia="en-CA"/>
          </w:rPr>
          <w:tab/>
        </w:r>
        <w:r w:rsidRPr="00013902">
          <w:rPr>
            <w:rStyle w:val="Lienhypertexte"/>
            <w:noProof/>
            <w:lang w:val="en-CA"/>
          </w:rPr>
          <w:t xml:space="preserve">GeoSciML Geologic Time XML Requirements Class </w:t>
        </w:r>
        <w:r w:rsidRPr="00013902">
          <w:rPr>
            <w:rStyle w:val="Lienhypertexte"/>
            <w:noProof/>
          </w:rPr>
          <w:t>(Normative)</w:t>
        </w:r>
        <w:r>
          <w:rPr>
            <w:noProof/>
            <w:webHidden/>
          </w:rPr>
          <w:tab/>
        </w:r>
        <w:r>
          <w:rPr>
            <w:noProof/>
            <w:webHidden/>
          </w:rPr>
          <w:fldChar w:fldCharType="begin"/>
        </w:r>
        <w:r>
          <w:rPr>
            <w:noProof/>
            <w:webHidden/>
          </w:rPr>
          <w:instrText xml:space="preserve"> PAGEREF _Toc458065807 \h </w:instrText>
        </w:r>
        <w:r>
          <w:rPr>
            <w:noProof/>
            <w:webHidden/>
          </w:rPr>
        </w:r>
        <w:r>
          <w:rPr>
            <w:noProof/>
            <w:webHidden/>
          </w:rPr>
          <w:fldChar w:fldCharType="separate"/>
        </w:r>
        <w:r>
          <w:rPr>
            <w:noProof/>
            <w:webHidden/>
          </w:rPr>
          <w:t>213</w:t>
        </w:r>
        <w:r>
          <w:rPr>
            <w:noProof/>
            <w:webHidden/>
          </w:rPr>
          <w:fldChar w:fldCharType="end"/>
        </w:r>
      </w:hyperlink>
    </w:p>
    <w:p w14:paraId="57A32CCA"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808" w:history="1">
        <w:r w:rsidRPr="00013902">
          <w:rPr>
            <w:rStyle w:val="Lienhypertexte"/>
            <w:noProof/>
            <w:lang w:val="en-CA"/>
          </w:rPr>
          <w:t>9.6</w:t>
        </w:r>
        <w:r>
          <w:rPr>
            <w:rFonts w:asciiTheme="minorHAnsi" w:eastAsiaTheme="minorEastAsia" w:hAnsiTheme="minorHAnsi" w:cstheme="minorBidi"/>
            <w:noProof/>
            <w:sz w:val="22"/>
            <w:szCs w:val="22"/>
            <w:lang w:val="en-CA" w:eastAsia="en-CA"/>
          </w:rPr>
          <w:tab/>
        </w:r>
        <w:r w:rsidRPr="00013902">
          <w:rPr>
            <w:rStyle w:val="Lienhypertexte"/>
            <w:noProof/>
            <w:lang w:val="en-CA"/>
          </w:rPr>
          <w:t xml:space="preserve">GeoSciML Borehole XML Requirements Class </w:t>
        </w:r>
        <w:r w:rsidRPr="00013902">
          <w:rPr>
            <w:rStyle w:val="Lienhypertexte"/>
            <w:noProof/>
          </w:rPr>
          <w:t>(Normative)</w:t>
        </w:r>
        <w:r>
          <w:rPr>
            <w:noProof/>
            <w:webHidden/>
          </w:rPr>
          <w:tab/>
        </w:r>
        <w:r>
          <w:rPr>
            <w:noProof/>
            <w:webHidden/>
          </w:rPr>
          <w:fldChar w:fldCharType="begin"/>
        </w:r>
        <w:r>
          <w:rPr>
            <w:noProof/>
            <w:webHidden/>
          </w:rPr>
          <w:instrText xml:space="preserve"> PAGEREF _Toc458065808 \h </w:instrText>
        </w:r>
        <w:r>
          <w:rPr>
            <w:noProof/>
            <w:webHidden/>
          </w:rPr>
        </w:r>
        <w:r>
          <w:rPr>
            <w:noProof/>
            <w:webHidden/>
          </w:rPr>
          <w:fldChar w:fldCharType="separate"/>
        </w:r>
        <w:r>
          <w:rPr>
            <w:noProof/>
            <w:webHidden/>
          </w:rPr>
          <w:t>214</w:t>
        </w:r>
        <w:r>
          <w:rPr>
            <w:noProof/>
            <w:webHidden/>
          </w:rPr>
          <w:fldChar w:fldCharType="end"/>
        </w:r>
      </w:hyperlink>
    </w:p>
    <w:p w14:paraId="29FA2304"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809" w:history="1">
        <w:r w:rsidRPr="00013902">
          <w:rPr>
            <w:rStyle w:val="Lienhypertexte"/>
            <w:noProof/>
            <w:lang w:val="en-CA"/>
          </w:rPr>
          <w:t>9.7</w:t>
        </w:r>
        <w:r>
          <w:rPr>
            <w:rFonts w:asciiTheme="minorHAnsi" w:eastAsiaTheme="minorEastAsia" w:hAnsiTheme="minorHAnsi" w:cstheme="minorBidi"/>
            <w:noProof/>
            <w:sz w:val="22"/>
            <w:szCs w:val="22"/>
            <w:lang w:val="en-CA" w:eastAsia="en-CA"/>
          </w:rPr>
          <w:tab/>
        </w:r>
        <w:r w:rsidRPr="00013902">
          <w:rPr>
            <w:rStyle w:val="Lienhypertexte"/>
            <w:noProof/>
            <w:lang w:val="en-CA"/>
          </w:rPr>
          <w:t xml:space="preserve">GeoSciML Laboratory XML Analysis Requirements Class </w:t>
        </w:r>
        <w:r w:rsidRPr="00013902">
          <w:rPr>
            <w:rStyle w:val="Lienhypertexte"/>
            <w:noProof/>
          </w:rPr>
          <w:t>(Normative)</w:t>
        </w:r>
        <w:r>
          <w:rPr>
            <w:noProof/>
            <w:webHidden/>
          </w:rPr>
          <w:tab/>
        </w:r>
        <w:r>
          <w:rPr>
            <w:noProof/>
            <w:webHidden/>
          </w:rPr>
          <w:fldChar w:fldCharType="begin"/>
        </w:r>
        <w:r>
          <w:rPr>
            <w:noProof/>
            <w:webHidden/>
          </w:rPr>
          <w:instrText xml:space="preserve"> PAGEREF _Toc458065809 \h </w:instrText>
        </w:r>
        <w:r>
          <w:rPr>
            <w:noProof/>
            <w:webHidden/>
          </w:rPr>
        </w:r>
        <w:r>
          <w:rPr>
            <w:noProof/>
            <w:webHidden/>
          </w:rPr>
          <w:fldChar w:fldCharType="separate"/>
        </w:r>
        <w:r>
          <w:rPr>
            <w:noProof/>
            <w:webHidden/>
          </w:rPr>
          <w:t>214</w:t>
        </w:r>
        <w:r>
          <w:rPr>
            <w:noProof/>
            <w:webHidden/>
          </w:rPr>
          <w:fldChar w:fldCharType="end"/>
        </w:r>
      </w:hyperlink>
    </w:p>
    <w:p w14:paraId="7C1E1DED"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810" w:history="1">
        <w:r w:rsidRPr="00013902">
          <w:rPr>
            <w:rStyle w:val="Lienhypertexte"/>
            <w:noProof/>
            <w:lang w:val="en-CA"/>
          </w:rPr>
          <w:t>9.8</w:t>
        </w:r>
        <w:r>
          <w:rPr>
            <w:rFonts w:asciiTheme="minorHAnsi" w:eastAsiaTheme="minorEastAsia" w:hAnsiTheme="minorHAnsi" w:cstheme="minorBidi"/>
            <w:noProof/>
            <w:sz w:val="22"/>
            <w:szCs w:val="22"/>
            <w:lang w:val="en-CA" w:eastAsia="en-CA"/>
          </w:rPr>
          <w:tab/>
        </w:r>
        <w:r w:rsidRPr="00013902">
          <w:rPr>
            <w:rStyle w:val="Lienhypertexte"/>
            <w:noProof/>
            <w:lang w:val="en-CA"/>
          </w:rPr>
          <w:t>Abstract GeoSciML lite XML Requirements Class (Normative)</w:t>
        </w:r>
        <w:r>
          <w:rPr>
            <w:noProof/>
            <w:webHidden/>
          </w:rPr>
          <w:tab/>
        </w:r>
        <w:r>
          <w:rPr>
            <w:noProof/>
            <w:webHidden/>
          </w:rPr>
          <w:fldChar w:fldCharType="begin"/>
        </w:r>
        <w:r>
          <w:rPr>
            <w:noProof/>
            <w:webHidden/>
          </w:rPr>
          <w:instrText xml:space="preserve"> PAGEREF _Toc458065810 \h </w:instrText>
        </w:r>
        <w:r>
          <w:rPr>
            <w:noProof/>
            <w:webHidden/>
          </w:rPr>
        </w:r>
        <w:r>
          <w:rPr>
            <w:noProof/>
            <w:webHidden/>
          </w:rPr>
          <w:fldChar w:fldCharType="separate"/>
        </w:r>
        <w:r>
          <w:rPr>
            <w:noProof/>
            <w:webHidden/>
          </w:rPr>
          <w:t>216</w:t>
        </w:r>
        <w:r>
          <w:rPr>
            <w:noProof/>
            <w:webHidden/>
          </w:rPr>
          <w:fldChar w:fldCharType="end"/>
        </w:r>
      </w:hyperlink>
    </w:p>
    <w:p w14:paraId="2A6F0642"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811" w:history="1">
        <w:r w:rsidRPr="00013902">
          <w:rPr>
            <w:rStyle w:val="Lienhypertexte"/>
            <w:noProof/>
          </w:rPr>
          <w:t>9.9</w:t>
        </w:r>
        <w:r>
          <w:rPr>
            <w:rFonts w:asciiTheme="minorHAnsi" w:eastAsiaTheme="minorEastAsia" w:hAnsiTheme="minorHAnsi" w:cstheme="minorBidi"/>
            <w:noProof/>
            <w:sz w:val="22"/>
            <w:szCs w:val="22"/>
            <w:lang w:val="en-CA" w:eastAsia="en-CA"/>
          </w:rPr>
          <w:tab/>
        </w:r>
        <w:r w:rsidRPr="00013902">
          <w:rPr>
            <w:rStyle w:val="Lienhypertexte"/>
            <w:noProof/>
          </w:rPr>
          <w:t>GeoSciML Lite GML 3.1 profile (Normative)</w:t>
        </w:r>
        <w:r>
          <w:rPr>
            <w:noProof/>
            <w:webHidden/>
          </w:rPr>
          <w:tab/>
        </w:r>
        <w:r>
          <w:rPr>
            <w:noProof/>
            <w:webHidden/>
          </w:rPr>
          <w:fldChar w:fldCharType="begin"/>
        </w:r>
        <w:r>
          <w:rPr>
            <w:noProof/>
            <w:webHidden/>
          </w:rPr>
          <w:instrText xml:space="preserve"> PAGEREF _Toc458065811 \h </w:instrText>
        </w:r>
        <w:r>
          <w:rPr>
            <w:noProof/>
            <w:webHidden/>
          </w:rPr>
        </w:r>
        <w:r>
          <w:rPr>
            <w:noProof/>
            <w:webHidden/>
          </w:rPr>
          <w:fldChar w:fldCharType="separate"/>
        </w:r>
        <w:r>
          <w:rPr>
            <w:noProof/>
            <w:webHidden/>
          </w:rPr>
          <w:t>218</w:t>
        </w:r>
        <w:r>
          <w:rPr>
            <w:noProof/>
            <w:webHidden/>
          </w:rPr>
          <w:fldChar w:fldCharType="end"/>
        </w:r>
      </w:hyperlink>
    </w:p>
    <w:p w14:paraId="004FE0E1" w14:textId="77777777" w:rsidR="007C615B" w:rsidRDefault="007C615B">
      <w:pPr>
        <w:pStyle w:val="TM1"/>
        <w:tabs>
          <w:tab w:val="left" w:pos="660"/>
          <w:tab w:val="right" w:leader="dot" w:pos="8630"/>
        </w:tabs>
        <w:rPr>
          <w:rFonts w:asciiTheme="minorHAnsi" w:eastAsiaTheme="minorEastAsia" w:hAnsiTheme="minorHAnsi" w:cstheme="minorBidi"/>
          <w:noProof/>
          <w:sz w:val="22"/>
          <w:szCs w:val="22"/>
          <w:lang w:val="en-CA" w:eastAsia="en-CA"/>
        </w:rPr>
      </w:pPr>
      <w:hyperlink w:anchor="_Toc458065812" w:history="1">
        <w:r w:rsidRPr="00013902">
          <w:rPr>
            <w:rStyle w:val="Lienhypertexte"/>
            <w:noProof/>
            <w:lang w:val="en-CA"/>
          </w:rPr>
          <w:t>10.</w:t>
        </w:r>
        <w:r>
          <w:rPr>
            <w:rFonts w:asciiTheme="minorHAnsi" w:eastAsiaTheme="minorEastAsia" w:hAnsiTheme="minorHAnsi" w:cstheme="minorBidi"/>
            <w:noProof/>
            <w:sz w:val="22"/>
            <w:szCs w:val="22"/>
            <w:lang w:val="en-CA" w:eastAsia="en-CA"/>
          </w:rPr>
          <w:tab/>
        </w:r>
        <w:r w:rsidRPr="00013902">
          <w:rPr>
            <w:rStyle w:val="Lienhypertexte"/>
            <w:noProof/>
            <w:lang w:val="en-CA"/>
          </w:rPr>
          <w:t>Media Types for any data encoding(s)</w:t>
        </w:r>
        <w:r>
          <w:rPr>
            <w:noProof/>
            <w:webHidden/>
          </w:rPr>
          <w:tab/>
        </w:r>
        <w:r>
          <w:rPr>
            <w:noProof/>
            <w:webHidden/>
          </w:rPr>
          <w:fldChar w:fldCharType="begin"/>
        </w:r>
        <w:r>
          <w:rPr>
            <w:noProof/>
            <w:webHidden/>
          </w:rPr>
          <w:instrText xml:space="preserve"> PAGEREF _Toc458065812 \h </w:instrText>
        </w:r>
        <w:r>
          <w:rPr>
            <w:noProof/>
            <w:webHidden/>
          </w:rPr>
        </w:r>
        <w:r>
          <w:rPr>
            <w:noProof/>
            <w:webHidden/>
          </w:rPr>
          <w:fldChar w:fldCharType="separate"/>
        </w:r>
        <w:r>
          <w:rPr>
            <w:noProof/>
            <w:webHidden/>
          </w:rPr>
          <w:t>219</w:t>
        </w:r>
        <w:r>
          <w:rPr>
            <w:noProof/>
            <w:webHidden/>
          </w:rPr>
          <w:fldChar w:fldCharType="end"/>
        </w:r>
      </w:hyperlink>
    </w:p>
    <w:p w14:paraId="1372D57B" w14:textId="77777777" w:rsidR="007C615B" w:rsidRDefault="007C615B">
      <w:pPr>
        <w:pStyle w:val="TM1"/>
        <w:tabs>
          <w:tab w:val="left" w:pos="660"/>
          <w:tab w:val="right" w:leader="dot" w:pos="8630"/>
        </w:tabs>
        <w:rPr>
          <w:rFonts w:asciiTheme="minorHAnsi" w:eastAsiaTheme="minorEastAsia" w:hAnsiTheme="minorHAnsi" w:cstheme="minorBidi"/>
          <w:noProof/>
          <w:sz w:val="22"/>
          <w:szCs w:val="22"/>
          <w:lang w:val="en-CA" w:eastAsia="en-CA"/>
        </w:rPr>
      </w:pPr>
      <w:hyperlink w:anchor="_Toc458065813" w:history="1">
        <w:r w:rsidRPr="00013902">
          <w:rPr>
            <w:rStyle w:val="Lienhypertexte"/>
            <w:noProof/>
            <w:lang w:val="en-CA"/>
          </w:rPr>
          <w:t>11.</w:t>
        </w:r>
        <w:r>
          <w:rPr>
            <w:rFonts w:asciiTheme="minorHAnsi" w:eastAsiaTheme="minorEastAsia" w:hAnsiTheme="minorHAnsi" w:cstheme="minorBidi"/>
            <w:noProof/>
            <w:sz w:val="22"/>
            <w:szCs w:val="22"/>
            <w:lang w:val="en-CA" w:eastAsia="en-CA"/>
          </w:rPr>
          <w:tab/>
        </w:r>
        <w:r w:rsidRPr="00013902">
          <w:rPr>
            <w:rStyle w:val="Lienhypertexte"/>
            <w:noProof/>
            <w:lang w:val="en-CA"/>
          </w:rPr>
          <w:t>Abbreviations and Acronyms</w:t>
        </w:r>
        <w:r>
          <w:rPr>
            <w:noProof/>
            <w:webHidden/>
          </w:rPr>
          <w:tab/>
        </w:r>
        <w:r>
          <w:rPr>
            <w:noProof/>
            <w:webHidden/>
          </w:rPr>
          <w:fldChar w:fldCharType="begin"/>
        </w:r>
        <w:r>
          <w:rPr>
            <w:noProof/>
            <w:webHidden/>
          </w:rPr>
          <w:instrText xml:space="preserve"> PAGEREF _Toc458065813 \h </w:instrText>
        </w:r>
        <w:r>
          <w:rPr>
            <w:noProof/>
            <w:webHidden/>
          </w:rPr>
        </w:r>
        <w:r>
          <w:rPr>
            <w:noProof/>
            <w:webHidden/>
          </w:rPr>
          <w:fldChar w:fldCharType="separate"/>
        </w:r>
        <w:r>
          <w:rPr>
            <w:noProof/>
            <w:webHidden/>
          </w:rPr>
          <w:t>220</w:t>
        </w:r>
        <w:r>
          <w:rPr>
            <w:noProof/>
            <w:webHidden/>
          </w:rPr>
          <w:fldChar w:fldCharType="end"/>
        </w:r>
      </w:hyperlink>
    </w:p>
    <w:p w14:paraId="37749CF0" w14:textId="77777777" w:rsidR="007C615B" w:rsidRDefault="007C615B">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8065814" w:history="1">
        <w:r w:rsidRPr="00013902">
          <w:rPr>
            <w:rStyle w:val="Lienhypertexte"/>
            <w:noProof/>
          </w:rPr>
          <w:t>Annex A.</w:t>
        </w:r>
        <w:r>
          <w:rPr>
            <w:rFonts w:asciiTheme="minorHAnsi" w:eastAsiaTheme="minorEastAsia" w:hAnsiTheme="minorHAnsi" w:cstheme="minorBidi"/>
            <w:noProof/>
            <w:sz w:val="22"/>
            <w:szCs w:val="22"/>
            <w:lang w:val="en-CA" w:eastAsia="en-CA"/>
          </w:rPr>
          <w:tab/>
        </w:r>
        <w:r w:rsidRPr="00013902">
          <w:rPr>
            <w:rStyle w:val="Lienhypertexte"/>
            <w:noProof/>
          </w:rPr>
          <w:t>Conformance classes</w:t>
        </w:r>
        <w:r>
          <w:rPr>
            <w:noProof/>
            <w:webHidden/>
          </w:rPr>
          <w:tab/>
        </w:r>
        <w:r>
          <w:rPr>
            <w:noProof/>
            <w:webHidden/>
          </w:rPr>
          <w:fldChar w:fldCharType="begin"/>
        </w:r>
        <w:r>
          <w:rPr>
            <w:noProof/>
            <w:webHidden/>
          </w:rPr>
          <w:instrText xml:space="preserve"> PAGEREF _Toc458065814 \h </w:instrText>
        </w:r>
        <w:r>
          <w:rPr>
            <w:noProof/>
            <w:webHidden/>
          </w:rPr>
        </w:r>
        <w:r>
          <w:rPr>
            <w:noProof/>
            <w:webHidden/>
          </w:rPr>
          <w:fldChar w:fldCharType="separate"/>
        </w:r>
        <w:r>
          <w:rPr>
            <w:noProof/>
            <w:webHidden/>
          </w:rPr>
          <w:t>221</w:t>
        </w:r>
        <w:r>
          <w:rPr>
            <w:noProof/>
            <w:webHidden/>
          </w:rPr>
          <w:fldChar w:fldCharType="end"/>
        </w:r>
      </w:hyperlink>
    </w:p>
    <w:p w14:paraId="0FB56F73"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815" w:history="1">
        <w:r w:rsidRPr="00013902">
          <w:rPr>
            <w:rStyle w:val="Lienhypertexte"/>
            <w:noProof/>
          </w:rPr>
          <w:t>A.1.</w:t>
        </w:r>
        <w:r>
          <w:rPr>
            <w:rFonts w:asciiTheme="minorHAnsi" w:eastAsiaTheme="minorEastAsia" w:hAnsiTheme="minorHAnsi" w:cstheme="minorBidi"/>
            <w:noProof/>
            <w:sz w:val="22"/>
            <w:szCs w:val="22"/>
            <w:lang w:val="en-CA" w:eastAsia="en-CA"/>
          </w:rPr>
          <w:tab/>
        </w:r>
        <w:r w:rsidRPr="00013902">
          <w:rPr>
            <w:rStyle w:val="Lienhypertexte"/>
            <w:noProof/>
          </w:rPr>
          <w:t>Conformance class: GeoSciML Conceptual</w:t>
        </w:r>
        <w:r>
          <w:rPr>
            <w:noProof/>
            <w:webHidden/>
          </w:rPr>
          <w:tab/>
        </w:r>
        <w:r>
          <w:rPr>
            <w:noProof/>
            <w:webHidden/>
          </w:rPr>
          <w:fldChar w:fldCharType="begin"/>
        </w:r>
        <w:r>
          <w:rPr>
            <w:noProof/>
            <w:webHidden/>
          </w:rPr>
          <w:instrText xml:space="preserve"> PAGEREF _Toc458065815 \h </w:instrText>
        </w:r>
        <w:r>
          <w:rPr>
            <w:noProof/>
            <w:webHidden/>
          </w:rPr>
        </w:r>
        <w:r>
          <w:rPr>
            <w:noProof/>
            <w:webHidden/>
          </w:rPr>
          <w:fldChar w:fldCharType="separate"/>
        </w:r>
        <w:r>
          <w:rPr>
            <w:noProof/>
            <w:webHidden/>
          </w:rPr>
          <w:t>221</w:t>
        </w:r>
        <w:r>
          <w:rPr>
            <w:noProof/>
            <w:webHidden/>
          </w:rPr>
          <w:fldChar w:fldCharType="end"/>
        </w:r>
      </w:hyperlink>
    </w:p>
    <w:p w14:paraId="3E8146AD"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816" w:history="1">
        <w:r w:rsidRPr="00013902">
          <w:rPr>
            <w:rStyle w:val="Lienhypertexte"/>
            <w:noProof/>
          </w:rPr>
          <w:t>A.2.</w:t>
        </w:r>
        <w:r>
          <w:rPr>
            <w:rFonts w:asciiTheme="minorHAnsi" w:eastAsiaTheme="minorEastAsia" w:hAnsiTheme="minorHAnsi" w:cstheme="minorBidi"/>
            <w:noProof/>
            <w:sz w:val="22"/>
            <w:szCs w:val="22"/>
            <w:lang w:val="en-CA" w:eastAsia="en-CA"/>
          </w:rPr>
          <w:tab/>
        </w:r>
        <w:r w:rsidRPr="00013902">
          <w:rPr>
            <w:rStyle w:val="Lienhypertexte"/>
            <w:noProof/>
          </w:rPr>
          <w:t>Conformance class: GeoSciML Core Abstract</w:t>
        </w:r>
        <w:r>
          <w:rPr>
            <w:noProof/>
            <w:webHidden/>
          </w:rPr>
          <w:tab/>
        </w:r>
        <w:r>
          <w:rPr>
            <w:noProof/>
            <w:webHidden/>
          </w:rPr>
          <w:fldChar w:fldCharType="begin"/>
        </w:r>
        <w:r>
          <w:rPr>
            <w:noProof/>
            <w:webHidden/>
          </w:rPr>
          <w:instrText xml:space="preserve"> PAGEREF _Toc458065816 \h </w:instrText>
        </w:r>
        <w:r>
          <w:rPr>
            <w:noProof/>
            <w:webHidden/>
          </w:rPr>
        </w:r>
        <w:r>
          <w:rPr>
            <w:noProof/>
            <w:webHidden/>
          </w:rPr>
          <w:fldChar w:fldCharType="separate"/>
        </w:r>
        <w:r>
          <w:rPr>
            <w:noProof/>
            <w:webHidden/>
          </w:rPr>
          <w:t>221</w:t>
        </w:r>
        <w:r>
          <w:rPr>
            <w:noProof/>
            <w:webHidden/>
          </w:rPr>
          <w:fldChar w:fldCharType="end"/>
        </w:r>
      </w:hyperlink>
    </w:p>
    <w:p w14:paraId="008121A9"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817" w:history="1">
        <w:r w:rsidRPr="00013902">
          <w:rPr>
            <w:rStyle w:val="Lienhypertexte"/>
            <w:noProof/>
          </w:rPr>
          <w:t>A.3.</w:t>
        </w:r>
        <w:r>
          <w:rPr>
            <w:rFonts w:asciiTheme="minorHAnsi" w:eastAsiaTheme="minorEastAsia" w:hAnsiTheme="minorHAnsi" w:cstheme="minorBidi"/>
            <w:noProof/>
            <w:sz w:val="22"/>
            <w:szCs w:val="22"/>
            <w:lang w:val="en-CA" w:eastAsia="en-CA"/>
          </w:rPr>
          <w:tab/>
        </w:r>
        <w:r w:rsidRPr="00013902">
          <w:rPr>
            <w:rStyle w:val="Lienhypertexte"/>
            <w:noProof/>
          </w:rPr>
          <w:t>Conformance class: GeoSciML Linked Open Data</w:t>
        </w:r>
        <w:r>
          <w:rPr>
            <w:noProof/>
            <w:webHidden/>
          </w:rPr>
          <w:tab/>
        </w:r>
        <w:r>
          <w:rPr>
            <w:noProof/>
            <w:webHidden/>
          </w:rPr>
          <w:fldChar w:fldCharType="begin"/>
        </w:r>
        <w:r>
          <w:rPr>
            <w:noProof/>
            <w:webHidden/>
          </w:rPr>
          <w:instrText xml:space="preserve"> PAGEREF _Toc458065817 \h </w:instrText>
        </w:r>
        <w:r>
          <w:rPr>
            <w:noProof/>
            <w:webHidden/>
          </w:rPr>
        </w:r>
        <w:r>
          <w:rPr>
            <w:noProof/>
            <w:webHidden/>
          </w:rPr>
          <w:fldChar w:fldCharType="separate"/>
        </w:r>
        <w:r>
          <w:rPr>
            <w:noProof/>
            <w:webHidden/>
          </w:rPr>
          <w:t>223</w:t>
        </w:r>
        <w:r>
          <w:rPr>
            <w:noProof/>
            <w:webHidden/>
          </w:rPr>
          <w:fldChar w:fldCharType="end"/>
        </w:r>
      </w:hyperlink>
    </w:p>
    <w:p w14:paraId="74F4F675"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818" w:history="1">
        <w:r w:rsidRPr="00013902">
          <w:rPr>
            <w:rStyle w:val="Lienhypertexte"/>
            <w:noProof/>
          </w:rPr>
          <w:t>A.4.</w:t>
        </w:r>
        <w:r>
          <w:rPr>
            <w:rFonts w:asciiTheme="minorHAnsi" w:eastAsiaTheme="minorEastAsia" w:hAnsiTheme="minorHAnsi" w:cstheme="minorBidi"/>
            <w:noProof/>
            <w:sz w:val="22"/>
            <w:szCs w:val="22"/>
            <w:lang w:val="en-CA" w:eastAsia="en-CA"/>
          </w:rPr>
          <w:tab/>
        </w:r>
        <w:r w:rsidRPr="00013902">
          <w:rPr>
            <w:rStyle w:val="Lienhypertexte"/>
            <w:noProof/>
          </w:rPr>
          <w:t>Conformance class: GeoSciML Basic Logical Model</w:t>
        </w:r>
        <w:r>
          <w:rPr>
            <w:noProof/>
            <w:webHidden/>
          </w:rPr>
          <w:tab/>
        </w:r>
        <w:r>
          <w:rPr>
            <w:noProof/>
            <w:webHidden/>
          </w:rPr>
          <w:fldChar w:fldCharType="begin"/>
        </w:r>
        <w:r>
          <w:rPr>
            <w:noProof/>
            <w:webHidden/>
          </w:rPr>
          <w:instrText xml:space="preserve"> PAGEREF _Toc458065818 \h </w:instrText>
        </w:r>
        <w:r>
          <w:rPr>
            <w:noProof/>
            <w:webHidden/>
          </w:rPr>
        </w:r>
        <w:r>
          <w:rPr>
            <w:noProof/>
            <w:webHidden/>
          </w:rPr>
          <w:fldChar w:fldCharType="separate"/>
        </w:r>
        <w:r>
          <w:rPr>
            <w:noProof/>
            <w:webHidden/>
          </w:rPr>
          <w:t>224</w:t>
        </w:r>
        <w:r>
          <w:rPr>
            <w:noProof/>
            <w:webHidden/>
          </w:rPr>
          <w:fldChar w:fldCharType="end"/>
        </w:r>
      </w:hyperlink>
    </w:p>
    <w:p w14:paraId="749FCAD5"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819" w:history="1">
        <w:r w:rsidRPr="00013902">
          <w:rPr>
            <w:rStyle w:val="Lienhypertexte"/>
            <w:noProof/>
          </w:rPr>
          <w:t>A.5.</w:t>
        </w:r>
        <w:r>
          <w:rPr>
            <w:rFonts w:asciiTheme="minorHAnsi" w:eastAsiaTheme="minorEastAsia" w:hAnsiTheme="minorHAnsi" w:cstheme="minorBidi"/>
            <w:noProof/>
            <w:sz w:val="22"/>
            <w:szCs w:val="22"/>
            <w:lang w:val="en-CA" w:eastAsia="en-CA"/>
          </w:rPr>
          <w:tab/>
        </w:r>
        <w:r w:rsidRPr="00013902">
          <w:rPr>
            <w:rStyle w:val="Lienhypertexte"/>
            <w:noProof/>
          </w:rPr>
          <w:t>Conformance class: GeoSciML Extension Logical Model</w:t>
        </w:r>
        <w:r>
          <w:rPr>
            <w:noProof/>
            <w:webHidden/>
          </w:rPr>
          <w:tab/>
        </w:r>
        <w:r>
          <w:rPr>
            <w:noProof/>
            <w:webHidden/>
          </w:rPr>
          <w:fldChar w:fldCharType="begin"/>
        </w:r>
        <w:r>
          <w:rPr>
            <w:noProof/>
            <w:webHidden/>
          </w:rPr>
          <w:instrText xml:space="preserve"> PAGEREF _Toc458065819 \h </w:instrText>
        </w:r>
        <w:r>
          <w:rPr>
            <w:noProof/>
            <w:webHidden/>
          </w:rPr>
        </w:r>
        <w:r>
          <w:rPr>
            <w:noProof/>
            <w:webHidden/>
          </w:rPr>
          <w:fldChar w:fldCharType="separate"/>
        </w:r>
        <w:r>
          <w:rPr>
            <w:noProof/>
            <w:webHidden/>
          </w:rPr>
          <w:t>226</w:t>
        </w:r>
        <w:r>
          <w:rPr>
            <w:noProof/>
            <w:webHidden/>
          </w:rPr>
          <w:fldChar w:fldCharType="end"/>
        </w:r>
      </w:hyperlink>
    </w:p>
    <w:p w14:paraId="31353B00"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820" w:history="1">
        <w:r w:rsidRPr="00013902">
          <w:rPr>
            <w:rStyle w:val="Lienhypertexte"/>
            <w:noProof/>
          </w:rPr>
          <w:t>A.6.</w:t>
        </w:r>
        <w:r>
          <w:rPr>
            <w:rFonts w:asciiTheme="minorHAnsi" w:eastAsiaTheme="minorEastAsia" w:hAnsiTheme="minorHAnsi" w:cstheme="minorBidi"/>
            <w:noProof/>
            <w:sz w:val="22"/>
            <w:szCs w:val="22"/>
            <w:lang w:val="en-CA" w:eastAsia="en-CA"/>
          </w:rPr>
          <w:tab/>
        </w:r>
        <w:r w:rsidRPr="00013902">
          <w:rPr>
            <w:rStyle w:val="Lienhypertexte"/>
            <w:noProof/>
          </w:rPr>
          <w:t>Conformance class: GeoSciML Time-Scale Logical Model</w:t>
        </w:r>
        <w:r>
          <w:rPr>
            <w:noProof/>
            <w:webHidden/>
          </w:rPr>
          <w:tab/>
        </w:r>
        <w:r>
          <w:rPr>
            <w:noProof/>
            <w:webHidden/>
          </w:rPr>
          <w:fldChar w:fldCharType="begin"/>
        </w:r>
        <w:r>
          <w:rPr>
            <w:noProof/>
            <w:webHidden/>
          </w:rPr>
          <w:instrText xml:space="preserve"> PAGEREF _Toc458065820 \h </w:instrText>
        </w:r>
        <w:r>
          <w:rPr>
            <w:noProof/>
            <w:webHidden/>
          </w:rPr>
        </w:r>
        <w:r>
          <w:rPr>
            <w:noProof/>
            <w:webHidden/>
          </w:rPr>
          <w:fldChar w:fldCharType="separate"/>
        </w:r>
        <w:r>
          <w:rPr>
            <w:noProof/>
            <w:webHidden/>
          </w:rPr>
          <w:t>227</w:t>
        </w:r>
        <w:r>
          <w:rPr>
            <w:noProof/>
            <w:webHidden/>
          </w:rPr>
          <w:fldChar w:fldCharType="end"/>
        </w:r>
      </w:hyperlink>
    </w:p>
    <w:p w14:paraId="62253EF2"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821" w:history="1">
        <w:r w:rsidRPr="00013902">
          <w:rPr>
            <w:rStyle w:val="Lienhypertexte"/>
            <w:noProof/>
          </w:rPr>
          <w:t>A.7.</w:t>
        </w:r>
        <w:r>
          <w:rPr>
            <w:rFonts w:asciiTheme="minorHAnsi" w:eastAsiaTheme="minorEastAsia" w:hAnsiTheme="minorHAnsi" w:cstheme="minorBidi"/>
            <w:noProof/>
            <w:sz w:val="22"/>
            <w:szCs w:val="22"/>
            <w:lang w:val="en-CA" w:eastAsia="en-CA"/>
          </w:rPr>
          <w:tab/>
        </w:r>
        <w:r w:rsidRPr="00013902">
          <w:rPr>
            <w:rStyle w:val="Lienhypertexte"/>
            <w:noProof/>
          </w:rPr>
          <w:t>Conformance class: GeoSciML Borehole Logical Model</w:t>
        </w:r>
        <w:r>
          <w:rPr>
            <w:noProof/>
            <w:webHidden/>
          </w:rPr>
          <w:tab/>
        </w:r>
        <w:r>
          <w:rPr>
            <w:noProof/>
            <w:webHidden/>
          </w:rPr>
          <w:fldChar w:fldCharType="begin"/>
        </w:r>
        <w:r>
          <w:rPr>
            <w:noProof/>
            <w:webHidden/>
          </w:rPr>
          <w:instrText xml:space="preserve"> PAGEREF _Toc458065821 \h </w:instrText>
        </w:r>
        <w:r>
          <w:rPr>
            <w:noProof/>
            <w:webHidden/>
          </w:rPr>
        </w:r>
        <w:r>
          <w:rPr>
            <w:noProof/>
            <w:webHidden/>
          </w:rPr>
          <w:fldChar w:fldCharType="separate"/>
        </w:r>
        <w:r>
          <w:rPr>
            <w:noProof/>
            <w:webHidden/>
          </w:rPr>
          <w:t>228</w:t>
        </w:r>
        <w:r>
          <w:rPr>
            <w:noProof/>
            <w:webHidden/>
          </w:rPr>
          <w:fldChar w:fldCharType="end"/>
        </w:r>
      </w:hyperlink>
    </w:p>
    <w:p w14:paraId="49ECC2D9"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822" w:history="1">
        <w:r w:rsidRPr="00013902">
          <w:rPr>
            <w:rStyle w:val="Lienhypertexte"/>
            <w:noProof/>
          </w:rPr>
          <w:t>A.8.</w:t>
        </w:r>
        <w:r>
          <w:rPr>
            <w:rFonts w:asciiTheme="minorHAnsi" w:eastAsiaTheme="minorEastAsia" w:hAnsiTheme="minorHAnsi" w:cstheme="minorBidi"/>
            <w:noProof/>
            <w:sz w:val="22"/>
            <w:szCs w:val="22"/>
            <w:lang w:val="en-CA" w:eastAsia="en-CA"/>
          </w:rPr>
          <w:tab/>
        </w:r>
        <w:r w:rsidRPr="00013902">
          <w:rPr>
            <w:rStyle w:val="Lienhypertexte"/>
            <w:noProof/>
          </w:rPr>
          <w:t>Conformance class: GeoSciML Lab Analysis Logical Model</w:t>
        </w:r>
        <w:r>
          <w:rPr>
            <w:noProof/>
            <w:webHidden/>
          </w:rPr>
          <w:tab/>
        </w:r>
        <w:r>
          <w:rPr>
            <w:noProof/>
            <w:webHidden/>
          </w:rPr>
          <w:fldChar w:fldCharType="begin"/>
        </w:r>
        <w:r>
          <w:rPr>
            <w:noProof/>
            <w:webHidden/>
          </w:rPr>
          <w:instrText xml:space="preserve"> PAGEREF _Toc458065822 \h </w:instrText>
        </w:r>
        <w:r>
          <w:rPr>
            <w:noProof/>
            <w:webHidden/>
          </w:rPr>
        </w:r>
        <w:r>
          <w:rPr>
            <w:noProof/>
            <w:webHidden/>
          </w:rPr>
          <w:fldChar w:fldCharType="separate"/>
        </w:r>
        <w:r>
          <w:rPr>
            <w:noProof/>
            <w:webHidden/>
          </w:rPr>
          <w:t>231</w:t>
        </w:r>
        <w:r>
          <w:rPr>
            <w:noProof/>
            <w:webHidden/>
          </w:rPr>
          <w:fldChar w:fldCharType="end"/>
        </w:r>
      </w:hyperlink>
    </w:p>
    <w:p w14:paraId="1AFBDF1E" w14:textId="77777777" w:rsidR="007C615B" w:rsidRDefault="007C615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065823" w:history="1">
        <w:r w:rsidRPr="00013902">
          <w:rPr>
            <w:rStyle w:val="Lienhypertexte"/>
            <w:noProof/>
          </w:rPr>
          <w:t>A.9.</w:t>
        </w:r>
        <w:r>
          <w:rPr>
            <w:rFonts w:asciiTheme="minorHAnsi" w:eastAsiaTheme="minorEastAsia" w:hAnsiTheme="minorHAnsi" w:cstheme="minorBidi"/>
            <w:noProof/>
            <w:sz w:val="22"/>
            <w:szCs w:val="22"/>
            <w:lang w:val="en-CA" w:eastAsia="en-CA"/>
          </w:rPr>
          <w:tab/>
        </w:r>
        <w:r w:rsidRPr="00013902">
          <w:rPr>
            <w:rStyle w:val="Lienhypertexte"/>
            <w:noProof/>
          </w:rPr>
          <w:t>Conformance class: Lite  Logical</w:t>
        </w:r>
        <w:r>
          <w:rPr>
            <w:noProof/>
            <w:webHidden/>
          </w:rPr>
          <w:tab/>
        </w:r>
        <w:r>
          <w:rPr>
            <w:noProof/>
            <w:webHidden/>
          </w:rPr>
          <w:fldChar w:fldCharType="begin"/>
        </w:r>
        <w:r>
          <w:rPr>
            <w:noProof/>
            <w:webHidden/>
          </w:rPr>
          <w:instrText xml:space="preserve"> PAGEREF _Toc458065823 \h </w:instrText>
        </w:r>
        <w:r>
          <w:rPr>
            <w:noProof/>
            <w:webHidden/>
          </w:rPr>
        </w:r>
        <w:r>
          <w:rPr>
            <w:noProof/>
            <w:webHidden/>
          </w:rPr>
          <w:fldChar w:fldCharType="separate"/>
        </w:r>
        <w:r>
          <w:rPr>
            <w:noProof/>
            <w:webHidden/>
          </w:rPr>
          <w:t>232</w:t>
        </w:r>
        <w:r>
          <w:rPr>
            <w:noProof/>
            <w:webHidden/>
          </w:rPr>
          <w:fldChar w:fldCharType="end"/>
        </w:r>
      </w:hyperlink>
    </w:p>
    <w:p w14:paraId="4BAB4509" w14:textId="77777777" w:rsidR="007C615B" w:rsidRDefault="007C615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5824" w:history="1">
        <w:r w:rsidRPr="00013902">
          <w:rPr>
            <w:rStyle w:val="Lienhypertexte"/>
            <w:noProof/>
          </w:rPr>
          <w:t>A.10.</w:t>
        </w:r>
        <w:r>
          <w:rPr>
            <w:rFonts w:asciiTheme="minorHAnsi" w:eastAsiaTheme="minorEastAsia" w:hAnsiTheme="minorHAnsi" w:cstheme="minorBidi"/>
            <w:noProof/>
            <w:sz w:val="22"/>
            <w:szCs w:val="22"/>
            <w:lang w:val="en-CA" w:eastAsia="en-CA"/>
          </w:rPr>
          <w:tab/>
        </w:r>
        <w:r w:rsidRPr="00013902">
          <w:rPr>
            <w:rStyle w:val="Lienhypertexte"/>
            <w:noProof/>
          </w:rPr>
          <w:t>Conformance class: GeoSciML XML Encoding Abstract Core</w:t>
        </w:r>
        <w:r>
          <w:rPr>
            <w:noProof/>
            <w:webHidden/>
          </w:rPr>
          <w:tab/>
        </w:r>
        <w:r>
          <w:rPr>
            <w:noProof/>
            <w:webHidden/>
          </w:rPr>
          <w:fldChar w:fldCharType="begin"/>
        </w:r>
        <w:r>
          <w:rPr>
            <w:noProof/>
            <w:webHidden/>
          </w:rPr>
          <w:instrText xml:space="preserve"> PAGEREF _Toc458065824 \h </w:instrText>
        </w:r>
        <w:r>
          <w:rPr>
            <w:noProof/>
            <w:webHidden/>
          </w:rPr>
        </w:r>
        <w:r>
          <w:rPr>
            <w:noProof/>
            <w:webHidden/>
          </w:rPr>
          <w:fldChar w:fldCharType="separate"/>
        </w:r>
        <w:r>
          <w:rPr>
            <w:noProof/>
            <w:webHidden/>
          </w:rPr>
          <w:t>236</w:t>
        </w:r>
        <w:r>
          <w:rPr>
            <w:noProof/>
            <w:webHidden/>
          </w:rPr>
          <w:fldChar w:fldCharType="end"/>
        </w:r>
      </w:hyperlink>
    </w:p>
    <w:p w14:paraId="04843A86" w14:textId="77777777" w:rsidR="007C615B" w:rsidRDefault="007C615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5825" w:history="1">
        <w:r w:rsidRPr="00013902">
          <w:rPr>
            <w:rStyle w:val="Lienhypertexte"/>
            <w:noProof/>
          </w:rPr>
          <w:t>A.11.</w:t>
        </w:r>
        <w:r>
          <w:rPr>
            <w:rFonts w:asciiTheme="minorHAnsi" w:eastAsiaTheme="minorEastAsia" w:hAnsiTheme="minorHAnsi" w:cstheme="minorBidi"/>
            <w:noProof/>
            <w:sz w:val="22"/>
            <w:szCs w:val="22"/>
            <w:lang w:val="en-CA" w:eastAsia="en-CA"/>
          </w:rPr>
          <w:tab/>
        </w:r>
        <w:r w:rsidRPr="00013902">
          <w:rPr>
            <w:rStyle w:val="Lienhypertexte"/>
            <w:noProof/>
          </w:rPr>
          <w:t>Conformance class: GeoSciML Basic XML Encoding</w:t>
        </w:r>
        <w:r>
          <w:rPr>
            <w:noProof/>
            <w:webHidden/>
          </w:rPr>
          <w:tab/>
        </w:r>
        <w:r>
          <w:rPr>
            <w:noProof/>
            <w:webHidden/>
          </w:rPr>
          <w:fldChar w:fldCharType="begin"/>
        </w:r>
        <w:r>
          <w:rPr>
            <w:noProof/>
            <w:webHidden/>
          </w:rPr>
          <w:instrText xml:space="preserve"> PAGEREF _Toc458065825 \h </w:instrText>
        </w:r>
        <w:r>
          <w:rPr>
            <w:noProof/>
            <w:webHidden/>
          </w:rPr>
        </w:r>
        <w:r>
          <w:rPr>
            <w:noProof/>
            <w:webHidden/>
          </w:rPr>
          <w:fldChar w:fldCharType="separate"/>
        </w:r>
        <w:r>
          <w:rPr>
            <w:noProof/>
            <w:webHidden/>
          </w:rPr>
          <w:t>238</w:t>
        </w:r>
        <w:r>
          <w:rPr>
            <w:noProof/>
            <w:webHidden/>
          </w:rPr>
          <w:fldChar w:fldCharType="end"/>
        </w:r>
      </w:hyperlink>
    </w:p>
    <w:p w14:paraId="5FC5C865" w14:textId="77777777" w:rsidR="007C615B" w:rsidRDefault="007C615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5826" w:history="1">
        <w:r w:rsidRPr="00013902">
          <w:rPr>
            <w:rStyle w:val="Lienhypertexte"/>
            <w:noProof/>
          </w:rPr>
          <w:t>A.12.</w:t>
        </w:r>
        <w:r>
          <w:rPr>
            <w:rFonts w:asciiTheme="minorHAnsi" w:eastAsiaTheme="minorEastAsia" w:hAnsiTheme="minorHAnsi" w:cstheme="minorBidi"/>
            <w:noProof/>
            <w:sz w:val="22"/>
            <w:szCs w:val="22"/>
            <w:lang w:val="en-CA" w:eastAsia="en-CA"/>
          </w:rPr>
          <w:tab/>
        </w:r>
        <w:r w:rsidRPr="00013902">
          <w:rPr>
            <w:rStyle w:val="Lienhypertexte"/>
            <w:noProof/>
          </w:rPr>
          <w:t>Conformance class: GeoSciML Extension XML Encoding</w:t>
        </w:r>
        <w:r>
          <w:rPr>
            <w:noProof/>
            <w:webHidden/>
          </w:rPr>
          <w:tab/>
        </w:r>
        <w:r>
          <w:rPr>
            <w:noProof/>
            <w:webHidden/>
          </w:rPr>
          <w:fldChar w:fldCharType="begin"/>
        </w:r>
        <w:r>
          <w:rPr>
            <w:noProof/>
            <w:webHidden/>
          </w:rPr>
          <w:instrText xml:space="preserve"> PAGEREF _Toc458065826 \h </w:instrText>
        </w:r>
        <w:r>
          <w:rPr>
            <w:noProof/>
            <w:webHidden/>
          </w:rPr>
        </w:r>
        <w:r>
          <w:rPr>
            <w:noProof/>
            <w:webHidden/>
          </w:rPr>
          <w:fldChar w:fldCharType="separate"/>
        </w:r>
        <w:r>
          <w:rPr>
            <w:noProof/>
            <w:webHidden/>
          </w:rPr>
          <w:t>239</w:t>
        </w:r>
        <w:r>
          <w:rPr>
            <w:noProof/>
            <w:webHidden/>
          </w:rPr>
          <w:fldChar w:fldCharType="end"/>
        </w:r>
      </w:hyperlink>
    </w:p>
    <w:p w14:paraId="41A5C0DB" w14:textId="77777777" w:rsidR="007C615B" w:rsidRDefault="007C615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5827" w:history="1">
        <w:r w:rsidRPr="00013902">
          <w:rPr>
            <w:rStyle w:val="Lienhypertexte"/>
            <w:noProof/>
            <w:lang w:val="en-CA"/>
          </w:rPr>
          <w:t>A.13.</w:t>
        </w:r>
        <w:r>
          <w:rPr>
            <w:rFonts w:asciiTheme="minorHAnsi" w:eastAsiaTheme="minorEastAsia" w:hAnsiTheme="minorHAnsi" w:cstheme="minorBidi"/>
            <w:noProof/>
            <w:sz w:val="22"/>
            <w:szCs w:val="22"/>
            <w:lang w:val="en-CA" w:eastAsia="en-CA"/>
          </w:rPr>
          <w:tab/>
        </w:r>
        <w:r w:rsidRPr="00013902">
          <w:rPr>
            <w:rStyle w:val="Lienhypertexte"/>
            <w:noProof/>
            <w:lang w:val="en-CA"/>
          </w:rPr>
          <w:t>Conformance class: GeoSciML Geologic Time XML Encoding</w:t>
        </w:r>
        <w:r>
          <w:rPr>
            <w:noProof/>
            <w:webHidden/>
          </w:rPr>
          <w:tab/>
        </w:r>
        <w:r>
          <w:rPr>
            <w:noProof/>
            <w:webHidden/>
          </w:rPr>
          <w:fldChar w:fldCharType="begin"/>
        </w:r>
        <w:r>
          <w:rPr>
            <w:noProof/>
            <w:webHidden/>
          </w:rPr>
          <w:instrText xml:space="preserve"> PAGEREF _Toc458065827 \h </w:instrText>
        </w:r>
        <w:r>
          <w:rPr>
            <w:noProof/>
            <w:webHidden/>
          </w:rPr>
        </w:r>
        <w:r>
          <w:rPr>
            <w:noProof/>
            <w:webHidden/>
          </w:rPr>
          <w:fldChar w:fldCharType="separate"/>
        </w:r>
        <w:r>
          <w:rPr>
            <w:noProof/>
            <w:webHidden/>
          </w:rPr>
          <w:t>240</w:t>
        </w:r>
        <w:r>
          <w:rPr>
            <w:noProof/>
            <w:webHidden/>
          </w:rPr>
          <w:fldChar w:fldCharType="end"/>
        </w:r>
      </w:hyperlink>
    </w:p>
    <w:p w14:paraId="0EE45632" w14:textId="77777777" w:rsidR="007C615B" w:rsidRDefault="007C615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5828" w:history="1">
        <w:r w:rsidRPr="00013902">
          <w:rPr>
            <w:rStyle w:val="Lienhypertexte"/>
            <w:noProof/>
            <w:lang w:val="en-CA"/>
          </w:rPr>
          <w:t>A.14.</w:t>
        </w:r>
        <w:r>
          <w:rPr>
            <w:rFonts w:asciiTheme="minorHAnsi" w:eastAsiaTheme="minorEastAsia" w:hAnsiTheme="minorHAnsi" w:cstheme="minorBidi"/>
            <w:noProof/>
            <w:sz w:val="22"/>
            <w:szCs w:val="22"/>
            <w:lang w:val="en-CA" w:eastAsia="en-CA"/>
          </w:rPr>
          <w:tab/>
        </w:r>
        <w:r w:rsidRPr="00013902">
          <w:rPr>
            <w:rStyle w:val="Lienhypertexte"/>
            <w:noProof/>
            <w:lang w:val="en-CA"/>
          </w:rPr>
          <w:t>Conformance class: GeoSciML Borehole XML Encoding</w:t>
        </w:r>
        <w:r>
          <w:rPr>
            <w:noProof/>
            <w:webHidden/>
          </w:rPr>
          <w:tab/>
        </w:r>
        <w:r>
          <w:rPr>
            <w:noProof/>
            <w:webHidden/>
          </w:rPr>
          <w:fldChar w:fldCharType="begin"/>
        </w:r>
        <w:r>
          <w:rPr>
            <w:noProof/>
            <w:webHidden/>
          </w:rPr>
          <w:instrText xml:space="preserve"> PAGEREF _Toc458065828 \h </w:instrText>
        </w:r>
        <w:r>
          <w:rPr>
            <w:noProof/>
            <w:webHidden/>
          </w:rPr>
        </w:r>
        <w:r>
          <w:rPr>
            <w:noProof/>
            <w:webHidden/>
          </w:rPr>
          <w:fldChar w:fldCharType="separate"/>
        </w:r>
        <w:r>
          <w:rPr>
            <w:noProof/>
            <w:webHidden/>
          </w:rPr>
          <w:t>241</w:t>
        </w:r>
        <w:r>
          <w:rPr>
            <w:noProof/>
            <w:webHidden/>
          </w:rPr>
          <w:fldChar w:fldCharType="end"/>
        </w:r>
      </w:hyperlink>
    </w:p>
    <w:p w14:paraId="68CB7E53" w14:textId="77777777" w:rsidR="007C615B" w:rsidRDefault="007C615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5829" w:history="1">
        <w:r w:rsidRPr="00013902">
          <w:rPr>
            <w:rStyle w:val="Lienhypertexte"/>
            <w:noProof/>
            <w:lang w:val="en-CA"/>
          </w:rPr>
          <w:t>A.15.</w:t>
        </w:r>
        <w:r>
          <w:rPr>
            <w:rFonts w:asciiTheme="minorHAnsi" w:eastAsiaTheme="minorEastAsia" w:hAnsiTheme="minorHAnsi" w:cstheme="minorBidi"/>
            <w:noProof/>
            <w:sz w:val="22"/>
            <w:szCs w:val="22"/>
            <w:lang w:val="en-CA" w:eastAsia="en-CA"/>
          </w:rPr>
          <w:tab/>
        </w:r>
        <w:r w:rsidRPr="00013902">
          <w:rPr>
            <w:rStyle w:val="Lienhypertexte"/>
            <w:noProof/>
            <w:lang w:val="en-CA"/>
          </w:rPr>
          <w:t>Conformance class: GeoSciML Laboratory and Analysis XML Encoding</w:t>
        </w:r>
        <w:r>
          <w:rPr>
            <w:noProof/>
            <w:webHidden/>
          </w:rPr>
          <w:tab/>
        </w:r>
        <w:r>
          <w:rPr>
            <w:noProof/>
            <w:webHidden/>
          </w:rPr>
          <w:fldChar w:fldCharType="begin"/>
        </w:r>
        <w:r>
          <w:rPr>
            <w:noProof/>
            <w:webHidden/>
          </w:rPr>
          <w:instrText xml:space="preserve"> PAGEREF _Toc458065829 \h </w:instrText>
        </w:r>
        <w:r>
          <w:rPr>
            <w:noProof/>
            <w:webHidden/>
          </w:rPr>
        </w:r>
        <w:r>
          <w:rPr>
            <w:noProof/>
            <w:webHidden/>
          </w:rPr>
          <w:fldChar w:fldCharType="separate"/>
        </w:r>
        <w:r>
          <w:rPr>
            <w:noProof/>
            <w:webHidden/>
          </w:rPr>
          <w:t>242</w:t>
        </w:r>
        <w:r>
          <w:rPr>
            <w:noProof/>
            <w:webHidden/>
          </w:rPr>
          <w:fldChar w:fldCharType="end"/>
        </w:r>
      </w:hyperlink>
    </w:p>
    <w:p w14:paraId="61BA1EE6" w14:textId="77777777" w:rsidR="007C615B" w:rsidRDefault="007C615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5830" w:history="1">
        <w:r w:rsidRPr="00013902">
          <w:rPr>
            <w:rStyle w:val="Lienhypertexte"/>
            <w:noProof/>
          </w:rPr>
          <w:t>A.16.</w:t>
        </w:r>
        <w:r>
          <w:rPr>
            <w:rFonts w:asciiTheme="minorHAnsi" w:eastAsiaTheme="minorEastAsia" w:hAnsiTheme="minorHAnsi" w:cstheme="minorBidi"/>
            <w:noProof/>
            <w:sz w:val="22"/>
            <w:szCs w:val="22"/>
            <w:lang w:val="en-CA" w:eastAsia="en-CA"/>
          </w:rPr>
          <w:tab/>
        </w:r>
        <w:r w:rsidRPr="00013902">
          <w:rPr>
            <w:rStyle w:val="Lienhypertexte"/>
            <w:noProof/>
          </w:rPr>
          <w:t>Conformance class: GeoSciML Lite XML Abstract Encoding</w:t>
        </w:r>
        <w:r>
          <w:rPr>
            <w:noProof/>
            <w:webHidden/>
          </w:rPr>
          <w:tab/>
        </w:r>
        <w:r>
          <w:rPr>
            <w:noProof/>
            <w:webHidden/>
          </w:rPr>
          <w:fldChar w:fldCharType="begin"/>
        </w:r>
        <w:r>
          <w:rPr>
            <w:noProof/>
            <w:webHidden/>
          </w:rPr>
          <w:instrText xml:space="preserve"> PAGEREF _Toc458065830 \h </w:instrText>
        </w:r>
        <w:r>
          <w:rPr>
            <w:noProof/>
            <w:webHidden/>
          </w:rPr>
        </w:r>
        <w:r>
          <w:rPr>
            <w:noProof/>
            <w:webHidden/>
          </w:rPr>
          <w:fldChar w:fldCharType="separate"/>
        </w:r>
        <w:r>
          <w:rPr>
            <w:noProof/>
            <w:webHidden/>
          </w:rPr>
          <w:t>243</w:t>
        </w:r>
        <w:r>
          <w:rPr>
            <w:noProof/>
            <w:webHidden/>
          </w:rPr>
          <w:fldChar w:fldCharType="end"/>
        </w:r>
      </w:hyperlink>
    </w:p>
    <w:p w14:paraId="3C405B36" w14:textId="77777777" w:rsidR="007C615B" w:rsidRDefault="007C615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065831" w:history="1">
        <w:r w:rsidRPr="00013902">
          <w:rPr>
            <w:rStyle w:val="Lienhypertexte"/>
            <w:noProof/>
          </w:rPr>
          <w:t>A.17.</w:t>
        </w:r>
        <w:r>
          <w:rPr>
            <w:rFonts w:asciiTheme="minorHAnsi" w:eastAsiaTheme="minorEastAsia" w:hAnsiTheme="minorHAnsi" w:cstheme="minorBidi"/>
            <w:noProof/>
            <w:sz w:val="22"/>
            <w:szCs w:val="22"/>
            <w:lang w:val="en-CA" w:eastAsia="en-CA"/>
          </w:rPr>
          <w:tab/>
        </w:r>
        <w:r w:rsidRPr="00013902">
          <w:rPr>
            <w:rStyle w:val="Lienhypertexte"/>
            <w:noProof/>
          </w:rPr>
          <w:t>Conformance class: GeoSciML Lite XML Encoding for GML</w:t>
        </w:r>
        <w:r>
          <w:rPr>
            <w:noProof/>
            <w:webHidden/>
          </w:rPr>
          <w:tab/>
        </w:r>
        <w:r>
          <w:rPr>
            <w:noProof/>
            <w:webHidden/>
          </w:rPr>
          <w:fldChar w:fldCharType="begin"/>
        </w:r>
        <w:r>
          <w:rPr>
            <w:noProof/>
            <w:webHidden/>
          </w:rPr>
          <w:instrText xml:space="preserve"> PAGEREF _Toc458065831 \h </w:instrText>
        </w:r>
        <w:r>
          <w:rPr>
            <w:noProof/>
            <w:webHidden/>
          </w:rPr>
        </w:r>
        <w:r>
          <w:rPr>
            <w:noProof/>
            <w:webHidden/>
          </w:rPr>
          <w:fldChar w:fldCharType="separate"/>
        </w:r>
        <w:r>
          <w:rPr>
            <w:noProof/>
            <w:webHidden/>
          </w:rPr>
          <w:t>243</w:t>
        </w:r>
        <w:r>
          <w:rPr>
            <w:noProof/>
            <w:webHidden/>
          </w:rPr>
          <w:fldChar w:fldCharType="end"/>
        </w:r>
      </w:hyperlink>
    </w:p>
    <w:p w14:paraId="0BF7F18D" w14:textId="77777777" w:rsidR="007C615B" w:rsidRDefault="007C615B">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8065832" w:history="1">
        <w:r w:rsidRPr="00013902">
          <w:rPr>
            <w:rStyle w:val="Lienhypertexte"/>
            <w:noProof/>
            <w:lang w:val="en-CA"/>
          </w:rPr>
          <w:t>Annex B.</w:t>
        </w:r>
        <w:r>
          <w:rPr>
            <w:rFonts w:asciiTheme="minorHAnsi" w:eastAsiaTheme="minorEastAsia" w:hAnsiTheme="minorHAnsi" w:cstheme="minorBidi"/>
            <w:noProof/>
            <w:sz w:val="22"/>
            <w:szCs w:val="22"/>
            <w:lang w:val="en-CA" w:eastAsia="en-CA"/>
          </w:rPr>
          <w:tab/>
        </w:r>
        <w:r w:rsidRPr="00013902">
          <w:rPr>
            <w:rStyle w:val="Lienhypertexte"/>
            <w:noProof/>
            <w:lang w:val="en-CA"/>
          </w:rPr>
          <w:t>Revision history</w:t>
        </w:r>
        <w:r>
          <w:rPr>
            <w:noProof/>
            <w:webHidden/>
          </w:rPr>
          <w:tab/>
        </w:r>
        <w:r>
          <w:rPr>
            <w:noProof/>
            <w:webHidden/>
          </w:rPr>
          <w:fldChar w:fldCharType="begin"/>
        </w:r>
        <w:r>
          <w:rPr>
            <w:noProof/>
            <w:webHidden/>
          </w:rPr>
          <w:instrText xml:space="preserve"> PAGEREF _Toc458065832 \h </w:instrText>
        </w:r>
        <w:r>
          <w:rPr>
            <w:noProof/>
            <w:webHidden/>
          </w:rPr>
        </w:r>
        <w:r>
          <w:rPr>
            <w:noProof/>
            <w:webHidden/>
          </w:rPr>
          <w:fldChar w:fldCharType="separate"/>
        </w:r>
        <w:r>
          <w:rPr>
            <w:noProof/>
            <w:webHidden/>
          </w:rPr>
          <w:t>245</w:t>
        </w:r>
        <w:r>
          <w:rPr>
            <w:noProof/>
            <w:webHidden/>
          </w:rPr>
          <w:fldChar w:fldCharType="end"/>
        </w:r>
      </w:hyperlink>
    </w:p>
    <w:p w14:paraId="41FA53E9" w14:textId="77777777" w:rsidR="007C615B" w:rsidRDefault="007C615B">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8065833" w:history="1">
        <w:r w:rsidRPr="00013902">
          <w:rPr>
            <w:rStyle w:val="Lienhypertexte"/>
            <w:noProof/>
            <w:lang w:val="en-CA"/>
          </w:rPr>
          <w:t>Annex C.</w:t>
        </w:r>
        <w:r>
          <w:rPr>
            <w:rFonts w:asciiTheme="minorHAnsi" w:eastAsiaTheme="minorEastAsia" w:hAnsiTheme="minorHAnsi" w:cstheme="minorBidi"/>
            <w:noProof/>
            <w:sz w:val="22"/>
            <w:szCs w:val="22"/>
            <w:lang w:val="en-CA" w:eastAsia="en-CA"/>
          </w:rPr>
          <w:tab/>
        </w:r>
        <w:r w:rsidRPr="00013902">
          <w:rPr>
            <w:rStyle w:val="Lienhypertexte"/>
            <w:noProof/>
            <w:lang w:val="en-CA"/>
          </w:rPr>
          <w:t>Bibliography</w:t>
        </w:r>
        <w:r>
          <w:rPr>
            <w:noProof/>
            <w:webHidden/>
          </w:rPr>
          <w:tab/>
        </w:r>
        <w:r>
          <w:rPr>
            <w:noProof/>
            <w:webHidden/>
          </w:rPr>
          <w:fldChar w:fldCharType="begin"/>
        </w:r>
        <w:r>
          <w:rPr>
            <w:noProof/>
            <w:webHidden/>
          </w:rPr>
          <w:instrText xml:space="preserve"> PAGEREF _Toc458065833 \h </w:instrText>
        </w:r>
        <w:r>
          <w:rPr>
            <w:noProof/>
            <w:webHidden/>
          </w:rPr>
        </w:r>
        <w:r>
          <w:rPr>
            <w:noProof/>
            <w:webHidden/>
          </w:rPr>
          <w:fldChar w:fldCharType="separate"/>
        </w:r>
        <w:r>
          <w:rPr>
            <w:noProof/>
            <w:webHidden/>
          </w:rPr>
          <w:t>246</w:t>
        </w:r>
        <w:r>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lastRenderedPageBreak/>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6DA245A0"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r w:rsidR="006C01C8" w:rsidRPr="00276900">
        <w:rPr>
          <w:i/>
          <w:lang w:val="en-CA"/>
        </w:rPr>
        <w:t>lite</w:t>
      </w:r>
      <w:r w:rsidR="006C01C8">
        <w:rPr>
          <w:lang w:val="en-CA"/>
        </w:rPr>
        <w:t xml:space="preserve"> </w:t>
      </w:r>
      <w:r w:rsidR="00C822F3">
        <w:rPr>
          <w:lang w:val="en-CA"/>
        </w:rPr>
        <w:t>model, used for</w:t>
      </w:r>
      <w:r w:rsidR="009E76CF">
        <w:rPr>
          <w:lang w:val="en-CA"/>
        </w:rPr>
        <w:t xml:space="preserve"> simple map based application</w:t>
      </w:r>
      <w:r w:rsidR="00384CB6">
        <w:rPr>
          <w:lang w:val="en-CA"/>
        </w:rPr>
        <w:t>s</w:t>
      </w:r>
      <w:r w:rsidR="00C00D3F">
        <w:rPr>
          <w:lang w:val="en-CA"/>
        </w:rPr>
        <w:t>,</w:t>
      </w:r>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w:t>
      </w:r>
      <w:r w:rsidR="00D806CC">
        <w:rPr>
          <w:lang w:val="en-CA"/>
        </w:rPr>
        <w:t>more complex scenarios</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r w:rsidRPr="00D12552">
        <w:rPr>
          <w:lang w:val="en-CA"/>
        </w:rPr>
        <w:t>Submitting organizations</w:t>
      </w:r>
      <w:bookmarkEnd w:id="2"/>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bookmarkStart w:id="3"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2128D4B2" w:rsidR="0065022D" w:rsidRPr="00D12552"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w:t>
      </w:r>
      <w:r w:rsidR="006844F1">
        <w:rPr>
          <w:rFonts w:ascii="TimesNewRomanPSMT" w:hAnsi="TimesNewRomanPSMT" w:cs="TimesNewRomanPSMT"/>
          <w:lang w:val="en-CA"/>
        </w:rPr>
        <w:t>NERC-</w:t>
      </w:r>
      <w:r w:rsidRPr="00D12552">
        <w:rPr>
          <w:rFonts w:ascii="TimesNewRomanPSMT" w:hAnsi="TimesNewRomanPSMT" w:cs="TimesNewRomanPSMT"/>
          <w:lang w:val="en-CA"/>
        </w:rPr>
        <w:t>BGS), UK</w:t>
      </w:r>
    </w:p>
    <w:p w14:paraId="5EEF0A96" w14:textId="77777777" w:rsidR="00A4612F" w:rsidRPr="00792D31"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C44904">
      <w:pPr>
        <w:pStyle w:val="Paragraphedeliste"/>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C44904">
      <w:pPr>
        <w:pStyle w:val="Paragraphedeliste"/>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C44904">
      <w:pPr>
        <w:pStyle w:val="Paragraphedeliste"/>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5E0F6A" w:rsidP="00CE0562">
            <w:pPr>
              <w:rPr>
                <w:lang w:val="en-CA"/>
              </w:rPr>
            </w:pPr>
            <w:hyperlink r:id="rId11" w:history="1">
              <w:r w:rsidR="00AA18A0" w:rsidRPr="00AA18A0">
                <w:t>oliver.raymond@ga.gov.au</w:t>
              </w:r>
            </w:hyperlink>
          </w:p>
        </w:tc>
      </w:tr>
      <w:tr w:rsidR="00AA18A0" w:rsidRPr="00D12552" w14:paraId="742CD91F" w14:textId="275C7B1B" w:rsidTr="00AA18A0">
        <w:trPr>
          <w:jc w:val="center"/>
        </w:trPr>
        <w:tc>
          <w:tcPr>
            <w:tcW w:w="2323" w:type="dxa"/>
          </w:tcPr>
          <w:p w14:paraId="3DDBDFD8" w14:textId="62362C7D" w:rsidR="00AA18A0" w:rsidRPr="00D12552" w:rsidRDefault="00C446E1" w:rsidP="00CE0562">
            <w:pPr>
              <w:rPr>
                <w:lang w:val="en-CA"/>
              </w:rPr>
            </w:pPr>
            <w:r>
              <w:rPr>
                <w:lang w:val="en-CA"/>
              </w:rPr>
              <w:t>Marcus Sen</w:t>
            </w:r>
          </w:p>
        </w:tc>
        <w:tc>
          <w:tcPr>
            <w:tcW w:w="3851" w:type="dxa"/>
          </w:tcPr>
          <w:p w14:paraId="372727C1" w14:textId="18DF65D1" w:rsidR="00AA18A0" w:rsidRPr="00D12552" w:rsidRDefault="00C446E1" w:rsidP="00CE0562">
            <w:pPr>
              <w:rPr>
                <w:lang w:val="en-CA"/>
              </w:rPr>
            </w:pPr>
            <w:r w:rsidRPr="00D12552">
              <w:rPr>
                <w:rFonts w:ascii="TimesNewRomanPSMT" w:hAnsi="TimesNewRomanPSMT" w:cs="TimesNewRomanPSMT"/>
                <w:lang w:val="en-CA"/>
              </w:rPr>
              <w:t>British Geological Survey</w:t>
            </w:r>
          </w:p>
        </w:tc>
        <w:tc>
          <w:tcPr>
            <w:tcW w:w="4075" w:type="dxa"/>
          </w:tcPr>
          <w:p w14:paraId="21EB8F7B" w14:textId="4D51B773" w:rsidR="00AA18A0" w:rsidRPr="00D12552" w:rsidRDefault="00C446E1" w:rsidP="00C446E1">
            <w:pPr>
              <w:rPr>
                <w:lang w:val="en-CA"/>
              </w:rPr>
            </w:pPr>
            <w:r>
              <w:rPr>
                <w:lang w:val="en-CA"/>
              </w:rPr>
              <w:t>mase</w:t>
            </w:r>
            <w:r w:rsidRPr="00AA18A0">
              <w:rPr>
                <w:lang w:val="en-CA"/>
              </w:rPr>
              <w:t>@</w:t>
            </w:r>
            <w:r>
              <w:rPr>
                <w:lang w:val="en-CA"/>
              </w:rPr>
              <w:t>bgs.</w:t>
            </w:r>
            <w:r w:rsidR="0021254A">
              <w:rPr>
                <w:lang w:val="en-CA"/>
              </w:rPr>
              <w:t>ac.uk</w:t>
            </w:r>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Titre1"/>
        <w:rPr>
          <w:lang w:val="en-CA"/>
        </w:rPr>
      </w:pPr>
      <w:bookmarkStart w:id="4" w:name="_Toc458065712"/>
      <w:r w:rsidRPr="00D12552">
        <w:rPr>
          <w:lang w:val="en-CA"/>
        </w:rPr>
        <w:t>Scope</w:t>
      </w:r>
      <w:bookmarkEnd w:id="4"/>
    </w:p>
    <w:p w14:paraId="2501848A" w14:textId="52F79D47"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806CC">
        <w:rPr>
          <w:lang w:val="en-CA"/>
        </w:rPr>
        <w:t>GroundwaterML</w:t>
      </w:r>
      <w:r w:rsidR="00D806CC" w:rsidRPr="00761F44">
        <w:rPr>
          <w:lang w:val="en-CA"/>
        </w:rPr>
        <w:t xml:space="preserve"> </w:t>
      </w:r>
      <w:r w:rsidR="00D12552" w:rsidRPr="00761F44">
        <w:rPr>
          <w:lang w:val="en-CA"/>
        </w:rPr>
        <w:t>for hydrogeology</w:t>
      </w:r>
      <w:r w:rsidR="00D806CC">
        <w:rPr>
          <w:lang w:val="en-CA"/>
        </w:rPr>
        <w:t xml:space="preserve">; OGC 16-032, </w:t>
      </w:r>
      <w:del w:id="5" w:author="Eric Boisvert" w:date="2016-07-11T19:06:00Z">
        <w:r w:rsidR="00D12552" w:rsidRPr="00761F44" w:rsidDel="00C00D3F">
          <w:rPr>
            <w:lang w:val="en-CA"/>
          </w:rPr>
          <w:delText xml:space="preserve"> </w:delText>
        </w:r>
      </w:del>
      <w:r w:rsidR="00D12552" w:rsidRPr="00761F44">
        <w:rPr>
          <w:lang w:val="en-CA"/>
        </w:rPr>
        <w:t xml:space="preserve">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Titre1"/>
        <w:rPr>
          <w:lang w:val="en-CA"/>
        </w:rPr>
      </w:pPr>
      <w:bookmarkStart w:id="6" w:name="_Toc458065713"/>
      <w:r w:rsidRPr="00D12552">
        <w:rPr>
          <w:lang w:val="en-CA"/>
        </w:rPr>
        <w:t>Conformance</w:t>
      </w:r>
      <w:bookmarkEnd w:id="6"/>
    </w:p>
    <w:p w14:paraId="1723473F" w14:textId="30AAB0D5" w:rsidR="009A7B37" w:rsidRPr="009A49CB" w:rsidRDefault="00211657">
      <w:pPr>
        <w:rPr>
          <w:lang w:val="en-CA"/>
        </w:rPr>
      </w:pPr>
      <w:r w:rsidRPr="009A49CB">
        <w:rPr>
          <w:lang w:val="en-CA"/>
        </w:rPr>
        <w:t>This s</w:t>
      </w:r>
      <w:r w:rsidR="009A7B37" w:rsidRPr="009A49CB">
        <w:rPr>
          <w:lang w:val="en-CA"/>
        </w:rPr>
        <w:t xml:space="preserve">tandard </w:t>
      </w:r>
      <w:r w:rsidR="00A17543" w:rsidRPr="009A49CB">
        <w:rPr>
          <w:lang w:val="en-CA"/>
        </w:rPr>
        <w:t xml:space="preserve">defines a logical model and an XML encoding </w:t>
      </w:r>
      <w:r w:rsidR="003C0FEA" w:rsidRPr="009A49CB">
        <w:rPr>
          <w:lang w:val="en-CA"/>
        </w:rPr>
        <w:t xml:space="preserve"> </w:t>
      </w:r>
      <w:r w:rsidR="00C6419D" w:rsidRPr="009A49CB">
        <w:rPr>
          <w:lang w:val="en-CA"/>
        </w:rPr>
        <w:t xml:space="preserve">which </w:t>
      </w:r>
      <w:r w:rsidR="003C0FEA" w:rsidRPr="009A49CB">
        <w:rPr>
          <w:lang w:val="en-CA"/>
        </w:rPr>
        <w:t xml:space="preserve">conform to OGC GML 3.3 encoding rules, itself, an </w:t>
      </w:r>
      <w:r w:rsidR="00122E1A" w:rsidRPr="009A49CB">
        <w:rPr>
          <w:lang w:val="en-CA"/>
        </w:rPr>
        <w:t>iteration over</w:t>
      </w:r>
      <w:r w:rsidR="003C0FEA" w:rsidRPr="009A49CB">
        <w:rPr>
          <w:lang w:val="en-CA"/>
        </w:rPr>
        <w:t xml:space="preserve"> ISO 19136 (2007). </w:t>
      </w:r>
    </w:p>
    <w:p w14:paraId="3F70FD13" w14:textId="52C322F0" w:rsidR="009A7B37" w:rsidRPr="009A49CB" w:rsidRDefault="00A17543">
      <w:pPr>
        <w:rPr>
          <w:lang w:val="en-CA"/>
        </w:rPr>
      </w:pPr>
      <w:r w:rsidRPr="009A49CB">
        <w:rPr>
          <w:lang w:val="en-CA"/>
        </w:rPr>
        <w:t xml:space="preserve">Requirements for </w:t>
      </w:r>
      <w:r w:rsidR="00501FA1" w:rsidRPr="009A49CB">
        <w:rPr>
          <w:lang w:val="en-CA"/>
        </w:rPr>
        <w:t>two</w:t>
      </w:r>
      <w:r w:rsidR="009A7B37" w:rsidRPr="009A49CB">
        <w:rPr>
          <w:lang w:val="en-CA"/>
        </w:rPr>
        <w:t xml:space="preserve"> standardization target types are considered:</w:t>
      </w:r>
    </w:p>
    <w:p w14:paraId="6CA99CCA" w14:textId="1063EF6B" w:rsidR="009A7B37" w:rsidRPr="009A49CB" w:rsidRDefault="008B5A54">
      <w:pPr>
        <w:pStyle w:val="List2OGCbullets"/>
        <w:rPr>
          <w:lang w:val="en-CA"/>
        </w:rPr>
      </w:pPr>
      <w:r w:rsidRPr="009A49CB">
        <w:rPr>
          <w:lang w:val="en-CA"/>
        </w:rPr>
        <w:t xml:space="preserve">Encoding </w:t>
      </w:r>
    </w:p>
    <w:p w14:paraId="41F0D7E3" w14:textId="50988F4E" w:rsidR="009A7B37" w:rsidRPr="009A49CB" w:rsidRDefault="00A17543">
      <w:pPr>
        <w:pStyle w:val="List2OGCbullets"/>
        <w:rPr>
          <w:lang w:val="en-CA"/>
        </w:rPr>
      </w:pPr>
      <w:r w:rsidRPr="009A49CB">
        <w:rPr>
          <w:lang w:val="en-CA"/>
        </w:rPr>
        <w:lastRenderedPageBreak/>
        <w:t>Data instance</w:t>
      </w:r>
      <w:r w:rsidR="007C5519" w:rsidRPr="009A49CB">
        <w:rPr>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7" w:name="_Toc458065714"/>
      <w:r w:rsidRPr="00D12552">
        <w:rPr>
          <w:lang w:val="en-CA"/>
        </w:rPr>
        <w:t>References</w:t>
      </w:r>
      <w:bookmarkEnd w:id="7"/>
    </w:p>
    <w:p w14:paraId="5F8CE84A" w14:textId="4F5BDD1C"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r w:rsidR="004832DE">
        <w:rPr>
          <w:lang w:val="en-CA"/>
        </w:rPr>
        <w:t>1</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06-121r9, OGC® Web Services Common Standard</w:t>
      </w:r>
    </w:p>
    <w:p w14:paraId="25146681" w14:textId="77777777" w:rsidR="00FA3D28" w:rsidRDefault="00FA3D28" w:rsidP="00C44904">
      <w:pPr>
        <w:pStyle w:val="Paragraphedeliste"/>
        <w:numPr>
          <w:ilvl w:val="0"/>
          <w:numId w:val="9"/>
        </w:numPr>
        <w:spacing w:after="0" w:line="276" w:lineRule="auto"/>
        <w:rPr>
          <w:lang w:val="en-CA"/>
        </w:rPr>
      </w:pPr>
      <w:r w:rsidRPr="00BD7B2A">
        <w:rPr>
          <w:lang w:val="en-CA"/>
        </w:rPr>
        <w:t>ISO 19103:2005 – Conceptual Schema Language</w:t>
      </w:r>
    </w:p>
    <w:p w14:paraId="34E5371D" w14:textId="790A0C73" w:rsidR="007F26AE" w:rsidRDefault="007F26AE" w:rsidP="00C44904">
      <w:pPr>
        <w:pStyle w:val="Paragraphedeliste"/>
        <w:numPr>
          <w:ilvl w:val="0"/>
          <w:numId w:val="9"/>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C44904">
      <w:pPr>
        <w:pStyle w:val="Paragraphedeliste"/>
        <w:numPr>
          <w:ilvl w:val="0"/>
          <w:numId w:val="9"/>
        </w:numPr>
        <w:spacing w:after="0" w:line="276" w:lineRule="auto"/>
        <w:rPr>
          <w:lang w:val="en-CA"/>
        </w:rPr>
      </w:pPr>
      <w:r>
        <w:rPr>
          <w:lang w:val="en-CA"/>
        </w:rPr>
        <w:t>ISO 19108:2006 - Temporal Schema</w:t>
      </w:r>
    </w:p>
    <w:p w14:paraId="1AAD1631" w14:textId="77777777" w:rsidR="00FA3D28" w:rsidRPr="00BD7B2A" w:rsidRDefault="00FA3D28" w:rsidP="00C44904">
      <w:pPr>
        <w:pStyle w:val="Paragraphedeliste"/>
        <w:numPr>
          <w:ilvl w:val="0"/>
          <w:numId w:val="9"/>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C44904">
      <w:pPr>
        <w:pStyle w:val="Paragraphedeliste"/>
        <w:numPr>
          <w:ilvl w:val="0"/>
          <w:numId w:val="9"/>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C44904">
      <w:pPr>
        <w:pStyle w:val="Paragraphedeliste"/>
        <w:numPr>
          <w:ilvl w:val="0"/>
          <w:numId w:val="9"/>
        </w:numPr>
        <w:spacing w:after="0" w:line="276" w:lineRule="auto"/>
        <w:rPr>
          <w:lang w:val="en-CA"/>
        </w:rPr>
      </w:pPr>
      <w:r w:rsidRPr="00BD7B2A">
        <w:rPr>
          <w:lang w:val="en-CA"/>
        </w:rPr>
        <w:lastRenderedPageBreak/>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C44904">
      <w:pPr>
        <w:pStyle w:val="Paragraphedeliste"/>
        <w:numPr>
          <w:ilvl w:val="0"/>
          <w:numId w:val="9"/>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C44904">
      <w:pPr>
        <w:pStyle w:val="Paragraphedeliste"/>
        <w:numPr>
          <w:ilvl w:val="0"/>
          <w:numId w:val="9"/>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C44904">
      <w:pPr>
        <w:pStyle w:val="Paragraphedeliste"/>
        <w:numPr>
          <w:ilvl w:val="0"/>
          <w:numId w:val="9"/>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C44904">
      <w:pPr>
        <w:pStyle w:val="Paragraphedeliste"/>
        <w:numPr>
          <w:ilvl w:val="0"/>
          <w:numId w:val="9"/>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C44904">
      <w:pPr>
        <w:pStyle w:val="Paragraphedeliste"/>
        <w:numPr>
          <w:ilvl w:val="0"/>
          <w:numId w:val="9"/>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C44904">
      <w:pPr>
        <w:pStyle w:val="Paragraphedeliste"/>
        <w:numPr>
          <w:ilvl w:val="0"/>
          <w:numId w:val="9"/>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C44904">
      <w:pPr>
        <w:pStyle w:val="Paragraphedeliste"/>
        <w:numPr>
          <w:ilvl w:val="0"/>
          <w:numId w:val="9"/>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3174E20C" w:rsidR="003D7505" w:rsidRPr="00BD7B2A" w:rsidRDefault="003D7505" w:rsidP="00C44904">
      <w:pPr>
        <w:pStyle w:val="Paragraphedeliste"/>
        <w:numPr>
          <w:ilvl w:val="0"/>
          <w:numId w:val="9"/>
        </w:numPr>
        <w:spacing w:after="0" w:line="276" w:lineRule="auto"/>
        <w:rPr>
          <w:lang w:val="en-CA"/>
        </w:rPr>
      </w:pPr>
      <w:r>
        <w:rPr>
          <w:lang w:val="en-CA"/>
        </w:rPr>
        <w:t xml:space="preserve">North American Data Model , </w:t>
      </w:r>
      <w:r w:rsidR="00A55052">
        <w:rPr>
          <w:lang w:val="en-CA"/>
        </w:rPr>
        <w:t>especially</w:t>
      </w:r>
      <w:r>
        <w:rPr>
          <w:lang w:val="en-CA"/>
        </w:rPr>
        <w:t xml:space="preserve"> </w:t>
      </w:r>
      <w:r w:rsidR="00D806CC">
        <w:rPr>
          <w:lang w:val="en-CA"/>
        </w:rPr>
        <w:t>the conceptual model (</w:t>
      </w:r>
      <w:r w:rsidR="00D806CC" w:rsidRPr="00D806CC">
        <w:rPr>
          <w:lang w:val="en-CA"/>
        </w:rPr>
        <w:t>http://pubs.usgs.gov/of/2004/1334</w:t>
      </w:r>
      <w:r w:rsidR="00D806CC">
        <w:rPr>
          <w:lang w:val="en-CA"/>
        </w:rPr>
        <w:t xml:space="preserve">) and </w:t>
      </w:r>
      <w:r>
        <w:rPr>
          <w:lang w:val="en-CA"/>
        </w:rPr>
        <w:t>the science language products (</w:t>
      </w:r>
      <w:r w:rsidRPr="003D7505">
        <w:rPr>
          <w:lang w:val="en-CA"/>
        </w:rPr>
        <w:t>http://ngmdb.usgs.gov/www-nadm/sltt/products.html</w:t>
      </w:r>
      <w:r>
        <w:rPr>
          <w:lang w:val="en-CA"/>
        </w:rPr>
        <w:t>)</w:t>
      </w:r>
    </w:p>
    <w:p w14:paraId="36944A09" w14:textId="77777777" w:rsidR="009A7B37" w:rsidRPr="00D12552" w:rsidRDefault="009A7B37">
      <w:pPr>
        <w:pStyle w:val="Titre1"/>
        <w:rPr>
          <w:lang w:val="en-CA"/>
        </w:rPr>
      </w:pPr>
      <w:bookmarkStart w:id="8" w:name="_Toc458065715"/>
      <w:r w:rsidRPr="00D12552">
        <w:rPr>
          <w:lang w:val="en-CA"/>
        </w:rPr>
        <w:t>Terms and Definitions</w:t>
      </w:r>
      <w:bookmarkEnd w:id="8"/>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Titre2"/>
      </w:pPr>
      <w:bookmarkStart w:id="9" w:name="_Toc428885175"/>
      <w:bookmarkStart w:id="10" w:name="Glossary_Feature"/>
      <w:bookmarkStart w:id="11" w:name="_Toc458065716"/>
      <w:proofErr w:type="gramStart"/>
      <w:r>
        <w:rPr>
          <w:lang w:val="en-CA"/>
        </w:rPr>
        <w:t>classifier</w:t>
      </w:r>
      <w:bookmarkEnd w:id="11"/>
      <w:proofErr w:type="gramEnd"/>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Titre2"/>
        <w:rPr>
          <w:lang w:val="en-CA"/>
        </w:rPr>
      </w:pPr>
      <w:bookmarkStart w:id="12" w:name="_Toc448329382"/>
      <w:bookmarkStart w:id="13" w:name="_Toc448329530"/>
      <w:bookmarkStart w:id="14" w:name="_Toc448329916"/>
      <w:bookmarkStart w:id="15" w:name="_Toc448329383"/>
      <w:bookmarkStart w:id="16" w:name="_Toc448329531"/>
      <w:bookmarkStart w:id="17" w:name="_Toc448329917"/>
      <w:bookmarkStart w:id="18" w:name="_Toc448329384"/>
      <w:bookmarkStart w:id="19" w:name="_Toc448329532"/>
      <w:bookmarkStart w:id="20" w:name="_Toc448329918"/>
      <w:bookmarkStart w:id="21" w:name="_Toc428885176"/>
      <w:bookmarkStart w:id="22" w:name="_Toc458065717"/>
      <w:bookmarkEnd w:id="9"/>
      <w:bookmarkEnd w:id="12"/>
      <w:bookmarkEnd w:id="13"/>
      <w:bookmarkEnd w:id="14"/>
      <w:bookmarkEnd w:id="15"/>
      <w:bookmarkEnd w:id="16"/>
      <w:bookmarkEnd w:id="17"/>
      <w:bookmarkEnd w:id="18"/>
      <w:bookmarkEnd w:id="19"/>
      <w:bookmarkEnd w:id="20"/>
      <w:proofErr w:type="gramStart"/>
      <w:r w:rsidRPr="00D12552">
        <w:rPr>
          <w:lang w:val="en-CA"/>
        </w:rPr>
        <w:t>domain</w:t>
      </w:r>
      <w:proofErr w:type="gramEnd"/>
      <w:r w:rsidRPr="00D12552">
        <w:rPr>
          <w:lang w:val="en-CA"/>
        </w:rPr>
        <w:t xml:space="preserve"> feature</w:t>
      </w:r>
      <w:bookmarkEnd w:id="21"/>
      <w:bookmarkEnd w:id="22"/>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Titre2"/>
        <w:rPr>
          <w:lang w:val="en-CA"/>
        </w:rPr>
      </w:pPr>
      <w:bookmarkStart w:id="23" w:name="_Toc428885177"/>
      <w:bookmarkStart w:id="24" w:name="_Toc458065718"/>
      <w:proofErr w:type="gramStart"/>
      <w:r w:rsidRPr="00D12552">
        <w:rPr>
          <w:lang w:val="en-CA"/>
        </w:rPr>
        <w:t>element</w:t>
      </w:r>
      <w:proofErr w:type="gramEnd"/>
      <w:r w:rsidRPr="00D12552">
        <w:rPr>
          <w:lang w:val="en-CA"/>
        </w:rPr>
        <w:t xml:space="preserve"> &lt;XML&gt;</w:t>
      </w:r>
      <w:bookmarkEnd w:id="23"/>
      <w:bookmarkEnd w:id="24"/>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25" w:name="_Toc428885178"/>
      <w:bookmarkStart w:id="26" w:name="_Toc458065719"/>
      <w:proofErr w:type="gramStart"/>
      <w:r w:rsidRPr="00D12552">
        <w:rPr>
          <w:lang w:val="en-CA"/>
        </w:rPr>
        <w:t>feature</w:t>
      </w:r>
      <w:bookmarkEnd w:id="25"/>
      <w:bookmarkEnd w:id="26"/>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Titre2"/>
        <w:rPr>
          <w:lang w:val="en-CA"/>
        </w:rPr>
      </w:pPr>
      <w:bookmarkStart w:id="27" w:name="_Toc428885179"/>
      <w:bookmarkStart w:id="28" w:name="_Toc458065720"/>
      <w:r w:rsidRPr="001C3AE8">
        <w:rPr>
          <w:lang w:val="en-CA"/>
        </w:rPr>
        <w:t>GML application schema</w:t>
      </w:r>
      <w:bookmarkEnd w:id="27"/>
      <w:bookmarkEnd w:id="28"/>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Titre2"/>
        <w:rPr>
          <w:lang w:val="en-CA"/>
        </w:rPr>
      </w:pPr>
      <w:bookmarkStart w:id="29" w:name="_Toc428885180"/>
      <w:bookmarkStart w:id="30" w:name="_Toc458065721"/>
      <w:r w:rsidRPr="00D12552">
        <w:rPr>
          <w:lang w:val="en-CA"/>
        </w:rPr>
        <w:t>GML document</w:t>
      </w:r>
      <w:bookmarkEnd w:id="29"/>
      <w:bookmarkEnd w:id="30"/>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31" w:name="_Toc428885181"/>
      <w:bookmarkStart w:id="32" w:name="_Toc458065722"/>
      <w:r w:rsidRPr="00D12552">
        <w:rPr>
          <w:lang w:val="en-CA"/>
        </w:rPr>
        <w:t>GML schema</w:t>
      </w:r>
      <w:bookmarkEnd w:id="31"/>
      <w:bookmarkEnd w:id="32"/>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33" w:name="_Toc428885182"/>
      <w:bookmarkStart w:id="34" w:name="_Toc458065723"/>
      <w:proofErr w:type="gramStart"/>
      <w:r w:rsidRPr="00D12552">
        <w:rPr>
          <w:lang w:val="en-CA"/>
        </w:rPr>
        <w:t>measurement</w:t>
      </w:r>
      <w:bookmarkEnd w:id="33"/>
      <w:bookmarkEnd w:id="34"/>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35" w:name="_Toc428885183"/>
      <w:bookmarkStart w:id="36" w:name="_Toc458065724"/>
      <w:proofErr w:type="gramStart"/>
      <w:r w:rsidRPr="00D12552">
        <w:rPr>
          <w:lang w:val="en-CA"/>
        </w:rPr>
        <w:t>observation</w:t>
      </w:r>
      <w:bookmarkEnd w:id="35"/>
      <w:bookmarkEnd w:id="36"/>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t xml:space="preserve"> </w:t>
      </w:r>
      <w:bookmarkStart w:id="37" w:name="_Toc428885184"/>
      <w:bookmarkStart w:id="38" w:name="_Toc458065725"/>
      <w:proofErr w:type="gramStart"/>
      <w:r w:rsidRPr="00D12552">
        <w:rPr>
          <w:lang w:val="en-CA"/>
        </w:rPr>
        <w:t>observation</w:t>
      </w:r>
      <w:proofErr w:type="gramEnd"/>
      <w:r w:rsidRPr="00D12552">
        <w:rPr>
          <w:lang w:val="en-CA"/>
        </w:rPr>
        <w:t xml:space="preserve"> procedure</w:t>
      </w:r>
      <w:bookmarkEnd w:id="37"/>
      <w:bookmarkEnd w:id="38"/>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39" w:name="_Toc428885185"/>
      <w:bookmarkStart w:id="40" w:name="_Toc458065726"/>
      <w:proofErr w:type="gramStart"/>
      <w:r w:rsidRPr="00D12552">
        <w:rPr>
          <w:lang w:val="en-CA"/>
        </w:rPr>
        <w:t>observation</w:t>
      </w:r>
      <w:proofErr w:type="gramEnd"/>
      <w:r w:rsidRPr="00D12552">
        <w:rPr>
          <w:lang w:val="en-CA"/>
        </w:rPr>
        <w:t xml:space="preserve"> result</w:t>
      </w:r>
      <w:bookmarkEnd w:id="39"/>
      <w:bookmarkEnd w:id="40"/>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Titre2"/>
        <w:rPr>
          <w:lang w:val="en-CA"/>
        </w:rPr>
      </w:pPr>
      <w:bookmarkStart w:id="41" w:name="_Toc428885186"/>
      <w:bookmarkStart w:id="42" w:name="_Toc458065727"/>
      <w:proofErr w:type="gramStart"/>
      <w:r w:rsidRPr="00D12552">
        <w:rPr>
          <w:lang w:val="en-CA"/>
        </w:rPr>
        <w:t>property</w:t>
      </w:r>
      <w:proofErr w:type="gramEnd"/>
      <w:r w:rsidRPr="00D12552">
        <w:rPr>
          <w:lang w:val="en-CA"/>
        </w:rPr>
        <w:t xml:space="preserve"> &lt;General Feature Model&gt;</w:t>
      </w:r>
      <w:bookmarkEnd w:id="41"/>
      <w:bookmarkEnd w:id="42"/>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43" w:name="_Toc428885187"/>
      <w:bookmarkStart w:id="44" w:name="_Toc458065728"/>
      <w:proofErr w:type="gramStart"/>
      <w:r w:rsidRPr="00D12552">
        <w:rPr>
          <w:lang w:val="en-CA"/>
        </w:rPr>
        <w:t>sampled</w:t>
      </w:r>
      <w:proofErr w:type="gramEnd"/>
      <w:r w:rsidRPr="00D12552">
        <w:rPr>
          <w:lang w:val="en-CA"/>
        </w:rPr>
        <w:t xml:space="preserve"> feature</w:t>
      </w:r>
      <w:bookmarkEnd w:id="43"/>
      <w:bookmarkEnd w:id="44"/>
    </w:p>
    <w:p w14:paraId="25874CEE" w14:textId="536369C5" w:rsidR="00FA3D28" w:rsidRPr="00D12552" w:rsidRDefault="00FA3D28" w:rsidP="00FA3D28">
      <w:pPr>
        <w:rPr>
          <w:lang w:val="en-CA"/>
        </w:rPr>
      </w:pPr>
      <w:proofErr w:type="gramStart"/>
      <w:r w:rsidRPr="00D12552">
        <w:rPr>
          <w:lang w:val="en-CA"/>
        </w:rPr>
        <w:t xml:space="preserve">The real-world domain feature of interest, such as a </w:t>
      </w:r>
      <w:r w:rsidR="00670D2F">
        <w:rPr>
          <w:lang w:val="en-CA"/>
        </w:rPr>
        <w:t xml:space="preserve">geological unit or structure </w:t>
      </w:r>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45" w:name="_Toc428885188"/>
      <w:bookmarkStart w:id="46" w:name="_Toc458065729"/>
      <w:proofErr w:type="gramStart"/>
      <w:r w:rsidRPr="00D12552">
        <w:rPr>
          <w:lang w:val="en-CA"/>
        </w:rPr>
        <w:t>sampling</w:t>
      </w:r>
      <w:proofErr w:type="gramEnd"/>
      <w:r w:rsidRPr="00D12552">
        <w:rPr>
          <w:lang w:val="en-CA"/>
        </w:rPr>
        <w:t xml:space="preserve"> feature</w:t>
      </w:r>
      <w:bookmarkEnd w:id="45"/>
      <w:bookmarkEnd w:id="46"/>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47" w:name="_Toc428885189"/>
      <w:bookmarkStart w:id="48" w:name="_Toc458065730"/>
      <w:proofErr w:type="gramStart"/>
      <w:r w:rsidRPr="00D12552">
        <w:rPr>
          <w:lang w:val="en-CA"/>
        </w:rPr>
        <w:t>schema</w:t>
      </w:r>
      <w:proofErr w:type="gramEnd"/>
      <w:r w:rsidRPr="00D12552">
        <w:rPr>
          <w:lang w:val="en-CA"/>
        </w:rPr>
        <w:t xml:space="preserve"> &lt;XML Schema&gt;</w:t>
      </w:r>
      <w:bookmarkEnd w:id="47"/>
      <w:bookmarkEnd w:id="48"/>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Titre1"/>
        <w:rPr>
          <w:lang w:val="en-CA"/>
        </w:rPr>
      </w:pPr>
      <w:bookmarkStart w:id="49" w:name="_Toc458065731"/>
      <w:bookmarkEnd w:id="10"/>
      <w:r>
        <w:rPr>
          <w:lang w:val="en-CA"/>
        </w:rPr>
        <w:lastRenderedPageBreak/>
        <w:t>GeoSciML Models</w:t>
      </w:r>
      <w:bookmarkEnd w:id="49"/>
      <w:r>
        <w:rPr>
          <w:lang w:val="en-CA"/>
        </w:rPr>
        <w:t xml:space="preserve"> </w:t>
      </w:r>
    </w:p>
    <w:p w14:paraId="577FFDC8" w14:textId="1765534C" w:rsidR="000F58D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sidR="000F58DA">
        <w:rPr>
          <w:lang w:val="en-CA"/>
        </w:rPr>
        <w:t>is a</w:t>
      </w:r>
      <w:r w:rsidR="00431395">
        <w:rPr>
          <w:lang w:val="en-CA"/>
        </w:rPr>
        <w:t>n</w:t>
      </w:r>
      <w:r w:rsidR="000F58DA">
        <w:rPr>
          <w:lang w:val="en-CA"/>
        </w:rPr>
        <w:t xml:space="preserve"> ISO General Feature Model (ISO19101, ISO19109) implementation of portions of the North American Data Model </w:t>
      </w:r>
      <w:r w:rsidR="005E0F6A">
        <w:rPr>
          <w:lang w:val="en-CA"/>
        </w:rPr>
        <w:t>[</w:t>
      </w:r>
      <w:r w:rsidR="005E0F6A">
        <w:rPr>
          <w:lang w:val="en-CA"/>
        </w:rPr>
        <w:fldChar w:fldCharType="begin"/>
      </w:r>
      <w:r w:rsidR="005E0F6A">
        <w:rPr>
          <w:lang w:val="en-CA"/>
        </w:rPr>
        <w:instrText xml:space="preserve"> REF _Ref458064875 \n \h </w:instrText>
      </w:r>
      <w:r w:rsidR="005E0F6A">
        <w:rPr>
          <w:lang w:val="en-CA"/>
        </w:rPr>
      </w:r>
      <w:r w:rsidR="005E0F6A">
        <w:rPr>
          <w:lang w:val="en-CA"/>
        </w:rPr>
        <w:fldChar w:fldCharType="separate"/>
      </w:r>
      <w:r w:rsidR="007C615B">
        <w:rPr>
          <w:lang w:val="en-CA"/>
        </w:rPr>
        <w:t>11</w:t>
      </w:r>
      <w:r w:rsidR="005E0F6A">
        <w:rPr>
          <w:lang w:val="en-CA"/>
        </w:rPr>
        <w:fldChar w:fldCharType="end"/>
      </w:r>
      <w:r w:rsidR="005E0F6A">
        <w:rPr>
          <w:lang w:val="en-CA"/>
        </w:rPr>
        <w:t>]</w:t>
      </w:r>
      <w:r w:rsidR="00281AAC">
        <w:rPr>
          <w:lang w:val="en-CA"/>
        </w:rPr>
        <w:t xml:space="preserve"> and CSIRO XMML.  GeoSciML also provides models for concepts at the immediate periphery </w:t>
      </w:r>
      <w:r w:rsidR="001C1463">
        <w:rPr>
          <w:lang w:val="en-CA"/>
        </w:rPr>
        <w:t>of geological mapping, such as boreholes, geologic s</w:t>
      </w:r>
      <w:r w:rsidR="00281AAC">
        <w:rPr>
          <w:lang w:val="en-CA"/>
        </w:rPr>
        <w:t>pecimen</w:t>
      </w:r>
      <w:r w:rsidR="00C00D3F">
        <w:rPr>
          <w:lang w:val="en-CA"/>
        </w:rPr>
        <w:t>s</w:t>
      </w:r>
      <w:r w:rsidR="001C1463">
        <w:rPr>
          <w:lang w:val="en-CA"/>
        </w:rPr>
        <w:t xml:space="preserve"> and l</w:t>
      </w:r>
      <w:r w:rsidR="00281AAC">
        <w:rPr>
          <w:lang w:val="en-CA"/>
        </w:rPr>
        <w:t xml:space="preserve">aboratory analysis, </w:t>
      </w:r>
      <w:r w:rsidR="00324EFC">
        <w:rPr>
          <w:lang w:val="en-CA"/>
        </w:rPr>
        <w:t>modelled</w:t>
      </w:r>
      <w:r w:rsidR="001C1463">
        <w:rPr>
          <w:lang w:val="en-CA"/>
        </w:rPr>
        <w:t xml:space="preserve"> as </w:t>
      </w:r>
      <w:r w:rsidR="001C1463" w:rsidRPr="001C1463">
        <w:rPr>
          <w:rStyle w:val="Entity"/>
        </w:rPr>
        <w:t>SF_Sampling</w:t>
      </w:r>
      <w:r w:rsidR="00281AAC" w:rsidRPr="001C1463">
        <w:rPr>
          <w:rStyle w:val="Entity"/>
        </w:rPr>
        <w:t>Features</w:t>
      </w:r>
      <w:r w:rsidR="00281AAC">
        <w:rPr>
          <w:lang w:val="en-CA"/>
        </w:rPr>
        <w:t xml:space="preserve"> and </w:t>
      </w:r>
      <w:r w:rsidR="001C1463" w:rsidRPr="001C1463">
        <w:rPr>
          <w:rStyle w:val="Entity"/>
        </w:rPr>
        <w:t>OM_</w:t>
      </w:r>
      <w:r w:rsidR="00281AAC" w:rsidRPr="001C1463">
        <w:rPr>
          <w:rStyle w:val="Entity"/>
        </w:rPr>
        <w:t>Observations</w:t>
      </w:r>
      <w:r w:rsidR="00324EFC">
        <w:rPr>
          <w:lang w:val="en-CA"/>
        </w:rPr>
        <w:t xml:space="preserve"> (OGC </w:t>
      </w:r>
      <w:r w:rsidR="00324EFC" w:rsidRPr="00324EFC">
        <w:rPr>
          <w:lang w:val="en-CA"/>
        </w:rPr>
        <w:t>10-004r3</w:t>
      </w:r>
      <w:r w:rsidR="00324EFC">
        <w:rPr>
          <w:lang w:val="en-CA"/>
        </w:rPr>
        <w:t>).</w:t>
      </w:r>
      <w:r w:rsidR="00C00D3F">
        <w:rPr>
          <w:lang w:val="en-CA"/>
        </w:rPr>
        <w:t xml:space="preserve">  </w:t>
      </w:r>
    </w:p>
    <w:p w14:paraId="6EB2102A" w14:textId="77777777" w:rsidR="00431395" w:rsidRDefault="00431395" w:rsidP="000D2F14">
      <w:pPr>
        <w:rPr>
          <w:lang w:val="en-CA"/>
        </w:rPr>
      </w:pPr>
    </w:p>
    <w:p w14:paraId="48C54186" w14:textId="7A15FC8A" w:rsidR="008D755A" w:rsidRDefault="0007548F" w:rsidP="001C3AE8">
      <w:pPr>
        <w:keepNext/>
      </w:pPr>
      <w:r>
        <w:rPr>
          <w:noProof/>
          <w:lang w:val="en-CA" w:eastAsia="en-CA"/>
        </w:rPr>
        <w:drawing>
          <wp:inline distT="0" distB="0" distL="0" distR="0" wp14:anchorId="7B53C086" wp14:editId="388622CF">
            <wp:extent cx="3733165" cy="3238500"/>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165" cy="3238500"/>
                    </a:xfrm>
                    <a:prstGeom prst="rect">
                      <a:avLst/>
                    </a:prstGeom>
                    <a:noFill/>
                    <a:ln>
                      <a:noFill/>
                    </a:ln>
                  </pic:spPr>
                </pic:pic>
              </a:graphicData>
            </a:graphic>
          </wp:inline>
        </w:drawing>
      </w:r>
    </w:p>
    <w:p w14:paraId="779CD4EE" w14:textId="253942A8" w:rsidR="008D755A" w:rsidRDefault="008D755A" w:rsidP="001C3AE8">
      <w:pPr>
        <w:pStyle w:val="Lgende"/>
        <w:rPr>
          <w:lang w:val="en-CA"/>
        </w:rPr>
      </w:pPr>
      <w:r>
        <w:t xml:space="preserve">Figure </w:t>
      </w:r>
      <w:r>
        <w:fldChar w:fldCharType="begin"/>
      </w:r>
      <w:r>
        <w:instrText xml:space="preserve"> SEQ Figure \* ARABIC </w:instrText>
      </w:r>
      <w:r>
        <w:fldChar w:fldCharType="separate"/>
      </w:r>
      <w:r w:rsidR="007C615B">
        <w:rPr>
          <w:noProof/>
        </w:rPr>
        <w:t>1</w:t>
      </w:r>
      <w:r>
        <w:fldChar w:fldCharType="end"/>
      </w:r>
      <w:r>
        <w:t xml:space="preserve"> : Model lineage. </w:t>
      </w:r>
      <w:r w:rsidR="0007548F">
        <w:t>Geological entitites are logical implementations of NADM while sampling and observations entities are implementations of O&amp;M (ISO19156).</w:t>
      </w:r>
    </w:p>
    <w:p w14:paraId="5AFC96BB" w14:textId="3DCE1998" w:rsidR="003811C7" w:rsidRDefault="003811C7" w:rsidP="000D2F14">
      <w:pPr>
        <w:rPr>
          <w:lang w:val="en-CA"/>
        </w:rPr>
      </w:pPr>
      <w:r>
        <w:rPr>
          <w:lang w:val="en-CA"/>
        </w:rPr>
        <w:t>GeoSciML went through 4 major releases and a few mi</w:t>
      </w:r>
      <w:r w:rsidR="00431395">
        <w:rPr>
          <w:lang w:val="en-CA"/>
        </w:rPr>
        <w:t>nor releases since 2005.  Each version brough a different interpretation of what is essentially the same conceptual model.  The reader looking at all iterations will see</w:t>
      </w:r>
      <w:r w:rsidR="001C1463">
        <w:rPr>
          <w:lang w:val="en-CA"/>
        </w:rPr>
        <w:t>, with few exceptions,</w:t>
      </w:r>
      <w:r w:rsidR="00431395">
        <w:rPr>
          <w:lang w:val="en-CA"/>
        </w:rPr>
        <w:t xml:space="preserve"> the same concepts, the same associations and t</w:t>
      </w:r>
      <w:r w:rsidR="001C1463">
        <w:rPr>
          <w:lang w:val="en-CA"/>
        </w:rPr>
        <w:t>he same properties, but packaged</w:t>
      </w:r>
      <w:r w:rsidR="00431395">
        <w:rPr>
          <w:lang w:val="en-CA"/>
        </w:rPr>
        <w:t xml:space="preserve"> differently.  GeoSciML increasingly adopted other domain models as it evolved; it replaced XMML (eXploration and Mining Markup Languages, developed by CSIRO) by Observation and Measurement (ISO19156), custom data types for ranges and categories by SWE Common and </w:t>
      </w:r>
      <w:r w:rsidR="00BC55A0">
        <w:rPr>
          <w:lang w:val="en-CA"/>
        </w:rPr>
        <w:t>removed</w:t>
      </w:r>
      <w:r w:rsidR="001C1463">
        <w:rPr>
          <w:lang w:val="en-CA"/>
        </w:rPr>
        <w:t xml:space="preserve"> custom vocabularies to use web </w:t>
      </w:r>
      <w:r w:rsidR="00BC55A0">
        <w:rPr>
          <w:lang w:val="en-CA"/>
        </w:rPr>
        <w:t>resources.</w:t>
      </w:r>
    </w:p>
    <w:p w14:paraId="18DD64C4" w14:textId="35682576" w:rsidR="00CD43E1" w:rsidRDefault="003811C7" w:rsidP="000D2F14">
      <w:pPr>
        <w:rPr>
          <w:lang w:val="en-CA"/>
        </w:rPr>
      </w:pPr>
      <w:r>
        <w:rPr>
          <w:lang w:val="en-CA"/>
        </w:rPr>
        <w:t xml:space="preserve">This fourth iteration </w:t>
      </w:r>
      <w:r w:rsidR="00C00D3F">
        <w:rPr>
          <w:lang w:val="en-CA"/>
        </w:rPr>
        <w:t xml:space="preserve">is essentially a repackaging of </w:t>
      </w:r>
      <w:r>
        <w:rPr>
          <w:lang w:val="en-CA"/>
        </w:rPr>
        <w:t xml:space="preserve">the previous </w:t>
      </w:r>
      <w:r w:rsidR="00C00D3F">
        <w:rPr>
          <w:lang w:val="en-CA"/>
        </w:rPr>
        <w:t>version 3.2</w:t>
      </w:r>
      <w:r w:rsidR="00BC55A0">
        <w:rPr>
          <w:lang w:val="en-CA"/>
        </w:rPr>
        <w:t xml:space="preserve"> from</w:t>
      </w:r>
      <w:r>
        <w:rPr>
          <w:lang w:val="en-CA"/>
        </w:rPr>
        <w:t xml:space="preserve"> 13 packages</w:t>
      </w:r>
      <w:r w:rsidR="001C1463">
        <w:rPr>
          <w:lang w:val="en-CA"/>
        </w:rPr>
        <w:t xml:space="preserve"> organised by themes into 6</w:t>
      </w:r>
      <w:r>
        <w:rPr>
          <w:lang w:val="en-CA"/>
        </w:rPr>
        <w:t xml:space="preserve"> packages</w:t>
      </w:r>
      <w:r w:rsidR="001C1463">
        <w:rPr>
          <w:lang w:val="en-CA"/>
        </w:rPr>
        <w:t xml:space="preserve"> organised by use cases</w:t>
      </w:r>
      <w:r>
        <w:rPr>
          <w:lang w:val="en-CA"/>
        </w:rPr>
        <w:t xml:space="preserve"> (</w:t>
      </w:r>
      <w:r>
        <w:rPr>
          <w:lang w:val="en-CA"/>
        </w:rPr>
        <w:fldChar w:fldCharType="begin"/>
      </w:r>
      <w:r>
        <w:rPr>
          <w:lang w:val="en-CA"/>
        </w:rPr>
        <w:instrText xml:space="preserve"> REF _Ref447001591 \h </w:instrText>
      </w:r>
      <w:r>
        <w:rPr>
          <w:lang w:val="en-CA"/>
        </w:rPr>
      </w:r>
      <w:r>
        <w:rPr>
          <w:lang w:val="en-CA"/>
        </w:rPr>
        <w:fldChar w:fldCharType="separate"/>
      </w:r>
      <w:r w:rsidR="007C615B" w:rsidRPr="00690C3D">
        <w:t xml:space="preserve">Figure </w:t>
      </w:r>
      <w:r w:rsidR="007C615B">
        <w:rPr>
          <w:noProof/>
        </w:rPr>
        <w:t>2</w:t>
      </w:r>
      <w:r>
        <w:rPr>
          <w:lang w:val="en-CA"/>
        </w:rPr>
        <w:fldChar w:fldCharType="end"/>
      </w:r>
      <w:r w:rsidR="00BC55A0">
        <w:rPr>
          <w:lang w:val="en-CA"/>
        </w:rPr>
        <w:t>):</w:t>
      </w:r>
    </w:p>
    <w:p w14:paraId="4F59F348" w14:textId="3534EDC1" w:rsidR="000D2F14" w:rsidRDefault="000D2F14" w:rsidP="00C44904">
      <w:pPr>
        <w:pStyle w:val="Paragraphedeliste"/>
        <w:numPr>
          <w:ilvl w:val="0"/>
          <w:numId w:val="10"/>
        </w:numPr>
        <w:rPr>
          <w:lang w:val="en-CA"/>
        </w:rPr>
      </w:pPr>
      <w:r w:rsidRPr="00BC55A0">
        <w:rPr>
          <w:b/>
          <w:lang w:val="en-CA"/>
        </w:rPr>
        <w:t xml:space="preserve">GeoSciML </w:t>
      </w:r>
      <w:r w:rsidR="004175F5" w:rsidRPr="00BC55A0">
        <w:rPr>
          <w:b/>
          <w:lang w:val="en-CA"/>
        </w:rPr>
        <w:t>Basic</w:t>
      </w:r>
      <w:r w:rsidR="004175F5">
        <w:rPr>
          <w:lang w:val="en-CA"/>
        </w:rPr>
        <w:t>:</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C44904">
      <w:pPr>
        <w:pStyle w:val="Paragraphedeliste"/>
        <w:numPr>
          <w:ilvl w:val="0"/>
          <w:numId w:val="10"/>
        </w:numPr>
        <w:rPr>
          <w:lang w:val="en-CA"/>
        </w:rPr>
      </w:pPr>
      <w:r w:rsidRPr="00BC55A0">
        <w:rPr>
          <w:b/>
          <w:lang w:val="en-CA"/>
        </w:rPr>
        <w:lastRenderedPageBreak/>
        <w:t xml:space="preserve">GeoSciML </w:t>
      </w:r>
      <w:r w:rsidR="004175F5" w:rsidRPr="00BC55A0">
        <w:rPr>
          <w:b/>
          <w:lang w:val="en-CA"/>
        </w:rPr>
        <w:t>Extension</w:t>
      </w:r>
      <w:r w:rsidR="004175F5">
        <w:rPr>
          <w:lang w:val="en-CA"/>
        </w:rPr>
        <w:t>:</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C44904">
      <w:pPr>
        <w:pStyle w:val="Paragraphedeliste"/>
        <w:numPr>
          <w:ilvl w:val="0"/>
          <w:numId w:val="10"/>
        </w:numPr>
        <w:rPr>
          <w:lang w:val="en-CA"/>
        </w:rPr>
      </w:pPr>
      <w:r w:rsidRPr="00BC55A0">
        <w:rPr>
          <w:b/>
          <w:lang w:val="en-CA"/>
        </w:rPr>
        <w:t xml:space="preserve">GeoSciML Geologic </w:t>
      </w:r>
      <w:r w:rsidR="004175F5" w:rsidRPr="00BC55A0">
        <w:rPr>
          <w:b/>
          <w:lang w:val="en-CA"/>
        </w:rPr>
        <w:t>Age</w:t>
      </w:r>
      <w:r w:rsidR="004175F5">
        <w:rPr>
          <w:lang w:val="en-CA"/>
        </w:rPr>
        <w:t>:</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1A8391AB" w:rsidR="000D2F14" w:rsidRDefault="000D2F14" w:rsidP="00C44904">
      <w:pPr>
        <w:pStyle w:val="Paragraphedeliste"/>
        <w:numPr>
          <w:ilvl w:val="0"/>
          <w:numId w:val="10"/>
        </w:numPr>
        <w:rPr>
          <w:lang w:val="en-CA"/>
        </w:rPr>
      </w:pPr>
      <w:r w:rsidRPr="00BC55A0">
        <w:rPr>
          <w:b/>
          <w:lang w:val="en-CA"/>
        </w:rPr>
        <w:t xml:space="preserve">GeoSciML </w:t>
      </w:r>
      <w:r w:rsidR="00147062" w:rsidRPr="00BC55A0">
        <w:rPr>
          <w:b/>
          <w:lang w:val="en-CA"/>
        </w:rPr>
        <w:t>Borehole</w:t>
      </w:r>
      <w:r w:rsidR="00147062">
        <w:rPr>
          <w:lang w:val="en-CA"/>
        </w:rPr>
        <w:t>:</w:t>
      </w:r>
      <w:r>
        <w:rPr>
          <w:lang w:val="en-CA"/>
        </w:rPr>
        <w:t xml:space="preserve"> a model </w:t>
      </w:r>
      <w:r w:rsidR="002E4FD9">
        <w:rPr>
          <w:lang w:val="en-CA"/>
        </w:rPr>
        <w:t>for</w:t>
      </w:r>
      <w:r>
        <w:rPr>
          <w:lang w:val="en-CA"/>
        </w:rPr>
        <w:t xml:space="preserve"> borehole</w:t>
      </w:r>
      <w:r w:rsidR="009367D1">
        <w:rPr>
          <w:lang w:val="en-CA"/>
        </w:rPr>
        <w:t>s</w:t>
      </w:r>
      <w:r w:rsidR="002E4FD9">
        <w:rPr>
          <w:lang w:val="en-CA"/>
        </w:rPr>
        <w:t xml:space="preserve">, geologic logs and drilling details and other engineering informations. </w:t>
      </w:r>
    </w:p>
    <w:p w14:paraId="0863ABFD" w14:textId="77777777" w:rsidR="00BC55A0" w:rsidRDefault="000D2F14" w:rsidP="00C44904">
      <w:pPr>
        <w:pStyle w:val="Paragraphedeliste"/>
        <w:numPr>
          <w:ilvl w:val="0"/>
          <w:numId w:val="10"/>
        </w:numPr>
        <w:rPr>
          <w:lang w:val="en-CA"/>
        </w:rPr>
      </w:pPr>
      <w:r w:rsidRPr="00BC55A0">
        <w:rPr>
          <w:b/>
          <w:lang w:val="en-CA"/>
        </w:rPr>
        <w:t xml:space="preserve">GeoSciML Laboratory </w:t>
      </w:r>
      <w:r w:rsidR="00BC55A0" w:rsidRPr="00BC55A0">
        <w:rPr>
          <w:b/>
          <w:lang w:val="en-CA"/>
        </w:rPr>
        <w:t xml:space="preserve">and </w:t>
      </w:r>
      <w:r w:rsidR="00147062" w:rsidRPr="00BC55A0">
        <w:rPr>
          <w:b/>
          <w:lang w:val="en-CA"/>
        </w:rPr>
        <w:t>A</w:t>
      </w:r>
      <w:r w:rsidRPr="00BC55A0">
        <w:rPr>
          <w:b/>
          <w:lang w:val="en-CA"/>
        </w:rPr>
        <w:t>nalysis</w:t>
      </w:r>
      <w:r w:rsidRPr="00BC55A0">
        <w:rPr>
          <w:lang w:val="en-CA"/>
        </w:rPr>
        <w:t xml:space="preserve">: a model of </w:t>
      </w:r>
      <w:r w:rsidR="009367D1" w:rsidRPr="00BC55A0">
        <w:rPr>
          <w:lang w:val="en-CA"/>
        </w:rPr>
        <w:t xml:space="preserve">laboratory analytical </w:t>
      </w:r>
      <w:r w:rsidR="00B14110" w:rsidRPr="00BC55A0">
        <w:rPr>
          <w:lang w:val="en-CA"/>
        </w:rPr>
        <w:t>meta</w:t>
      </w:r>
      <w:r w:rsidR="009367D1" w:rsidRPr="00BC55A0">
        <w:rPr>
          <w:lang w:val="en-CA"/>
        </w:rPr>
        <w:t xml:space="preserve">data, </w:t>
      </w:r>
      <w:r w:rsidR="00B14110" w:rsidRPr="00BC55A0">
        <w:rPr>
          <w:lang w:val="en-CA"/>
        </w:rPr>
        <w:t xml:space="preserve">geological </w:t>
      </w:r>
      <w:r w:rsidR="004D2ACB" w:rsidRPr="00BC55A0">
        <w:rPr>
          <w:lang w:val="en-CA"/>
        </w:rPr>
        <w:t xml:space="preserve">sampling and </w:t>
      </w:r>
      <w:r w:rsidR="009367D1" w:rsidRPr="00BC55A0">
        <w:rPr>
          <w:lang w:val="en-CA"/>
        </w:rPr>
        <w:t>specimens</w:t>
      </w:r>
      <w:r w:rsidR="00B14110" w:rsidRPr="00BC55A0">
        <w:rPr>
          <w:lang w:val="en-CA"/>
        </w:rPr>
        <w:t>,</w:t>
      </w:r>
      <w:r w:rsidR="009367D1" w:rsidRPr="00BC55A0">
        <w:rPr>
          <w:lang w:val="en-CA"/>
        </w:rPr>
        <w:t xml:space="preserve"> and isotopic age observation results</w:t>
      </w:r>
      <w:r w:rsidRPr="00BC55A0">
        <w:rPr>
          <w:lang w:val="en-CA"/>
        </w:rPr>
        <w:t>.</w:t>
      </w:r>
    </w:p>
    <w:p w14:paraId="6BA588ED" w14:textId="05CEC502" w:rsidR="00DF2D0D" w:rsidRPr="00BC55A0" w:rsidRDefault="00DF2D0D" w:rsidP="00C44904">
      <w:pPr>
        <w:pStyle w:val="Paragraphedeliste"/>
        <w:numPr>
          <w:ilvl w:val="0"/>
          <w:numId w:val="10"/>
        </w:numPr>
        <w:rPr>
          <w:lang w:val="en-CA"/>
        </w:rPr>
      </w:pPr>
      <w:r w:rsidRPr="00BC55A0">
        <w:rPr>
          <w:b/>
          <w:lang w:val="en-CA"/>
        </w:rPr>
        <w:t>GeoSciML Lite</w:t>
      </w:r>
      <w:r w:rsidRPr="00BC55A0">
        <w:rPr>
          <w:lang w:val="en-CA"/>
        </w:rPr>
        <w:t xml:space="preserve">: </w:t>
      </w:r>
      <w:r w:rsidR="002E4FD9">
        <w:rPr>
          <w:lang w:val="en-CA"/>
        </w:rPr>
        <w:t xml:space="preserve">previously </w:t>
      </w:r>
      <w:r w:rsidR="00BC55A0" w:rsidRPr="00BC55A0">
        <w:rPr>
          <w:lang w:val="en-CA"/>
        </w:rPr>
        <w:t>known as “Portr</w:t>
      </w:r>
      <w:r w:rsidRPr="00BC55A0">
        <w:rPr>
          <w:lang w:val="en-CA"/>
        </w:rPr>
        <w:t>a</w:t>
      </w:r>
      <w:r w:rsidR="002E4FD9">
        <w:rPr>
          <w:lang w:val="en-CA"/>
        </w:rPr>
        <w:t>yal” in version 3.2;</w:t>
      </w:r>
      <w:r w:rsidR="00BC55A0" w:rsidRPr="00BC55A0">
        <w:rPr>
          <w:lang w:val="en-CA"/>
        </w:rPr>
        <w:t xml:space="preserve"> a</w:t>
      </w:r>
      <w:r w:rsidRPr="00BC55A0">
        <w:rPr>
          <w:lang w:val="en-CA"/>
        </w:rPr>
        <w:t xml:space="preserve"> simplified alternate implementation of the conceptual model for layer based application</w:t>
      </w:r>
      <w:r w:rsidR="00BC55A0" w:rsidRPr="00BC55A0">
        <w:rPr>
          <w:lang w:val="en-CA"/>
        </w:rPr>
        <w:t>s</w:t>
      </w:r>
      <w:r w:rsidRPr="00BC55A0">
        <w:rPr>
          <w:lang w:val="en-CA"/>
        </w:rPr>
        <w:t>.</w:t>
      </w:r>
    </w:p>
    <w:p w14:paraId="5BFABEE1" w14:textId="77777777" w:rsidR="000D2F14" w:rsidRDefault="000D2F14" w:rsidP="009459BF">
      <w:pPr>
        <w:rPr>
          <w:lang w:val="en-CA"/>
        </w:rPr>
      </w:pPr>
    </w:p>
    <w:p w14:paraId="6EC882B7" w14:textId="301D6F88" w:rsidR="007D2867" w:rsidRDefault="0007548F" w:rsidP="007D2867">
      <w:pPr>
        <w:keepNext/>
      </w:pPr>
      <w:r>
        <w:rPr>
          <w:noProof/>
          <w:lang w:val="en-CA" w:eastAsia="en-CA"/>
        </w:rPr>
        <w:drawing>
          <wp:inline distT="0" distB="0" distL="0" distR="0" wp14:anchorId="4700F398" wp14:editId="3816458F">
            <wp:extent cx="5486400" cy="4817364"/>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817364"/>
                    </a:xfrm>
                    <a:prstGeom prst="rect">
                      <a:avLst/>
                    </a:prstGeom>
                    <a:noFill/>
                    <a:ln>
                      <a:noFill/>
                    </a:ln>
                  </pic:spPr>
                </pic:pic>
              </a:graphicData>
            </a:graphic>
          </wp:inline>
        </w:drawing>
      </w:r>
      <w:r w:rsidR="00DF2D0D" w:rsidRPr="00DF2D0D">
        <w:rPr>
          <w:noProof/>
          <w:lang w:val="en-CA" w:eastAsia="en-CA"/>
        </w:rPr>
        <w:t xml:space="preserve"> </w:t>
      </w:r>
    </w:p>
    <w:p w14:paraId="1D4B869E" w14:textId="59933514" w:rsidR="007D2867" w:rsidRPr="00690C3D" w:rsidRDefault="007D2867" w:rsidP="00690C3D">
      <w:pPr>
        <w:pStyle w:val="Lgende"/>
        <w:jc w:val="center"/>
        <w:rPr>
          <w:color w:val="auto"/>
        </w:rPr>
      </w:pPr>
      <w:bookmarkStart w:id="50"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7C615B">
        <w:rPr>
          <w:noProof/>
          <w:color w:val="auto"/>
        </w:rPr>
        <w:t>2</w:t>
      </w:r>
      <w:r w:rsidRPr="00690C3D">
        <w:rPr>
          <w:color w:val="auto"/>
        </w:rPr>
        <w:fldChar w:fldCharType="end"/>
      </w:r>
      <w:bookmarkEnd w:id="50"/>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7C26AFB1"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 xml:space="preserve">modular specification) per target implementation (this specification has two targets; </w:t>
      </w:r>
      <w:r w:rsidR="00BC55A0">
        <w:rPr>
          <w:lang w:val="en-CA"/>
        </w:rPr>
        <w:lastRenderedPageBreak/>
        <w:t>encoding rules</w:t>
      </w:r>
      <w:r>
        <w:rPr>
          <w:lang w:val="en-CA"/>
        </w:rPr>
        <w:t xml:space="preserve"> and </w:t>
      </w:r>
      <w:r w:rsidR="00BC55A0">
        <w:rPr>
          <w:lang w:val="en-CA"/>
        </w:rPr>
        <w:t>data instance</w:t>
      </w:r>
      <w:r>
        <w:rPr>
          <w:lang w:val="en-CA"/>
        </w:rPr>
        <w:t>).  More target implementations might be published as se</w:t>
      </w:r>
      <w:r w:rsidR="00681747">
        <w:rPr>
          <w:lang w:val="en-CA"/>
        </w:rPr>
        <w:t>parate documents.</w:t>
      </w:r>
    </w:p>
    <w:p w14:paraId="7179FA14" w14:textId="77777777" w:rsidR="000D2F14" w:rsidRDefault="000D2F14" w:rsidP="000D2F14">
      <w:pPr>
        <w:rPr>
          <w:lang w:val="en-CA"/>
        </w:rPr>
      </w:pPr>
    </w:p>
    <w:p w14:paraId="5128645A" w14:textId="77777777" w:rsidR="00681747" w:rsidRDefault="00681747" w:rsidP="00681747">
      <w:pPr>
        <w:pStyle w:val="Titre2"/>
        <w:rPr>
          <w:lang w:val="en-CA"/>
        </w:rPr>
      </w:pPr>
      <w:bookmarkStart w:id="51" w:name="_Ref432754283"/>
      <w:bookmarkStart w:id="52" w:name="_Toc458065732"/>
      <w:r>
        <w:rPr>
          <w:lang w:val="en-CA"/>
        </w:rPr>
        <w:t>GeoSciML Basic and Extension</w:t>
      </w:r>
      <w:bookmarkEnd w:id="51"/>
      <w:bookmarkEnd w:id="52"/>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w:t>
      </w:r>
      <w:r w:rsidRPr="002E4FD9">
        <w:rPr>
          <w:rStyle w:val="Entity"/>
        </w:rPr>
        <w:t>Map</w:t>
      </w:r>
      <w:r w:rsidR="005F5C63" w:rsidRPr="002E4FD9">
        <w:rPr>
          <w:rStyle w:val="Entity"/>
        </w:rPr>
        <w:t>ped</w:t>
      </w:r>
      <w:r w:rsidRPr="002E4FD9">
        <w:rPr>
          <w:rStyle w:val="Entity"/>
        </w:rPr>
        <w:t>Feature</w:t>
      </w:r>
      <w:r>
        <w:rPr>
          <w:lang w:val="en-CA"/>
        </w:rPr>
        <w:t xml:space="preserve"> – the cartographic element shown on a map, and the </w:t>
      </w:r>
      <w:r w:rsidRPr="002E4FD9">
        <w:rPr>
          <w:rStyle w:val="Entity"/>
        </w:rPr>
        <w:t>GeologicFeature</w:t>
      </w:r>
      <w:r>
        <w:rPr>
          <w:lang w:val="en-CA"/>
        </w:rPr>
        <w:t xml:space="preserve"> it represents.  All </w:t>
      </w:r>
      <w:r w:rsidR="00D318C0">
        <w:rPr>
          <w:lang w:val="en-CA"/>
        </w:rPr>
        <w:t xml:space="preserve">geologic </w:t>
      </w:r>
      <w:r>
        <w:rPr>
          <w:lang w:val="en-CA"/>
        </w:rPr>
        <w:t xml:space="preserve">concepts that can be represented on a map are subtypes of </w:t>
      </w:r>
      <w:r w:rsidRPr="002E4FD9">
        <w:rPr>
          <w:rStyle w:val="Entity"/>
        </w:rPr>
        <w:t>GeologicFeature</w:t>
      </w:r>
      <w:r w:rsidR="00230CDE">
        <w:rPr>
          <w:lang w:val="en-CA"/>
        </w:rPr>
        <w:t xml:space="preserve">.  </w:t>
      </w:r>
    </w:p>
    <w:p w14:paraId="56FEBB16" w14:textId="67E0BAF3" w:rsidR="00230CDE" w:rsidRDefault="005F5C63" w:rsidP="00EC0310">
      <w:pPr>
        <w:keepNext/>
      </w:pPr>
      <w:r w:rsidRPr="005F5C63">
        <w:rPr>
          <w:noProof/>
          <w:lang w:val="en-AU" w:eastAsia="en-AU"/>
        </w:rPr>
        <w:t xml:space="preserve"> </w:t>
      </w:r>
      <w:r w:rsidR="00F658C5">
        <w:rPr>
          <w:noProof/>
          <w:lang w:val="en-CA" w:eastAsia="en-CA"/>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Lgende"/>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7C615B">
        <w:rPr>
          <w:noProof/>
          <w:color w:val="000000"/>
        </w:rPr>
        <w:t>3</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sidRPr="002E4FD9">
        <w:rPr>
          <w:rStyle w:val="Entity"/>
        </w:rPr>
        <w:t>GeologicFeature</w:t>
      </w:r>
      <w:r>
        <w:rPr>
          <w:lang w:val="en-CA"/>
        </w:rPr>
        <w:t xml:space="preserv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7C615B" w:rsidRPr="00690C3D">
        <w:t xml:space="preserve">Figure </w:t>
      </w:r>
      <w:r w:rsidR="007C615B">
        <w:rPr>
          <w:noProof/>
        </w:rPr>
        <w:t>4</w:t>
      </w:r>
      <w:r>
        <w:rPr>
          <w:lang w:val="en-CA"/>
        </w:rPr>
        <w:fldChar w:fldCharType="end"/>
      </w:r>
      <w:r w:rsidR="00A96A3A">
        <w:rPr>
          <w:lang w:val="en-CA"/>
        </w:rPr>
        <w:t>3</w:t>
      </w:r>
      <w:r w:rsidR="00690C3D">
        <w:rPr>
          <w:lang w:val="en-CA"/>
        </w:rPr>
        <w:t>) -</w:t>
      </w:r>
      <w:r>
        <w:rPr>
          <w:lang w:val="en-CA"/>
        </w:rPr>
        <w:t xml:space="preserve"> </w:t>
      </w:r>
      <w:r w:rsidRPr="002E4FD9">
        <w:rPr>
          <w:rStyle w:val="Entity"/>
        </w:rPr>
        <w:t>GeologicEvent</w:t>
      </w:r>
      <w:r>
        <w:rPr>
          <w:lang w:val="en-CA"/>
        </w:rPr>
        <w:t xml:space="preserve">, </w:t>
      </w:r>
      <w:r w:rsidRPr="002E4FD9">
        <w:rPr>
          <w:rStyle w:val="Entity"/>
        </w:rPr>
        <w:t>GeologicStructure</w:t>
      </w:r>
      <w:r>
        <w:rPr>
          <w:lang w:val="en-CA"/>
        </w:rPr>
        <w:t xml:space="preserve">, </w:t>
      </w:r>
      <w:r w:rsidRPr="002E4FD9">
        <w:rPr>
          <w:rStyle w:val="Entity"/>
        </w:rPr>
        <w:t>GeologicUnit</w:t>
      </w:r>
      <w:r w:rsidR="00690C3D">
        <w:rPr>
          <w:lang w:val="en-CA"/>
        </w:rPr>
        <w:t xml:space="preserve"> and </w:t>
      </w:r>
      <w:r w:rsidR="00690C3D" w:rsidRPr="002E4FD9">
        <w:rPr>
          <w:rStyle w:val="Entity"/>
        </w:rPr>
        <w:t>GeomorphologicFeatures</w:t>
      </w:r>
      <w:r w:rsidR="00690C3D">
        <w:rPr>
          <w:lang w:val="en-CA"/>
        </w:rPr>
        <w:t>.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 xml:space="preserve">are not geologic features themselves, but features related to the activity of sampling and observing geology (such as </w:t>
      </w:r>
      <w:r w:rsidRPr="002E4FD9">
        <w:rPr>
          <w:rStyle w:val="Entity"/>
        </w:rPr>
        <w:t>Borehole</w:t>
      </w:r>
      <w:r>
        <w:rPr>
          <w:lang w:val="en-CA"/>
        </w:rPr>
        <w:t xml:space="preserve"> or </w:t>
      </w:r>
      <w:r w:rsidRPr="002E4FD9">
        <w:rPr>
          <w:rStyle w:val="Entity"/>
        </w:rPr>
        <w:t>GeologicSpecimen</w:t>
      </w:r>
      <w:r>
        <w:rPr>
          <w:lang w:val="en-CA"/>
        </w:rPr>
        <w:t xml:space="preserve">) and are therefore modelled as </w:t>
      </w:r>
      <w:r w:rsidRPr="002E4FD9">
        <w:rPr>
          <w:rStyle w:val="Entity"/>
        </w:rPr>
        <w:t>SF_SamplingFeature</w:t>
      </w:r>
      <w:r>
        <w:rPr>
          <w:lang w:val="en-CA"/>
        </w:rPr>
        <w:t xml:space="preserve"> (O&amp;M) subtypes.</w:t>
      </w:r>
    </w:p>
    <w:p w14:paraId="057035A4" w14:textId="7153F0C4" w:rsidR="00681747" w:rsidRDefault="0007548F" w:rsidP="00681747">
      <w:pPr>
        <w:keepNext/>
      </w:pPr>
      <w:r>
        <w:rPr>
          <w:noProof/>
          <w:lang w:val="en-CA" w:eastAsia="en-CA"/>
        </w:rPr>
        <w:lastRenderedPageBreak/>
        <w:drawing>
          <wp:inline distT="0" distB="0" distL="0" distR="0" wp14:anchorId="02840FA8" wp14:editId="72DF00A4">
            <wp:extent cx="5486400" cy="30364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36480"/>
                    </a:xfrm>
                    <a:prstGeom prst="rect">
                      <a:avLst/>
                    </a:prstGeom>
                    <a:noFill/>
                    <a:ln>
                      <a:noFill/>
                    </a:ln>
                  </pic:spPr>
                </pic:pic>
              </a:graphicData>
            </a:graphic>
          </wp:inline>
        </w:drawing>
      </w:r>
    </w:p>
    <w:p w14:paraId="3CC68821" w14:textId="696570A5" w:rsidR="00681747" w:rsidRPr="00690C3D" w:rsidRDefault="00681747" w:rsidP="00690C3D">
      <w:pPr>
        <w:pStyle w:val="Lgende"/>
        <w:jc w:val="center"/>
        <w:rPr>
          <w:color w:val="auto"/>
          <w:lang w:val="en-CA"/>
        </w:rPr>
      </w:pPr>
      <w:bookmarkStart w:id="53"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7C615B">
        <w:rPr>
          <w:noProof/>
          <w:color w:val="auto"/>
        </w:rPr>
        <w:t>4</w:t>
      </w:r>
      <w:r w:rsidR="00673E83" w:rsidRPr="00690C3D">
        <w:rPr>
          <w:noProof/>
          <w:color w:val="auto"/>
        </w:rPr>
        <w:fldChar w:fldCharType="end"/>
      </w:r>
      <w:bookmarkEnd w:id="53"/>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0C5AEB84" w:rsidR="00681747" w:rsidRDefault="00681747" w:rsidP="00681747">
      <w:pPr>
        <w:rPr>
          <w:lang w:val="en-CA"/>
        </w:rPr>
      </w:pPr>
      <w:r w:rsidRPr="002E4FD9">
        <w:rPr>
          <w:rStyle w:val="Entity"/>
        </w:rPr>
        <w:t>GeologicFeature</w:t>
      </w:r>
      <w:r>
        <w:rPr>
          <w:lang w:val="en-CA"/>
        </w:rPr>
        <w:t xml:space="preserve"> can share</w:t>
      </w:r>
      <w:r w:rsidR="002E4FD9">
        <w:rPr>
          <w:lang w:val="en-CA"/>
        </w:rPr>
        <w:t xml:space="preserve"> arbitrary</w:t>
      </w:r>
      <w:r>
        <w:rPr>
          <w:lang w:val="en-CA"/>
        </w:rPr>
        <w:t xml:space="preserve"> relationships through </w:t>
      </w:r>
      <w:r w:rsidR="00B33100">
        <w:rPr>
          <w:lang w:val="en-CA"/>
        </w:rPr>
        <w:t>relation</w:t>
      </w:r>
      <w:r w:rsidR="002E4FD9">
        <w:rPr>
          <w:lang w:val="en-CA"/>
        </w:rPr>
        <w:t>s</w:t>
      </w:r>
      <w:r w:rsidR="00B33100">
        <w:rPr>
          <w:lang w:val="en-CA"/>
        </w:rPr>
        <w:t xml:space="preserve"> (</w:t>
      </w:r>
      <w:r w:rsidR="00B33100" w:rsidRPr="002E4FD9">
        <w:rPr>
          <w:rStyle w:val="Entity"/>
        </w:rPr>
        <w:t>AbstractRelation</w:t>
      </w:r>
      <w:r w:rsidR="00B33100">
        <w:rPr>
          <w:lang w:val="en-CA"/>
        </w:rPr>
        <w:t xml:space="preserve">) </w:t>
      </w:r>
      <w:r>
        <w:rPr>
          <w:lang w:val="en-CA"/>
        </w:rPr>
        <w:t xml:space="preserve">class, subtyped into different kind of relationships, providing </w:t>
      </w:r>
      <w:r w:rsidR="002E4FD9">
        <w:rPr>
          <w:lang w:val="en-CA"/>
        </w:rPr>
        <w:t>distinct</w:t>
      </w:r>
      <w:r>
        <w:rPr>
          <w:lang w:val="en-CA"/>
        </w:rPr>
        <w:t xml:space="preserve">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Titre3"/>
        <w:rPr>
          <w:lang w:val="en-CA"/>
        </w:rPr>
      </w:pPr>
      <w:bookmarkStart w:id="54" w:name="_Ref440065627"/>
      <w:bookmarkStart w:id="55" w:name="_Toc458065733"/>
      <w:r>
        <w:rPr>
          <w:lang w:val="en-CA"/>
        </w:rPr>
        <w:t>AbstractDescription classes</w:t>
      </w:r>
      <w:bookmarkEnd w:id="54"/>
      <w:bookmarkEnd w:id="55"/>
    </w:p>
    <w:p w14:paraId="780C7301" w14:textId="77777777" w:rsidR="00895888" w:rsidRPr="00895888" w:rsidRDefault="00895888">
      <w:pPr>
        <w:rPr>
          <w:lang w:val="en-CA"/>
        </w:rPr>
      </w:pPr>
    </w:p>
    <w:p w14:paraId="6F2F2413" w14:textId="1AF76016" w:rsidR="00EA50E7" w:rsidRDefault="002E4FD9" w:rsidP="00681747">
      <w:pPr>
        <w:rPr>
          <w:lang w:val="en-CA"/>
        </w:rPr>
      </w:pPr>
      <w:r>
        <w:rPr>
          <w:lang w:val="en-CA"/>
        </w:rPr>
        <w:t>The technique t</w:t>
      </w:r>
      <w:r w:rsidR="00EA50E7">
        <w:rPr>
          <w:lang w:val="en-CA"/>
        </w:rPr>
        <w:t xml:space="preserve">o add </w:t>
      </w:r>
      <w:r w:rsidR="00690C3D">
        <w:rPr>
          <w:lang w:val="en-CA"/>
        </w:rPr>
        <w:t>extended</w:t>
      </w:r>
      <w:r w:rsidR="00EA50E7">
        <w:rPr>
          <w:lang w:val="en-CA"/>
        </w:rPr>
        <w:t xml:space="preserve"> properties to an existing</w:t>
      </w:r>
      <w:r w:rsidR="00690C3D">
        <w:rPr>
          <w:lang w:val="en-CA"/>
        </w:rPr>
        <w:t xml:space="preserve"> class</w:t>
      </w:r>
      <w:r w:rsidR="00EA50E7">
        <w:rPr>
          <w:lang w:val="en-CA"/>
        </w:rPr>
        <w:t xml:space="preserve"> </w:t>
      </w:r>
      <w:r w:rsidR="00690C3D">
        <w:rPr>
          <w:lang w:val="en-CA"/>
        </w:rPr>
        <w:t xml:space="preserve">is </w:t>
      </w:r>
      <w:r w:rsidR="00EA50E7">
        <w:rPr>
          <w:lang w:val="en-CA"/>
        </w:rPr>
        <w:t>normally to create a subtype to carry the new properties</w:t>
      </w:r>
      <w:r w:rsidR="00690C3D">
        <w:rPr>
          <w:lang w:val="en-CA"/>
        </w:rPr>
        <w:t xml:space="preserve"> (Fig. 5)</w:t>
      </w:r>
      <w:r w:rsidR="00EA50E7">
        <w:rPr>
          <w:lang w:val="en-CA"/>
        </w:rPr>
        <w:t>.</w:t>
      </w:r>
    </w:p>
    <w:p w14:paraId="7E87DB7E" w14:textId="24376544" w:rsidR="00EA50E7" w:rsidRDefault="00F658C5" w:rsidP="00EC0310">
      <w:pPr>
        <w:keepNext/>
        <w:jc w:val="center"/>
      </w:pPr>
      <w:r>
        <w:rPr>
          <w:noProof/>
          <w:lang w:val="en-CA" w:eastAsia="en-CA"/>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Lgende"/>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7C615B">
        <w:rPr>
          <w:noProof/>
          <w:color w:val="auto"/>
        </w:rPr>
        <w:t>5</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6A511A6F"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w:t>
      </w:r>
      <w:r w:rsidR="002E4FD9">
        <w:rPr>
          <w:lang w:val="en-CA"/>
        </w:rPr>
        <w:t xml:space="preserve"> will create a new branch, and new properties won’t</w:t>
      </w:r>
      <w:r w:rsidR="00861954">
        <w:rPr>
          <w:lang w:val="en-CA"/>
        </w:rPr>
        <w:t xml:space="preserve"> propagate to existing subtypes</w:t>
      </w:r>
      <w:r w:rsidR="002E4FD9">
        <w:rPr>
          <w:lang w:val="en-CA"/>
        </w:rPr>
        <w:t xml:space="preserve"> in the main branch</w:t>
      </w:r>
      <w:r w:rsidR="00861954">
        <w:rPr>
          <w:lang w:val="en-CA"/>
        </w:rPr>
        <w:t>.</w:t>
      </w:r>
      <w:r w:rsidR="00DA2FDF">
        <w:rPr>
          <w:lang w:val="en-CA"/>
        </w:rPr>
        <w:t xml:space="preserve"> </w:t>
      </w:r>
      <w:r w:rsidR="008F4593">
        <w:t>GeoSciML</w:t>
      </w:r>
      <w:r w:rsidR="00861954">
        <w:t xml:space="preserve"> </w:t>
      </w:r>
      <w:r w:rsidR="002E4FD9">
        <w:t>proposes</w:t>
      </w:r>
      <w:r w:rsidR="00861954">
        <w:t xml:space="preserve"> a</w:t>
      </w:r>
      <w:r w:rsidR="000077DC">
        <w:t>n</w:t>
      </w:r>
      <w:r w:rsidR="00861954">
        <w:t xml:space="preserve"> </w:t>
      </w:r>
      <w:r w:rsidR="000077DC">
        <w:t xml:space="preserve">extension </w:t>
      </w:r>
      <w:r w:rsidR="00861954">
        <w:t xml:space="preserve">pattern </w:t>
      </w:r>
      <w:r w:rsidR="00BC55A0">
        <w:t>using</w:t>
      </w:r>
      <w:r w:rsidR="00861954">
        <w:t xml:space="preserve">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r w:rsidR="00A173A4">
        <w:t>Datatype</w:t>
      </w:r>
      <w:r w:rsidR="00BC55A0">
        <w:t>,</w:t>
      </w:r>
      <w:r w:rsidR="00A173A4">
        <w:t xml:space="preserve"> subtyping</w:t>
      </w:r>
      <w:r w:rsidR="00861954">
        <w:t xml:space="preserve"> </w:t>
      </w:r>
      <w:r w:rsidR="00EF48A6" w:rsidRPr="002E4FD9">
        <w:rPr>
          <w:rStyle w:val="Entity"/>
        </w:rPr>
        <w:t>AbstractDescription</w:t>
      </w:r>
      <w:r w:rsidR="00690C3D">
        <w:t>.</w:t>
      </w:r>
    </w:p>
    <w:p w14:paraId="2A48355A" w14:textId="3FDE1208" w:rsidR="00DA2FDF" w:rsidRDefault="00F658C5" w:rsidP="00DA2FDF">
      <w:pPr>
        <w:keepNext/>
      </w:pPr>
      <w:r>
        <w:rPr>
          <w:noProof/>
          <w:lang w:val="en-CA" w:eastAsia="en-CA"/>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Lgende"/>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7C615B">
        <w:rPr>
          <w:noProof/>
          <w:color w:val="auto"/>
        </w:rPr>
        <w:t>6</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C44904">
      <w:pPr>
        <w:pStyle w:val="Paragraphedeliste"/>
        <w:numPr>
          <w:ilvl w:val="0"/>
          <w:numId w:val="11"/>
        </w:numPr>
      </w:pPr>
      <w:r>
        <w:t>It d</w:t>
      </w:r>
      <w:r w:rsidR="00D0034E">
        <w:t>oes not require the creation of a new feature type</w:t>
      </w:r>
      <w:r w:rsidR="00595C96">
        <w:t xml:space="preserve"> to add properties to core features.</w:t>
      </w:r>
    </w:p>
    <w:p w14:paraId="6EC47B98" w14:textId="2805436A" w:rsidR="00D0034E" w:rsidRDefault="00D0034E" w:rsidP="00C44904">
      <w:pPr>
        <w:pStyle w:val="Paragraphedeliste"/>
        <w:numPr>
          <w:ilvl w:val="0"/>
          <w:numId w:val="11"/>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6985B3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BC55A0">
        <w:t xml:space="preserve">ultimately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7C615B" w:rsidRPr="00EC0310">
        <w:t xml:space="preserve">Table </w:t>
      </w:r>
      <w:r w:rsidR="007C615B">
        <w:rPr>
          <w:noProof/>
        </w:rPr>
        <w:t>1</w:t>
      </w:r>
      <w:r>
        <w:fldChar w:fldCharType="end"/>
      </w:r>
      <w:r>
        <w:t>).</w:t>
      </w:r>
    </w:p>
    <w:p w14:paraId="434C3884" w14:textId="251C9391" w:rsidR="000077DC" w:rsidRPr="00EC0310" w:rsidRDefault="000077DC" w:rsidP="004D3EF3">
      <w:pPr>
        <w:pStyle w:val="Lgende"/>
        <w:keepNext/>
        <w:rPr>
          <w:color w:val="auto"/>
        </w:rPr>
      </w:pPr>
      <w:bookmarkStart w:id="56"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7C615B">
        <w:rPr>
          <w:noProof/>
          <w:color w:val="auto"/>
        </w:rPr>
        <w:t>1</w:t>
      </w:r>
      <w:r w:rsidR="00415E41">
        <w:rPr>
          <w:color w:val="auto"/>
        </w:rPr>
        <w:fldChar w:fldCharType="end"/>
      </w:r>
      <w:bookmarkEnd w:id="56"/>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Default="00EF48A6" w:rsidP="00DA2FDF">
      <w:r>
        <w:t>T</w:t>
      </w:r>
      <w:r w:rsidR="000466A0">
        <w:t xml:space="preserve">his </w:t>
      </w:r>
      <w:r>
        <w:t xml:space="preserve">modelling </w:t>
      </w:r>
      <w:r w:rsidR="000466A0">
        <w:t xml:space="preserve">pattern 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p>
    <w:p w14:paraId="098EF99B" w14:textId="77777777" w:rsidR="00DF2D0D" w:rsidRDefault="00DF2D0D" w:rsidP="00DF2D0D">
      <w:pPr>
        <w:pStyle w:val="Titre2"/>
        <w:rPr>
          <w:lang w:val="en-CA"/>
        </w:rPr>
      </w:pPr>
      <w:bookmarkStart w:id="57" w:name="_Toc458065734"/>
      <w:r>
        <w:rPr>
          <w:lang w:val="en-CA"/>
        </w:rPr>
        <w:t>GeoSciML Lite</w:t>
      </w:r>
      <w:bookmarkEnd w:id="57"/>
    </w:p>
    <w:p w14:paraId="4D0A675B" w14:textId="77777777" w:rsidR="00DF2D0D" w:rsidRDefault="00DF2D0D" w:rsidP="00DF2D0D">
      <w:pPr>
        <w:rPr>
          <w:lang w:val="en-CA"/>
        </w:rPr>
      </w:pPr>
    </w:p>
    <w:p w14:paraId="232BE2CE" w14:textId="1F83DC2C" w:rsidR="00DF2D0D" w:rsidRPr="005E0F6A" w:rsidRDefault="00DF2D0D" w:rsidP="00DF2D0D">
      <w:pPr>
        <w:rPr>
          <w:lang w:val="en-CA"/>
        </w:rPr>
      </w:pPr>
      <w:r>
        <w:rPr>
          <w:lang w:val="en-CA"/>
        </w:rPr>
        <w:t>GeoSciML Lite is a denormalised view</w:t>
      </w:r>
      <w:r w:rsidR="0031113D">
        <w:rPr>
          <w:lang w:val="en-CA"/>
        </w:rPr>
        <w:t>, or a transformation,</w:t>
      </w:r>
      <w:r>
        <w:rPr>
          <w:lang w:val="en-CA"/>
        </w:rPr>
        <w:t xml:space="preserve"> of key geological and sampling features, designed as a simple entry level model to publish datasets, particularly adapted to geographic visualization with key reporting properties.  The use case for GeoSciML-lite is a simple layer-based </w:t>
      </w:r>
      <w:r w:rsidR="00BC55A0">
        <w:rPr>
          <w:lang w:val="en-CA"/>
        </w:rPr>
        <w:t>application;</w:t>
      </w:r>
      <w:r>
        <w:rPr>
          <w:lang w:val="en-CA"/>
        </w:rPr>
        <w:t xml:space="preserve"> such as web map application or GIS where the key functionality is to display a map layer and perform simple identify operations.  The classes are modelled to be easily implementable in any GIS or web mapping application.  One feature type maps to one table composed of optional, single occurrence, properties – consistent with the structure of denormalised RDBMS tables.  </w:t>
      </w:r>
      <w:r w:rsidRPr="005E0F6A">
        <w:rPr>
          <w:lang w:val="en-CA"/>
        </w:rPr>
        <w:t xml:space="preserve">The XML implementation (clause </w:t>
      </w:r>
      <w:r w:rsidR="005E0F6A">
        <w:rPr>
          <w:lang w:val="en-CA"/>
        </w:rPr>
        <w:fldChar w:fldCharType="begin"/>
      </w:r>
      <w:r w:rsidR="005E0F6A">
        <w:rPr>
          <w:lang w:val="en-CA"/>
        </w:rPr>
        <w:instrText xml:space="preserve"> REF _Ref458064986 \r \h </w:instrText>
      </w:r>
      <w:r w:rsidR="005E0F6A">
        <w:rPr>
          <w:lang w:val="en-CA"/>
        </w:rPr>
      </w:r>
      <w:r w:rsidR="005E0F6A">
        <w:rPr>
          <w:lang w:val="en-CA"/>
        </w:rPr>
        <w:fldChar w:fldCharType="separate"/>
      </w:r>
      <w:r w:rsidR="007C615B">
        <w:rPr>
          <w:lang w:val="en-CA"/>
        </w:rPr>
        <w:t>9.8</w:t>
      </w:r>
      <w:r w:rsidR="005E0F6A">
        <w:rPr>
          <w:lang w:val="en-CA"/>
        </w:rPr>
        <w:fldChar w:fldCharType="end"/>
      </w:r>
      <w:r w:rsidR="005E0F6A">
        <w:rPr>
          <w:lang w:val="en-CA"/>
        </w:rPr>
        <w:t xml:space="preserve">) </w:t>
      </w:r>
      <w:r w:rsidRPr="005E0F6A">
        <w:rPr>
          <w:lang w:val="en-CA"/>
        </w:rPr>
        <w:t xml:space="preserve">is conformant with GML Simple Feature (OGC 10-100r3). </w:t>
      </w:r>
    </w:p>
    <w:p w14:paraId="2AFD65F6" w14:textId="1C134081" w:rsidR="00DF2D0D" w:rsidRDefault="00DF2D0D" w:rsidP="00DF2D0D">
      <w:pPr>
        <w:rPr>
          <w:lang w:val="en-CA"/>
        </w:rPr>
      </w:pPr>
      <w:r>
        <w:rPr>
          <w:lang w:val="en-CA"/>
        </w:rPr>
        <w:t xml:space="preserve">Each </w:t>
      </w:r>
      <w:r w:rsidR="0031113D">
        <w:rPr>
          <w:lang w:val="en-CA"/>
        </w:rPr>
        <w:t>property</w:t>
      </w:r>
      <w:r>
        <w:rPr>
          <w:lang w:val="en-CA"/>
        </w:rPr>
        <w:t xml:space="preserve"> of </w:t>
      </w:r>
      <w:proofErr w:type="gramStart"/>
      <w:r>
        <w:rPr>
          <w:lang w:val="en-CA"/>
        </w:rPr>
        <w:t>Lite</w:t>
      </w:r>
      <w:proofErr w:type="gramEnd"/>
      <w:r>
        <w:rPr>
          <w:lang w:val="en-CA"/>
        </w:rPr>
        <w:t xml:space="preserve"> classes are derived from a subset of </w:t>
      </w:r>
      <w:r w:rsidR="002A0C3E">
        <w:rPr>
          <w:lang w:val="en-CA"/>
        </w:rPr>
        <w:t xml:space="preserve">the properties available in the </w:t>
      </w:r>
      <w:r>
        <w:rPr>
          <w:lang w:val="en-CA"/>
        </w:rPr>
        <w:t>“full” model</w:t>
      </w:r>
      <w:r w:rsidR="002A0C3E">
        <w:rPr>
          <w:lang w:val="en-CA"/>
        </w:rPr>
        <w:t xml:space="preserve">, with the exception of “genericSymbolizer”, which is a convenience property providing a cartographic symbol. The property is a shortcut to symbolisation that </w:t>
      </w:r>
      <w:r w:rsidR="0031113D">
        <w:rPr>
          <w:lang w:val="en-CA"/>
        </w:rPr>
        <w:t>would</w:t>
      </w:r>
      <w:r w:rsidR="002A0C3E">
        <w:rPr>
          <w:lang w:val="en-CA"/>
        </w:rPr>
        <w:t xml:space="preserve"> otherwise be provided </w:t>
      </w:r>
      <w:r w:rsidR="00D04723">
        <w:rPr>
          <w:lang w:val="en-CA"/>
        </w:rPr>
        <w:t>by</w:t>
      </w:r>
      <w:r w:rsidR="002A0C3E">
        <w:rPr>
          <w:lang w:val="en-CA"/>
        </w:rPr>
        <w:t xml:space="preserve"> SLD (Styled Layer Descriptor).</w:t>
      </w:r>
    </w:p>
    <w:p w14:paraId="65A8BD05" w14:textId="65475275" w:rsidR="00DF2D0D" w:rsidRDefault="00DF2D0D" w:rsidP="00DF2D0D">
      <w:pPr>
        <w:rPr>
          <w:lang w:val="en-CA"/>
        </w:rPr>
      </w:pPr>
      <w:r>
        <w:rPr>
          <w:lang w:val="en-CA"/>
        </w:rPr>
        <w:t>Some fields are external references, in the form of HTTP URI, to provide hyperlinks for applications to</w:t>
      </w:r>
      <w:r w:rsidR="00D04723">
        <w:rPr>
          <w:lang w:val="en-CA"/>
        </w:rPr>
        <w:t xml:space="preserve"> access linked data definitions to extern</w:t>
      </w:r>
      <w:r w:rsidR="005E0F6A">
        <w:rPr>
          <w:lang w:val="en-CA"/>
        </w:rPr>
        <w:t xml:space="preserve">ally governed vocabulary terms </w:t>
      </w:r>
      <w:r>
        <w:rPr>
          <w:lang w:val="en-CA"/>
        </w:rPr>
        <w:t>and/or complex representation</w:t>
      </w:r>
      <w:r w:rsidR="00D04723">
        <w:rPr>
          <w:lang w:val="en-CA"/>
        </w:rPr>
        <w:t>s of the features when required.</w:t>
      </w:r>
    </w:p>
    <w:p w14:paraId="15684DE6" w14:textId="77777777" w:rsidR="00DF2D0D" w:rsidRDefault="00DF2D0D" w:rsidP="00DF2D0D">
      <w:pPr>
        <w:keepNext/>
        <w:rPr>
          <w:noProof/>
          <w:lang w:val="en-CA" w:eastAsia="en-CA"/>
        </w:rPr>
      </w:pPr>
    </w:p>
    <w:p w14:paraId="5D81254D" w14:textId="77777777" w:rsidR="00DF2D0D" w:rsidRDefault="00DF2D0D" w:rsidP="00DF2D0D">
      <w:pPr>
        <w:keepNext/>
      </w:pPr>
      <w:r>
        <w:rPr>
          <w:noProof/>
          <w:lang w:val="en-CA" w:eastAsia="en-CA"/>
        </w:rPr>
        <w:drawing>
          <wp:inline distT="0" distB="0" distL="0" distR="0" wp14:anchorId="58828334" wp14:editId="21F03E94">
            <wp:extent cx="5562600" cy="4019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Del="00C17E97">
        <w:rPr>
          <w:noProof/>
          <w:lang w:val="en-CA" w:eastAsia="en-CA"/>
        </w:rPr>
        <w:t xml:space="preserve"> </w:t>
      </w:r>
    </w:p>
    <w:p w14:paraId="3E80F661" w14:textId="77777777" w:rsidR="00DF2D0D" w:rsidRPr="008B64C1" w:rsidRDefault="00DF2D0D" w:rsidP="00DF2D0D">
      <w:pPr>
        <w:pStyle w:val="Lgende"/>
        <w:jc w:val="center"/>
        <w:rPr>
          <w:color w:val="000000"/>
        </w:rPr>
      </w:pPr>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7C615B">
        <w:rPr>
          <w:noProof/>
          <w:color w:val="000000"/>
        </w:rPr>
        <w:t>7</w:t>
      </w:r>
      <w:r w:rsidRPr="008B64C1">
        <w:rPr>
          <w:color w:val="000000"/>
        </w:rPr>
        <w:fldChar w:fldCharType="end"/>
      </w:r>
      <w:r w:rsidRPr="008B64C1">
        <w:rPr>
          <w:color w:val="000000"/>
        </w:rPr>
        <w:t xml:space="preserve"> </w:t>
      </w:r>
      <w:r w:rsidRPr="009F4AF5">
        <w:rPr>
          <w:color w:val="000000"/>
        </w:rPr>
        <w:t xml:space="preserve">- </w:t>
      </w:r>
      <w:r w:rsidRPr="008B64C1">
        <w:rPr>
          <w:color w:val="000000"/>
        </w:rPr>
        <w:t xml:space="preserve">Example of linkage between </w:t>
      </w:r>
      <w:proofErr w:type="gramStart"/>
      <w:r>
        <w:rPr>
          <w:color w:val="000000"/>
        </w:rPr>
        <w:t>Lite</w:t>
      </w:r>
      <w:proofErr w:type="gramEnd"/>
      <w:r w:rsidRPr="008B64C1">
        <w:rPr>
          <w:color w:val="000000"/>
        </w:rPr>
        <w:t xml:space="preserve"> </w:t>
      </w:r>
      <w:r>
        <w:rPr>
          <w:color w:val="000000"/>
        </w:rPr>
        <w:t>feature</w:t>
      </w:r>
      <w:r w:rsidRPr="008B64C1">
        <w:rPr>
          <w:color w:val="000000"/>
        </w:rPr>
        <w:t xml:space="preserve"> and other GeoSciML packages and vocabular</w:t>
      </w:r>
      <w:r w:rsidRPr="009F4AF5">
        <w:rPr>
          <w:color w:val="000000"/>
        </w:rPr>
        <w:t>y term URI’s</w:t>
      </w:r>
      <w:r w:rsidRPr="00EC0310">
        <w:rPr>
          <w:color w:val="000000"/>
        </w:rPr>
        <w:t>.  An instance of GeologicUnitView matches an instance of MappedFeature.</w:t>
      </w:r>
    </w:p>
    <w:p w14:paraId="043C37AE" w14:textId="77777777" w:rsidR="00DF2D0D" w:rsidRPr="00DA2FDF" w:rsidRDefault="00DF2D0D" w:rsidP="00DA2FDF"/>
    <w:p w14:paraId="79B93D23" w14:textId="77777777" w:rsidR="009459BF" w:rsidRPr="009459BF" w:rsidRDefault="009A7B37" w:rsidP="009459BF">
      <w:pPr>
        <w:pStyle w:val="Titre1"/>
        <w:rPr>
          <w:lang w:val="en-CA"/>
        </w:rPr>
      </w:pPr>
      <w:bookmarkStart w:id="58" w:name="_Toc458065735"/>
      <w:r w:rsidRPr="00D12552">
        <w:rPr>
          <w:lang w:val="en-CA"/>
        </w:rPr>
        <w:t>Conventions</w:t>
      </w:r>
      <w:bookmarkEnd w:id="58"/>
    </w:p>
    <w:p w14:paraId="526B5110" w14:textId="4B49FF2E" w:rsidR="00695378" w:rsidRPr="00D12552" w:rsidRDefault="00695378" w:rsidP="00695378">
      <w:pPr>
        <w:pStyle w:val="Titre2"/>
        <w:rPr>
          <w:lang w:val="en-CA"/>
        </w:rPr>
      </w:pPr>
      <w:bookmarkStart w:id="59" w:name="_Ref439663710"/>
      <w:bookmarkStart w:id="60" w:name="_Toc458065736"/>
      <w:r w:rsidRPr="00D12552">
        <w:rPr>
          <w:lang w:val="en-CA"/>
        </w:rPr>
        <w:t>Requirement class</w:t>
      </w:r>
      <w:bookmarkEnd w:id="59"/>
      <w:bookmarkEnd w:id="60"/>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lastRenderedPageBreak/>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Titre2"/>
        <w:rPr>
          <w:lang w:val="en-CA"/>
        </w:rPr>
      </w:pPr>
      <w:bookmarkStart w:id="61" w:name="_Toc377112004"/>
      <w:bookmarkStart w:id="62" w:name="_Toc428885193"/>
      <w:bookmarkStart w:id="63" w:name="_Ref439663763"/>
      <w:bookmarkStart w:id="64" w:name="_Toc458065737"/>
      <w:r w:rsidRPr="00D12552">
        <w:rPr>
          <w:lang w:val="en-CA"/>
        </w:rPr>
        <w:t>Requirement</w:t>
      </w:r>
      <w:bookmarkEnd w:id="61"/>
      <w:bookmarkEnd w:id="62"/>
      <w:bookmarkEnd w:id="63"/>
      <w:r w:rsidR="00395D5A">
        <w:rPr>
          <w:lang w:val="en-CA"/>
        </w:rPr>
        <w:t xml:space="preserve"> and</w:t>
      </w:r>
      <w:r w:rsidR="00846883">
        <w:rPr>
          <w:lang w:val="en-CA"/>
        </w:rPr>
        <w:t xml:space="preserve"> Recommendation</w:t>
      </w:r>
      <w:bookmarkEnd w:id="64"/>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65" w:name="_Toc356480502"/>
      <w:bookmarkStart w:id="66" w:name="_Toc377112005"/>
      <w:bookmarkStart w:id="67" w:name="_Toc428885194"/>
      <w:bookmarkStart w:id="68" w:name="_Toc356480505"/>
      <w:bookmarkStart w:id="69" w:name="_Toc458065738"/>
      <w:r w:rsidRPr="00D12552">
        <w:rPr>
          <w:lang w:val="en-CA"/>
        </w:rPr>
        <w:t>Conformance class</w:t>
      </w:r>
      <w:bookmarkEnd w:id="65"/>
      <w:bookmarkEnd w:id="66"/>
      <w:bookmarkEnd w:id="67"/>
      <w:bookmarkEnd w:id="69"/>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lastRenderedPageBreak/>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65676D9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8F3406">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1B864280"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8F3406">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Titre2"/>
        <w:rPr>
          <w:lang w:val="en-CA"/>
        </w:rPr>
      </w:pPr>
      <w:bookmarkStart w:id="70" w:name="_Toc377112006"/>
      <w:bookmarkStart w:id="71" w:name="_Toc428885195"/>
      <w:bookmarkStart w:id="72" w:name="_Toc458065739"/>
      <w:r w:rsidRPr="00D12552">
        <w:rPr>
          <w:lang w:val="en-CA"/>
        </w:rPr>
        <w:t>Identifiers</w:t>
      </w:r>
      <w:bookmarkEnd w:id="68"/>
      <w:bookmarkEnd w:id="70"/>
      <w:bookmarkEnd w:id="71"/>
      <w:bookmarkEnd w:id="72"/>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63A9498F" w:rsidR="00695378" w:rsidRPr="00D12552" w:rsidRDefault="00695378" w:rsidP="00695378">
      <w:pPr>
        <w:rPr>
          <w:lang w:val="en-CA"/>
        </w:rPr>
      </w:pPr>
      <w:r w:rsidRPr="00D12552">
        <w:rPr>
          <w:lang w:val="en-CA"/>
        </w:rPr>
        <w:t xml:space="preserve">All requirements and conformance tests that appear in this document are denoted by </w:t>
      </w:r>
      <w:r w:rsidR="0031113D">
        <w:rPr>
          <w:lang w:val="en-CA"/>
        </w:rPr>
        <w:t>a partial URI</w:t>
      </w:r>
      <w:r w:rsidRPr="00D12552">
        <w:rPr>
          <w:lang w:val="en-CA"/>
        </w:rPr>
        <w:t xml:space="preserve"> which </w:t>
      </w:r>
      <w:r w:rsidR="0031113D" w:rsidRPr="00D12552">
        <w:rPr>
          <w:lang w:val="en-CA"/>
        </w:rPr>
        <w:t>is</w:t>
      </w:r>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Titre2"/>
        <w:rPr>
          <w:lang w:val="en-CA"/>
        </w:rPr>
      </w:pPr>
      <w:bookmarkStart w:id="73" w:name="_Toc458065740"/>
      <w:r>
        <w:rPr>
          <w:lang w:val="en-CA"/>
        </w:rPr>
        <w:lastRenderedPageBreak/>
        <w:t>Classifiers</w:t>
      </w:r>
      <w:bookmarkEnd w:id="73"/>
    </w:p>
    <w:p w14:paraId="285DCE72" w14:textId="091A6A09"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w:t>
      </w:r>
      <w:r w:rsidRPr="00527465">
        <w:rPr>
          <w:rStyle w:val="Entity"/>
        </w:rPr>
        <w:t>CamelCase</w:t>
      </w:r>
      <w:r>
        <w:rPr>
          <w:lang w:val="en-CA"/>
        </w:rPr>
        <w:t>” name</w:t>
      </w:r>
      <w:r w:rsidR="00527465">
        <w:rPr>
          <w:lang w:val="en-CA"/>
        </w:rPr>
        <w:t xml:space="preserve"> in mono space type</w:t>
      </w:r>
      <w:r>
        <w:rPr>
          <w:lang w:val="en-CA"/>
        </w:rPr>
        <w:t xml:space="preserv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 xml:space="preserve">a </w:t>
      </w:r>
      <w:r w:rsidR="00B40027" w:rsidRPr="00527465">
        <w:rPr>
          <w:rStyle w:val="Entity"/>
        </w:rPr>
        <w:t>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49605CA0" w:rsidR="00D87A01" w:rsidRDefault="0058466D" w:rsidP="00695378">
      <w:pPr>
        <w:rPr>
          <w:lang w:val="en-CA"/>
        </w:rPr>
      </w:pPr>
      <w:r>
        <w:rPr>
          <w:lang w:val="en-CA"/>
        </w:rPr>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w:t>
      </w:r>
      <w:r w:rsidR="007D01E7" w:rsidRPr="00527465">
        <w:rPr>
          <w:rStyle w:val="Entity"/>
        </w:rPr>
        <w:t>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527465">
        <w:rPr>
          <w:rStyle w:val="Entity"/>
        </w:rPr>
        <w:t xml:space="preserve">ISO TC211::ISO 19156 All::ISO 19156:2011 Observations and </w:t>
      </w:r>
      <w:proofErr w:type="gramStart"/>
      <w:r w:rsidR="007D01E7" w:rsidRPr="00527465">
        <w:rPr>
          <w:rStyle w:val="Entity"/>
        </w:rPr>
        <w:t>Measurements:</w:t>
      </w:r>
      <w:proofErr w:type="gramEnd"/>
      <w:r w:rsidR="007D01E7" w:rsidRPr="00527465">
        <w:rPr>
          <w:rStyle w:val="Entity"/>
        </w:rPr>
        <w:t>:*</w:t>
      </w:r>
      <w:r w:rsidR="007D01E7">
        <w:rPr>
          <w:lang w:val="en-CA"/>
        </w:rPr>
        <w:t xml:space="preserve">) that includes all classifiers in all sub packages </w:t>
      </w:r>
      <w:r w:rsidR="00527465">
        <w:rPr>
          <w:lang w:val="en-CA"/>
        </w:rPr>
        <w:t>and</w:t>
      </w:r>
      <w:r w:rsidR="007D01E7">
        <w:rPr>
          <w:lang w:val="en-CA"/>
        </w:rPr>
        <w:t xml:space="preserve"> avoid</w:t>
      </w:r>
      <w:r w:rsidR="00527465">
        <w:rPr>
          <w:lang w:val="en-CA"/>
        </w:rPr>
        <w:t>s</w:t>
      </w:r>
      <w:r w:rsidR="007D01E7">
        <w:rPr>
          <w:lang w:val="en-CA"/>
        </w:rPr>
        <w:t xml:space="preserve"> </w:t>
      </w:r>
      <w:r w:rsidR="00527465">
        <w:rPr>
          <w:lang w:val="en-CA"/>
        </w:rPr>
        <w:t>creating</w:t>
      </w:r>
      <w:r w:rsidR="007D01E7">
        <w:rPr>
          <w:lang w:val="en-CA"/>
        </w:rPr>
        <w:t xml:space="preserve"> </w:t>
      </w:r>
      <w:r w:rsidR="00C5081E">
        <w:rPr>
          <w:lang w:val="en-CA"/>
        </w:rPr>
        <w:t xml:space="preserve">a </w:t>
      </w:r>
      <w:r w:rsidR="007D01E7">
        <w:rPr>
          <w:lang w:val="en-CA"/>
        </w:rPr>
        <w:t>shortcut for al</w:t>
      </w:r>
      <w:r w:rsidR="00D27E3C">
        <w:rPr>
          <w:lang w:val="en-CA"/>
        </w:rPr>
        <w:t>l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3E52E621" w:rsidR="00004359" w:rsidRPr="00C9582A" w:rsidRDefault="00C9582A" w:rsidP="00C44904">
      <w:pPr>
        <w:numPr>
          <w:ilvl w:val="0"/>
          <w:numId w:val="24"/>
        </w:numPr>
      </w:pPr>
      <w:r w:rsidRPr="00527465">
        <w:rPr>
          <w:rStyle w:val="Entity"/>
        </w:rPr>
        <w:t>gsmlb:GeologicUnit</w:t>
      </w:r>
      <w:r w:rsidRPr="00EC0310">
        <w:rPr>
          <w:rStyle w:val="xmlChar"/>
        </w:rPr>
        <w:t xml:space="preserve"> </w:t>
      </w:r>
      <w:r w:rsidRPr="00C9582A">
        <w:t>refers to an instance of Geo</w:t>
      </w:r>
      <w:r w:rsidR="00C5081E">
        <w:t>logic</w:t>
      </w:r>
      <w:r w:rsidRPr="00C9582A">
        <w:t xml:space="preserve">Unit, from namespace </w:t>
      </w:r>
      <w:r w:rsidRPr="00527465">
        <w:rPr>
          <w:rStyle w:val="Entity"/>
        </w:rPr>
        <w:t>xmlns:gsmlb=</w:t>
      </w:r>
      <w:r w:rsidR="00C5081E" w:rsidRPr="00527465">
        <w:rPr>
          <w:rStyle w:val="Entity"/>
        </w:rPr>
        <w:t>"</w:t>
      </w:r>
      <w:r w:rsidRPr="00527465">
        <w:rPr>
          <w:rStyle w:val="Entity"/>
        </w:rPr>
        <w:t>http://xmlns.geosciml.org/GeoSciML-Basic/4.</w:t>
      </w:r>
      <w:r w:rsidR="004832DE" w:rsidRPr="00527465">
        <w:rPr>
          <w:rStyle w:val="Entity"/>
        </w:rPr>
        <w:t>1</w:t>
      </w:r>
      <w:r w:rsidR="00C5081E">
        <w:rPr>
          <w:rStyle w:val="xmlChar"/>
        </w:rPr>
        <w:t>"</w:t>
      </w:r>
    </w:p>
    <w:p w14:paraId="6CE7B955" w14:textId="56296621"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w:t>
      </w:r>
      <w:r w:rsidR="00004359">
        <w:rPr>
          <w:lang w:val="en-CA"/>
        </w:rPr>
        <w:t xml:space="preserve"> </w:t>
      </w:r>
      <w:r>
        <w:rPr>
          <w:lang w:val="en-CA"/>
        </w:rPr>
        <w:t>refers to</w:t>
      </w:r>
      <w:r w:rsidR="00004359">
        <w:rPr>
          <w:lang w:val="en-CA"/>
        </w:rPr>
        <w:t xml:space="preserve"> the </w:t>
      </w:r>
      <w:r w:rsidRPr="00527465">
        <w:rPr>
          <w:rStyle w:val="Entity"/>
        </w:rPr>
        <w:t>n</w:t>
      </w:r>
      <w:r w:rsidR="00004359" w:rsidRPr="00527465">
        <w:rPr>
          <w:rStyle w:val="Entity"/>
        </w:rPr>
        <w:t>ame</w:t>
      </w:r>
      <w:r w:rsidR="00004359">
        <w:rPr>
          <w:lang w:val="en-CA"/>
        </w:rPr>
        <w:t xml:space="preserve"> property of </w:t>
      </w:r>
      <w:r w:rsidR="00004359" w:rsidRPr="00527465">
        <w:rPr>
          <w:rStyle w:val="Entity"/>
        </w:rPr>
        <w:t>GeologicUnit</w:t>
      </w:r>
    </w:p>
    <w:p w14:paraId="4BC79CCE" w14:textId="67FB9002"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:GeologicUnit/gml:name/@codeName</w:t>
      </w:r>
      <w:r w:rsidR="00004359">
        <w:rPr>
          <w:lang w:val="en-CA"/>
        </w:rPr>
        <w:t xml:space="preserve"> </w:t>
      </w:r>
      <w:r>
        <w:rPr>
          <w:lang w:val="en-CA"/>
        </w:rPr>
        <w:t xml:space="preserve">refers to the </w:t>
      </w:r>
      <w:r w:rsidR="00891F7B" w:rsidRPr="00527465">
        <w:rPr>
          <w:rStyle w:val="Entity"/>
        </w:rPr>
        <w:t>codeName</w:t>
      </w:r>
      <w:r w:rsidR="00891F7B">
        <w:rPr>
          <w:lang w:val="en-CA"/>
        </w:rPr>
        <w:t xml:space="preserve"> </w:t>
      </w:r>
      <w:r w:rsidR="00004359">
        <w:rPr>
          <w:lang w:val="en-CA"/>
        </w:rPr>
        <w:t xml:space="preserve">attribute of the </w:t>
      </w:r>
      <w:r w:rsidR="00004359" w:rsidRPr="00527465">
        <w:rPr>
          <w:rStyle w:val="Entity"/>
        </w:rPr>
        <w:t>name</w:t>
      </w:r>
      <w:r w:rsidR="00004359">
        <w:rPr>
          <w:lang w:val="en-CA"/>
        </w:rPr>
        <w:t xml:space="preserve"> property of </w:t>
      </w:r>
      <w:r w:rsidR="00004359" w:rsidRPr="00527465">
        <w:rPr>
          <w:rStyle w:val="Entity"/>
        </w:rPr>
        <w:t>GeologicUnit</w:t>
      </w:r>
    </w:p>
    <w:p w14:paraId="0CAFAC87" w14:textId="63670444" w:rsidR="00004359" w:rsidRPr="00D12552" w:rsidRDefault="00524C50" w:rsidP="00695378">
      <w:pPr>
        <w:rPr>
          <w:lang w:val="en-CA"/>
        </w:rPr>
      </w:pPr>
      <w:r>
        <w:rPr>
          <w:lang w:val="en-CA"/>
        </w:rPr>
        <w:br w:type="page"/>
      </w:r>
    </w:p>
    <w:p w14:paraId="01F9E081" w14:textId="77777777" w:rsidR="00F02ED9" w:rsidRDefault="00F02ED9">
      <w:pPr>
        <w:pStyle w:val="Titre1"/>
        <w:rPr>
          <w:lang w:val="en-CA"/>
        </w:rPr>
      </w:pPr>
      <w:bookmarkStart w:id="74" w:name="_Toc458065741"/>
      <w:r>
        <w:rPr>
          <w:lang w:val="en-CA"/>
        </w:rPr>
        <w:lastRenderedPageBreak/>
        <w:t>Conceptual Model</w:t>
      </w:r>
      <w:bookmarkEnd w:id="74"/>
    </w:p>
    <w:p w14:paraId="5CE575A4" w14:textId="470ECAFF" w:rsidR="00F02ED9" w:rsidRDefault="007A23C6" w:rsidP="00F02ED9">
      <w:pPr>
        <w:rPr>
          <w:lang w:val="en-CA"/>
        </w:rPr>
      </w:pPr>
      <w:r>
        <w:rPr>
          <w:lang w:val="en-CA"/>
        </w:rPr>
        <w:t xml:space="preserve">The geology part of </w:t>
      </w:r>
      <w:r w:rsidR="00F02ED9">
        <w:rPr>
          <w:lang w:val="en-CA"/>
        </w:rPr>
        <w:t>GeoSciML</w:t>
      </w:r>
      <w:r>
        <w:rPr>
          <w:lang w:val="en-CA"/>
        </w:rPr>
        <w:t>, as opposed to engineering part</w:t>
      </w:r>
      <w:r w:rsidR="00527465">
        <w:rPr>
          <w:lang w:val="en-CA"/>
        </w:rPr>
        <w:t>s dealing with boreholes and l</w:t>
      </w:r>
      <w:r>
        <w:rPr>
          <w:lang w:val="en-CA"/>
        </w:rPr>
        <w:t>aboratory,</w:t>
      </w:r>
      <w:r w:rsidR="00F02ED9">
        <w:rPr>
          <w:lang w:val="en-CA"/>
        </w:rPr>
        <w:t xml:space="preserve"> is in large proportion an implementation of the North American Data Model</w:t>
      </w:r>
      <w:r w:rsidR="005E0F6A">
        <w:rPr>
          <w:lang w:val="en-CA"/>
        </w:rPr>
        <w:t xml:space="preserve"> [</w:t>
      </w:r>
      <w:r w:rsidR="005E0F6A">
        <w:rPr>
          <w:lang w:val="en-CA"/>
        </w:rPr>
        <w:fldChar w:fldCharType="begin"/>
      </w:r>
      <w:r w:rsidR="005E0F6A">
        <w:rPr>
          <w:lang w:val="en-CA"/>
        </w:rPr>
        <w:instrText xml:space="preserve"> REF _Ref458064875 \n \h </w:instrText>
      </w:r>
      <w:r w:rsidR="005E0F6A">
        <w:rPr>
          <w:lang w:val="en-CA"/>
        </w:rPr>
      </w:r>
      <w:r w:rsidR="005E0F6A">
        <w:rPr>
          <w:lang w:val="en-CA"/>
        </w:rPr>
        <w:fldChar w:fldCharType="separate"/>
      </w:r>
      <w:r w:rsidR="007C615B">
        <w:rPr>
          <w:lang w:val="en-CA"/>
        </w:rPr>
        <w:t>11</w:t>
      </w:r>
      <w:r w:rsidR="005E0F6A">
        <w:rPr>
          <w:lang w:val="en-CA"/>
        </w:rPr>
        <w:fldChar w:fldCharType="end"/>
      </w:r>
      <w:r w:rsidR="005E0F6A">
        <w:rPr>
          <w:lang w:val="en-CA"/>
        </w:rPr>
        <w:t>]</w:t>
      </w:r>
      <w:r w:rsidR="00F02ED9">
        <w:rPr>
          <w:lang w:val="en-CA"/>
        </w:rPr>
        <w:t xml:space="preserve">.  NADM is a technologically neutral model that addresses geosciences concepts and the relationships between them.  GeoSciML does not implement NADM </w:t>
      </w:r>
      <w:r w:rsidR="0031113D">
        <w:rPr>
          <w:lang w:val="en-CA"/>
        </w:rPr>
        <w:t>Geologic Portrayal (a model of elements composing</w:t>
      </w:r>
      <w:r w:rsidR="00F02ED9">
        <w:rPr>
          <w:lang w:val="en-CA"/>
        </w:rPr>
        <w:t xml:space="preserve"> </w:t>
      </w:r>
      <w:r w:rsidR="0031113D">
        <w:rPr>
          <w:lang w:val="en-CA"/>
        </w:rPr>
        <w:t>a geological map, such as legend, symbols, insets, etc.</w:t>
      </w:r>
      <w:r w:rsidR="00F02ED9">
        <w:rPr>
          <w:lang w:val="en-CA"/>
        </w:rPr>
        <w:t xml:space="preserve">) </w:t>
      </w:r>
      <w:proofErr w:type="gramStart"/>
      <w:r w:rsidR="00F02ED9">
        <w:rPr>
          <w:lang w:val="en-CA"/>
        </w:rPr>
        <w:t>nor</w:t>
      </w:r>
      <w:proofErr w:type="gramEnd"/>
      <w:r w:rsidR="00F02ED9">
        <w:rPr>
          <w:lang w:val="en-CA"/>
        </w:rPr>
        <w:t xml:space="preserve"> Geologic Vocabulary (although older versions of GeoSciML did). </w:t>
      </w:r>
    </w:p>
    <w:p w14:paraId="48E0CDD8" w14:textId="2F333105" w:rsidR="009725C6" w:rsidRDefault="003B0AAB" w:rsidP="003B0AAB">
      <w:pPr>
        <w:rPr>
          <w:lang w:val="en-CA"/>
        </w:rPr>
      </w:pPr>
      <w:r>
        <w:rPr>
          <w:lang w:val="en-CA"/>
        </w:rPr>
        <w:t>GeoSciML is a</w:t>
      </w:r>
      <w:r w:rsidR="007A23C6">
        <w:rPr>
          <w:lang w:val="en-CA"/>
        </w:rPr>
        <w:t>n</w:t>
      </w:r>
      <w:r>
        <w:rPr>
          <w:lang w:val="en-CA"/>
        </w:rPr>
        <w:t xml:space="preserve"> ISO Feature Model implementation of NADM and this created </w:t>
      </w:r>
      <w:r w:rsidR="009725C6">
        <w:rPr>
          <w:lang w:val="en-CA"/>
        </w:rPr>
        <w:t xml:space="preserve">subtle differences between NADM and GeoSciML as the logical model </w:t>
      </w:r>
      <w:r w:rsidR="0031113D">
        <w:rPr>
          <w:lang w:val="en-CA"/>
        </w:rPr>
        <w:t>deals</w:t>
      </w:r>
      <w:r w:rsidR="009725C6">
        <w:rPr>
          <w:lang w:val="en-CA"/>
        </w:rPr>
        <w:t xml:space="preserve"> with ISO Feature Model idiosyncracies.  For instance, NADM multiple </w:t>
      </w:r>
      <w:r>
        <w:rPr>
          <w:lang w:val="en-CA"/>
        </w:rPr>
        <w:t>inheritances</w:t>
      </w:r>
      <w:r w:rsidR="009725C6">
        <w:rPr>
          <w:lang w:val="en-CA"/>
        </w:rPr>
        <w:t xml:space="preserve"> used in </w:t>
      </w:r>
      <w:r w:rsidR="009725C6" w:rsidRPr="00527465">
        <w:rPr>
          <w:rStyle w:val="Entity"/>
        </w:rPr>
        <w:t>Fossil</w:t>
      </w:r>
      <w:r w:rsidR="009725C6">
        <w:rPr>
          <w:lang w:val="en-CA"/>
        </w:rPr>
        <w:t xml:space="preserve"> could not be implemented in the ISO world that forbids such constructs.  There were also </w:t>
      </w:r>
      <w:r>
        <w:rPr>
          <w:lang w:val="en-CA"/>
        </w:rPr>
        <w:t xml:space="preserve">conceptual changes, </w:t>
      </w:r>
      <w:r w:rsidR="007A23C6">
        <w:rPr>
          <w:lang w:val="en-CA"/>
        </w:rPr>
        <w:t>especially</w:t>
      </w:r>
      <w:r>
        <w:rPr>
          <w:lang w:val="en-CA"/>
        </w:rPr>
        <w:t xml:space="preserve"> regarding </w:t>
      </w:r>
      <w:r w:rsidRPr="00527465">
        <w:rPr>
          <w:rStyle w:val="Entity"/>
        </w:rPr>
        <w:t>EarthMaterial</w:t>
      </w:r>
      <w:r>
        <w:rPr>
          <w:lang w:val="en-CA"/>
        </w:rPr>
        <w:t xml:space="preserve"> that is not c</w:t>
      </w:r>
      <w:r w:rsidR="0031113D">
        <w:rPr>
          <w:lang w:val="en-CA"/>
        </w:rPr>
        <w:t xml:space="preserve">onsidered as a </w:t>
      </w:r>
      <w:r w:rsidR="0031113D" w:rsidRPr="00527465">
        <w:rPr>
          <w:rStyle w:val="Entity"/>
        </w:rPr>
        <w:t>GeologicFeature</w:t>
      </w:r>
      <w:r w:rsidR="0031113D">
        <w:rPr>
          <w:lang w:val="en-CA"/>
        </w:rPr>
        <w:t xml:space="preserve"> (hence an ISO FeatureType)</w:t>
      </w:r>
      <w:r>
        <w:rPr>
          <w:lang w:val="en-CA"/>
        </w:rPr>
        <w:t xml:space="preserve"> in GeoSciML, but as a Type.</w:t>
      </w:r>
    </w:p>
    <w:p w14:paraId="71EB01DB" w14:textId="484D0FFF" w:rsidR="007A23C6" w:rsidRDefault="007A23C6" w:rsidP="003B0AAB">
      <w:pPr>
        <w:rPr>
          <w:lang w:val="en-CA"/>
        </w:rPr>
      </w:pPr>
      <w:r w:rsidRPr="00527465">
        <w:rPr>
          <w:rStyle w:val="Entity"/>
        </w:rPr>
        <w:t>Borehole</w:t>
      </w:r>
      <w:r>
        <w:rPr>
          <w:lang w:val="en-CA"/>
        </w:rPr>
        <w:t xml:space="preserve"> </w:t>
      </w:r>
      <w:r w:rsidR="00527465">
        <w:rPr>
          <w:lang w:val="en-CA"/>
        </w:rPr>
        <w:t>and l</w:t>
      </w:r>
      <w:r>
        <w:rPr>
          <w:lang w:val="en-CA"/>
        </w:rPr>
        <w:t>aboratory features (</w:t>
      </w:r>
      <w:r w:rsidRPr="00527465">
        <w:rPr>
          <w:rStyle w:val="Entity"/>
        </w:rPr>
        <w:t>GeologicSpecimen</w:t>
      </w:r>
      <w:r>
        <w:rPr>
          <w:lang w:val="en-CA"/>
        </w:rPr>
        <w:t xml:space="preserve"> in particular) are extensions or Observation and Measurement (</w:t>
      </w:r>
      <w:r w:rsidRPr="007A23C6">
        <w:rPr>
          <w:lang w:val="en-CA"/>
        </w:rPr>
        <w:t>10-004r3</w:t>
      </w:r>
      <w:r>
        <w:rPr>
          <w:lang w:val="en-CA"/>
        </w:rPr>
        <w:t xml:space="preserve">) and as such implements its underlying conceptual model.  </w:t>
      </w:r>
      <w:r w:rsidRPr="00527465">
        <w:rPr>
          <w:rStyle w:val="Entity"/>
        </w:rPr>
        <w:t>Borehole</w:t>
      </w:r>
      <w:r w:rsidR="003A21E3">
        <w:rPr>
          <w:lang w:val="en-CA"/>
        </w:rPr>
        <w:t xml:space="preserve"> introduces engineering concepts known to the industry without a formal conceptual model.  It has been recognised that </w:t>
      </w:r>
      <w:r w:rsidR="003A21E3" w:rsidRPr="00527465">
        <w:rPr>
          <w:rStyle w:val="Entity"/>
        </w:rPr>
        <w:t>Boreholes</w:t>
      </w:r>
      <w:r w:rsidR="003A21E3">
        <w:rPr>
          <w:lang w:val="en-CA"/>
        </w:rPr>
        <w:t xml:space="preserve"> are features that are common outside the geological mapping realms (like the Energy and Mineral industry, Hydrogeology and Civil Engineer, etc) and more formal work should be carried by interested parties.  Therefore, Borehole in GeoSciML is a placeholde</w:t>
      </w:r>
      <w:r w:rsidR="0031113D">
        <w:rPr>
          <w:lang w:val="en-CA"/>
        </w:rPr>
        <w:t xml:space="preserve">r </w:t>
      </w:r>
      <w:r w:rsidR="003A21E3">
        <w:rPr>
          <w:lang w:val="en-CA"/>
        </w:rPr>
        <w:t>waiting to be replaced by a formal Borehole model.</w:t>
      </w:r>
      <w:r w:rsidR="00527465">
        <w:rPr>
          <w:lang w:val="en-CA"/>
        </w:rPr>
        <w:t xml:space="preserve"> It is expected that Laboratory and Analysis could also formalised by a parties interested in chemical analysis.</w:t>
      </w:r>
      <w:r w:rsidR="003A21E3">
        <w:rPr>
          <w:lang w:val="en-CA"/>
        </w:rPr>
        <w:t xml:space="preserve">  </w:t>
      </w:r>
    </w:p>
    <w:p w14:paraId="65692A76" w14:textId="77777777" w:rsidR="003B0AAB" w:rsidRDefault="003B0AAB" w:rsidP="003B0AAB">
      <w:pPr>
        <w:rPr>
          <w:lang w:val="en-CA"/>
        </w:rPr>
      </w:pPr>
    </w:p>
    <w:tbl>
      <w:tblPr>
        <w:tblW w:w="886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46"/>
        <w:gridCol w:w="6817"/>
      </w:tblGrid>
      <w:tr w:rsidR="00E35D7C" w:rsidRPr="00E35D7C" w14:paraId="3634BF50" w14:textId="77777777" w:rsidTr="00E35D7C">
        <w:trPr>
          <w:cantSplit/>
          <w:jc w:val="center"/>
        </w:trPr>
        <w:tc>
          <w:tcPr>
            <w:tcW w:w="8863" w:type="dxa"/>
            <w:gridSpan w:val="2"/>
            <w:tcBorders>
              <w:top w:val="single" w:sz="12" w:space="0" w:color="auto"/>
              <w:bottom w:val="single" w:sz="12" w:space="0" w:color="auto"/>
            </w:tcBorders>
            <w:shd w:val="clear" w:color="auto" w:fill="A6A6A6" w:themeFill="background1" w:themeFillShade="A6"/>
          </w:tcPr>
          <w:p w14:paraId="088A2186" w14:textId="0D48436E" w:rsidR="00E35D7C" w:rsidRPr="00E35D7C" w:rsidRDefault="00E35D7C" w:rsidP="008037F7">
            <w:pPr>
              <w:pStyle w:val="Tabletext9"/>
              <w:rPr>
                <w:rFonts w:asciiTheme="minorHAnsi" w:hAnsiTheme="minorHAnsi"/>
                <w:b/>
                <w:sz w:val="20"/>
              </w:rPr>
            </w:pPr>
            <w:r w:rsidRPr="00E35D7C">
              <w:rPr>
                <w:rFonts w:asciiTheme="minorHAnsi" w:hAnsiTheme="minorHAnsi"/>
                <w:b/>
                <w:sz w:val="20"/>
              </w:rPr>
              <w:t>Requirements class</w:t>
            </w:r>
          </w:p>
        </w:tc>
      </w:tr>
      <w:tr w:rsidR="00E35D7C" w:rsidRPr="00E35D7C" w14:paraId="2E0D1820" w14:textId="77777777" w:rsidTr="00D93B12">
        <w:trPr>
          <w:cantSplit/>
          <w:jc w:val="center"/>
        </w:trPr>
        <w:tc>
          <w:tcPr>
            <w:tcW w:w="8863" w:type="dxa"/>
            <w:gridSpan w:val="2"/>
            <w:tcBorders>
              <w:top w:val="single" w:sz="12" w:space="0" w:color="auto"/>
              <w:bottom w:val="single" w:sz="12" w:space="0" w:color="auto"/>
            </w:tcBorders>
            <w:shd w:val="clear" w:color="auto" w:fill="auto"/>
          </w:tcPr>
          <w:p w14:paraId="7831EAE4" w14:textId="50A2B6B6" w:rsidR="00E35D7C" w:rsidRPr="00E35D7C" w:rsidRDefault="00E35D7C" w:rsidP="008037F7">
            <w:pPr>
              <w:pStyle w:val="Tabletext9"/>
              <w:rPr>
                <w:rFonts w:asciiTheme="minorHAnsi" w:hAnsiTheme="minorHAnsi"/>
                <w:sz w:val="20"/>
              </w:rPr>
            </w:pPr>
            <w:r w:rsidRPr="00E35D7C">
              <w:rPr>
                <w:rFonts w:asciiTheme="minorHAnsi" w:hAnsiTheme="minorHAnsi"/>
                <w:sz w:val="20"/>
              </w:rPr>
              <w:t>/</w:t>
            </w:r>
            <w:hyperlink r:id="rId20" w:history="1">
              <w:r w:rsidRPr="00E35D7C">
                <w:rPr>
                  <w:rFonts w:asciiTheme="minorHAnsi" w:hAnsiTheme="minorHAnsi"/>
                  <w:b/>
                  <w:sz w:val="20"/>
                </w:rPr>
                <w:t>req/gsml4-conceptual</w:t>
              </w:r>
            </w:hyperlink>
          </w:p>
        </w:tc>
      </w:tr>
      <w:tr w:rsidR="003B0AAB" w:rsidRPr="00E35D7C" w14:paraId="7DF3E590" w14:textId="77777777" w:rsidTr="008037F7">
        <w:trPr>
          <w:cantSplit/>
          <w:jc w:val="center"/>
        </w:trPr>
        <w:tc>
          <w:tcPr>
            <w:tcW w:w="2046" w:type="dxa"/>
            <w:tcBorders>
              <w:top w:val="single" w:sz="12" w:space="0" w:color="auto"/>
              <w:bottom w:val="single" w:sz="4" w:space="0" w:color="auto"/>
            </w:tcBorders>
            <w:shd w:val="clear" w:color="auto" w:fill="auto"/>
          </w:tcPr>
          <w:p w14:paraId="209C2B4B"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Target type</w:t>
            </w:r>
          </w:p>
        </w:tc>
        <w:tc>
          <w:tcPr>
            <w:tcW w:w="6817" w:type="dxa"/>
            <w:tcBorders>
              <w:top w:val="single" w:sz="12" w:space="0" w:color="auto"/>
              <w:bottom w:val="single" w:sz="4" w:space="0" w:color="auto"/>
            </w:tcBorders>
            <w:shd w:val="clear" w:color="auto" w:fill="auto"/>
          </w:tcPr>
          <w:p w14:paraId="22359DCF" w14:textId="77777777" w:rsidR="003B0AAB" w:rsidRPr="00E35D7C" w:rsidRDefault="003B0AAB" w:rsidP="008037F7">
            <w:pPr>
              <w:pStyle w:val="Tabletext9"/>
              <w:rPr>
                <w:rFonts w:asciiTheme="minorHAnsi" w:hAnsiTheme="minorHAnsi"/>
                <w:sz w:val="20"/>
                <w:szCs w:val="18"/>
              </w:rPr>
            </w:pPr>
            <w:r w:rsidRPr="00E35D7C">
              <w:rPr>
                <w:rFonts w:asciiTheme="minorHAnsi" w:hAnsiTheme="minorHAnsi"/>
                <w:sz w:val="20"/>
                <w:szCs w:val="18"/>
              </w:rPr>
              <w:t xml:space="preserve">Logical Model </w:t>
            </w:r>
          </w:p>
        </w:tc>
      </w:tr>
      <w:tr w:rsidR="003B0AAB" w:rsidRPr="00E35D7C" w14:paraId="24A31CFA" w14:textId="77777777" w:rsidTr="008037F7">
        <w:trPr>
          <w:cantSplit/>
          <w:jc w:val="center"/>
        </w:trPr>
        <w:tc>
          <w:tcPr>
            <w:tcW w:w="2046" w:type="dxa"/>
            <w:tcBorders>
              <w:top w:val="single" w:sz="4" w:space="0" w:color="auto"/>
            </w:tcBorders>
            <w:shd w:val="clear" w:color="auto" w:fill="auto"/>
          </w:tcPr>
          <w:p w14:paraId="10BABD93"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Name</w:t>
            </w:r>
          </w:p>
        </w:tc>
        <w:tc>
          <w:tcPr>
            <w:tcW w:w="6817" w:type="dxa"/>
            <w:tcBorders>
              <w:top w:val="single" w:sz="4" w:space="0" w:color="auto"/>
            </w:tcBorders>
            <w:shd w:val="clear" w:color="auto" w:fill="auto"/>
          </w:tcPr>
          <w:p w14:paraId="67077868" w14:textId="5225B319" w:rsidR="003B0AAB" w:rsidRPr="00E35D7C" w:rsidRDefault="003B0AAB" w:rsidP="003B0AAB">
            <w:pPr>
              <w:pStyle w:val="Tabletext9"/>
              <w:rPr>
                <w:rFonts w:asciiTheme="minorHAnsi" w:hAnsiTheme="minorHAnsi"/>
                <w:sz w:val="20"/>
                <w:szCs w:val="18"/>
              </w:rPr>
            </w:pPr>
            <w:r w:rsidRPr="00E35D7C">
              <w:rPr>
                <w:rFonts w:asciiTheme="minorHAnsi" w:hAnsiTheme="minorHAnsi"/>
                <w:sz w:val="20"/>
                <w:szCs w:val="18"/>
              </w:rPr>
              <w:t>GeoSciML conceptual model</w:t>
            </w:r>
          </w:p>
        </w:tc>
      </w:tr>
      <w:tr w:rsidR="003B0AAB" w:rsidRPr="00E35D7C" w14:paraId="5352E37E" w14:textId="77777777" w:rsidTr="00E35D7C">
        <w:trPr>
          <w:cantSplit/>
          <w:jc w:val="center"/>
        </w:trPr>
        <w:tc>
          <w:tcPr>
            <w:tcW w:w="2046" w:type="dxa"/>
            <w:tcBorders>
              <w:top w:val="single" w:sz="4" w:space="0" w:color="auto"/>
            </w:tcBorders>
            <w:shd w:val="clear" w:color="auto" w:fill="A6A6A6" w:themeFill="background1" w:themeFillShade="A6"/>
          </w:tcPr>
          <w:p w14:paraId="209B6B94"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Dependency</w:t>
            </w:r>
          </w:p>
        </w:tc>
        <w:tc>
          <w:tcPr>
            <w:tcW w:w="6817" w:type="dxa"/>
            <w:tcBorders>
              <w:top w:val="single" w:sz="4" w:space="0" w:color="auto"/>
            </w:tcBorders>
            <w:shd w:val="clear" w:color="auto" w:fill="auto"/>
          </w:tcPr>
          <w:p w14:paraId="057ACE8E" w14:textId="77777777" w:rsidR="003B0AAB" w:rsidRPr="00E35D7C" w:rsidRDefault="003B0AAB" w:rsidP="008037F7">
            <w:pPr>
              <w:pStyle w:val="Tabletext9"/>
              <w:rPr>
                <w:rFonts w:asciiTheme="minorHAnsi" w:hAnsiTheme="minorHAnsi"/>
                <w:sz w:val="20"/>
                <w:szCs w:val="18"/>
              </w:rPr>
            </w:pPr>
            <w:r w:rsidRPr="00E35D7C">
              <w:rPr>
                <w:rFonts w:asciiTheme="minorHAnsi" w:hAnsiTheme="minorHAnsi"/>
                <w:sz w:val="20"/>
                <w:szCs w:val="18"/>
              </w:rPr>
              <w:t>ISO19101:2002 Reference Model Clause 7</w:t>
            </w:r>
          </w:p>
        </w:tc>
      </w:tr>
      <w:tr w:rsidR="003B0AAB" w:rsidRPr="00E35D7C" w14:paraId="65A4E2CB" w14:textId="77777777" w:rsidTr="00E35D7C">
        <w:trPr>
          <w:cantSplit/>
          <w:jc w:val="center"/>
        </w:trPr>
        <w:tc>
          <w:tcPr>
            <w:tcW w:w="2046" w:type="dxa"/>
            <w:tcBorders>
              <w:top w:val="single" w:sz="4" w:space="0" w:color="auto"/>
            </w:tcBorders>
            <w:shd w:val="clear" w:color="auto" w:fill="A6A6A6" w:themeFill="background1" w:themeFillShade="A6"/>
          </w:tcPr>
          <w:p w14:paraId="2DEE44AC"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Dependency</w:t>
            </w:r>
          </w:p>
        </w:tc>
        <w:tc>
          <w:tcPr>
            <w:tcW w:w="6817" w:type="dxa"/>
            <w:tcBorders>
              <w:top w:val="single" w:sz="4" w:space="0" w:color="auto"/>
            </w:tcBorders>
            <w:shd w:val="clear" w:color="auto" w:fill="auto"/>
          </w:tcPr>
          <w:p w14:paraId="28CD438B" w14:textId="77777777" w:rsidR="003B0AAB" w:rsidRPr="00E35D7C" w:rsidRDefault="003B0AAB" w:rsidP="008037F7">
            <w:pPr>
              <w:pStyle w:val="Tabletext9"/>
              <w:rPr>
                <w:rFonts w:asciiTheme="minorHAnsi" w:hAnsiTheme="minorHAnsi"/>
                <w:sz w:val="20"/>
                <w:szCs w:val="18"/>
              </w:rPr>
            </w:pPr>
            <w:r w:rsidRPr="00E35D7C">
              <w:rPr>
                <w:rFonts w:asciiTheme="minorHAnsi" w:hAnsiTheme="minorHAnsi"/>
                <w:sz w:val="20"/>
                <w:szCs w:val="18"/>
              </w:rPr>
              <w:t>ISO19103 2015 Conceptual Model Language</w:t>
            </w:r>
          </w:p>
        </w:tc>
      </w:tr>
      <w:tr w:rsidR="003B0AAB" w:rsidRPr="00E35D7C" w14:paraId="3C0718CE" w14:textId="77777777" w:rsidTr="00E35D7C">
        <w:trPr>
          <w:cantSplit/>
          <w:trHeight w:val="412"/>
          <w:jc w:val="center"/>
        </w:trPr>
        <w:tc>
          <w:tcPr>
            <w:tcW w:w="2046" w:type="dxa"/>
            <w:tcBorders>
              <w:top w:val="single" w:sz="4" w:space="0" w:color="auto"/>
            </w:tcBorders>
            <w:shd w:val="clear" w:color="auto" w:fill="A6A6A6" w:themeFill="background1" w:themeFillShade="A6"/>
          </w:tcPr>
          <w:p w14:paraId="019D618A"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Dependency</w:t>
            </w:r>
          </w:p>
        </w:tc>
        <w:tc>
          <w:tcPr>
            <w:tcW w:w="6817" w:type="dxa"/>
            <w:tcBorders>
              <w:top w:val="single" w:sz="4" w:space="0" w:color="auto"/>
            </w:tcBorders>
            <w:shd w:val="clear" w:color="auto" w:fill="auto"/>
          </w:tcPr>
          <w:p w14:paraId="0DB38BCE" w14:textId="77777777" w:rsidR="003B0AAB" w:rsidRPr="00E35D7C" w:rsidRDefault="003B0AAB" w:rsidP="008037F7">
            <w:pPr>
              <w:pStyle w:val="Tabletext9"/>
              <w:rPr>
                <w:rFonts w:asciiTheme="minorHAnsi" w:hAnsiTheme="minorHAnsi"/>
                <w:sz w:val="20"/>
                <w:szCs w:val="18"/>
              </w:rPr>
            </w:pPr>
            <w:r w:rsidRPr="00E35D7C">
              <w:rPr>
                <w:rFonts w:asciiTheme="minorHAnsi" w:hAnsiTheme="minorHAnsi"/>
                <w:sz w:val="20"/>
                <w:szCs w:val="18"/>
              </w:rPr>
              <w:t>ISO19104:2008</w:t>
            </w:r>
          </w:p>
        </w:tc>
      </w:tr>
      <w:tr w:rsidR="003B0AAB" w:rsidRPr="00E35D7C" w14:paraId="75D054AA" w14:textId="77777777" w:rsidTr="00E35D7C">
        <w:trPr>
          <w:cantSplit/>
          <w:jc w:val="center"/>
        </w:trPr>
        <w:tc>
          <w:tcPr>
            <w:tcW w:w="2046" w:type="dxa"/>
            <w:tcBorders>
              <w:top w:val="single" w:sz="4" w:space="0" w:color="auto"/>
            </w:tcBorders>
            <w:shd w:val="clear" w:color="auto" w:fill="A6A6A6" w:themeFill="background1" w:themeFillShade="A6"/>
          </w:tcPr>
          <w:p w14:paraId="774F7A4D"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Dependency</w:t>
            </w:r>
          </w:p>
        </w:tc>
        <w:tc>
          <w:tcPr>
            <w:tcW w:w="6817" w:type="dxa"/>
            <w:tcBorders>
              <w:top w:val="single" w:sz="4" w:space="0" w:color="auto"/>
            </w:tcBorders>
            <w:shd w:val="clear" w:color="auto" w:fill="auto"/>
          </w:tcPr>
          <w:p w14:paraId="3F13CDF0" w14:textId="77777777" w:rsidR="003B0AAB" w:rsidRPr="00E35D7C" w:rsidRDefault="003B0AAB" w:rsidP="008037F7">
            <w:pPr>
              <w:pStyle w:val="Tabletext9"/>
              <w:rPr>
                <w:rFonts w:asciiTheme="minorHAnsi" w:hAnsiTheme="minorHAnsi"/>
                <w:sz w:val="20"/>
                <w:szCs w:val="18"/>
              </w:rPr>
            </w:pPr>
            <w:r w:rsidRPr="00E35D7C">
              <w:rPr>
                <w:rFonts w:asciiTheme="minorHAnsi" w:hAnsiTheme="minorHAnsi"/>
              </w:rPr>
              <w:t>Unified Modeling Language (UML</w:t>
            </w:r>
            <w:r w:rsidRPr="00E35D7C">
              <w:rPr>
                <w:rFonts w:asciiTheme="minorHAnsi" w:hAnsiTheme="minorHAnsi" w:cs="Arial"/>
                <w:shd w:val="clear" w:color="auto" w:fill="FFFFFF"/>
              </w:rPr>
              <w:t>). Version 2.3. May 2010</w:t>
            </w:r>
          </w:p>
        </w:tc>
      </w:tr>
      <w:tr w:rsidR="003B0AAB" w:rsidRPr="00E35D7C" w14:paraId="092DA289" w14:textId="77777777" w:rsidTr="00E35D7C">
        <w:trPr>
          <w:cantSplit/>
          <w:trHeight w:val="349"/>
          <w:jc w:val="center"/>
        </w:trPr>
        <w:tc>
          <w:tcPr>
            <w:tcW w:w="2046" w:type="dxa"/>
            <w:shd w:val="clear" w:color="auto" w:fill="A6A6A6" w:themeFill="background1" w:themeFillShade="A6"/>
          </w:tcPr>
          <w:p w14:paraId="544CEDDA"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Requirement</w:t>
            </w:r>
          </w:p>
        </w:tc>
        <w:tc>
          <w:tcPr>
            <w:tcW w:w="6817" w:type="dxa"/>
            <w:shd w:val="clear" w:color="auto" w:fill="auto"/>
          </w:tcPr>
          <w:p w14:paraId="264D93D9" w14:textId="2B944BE8" w:rsidR="003B0AAB" w:rsidRPr="00E35D7C" w:rsidRDefault="003B0AAB" w:rsidP="008037F7">
            <w:pPr>
              <w:rPr>
                <w:rStyle w:val="reqtext"/>
                <w:rFonts w:asciiTheme="minorHAnsi" w:hAnsiTheme="minorHAnsi"/>
                <w:sz w:val="20"/>
              </w:rPr>
            </w:pPr>
            <w:r w:rsidRPr="00E35D7C">
              <w:rPr>
                <w:rStyle w:val="reqtext"/>
                <w:rFonts w:asciiTheme="minorHAnsi" w:hAnsiTheme="minorHAnsi"/>
                <w:sz w:val="20"/>
              </w:rPr>
              <w:t>/req/gsml4-conceptual/similarity</w:t>
            </w:r>
          </w:p>
        </w:tc>
      </w:tr>
    </w:tbl>
    <w:p w14:paraId="0E8EEA8E" w14:textId="77777777" w:rsidR="003B0AAB" w:rsidRDefault="003B0AAB" w:rsidP="003B0AAB">
      <w:pPr>
        <w:rPr>
          <w:lang w:val="en-CA"/>
        </w:rPr>
      </w:pPr>
    </w:p>
    <w:p w14:paraId="28CE1054" w14:textId="51436112" w:rsidR="003B0AAB" w:rsidRDefault="003B0AAB" w:rsidP="003B0AAB">
      <w:r>
        <w:t xml:space="preserve">Target logical models that are compliant with the conceptual model shall implement components of the conceptual model respecting their semantics, i.e. their definition and </w:t>
      </w:r>
      <w:r>
        <w:lastRenderedPageBreak/>
        <w:t xml:space="preserve">intent. In other words, the logical model must be highly semantically similar to components of the conceptual model. Semantic similarity can be tested in multiple ways, including but not limited to: (i) direct comparison of UML components, (ii) comparison after mapping components to a common expressive knowledge representation language, such as first order logic or common logic, or (iii) comparison after mapping components to </w:t>
      </w:r>
      <w:proofErr w:type="gramStart"/>
      <w:r w:rsidR="005E0F6A">
        <w:t>a reference</w:t>
      </w:r>
      <w:proofErr w:type="gramEnd"/>
      <w:r>
        <w:t xml:space="preserve"> ontology. The target can reuse and adapt existing logical models.</w:t>
      </w:r>
    </w:p>
    <w:p w14:paraId="1D8E6A03" w14:textId="77777777" w:rsidR="005E0F6A" w:rsidRDefault="005E0F6A" w:rsidP="003B0AA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B0AAB" w:rsidRPr="00601A22" w14:paraId="1FAB71E3" w14:textId="77777777" w:rsidTr="008037F7">
        <w:trPr>
          <w:cantSplit/>
        </w:trPr>
        <w:tc>
          <w:tcPr>
            <w:tcW w:w="4219" w:type="dxa"/>
            <w:tcBorders>
              <w:right w:val="nil"/>
            </w:tcBorders>
            <w:shd w:val="clear" w:color="auto" w:fill="auto"/>
          </w:tcPr>
          <w:p w14:paraId="04553BDD" w14:textId="3C07A609" w:rsidR="003B0AAB" w:rsidRPr="00601A22" w:rsidRDefault="003B0AAB" w:rsidP="008037F7">
            <w:pPr>
              <w:pStyle w:val="Tabletext10"/>
              <w:jc w:val="left"/>
              <w:rPr>
                <w:rStyle w:val="requri"/>
                <w:rFonts w:ascii="Times New Roman" w:hAnsi="Times New Roman"/>
              </w:rPr>
            </w:pPr>
            <w:r>
              <w:rPr>
                <w:rStyle w:val="requri"/>
                <w:rFonts w:ascii="Times New Roman" w:hAnsi="Times New Roman"/>
              </w:rPr>
              <w:t>/req/gsml4-conceptual</w:t>
            </w:r>
            <w:r w:rsidRPr="00601A22">
              <w:rPr>
                <w:rStyle w:val="requri"/>
                <w:rFonts w:ascii="Times New Roman" w:hAnsi="Times New Roman"/>
              </w:rPr>
              <w:t>/</w:t>
            </w:r>
            <w:r>
              <w:rPr>
                <w:rStyle w:val="requri"/>
                <w:rFonts w:ascii="Times New Roman" w:hAnsi="Times New Roman"/>
              </w:rPr>
              <w:t>similarity</w:t>
            </w:r>
          </w:p>
        </w:tc>
        <w:tc>
          <w:tcPr>
            <w:tcW w:w="4678" w:type="dxa"/>
            <w:tcBorders>
              <w:left w:val="nil"/>
            </w:tcBorders>
            <w:shd w:val="clear" w:color="auto" w:fill="auto"/>
          </w:tcPr>
          <w:p w14:paraId="54E63C7D" w14:textId="77777777" w:rsidR="003B0AAB" w:rsidRPr="00ED5A4A" w:rsidRDefault="003B0AAB" w:rsidP="008037F7">
            <w:pPr>
              <w:pStyle w:val="Tabletext10"/>
              <w:jc w:val="left"/>
              <w:rPr>
                <w:rStyle w:val="reqtext"/>
                <w:rFonts w:ascii="Times New Roman" w:hAnsi="Times New Roman"/>
                <w:sz w:val="24"/>
                <w:szCs w:val="24"/>
              </w:rPr>
            </w:pPr>
            <w:r w:rsidRPr="00ED5A4A">
              <w:rPr>
                <w:rFonts w:ascii="Times New Roman" w:hAnsi="Times New Roman"/>
                <w:sz w:val="24"/>
                <w:szCs w:val="24"/>
              </w:rPr>
              <w:t xml:space="preserve">Target logical model when claiming compliance with this conceptual model SHALL implement its </w:t>
            </w:r>
            <w:r>
              <w:rPr>
                <w:rFonts w:ascii="Times New Roman" w:hAnsi="Times New Roman"/>
                <w:sz w:val="24"/>
                <w:szCs w:val="24"/>
              </w:rPr>
              <w:t>components</w:t>
            </w:r>
            <w:r w:rsidRPr="00ED5A4A">
              <w:rPr>
                <w:rFonts w:ascii="Times New Roman" w:hAnsi="Times New Roman"/>
                <w:sz w:val="24"/>
                <w:szCs w:val="24"/>
              </w:rPr>
              <w:t xml:space="preserve"> (classes, attributes, relationships) respecting the conceptual</w:t>
            </w:r>
            <w:r>
              <w:rPr>
                <w:rFonts w:ascii="Times New Roman" w:hAnsi="Times New Roman"/>
                <w:sz w:val="24"/>
                <w:szCs w:val="24"/>
              </w:rPr>
              <w:t xml:space="preserve"> model definitions and intent, such that high semantic similarity is obtained between the logical and conceptual model components</w:t>
            </w:r>
            <w:r w:rsidRPr="00ED5A4A">
              <w:rPr>
                <w:rFonts w:ascii="Times New Roman" w:hAnsi="Times New Roman"/>
                <w:sz w:val="24"/>
                <w:szCs w:val="24"/>
              </w:rPr>
              <w:t>.</w:t>
            </w:r>
          </w:p>
        </w:tc>
      </w:tr>
    </w:tbl>
    <w:p w14:paraId="29FFFBDA" w14:textId="77777777" w:rsidR="003B0AAB" w:rsidRDefault="003B0AAB" w:rsidP="003B0AAB"/>
    <w:p w14:paraId="65E1EDE5" w14:textId="6A265DB2" w:rsidR="009A7B37" w:rsidRPr="00D12552" w:rsidRDefault="00A6445A">
      <w:pPr>
        <w:pStyle w:val="Titre1"/>
        <w:rPr>
          <w:lang w:val="en-CA"/>
        </w:rPr>
      </w:pPr>
      <w:bookmarkStart w:id="75" w:name="_Toc458065742"/>
      <w:r>
        <w:rPr>
          <w:lang w:val="en-CA"/>
        </w:rPr>
        <w:t>Logical Model</w:t>
      </w:r>
      <w:bookmarkEnd w:id="75"/>
    </w:p>
    <w:p w14:paraId="277058B6" w14:textId="241C064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n encoding specification</w:t>
      </w:r>
      <w:r w:rsidR="00FB1957">
        <w:rPr>
          <w:lang w:val="en-CA"/>
        </w:rPr>
        <w:t xml:space="preserve"> or a schema</w:t>
      </w:r>
      <w:r w:rsidR="003653BC">
        <w:rPr>
          <w:lang w:val="en-CA"/>
        </w:rPr>
        <w:t xml:space="preserve">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w:t>
      </w:r>
      <w:r w:rsidR="00FB1957">
        <w:rPr>
          <w:lang w:val="en-CA"/>
        </w:rPr>
        <w:t>s</w:t>
      </w:r>
      <w:r w:rsidR="00E8704C" w:rsidRPr="00D12552">
        <w:rPr>
          <w:lang w:val="en-CA"/>
        </w:rPr>
        <w:t xml:space="preserv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51005351"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lastRenderedPageBreak/>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39ADA750"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7C615B">
        <w:t xml:space="preserve">Figure </w:t>
      </w:r>
      <w:r w:rsidR="007C615B">
        <w:rPr>
          <w:noProof/>
        </w:rPr>
        <w:t>8</w:t>
      </w:r>
      <w:r>
        <w:rPr>
          <w:color w:val="000000"/>
          <w:lang w:val="en-CA"/>
        </w:rPr>
        <w:fldChar w:fldCharType="end"/>
      </w:r>
      <w:r w:rsidR="00FF6321">
        <w:rPr>
          <w:color w:val="000000"/>
          <w:lang w:val="en-CA"/>
        </w:rPr>
        <w:t xml:space="preserve"> shows requirements class</w:t>
      </w:r>
      <w:r>
        <w:rPr>
          <w:color w:val="000000"/>
          <w:lang w:val="en-CA"/>
        </w:rPr>
        <w:t xml:space="preserve"> dependencies.</w:t>
      </w:r>
    </w:p>
    <w:p w14:paraId="37CFC471" w14:textId="71DA51C0" w:rsidR="004F09EE" w:rsidRDefault="00F658C5" w:rsidP="00EC0310">
      <w:pPr>
        <w:keepNext/>
      </w:pPr>
      <w:r>
        <w:rPr>
          <w:noProof/>
          <w:lang w:val="en-CA" w:eastAsia="en-CA"/>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Lgende"/>
        <w:rPr>
          <w:color w:val="000000"/>
          <w:lang w:val="en-CA"/>
        </w:rPr>
      </w:pPr>
      <w:bookmarkStart w:id="76" w:name="_Ref447374621"/>
      <w:r>
        <w:t xml:space="preserve">Figure </w:t>
      </w:r>
      <w:r>
        <w:fldChar w:fldCharType="begin"/>
      </w:r>
      <w:r>
        <w:instrText xml:space="preserve"> SEQ Figure \* ARABIC </w:instrText>
      </w:r>
      <w:r>
        <w:fldChar w:fldCharType="separate"/>
      </w:r>
      <w:r w:rsidR="007C615B">
        <w:rPr>
          <w:noProof/>
        </w:rPr>
        <w:t>8</w:t>
      </w:r>
      <w:r>
        <w:fldChar w:fldCharType="end"/>
      </w:r>
      <w:bookmarkEnd w:id="76"/>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Titre3"/>
        <w:spacing w:after="240"/>
        <w:rPr>
          <w:lang w:val="en-CA"/>
        </w:rPr>
      </w:pPr>
      <w:bookmarkStart w:id="77" w:name="_Toc458065743"/>
      <w:r>
        <w:rPr>
          <w:lang w:val="en-CA"/>
        </w:rPr>
        <w:t>Property cardinality</w:t>
      </w:r>
      <w:bookmarkEnd w:id="77"/>
    </w:p>
    <w:p w14:paraId="68C34312" w14:textId="6A7126CB" w:rsidR="00A6445A" w:rsidRDefault="009C3567" w:rsidP="004A5507">
      <w:pPr>
        <w:rPr>
          <w:lang w:val="en-CA"/>
        </w:rPr>
      </w:pPr>
      <w:r>
        <w:rPr>
          <w:lang w:val="en-CA"/>
        </w:rPr>
        <w:t>All properties that could 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 xml:space="preserve">other communities </w:t>
      </w:r>
      <w:r w:rsidR="00FB1957">
        <w:rPr>
          <w:lang w:val="en-CA"/>
        </w:rPr>
        <w:t>confronted</w:t>
      </w:r>
      <w:r>
        <w:rPr>
          <w:lang w:val="en-CA"/>
        </w:rPr>
        <w:t xml:space="preserve"> with the same pattern) from application developers and data providers that consider</w:t>
      </w:r>
      <w:r w:rsidR="001759FE">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5F510CE2"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w:t>
      </w:r>
      <w:r w:rsidR="00FB1957">
        <w:rPr>
          <w:lang w:val="en-CA"/>
        </w:rPr>
        <w:t>nillable</w:t>
      </w:r>
      <w:r>
        <w:rPr>
          <w:lang w:val="en-CA"/>
        </w:rPr>
        <w:t xml:space="preserve"> properties and the SWG recognised that different </w:t>
      </w:r>
      <w:r>
        <w:rPr>
          <w:lang w:val="en-CA"/>
        </w:rPr>
        <w:lastRenderedPageBreak/>
        <w:t>communities might want to enforce different sets of properties.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C44904">
      <w:pPr>
        <w:numPr>
          <w:ilvl w:val="0"/>
          <w:numId w:val="18"/>
        </w:numPr>
        <w:rPr>
          <w:lang w:val="en-CA"/>
        </w:rPr>
      </w:pPr>
      <w:r>
        <w:rPr>
          <w:lang w:val="en-CA"/>
        </w:rPr>
        <w:t>Omit the property</w:t>
      </w:r>
    </w:p>
    <w:p w14:paraId="7284E536" w14:textId="63D27DBD" w:rsidR="00EC644A" w:rsidRDefault="00B2217A" w:rsidP="00C44904">
      <w:pPr>
        <w:numPr>
          <w:ilvl w:val="0"/>
          <w:numId w:val="18"/>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Titre3"/>
        <w:spacing w:after="240"/>
        <w:rPr>
          <w:lang w:val="en-CA"/>
        </w:rPr>
      </w:pPr>
      <w:bookmarkStart w:id="78" w:name="_Toc448329411"/>
      <w:bookmarkStart w:id="79" w:name="_Toc448329559"/>
      <w:bookmarkStart w:id="80" w:name="_Toc448329945"/>
      <w:bookmarkStart w:id="81" w:name="_Toc448329412"/>
      <w:bookmarkStart w:id="82" w:name="_Toc448329560"/>
      <w:bookmarkStart w:id="83" w:name="_Toc448329946"/>
      <w:bookmarkStart w:id="84" w:name="_Toc448329413"/>
      <w:bookmarkStart w:id="85" w:name="_Toc448329561"/>
      <w:bookmarkStart w:id="86" w:name="_Toc448329947"/>
      <w:bookmarkStart w:id="87" w:name="_Toc448329414"/>
      <w:bookmarkStart w:id="88" w:name="_Toc448329562"/>
      <w:bookmarkStart w:id="89" w:name="_Toc448329948"/>
      <w:bookmarkStart w:id="90" w:name="_Toc448329415"/>
      <w:bookmarkStart w:id="91" w:name="_Toc448329563"/>
      <w:bookmarkStart w:id="92" w:name="_Toc448329949"/>
      <w:bookmarkStart w:id="93" w:name="_Toc448329416"/>
      <w:bookmarkStart w:id="94" w:name="_Toc448329564"/>
      <w:bookmarkStart w:id="95" w:name="_Toc448329950"/>
      <w:bookmarkStart w:id="96" w:name="_Toc458065744"/>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Pr>
          <w:lang w:val="en-CA"/>
        </w:rPr>
        <w:t>Package shortcut</w:t>
      </w:r>
      <w:r w:rsidR="008B7992">
        <w:rPr>
          <w:lang w:val="en-CA"/>
        </w:rPr>
        <w:t>s</w:t>
      </w:r>
      <w:bookmarkEnd w:id="96"/>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A203EF" w:rsidRPr="00FF6321"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0077520E"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Full path</w:t>
            </w:r>
            <w:r w:rsidR="00FF6321">
              <w:rPr>
                <w:rFonts w:ascii="Consolas" w:hAnsi="Consolas" w:cs="Consolas"/>
                <w:b/>
                <w:bCs/>
                <w:sz w:val="18"/>
                <w:szCs w:val="18"/>
                <w:lang w:val="en-CA"/>
              </w:rPr>
              <w:t xml:space="preserve"> (HollowWorld)</w:t>
            </w:r>
          </w:p>
        </w:tc>
      </w:tr>
      <w:tr w:rsidR="00A203EF" w:rsidRPr="00FF6321" w14:paraId="65FD2F98" w14:textId="77777777" w:rsidTr="00295FF9">
        <w:tc>
          <w:tcPr>
            <w:tcW w:w="1242" w:type="dxa"/>
            <w:tcBorders>
              <w:left w:val="nil"/>
              <w:right w:val="nil"/>
            </w:tcBorders>
            <w:shd w:val="clear" w:color="auto" w:fill="DFD8E8"/>
          </w:tcPr>
          <w:p w14:paraId="35AD0D57" w14:textId="1A6491CD"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OM</w:t>
            </w:r>
          </w:p>
        </w:tc>
        <w:tc>
          <w:tcPr>
            <w:tcW w:w="7614" w:type="dxa"/>
            <w:tcBorders>
              <w:left w:val="nil"/>
              <w:right w:val="nil"/>
            </w:tcBorders>
            <w:shd w:val="clear" w:color="auto" w:fill="DFD8E8"/>
          </w:tcPr>
          <w:p w14:paraId="4AE59E78" w14:textId="29EE6592"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19156 All/ISO 19156:2011 Observations and Measurements</w:t>
            </w:r>
          </w:p>
        </w:tc>
      </w:tr>
      <w:tr w:rsidR="00A203EF" w:rsidRPr="00FF6321" w14:paraId="51F19CBB" w14:textId="77777777" w:rsidTr="00295FF9">
        <w:tc>
          <w:tcPr>
            <w:tcW w:w="1242" w:type="dxa"/>
            <w:shd w:val="clear" w:color="auto" w:fill="auto"/>
          </w:tcPr>
          <w:p w14:paraId="3D17B76E" w14:textId="1F3A24A4"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SWE</w:t>
            </w:r>
          </w:p>
        </w:tc>
        <w:tc>
          <w:tcPr>
            <w:tcW w:w="7614" w:type="dxa"/>
            <w:shd w:val="clear" w:color="auto" w:fill="auto"/>
          </w:tcPr>
          <w:p w14:paraId="51E4CF4D" w14:textId="30E0E2FF"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OGC/Sensor Web Enablement 2.0/SWE Common Data Model 2.0</w:t>
            </w:r>
          </w:p>
        </w:tc>
      </w:tr>
      <w:tr w:rsidR="00A203EF" w:rsidRPr="00FF6321" w14:paraId="48E42281" w14:textId="77777777" w:rsidTr="00295FF9">
        <w:tc>
          <w:tcPr>
            <w:tcW w:w="1242" w:type="dxa"/>
            <w:tcBorders>
              <w:left w:val="nil"/>
              <w:right w:val="nil"/>
            </w:tcBorders>
            <w:shd w:val="clear" w:color="auto" w:fill="DFD8E8"/>
          </w:tcPr>
          <w:p w14:paraId="627D9815" w14:textId="730C7A2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GEO</w:t>
            </w:r>
          </w:p>
        </w:tc>
        <w:tc>
          <w:tcPr>
            <w:tcW w:w="7614" w:type="dxa"/>
            <w:tcBorders>
              <w:left w:val="nil"/>
              <w:right w:val="nil"/>
            </w:tcBorders>
            <w:shd w:val="clear" w:color="auto" w:fill="DFD8E8"/>
          </w:tcPr>
          <w:p w14:paraId="07404D5A" w14:textId="3BBEC90D"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19107 All/ISO 19107:2003 Spatial Schema</w:t>
            </w:r>
          </w:p>
        </w:tc>
      </w:tr>
      <w:tr w:rsidR="00A203EF" w:rsidRPr="00FF6321" w14:paraId="3FB46DAE" w14:textId="77777777" w:rsidTr="00295FF9">
        <w:tc>
          <w:tcPr>
            <w:tcW w:w="1242" w:type="dxa"/>
            <w:shd w:val="clear" w:color="auto" w:fill="auto"/>
          </w:tcPr>
          <w:p w14:paraId="3D169105" w14:textId="4AC08A10"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Primitive</w:t>
            </w:r>
          </w:p>
        </w:tc>
        <w:tc>
          <w:tcPr>
            <w:tcW w:w="7614" w:type="dxa"/>
            <w:shd w:val="clear" w:color="auto" w:fill="auto"/>
          </w:tcPr>
          <w:p w14:paraId="25C6338D" w14:textId="109E5CE9"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19103 All/ISO 19103:2005 Conceptual schema language</w:t>
            </w:r>
          </w:p>
        </w:tc>
      </w:tr>
      <w:tr w:rsidR="00A203EF" w:rsidRPr="00FF6321" w14:paraId="0C6B0EC3" w14:textId="77777777" w:rsidTr="00295FF9">
        <w:tc>
          <w:tcPr>
            <w:tcW w:w="1242" w:type="dxa"/>
            <w:tcBorders>
              <w:left w:val="nil"/>
              <w:right w:val="nil"/>
            </w:tcBorders>
            <w:shd w:val="clear" w:color="auto" w:fill="DFD8E8"/>
          </w:tcPr>
          <w:p w14:paraId="07E094AA" w14:textId="180A95F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Temporal</w:t>
            </w:r>
          </w:p>
        </w:tc>
        <w:tc>
          <w:tcPr>
            <w:tcW w:w="7614" w:type="dxa"/>
            <w:tcBorders>
              <w:left w:val="nil"/>
              <w:right w:val="nil"/>
            </w:tcBorders>
            <w:shd w:val="clear" w:color="auto" w:fill="DFD8E8"/>
          </w:tcPr>
          <w:p w14:paraId="4DB3F92D" w14:textId="1A1C8098"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19108 All/ISO 19108:2006 Temporal Schema</w:t>
            </w:r>
          </w:p>
        </w:tc>
      </w:tr>
      <w:tr w:rsidR="00A203EF" w:rsidRPr="00FF6321" w14:paraId="402433D1" w14:textId="77777777" w:rsidTr="00295FF9">
        <w:tc>
          <w:tcPr>
            <w:tcW w:w="1242" w:type="dxa"/>
            <w:shd w:val="clear" w:color="auto" w:fill="auto"/>
          </w:tcPr>
          <w:p w14:paraId="47E9C396" w14:textId="47E4A3EE" w:rsidR="00253146" w:rsidRPr="00FF6321" w:rsidRDefault="00253146"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GML</w:t>
            </w:r>
          </w:p>
        </w:tc>
        <w:tc>
          <w:tcPr>
            <w:tcW w:w="7614" w:type="dxa"/>
            <w:shd w:val="clear" w:color="auto" w:fill="auto"/>
          </w:tcPr>
          <w:p w14:paraId="6E013A3D" w14:textId="25FED5B9" w:rsidR="00253146" w:rsidRPr="00FF6321" w:rsidRDefault="00253146"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19136:2007 GML</w:t>
            </w:r>
          </w:p>
        </w:tc>
      </w:tr>
    </w:tbl>
    <w:p w14:paraId="51F19745" w14:textId="77777777" w:rsidR="003A580A" w:rsidRPr="00D12552" w:rsidRDefault="003A580A" w:rsidP="004A5507">
      <w:pPr>
        <w:rPr>
          <w:lang w:val="en-CA"/>
        </w:rPr>
      </w:pPr>
    </w:p>
    <w:p w14:paraId="0F1DF2C6" w14:textId="3E0C9BD6" w:rsidR="009A7B37" w:rsidRDefault="00695378">
      <w:pPr>
        <w:pStyle w:val="Titre2"/>
        <w:rPr>
          <w:lang w:val="en-CA"/>
        </w:rPr>
      </w:pPr>
      <w:bookmarkStart w:id="97" w:name="_Toc45806574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97"/>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232028DB" w:rsidR="00DA41F8" w:rsidRPr="00C330C2" w:rsidRDefault="003653BC"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 xml:space="preserve">oding </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BD2C19" w:rsidRPr="005A0586" w14:paraId="78A6423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F78E4B" w14:textId="5FC3F44E" w:rsidR="00BD2C19" w:rsidRPr="005A0586" w:rsidRDefault="00BD2C1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37AD65" w14:textId="15474ECB" w:rsidR="00BD2C19" w:rsidRPr="00804C60" w:rsidRDefault="00BD2C19" w:rsidP="00BD2C19">
            <w:pPr>
              <w:spacing w:before="100" w:beforeAutospacing="1" w:after="100" w:afterAutospacing="1" w:line="230" w:lineRule="atLeast"/>
              <w:jc w:val="both"/>
              <w:rPr>
                <w:rFonts w:ascii="Calibri" w:eastAsia="MS Mincho" w:hAnsi="Calibri"/>
                <w:b/>
                <w:noProof/>
                <w:sz w:val="20"/>
                <w:szCs w:val="20"/>
                <w:lang w:val="en-CA"/>
              </w:rPr>
            </w:pPr>
            <w:r>
              <w:rPr>
                <w:rFonts w:ascii="Calibri" w:eastAsia="MS Mincho" w:hAnsi="Calibri"/>
                <w:b/>
                <w:noProof/>
                <w:sz w:val="20"/>
                <w:szCs w:val="20"/>
                <w:lang w:val="en-CA"/>
              </w:rPr>
              <w:t>/req/gsml4-core/quantities-single-range</w:t>
            </w:r>
          </w:p>
          <w:p w14:paraId="4A1A93D6" w14:textId="65C280CC" w:rsidR="00BD2C19" w:rsidRPr="00804C60" w:rsidRDefault="00BD2C19" w:rsidP="00BD2C19">
            <w:pPr>
              <w:spacing w:before="100" w:beforeAutospacing="1" w:after="100" w:afterAutospacing="1" w:line="230" w:lineRule="atLeast"/>
              <w:jc w:val="both"/>
              <w:rPr>
                <w:rFonts w:ascii="Calibri" w:eastAsia="MS Mincho" w:hAnsi="Calibri"/>
                <w:b/>
                <w:noProof/>
                <w:sz w:val="20"/>
                <w:szCs w:val="20"/>
                <w:lang w:val="en-CA"/>
              </w:rPr>
            </w:pPr>
            <w:r w:rsidRPr="00BD2C19">
              <w:rPr>
                <w:rFonts w:ascii="Calibri" w:eastAsia="MS Mincho" w:hAnsi="Calibri"/>
                <w:sz w:val="20"/>
                <w:szCs w:val="20"/>
                <w:lang w:val="en-CA"/>
              </w:rPr>
              <w:t>QuantityRange properties that must report a single value SHALL assign both lower and upper value as equal to that single value.</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048DB104" w:rsidR="00DA41F8" w:rsidRPr="00C330C2" w:rsidRDefault="00B94FA7" w:rsidP="0042253D">
            <w:pPr>
              <w:spacing w:before="100" w:beforeAutospacing="1" w:after="100" w:afterAutospacing="1" w:line="230" w:lineRule="atLeast"/>
              <w:jc w:val="both"/>
              <w:rPr>
                <w:rFonts w:ascii="Calibri" w:eastAsia="MS Mincho" w:hAnsi="Calibri"/>
                <w:sz w:val="20"/>
                <w:szCs w:val="20"/>
                <w:lang w:val="en-CA"/>
              </w:rPr>
            </w:pPr>
            <w:r w:rsidRPr="00B94FA7">
              <w:rPr>
                <w:rFonts w:ascii="Calibri" w:eastAsia="MS Mincho" w:hAnsi="Calibri"/>
                <w:sz w:val="20"/>
                <w:szCs w:val="20"/>
                <w:lang w:val="en-CA"/>
              </w:rPr>
              <w:t>Empty classes with stereotype &lt;&lt;CodeList&gt;&gt; SHALL be implemented as externally governed vocabularies which terms are encoded as URI (RFC 3986).</w:t>
            </w:r>
          </w:p>
        </w:tc>
      </w:tr>
    </w:tbl>
    <w:p w14:paraId="383EBC41" w14:textId="77777777" w:rsidR="00DA41F8" w:rsidRPr="00DA41F8" w:rsidRDefault="00DA41F8">
      <w:pPr>
        <w:rPr>
          <w:color w:val="000000"/>
        </w:rPr>
      </w:pPr>
    </w:p>
    <w:p w14:paraId="0AF76069" w14:textId="2A15FF86"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 xml:space="preserve">claim compliance </w:t>
      </w:r>
      <w:r w:rsidR="005E0F6A" w:rsidRPr="00804C60">
        <w:rPr>
          <w:color w:val="000000"/>
          <w:lang w:val="en-CA"/>
        </w:rPr>
        <w:t>to</w:t>
      </w:r>
      <w:r w:rsidR="00BA6B31" w:rsidRPr="00804C60">
        <w:rPr>
          <w:color w:val="000000"/>
          <w:lang w:val="en-CA"/>
        </w:rPr>
        <w:t xml:space="preserve"> GeoSciML 4.</w:t>
      </w:r>
      <w:r w:rsidR="004832DE">
        <w:rPr>
          <w:color w:val="000000"/>
          <w:lang w:val="en-CA"/>
        </w:rPr>
        <w:t>1</w:t>
      </w:r>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Titre3"/>
        <w:spacing w:after="240"/>
        <w:rPr>
          <w:lang w:val="en-CA"/>
        </w:rPr>
      </w:pPr>
      <w:bookmarkStart w:id="98" w:name="_Toc458065746"/>
      <w:commentRangeStart w:id="99"/>
      <w:r w:rsidRPr="00D12552">
        <w:rPr>
          <w:lang w:val="en-CA"/>
        </w:rPr>
        <w:t>Naming of entities</w:t>
      </w:r>
      <w:commentRangeEnd w:id="99"/>
      <w:r w:rsidR="00FA21EA">
        <w:rPr>
          <w:rStyle w:val="Marquedecommentaire"/>
          <w:rFonts w:cs="Times New Roman"/>
          <w:b w:val="0"/>
          <w:bCs w:val="0"/>
        </w:rPr>
        <w:commentReference w:id="99"/>
      </w:r>
      <w:bookmarkEnd w:id="9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r w:rsidR="00FA21EA">
              <w:rPr>
                <w:rStyle w:val="reqtext"/>
                <w:lang w:val="en-CA"/>
              </w:rPr>
              <w:t>entity</w:t>
            </w:r>
            <w:r w:rsidR="00FA21EA" w:rsidRPr="00D12552">
              <w:rPr>
                <w:rStyle w:val="reqtext"/>
                <w:lang w:val="en-CA"/>
              </w:rPr>
              <w:t xml:space="preserve"> </w:t>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Titre3"/>
        <w:spacing w:after="240"/>
        <w:rPr>
          <w:lang w:val="en-CA"/>
        </w:rPr>
      </w:pPr>
      <w:bookmarkStart w:id="100" w:name="_Toc458065747"/>
      <w:r w:rsidRPr="00D12552">
        <w:rPr>
          <w:lang w:val="en-CA"/>
        </w:rPr>
        <w:t>Cardinality</w:t>
      </w:r>
      <w:bookmarkEnd w:id="10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6608AB61" w:rsidR="00FB508F" w:rsidRPr="009F4AF5" w:rsidRDefault="00946727" w:rsidP="00DB1F99">
      <w:pPr>
        <w:rPr>
          <w:color w:val="000000"/>
          <w:lang w:val="en-CA"/>
        </w:rPr>
      </w:pPr>
      <w:r w:rsidRPr="00804C60">
        <w:rPr>
          <w:color w:val="000000"/>
          <w:lang w:val="en-CA"/>
        </w:rPr>
        <w:lastRenderedPageBreak/>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almost all cases.  </w:t>
      </w:r>
      <w:r w:rsidR="00FB1957">
        <w:rPr>
          <w:color w:val="000000"/>
          <w:lang w:val="en-CA"/>
        </w:rPr>
        <w:t>Therefore, 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Titre3"/>
        <w:spacing w:after="240"/>
        <w:rPr>
          <w:lang w:val="en-CA"/>
        </w:rPr>
      </w:pPr>
      <w:bookmarkStart w:id="101" w:name="_Toc458065748"/>
      <w:r>
        <w:rPr>
          <w:lang w:val="en-CA"/>
        </w:rPr>
        <w:t>Abstract classes</w:t>
      </w:r>
      <w:bookmarkEnd w:id="10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F4EC4D5"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Titre3"/>
        <w:spacing w:after="240"/>
        <w:rPr>
          <w:lang w:val="en-CA"/>
        </w:rPr>
      </w:pPr>
      <w:bookmarkStart w:id="102" w:name="_Toc458065749"/>
      <w:r>
        <w:rPr>
          <w:lang w:val="en-CA"/>
        </w:rPr>
        <w:t>Polymorphism</w:t>
      </w:r>
      <w:bookmarkEnd w:id="10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14B92977"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 xml:space="preserve">a property value of type GeologicEvent can be substituted by a value of type DisplacementEvent because DisplacementEvent is a subtype of </w:t>
      </w:r>
      <w:r w:rsidR="00057138" w:rsidRPr="00491ED2">
        <w:rPr>
          <w:rStyle w:val="Entity"/>
        </w:rPr>
        <w:t>GeologicEvent</w:t>
      </w:r>
      <w:r w:rsidR="000578C2" w:rsidRPr="00FB1957">
        <w:t xml:space="preserve"> (</w:t>
      </w:r>
      <w:r w:rsidR="000578C2" w:rsidRPr="00FB1957">
        <w:fldChar w:fldCharType="begin"/>
      </w:r>
      <w:r w:rsidR="000578C2" w:rsidRPr="00FB1957">
        <w:instrText xml:space="preserve"> REF _Ref439677176 \h </w:instrText>
      </w:r>
      <w:r w:rsidR="00A3190F" w:rsidRPr="00FB1957">
        <w:instrText xml:space="preserve"> \* MERGEFORMAT </w:instrText>
      </w:r>
      <w:r w:rsidR="000578C2" w:rsidRPr="00FB1957">
        <w:fldChar w:fldCharType="separate"/>
      </w:r>
      <w:proofErr w:type="gramStart"/>
      <w:r w:rsidR="007C615B" w:rsidRPr="007C615B">
        <w:rPr>
          <w:b/>
          <w:bCs/>
          <w:lang w:val="en-CA"/>
        </w:rPr>
        <w:t>Erreur !</w:t>
      </w:r>
      <w:proofErr w:type="gramEnd"/>
      <w:r w:rsidR="007C615B" w:rsidRPr="007C615B">
        <w:rPr>
          <w:b/>
          <w:bCs/>
          <w:lang w:val="en-CA"/>
        </w:rPr>
        <w:t xml:space="preserve"> </w:t>
      </w:r>
      <w:proofErr w:type="gramStart"/>
      <w:r w:rsidR="007C615B" w:rsidRPr="007C615B">
        <w:rPr>
          <w:b/>
          <w:bCs/>
          <w:lang w:val="en-CA"/>
        </w:rPr>
        <w:t>Source du renvoi introuvable.</w:t>
      </w:r>
      <w:r w:rsidR="000578C2" w:rsidRPr="00FB1957">
        <w:fldChar w:fldCharType="end"/>
      </w:r>
      <w:r w:rsidR="000578C2" w:rsidRPr="00FB1957">
        <w:t>).</w:t>
      </w:r>
      <w:proofErr w:type="gramEnd"/>
      <w:r w:rsidR="000578C2" w:rsidRPr="009F4AF5">
        <w:rPr>
          <w:color w:val="000000"/>
          <w:lang w:val="en-CA"/>
        </w:rPr>
        <w:t xml:space="preserve">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Titre3"/>
        <w:spacing w:after="240"/>
        <w:rPr>
          <w:lang w:val="en-CA"/>
        </w:rPr>
      </w:pPr>
      <w:bookmarkStart w:id="103" w:name="_Toc458065750"/>
      <w:r w:rsidRPr="00D12552">
        <w:rPr>
          <w:lang w:val="en-CA"/>
        </w:rPr>
        <w:t>Quantities</w:t>
      </w:r>
      <w:bookmarkEnd w:id="10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7B9BC66F" w:rsidR="000B4F44" w:rsidRDefault="00491ED2" w:rsidP="000B4F44">
      <w:pPr>
        <w:rPr>
          <w:lang w:val="en-CA"/>
        </w:rPr>
      </w:pPr>
      <w:r>
        <w:rPr>
          <w:lang w:val="en-CA"/>
        </w:rPr>
        <w:t>The quantities and m</w:t>
      </w:r>
      <w:r w:rsidR="000B4F44" w:rsidRPr="00D12552">
        <w:rPr>
          <w:lang w:val="en-CA"/>
        </w:rPr>
        <w:t>easurements units of measure shall be taken from a standard vocabulary governed by an appropriate community</w:t>
      </w:r>
      <w:r w:rsidR="000B4F44">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sidR="000B4F44">
        <w:rPr>
          <w:lang w:val="en-CA"/>
        </w:rPr>
        <w:t>UCUM</w:t>
      </w:r>
      <w:r w:rsidR="007A4792">
        <w:rPr>
          <w:lang w:val="en-CA"/>
        </w:rPr>
        <w:t>)</w:t>
      </w:r>
      <w:r w:rsidR="000B4F44">
        <w:rPr>
          <w:lang w:val="en-CA"/>
        </w:rPr>
        <w:t>.</w:t>
      </w:r>
    </w:p>
    <w:p w14:paraId="4D1E9949" w14:textId="46909444" w:rsidR="00EF5FC1" w:rsidRDefault="00EF5FC1" w:rsidP="00EF5FC1">
      <w:pPr>
        <w:pStyle w:val="Titre3"/>
        <w:rPr>
          <w:lang w:val="en-CA"/>
        </w:rPr>
      </w:pPr>
      <w:bookmarkStart w:id="104" w:name="_Toc458065751"/>
      <w:r>
        <w:rPr>
          <w:lang w:val="en-CA"/>
        </w:rPr>
        <w:t>QuantityRange</w:t>
      </w:r>
      <w:bookmarkEnd w:id="104"/>
    </w:p>
    <w:p w14:paraId="29EB650E" w14:textId="77777777" w:rsidR="00EF5FC1" w:rsidRDefault="00EF5FC1" w:rsidP="000B4F44">
      <w:pPr>
        <w:rPr>
          <w:lang w:val="en-CA"/>
        </w:rPr>
      </w:pPr>
    </w:p>
    <w:p w14:paraId="664203D6" w14:textId="70F36FDD" w:rsidR="00EF5FC1" w:rsidRDefault="00EF5FC1" w:rsidP="000B4F44">
      <w:pPr>
        <w:rPr>
          <w:lang w:val="en-CA"/>
        </w:rPr>
      </w:pPr>
      <w:r>
        <w:rPr>
          <w:lang w:val="en-CA"/>
        </w:rPr>
        <w:t xml:space="preserve">A </w:t>
      </w:r>
      <w:r w:rsidR="00491ED2">
        <w:rPr>
          <w:rStyle w:val="Entity"/>
        </w:rPr>
        <w:t xml:space="preserve">QuantityRange </w:t>
      </w:r>
      <w:r>
        <w:rPr>
          <w:lang w:val="en-CA"/>
        </w:rPr>
        <w:t xml:space="preserve">is a quantity formed of a lower and upper value forming a range of values.  </w:t>
      </w:r>
      <w:proofErr w:type="gramStart"/>
      <w:r>
        <w:rPr>
          <w:lang w:val="en-CA"/>
        </w:rPr>
        <w:t xml:space="preserve">If a single value needs to be represented as a </w:t>
      </w:r>
      <w:r w:rsidRPr="00491ED2">
        <w:rPr>
          <w:rStyle w:val="Entity"/>
        </w:rPr>
        <w:t>QuantityRange</w:t>
      </w:r>
      <w:r>
        <w:rPr>
          <w:lang w:val="en-CA"/>
        </w:rPr>
        <w:t>, where the single value is assigned to both lower and upper properties.</w:t>
      </w:r>
      <w:proofErr w:type="gramEnd"/>
    </w:p>
    <w:p w14:paraId="71040BC4" w14:textId="77777777" w:rsidR="00EF5FC1" w:rsidRDefault="00EF5FC1" w:rsidP="000B4F4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5FC1" w:rsidRPr="00D12552" w14:paraId="191FB8DF" w14:textId="77777777" w:rsidTr="00BC51DB">
        <w:trPr>
          <w:cantSplit/>
        </w:trPr>
        <w:tc>
          <w:tcPr>
            <w:tcW w:w="4219" w:type="dxa"/>
            <w:tcBorders>
              <w:right w:val="nil"/>
            </w:tcBorders>
            <w:shd w:val="clear" w:color="auto" w:fill="auto"/>
          </w:tcPr>
          <w:p w14:paraId="26D26DE4" w14:textId="720454A2" w:rsidR="00EF5FC1" w:rsidRPr="00BD7B2A" w:rsidRDefault="00EF5FC1" w:rsidP="00BC51DB">
            <w:pPr>
              <w:pStyle w:val="Tabletext10"/>
              <w:jc w:val="left"/>
              <w:rPr>
                <w:rStyle w:val="requri"/>
                <w:noProof/>
                <w:lang w:val="fr-CA"/>
              </w:rPr>
            </w:pPr>
            <w:r>
              <w:rPr>
                <w:rStyle w:val="requri"/>
                <w:noProof/>
                <w:lang w:val="fr-CA"/>
              </w:rPr>
              <w:lastRenderedPageBreak/>
              <w:t>/req/gsml4-core/quantities-single-range</w:t>
            </w:r>
          </w:p>
        </w:tc>
        <w:tc>
          <w:tcPr>
            <w:tcW w:w="4678" w:type="dxa"/>
            <w:tcBorders>
              <w:left w:val="nil"/>
            </w:tcBorders>
            <w:shd w:val="clear" w:color="auto" w:fill="auto"/>
          </w:tcPr>
          <w:p w14:paraId="71CE79B3" w14:textId="5F7D18A6" w:rsidR="00EF5FC1" w:rsidRPr="00D12552" w:rsidRDefault="00EF5FC1" w:rsidP="00BC51DB">
            <w:pPr>
              <w:pStyle w:val="Tabletext10"/>
              <w:jc w:val="left"/>
              <w:rPr>
                <w:rStyle w:val="reqtext"/>
                <w:lang w:val="en-CA"/>
              </w:rPr>
            </w:pPr>
            <w:r>
              <w:rPr>
                <w:rStyle w:val="reqtext"/>
                <w:lang w:val="en-CA"/>
              </w:rPr>
              <w:t>QuantityRange properties that must report a single value SHALL assign both lower and upper value as equal to that single value.</w:t>
            </w:r>
          </w:p>
        </w:tc>
      </w:tr>
    </w:tbl>
    <w:p w14:paraId="0D9A2401" w14:textId="77777777" w:rsidR="00EF5FC1" w:rsidRPr="00D12552" w:rsidRDefault="00EF5FC1" w:rsidP="000B4F44">
      <w:pPr>
        <w:rPr>
          <w:lang w:val="en-CA"/>
        </w:rPr>
      </w:pPr>
    </w:p>
    <w:p w14:paraId="1EB2BDF4" w14:textId="77777777" w:rsidR="000B4F44" w:rsidRPr="00D12552" w:rsidRDefault="000B4F44" w:rsidP="00804C60">
      <w:pPr>
        <w:pStyle w:val="Titre3"/>
        <w:spacing w:after="240"/>
        <w:rPr>
          <w:lang w:val="en-CA"/>
        </w:rPr>
      </w:pPr>
      <w:bookmarkStart w:id="105" w:name="_Ref456112534"/>
      <w:bookmarkStart w:id="106" w:name="_Ref457994997"/>
      <w:bookmarkStart w:id="107" w:name="_Toc458065752"/>
      <w:commentRangeStart w:id="108"/>
      <w:r w:rsidRPr="00D12552">
        <w:rPr>
          <w:lang w:val="en-CA"/>
        </w:rPr>
        <w:t>Code lists</w:t>
      </w:r>
      <w:bookmarkEnd w:id="105"/>
      <w:r w:rsidRPr="00D12552">
        <w:rPr>
          <w:lang w:val="en-CA"/>
        </w:rPr>
        <w:t xml:space="preserve"> </w:t>
      </w:r>
      <w:commentRangeEnd w:id="108"/>
      <w:r w:rsidR="00B94FA7">
        <w:rPr>
          <w:rStyle w:val="Marquedecommentaire"/>
          <w:rFonts w:cs="Times New Roman"/>
          <w:b w:val="0"/>
          <w:bCs w:val="0"/>
        </w:rPr>
        <w:commentReference w:id="108"/>
      </w:r>
      <w:bookmarkEnd w:id="106"/>
      <w:bookmarkEnd w:id="10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0CFCE3EF" w:rsidR="000B4F44" w:rsidRPr="00D12552" w:rsidRDefault="007D4D67" w:rsidP="007D4D67">
            <w:pPr>
              <w:pStyle w:val="Tabletext10"/>
              <w:jc w:val="left"/>
              <w:rPr>
                <w:rStyle w:val="reqtext"/>
                <w:lang w:val="en-CA"/>
              </w:rPr>
            </w:pPr>
            <w:r>
              <w:rPr>
                <w:rStyle w:val="reqtext"/>
                <w:lang w:val="en-CA"/>
              </w:rPr>
              <w:t>Empty c</w:t>
            </w:r>
            <w:r w:rsidR="000B4F44" w:rsidRPr="00D12552">
              <w:rPr>
                <w:rStyle w:val="reqtext"/>
                <w:lang w:val="en-CA"/>
              </w:rPr>
              <w:t xml:space="preserve">lasses </w:t>
            </w:r>
            <w:r>
              <w:rPr>
                <w:rStyle w:val="reqtext"/>
                <w:lang w:val="en-CA"/>
              </w:rPr>
              <w:t>with</w:t>
            </w:r>
            <w:r w:rsidR="000B4F44" w:rsidRPr="00D12552">
              <w:rPr>
                <w:rStyle w:val="reqtext"/>
                <w:lang w:val="en-CA"/>
              </w:rPr>
              <w:t xml:space="preserve"> stereotype &lt;&lt;CodeList&gt;&gt; </w:t>
            </w:r>
            <w:r w:rsidR="00441E20">
              <w:rPr>
                <w:rStyle w:val="reqtext"/>
                <w:lang w:val="en-CA"/>
              </w:rPr>
              <w:t>SHALL</w:t>
            </w:r>
            <w:r w:rsidR="00441E20" w:rsidRPr="00D12552">
              <w:rPr>
                <w:rStyle w:val="reqtext"/>
                <w:lang w:val="en-CA"/>
              </w:rPr>
              <w:t xml:space="preserve"> be</w:t>
            </w:r>
            <w:r w:rsidR="000B4F44" w:rsidRPr="00D12552">
              <w:rPr>
                <w:rStyle w:val="reqtext"/>
                <w:lang w:val="en-CA"/>
              </w:rPr>
              <w:t xml:space="preserve"> </w:t>
            </w:r>
            <w:r>
              <w:rPr>
                <w:rFonts w:cs="Arial"/>
                <w:sz w:val="18"/>
                <w:lang w:val="en-CA"/>
              </w:rPr>
              <w:t>implemented as externally governed vocabularies which terms are encoded</w:t>
            </w:r>
            <w:r w:rsidR="009F6B2F">
              <w:rPr>
                <w:rFonts w:cs="Arial"/>
                <w:sz w:val="18"/>
                <w:lang w:val="en-CA"/>
              </w:rPr>
              <w:t xml:space="preserve"> as </w:t>
            </w:r>
            <w:r w:rsidR="000B4F44" w:rsidRPr="00D12552">
              <w:rPr>
                <w:rFonts w:cs="Arial"/>
                <w:sz w:val="18"/>
                <w:lang w:val="en-CA"/>
              </w:rPr>
              <w:t>URI</w:t>
            </w:r>
            <w:r w:rsidR="009F6B2F">
              <w:rPr>
                <w:rFonts w:cs="Arial"/>
                <w:sz w:val="18"/>
                <w:lang w:val="en-CA"/>
              </w:rPr>
              <w:t xml:space="preserve"> </w:t>
            </w:r>
            <w:r>
              <w:rPr>
                <w:rFonts w:cs="Arial"/>
                <w:sz w:val="18"/>
                <w:lang w:val="en-CA"/>
              </w:rPr>
              <w:t>(</w:t>
            </w:r>
            <w:r w:rsidR="009F6B2F">
              <w:rPr>
                <w:rFonts w:cs="Arial"/>
                <w:sz w:val="18"/>
                <w:lang w:val="en-CA"/>
              </w:rPr>
              <w:t xml:space="preserve">RFC </w:t>
            </w:r>
            <w:r w:rsidR="005061CC">
              <w:rPr>
                <w:rFonts w:cs="Arial"/>
                <w:sz w:val="18"/>
                <w:lang w:val="en-CA"/>
              </w:rPr>
              <w:t>3986</w:t>
            </w:r>
            <w:r>
              <w:rPr>
                <w:rFonts w:cs="Arial"/>
                <w:sz w:val="18"/>
                <w:lang w:val="en-CA"/>
              </w:rPr>
              <w:t>).</w:t>
            </w:r>
          </w:p>
        </w:tc>
      </w:tr>
    </w:tbl>
    <w:p w14:paraId="13DCEDE5" w14:textId="77777777" w:rsidR="000B4F44" w:rsidRPr="000B4F44" w:rsidRDefault="000B4F44" w:rsidP="000B4F44">
      <w:pPr>
        <w:spacing w:after="120"/>
        <w:rPr>
          <w:color w:val="000000"/>
          <w:lang w:val="en-CA"/>
        </w:rPr>
      </w:pPr>
    </w:p>
    <w:p w14:paraId="2254B555" w14:textId="08DD0CEC" w:rsidR="007D4D67" w:rsidRDefault="000B4F44" w:rsidP="000B4F44">
      <w:pPr>
        <w:rPr>
          <w:lang w:val="en-CA"/>
        </w:rPr>
      </w:pPr>
      <w:r w:rsidRPr="00D12552">
        <w:rPr>
          <w:lang w:val="en-CA"/>
        </w:rPr>
        <w:t xml:space="preserve">All properties that require formal vocabularies are modelled in UML as classes having the stereotype </w:t>
      </w:r>
      <w:r w:rsidRPr="005E0F6A">
        <w:rPr>
          <w:rStyle w:val="xmlChar"/>
        </w:rPr>
        <w:t>&lt;&lt;CodeList&gt;&gt;</w:t>
      </w:r>
      <w:r w:rsidRPr="00D12552">
        <w:rPr>
          <w:lang w:val="en-CA"/>
        </w:rPr>
        <w:t xml:space="preserve">.  </w:t>
      </w:r>
      <w:r w:rsidR="007D4D67">
        <w:rPr>
          <w:lang w:val="en-CA"/>
        </w:rPr>
        <w:t>The list of valid terms is either prescribed by this specification, with a list of possible entries (</w:t>
      </w:r>
      <w:r w:rsidR="007D4D67">
        <w:rPr>
          <w:lang w:val="en-CA"/>
        </w:rPr>
        <w:fldChar w:fldCharType="begin"/>
      </w:r>
      <w:r w:rsidR="007D4D67">
        <w:rPr>
          <w:lang w:val="en-CA"/>
        </w:rPr>
        <w:instrText xml:space="preserve"> REF _Ref457990441 \h </w:instrText>
      </w:r>
      <w:r w:rsidR="007D4D67">
        <w:rPr>
          <w:lang w:val="en-CA"/>
        </w:rPr>
      </w:r>
      <w:r w:rsidR="007D4D67">
        <w:rPr>
          <w:lang w:val="en-CA"/>
        </w:rPr>
        <w:fldChar w:fldCharType="separate"/>
      </w:r>
      <w:r w:rsidR="007C615B">
        <w:t xml:space="preserve">Figure </w:t>
      </w:r>
      <w:r w:rsidR="007C615B">
        <w:rPr>
          <w:noProof/>
        </w:rPr>
        <w:t>9</w:t>
      </w:r>
      <w:r w:rsidR="007D4D67">
        <w:rPr>
          <w:lang w:val="en-CA"/>
        </w:rPr>
        <w:fldChar w:fldCharType="end"/>
      </w:r>
      <w:r w:rsidR="007D4D67">
        <w:rPr>
          <w:lang w:val="en-CA"/>
        </w:rPr>
        <w:t xml:space="preserve">) or open, without any term. </w:t>
      </w:r>
    </w:p>
    <w:p w14:paraId="73823CDE" w14:textId="77777777" w:rsidR="007D4D67" w:rsidRDefault="007D4D67" w:rsidP="007D4D67">
      <w:pPr>
        <w:keepNext/>
      </w:pPr>
      <w:r w:rsidRPr="007D4D67">
        <w:rPr>
          <w:noProof/>
          <w:lang w:val="en-CA" w:eastAsia="en-CA"/>
        </w:rPr>
        <w:drawing>
          <wp:inline distT="0" distB="0" distL="0" distR="0" wp14:anchorId="2F84428E" wp14:editId="7FFA1F8B">
            <wp:extent cx="1686160" cy="1381318"/>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86160" cy="1381318"/>
                    </a:xfrm>
                    <a:prstGeom prst="rect">
                      <a:avLst/>
                    </a:prstGeom>
                  </pic:spPr>
                </pic:pic>
              </a:graphicData>
            </a:graphic>
          </wp:inline>
        </w:drawing>
      </w:r>
    </w:p>
    <w:p w14:paraId="4720536F" w14:textId="04331609" w:rsidR="007D4D67" w:rsidRDefault="007D4D67" w:rsidP="007D4D67">
      <w:pPr>
        <w:pStyle w:val="Lgende"/>
        <w:rPr>
          <w:lang w:val="en-CA"/>
        </w:rPr>
      </w:pPr>
      <w:bookmarkStart w:id="109" w:name="_Ref457990441"/>
      <w:r>
        <w:t xml:space="preserve">Figure </w:t>
      </w:r>
      <w:r>
        <w:fldChar w:fldCharType="begin"/>
      </w:r>
      <w:r>
        <w:instrText xml:space="preserve"> SEQ Figure \* ARABIC </w:instrText>
      </w:r>
      <w:r>
        <w:fldChar w:fldCharType="separate"/>
      </w:r>
      <w:r w:rsidR="007C615B">
        <w:rPr>
          <w:noProof/>
        </w:rPr>
        <w:t>9</w:t>
      </w:r>
      <w:r>
        <w:fldChar w:fldCharType="end"/>
      </w:r>
      <w:bookmarkEnd w:id="109"/>
      <w:r>
        <w:t>: CodeList with prescribed list of terms (DescriptionPurpose) and "open" (GeologicUnitHierarchyRoleTerm)</w:t>
      </w:r>
    </w:p>
    <w:p w14:paraId="026DFF58" w14:textId="7E7DA045" w:rsidR="000B4F44" w:rsidRDefault="007D4D67" w:rsidP="000B4F44">
      <w:pPr>
        <w:rPr>
          <w:lang w:val="en-CA"/>
        </w:rPr>
      </w:pPr>
      <w:r>
        <w:rPr>
          <w:lang w:val="en-CA"/>
        </w:rPr>
        <w:t xml:space="preserve">When the list is open, the vocabulary is managed externally </w:t>
      </w:r>
      <w:r w:rsidR="00B94FA7">
        <w:rPr>
          <w:lang w:val="en-CA"/>
        </w:rPr>
        <w:t>over the web</w:t>
      </w:r>
      <w:r>
        <w:rPr>
          <w:lang w:val="en-CA"/>
        </w:rPr>
        <w:t xml:space="preserve"> where each vocabulary terms should be encoded as </w:t>
      </w:r>
      <w:r w:rsidR="00B94FA7">
        <w:rPr>
          <w:lang w:val="en-CA"/>
        </w:rPr>
        <w:t xml:space="preserve">resource.  Vocabulary terms identifiers are </w:t>
      </w:r>
      <w:r>
        <w:rPr>
          <w:lang w:val="en-CA"/>
        </w:rPr>
        <w:t xml:space="preserve">URI representing </w:t>
      </w:r>
      <w:r w:rsidR="00B94FA7">
        <w:rPr>
          <w:lang w:val="en-CA"/>
        </w:rPr>
        <w:t>concepts</w:t>
      </w:r>
      <w:r>
        <w:rPr>
          <w:lang w:val="en-CA"/>
        </w:rPr>
        <w:t xml:space="preserve"> </w:t>
      </w:r>
      <w:r w:rsidR="00B94FA7">
        <w:rPr>
          <w:lang w:val="en-CA"/>
        </w:rPr>
        <w:t>f</w:t>
      </w:r>
      <w:r w:rsidR="000B4F44" w:rsidRPr="00D12552">
        <w:rPr>
          <w:lang w:val="en-CA"/>
        </w:rPr>
        <w:t>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4" w:history="1">
        <w:r w:rsidR="00610E7E" w:rsidRPr="00445F04">
          <w:rPr>
            <w:rStyle w:val="Lienhypertexte"/>
            <w:lang w:val="en-CA"/>
          </w:rPr>
          <w:t>http://www.cgi-iugs.org/tech_collaboration/geoscience_terminology_working_group.html</w:t>
        </w:r>
      </w:hyperlink>
      <w:r w:rsidR="00610E7E">
        <w:rPr>
          <w:lang w:val="en-CA"/>
        </w:rPr>
        <w:t xml:space="preserve"> and </w:t>
      </w:r>
      <w:hyperlink r:id="rId25" w:history="1">
        <w:r w:rsidR="007A4792" w:rsidRPr="00445F04">
          <w:rPr>
            <w:rStyle w:val="Lienhypertexte"/>
            <w:lang w:val="en-CA"/>
          </w:rPr>
          <w:t>http://resource.geosciml.org</w:t>
        </w:r>
      </w:hyperlink>
      <w:r w:rsidR="007A4792">
        <w:rPr>
          <w:lang w:val="en-CA"/>
        </w:rPr>
        <w:t>)</w:t>
      </w:r>
      <w:r w:rsidR="001E3746">
        <w:rPr>
          <w:lang w:val="en-CA"/>
        </w:rPr>
        <w:t xml:space="preserve"> or INSPIRE</w:t>
      </w:r>
      <w:r w:rsidR="005E0F6A">
        <w:rPr>
          <w:lang w:val="en-CA"/>
        </w:rPr>
        <w:t xml:space="preserve"> [</w:t>
      </w:r>
      <w:r w:rsidR="005E0F6A">
        <w:rPr>
          <w:lang w:val="en-CA"/>
        </w:rPr>
        <w:fldChar w:fldCharType="begin"/>
      </w:r>
      <w:r w:rsidR="005E0F6A">
        <w:rPr>
          <w:lang w:val="en-CA"/>
        </w:rPr>
        <w:instrText xml:space="preserve"> REF _Ref458065145 \n \h </w:instrText>
      </w:r>
      <w:r w:rsidR="005E0F6A">
        <w:rPr>
          <w:lang w:val="en-CA"/>
        </w:rPr>
      </w:r>
      <w:r w:rsidR="005E0F6A">
        <w:rPr>
          <w:lang w:val="en-CA"/>
        </w:rPr>
        <w:fldChar w:fldCharType="separate"/>
      </w:r>
      <w:r w:rsidR="007C615B">
        <w:rPr>
          <w:lang w:val="en-CA"/>
        </w:rPr>
        <w:t>8</w:t>
      </w:r>
      <w:r w:rsidR="005E0F6A">
        <w:rPr>
          <w:lang w:val="en-CA"/>
        </w:rPr>
        <w:fldChar w:fldCharType="end"/>
      </w:r>
      <w:r w:rsidR="005E0F6A">
        <w:rPr>
          <w:lang w:val="en-CA"/>
        </w:rPr>
        <w:t>]</w:t>
      </w:r>
      <w:r w:rsidR="007A4792">
        <w:rPr>
          <w:lang w:val="en-CA"/>
        </w:rPr>
        <w:t xml:space="preserve">. </w:t>
      </w:r>
    </w:p>
    <w:p w14:paraId="4ACC8BB1" w14:textId="1E679FC9" w:rsidR="00B94FA7" w:rsidRPr="00D12552" w:rsidRDefault="00B94FA7" w:rsidP="000B4F44">
      <w:pPr>
        <w:rPr>
          <w:lang w:val="en-CA"/>
        </w:rPr>
      </w:pPr>
      <w:r>
        <w:rPr>
          <w:lang w:val="en-CA"/>
        </w:rPr>
        <w:t>This specification does not require that URIs be actually dereferenceable, but just that vocabulary term associated with a syntaxically correct URI.</w:t>
      </w:r>
    </w:p>
    <w:p w14:paraId="04D0F43A" w14:textId="5EE28DB1" w:rsidR="005C6E68" w:rsidRDefault="005C6E68" w:rsidP="003C3333">
      <w:pPr>
        <w:pStyle w:val="Titre2"/>
        <w:rPr>
          <w:lang w:val="en-CA"/>
        </w:rPr>
      </w:pPr>
      <w:bookmarkStart w:id="110" w:name="_Toc448329425"/>
      <w:bookmarkStart w:id="111" w:name="_Toc448329573"/>
      <w:bookmarkStart w:id="112" w:name="_Toc448329959"/>
      <w:bookmarkStart w:id="113" w:name="_Toc448329426"/>
      <w:bookmarkStart w:id="114" w:name="_Toc448329574"/>
      <w:bookmarkStart w:id="115" w:name="_Toc448329960"/>
      <w:bookmarkStart w:id="116" w:name="_Ref457577515"/>
      <w:bookmarkStart w:id="117" w:name="_Toc458065753"/>
      <w:bookmarkEnd w:id="110"/>
      <w:bookmarkEnd w:id="111"/>
      <w:bookmarkEnd w:id="112"/>
      <w:bookmarkEnd w:id="113"/>
      <w:bookmarkEnd w:id="114"/>
      <w:bookmarkEnd w:id="115"/>
      <w:r>
        <w:rPr>
          <w:lang w:val="en-CA"/>
        </w:rPr>
        <w:t>Linked Open Data</w:t>
      </w:r>
      <w:bookmarkEnd w:id="116"/>
      <w:r w:rsidR="002B564B">
        <w:rPr>
          <w:lang w:val="en-CA"/>
        </w:rPr>
        <w:t xml:space="preserve"> Requirements Class (Normative)</w:t>
      </w:r>
      <w:bookmarkEnd w:id="117"/>
    </w:p>
    <w:p w14:paraId="7DB517DD" w14:textId="77777777" w:rsidR="00113872" w:rsidRDefault="00113872" w:rsidP="00DB1F99">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13872" w:rsidRPr="005A0586" w14:paraId="5935030F" w14:textId="77777777" w:rsidTr="00C44305">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3FFD903" w14:textId="1D053F98" w:rsidR="00113872" w:rsidRPr="005A0586" w:rsidRDefault="00113872" w:rsidP="00C44305">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113872" w:rsidRPr="005A0586" w14:paraId="17D87BCA" w14:textId="77777777" w:rsidTr="00C44305">
        <w:tc>
          <w:tcPr>
            <w:tcW w:w="8897" w:type="dxa"/>
            <w:gridSpan w:val="2"/>
            <w:tcBorders>
              <w:top w:val="single" w:sz="12" w:space="0" w:color="auto"/>
              <w:left w:val="single" w:sz="12" w:space="0" w:color="auto"/>
              <w:bottom w:val="single" w:sz="12" w:space="0" w:color="auto"/>
              <w:right w:val="single" w:sz="12" w:space="0" w:color="auto"/>
            </w:tcBorders>
          </w:tcPr>
          <w:p w14:paraId="61C32E6A" w14:textId="085AC35B"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/req/gsml4-lob</w:t>
            </w:r>
          </w:p>
        </w:tc>
      </w:tr>
      <w:tr w:rsidR="00113872" w:rsidRPr="005A0586" w14:paraId="71A778E2" w14:textId="77777777" w:rsidTr="00C44305">
        <w:tc>
          <w:tcPr>
            <w:tcW w:w="1809" w:type="dxa"/>
            <w:tcBorders>
              <w:top w:val="single" w:sz="12" w:space="0" w:color="auto"/>
              <w:left w:val="single" w:sz="12" w:space="0" w:color="auto"/>
              <w:bottom w:val="single" w:sz="4" w:space="0" w:color="auto"/>
              <w:right w:val="single" w:sz="4" w:space="0" w:color="auto"/>
            </w:tcBorders>
          </w:tcPr>
          <w:p w14:paraId="6711C1B5"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F4127FA" w14:textId="23CC20F8" w:rsidR="00113872" w:rsidRPr="00C330C2" w:rsidRDefault="00113872"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113872" w:rsidRPr="005A0586" w14:paraId="4554F645" w14:textId="77777777" w:rsidTr="00C44305">
        <w:tc>
          <w:tcPr>
            <w:tcW w:w="1809" w:type="dxa"/>
            <w:tcBorders>
              <w:top w:val="single" w:sz="4" w:space="0" w:color="auto"/>
              <w:left w:val="single" w:sz="12" w:space="0" w:color="auto"/>
              <w:bottom w:val="single" w:sz="4" w:space="0" w:color="auto"/>
              <w:right w:val="single" w:sz="4" w:space="0" w:color="auto"/>
            </w:tcBorders>
          </w:tcPr>
          <w:p w14:paraId="40D578DA"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88A1BAF" w14:textId="40A136A0" w:rsidR="00113872" w:rsidRPr="00113872" w:rsidRDefault="00113872" w:rsidP="00C44305">
            <w:pPr>
              <w:spacing w:before="100" w:beforeAutospacing="1" w:after="100" w:afterAutospacing="1" w:line="230" w:lineRule="atLeast"/>
              <w:jc w:val="both"/>
              <w:rPr>
                <w:rFonts w:ascii="Calibri" w:eastAsia="MS Mincho" w:hAnsi="Calibri"/>
                <w:b/>
                <w:sz w:val="20"/>
                <w:szCs w:val="20"/>
                <w:lang w:val="en-CA"/>
              </w:rPr>
            </w:pPr>
            <w:r w:rsidRPr="00113872">
              <w:rPr>
                <w:rStyle w:val="requri"/>
                <w:rFonts w:ascii="Calibri" w:hAnsi="Calibri"/>
                <w:b w:val="0"/>
                <w:sz w:val="20"/>
                <w:szCs w:val="20"/>
                <w:lang w:val="en-CA"/>
              </w:rPr>
              <w:t>/req/gsml4-core</w:t>
            </w:r>
          </w:p>
        </w:tc>
      </w:tr>
      <w:tr w:rsidR="00113872" w:rsidRPr="005A0586" w14:paraId="01157D68" w14:textId="77777777" w:rsidTr="00C44305">
        <w:tc>
          <w:tcPr>
            <w:tcW w:w="1809" w:type="dxa"/>
            <w:tcBorders>
              <w:top w:val="single" w:sz="4" w:space="0" w:color="auto"/>
              <w:left w:val="single" w:sz="12" w:space="0" w:color="auto"/>
              <w:bottom w:val="single" w:sz="4" w:space="0" w:color="auto"/>
              <w:right w:val="single" w:sz="4" w:space="0" w:color="auto"/>
            </w:tcBorders>
          </w:tcPr>
          <w:p w14:paraId="67788BE8"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69C3121" w14:textId="79D7BF1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URI</w:t>
            </w:r>
          </w:p>
        </w:tc>
      </w:tr>
      <w:tr w:rsidR="00113872" w:rsidRPr="005A0586" w14:paraId="6AA03907" w14:textId="77777777" w:rsidTr="00C44305">
        <w:tc>
          <w:tcPr>
            <w:tcW w:w="1809" w:type="dxa"/>
            <w:tcBorders>
              <w:top w:val="single" w:sz="4" w:space="0" w:color="auto"/>
              <w:left w:val="single" w:sz="12" w:space="0" w:color="auto"/>
              <w:bottom w:val="single" w:sz="4" w:space="0" w:color="auto"/>
              <w:right w:val="single" w:sz="4" w:space="0" w:color="auto"/>
            </w:tcBorders>
          </w:tcPr>
          <w:p w14:paraId="3078BE06"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31EAB59" w14:textId="703CE07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HTTP</w:t>
            </w:r>
          </w:p>
        </w:tc>
      </w:tr>
      <w:tr w:rsidR="00113872" w:rsidRPr="005A0586" w14:paraId="7AF5A7A2"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732046D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89CF93" w14:textId="77777777" w:rsidR="006A6D5E" w:rsidRDefault="006A6D5E" w:rsidP="00C44305">
            <w:pPr>
              <w:spacing w:before="100" w:beforeAutospacing="1" w:after="100" w:afterAutospacing="1" w:line="230" w:lineRule="atLeast"/>
              <w:rPr>
                <w:rFonts w:ascii="Calibri" w:eastAsia="MS Mincho" w:hAnsi="Calibri"/>
                <w:sz w:val="20"/>
                <w:szCs w:val="20"/>
                <w:lang w:val="en-CA"/>
              </w:rPr>
            </w:pPr>
            <w:r>
              <w:rPr>
                <w:rStyle w:val="requri"/>
                <w:noProof/>
                <w:lang w:val="en-CA"/>
              </w:rPr>
              <w:t>/req/gsml4-lod</w:t>
            </w:r>
            <w:r w:rsidRPr="00D12552">
              <w:rPr>
                <w:rStyle w:val="requri"/>
                <w:noProof/>
                <w:lang w:val="en-CA"/>
              </w:rPr>
              <w:t>/codelistURI</w:t>
            </w:r>
            <w:r w:rsidRPr="00C330C2">
              <w:rPr>
                <w:rFonts w:ascii="Calibri" w:eastAsia="MS Mincho" w:hAnsi="Calibri"/>
                <w:sz w:val="20"/>
                <w:szCs w:val="20"/>
                <w:lang w:val="en-CA"/>
              </w:rPr>
              <w:t xml:space="preserve"> </w:t>
            </w:r>
          </w:p>
          <w:p w14:paraId="1F2C20DE" w14:textId="0A49E4F8" w:rsidR="00113872" w:rsidRPr="00C330C2" w:rsidRDefault="006A6D5E" w:rsidP="00C44305">
            <w:pPr>
              <w:spacing w:before="100" w:beforeAutospacing="1" w:after="100" w:afterAutospacing="1" w:line="230" w:lineRule="atLeast"/>
              <w:rPr>
                <w:rFonts w:ascii="Calibri" w:eastAsia="MS Mincho" w:hAnsi="Calibri"/>
                <w:sz w:val="20"/>
                <w:szCs w:val="20"/>
                <w:lang w:val="en-CA"/>
              </w:rPr>
            </w:pPr>
            <w:r w:rsidRPr="00D12552">
              <w:rPr>
                <w:rStyle w:val="reqtext"/>
                <w:lang w:val="en-CA"/>
              </w:rPr>
              <w:lastRenderedPageBreak/>
              <w:t xml:space="preserve">URI used for vocabulary terms </w:t>
            </w:r>
            <w:r>
              <w:rPr>
                <w:rStyle w:val="reqtext"/>
                <w:lang w:val="en-CA"/>
              </w:rPr>
              <w:t>SHALL</w:t>
            </w:r>
            <w:r w:rsidRPr="00D12552">
              <w:rPr>
                <w:rStyle w:val="reqtext"/>
                <w:lang w:val="en-CA"/>
              </w:rPr>
              <w:t xml:space="preserve"> be resolvable using Linked </w:t>
            </w:r>
            <w:r>
              <w:rPr>
                <w:rStyle w:val="reqtext"/>
                <w:lang w:val="en-CA"/>
              </w:rPr>
              <w:t xml:space="preserve">Open </w:t>
            </w:r>
            <w:r w:rsidRPr="00D12552">
              <w:rPr>
                <w:rStyle w:val="reqtext"/>
                <w:lang w:val="en-CA"/>
              </w:rPr>
              <w:t>Data principles.</w:t>
            </w:r>
          </w:p>
        </w:tc>
      </w:tr>
      <w:tr w:rsidR="00113872" w:rsidRPr="005A0586" w14:paraId="315EF01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3D2CDA8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12B81B9" w14:textId="77777777" w:rsidR="006A6D5E" w:rsidRDefault="006A6D5E" w:rsidP="00C44305">
            <w:pPr>
              <w:spacing w:before="100" w:beforeAutospacing="1" w:after="100" w:afterAutospacing="1" w:line="230" w:lineRule="atLeast"/>
              <w:jc w:val="both"/>
              <w:rPr>
                <w:rFonts w:ascii="Calibri" w:eastAsia="MS Mincho" w:hAnsi="Calibri"/>
                <w:b/>
                <w:noProof/>
                <w:sz w:val="20"/>
                <w:szCs w:val="20"/>
                <w:lang w:val="en-CA"/>
              </w:rPr>
            </w:pPr>
            <w:r w:rsidRPr="006A6D5E">
              <w:rPr>
                <w:rFonts w:ascii="Calibri" w:eastAsia="MS Mincho" w:hAnsi="Calibri"/>
                <w:b/>
                <w:noProof/>
                <w:sz w:val="20"/>
                <w:szCs w:val="20"/>
                <w:lang w:val="en-CA"/>
              </w:rPr>
              <w:t xml:space="preserve">/req/gsml4-lod/identifier </w:t>
            </w:r>
          </w:p>
          <w:p w14:paraId="28E9EE12" w14:textId="6AD4A0CE" w:rsidR="00113872" w:rsidRPr="00C330C2" w:rsidRDefault="006A6D5E" w:rsidP="00C44305">
            <w:pPr>
              <w:spacing w:before="100" w:beforeAutospacing="1" w:after="100" w:afterAutospacing="1" w:line="230" w:lineRule="atLeast"/>
              <w:jc w:val="both"/>
              <w:rPr>
                <w:rFonts w:ascii="Calibri" w:eastAsia="MS Mincho" w:hAnsi="Calibri"/>
                <w:b/>
                <w:sz w:val="20"/>
                <w:szCs w:val="20"/>
                <w:lang w:val="en-CA"/>
              </w:rPr>
            </w:pPr>
            <w:r w:rsidRPr="006A6D5E">
              <w:rPr>
                <w:rFonts w:ascii="Calibri" w:eastAsia="MS Mincho" w:hAnsi="Calibri"/>
                <w:sz w:val="20"/>
                <w:szCs w:val="20"/>
                <w:lang w:val="en-CA"/>
              </w:rPr>
              <w:t>HTTP URI used as identifiers SHALL be resolvable following Linked Open Data principles.</w:t>
            </w:r>
          </w:p>
        </w:tc>
      </w:tr>
      <w:tr w:rsidR="005B676D" w:rsidRPr="005A0586" w14:paraId="2FD9C05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1341C11F" w14:textId="4FB4D3FF" w:rsidR="005B676D" w:rsidRPr="005A0586" w:rsidRDefault="005B676D"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868038" w14:textId="77777777" w:rsidR="005B676D" w:rsidRDefault="005B676D" w:rsidP="00C44305">
            <w:pPr>
              <w:spacing w:before="100" w:beforeAutospacing="1" w:after="100" w:afterAutospacing="1" w:line="230" w:lineRule="atLeast"/>
              <w:jc w:val="both"/>
              <w:rPr>
                <w:rStyle w:val="requri"/>
                <w:lang w:val="en-CA"/>
              </w:rPr>
            </w:pPr>
            <w:r>
              <w:rPr>
                <w:rStyle w:val="requri"/>
                <w:lang w:val="en-CA"/>
              </w:rPr>
              <w:t>/req/gsml4-lod/gsml-representation</w:t>
            </w:r>
          </w:p>
          <w:p w14:paraId="5C9A8B2A" w14:textId="0E1D3ADE" w:rsidR="005B676D" w:rsidRPr="006A6D5E" w:rsidRDefault="005B676D" w:rsidP="005B676D">
            <w:pPr>
              <w:spacing w:before="100" w:beforeAutospacing="1" w:after="100" w:afterAutospacing="1" w:line="230" w:lineRule="atLeast"/>
              <w:jc w:val="both"/>
              <w:rPr>
                <w:rFonts w:ascii="Calibri" w:eastAsia="MS Mincho" w:hAnsi="Calibri"/>
                <w:b/>
                <w:noProof/>
                <w:sz w:val="20"/>
                <w:szCs w:val="20"/>
                <w:lang w:val="en-CA"/>
              </w:rPr>
            </w:pPr>
            <w:r>
              <w:rPr>
                <w:rStyle w:val="reqtext"/>
                <w:lang w:val="en-CA"/>
              </w:rPr>
              <w:t xml:space="preserve">Dereferencable </w:t>
            </w: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 xml:space="preserve">provide GeoSciML 4.1 </w:t>
            </w:r>
            <w:r w:rsidR="00A9072E">
              <w:rPr>
                <w:rStyle w:val="reqtext"/>
                <w:lang w:val="en-CA"/>
              </w:rPr>
              <w:t xml:space="preserve">encoding </w:t>
            </w:r>
            <w:r>
              <w:rPr>
                <w:rStyle w:val="reqtext"/>
                <w:lang w:val="en-CA"/>
              </w:rPr>
              <w:t>as one of its representations.</w:t>
            </w:r>
          </w:p>
        </w:tc>
      </w:tr>
      <w:tr w:rsidR="006A6D5E" w:rsidRPr="005A0586" w14:paraId="4A110EC3"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42C72406" w14:textId="0B703844" w:rsidR="006A6D5E" w:rsidRPr="005A0586" w:rsidRDefault="006A6D5E"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4BCC859" w14:textId="77777777" w:rsidR="006A6D5E" w:rsidRDefault="006A6D5E" w:rsidP="00C44305">
            <w:pPr>
              <w:spacing w:before="100" w:beforeAutospacing="1" w:after="100" w:afterAutospacing="1" w:line="230" w:lineRule="atLeast"/>
              <w:jc w:val="both"/>
            </w:pPr>
            <w:r>
              <w:rPr>
                <w:rStyle w:val="requri"/>
                <w:lang w:val="en-CA"/>
              </w:rPr>
              <w:t>/req/gsml4-lod</w:t>
            </w:r>
            <w:r w:rsidRPr="00D12552">
              <w:rPr>
                <w:rStyle w:val="requri"/>
                <w:lang w:val="en-CA"/>
              </w:rPr>
              <w:t>/</w:t>
            </w:r>
            <w:r>
              <w:rPr>
                <w:rStyle w:val="requri"/>
                <w:lang w:val="en-CA"/>
              </w:rPr>
              <w:t>byref</w:t>
            </w:r>
            <w:r>
              <w:t xml:space="preserve"> </w:t>
            </w:r>
          </w:p>
          <w:p w14:paraId="6CBDD7EA" w14:textId="30A18654" w:rsidR="006A6D5E" w:rsidRPr="006A6D5E" w:rsidRDefault="006A6D5E" w:rsidP="00C44305">
            <w:pPr>
              <w:spacing w:before="100" w:beforeAutospacing="1" w:after="100" w:afterAutospacing="1" w:line="230" w:lineRule="atLeast"/>
              <w:jc w:val="both"/>
              <w:rPr>
                <w:rFonts w:ascii="Arial" w:hAnsi="Arial"/>
                <w:b/>
                <w:sz w:val="18"/>
                <w:lang w:val="en-CA"/>
              </w:rPr>
            </w:pPr>
            <w:r w:rsidRPr="006A6D5E">
              <w:rPr>
                <w:rStyle w:val="requri"/>
                <w:b w:val="0"/>
                <w:lang w:val="en-CA"/>
              </w:rPr>
              <w:t>HTTP URI used as external references to a feature SHALL resolve to a representation of that feature.</w:t>
            </w:r>
          </w:p>
        </w:tc>
      </w:tr>
    </w:tbl>
    <w:p w14:paraId="469317AB" w14:textId="77777777" w:rsidR="00113872" w:rsidRDefault="00113872" w:rsidP="00DB1F99">
      <w:pPr>
        <w:rPr>
          <w:lang w:val="en-CA"/>
        </w:rPr>
      </w:pPr>
    </w:p>
    <w:p w14:paraId="4FB62AFE" w14:textId="2502EA47" w:rsidR="00C44305" w:rsidRDefault="00C44305" w:rsidP="00C44305">
      <w:pPr>
        <w:rPr>
          <w:lang w:val="en-CA"/>
        </w:rPr>
      </w:pPr>
      <w:r>
        <w:rPr>
          <w:lang w:val="en-CA"/>
        </w:rPr>
        <w:t>Although OGC standards are not restricted to a web environment, it is strongly influenced by this environment.  GeoSciML has originally been developed specifically for XML, but ma</w:t>
      </w:r>
      <w:r w:rsidR="00783175">
        <w:rPr>
          <w:lang w:val="en-CA"/>
        </w:rPr>
        <w:t>ny other encodings are suitable</w:t>
      </w:r>
      <w:r>
        <w:rPr>
          <w:lang w:val="en-CA"/>
        </w:rPr>
        <w:t xml:space="preserve"> hypermedia formats (RDF/XML, JSON-LD, </w:t>
      </w:r>
      <w:proofErr w:type="gramStart"/>
      <w:r>
        <w:rPr>
          <w:lang w:val="en-CA"/>
        </w:rPr>
        <w:t>HTML</w:t>
      </w:r>
      <w:proofErr w:type="gramEnd"/>
      <w:r>
        <w:rPr>
          <w:lang w:val="en-CA"/>
        </w:rPr>
        <w:t xml:space="preserve">).  This </w:t>
      </w:r>
      <w:r w:rsidR="00783175">
        <w:rPr>
          <w:lang w:val="en-CA"/>
        </w:rPr>
        <w:t xml:space="preserve">requirements </w:t>
      </w:r>
      <w:r>
        <w:rPr>
          <w:lang w:val="en-CA"/>
        </w:rPr>
        <w:t>class describes extra rules that shall be implemented to turn GeoSciML data instances into hypermedias compatible with Linked Open Data principles.</w:t>
      </w:r>
    </w:p>
    <w:p w14:paraId="7180CF1A" w14:textId="26F2D7CC" w:rsidR="00DA41F8" w:rsidRDefault="00113872" w:rsidP="00DB1F99">
      <w:pPr>
        <w:rPr>
          <w:lang w:val="en-CA"/>
        </w:rPr>
      </w:pPr>
      <w:r>
        <w:rPr>
          <w:lang w:val="en-CA"/>
        </w:rPr>
        <w:t xml:space="preserve">Linked Open Data is a method to publish structured data on the web.  It leverages existing web technologies such as HTTP (transfer protocol) and URI (addressing over the web) to connect </w:t>
      </w:r>
      <w:r w:rsidR="00C44305">
        <w:rPr>
          <w:lang w:val="en-CA"/>
        </w:rPr>
        <w:t xml:space="preserve">structured </w:t>
      </w:r>
      <w:r>
        <w:rPr>
          <w:lang w:val="en-CA"/>
        </w:rPr>
        <w:t xml:space="preserve">resources.  The principle is similar to interconnected web pages through hyperlinks, except that pages are replace with </w:t>
      </w:r>
      <w:r w:rsidR="00C44305">
        <w:rPr>
          <w:lang w:val="en-CA"/>
        </w:rPr>
        <w:t>structured information that can be processed by machines.</w:t>
      </w:r>
    </w:p>
    <w:p w14:paraId="178CBE2E" w14:textId="4492B310" w:rsidR="00C44305" w:rsidRDefault="00C44305" w:rsidP="00DB1F99">
      <w:pPr>
        <w:rPr>
          <w:lang w:val="en-CA"/>
        </w:rPr>
      </w:pPr>
      <w:r>
        <w:rPr>
          <w:lang w:val="en-CA"/>
        </w:rPr>
        <w:t xml:space="preserve">The following requirements </w:t>
      </w:r>
      <w:r w:rsidR="00674005">
        <w:rPr>
          <w:lang w:val="en-CA"/>
        </w:rPr>
        <w:t>essentially impose that URI used as vocabulary, identifiers and references can be “deferenced”, which is “</w:t>
      </w:r>
      <w:r w:rsidR="00674005" w:rsidRPr="00674005">
        <w:rPr>
          <w:i/>
          <w:lang w:val="en-CA"/>
        </w:rPr>
        <w:t>The act of retrieving a representation of a resource identified by a URI</w:t>
      </w:r>
      <w:r w:rsidR="00674005">
        <w:rPr>
          <w:lang w:val="en-CA"/>
        </w:rPr>
        <w:t>”</w:t>
      </w:r>
      <w:r w:rsidR="00674005">
        <w:rPr>
          <w:rStyle w:val="Appelnotedebasdep"/>
          <w:lang w:val="en-CA"/>
        </w:rPr>
        <w:footnoteReference w:id="2"/>
      </w:r>
      <w:r w:rsidR="00674005">
        <w:rPr>
          <w:lang w:val="en-CA"/>
        </w:rPr>
        <w:t xml:space="preserve"> from the web.  A resource can have multiple representations (GML, XML, RDF, etc.) and this specification does not impose a particular one, although it is common sense in this context to provide a GeoSciML reprensentation for geological features. </w:t>
      </w:r>
    </w:p>
    <w:p w14:paraId="4AEC4767" w14:textId="21C80EBC" w:rsidR="00A9072E" w:rsidRDefault="00A9072E" w:rsidP="00DB1F99">
      <w:pPr>
        <w:rPr>
          <w:lang w:val="en-CA"/>
        </w:rPr>
      </w:pPr>
      <w:r>
        <w:rPr>
          <w:lang w:val="en-CA"/>
        </w:rPr>
        <w:t xml:space="preserve">It is important to note that a HTTP URI in this context is </w:t>
      </w:r>
      <w:r w:rsidRPr="006E5E12">
        <w:rPr>
          <w:u w:val="single"/>
          <w:lang w:val="en-CA"/>
        </w:rPr>
        <w:t>both</w:t>
      </w:r>
      <w:r>
        <w:rPr>
          <w:lang w:val="en-CA"/>
        </w:rPr>
        <w:t xml:space="preserve"> an identifier and a location.  The same identifier is used to refer to any number of representations.  Therefore, different representations are selected </w:t>
      </w:r>
      <w:r w:rsidR="006E5E12">
        <w:rPr>
          <w:lang w:val="en-CA"/>
        </w:rPr>
        <w:t>through content negociation with the server.</w:t>
      </w:r>
    </w:p>
    <w:p w14:paraId="6937EC47" w14:textId="77777777" w:rsidR="005C6E68" w:rsidRPr="00D12552" w:rsidRDefault="005C6E68" w:rsidP="005C6E68">
      <w:pPr>
        <w:pStyle w:val="Titre3"/>
        <w:rPr>
          <w:lang w:val="en-CA"/>
        </w:rPr>
      </w:pPr>
      <w:bookmarkStart w:id="118" w:name="_Toc458065754"/>
      <w:r w:rsidRPr="00D12552">
        <w:rPr>
          <w:lang w:val="en-CA"/>
        </w:rPr>
        <w:t>Code lists URI</w:t>
      </w:r>
      <w:bookmarkEnd w:id="118"/>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6E68" w:rsidRPr="00D12552" w14:paraId="76F051FE" w14:textId="77777777" w:rsidTr="005C6E68">
        <w:trPr>
          <w:cantSplit/>
        </w:trPr>
        <w:tc>
          <w:tcPr>
            <w:tcW w:w="4219" w:type="dxa"/>
            <w:tcBorders>
              <w:right w:val="nil"/>
            </w:tcBorders>
            <w:shd w:val="clear" w:color="auto" w:fill="auto"/>
          </w:tcPr>
          <w:p w14:paraId="217060BF" w14:textId="1F50240A" w:rsidR="005C6E68" w:rsidRPr="00D12552" w:rsidRDefault="005C6E68" w:rsidP="00113872">
            <w:pPr>
              <w:pStyle w:val="Tabletext10"/>
              <w:jc w:val="left"/>
              <w:rPr>
                <w:rStyle w:val="requri"/>
                <w:noProof/>
                <w:lang w:val="en-CA"/>
              </w:rPr>
            </w:pPr>
            <w:r>
              <w:rPr>
                <w:rStyle w:val="requri"/>
                <w:noProof/>
                <w:lang w:val="en-CA"/>
              </w:rPr>
              <w:t>/req/gsml4-</w:t>
            </w:r>
            <w:r w:rsidR="00113872">
              <w:rPr>
                <w:rStyle w:val="requri"/>
                <w:noProof/>
                <w:lang w:val="en-CA"/>
              </w:rPr>
              <w:t>lod</w:t>
            </w:r>
            <w:r w:rsidRPr="00D12552">
              <w:rPr>
                <w:rStyle w:val="requri"/>
                <w:noProof/>
                <w:lang w:val="en-CA"/>
              </w:rPr>
              <w:t>/codelistURI</w:t>
            </w:r>
          </w:p>
        </w:tc>
        <w:tc>
          <w:tcPr>
            <w:tcW w:w="4678" w:type="dxa"/>
            <w:tcBorders>
              <w:left w:val="nil"/>
            </w:tcBorders>
            <w:shd w:val="clear" w:color="auto" w:fill="auto"/>
          </w:tcPr>
          <w:p w14:paraId="6F3C4A03" w14:textId="6C329C11" w:rsidR="005C6E68" w:rsidRPr="00D12552" w:rsidRDefault="005C6E68" w:rsidP="005B676D">
            <w:pPr>
              <w:pStyle w:val="Tabletext10"/>
              <w:jc w:val="left"/>
              <w:rPr>
                <w:rStyle w:val="reqtext"/>
                <w:lang w:val="en-CA"/>
              </w:rPr>
            </w:pPr>
            <w:r w:rsidRPr="00D12552">
              <w:rPr>
                <w:rStyle w:val="reqtext"/>
                <w:lang w:val="en-CA"/>
              </w:rPr>
              <w:t xml:space="preserve">URI used for vocabulary terms </w:t>
            </w:r>
            <w:r w:rsidR="006A6D5E">
              <w:rPr>
                <w:rStyle w:val="reqtext"/>
                <w:lang w:val="en-CA"/>
              </w:rPr>
              <w:t>SHALL</w:t>
            </w:r>
            <w:r w:rsidRPr="00D12552">
              <w:rPr>
                <w:rStyle w:val="reqtext"/>
                <w:lang w:val="en-CA"/>
              </w:rPr>
              <w:t xml:space="preserve"> </w:t>
            </w:r>
            <w:r w:rsidR="000B31E6">
              <w:rPr>
                <w:rStyle w:val="reqtext"/>
                <w:lang w:val="en-CA"/>
              </w:rPr>
              <w:t xml:space="preserve">be </w:t>
            </w:r>
            <w:r w:rsidR="005B676D">
              <w:rPr>
                <w:rStyle w:val="reqtext"/>
                <w:lang w:val="en-CA"/>
              </w:rPr>
              <w:t>deferencable to one or more representation of the vocabulary term.</w:t>
            </w:r>
          </w:p>
        </w:tc>
      </w:tr>
    </w:tbl>
    <w:p w14:paraId="7C8675AE" w14:textId="77777777" w:rsidR="005C6E68" w:rsidRPr="000B4F44" w:rsidRDefault="005C6E68" w:rsidP="005C6E68">
      <w:pPr>
        <w:spacing w:after="120"/>
        <w:rPr>
          <w:color w:val="000000"/>
          <w:lang w:val="en-CA"/>
        </w:rPr>
      </w:pPr>
    </w:p>
    <w:p w14:paraId="4D5D9084" w14:textId="27D07647" w:rsidR="005C6E68" w:rsidRPr="00D12552" w:rsidRDefault="00F42894" w:rsidP="005C6E68">
      <w:pPr>
        <w:rPr>
          <w:lang w:val="en-CA"/>
        </w:rPr>
      </w:pPr>
      <w:r>
        <w:rPr>
          <w:lang w:val="en-CA"/>
        </w:rPr>
        <w:lastRenderedPageBreak/>
        <w:t xml:space="preserve">The requirement described at </w:t>
      </w:r>
      <w:r>
        <w:rPr>
          <w:lang w:val="en-CA"/>
        </w:rPr>
        <w:fldChar w:fldCharType="begin"/>
      </w:r>
      <w:r>
        <w:rPr>
          <w:lang w:val="en-CA"/>
        </w:rPr>
        <w:instrText xml:space="preserve"> REF _Ref456112534 \r \h </w:instrText>
      </w:r>
      <w:r>
        <w:rPr>
          <w:lang w:val="en-CA"/>
        </w:rPr>
      </w:r>
      <w:r>
        <w:rPr>
          <w:lang w:val="en-CA"/>
        </w:rPr>
        <w:fldChar w:fldCharType="separate"/>
      </w:r>
      <w:r w:rsidR="007C615B">
        <w:rPr>
          <w:lang w:val="en-CA"/>
        </w:rPr>
        <w:t>8.2.7</w:t>
      </w:r>
      <w:r>
        <w:rPr>
          <w:lang w:val="en-CA"/>
        </w:rPr>
        <w:fldChar w:fldCharType="end"/>
      </w:r>
      <w:r>
        <w:rPr>
          <w:lang w:val="en-CA"/>
        </w:rPr>
        <w:t xml:space="preserve">  in Abstract Requirements Class demand that a vocabulary reference be encoded as a URI, but does not require that the URI actually resolve to anything (it could, but it is not required).  In this class, t</w:t>
      </w:r>
      <w:r w:rsidR="005C6E68" w:rsidRPr="00D12552">
        <w:rPr>
          <w:lang w:val="en-CA"/>
        </w:rPr>
        <w:t xml:space="preserve">he </w:t>
      </w:r>
      <w:r>
        <w:rPr>
          <w:lang w:val="en-CA"/>
        </w:rPr>
        <w:t xml:space="preserve">target must ensure that the </w:t>
      </w:r>
      <w:r w:rsidR="005C6E68" w:rsidRPr="00D12552">
        <w:rPr>
          <w:lang w:val="en-CA"/>
        </w:rPr>
        <w:t xml:space="preserve">URI used to identify vocabulary terms </w:t>
      </w:r>
      <w:r w:rsidR="005C6E68">
        <w:rPr>
          <w:lang w:val="en-CA"/>
        </w:rPr>
        <w:t>SHALL</w:t>
      </w:r>
      <w:r w:rsidR="005C6E68" w:rsidRPr="00D12552">
        <w:rPr>
          <w:lang w:val="en-CA"/>
        </w:rPr>
        <w:t xml:space="preserve"> </w:t>
      </w:r>
      <w:r w:rsidR="005B676D">
        <w:rPr>
          <w:lang w:val="en-CA"/>
        </w:rPr>
        <w:t>dereference</w:t>
      </w:r>
      <w:r w:rsidR="005C6E68">
        <w:rPr>
          <w:lang w:val="en-CA"/>
        </w:rPr>
        <w:t xml:space="preserve"> t</w:t>
      </w:r>
      <w:r w:rsidR="00BE1D5C">
        <w:rPr>
          <w:lang w:val="en-CA"/>
        </w:rPr>
        <w:t xml:space="preserve">o one or more representations </w:t>
      </w:r>
      <w:r w:rsidR="005C6E68">
        <w:rPr>
          <w:lang w:val="en-CA"/>
        </w:rPr>
        <w:t xml:space="preserve">of a definition of the term (eg, RDF/SKOS, HTML, GML Definition, etc.) </w:t>
      </w:r>
    </w:p>
    <w:p w14:paraId="2EF4323C" w14:textId="77777777" w:rsidR="005C6E68" w:rsidRDefault="005C6E68" w:rsidP="00DB1F99">
      <w:pPr>
        <w:rPr>
          <w:lang w:val="en-CA"/>
        </w:rPr>
      </w:pPr>
    </w:p>
    <w:p w14:paraId="0F94554A" w14:textId="62F4A81F" w:rsidR="00BE1D5C" w:rsidRPr="002B564B" w:rsidRDefault="005C6E68" w:rsidP="003C3333">
      <w:pPr>
        <w:pStyle w:val="Titre3"/>
        <w:rPr>
          <w:lang w:val="en-CA"/>
        </w:rPr>
      </w:pPr>
      <w:bookmarkStart w:id="119" w:name="_Ref456113371"/>
      <w:bookmarkStart w:id="120" w:name="_Toc458065755"/>
      <w:r w:rsidRPr="00D12552">
        <w:rPr>
          <w:lang w:val="en-CA"/>
        </w:rPr>
        <w:t>Identifier</w:t>
      </w:r>
      <w:bookmarkEnd w:id="119"/>
      <w:bookmarkEnd w:id="120"/>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5C6E68" w:rsidRPr="00D12552" w14:paraId="57B26D30" w14:textId="77777777" w:rsidTr="005C6E68">
        <w:trPr>
          <w:cantSplit/>
        </w:trPr>
        <w:tc>
          <w:tcPr>
            <w:tcW w:w="2518" w:type="dxa"/>
            <w:tcBorders>
              <w:right w:val="single" w:sz="4" w:space="0" w:color="auto"/>
            </w:tcBorders>
            <w:shd w:val="clear" w:color="auto" w:fill="auto"/>
          </w:tcPr>
          <w:p w14:paraId="3DB932F5" w14:textId="41BC0304" w:rsidR="005C6E68" w:rsidRPr="00D12552" w:rsidRDefault="005C6E68" w:rsidP="005C6E68">
            <w:pPr>
              <w:pStyle w:val="Tabletext10"/>
              <w:jc w:val="left"/>
              <w:rPr>
                <w:rStyle w:val="requri"/>
                <w:lang w:val="en-CA"/>
              </w:rPr>
            </w:pPr>
            <w:r>
              <w:rPr>
                <w:rStyle w:val="requri"/>
                <w:lang w:val="en-CA"/>
              </w:rPr>
              <w:t>/req/gsml4-</w:t>
            </w:r>
            <w:r w:rsidR="00113872">
              <w:rPr>
                <w:rStyle w:val="requri"/>
                <w:lang w:val="en-CA"/>
              </w:rPr>
              <w:t>lod</w:t>
            </w:r>
            <w:r w:rsidRPr="00D12552">
              <w:rPr>
                <w:rStyle w:val="requri"/>
                <w:lang w:val="en-CA"/>
              </w:rPr>
              <w:t>/identifier</w:t>
            </w:r>
          </w:p>
        </w:tc>
        <w:tc>
          <w:tcPr>
            <w:tcW w:w="6379" w:type="dxa"/>
            <w:tcBorders>
              <w:left w:val="single" w:sz="4" w:space="0" w:color="auto"/>
            </w:tcBorders>
            <w:shd w:val="clear" w:color="auto" w:fill="auto"/>
          </w:tcPr>
          <w:p w14:paraId="04E4C6FC" w14:textId="72E23C5C" w:rsidR="005C6E68" w:rsidRPr="00D12552" w:rsidRDefault="005C6E68" w:rsidP="005B676D">
            <w:pPr>
              <w:pStyle w:val="Tabletext10"/>
              <w:jc w:val="left"/>
              <w:rPr>
                <w:rStyle w:val="reqtext"/>
                <w:lang w:val="en-CA"/>
              </w:rPr>
            </w:pPr>
            <w:r w:rsidRPr="00D12552">
              <w:rPr>
                <w:rStyle w:val="reqtext"/>
                <w:lang w:val="en-CA"/>
              </w:rPr>
              <w:t xml:space="preserve">HTTP URI used </w:t>
            </w:r>
            <w:r w:rsidR="005B676D" w:rsidRPr="00D12552">
              <w:rPr>
                <w:rStyle w:val="reqtext"/>
                <w:lang w:val="en-CA"/>
              </w:rPr>
              <w:t>as</w:t>
            </w:r>
            <w:r w:rsidRPr="00D12552">
              <w:rPr>
                <w:rStyle w:val="reqtext"/>
                <w:lang w:val="en-CA"/>
              </w:rPr>
              <w:t xml:space="preserve"> identifiers </w:t>
            </w:r>
            <w:r>
              <w:rPr>
                <w:rStyle w:val="reqtext"/>
                <w:lang w:val="en-CA"/>
              </w:rPr>
              <w:t>SHALL</w:t>
            </w:r>
            <w:r w:rsidRPr="00D12552">
              <w:rPr>
                <w:rStyle w:val="reqtext"/>
                <w:lang w:val="en-CA"/>
              </w:rPr>
              <w:t xml:space="preserve"> be </w:t>
            </w:r>
            <w:r w:rsidR="005B676D">
              <w:rPr>
                <w:rStyle w:val="reqtext"/>
                <w:lang w:val="en-CA"/>
              </w:rPr>
              <w:t xml:space="preserve">dereferencable </w:t>
            </w:r>
            <w:r w:rsidR="00BA4AE5">
              <w:rPr>
                <w:rStyle w:val="reqtext"/>
                <w:lang w:val="en-CA"/>
              </w:rPr>
              <w:t>to one or more representation</w:t>
            </w:r>
            <w:r w:rsidR="000B31E6">
              <w:rPr>
                <w:rStyle w:val="reqtext"/>
                <w:lang w:val="en-CA"/>
              </w:rPr>
              <w:t>s</w:t>
            </w:r>
            <w:r w:rsidR="00BA4AE5">
              <w:rPr>
                <w:rStyle w:val="reqtext"/>
                <w:lang w:val="en-CA"/>
              </w:rPr>
              <w:t xml:space="preserve"> of that feature.</w:t>
            </w:r>
          </w:p>
        </w:tc>
      </w:tr>
    </w:tbl>
    <w:p w14:paraId="7313BAC1" w14:textId="77777777" w:rsidR="005C6E68" w:rsidRDefault="005C6E68" w:rsidP="005C6E68">
      <w:pPr>
        <w:spacing w:after="120"/>
        <w:rPr>
          <w:color w:val="000000"/>
          <w:lang w:val="en-CA"/>
        </w:rPr>
      </w:pPr>
    </w:p>
    <w:p w14:paraId="238B7C5D" w14:textId="09B2535F" w:rsidR="00BA4AE5" w:rsidRDefault="00F42894" w:rsidP="00BA4AE5">
      <w:pPr>
        <w:spacing w:after="120"/>
        <w:rPr>
          <w:lang w:val="en-CA"/>
        </w:rPr>
      </w:pPr>
      <w:r>
        <w:rPr>
          <w:color w:val="000000"/>
          <w:lang w:val="en-CA"/>
        </w:rPr>
        <w:t>This requirement demand</w:t>
      </w:r>
      <w:r w:rsidR="00BA4AE5">
        <w:rPr>
          <w:color w:val="000000"/>
          <w:lang w:val="en-CA"/>
        </w:rPr>
        <w:t>s</w:t>
      </w:r>
      <w:r>
        <w:rPr>
          <w:color w:val="000000"/>
          <w:lang w:val="en-CA"/>
        </w:rPr>
        <w:t xml:space="preserve"> that the target ensure</w:t>
      </w:r>
      <w:r w:rsidR="00BA4AE5">
        <w:rPr>
          <w:color w:val="000000"/>
          <w:lang w:val="en-CA"/>
        </w:rPr>
        <w:t>s</w:t>
      </w:r>
      <w:r>
        <w:rPr>
          <w:color w:val="000000"/>
          <w:lang w:val="en-CA"/>
        </w:rPr>
        <w:t xml:space="preserve"> that a d</w:t>
      </w:r>
      <w:r w:rsidR="005B676D">
        <w:rPr>
          <w:color w:val="000000"/>
          <w:lang w:val="en-CA"/>
        </w:rPr>
        <w:t>ata instance exposes a URI as a</w:t>
      </w:r>
      <w:r>
        <w:rPr>
          <w:color w:val="000000"/>
          <w:lang w:val="en-CA"/>
        </w:rPr>
        <w:t xml:space="preserve"> </w:t>
      </w:r>
      <w:r w:rsidR="00BA4AE5">
        <w:rPr>
          <w:color w:val="000000"/>
          <w:lang w:val="en-CA"/>
        </w:rPr>
        <w:t xml:space="preserve">unique </w:t>
      </w:r>
      <w:r>
        <w:rPr>
          <w:color w:val="000000"/>
          <w:lang w:val="en-CA"/>
        </w:rPr>
        <w:t xml:space="preserve">identifier </w:t>
      </w:r>
      <w:r w:rsidR="00BA4AE5">
        <w:rPr>
          <w:color w:val="000000"/>
          <w:lang w:val="en-CA"/>
        </w:rPr>
        <w:t xml:space="preserve">for this feature </w:t>
      </w:r>
      <w:r>
        <w:rPr>
          <w:color w:val="000000"/>
          <w:lang w:val="en-CA"/>
        </w:rPr>
        <w:t xml:space="preserve">and this identifier </w:t>
      </w:r>
      <w:r w:rsidR="00BE1D5C">
        <w:rPr>
          <w:lang w:val="en-CA"/>
        </w:rPr>
        <w:t>SHALL</w:t>
      </w:r>
      <w:r w:rsidR="005C6E68" w:rsidRPr="00D12552">
        <w:rPr>
          <w:lang w:val="en-CA"/>
        </w:rPr>
        <w:t xml:space="preserve"> be </w:t>
      </w:r>
      <w:r w:rsidR="005B676D">
        <w:rPr>
          <w:lang w:val="en-CA"/>
        </w:rPr>
        <w:t>dereferencable</w:t>
      </w:r>
      <w:r w:rsidR="005C6E68" w:rsidRPr="00D12552">
        <w:rPr>
          <w:lang w:val="en-CA"/>
        </w:rPr>
        <w:t xml:space="preserve"> </w:t>
      </w:r>
      <w:r w:rsidR="00BA4AE5">
        <w:rPr>
          <w:lang w:val="en-CA"/>
        </w:rPr>
        <w:t>to one or more representations of that feature</w:t>
      </w:r>
      <w:r w:rsidR="005C6E68" w:rsidRPr="00804C60">
        <w:rPr>
          <w:lang w:val="en-CA"/>
        </w:rPr>
        <w:t xml:space="preserve">. </w:t>
      </w: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BA4AE5" w:rsidRPr="00D12552" w14:paraId="468BB202" w14:textId="77777777" w:rsidTr="008A4869">
        <w:trPr>
          <w:cantSplit/>
        </w:trPr>
        <w:tc>
          <w:tcPr>
            <w:tcW w:w="2518" w:type="dxa"/>
            <w:tcBorders>
              <w:right w:val="single" w:sz="4" w:space="0" w:color="auto"/>
            </w:tcBorders>
            <w:shd w:val="clear" w:color="auto" w:fill="auto"/>
          </w:tcPr>
          <w:p w14:paraId="33A2C09C" w14:textId="4D9C6665" w:rsidR="00BA4AE5" w:rsidRPr="00D12552" w:rsidRDefault="00BA4AE5" w:rsidP="00BA4AE5">
            <w:pPr>
              <w:pStyle w:val="Tabletext10"/>
              <w:jc w:val="left"/>
              <w:rPr>
                <w:rStyle w:val="requri"/>
                <w:lang w:val="en-CA"/>
              </w:rPr>
            </w:pPr>
            <w:r>
              <w:rPr>
                <w:rStyle w:val="requri"/>
                <w:lang w:val="en-CA"/>
              </w:rPr>
              <w:t>/req/gsml4-lod/gsml-representation</w:t>
            </w:r>
          </w:p>
        </w:tc>
        <w:tc>
          <w:tcPr>
            <w:tcW w:w="6379" w:type="dxa"/>
            <w:tcBorders>
              <w:left w:val="single" w:sz="4" w:space="0" w:color="auto"/>
            </w:tcBorders>
            <w:shd w:val="clear" w:color="auto" w:fill="auto"/>
          </w:tcPr>
          <w:p w14:paraId="05C3E097" w14:textId="75286B28" w:rsidR="00BA4AE5" w:rsidRPr="00D12552" w:rsidRDefault="00BA4AE5" w:rsidP="00BA4AE5">
            <w:pPr>
              <w:pStyle w:val="Tabletext10"/>
              <w:jc w:val="left"/>
              <w:rPr>
                <w:rStyle w:val="reqtext"/>
                <w:lang w:val="en-CA"/>
              </w:rPr>
            </w:pP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have GeoSciML 4.1 as one of its representations.</w:t>
            </w:r>
          </w:p>
        </w:tc>
      </w:tr>
    </w:tbl>
    <w:p w14:paraId="4FD285D4" w14:textId="77777777" w:rsidR="00BA4AE5" w:rsidRDefault="00BA4AE5" w:rsidP="00BA4AE5">
      <w:pPr>
        <w:spacing w:after="120"/>
        <w:rPr>
          <w:lang w:val="en-CA"/>
        </w:rPr>
      </w:pPr>
    </w:p>
    <w:p w14:paraId="56F062AA" w14:textId="55B83A4F" w:rsidR="005C6E68" w:rsidRDefault="005C6E68" w:rsidP="00BA4AE5">
      <w:pPr>
        <w:spacing w:after="120"/>
        <w:rPr>
          <w:lang w:val="en-CA"/>
        </w:rPr>
      </w:pPr>
      <w:r w:rsidRPr="00804C60">
        <w:rPr>
          <w:lang w:val="en-CA"/>
        </w:rPr>
        <w:t xml:space="preserve">It is expected that one of the representations should be a XML (GML) </w:t>
      </w:r>
      <w:r w:rsidR="00A9072E">
        <w:rPr>
          <w:lang w:val="en-CA"/>
        </w:rPr>
        <w:t>or any GeoSciML compliant representations, including any profiles derived from this specification.</w:t>
      </w:r>
    </w:p>
    <w:p w14:paraId="0F66085B" w14:textId="3CE957F5" w:rsidR="006A6D5E" w:rsidRPr="006A6D5E" w:rsidRDefault="00BE1D5C" w:rsidP="006A6D5E">
      <w:pPr>
        <w:pStyle w:val="Titre3"/>
        <w:rPr>
          <w:lang w:val="en-CA"/>
        </w:rPr>
      </w:pPr>
      <w:bookmarkStart w:id="121" w:name="_Toc458065756"/>
      <w:r>
        <w:rPr>
          <w:lang w:val="en-CA"/>
        </w:rPr>
        <w:t>ByReference associations</w:t>
      </w:r>
      <w:bookmarkEnd w:id="121"/>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6A6D5E" w:rsidRPr="00D12552" w14:paraId="31AA2CF8" w14:textId="77777777" w:rsidTr="00C44305">
        <w:trPr>
          <w:cantSplit/>
        </w:trPr>
        <w:tc>
          <w:tcPr>
            <w:tcW w:w="2518" w:type="dxa"/>
            <w:tcBorders>
              <w:right w:val="single" w:sz="4" w:space="0" w:color="auto"/>
            </w:tcBorders>
            <w:shd w:val="clear" w:color="auto" w:fill="auto"/>
          </w:tcPr>
          <w:p w14:paraId="741ABBDB" w14:textId="5E11638E" w:rsidR="006A6D5E" w:rsidRPr="00D12552" w:rsidRDefault="006A6D5E" w:rsidP="006A6D5E">
            <w:pPr>
              <w:pStyle w:val="Tabletext10"/>
              <w:jc w:val="left"/>
              <w:rPr>
                <w:rStyle w:val="requri"/>
                <w:lang w:val="en-CA"/>
              </w:rPr>
            </w:pPr>
            <w:bookmarkStart w:id="122" w:name="BKM_82E84894_826F_4479_973A_CBC44C2E6336"/>
            <w:bookmarkStart w:id="123" w:name="BKM_2AC44CB2_D8AD_4710_965F_8C3E8A778226"/>
            <w:bookmarkStart w:id="124" w:name="BKM_1CCAFBF2_5AEE_4D8D_970F_45B148E97DED"/>
            <w:bookmarkStart w:id="125" w:name="BKM_988B3B2F_E5F0_47AC_B40B_3E7EB1B7F6A8"/>
            <w:bookmarkStart w:id="126" w:name="BKM_D4489C08_74CE_4704_A313_E3DE8D8C2C02"/>
            <w:bookmarkStart w:id="127" w:name="BKM_3CED884F_4F1D_42D8_9256_BF8F325D7BF9"/>
            <w:bookmarkStart w:id="128" w:name="BKM_4D00B287_AF58_4181_BBC5_8A25643F2ECB"/>
            <w:bookmarkStart w:id="129" w:name="BKM_8130FE65_F0ED_41F2_ABFA_924F7CBE3C44"/>
            <w:bookmarkStart w:id="130" w:name="BKM_44DAEF74_D7B7_4FE5_8CBB_636851476829"/>
            <w:bookmarkStart w:id="131" w:name="BKM_3338A6EC_8A76_4151_9BBE_AF6AA6E7ABA5"/>
            <w:bookmarkStart w:id="132" w:name="BKM_0695D395_0E6D_4C80_885E_54CD7307213E"/>
            <w:bookmarkStart w:id="133" w:name="BKM_83AB4886_B40B_45D9_93A6_9A7A11A1DB22"/>
            <w:bookmarkStart w:id="134" w:name="BKM_18DECF87_EACF_4237_B14D_5CBA397C8B9F"/>
            <w:bookmarkStart w:id="135" w:name="BKM_A2513DE4_90C9_4111_97A5_8AB9734CC788"/>
            <w:bookmarkStart w:id="136" w:name="BKM_C29B4A43_BD79_4426_A200_1B1C1E4E23DB"/>
            <w:bookmarkStart w:id="137" w:name="BKM_D6389F0E_EB92_428D_B31C_62B7B2DE2191"/>
            <w:bookmarkStart w:id="138" w:name="BKM_44662CA4_810A_46C1_8CCE_D899E8B34841"/>
            <w:bookmarkStart w:id="139" w:name="BKM_A4ADBA47_2A66_4D31_B98E_429D2187557A"/>
            <w:bookmarkStart w:id="140" w:name="BKM_6A453B7D_E05C_442A_9729_07602A0CE53F"/>
            <w:bookmarkStart w:id="141" w:name="BKM_B674F95F_8259_4A18_BB9A_C7004F238C58"/>
            <w:bookmarkStart w:id="142" w:name="BKM_99FA56C9_DF26_4FF5_AF2C_A1CA27033687"/>
            <w:bookmarkStart w:id="143" w:name="BKM_10DBF70D_6106_40F3_9F20_6815C31BFF23"/>
            <w:bookmarkStart w:id="144" w:name="BKM_156BACFD_61FB_4C7D_8E17_15915D5DC1EB"/>
            <w:bookmarkStart w:id="145" w:name="BKM_660451F7_6344_4A08_8AF1_55EA34BAFC1E"/>
            <w:bookmarkStart w:id="146" w:name="BKM_DAD0F5C5_7ECC_4F46_8F23_D5FDAEC9FFF1"/>
            <w:bookmarkStart w:id="147" w:name="BKM_29C4138F_4CAD_4B96_B0DF_B91BA8041A62"/>
            <w:bookmarkStart w:id="148" w:name="BKM_6AE23AB8_B6A5_4B32_A803_62E099830E93"/>
            <w:bookmarkStart w:id="149" w:name="BKM_66D56F45_5196_424F_92CB_6CB6778933A2"/>
            <w:bookmarkStart w:id="150" w:name="BKM_B569925A_5C18_4226_AFA5_D6C44B29D688"/>
            <w:bookmarkStart w:id="151" w:name="BKM_20CF274F_94C7_43D3_9CCE_945071187259"/>
            <w:bookmarkStart w:id="152" w:name="BKM_64FA9120_8C79_470F_A4AB_510E7868EC43"/>
            <w:bookmarkStart w:id="153" w:name="BKM_2D4CA786_8199_42B1_BAEE_B9D15F83512C"/>
            <w:bookmarkStart w:id="154" w:name="BKM_E1914A18_F58F_4042_930D_7562E211135B"/>
            <w:bookmarkStart w:id="155" w:name="BKM_C97D1AD7_F437_45EE_9855_97FF220828AF"/>
            <w:bookmarkStart w:id="156" w:name="BKM_66E2F147_939A_42E7_9DA7_BB7F5E616224"/>
            <w:bookmarkStart w:id="157" w:name="BKM_7A6AD652_753B_433E_B947_78BAF8E8FFBB"/>
            <w:bookmarkStart w:id="158" w:name="BKM_D64DC56C_F70A_4224_BA0C_96AAF9B173C3"/>
            <w:bookmarkStart w:id="159" w:name="BKM_5A4D9120_600F_4C3C_8ECF_EE7CFDB01C45"/>
            <w:bookmarkStart w:id="160" w:name="BKM_411869C6_5FE7_4B45_A018_FC87FC6F1504"/>
            <w:bookmarkStart w:id="161" w:name="BKM_9EE66924_CD8E_4920_8D93_B7C8D67F28AF"/>
            <w:bookmarkStart w:id="162" w:name="BKM_49C23F9C_9DFE_434E_9876_B253C73E5E08"/>
            <w:bookmarkStart w:id="163" w:name="BKM_2D0F9355_1BA8_4B21_A211_5DBDE6101308"/>
            <w:bookmarkStart w:id="164" w:name="BKM_025812DF_B2DB_4EF8_8BE9_FB08934C1BD4"/>
            <w:bookmarkStart w:id="165" w:name="BKM_C09529C8_28D2_45E7_B66E_ADF87048EE54"/>
            <w:bookmarkStart w:id="166" w:name="BKM_3857FAF2_09B8_4E47_AE1C_AD54C52DAF81"/>
            <w:bookmarkStart w:id="167" w:name="BKM_35F2F785_32E6_4D58_9212_E4C493DD93AB"/>
            <w:bookmarkStart w:id="168" w:name="BKM_8A8A8512_0518_43B4_8296_5C183491EEB7"/>
            <w:bookmarkStart w:id="169" w:name="BKM_A37D3138_5144_4AAA_A9A8_F88DEC203EC5"/>
            <w:bookmarkStart w:id="170" w:name="BKM_9BCC0C7E_CEE8_4167_9510_B24983CC44B9"/>
            <w:bookmarkStart w:id="171" w:name="BKM_A818D66D_DB16_46C0_A0B3_E9039F2CD8CD"/>
            <w:bookmarkStart w:id="172" w:name="BKM_AEAFFBCA_2559_4CDB_AFA9_8A341843B51F"/>
            <w:bookmarkStart w:id="173" w:name="BKM_691007BD_4B41_46AF_9BC3_D27B06E1FB54"/>
            <w:bookmarkStart w:id="174" w:name="BKM_98D7F43A_2FA6_489F_A1A5_B915D069258B"/>
            <w:bookmarkStart w:id="175" w:name="BKM_B197BD01_D7EB_4B2D_B744_060A34418883"/>
            <w:bookmarkStart w:id="176" w:name="BKM_75AF76F0_4AFF_4758_AA5C_4DD9A3A326DF"/>
            <w:bookmarkStart w:id="177" w:name="BKM_AD80CBD8_BB55_4F42_B330_20E3957181FD"/>
            <w:bookmarkStart w:id="178" w:name="BKM_B608D83A_BCB7_40BE_B5B4_7C18680327EF"/>
            <w:bookmarkStart w:id="179" w:name="BKM_BB7DE53B_2076_4732_85CB_314A0C996CFE"/>
            <w:bookmarkStart w:id="180" w:name="BKM_0F33C868_B8F6_4CD9_B1BE_D64AF7054352"/>
            <w:bookmarkStart w:id="181" w:name="BKM_858F77A8_91BC_4E92_9873_3DE29220EA84"/>
            <w:bookmarkStart w:id="182" w:name="BKM_6C47293B_9B00_4958_AE14_E2FF8C6503C9"/>
            <w:bookmarkStart w:id="183" w:name="BKM_4798819D_722E_4089_880A_68AA29864E45"/>
            <w:bookmarkStart w:id="184" w:name="BKM_FB28CC82_D6AA_481A_BA03_BB82515D05CD"/>
            <w:bookmarkStart w:id="185" w:name="BKM_81066ECA_2108_4DF2_B25E_F440E68432B7"/>
            <w:bookmarkStart w:id="186" w:name="BKM_E37CFBB1_57FD_4CA3_9961_34992E857685"/>
            <w:bookmarkStart w:id="187" w:name="BKM_2EFAD6D8_0A90_47E6_A3AC_B0F503630287"/>
            <w:bookmarkStart w:id="188" w:name="BKM_21524384_B208_4A32_A2E5_0FFB4D6E8D7C"/>
            <w:bookmarkStart w:id="189" w:name="BKM_E5DB8674_7F07_4817_BA2B_997C684B521D"/>
            <w:bookmarkStart w:id="190" w:name="BKM_B79C058B_F1A5_47C5_B3E2_CD87F62870F2"/>
            <w:bookmarkStart w:id="191" w:name="BKM_A559EAAB_B89D_43D3_B221_4C6D46321258"/>
            <w:bookmarkStart w:id="192" w:name="BKM_234AE185_16BA_4884_8974_68DBF37A4B28"/>
            <w:bookmarkStart w:id="193" w:name="BKM_B342A581_116B_4A14_8384_0F4F6231BFC6"/>
            <w:bookmarkStart w:id="194" w:name="BKM_CE5055FF_94D8_42AD_B46A_0041AB28334E"/>
            <w:bookmarkStart w:id="195" w:name="BKM_F34DEFBD_2300_4BCD_9500_6FD1B9CE045E"/>
            <w:bookmarkStart w:id="196" w:name="BKM_C0E26832_94FE_4E03_98DE_F2986912ECBC"/>
            <w:bookmarkStart w:id="197" w:name="BKM_04EE2E72_5511_48AE_9048_CF9126C4A13D"/>
            <w:bookmarkStart w:id="198" w:name="BKM_11E20CA8_2344_4418_A9F9_325A11426D44"/>
            <w:bookmarkStart w:id="199" w:name="BKM_20A123B5_7607_4A2B_A3F4_2BA8EEA3BD6E"/>
            <w:bookmarkStart w:id="200" w:name="BKM_62E65A70_EB75_497A_886F_BAAEBB60A5EC"/>
            <w:bookmarkStart w:id="201" w:name="BKM_3F13203C_BEB3_44A2_B8B9_417C5D453C67"/>
            <w:bookmarkStart w:id="202" w:name="BKM_D9E97001_975E_4E48_B383_84E3B817A9D6"/>
            <w:bookmarkStart w:id="203" w:name="BKM_ABD8F88A_D6D5_49E8_B4C4_6E53A78AD465"/>
            <w:bookmarkStart w:id="204" w:name="BKM_7660FDA3_AB42_45F9_86AB_19287D13C566"/>
            <w:bookmarkStart w:id="205" w:name="BKM_28FFF6C1_C18B_4629_BB75_27AFBE7647AB"/>
            <w:bookmarkStart w:id="206" w:name="BKM_DE525394_F288_4E7F_AF29_CF676A7FB892"/>
            <w:bookmarkStart w:id="207" w:name="BKM_BDA40AB6_6C56_4E4F_9588_C051912996DC"/>
            <w:bookmarkStart w:id="208" w:name="BKM_2209CF72_C0AB_47F3_BB22_4A2E8334027A"/>
            <w:bookmarkStart w:id="209" w:name="BKM_BD7868DF_0409_467D_8844_EE4674C50774"/>
            <w:bookmarkStart w:id="210" w:name="BKM_674A1294_59BE_4203_9B03_BC5D6023992F"/>
            <w:bookmarkStart w:id="211" w:name="BKM_A1B86BC0_3316_46AB_8D32_7786DFA0771F"/>
            <w:bookmarkStart w:id="212" w:name="BKM_5ED9FA7F_347C_499C_BF86_2B88071AD840"/>
            <w:bookmarkStart w:id="213" w:name="BKM_EC7555C0_681D_45F5_BEFB_0F7BFDEF3CFB"/>
            <w:bookmarkStart w:id="214" w:name="BKM_36C08EC9_BB32_4BDE_99FD_336AAA2512BB"/>
            <w:bookmarkStart w:id="215" w:name="BKM_34B08950_B320_4DCA_B7B3_801822442BA1"/>
            <w:bookmarkStart w:id="216" w:name="BKM_1D369827_5E0B_4F3B_99DE_498DE4F4D001"/>
            <w:bookmarkStart w:id="217" w:name="BKM_42115B02_1C56_42D6_B0AA_D6174F756E65"/>
            <w:bookmarkStart w:id="218" w:name="BKM_401A0B2C_FBFD_43E2_BC4F_F4876D6A55A5"/>
            <w:bookmarkStart w:id="219" w:name="BKM_AA3C91BB_B0F8_4E56_A1E5_9C3530C146AE"/>
            <w:bookmarkStart w:id="220" w:name="BKM_C202EED3_CA3B_4848_8F51_4E4216E311CB"/>
            <w:bookmarkStart w:id="221" w:name="BKM_F61C54B5_53A3_4B3D_8747_890B595FF05F"/>
            <w:bookmarkStart w:id="222" w:name="BKM_EC69FC11_247D_4B96_A882_7E9D1AD588E0"/>
            <w:bookmarkStart w:id="223" w:name="BKM_ADCD2F69_DA9B_47AD_AAD9_CD10F85583D7"/>
            <w:bookmarkStart w:id="224" w:name="BKM_07E8099B_7BEC_4F52_A9CB_2057EB65CA46"/>
            <w:bookmarkStart w:id="225" w:name="BKM_803B49B5_5346_4ECB_84C0_E9285F22A260"/>
            <w:bookmarkStart w:id="226" w:name="BKM_EF622FE6_F231_4466_80B5_7C9E00C1AF26"/>
            <w:bookmarkStart w:id="227" w:name="BKM_314D3BAE_F7C9_4B36_ADB6_C72D030F3753"/>
            <w:bookmarkStart w:id="228" w:name="BKM_39715309_7964_43D3_8714_66E5FE3F5A42"/>
            <w:bookmarkStart w:id="229" w:name="BKM_154B13F8_8CD9_473E_98B5_93572A0EB3BB"/>
            <w:bookmarkStart w:id="230" w:name="BKM_2C39BB23_51CD_4C07_BC3D_DFD062118A45"/>
            <w:bookmarkStart w:id="231" w:name="BKM_60CAAB90_52E0_4214_AE69_D0060C7423ED"/>
            <w:bookmarkStart w:id="232" w:name="BKM_E7AC1443_775C_4DF5_9107_5B1DF4E1D651"/>
            <w:bookmarkStart w:id="233" w:name="BKM_EF3CAFA8_84A6_43F7_816F_7C74C3A3DFE7"/>
            <w:bookmarkStart w:id="234" w:name="BKM_71BA9B79_BC0A_41B7_9630_0B047D9D4660"/>
            <w:bookmarkStart w:id="235" w:name="BKM_9A13DBF6_70E2_469B_9B7C_F26D7AD812B4"/>
            <w:bookmarkStart w:id="236" w:name="BKM_9A6DFACA_1D0A_423A_BF5D_1157B46A0AC1"/>
            <w:bookmarkStart w:id="237" w:name="BKM_33E68653_BDB1_481F_9DFE_82E9A91DF147"/>
            <w:bookmarkStart w:id="238" w:name="BKM_F3F9B426_BC9F_4BBA_B792_A96166218E9B"/>
            <w:bookmarkStart w:id="239" w:name="BKM_86911221_5DFE_449B_9D0A_484F8F57F8F9"/>
            <w:bookmarkStart w:id="240" w:name="BKM_07EEDF2F_1AA2_45F8_B145_4B7F189B0502"/>
            <w:bookmarkStart w:id="241" w:name="BKM_4A997C54_C45D_4E40_AC91_CE1E1615770B"/>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r>
              <w:rPr>
                <w:rStyle w:val="requri"/>
                <w:lang w:val="en-CA"/>
              </w:rPr>
              <w:t>/req/gsml4-lod</w:t>
            </w:r>
            <w:r w:rsidRPr="00D12552">
              <w:rPr>
                <w:rStyle w:val="requri"/>
                <w:lang w:val="en-CA"/>
              </w:rPr>
              <w:t>/</w:t>
            </w:r>
            <w:r>
              <w:rPr>
                <w:rStyle w:val="requri"/>
                <w:lang w:val="en-CA"/>
              </w:rPr>
              <w:t>byref</w:t>
            </w:r>
          </w:p>
        </w:tc>
        <w:tc>
          <w:tcPr>
            <w:tcW w:w="6379" w:type="dxa"/>
            <w:tcBorders>
              <w:left w:val="single" w:sz="4" w:space="0" w:color="auto"/>
            </w:tcBorders>
            <w:shd w:val="clear" w:color="auto" w:fill="auto"/>
          </w:tcPr>
          <w:p w14:paraId="40A5BF56" w14:textId="4AEF77DD" w:rsidR="006A6D5E" w:rsidRPr="00D12552" w:rsidRDefault="006A6D5E" w:rsidP="00BA4AE5">
            <w:pPr>
              <w:pStyle w:val="Tabletext10"/>
              <w:jc w:val="left"/>
              <w:rPr>
                <w:rStyle w:val="reqtext"/>
                <w:lang w:val="en-CA"/>
              </w:rPr>
            </w:pPr>
            <w:r w:rsidRPr="00D12552">
              <w:rPr>
                <w:rStyle w:val="reqtext"/>
                <w:lang w:val="en-CA"/>
              </w:rPr>
              <w:t xml:space="preserve">HTTP URI </w:t>
            </w:r>
            <w:r>
              <w:rPr>
                <w:rStyle w:val="reqtext"/>
                <w:lang w:val="en-CA"/>
              </w:rPr>
              <w:t xml:space="preserve">used as external references </w:t>
            </w:r>
            <w:r w:rsidR="00BA4AE5">
              <w:rPr>
                <w:rStyle w:val="reqtext"/>
                <w:lang w:val="en-CA"/>
              </w:rPr>
              <w:t>SHALL be its deferrable identifier.</w:t>
            </w:r>
          </w:p>
        </w:tc>
      </w:tr>
    </w:tbl>
    <w:p w14:paraId="5EE021A7" w14:textId="77777777" w:rsidR="006A6D5E" w:rsidRDefault="006A6D5E" w:rsidP="006A6D5E">
      <w:pPr>
        <w:rPr>
          <w:lang w:val="en-CA"/>
        </w:rPr>
      </w:pPr>
    </w:p>
    <w:p w14:paraId="6CD898BF" w14:textId="09B6185B" w:rsidR="006A6D5E" w:rsidRDefault="006A6D5E" w:rsidP="006A6D5E">
      <w:pPr>
        <w:rPr>
          <w:lang w:val="en-CA"/>
        </w:rPr>
      </w:pPr>
      <w:r>
        <w:rPr>
          <w:lang w:val="en-CA"/>
        </w:rPr>
        <w:t xml:space="preserve">Serialization of a dataset will often omit the full description of a feature and replace the property value with an external reference.  </w:t>
      </w:r>
      <w:r w:rsidR="00BA4AE5">
        <w:rPr>
          <w:lang w:val="en-CA"/>
        </w:rPr>
        <w:t xml:space="preserve">A reference to this feature is formed by the </w:t>
      </w:r>
      <w:r w:rsidR="005B676D">
        <w:rPr>
          <w:lang w:val="en-CA"/>
        </w:rPr>
        <w:t>dereferenceable</w:t>
      </w:r>
      <w:r w:rsidR="00BA4AE5">
        <w:rPr>
          <w:lang w:val="en-CA"/>
        </w:rPr>
        <w:t xml:space="preserve"> identifier described in clause </w:t>
      </w:r>
      <w:r w:rsidR="00BA4AE5">
        <w:rPr>
          <w:lang w:val="en-CA"/>
        </w:rPr>
        <w:fldChar w:fldCharType="begin"/>
      </w:r>
      <w:r w:rsidR="00BA4AE5">
        <w:rPr>
          <w:lang w:val="en-CA"/>
        </w:rPr>
        <w:instrText xml:space="preserve"> REF _Ref456113371 \r \h </w:instrText>
      </w:r>
      <w:r w:rsidR="00BA4AE5">
        <w:rPr>
          <w:lang w:val="en-CA"/>
        </w:rPr>
      </w:r>
      <w:r w:rsidR="00BA4AE5">
        <w:rPr>
          <w:lang w:val="en-CA"/>
        </w:rPr>
        <w:fldChar w:fldCharType="separate"/>
      </w:r>
      <w:r w:rsidR="007C615B">
        <w:rPr>
          <w:lang w:val="en-CA"/>
        </w:rPr>
        <w:t>8.3.2</w:t>
      </w:r>
      <w:r w:rsidR="00BA4AE5">
        <w:rPr>
          <w:lang w:val="en-CA"/>
        </w:rPr>
        <w:fldChar w:fldCharType="end"/>
      </w:r>
      <w:r w:rsidR="00BA4AE5">
        <w:rPr>
          <w:lang w:val="en-CA"/>
        </w:rPr>
        <w:t xml:space="preserve">. </w:t>
      </w:r>
      <w:r>
        <w:rPr>
          <w:lang w:val="en-CA"/>
        </w:rPr>
        <w:t xml:space="preserve">A client ingesting the dataset can use this reference to extract </w:t>
      </w:r>
      <w:r w:rsidR="00A9072E">
        <w:rPr>
          <w:lang w:val="en-CA"/>
        </w:rPr>
        <w:t>a</w:t>
      </w:r>
      <w:r>
        <w:rPr>
          <w:lang w:val="en-CA"/>
        </w:rPr>
        <w:t xml:space="preserve"> feature </w:t>
      </w:r>
      <w:r w:rsidR="00A9072E">
        <w:rPr>
          <w:lang w:val="en-CA"/>
        </w:rPr>
        <w:t>representation</w:t>
      </w:r>
      <w:r>
        <w:rPr>
          <w:lang w:val="en-CA"/>
        </w:rPr>
        <w:t xml:space="preserve"> if need be.  Over the web, this reference shall be a HTTP URI that can </w:t>
      </w:r>
      <w:r w:rsidR="005B676D">
        <w:rPr>
          <w:lang w:val="en-CA"/>
        </w:rPr>
        <w:t>be dereferenced</w:t>
      </w:r>
      <w:r>
        <w:rPr>
          <w:lang w:val="en-CA"/>
        </w:rPr>
        <w:t xml:space="preserve"> to one or more representation of that feature.</w:t>
      </w:r>
    </w:p>
    <w:p w14:paraId="76CB06FE" w14:textId="7F1A0B59" w:rsidR="009B3BBD" w:rsidRDefault="009B3BBD" w:rsidP="00BA6B31">
      <w:pPr>
        <w:pStyle w:val="Titre2"/>
        <w:rPr>
          <w:lang w:val="en-CA"/>
        </w:rPr>
      </w:pPr>
      <w:bookmarkStart w:id="242" w:name="_Toc458065757"/>
      <w:r w:rsidRPr="00D12552">
        <w:rPr>
          <w:lang w:val="en-CA"/>
        </w:rPr>
        <w:t xml:space="preserve">GeoSciML </w:t>
      </w:r>
      <w:r>
        <w:rPr>
          <w:lang w:val="en-CA"/>
        </w:rPr>
        <w:t>Basic</w:t>
      </w:r>
      <w:r w:rsidRPr="00D12552">
        <w:rPr>
          <w:lang w:val="en-CA"/>
        </w:rPr>
        <w:t xml:space="preserve"> Requirements </w:t>
      </w:r>
      <w:r w:rsidR="00785A96" w:rsidRPr="00D12552">
        <w:rPr>
          <w:lang w:val="en-CA"/>
        </w:rPr>
        <w:t>Class</w:t>
      </w:r>
      <w:r w:rsidR="00785A96">
        <w:rPr>
          <w:lang w:val="en-CA"/>
        </w:rPr>
        <w:t xml:space="preserve"> </w:t>
      </w:r>
      <w:r w:rsidR="00785A96">
        <w:t>(</w:t>
      </w:r>
      <w:r w:rsidR="00052694">
        <w:t>Normative)</w:t>
      </w:r>
      <w:bookmarkEnd w:id="242"/>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6919818A" w:rsidR="001563D9" w:rsidRPr="00F8013C"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 xml:space="preserve">An individual event GeologicEvent SHALL only apply to one of {DisplacementEvent, AlterationDescription, </w:t>
            </w:r>
            <w:proofErr w:type="gramStart"/>
            <w:r w:rsidRPr="00C447A2">
              <w:rPr>
                <w:rFonts w:ascii="Calibri" w:eastAsia="MS Mincho" w:hAnsi="Calibri"/>
                <w:sz w:val="20"/>
                <w:szCs w:val="20"/>
                <w:lang w:val="en-CA"/>
              </w:rPr>
              <w:t>MetamorphicDescription</w:t>
            </w:r>
            <w:proofErr w:type="gramEnd"/>
            <w:r w:rsidRPr="00C447A2">
              <w:rPr>
                <w:rFonts w:ascii="Calibri" w:eastAsia="MS Mincho" w:hAnsi="Calibri"/>
                <w:sz w:val="20"/>
                <w:szCs w:val="20"/>
                <w:lang w:val="en-CA"/>
              </w:rPr>
              <w:t>}.</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0B88CD0E" w:rsidR="004D1FB3" w:rsidRPr="00F8013C" w:rsidRDefault="00D93B12" w:rsidP="00513449">
            <w:pPr>
              <w:spacing w:before="100" w:beforeAutospacing="1" w:after="100" w:afterAutospacing="1" w:line="230" w:lineRule="atLeast"/>
              <w:jc w:val="both"/>
              <w:rPr>
                <w:rStyle w:val="requri"/>
                <w:rFonts w:ascii="Calibri" w:hAnsi="Calibri"/>
                <w:sz w:val="20"/>
                <w:szCs w:val="20"/>
                <w:lang w:val="en-CA"/>
              </w:rPr>
            </w:pPr>
            <w:r>
              <w:rPr>
                <w:rStyle w:val="requri"/>
                <w:rFonts w:ascii="Calibri" w:hAnsi="Calibri"/>
                <w:sz w:val="20"/>
                <w:szCs w:val="20"/>
                <w:lang w:val="en-CA"/>
              </w:rPr>
              <w:t>/req/gsml4-basic/linear-trend</w:t>
            </w:r>
            <w:r w:rsidR="004D1FB3" w:rsidRPr="00F8013C">
              <w:rPr>
                <w:rStyle w:val="requri"/>
                <w:rFonts w:ascii="Calibri" w:hAnsi="Calibri"/>
                <w:sz w:val="20"/>
                <w:szCs w:val="20"/>
                <w:lang w:val="en-CA"/>
              </w:rPr>
              <w:t xml:space="preserve">-plunge-not-null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At least one of plunge or trend SHALL NOT </w:t>
            </w:r>
            <w:proofErr w:type="gramStart"/>
            <w:r w:rsidRPr="00F8013C">
              <w:rPr>
                <w:rStyle w:val="reqtext"/>
                <w:rFonts w:ascii="Calibri" w:hAnsi="Calibri"/>
                <w:sz w:val="20"/>
                <w:szCs w:val="20"/>
                <w:lang w:val="en-CA"/>
              </w:rPr>
              <w:t>be</w:t>
            </w:r>
            <w:proofErr w:type="gramEnd"/>
            <w:r w:rsidRPr="00F8013C">
              <w:rPr>
                <w:rStyle w:val="reqtext"/>
                <w:rFonts w:ascii="Calibri" w:hAnsi="Calibri"/>
                <w:sz w:val="20"/>
                <w:szCs w:val="20"/>
                <w:lang w:val="en-CA"/>
              </w:rPr>
              <w:t xml:space="preserve"> nil.</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proofErr w:type="gramStart"/>
            <w:r w:rsidRPr="00EE36E7">
              <w:rPr>
                <w:rStyle w:val="reqtext"/>
                <w:rFonts w:ascii="Calibri" w:hAnsi="Calibri"/>
                <w:sz w:val="20"/>
                <w:szCs w:val="20"/>
                <w:lang w:val="en-CA"/>
              </w:rPr>
              <w:t>Value[</w:t>
            </w:r>
            <w:proofErr w:type="gramEnd"/>
            <w:r w:rsidRPr="00EE36E7">
              <w:rPr>
                <w:rStyle w:val="reqtext"/>
                <w:rFonts w:ascii="Calibri" w:hAnsi="Calibri"/>
                <w:sz w:val="20"/>
                <w:szCs w:val="20"/>
                <w:lang w:val="en-CA"/>
              </w:rPr>
              <w:t xml:space="preserv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6F56AECF"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proofErr w:type="gramStart"/>
      <w:r w:rsidRPr="00355CAB">
        <w:rPr>
          <w:lang w:val="en-CA"/>
        </w:rPr>
        <w:t>.</w:t>
      </w:r>
      <w:r w:rsidR="00865F5F">
        <w:rPr>
          <w:lang w:val="en-CA"/>
        </w:rPr>
        <w:t>.</w:t>
      </w:r>
      <w:proofErr w:type="gramEnd"/>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sidR="002B564B">
        <w:rPr>
          <w:lang w:val="en-CA"/>
        </w:rPr>
        <w:t xml:space="preserve">the </w:t>
      </w:r>
      <w:r>
        <w:rPr>
          <w:lang w:val="en-CA"/>
        </w:rPr>
        <w:t>INSPIRE geological theme</w:t>
      </w:r>
      <w:r w:rsidR="002B564B">
        <w:rPr>
          <w:lang w:val="en-CA"/>
        </w:rPr>
        <w:t xml:space="preserve"> specification</w:t>
      </w:r>
      <w:r w:rsidR="005E0F6A">
        <w:rPr>
          <w:lang w:val="en-CA"/>
        </w:rPr>
        <w:t xml:space="preserve"> [</w:t>
      </w:r>
      <w:r w:rsidR="005E0F6A">
        <w:rPr>
          <w:lang w:val="en-CA"/>
        </w:rPr>
        <w:fldChar w:fldCharType="begin"/>
      </w:r>
      <w:r w:rsidR="005E0F6A">
        <w:rPr>
          <w:lang w:val="en-CA"/>
        </w:rPr>
        <w:instrText xml:space="preserve"> REF _Ref458065145 \n \h </w:instrText>
      </w:r>
      <w:r w:rsidR="005E0F6A">
        <w:rPr>
          <w:lang w:val="en-CA"/>
        </w:rPr>
      </w:r>
      <w:r w:rsidR="005E0F6A">
        <w:rPr>
          <w:lang w:val="en-CA"/>
        </w:rPr>
        <w:fldChar w:fldCharType="separate"/>
      </w:r>
      <w:r w:rsidR="007C615B">
        <w:rPr>
          <w:lang w:val="en-CA"/>
        </w:rPr>
        <w:t>8</w:t>
      </w:r>
      <w:r w:rsidR="005E0F6A">
        <w:rPr>
          <w:lang w:val="en-CA"/>
        </w:rPr>
        <w:fldChar w:fldCharType="end"/>
      </w:r>
      <w:r w:rsidR="005E0F6A">
        <w:rPr>
          <w:lang w:val="en-CA"/>
        </w:rPr>
        <w:t>]</w:t>
      </w:r>
      <w:r w:rsidR="009E67D9">
        <w:rPr>
          <w:lang w:val="en-CA"/>
        </w:rPr>
        <w:t>.</w:t>
      </w:r>
    </w:p>
    <w:p w14:paraId="40081889" w14:textId="18A467A8" w:rsidR="008A1AF4" w:rsidRDefault="008A1AF4" w:rsidP="008A1AF4">
      <w:pPr>
        <w:keepNext/>
        <w:rPr>
          <w:noProof/>
          <w:lang w:val="en-CA" w:eastAsia="en-CA"/>
        </w:rPr>
      </w:pPr>
    </w:p>
    <w:p w14:paraId="701D18A2" w14:textId="35A31672" w:rsidR="000E3D9B" w:rsidRDefault="0007548F" w:rsidP="00441148">
      <w:pPr>
        <w:keepNext/>
      </w:pPr>
      <w:r>
        <w:rPr>
          <w:noProof/>
          <w:lang w:val="en-CA" w:eastAsia="en-CA"/>
        </w:rPr>
        <w:drawing>
          <wp:inline distT="0" distB="0" distL="0" distR="0" wp14:anchorId="5E05A0B8" wp14:editId="1135B875">
            <wp:extent cx="5486400" cy="4163269"/>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163269"/>
                    </a:xfrm>
                    <a:prstGeom prst="rect">
                      <a:avLst/>
                    </a:prstGeom>
                    <a:noFill/>
                    <a:ln>
                      <a:noFill/>
                    </a:ln>
                  </pic:spPr>
                </pic:pic>
              </a:graphicData>
            </a:graphic>
          </wp:inline>
        </w:drawing>
      </w:r>
      <w:r w:rsidR="000E3D9B">
        <w:t xml:space="preserve">Figure </w:t>
      </w:r>
      <w:r w:rsidR="000E3D9B">
        <w:fldChar w:fldCharType="begin"/>
      </w:r>
      <w:r w:rsidR="000E3D9B">
        <w:instrText xml:space="preserve"> SEQ Figure \* ARABIC </w:instrText>
      </w:r>
      <w:r w:rsidR="000E3D9B">
        <w:fldChar w:fldCharType="separate"/>
      </w:r>
      <w:r w:rsidR="007C615B">
        <w:rPr>
          <w:noProof/>
        </w:rPr>
        <w:t>10</w:t>
      </w:r>
      <w:r w:rsidR="000E3D9B">
        <w:fldChar w:fldCharType="end"/>
      </w:r>
      <w:r w:rsidR="000E3D9B">
        <w:t xml:space="preserve"> </w:t>
      </w:r>
      <w:r w:rsidR="000E3D9B" w:rsidRPr="00AE78AA">
        <w:t>GeoSciML Basic dependencies</w:t>
      </w:r>
      <w:r w:rsidR="00BF2A41">
        <w:t>.</w:t>
      </w:r>
    </w:p>
    <w:p w14:paraId="4D25A90E" w14:textId="5F8293DE" w:rsidR="003E1755" w:rsidRDefault="00856F51" w:rsidP="00E71F84">
      <w:pPr>
        <w:pStyle w:val="Titre3"/>
        <w:rPr>
          <w:lang w:val="en-CA"/>
        </w:rPr>
      </w:pPr>
      <w:bookmarkStart w:id="243" w:name="BKM_3984A24A_BE4B_45BE_838C_7F640CC5FF3F"/>
      <w:bookmarkStart w:id="244" w:name="BKM_54F8D6E7_019E_4198_A5F7_8396FC39C316"/>
      <w:bookmarkStart w:id="245" w:name="BKM_FF60F6A1_68A6_4CC7_A4D7_1484826F284D"/>
      <w:bookmarkStart w:id="246" w:name="BKM_F6F26F14_293C_49D0_A8BA_E7C8B18052A4"/>
      <w:bookmarkStart w:id="247" w:name="BKM_BFF13014_D294_4162_870D_8C389253B42F"/>
      <w:bookmarkStart w:id="248" w:name="BKM_5E0576AE_899E_4630_AE79_247020186922"/>
      <w:bookmarkStart w:id="249" w:name="BKM_F1BB51E9_D13E_42AE_BE59_3E8556BDCA72"/>
      <w:bookmarkStart w:id="250" w:name="BKM_C0A3056D_FA18_4027_BE04_0AFA3C2B5BD7"/>
      <w:bookmarkStart w:id="251" w:name="BKM_ADC178F9_ED86_418A_BFAF_BD9ADC797FBD"/>
      <w:bookmarkStart w:id="252" w:name="BKM_8E1E3CAB_4A91_4093_A75E_AEF4FCA7FA5B"/>
      <w:bookmarkStart w:id="253" w:name="BKM_64F0A908_3403_4D0B_88AD_EE7134C39157"/>
      <w:bookmarkStart w:id="254" w:name="BKM_F047E096_3391_4C83_A31D_8616A9B842C5"/>
      <w:bookmarkStart w:id="255" w:name="BKM_DA68D8E9_7B0C_48EF_8619_7221101DC5F1"/>
      <w:bookmarkStart w:id="256" w:name="_Toc458065758"/>
      <w:bookmarkEnd w:id="243"/>
      <w:bookmarkEnd w:id="244"/>
      <w:bookmarkEnd w:id="245"/>
      <w:bookmarkEnd w:id="246"/>
      <w:bookmarkEnd w:id="247"/>
      <w:bookmarkEnd w:id="248"/>
      <w:bookmarkEnd w:id="249"/>
      <w:bookmarkEnd w:id="250"/>
      <w:bookmarkEnd w:id="251"/>
      <w:bookmarkEnd w:id="252"/>
      <w:bookmarkEnd w:id="253"/>
      <w:bookmarkEnd w:id="254"/>
      <w:bookmarkEnd w:id="255"/>
      <w:r>
        <w:rPr>
          <w:lang w:val="en-CA"/>
        </w:rPr>
        <w:t xml:space="preserve">Geology </w:t>
      </w:r>
      <w:r w:rsidR="006619B2">
        <w:rPr>
          <w:lang w:val="en-CA"/>
        </w:rPr>
        <w:t>B</w:t>
      </w:r>
      <w:r>
        <w:rPr>
          <w:lang w:val="en-CA"/>
        </w:rPr>
        <w:t>asic</w:t>
      </w:r>
      <w:bookmarkEnd w:id="256"/>
    </w:p>
    <w:p w14:paraId="38D34F62" w14:textId="77777777" w:rsidR="005166DF" w:rsidRDefault="005166DF" w:rsidP="00355CAB">
      <w:pPr>
        <w:rPr>
          <w:lang w:val="en-CA"/>
        </w:rPr>
      </w:pPr>
    </w:p>
    <w:p w14:paraId="5E592361" w14:textId="3A6BBD7C" w:rsidR="00523B00" w:rsidRDefault="00E3407C" w:rsidP="00355CAB">
      <w:pPr>
        <w:rPr>
          <w:lang w:val="en-CA"/>
        </w:rPr>
      </w:pPr>
      <w:r>
        <w:rPr>
          <w:lang w:val="en-CA"/>
        </w:rPr>
        <w:t>Geologic Basic is a</w:t>
      </w:r>
      <w:r w:rsidRPr="00E3407C">
        <w:rPr>
          <w:lang w:val="en-CA"/>
        </w:rPr>
        <w:t xml:space="preserve"> package of classes representing fundamental geological map features and the relations between them.</w:t>
      </w:r>
      <w:r>
        <w:rPr>
          <w:lang w:val="en-CA"/>
        </w:rPr>
        <w:t xml:space="preserve">  GeoSciML describes a geologic dataset as a series of </w:t>
      </w:r>
      <w:r w:rsidRPr="00491ED2">
        <w:rPr>
          <w:rStyle w:val="Entity"/>
        </w:rPr>
        <w:t>GeologicFeature</w:t>
      </w:r>
      <w:r>
        <w:rPr>
          <w:lang w:val="en-CA"/>
        </w:rPr>
        <w:t xml:space="preserve"> occurrences, spatially </w:t>
      </w:r>
      <w:r w:rsidR="00BA27D0">
        <w:rPr>
          <w:lang w:val="en-CA"/>
        </w:rPr>
        <w:t xml:space="preserve">represented </w:t>
      </w:r>
      <w:r>
        <w:rPr>
          <w:lang w:val="en-CA"/>
        </w:rPr>
        <w:t xml:space="preserve">as </w:t>
      </w:r>
      <w:r w:rsidRPr="00491ED2">
        <w:rPr>
          <w:rStyle w:val="Entity"/>
        </w:rPr>
        <w:t>MappedFeature</w:t>
      </w:r>
      <w:r>
        <w:rPr>
          <w:lang w:val="en-CA"/>
        </w:rPr>
        <w:t xml:space="preserve">.  A map is a collection of </w:t>
      </w:r>
      <w:r w:rsidRPr="00491ED2">
        <w:rPr>
          <w:rStyle w:val="Entity"/>
        </w:rPr>
        <w:t>MappedFeature</w:t>
      </w:r>
      <w:r w:rsidR="000E100B" w:rsidRPr="00491ED2">
        <w:rPr>
          <w:rStyle w:val="Entity"/>
        </w:rPr>
        <w:t>s</w:t>
      </w:r>
      <w:r>
        <w:rPr>
          <w:lang w:val="en-CA"/>
        </w:rPr>
        <w:t>.  The term “map”, generally understood as a map sheet (a given area on the surface of the earth)</w:t>
      </w:r>
      <w:r w:rsidR="000E100B">
        <w:rPr>
          <w:lang w:val="en-CA"/>
        </w:rPr>
        <w:t>,</w:t>
      </w:r>
      <w:r>
        <w:rPr>
          <w:lang w:val="en-CA"/>
        </w:rPr>
        <w:t xml:space="preserve"> is only one possible collection</w:t>
      </w:r>
      <w:r w:rsidR="000E100B">
        <w:rPr>
          <w:lang w:val="en-CA"/>
        </w:rPr>
        <w:t xml:space="preserve"> </w:t>
      </w:r>
      <w:r>
        <w:rPr>
          <w:lang w:val="en-CA"/>
        </w:rPr>
        <w:t xml:space="preserve">of </w:t>
      </w:r>
      <w:r w:rsidRPr="00491ED2">
        <w:rPr>
          <w:rStyle w:val="Entity"/>
        </w:rPr>
        <w:t>MappedFeature</w:t>
      </w:r>
      <w:r w:rsidR="000E100B" w:rsidRPr="00491ED2">
        <w:rPr>
          <w:rStyle w:val="Entity"/>
        </w:rPr>
        <w:t>s</w:t>
      </w:r>
      <w:r>
        <w:rPr>
          <w:lang w:val="en-CA"/>
        </w:rPr>
        <w:t xml:space="preserve">.  Other examples are </w:t>
      </w:r>
      <w:r w:rsidR="00523B00">
        <w:rPr>
          <w:lang w:val="en-CA"/>
        </w:rPr>
        <w:t>cross-sections, block diagram</w:t>
      </w:r>
      <w:r w:rsidR="00BA27D0">
        <w:rPr>
          <w:lang w:val="en-CA"/>
        </w:rPr>
        <w:t>s</w:t>
      </w:r>
      <w:r w:rsidR="005E0F6A">
        <w:rPr>
          <w:lang w:val="en-CA"/>
        </w:rPr>
        <w:t xml:space="preserve">, or even </w:t>
      </w:r>
      <w:r w:rsidR="00523B00">
        <w:rPr>
          <w:lang w:val="en-CA"/>
        </w:rPr>
        <w:t>borehole log</w:t>
      </w:r>
      <w:r w:rsidR="00BA27D0">
        <w:rPr>
          <w:lang w:val="en-CA"/>
        </w:rPr>
        <w:t>s</w:t>
      </w:r>
      <w:r w:rsidR="00523B00">
        <w:rPr>
          <w:lang w:val="en-CA"/>
        </w:rPr>
        <w:t xml:space="preserve"> (a linear map).</w:t>
      </w:r>
      <w:r w:rsidR="009C2685">
        <w:rPr>
          <w:lang w:val="en-CA"/>
        </w:rPr>
        <w:t xml:space="preserve">  </w:t>
      </w:r>
      <w:r w:rsidR="009C2685" w:rsidRPr="00491ED2">
        <w:rPr>
          <w:rStyle w:val="Entity"/>
        </w:rPr>
        <w:t>MappedFeature</w:t>
      </w:r>
      <w:r w:rsidR="009C2685">
        <w:rPr>
          <w:lang w:val="en-CA"/>
        </w:rPr>
        <w:t xml:space="preserve"> can represent any features</w:t>
      </w:r>
      <w:r w:rsidR="004D34D6">
        <w:rPr>
          <w:lang w:val="en-CA"/>
        </w:rPr>
        <w:t xml:space="preserve"> and</w:t>
      </w:r>
      <w:r w:rsidR="009C2685">
        <w:rPr>
          <w:lang w:val="en-CA"/>
        </w:rPr>
        <w:t xml:space="preserve"> </w:t>
      </w:r>
      <w:r w:rsidR="009C2685" w:rsidRPr="00491ED2">
        <w:rPr>
          <w:rStyle w:val="Entity"/>
        </w:rPr>
        <w:t>GeologicFeatures</w:t>
      </w:r>
      <w:r w:rsidR="009C2685">
        <w:rPr>
          <w:lang w:val="en-CA"/>
        </w:rPr>
        <w:t xml:space="preserve"> are </w:t>
      </w:r>
      <w:r w:rsidR="0073072D">
        <w:rPr>
          <w:lang w:val="en-CA"/>
        </w:rPr>
        <w:t>one of the kinds of</w:t>
      </w:r>
      <w:r w:rsidR="00372D01">
        <w:rPr>
          <w:lang w:val="en-CA"/>
        </w:rPr>
        <w:t xml:space="preserve"> </w:t>
      </w:r>
      <w:r w:rsidR="009C2685">
        <w:rPr>
          <w:lang w:val="en-CA"/>
        </w:rPr>
        <w:t xml:space="preserve">features it can represent.  A </w:t>
      </w:r>
      <w:r w:rsidR="009C2685" w:rsidRPr="00491ED2">
        <w:rPr>
          <w:rStyle w:val="Entity"/>
        </w:rPr>
        <w:t>MappedFeature</w:t>
      </w:r>
      <w:r w:rsidR="009C2685">
        <w:rPr>
          <w:lang w:val="en-CA"/>
        </w:rPr>
        <w:t xml:space="preserv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7C615B">
        <w:t xml:space="preserve">Figure </w:t>
      </w:r>
      <w:r w:rsidR="007C615B">
        <w:rPr>
          <w:noProof/>
        </w:rPr>
        <w:t>11</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 xml:space="preserve">relationships between a </w:t>
      </w:r>
      <w:r w:rsidR="00523B00" w:rsidRPr="00491ED2">
        <w:rPr>
          <w:rStyle w:val="Entity"/>
        </w:rPr>
        <w:t>MappedFeature</w:t>
      </w:r>
      <w:r w:rsidR="00523B00">
        <w:rPr>
          <w:lang w:val="en-CA"/>
        </w:rPr>
        <w:t xml:space="preserve"> and the </w:t>
      </w:r>
      <w:r w:rsidR="00523B00" w:rsidRPr="00491ED2">
        <w:rPr>
          <w:rStyle w:val="Entity"/>
        </w:rPr>
        <w:t>GeologicFeature</w:t>
      </w:r>
      <w:r w:rsidR="00523B00">
        <w:rPr>
          <w:lang w:val="en-CA"/>
        </w:rPr>
        <w:t>.</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CA" w:eastAsia="en-CA"/>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Lgende"/>
      </w:pPr>
      <w:bookmarkStart w:id="257" w:name="_Ref439843623"/>
      <w:r>
        <w:t xml:space="preserve">Figure </w:t>
      </w:r>
      <w:r>
        <w:fldChar w:fldCharType="begin"/>
      </w:r>
      <w:r>
        <w:instrText xml:space="preserve"> SEQ Figure \* ARABIC </w:instrText>
      </w:r>
      <w:r>
        <w:fldChar w:fldCharType="separate"/>
      </w:r>
      <w:proofErr w:type="gramStart"/>
      <w:r w:rsidR="007C615B">
        <w:rPr>
          <w:noProof/>
        </w:rPr>
        <w:t>11</w:t>
      </w:r>
      <w:r>
        <w:fldChar w:fldCharType="end"/>
      </w:r>
      <w:bookmarkEnd w:id="257"/>
      <w:r>
        <w:t xml:space="preserve"> </w:t>
      </w:r>
      <w:r w:rsidRPr="008617E7">
        <w:t>Geologic Feature</w:t>
      </w:r>
      <w:proofErr w:type="gramEnd"/>
      <w:r w:rsidRPr="008617E7">
        <w:t xml:space="preserve"> and MappedFeature</w:t>
      </w:r>
      <w:r w:rsidR="00BF2A41">
        <w:t>.</w:t>
      </w:r>
    </w:p>
    <w:p w14:paraId="58C68A50" w14:textId="2309E7F2" w:rsidR="00523B00" w:rsidRPr="00523B00" w:rsidRDefault="001D79AD" w:rsidP="007F03F0">
      <w:r w:rsidRPr="00491ED2">
        <w:rPr>
          <w:rStyle w:val="Entity"/>
        </w:rPr>
        <w:t>GeologicFeature</w:t>
      </w:r>
      <w:r>
        <w:t xml:space="preserve"> are further subtyped into </w:t>
      </w:r>
      <w:r w:rsidRPr="00491ED2">
        <w:rPr>
          <w:rStyle w:val="Entity"/>
        </w:rPr>
        <w:t>GeologicUnit</w:t>
      </w:r>
      <w:r>
        <w:t xml:space="preserve">, </w:t>
      </w:r>
      <w:r w:rsidRPr="00491ED2">
        <w:rPr>
          <w:rStyle w:val="Entity"/>
        </w:rPr>
        <w:t>GeologicStructure</w:t>
      </w:r>
      <w:r>
        <w:t xml:space="preserve">, </w:t>
      </w:r>
      <w:r w:rsidRPr="00491ED2">
        <w:rPr>
          <w:rStyle w:val="Entity"/>
        </w:rPr>
        <w:t>GeomorphologicFeature</w:t>
      </w:r>
      <w:r>
        <w:t xml:space="preserve"> and </w:t>
      </w:r>
      <w:r w:rsidRPr="00491ED2">
        <w:rPr>
          <w:rStyle w:val="Entity"/>
        </w:rPr>
        <w:t>GeologicEvent</w:t>
      </w:r>
      <w:r>
        <w:t>.</w:t>
      </w:r>
    </w:p>
    <w:p w14:paraId="2B5A641E" w14:textId="77777777" w:rsidR="001050D1" w:rsidRDefault="001050D1" w:rsidP="001050D1">
      <w:pPr>
        <w:pStyle w:val="Titre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w:t>
      </w:r>
      <w:r w:rsidRPr="00491ED2">
        <w:rPr>
          <w:rStyle w:val="Entity"/>
        </w:rPr>
        <w:t>GeologicFeature</w:t>
      </w:r>
      <w:r>
        <w:t xml:space="preserv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sidRPr="00491ED2">
        <w:rPr>
          <w:rStyle w:val="Entity"/>
        </w:rPr>
        <w:t>GeologicFeature</w:t>
      </w:r>
      <w:r w:rsidR="00044F45">
        <w:rPr>
          <w:lang w:val="en-CA"/>
        </w:rPr>
        <w:t xml:space="preserve"> can be used outside the context of a map (it can lack a </w:t>
      </w:r>
      <w:r w:rsidR="00044F45" w:rsidRPr="00491ED2">
        <w:rPr>
          <w:rStyle w:val="Entity"/>
        </w:rPr>
        <w:t>MappedFeature</w:t>
      </w:r>
      <w:r w:rsidR="00044F45">
        <w:rPr>
          <w:lang w:val="en-CA"/>
        </w:rPr>
        <w:t xml:space="preserve">), for example when describing typical norms (describing expected property from a feature) or defining norms (describing properties required from a feature to be classifying in a group, such as given geologic unit).  </w:t>
      </w:r>
      <w:r w:rsidR="0073072D">
        <w:rPr>
          <w:lang w:val="en-CA"/>
        </w:rPr>
        <w:t xml:space="preserve">A </w:t>
      </w:r>
      <w:r w:rsidR="00044F45" w:rsidRPr="00491ED2">
        <w:rPr>
          <w:rStyle w:val="Entity"/>
        </w:rPr>
        <w:t>GeologicFeature</w:t>
      </w:r>
      <w:r w:rsidR="00044F45">
        <w:rPr>
          <w:lang w:val="en-CA"/>
        </w:rPr>
        <w:t xml:space="preserve"> appearing on a map is considered as an “instance”.</w:t>
      </w:r>
    </w:p>
    <w:p w14:paraId="45BF8A1F" w14:textId="77777777" w:rsidR="00ED2525" w:rsidRDefault="00ED2525" w:rsidP="00ED2525"/>
    <w:p w14:paraId="4EDD0665" w14:textId="04A6B206" w:rsidR="001D79AD" w:rsidRDefault="00441148" w:rsidP="007F03F0">
      <w:pPr>
        <w:keepNext/>
      </w:pPr>
      <w:r>
        <w:rPr>
          <w:noProof/>
          <w:lang w:val="en-CA" w:eastAsia="en-CA"/>
        </w:rPr>
        <w:lastRenderedPageBreak/>
        <w:drawing>
          <wp:inline distT="0" distB="0" distL="0" distR="0" wp14:anchorId="708D1F32" wp14:editId="1CD9D6BE">
            <wp:extent cx="5486400" cy="30364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36480"/>
                    </a:xfrm>
                    <a:prstGeom prst="rect">
                      <a:avLst/>
                    </a:prstGeom>
                    <a:noFill/>
                    <a:ln>
                      <a:noFill/>
                    </a:ln>
                  </pic:spPr>
                </pic:pic>
              </a:graphicData>
            </a:graphic>
          </wp:inline>
        </w:drawing>
      </w:r>
    </w:p>
    <w:p w14:paraId="4E13E83C" w14:textId="35B15D67" w:rsidR="001D79AD" w:rsidRDefault="001D79AD" w:rsidP="007F03F0">
      <w:pPr>
        <w:pStyle w:val="Lgende"/>
      </w:pPr>
      <w:r>
        <w:t xml:space="preserve">Figure </w:t>
      </w:r>
      <w:r>
        <w:fldChar w:fldCharType="begin"/>
      </w:r>
      <w:r>
        <w:instrText xml:space="preserve"> SEQ Figure \* ARABIC </w:instrText>
      </w:r>
      <w:r>
        <w:fldChar w:fldCharType="separate"/>
      </w:r>
      <w:r w:rsidR="007C615B">
        <w:rPr>
          <w:noProof/>
        </w:rPr>
        <w:t>12</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58" w:name="BKM_6A81087A_0778_4235_8F6A_3CADBB0E9016"/>
      <w:bookmarkEnd w:id="258"/>
    </w:p>
    <w:p w14:paraId="1594E82B" w14:textId="78501FBB" w:rsidR="00C97318" w:rsidRPr="00A46E70" w:rsidRDefault="00C97318" w:rsidP="00A46E70">
      <w:pPr>
        <w:pStyle w:val="Titre5"/>
        <w:rPr>
          <w:lang w:val="en-CA"/>
        </w:rPr>
      </w:pPr>
      <w:proofErr w:type="gramStart"/>
      <w:r w:rsidRPr="00D970E9">
        <w:rPr>
          <w:lang w:val="en-CA"/>
        </w:rPr>
        <w:t>observationMethod</w:t>
      </w:r>
      <w:proofErr w:type="gramEnd"/>
    </w:p>
    <w:p w14:paraId="2EB90DEA" w14:textId="5E8AB290" w:rsidR="006E5E12" w:rsidRDefault="00C97318" w:rsidP="00C447A2">
      <w:pPr>
        <w:rPr>
          <w:lang w:val="en-CA"/>
        </w:rPr>
      </w:pPr>
      <w:r>
        <w:rPr>
          <w:lang w:val="en-CA"/>
        </w:rPr>
        <w:t xml:space="preserve">The </w:t>
      </w:r>
      <w:r w:rsidRPr="00491ED2">
        <w:rPr>
          <w:rStyle w:val="Entity"/>
        </w:rPr>
        <w:t>GeologicFeature</w:t>
      </w:r>
      <w:r>
        <w:rPr>
          <w:lang w:val="en-CA"/>
        </w:rPr>
        <w:t xml:space="preserve"> o</w:t>
      </w:r>
      <w:r w:rsidRPr="00C97318">
        <w:rPr>
          <w:lang w:val="en-CA"/>
        </w:rPr>
        <w:t>bservationMethod</w:t>
      </w:r>
      <w:r>
        <w:rPr>
          <w:lang w:val="en-CA"/>
        </w:rPr>
        <w:t xml:space="preserve"> (</w:t>
      </w:r>
      <w:r w:rsidR="00491ED2" w:rsidRPr="00491ED2">
        <w:rPr>
          <w:rStyle w:val="Entity"/>
        </w:rPr>
        <w:t>SWE::</w:t>
      </w:r>
      <w:r w:rsidRPr="00491ED2">
        <w:rPr>
          <w:rStyle w:val="Entity"/>
        </w:rPr>
        <w:t>Category</w:t>
      </w:r>
      <w:r>
        <w:rPr>
          <w:lang w:val="en-CA"/>
        </w:rPr>
        <w:t>)</w:t>
      </w:r>
      <w:r w:rsidRPr="00C97318">
        <w:rPr>
          <w:lang w:val="en-CA"/>
        </w:rPr>
        <w:t xml:space="preserve"> </w:t>
      </w:r>
      <w:r>
        <w:rPr>
          <w:lang w:val="en-CA"/>
        </w:rPr>
        <w:t>spe</w:t>
      </w:r>
      <w:r w:rsidR="006E5E12">
        <w:rPr>
          <w:lang w:val="en-CA"/>
        </w:rPr>
        <w:t>cifies</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w:t>
      </w:r>
    </w:p>
    <w:p w14:paraId="0B139A58" w14:textId="4DF09DBD" w:rsidR="00C97318" w:rsidRPr="00A46E70" w:rsidRDefault="00C97318" w:rsidP="00A46E70">
      <w:pPr>
        <w:rPr>
          <w:lang w:val="en-CA"/>
        </w:rPr>
      </w:pPr>
      <w:r w:rsidRPr="00491ED2">
        <w:rPr>
          <w:rStyle w:val="Entity"/>
        </w:rPr>
        <w:t>ObservationMethod</w:t>
      </w:r>
      <w:r w:rsidRPr="00C97318">
        <w:rPr>
          <w:lang w:val="en-CA"/>
        </w:rPr>
        <w:t xml:space="preserve">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sidR="00A46E70">
        <w:rPr>
          <w:lang w:val="en-CA"/>
        </w:rPr>
        <w:t xml:space="preserve"> </w:t>
      </w:r>
    </w:p>
    <w:p w14:paraId="0A14CB8F" w14:textId="2A799027" w:rsidR="00C97318" w:rsidRDefault="0016408B" w:rsidP="007F03F0">
      <w:pPr>
        <w:pStyle w:val="Titre5"/>
        <w:rPr>
          <w:lang w:val="en-CA"/>
        </w:rPr>
      </w:pPr>
      <w:bookmarkStart w:id="259" w:name="_Ref440112192"/>
      <w:proofErr w:type="gramStart"/>
      <w:r>
        <w:rPr>
          <w:lang w:val="en-CA"/>
        </w:rPr>
        <w:t>p</w:t>
      </w:r>
      <w:r w:rsidR="00C97318" w:rsidRPr="00C97318">
        <w:rPr>
          <w:lang w:val="en-CA"/>
        </w:rPr>
        <w:t>urpose</w:t>
      </w:r>
      <w:bookmarkEnd w:id="259"/>
      <w:proofErr w:type="gramEnd"/>
    </w:p>
    <w:p w14:paraId="68E89154" w14:textId="77777777" w:rsidR="006E5E12" w:rsidRPr="00D10719" w:rsidRDefault="006E5E12" w:rsidP="006E5E12">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E5E12" w:rsidRPr="00D12552" w14:paraId="537DB0F6" w14:textId="77777777" w:rsidTr="008A4869">
        <w:trPr>
          <w:cantSplit/>
        </w:trPr>
        <w:tc>
          <w:tcPr>
            <w:tcW w:w="4219" w:type="dxa"/>
            <w:tcBorders>
              <w:right w:val="nil"/>
            </w:tcBorders>
            <w:shd w:val="clear" w:color="auto" w:fill="auto"/>
          </w:tcPr>
          <w:p w14:paraId="3D1C3854" w14:textId="77777777" w:rsidR="006E5E12" w:rsidRPr="00D12552" w:rsidRDefault="006E5E12" w:rsidP="008A4869">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7EA9CF2B" w14:textId="77777777" w:rsidR="006E5E12" w:rsidRPr="00D12552" w:rsidRDefault="006E5E12" w:rsidP="008A4869">
            <w:pPr>
              <w:pStyle w:val="Tabletext10"/>
              <w:jc w:val="left"/>
              <w:rPr>
                <w:rStyle w:val="reqtext"/>
                <w:lang w:val="en-CA"/>
              </w:rPr>
            </w:pPr>
            <w:r>
              <w:rPr>
                <w:rStyle w:val="reqtext"/>
                <w:lang w:val="en-CA"/>
              </w:rPr>
              <w:t xml:space="preserve">Purpose SHALL be a value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7C615B">
              <w:t xml:space="preserve">Table </w:t>
            </w:r>
            <w:r w:rsidR="007C615B">
              <w:rPr>
                <w:noProof/>
              </w:rPr>
              <w:t>2</w:t>
            </w:r>
            <w:r>
              <w:rPr>
                <w:rStyle w:val="reqtext"/>
                <w:lang w:val="en-CA"/>
              </w:rPr>
              <w:fldChar w:fldCharType="end"/>
            </w:r>
            <w:r>
              <w:rPr>
                <w:rStyle w:val="reqtext"/>
                <w:lang w:val="en-CA"/>
              </w:rPr>
              <w:t xml:space="preserve"> .</w:t>
            </w:r>
          </w:p>
        </w:tc>
      </w:tr>
    </w:tbl>
    <w:p w14:paraId="62E07675" w14:textId="77777777" w:rsidR="006E5E12" w:rsidRDefault="006E5E12" w:rsidP="00D10719">
      <w:pPr>
        <w:autoSpaceDE w:val="0"/>
        <w:autoSpaceDN w:val="0"/>
        <w:adjustRightInd w:val="0"/>
        <w:spacing w:after="0"/>
        <w:rPr>
          <w:color w:val="000000"/>
          <w:sz w:val="20"/>
          <w:szCs w:val="20"/>
          <w:lang w:val="en-CA"/>
        </w:rPr>
      </w:pPr>
    </w:p>
    <w:p w14:paraId="156D3CAD" w14:textId="289BFD6A" w:rsidR="00C97318" w:rsidRDefault="00C97318" w:rsidP="00C447A2">
      <w:pPr>
        <w:rPr>
          <w:lang w:val="en-CA"/>
        </w:rPr>
      </w:pPr>
      <w:r>
        <w:rPr>
          <w:lang w:val="en-CA"/>
        </w:rPr>
        <w:t xml:space="preserve">The property </w:t>
      </w:r>
      <w:r w:rsidRPr="00491ED2">
        <w:rPr>
          <w:rStyle w:val="Entity"/>
        </w:rPr>
        <w:t>purpose</w:t>
      </w:r>
      <w:proofErr w:type="gramStart"/>
      <w:r w:rsidRPr="00491ED2">
        <w:rPr>
          <w:rStyle w:val="Entity"/>
        </w:rPr>
        <w:t>:DescriptionPurpose</w:t>
      </w:r>
      <w:proofErr w:type="gramEnd"/>
      <w:r>
        <w:rPr>
          <w:lang w:val="en-CA"/>
        </w:rPr>
        <w:t xml:space="preserve"> </w:t>
      </w:r>
      <w:r w:rsidR="006E5E12">
        <w:rPr>
          <w:lang w:val="en-CA"/>
        </w:rPr>
        <w:t>specifies</w:t>
      </w:r>
      <w:r>
        <w:rPr>
          <w:lang w:val="en-CA"/>
        </w:rPr>
        <w:t xml:space="preserve">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6E5E12">
        <w:rPr>
          <w:b/>
          <w:lang w:val="en-CA"/>
        </w:rPr>
        <w:t>definingNorm</w:t>
      </w:r>
      <w:r w:rsidRPr="00C97318">
        <w:rPr>
          <w:lang w:val="en-CA"/>
        </w:rPr>
        <w:t>.</w:t>
      </w:r>
      <w:r>
        <w:rPr>
          <w:lang w:val="en-CA"/>
        </w:rPr>
        <w:t xml:space="preserve">  </w:t>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Lgende"/>
        <w:keepNext/>
      </w:pPr>
      <w:bookmarkStart w:id="260" w:name="_Ref440042995"/>
      <w:r>
        <w:t xml:space="preserve">Table </w:t>
      </w:r>
      <w:r w:rsidR="00415E41">
        <w:fldChar w:fldCharType="begin"/>
      </w:r>
      <w:r w:rsidR="00415E41">
        <w:instrText xml:space="preserve"> SEQ Table \* ARABIC </w:instrText>
      </w:r>
      <w:r w:rsidR="00415E41">
        <w:fldChar w:fldCharType="separate"/>
      </w:r>
      <w:r w:rsidR="007C615B">
        <w:rPr>
          <w:noProof/>
        </w:rPr>
        <w:t>2</w:t>
      </w:r>
      <w:r w:rsidR="00415E41">
        <w:fldChar w:fldCharType="end"/>
      </w:r>
      <w:bookmarkEnd w:id="260"/>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404"/>
        <w:gridCol w:w="7452"/>
      </w:tblGrid>
      <w:tr w:rsidR="00A3015F" w:rsidRPr="00491ED2"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Description</w:t>
            </w:r>
          </w:p>
        </w:tc>
      </w:tr>
      <w:tr w:rsidR="00A3015F" w:rsidRPr="00491ED2" w14:paraId="4E5822D4" w14:textId="77777777" w:rsidTr="00A3015F">
        <w:tc>
          <w:tcPr>
            <w:tcW w:w="1386" w:type="dxa"/>
            <w:tcBorders>
              <w:left w:val="nil"/>
              <w:right w:val="nil"/>
            </w:tcBorders>
            <w:shd w:val="clear" w:color="auto" w:fill="DFD8E8"/>
          </w:tcPr>
          <w:p w14:paraId="75B78E9F" w14:textId="4A6D549E"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instance</w:t>
            </w:r>
          </w:p>
        </w:tc>
        <w:tc>
          <w:tcPr>
            <w:tcW w:w="7470" w:type="dxa"/>
            <w:tcBorders>
              <w:left w:val="nil"/>
              <w:right w:val="nil"/>
            </w:tcBorders>
            <w:shd w:val="clear" w:color="auto" w:fill="DFD8E8"/>
          </w:tcPr>
          <w:p w14:paraId="1DE75297" w14:textId="36B8E89E"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 xml:space="preserve">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w:t>
            </w:r>
            <w:r w:rsidRPr="00491ED2">
              <w:rPr>
                <w:rStyle w:val="reqtext"/>
                <w:rFonts w:ascii="Consolas" w:hAnsi="Consolas" w:cs="Consolas"/>
                <w:color w:val="5F497A"/>
              </w:rPr>
              <w:lastRenderedPageBreak/>
              <w:t>might be worth considering a different relationship between MappedFeature and an Instance GeologicEntity, with the GeologicEntity role being 'description'.</w:t>
            </w:r>
          </w:p>
        </w:tc>
      </w:tr>
      <w:tr w:rsidR="00A3015F" w:rsidRPr="00491ED2" w14:paraId="778A076C" w14:textId="77777777" w:rsidTr="00A3015F">
        <w:tc>
          <w:tcPr>
            <w:tcW w:w="1386" w:type="dxa"/>
            <w:shd w:val="clear" w:color="auto" w:fill="auto"/>
          </w:tcPr>
          <w:p w14:paraId="263CECCB" w14:textId="05379ABD"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lastRenderedPageBreak/>
              <w:t>typicalNorm</w:t>
            </w:r>
          </w:p>
        </w:tc>
        <w:tc>
          <w:tcPr>
            <w:tcW w:w="7470" w:type="dxa"/>
            <w:shd w:val="clear" w:color="auto" w:fill="auto"/>
          </w:tcPr>
          <w:p w14:paraId="0A54F00E" w14:textId="540C3ADE"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491ED2" w14:paraId="421BF7AF" w14:textId="77777777" w:rsidTr="00A3015F">
        <w:tc>
          <w:tcPr>
            <w:tcW w:w="1386" w:type="dxa"/>
            <w:tcBorders>
              <w:left w:val="nil"/>
              <w:right w:val="nil"/>
            </w:tcBorders>
            <w:shd w:val="clear" w:color="auto" w:fill="DFD8E8"/>
          </w:tcPr>
          <w:p w14:paraId="054BBF3C" w14:textId="53EBBC10"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definingNorm</w:t>
            </w:r>
          </w:p>
        </w:tc>
        <w:tc>
          <w:tcPr>
            <w:tcW w:w="7470" w:type="dxa"/>
            <w:tcBorders>
              <w:left w:val="nil"/>
              <w:right w:val="nil"/>
            </w:tcBorders>
            <w:shd w:val="clear" w:color="auto" w:fill="DFD8E8"/>
          </w:tcPr>
          <w:p w14:paraId="45F42428" w14:textId="67725CB0"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41C1310F" w14:textId="77777777" w:rsidR="0016408B" w:rsidRDefault="0016408B" w:rsidP="00D10719">
      <w:pPr>
        <w:autoSpaceDE w:val="0"/>
        <w:autoSpaceDN w:val="0"/>
        <w:adjustRightInd w:val="0"/>
        <w:spacing w:after="0"/>
        <w:rPr>
          <w:color w:val="000000"/>
          <w:sz w:val="20"/>
          <w:szCs w:val="20"/>
          <w:lang w:val="en-CA"/>
        </w:rPr>
      </w:pPr>
    </w:p>
    <w:p w14:paraId="0AB13DCE" w14:textId="057BE404" w:rsidR="00C97318" w:rsidRPr="00A46E70" w:rsidRDefault="0016408B" w:rsidP="007F03F0">
      <w:pPr>
        <w:pStyle w:val="Titre5"/>
        <w:rPr>
          <w:lang w:val="en-CA"/>
        </w:rPr>
      </w:pPr>
      <w:proofErr w:type="gramStart"/>
      <w:r>
        <w:rPr>
          <w:lang w:val="en-CA"/>
        </w:rPr>
        <w:t>c</w:t>
      </w:r>
      <w:r w:rsidR="00C97318" w:rsidRPr="00D970E9">
        <w:rPr>
          <w:lang w:val="en-CA"/>
        </w:rPr>
        <w:t>lassifier</w:t>
      </w:r>
      <w:proofErr w:type="gramEnd"/>
    </w:p>
    <w:p w14:paraId="25719583" w14:textId="0F9E6596" w:rsidR="00C97318" w:rsidRPr="00D970E9" w:rsidRDefault="00C97318" w:rsidP="007F03F0">
      <w:pPr>
        <w:rPr>
          <w:lang w:val="en-CA"/>
        </w:rPr>
      </w:pPr>
      <w:r>
        <w:rPr>
          <w:lang w:val="en-CA"/>
        </w:rPr>
        <w:t>The classifier (</w:t>
      </w:r>
      <w:r w:rsidR="00491ED2" w:rsidRPr="00491ED2">
        <w:rPr>
          <w:rStyle w:val="Entity"/>
        </w:rPr>
        <w:t>SWE:</w:t>
      </w:r>
      <w:r w:rsidRPr="00491ED2">
        <w:rPr>
          <w:rStyle w:val="Entity"/>
        </w:rPr>
        <w:t>:Category</w:t>
      </w:r>
      <w:r>
        <w:rPr>
          <w:lang w:val="en-CA"/>
        </w:rPr>
        <w:t>) contain</w:t>
      </w:r>
      <w:r w:rsidR="006E5E12">
        <w:rPr>
          <w:lang w:val="en-CA"/>
        </w:rPr>
        <w:t>s</w:t>
      </w:r>
      <w:r>
        <w:rPr>
          <w:lang w:val="en-CA"/>
        </w:rPr>
        <w:t xml:space="preserve"> a</w:t>
      </w:r>
      <w:r w:rsidRPr="00D970E9">
        <w:rPr>
          <w:lang w:val="en-CA"/>
        </w:rPr>
        <w:t xml:space="preserve"> standard description or definition of the feature type (</w:t>
      </w:r>
      <w:r w:rsidR="001F2343" w:rsidRPr="00D970E9">
        <w:rPr>
          <w:lang w:val="en-CA"/>
        </w:rPr>
        <w:t>e.g.</w:t>
      </w:r>
      <w:r w:rsidRPr="00D970E9">
        <w:rPr>
          <w:lang w:val="en-CA"/>
        </w:rPr>
        <w:t xml:space="preserve">; </w:t>
      </w:r>
      <w:r w:rsidR="00491ED2">
        <w:rPr>
          <w:lang w:val="en-CA"/>
        </w:rPr>
        <w:t>the definition of a particular geologic u</w:t>
      </w:r>
      <w:r w:rsidRPr="00D970E9">
        <w:rPr>
          <w:lang w:val="en-CA"/>
        </w:rPr>
        <w:t>nit in a stratigraphic lexicon)</w:t>
      </w:r>
      <w:r w:rsidR="00BA5AB0">
        <w:rPr>
          <w:lang w:val="en-CA"/>
        </w:rPr>
        <w:t>.</w:t>
      </w:r>
    </w:p>
    <w:p w14:paraId="41F434FF" w14:textId="59F5D0CE" w:rsidR="0016408B" w:rsidRPr="00A46E70" w:rsidRDefault="00450B27" w:rsidP="007F03F0">
      <w:pPr>
        <w:pStyle w:val="Titre5"/>
        <w:rPr>
          <w:lang w:val="en-CA"/>
        </w:rPr>
      </w:pPr>
      <w:proofErr w:type="gramStart"/>
      <w:r w:rsidRPr="00D970E9">
        <w:rPr>
          <w:lang w:val="en-CA"/>
        </w:rPr>
        <w:t>occurrence</w:t>
      </w:r>
      <w:proofErr w:type="gramEnd"/>
    </w:p>
    <w:p w14:paraId="4658424E" w14:textId="2834B4C3" w:rsidR="00A46E70" w:rsidRDefault="0016408B" w:rsidP="007F03F0">
      <w:pPr>
        <w:rPr>
          <w:lang w:val="en-CA"/>
        </w:rPr>
      </w:pPr>
      <w:r>
        <w:rPr>
          <w:lang w:val="en-CA"/>
        </w:rPr>
        <w:t xml:space="preserve">The </w:t>
      </w:r>
      <w:r w:rsidRPr="00491ED2">
        <w:rPr>
          <w:rStyle w:val="Entity"/>
        </w:rPr>
        <w:t>occurrence</w:t>
      </w:r>
      <w:r>
        <w:rPr>
          <w:lang w:val="en-CA"/>
        </w:rPr>
        <w:t xml:space="preserve"> property is an</w:t>
      </w:r>
      <w:r w:rsidRPr="0016408B">
        <w:rPr>
          <w:lang w:val="en-CA"/>
        </w:rPr>
        <w:t xml:space="preserve"> association that links a notional geologic feature with any number of mapped features</w:t>
      </w:r>
      <w:r>
        <w:rPr>
          <w:lang w:val="en-CA"/>
        </w:rPr>
        <w:t xml:space="preserve"> (</w:t>
      </w:r>
      <w:r w:rsidRPr="00491ED2">
        <w:rPr>
          <w:rStyle w:val="Entity"/>
        </w:rPr>
        <w:t>MappedFeature</w:t>
      </w:r>
      <w:r>
        <w:rPr>
          <w:lang w:val="en-CA"/>
        </w:rPr>
        <w:t>)</w:t>
      </w:r>
      <w:r w:rsidRPr="0016408B">
        <w:rPr>
          <w:lang w:val="en-CA"/>
        </w:rPr>
        <w:t>.  A geologic feature, such as a geologic unit may be linked to mapped features from a number of different maps</w:t>
      </w:r>
      <w:r w:rsidR="00BA5AB0">
        <w:rPr>
          <w:lang w:val="en-CA"/>
        </w:rPr>
        <w:t>.</w:t>
      </w:r>
    </w:p>
    <w:p w14:paraId="012C95E6" w14:textId="57009311" w:rsidR="0016408B" w:rsidRPr="00A46E70" w:rsidRDefault="0016408B" w:rsidP="007F03F0">
      <w:pPr>
        <w:pStyle w:val="Titre5"/>
        <w:rPr>
          <w:lang w:val="en-CA"/>
        </w:rPr>
      </w:pPr>
      <w:proofErr w:type="gramStart"/>
      <w:r w:rsidRPr="00D970E9">
        <w:rPr>
          <w:lang w:val="en-CA"/>
        </w:rPr>
        <w:t>geologicHistory</w:t>
      </w:r>
      <w:proofErr w:type="gramEnd"/>
    </w:p>
    <w:p w14:paraId="7598328E" w14:textId="53A950D6" w:rsidR="0016408B" w:rsidRDefault="0016408B" w:rsidP="0016408B">
      <w:r>
        <w:rPr>
          <w:lang w:val="en-CA"/>
        </w:rPr>
        <w:t>The geologicHistory is an association that r</w:t>
      </w:r>
      <w:r w:rsidRPr="0016408B">
        <w:rPr>
          <w:lang w:val="en-CA"/>
        </w:rPr>
        <w:t xml:space="preserve">elates one or more </w:t>
      </w:r>
      <w:r w:rsidRPr="00491ED2">
        <w:rPr>
          <w:rStyle w:val="Entity"/>
        </w:rPr>
        <w:t>GeologicEvents</w:t>
      </w:r>
      <w:r w:rsidRPr="0016408B">
        <w:rPr>
          <w:lang w:val="en-CA"/>
        </w:rPr>
        <w:t xml:space="preserve"> to a </w:t>
      </w:r>
      <w:r w:rsidRPr="00491ED2">
        <w:rPr>
          <w:rStyle w:val="Entity"/>
        </w:rPr>
        <w:t>GeologicFeature</w:t>
      </w:r>
      <w:r w:rsidRPr="0016408B">
        <w:rPr>
          <w:lang w:val="en-CA"/>
        </w:rPr>
        <w:t xml:space="preserve"> to describe their age or geologic history</w:t>
      </w:r>
      <w:r>
        <w:rPr>
          <w:lang w:val="en-CA"/>
        </w:rPr>
        <w:t xml:space="preserve">.  </w:t>
      </w:r>
      <w:r w:rsidR="006E5E12">
        <w:rPr>
          <w:lang w:val="en-CA"/>
        </w:rPr>
        <w:t xml:space="preserve">Normally, </w:t>
      </w:r>
      <w:r>
        <w:t xml:space="preserve">GeoSciML uses the generic </w:t>
      </w:r>
      <w:r w:rsidRPr="00491ED2">
        <w:rPr>
          <w:rStyle w:val="Entity"/>
        </w:rPr>
        <w:t>relatedFeature</w:t>
      </w:r>
      <w:r w:rsidR="00372D01" w:rsidRPr="00491ED2">
        <w:rPr>
          <w:rStyle w:val="Entity"/>
        </w:rPr>
        <w:t>::</w:t>
      </w:r>
      <w:r w:rsidRPr="00491ED2">
        <w:rPr>
          <w:rStyle w:val="Entity"/>
        </w:rPr>
        <w:t>GeologicRelation</w:t>
      </w:r>
      <w:r>
        <w:t xml:space="preserve"> to associate </w:t>
      </w:r>
      <w:r w:rsidRPr="00491ED2">
        <w:rPr>
          <w:rStyle w:val="Entity"/>
        </w:rPr>
        <w:t>GeologicFeature</w:t>
      </w:r>
      <w:r>
        <w:t xml:space="preserve"> with other </w:t>
      </w:r>
      <w:r w:rsidRPr="00491ED2">
        <w:rPr>
          <w:rStyle w:val="Entity"/>
        </w:rPr>
        <w:t>GeologicFeatures</w:t>
      </w:r>
      <w:r w:rsidR="006E5E12">
        <w:t xml:space="preserve">, including </w:t>
      </w:r>
      <w:r w:rsidR="006E5E12" w:rsidRPr="00491ED2">
        <w:rPr>
          <w:rStyle w:val="Entity"/>
        </w:rPr>
        <w:t>GeologicEvent</w:t>
      </w:r>
      <w:r>
        <w:t xml:space="preserve">.  However, this </w:t>
      </w:r>
      <w:r w:rsidR="006E5E12">
        <w:t>design</w:t>
      </w:r>
      <w:r>
        <w:t xml:space="preserve"> </w:t>
      </w:r>
      <w:r w:rsidR="006E5E12">
        <w:t xml:space="preserve">was deemed too complex for Basic and </w:t>
      </w:r>
      <w:r>
        <w:t xml:space="preserve">is </w:t>
      </w:r>
      <w:r w:rsidR="006E5E12">
        <w:t xml:space="preserve">therefore </w:t>
      </w:r>
      <w:r>
        <w:t xml:space="preserve">only available from the Extension package.  </w:t>
      </w:r>
    </w:p>
    <w:p w14:paraId="67BDC0BE" w14:textId="24E0BD05" w:rsidR="0016408B" w:rsidRPr="0011222F" w:rsidRDefault="0016408B" w:rsidP="007F03F0">
      <w:r>
        <w:t xml:space="preserve">To avoid extra complexity, Basic provides an explicit geologicHistory property to associate </w:t>
      </w:r>
      <w:r w:rsidRPr="00491ED2">
        <w:rPr>
          <w:rStyle w:val="Entity"/>
        </w:rPr>
        <w:t>GeologicFeature</w:t>
      </w:r>
      <w:r>
        <w:t xml:space="preserve"> with a </w:t>
      </w:r>
      <w:r w:rsidRPr="00491ED2">
        <w:rPr>
          <w:rStyle w:val="Entity"/>
        </w:rPr>
        <w:t>GeologicEvent</w:t>
      </w:r>
      <w:r>
        <w:t xml:space="preserve"> without using a </w:t>
      </w:r>
      <w:r w:rsidRPr="00491ED2">
        <w:rPr>
          <w:rStyle w:val="Entity"/>
        </w:rPr>
        <w:t>GeologicRelation</w:t>
      </w:r>
      <w:r>
        <w:t xml:space="preserve">.  The consequence for someone using Extension is that </w:t>
      </w:r>
      <w:r w:rsidR="00A46E70">
        <w:t>she/</w:t>
      </w:r>
      <w:r>
        <w:t xml:space="preserve">he is now offered two ways to link a </w:t>
      </w:r>
      <w:r w:rsidRPr="00491ED2">
        <w:rPr>
          <w:rStyle w:val="Entity"/>
        </w:rPr>
        <w:t>GeologicFeature</w:t>
      </w:r>
      <w:r>
        <w:t xml:space="preserve"> and </w:t>
      </w:r>
      <w:r w:rsidRPr="00491ED2">
        <w:rPr>
          <w:rStyle w:val="Entity"/>
        </w:rPr>
        <w:t>GeologicEvent</w:t>
      </w:r>
      <w:r>
        <w:t xml:space="preserve">: through </w:t>
      </w:r>
      <w:r w:rsidRPr="00491ED2">
        <w:rPr>
          <w:rStyle w:val="Entity"/>
        </w:rPr>
        <w:t>geologicHistory</w:t>
      </w:r>
      <w:r>
        <w:t xml:space="preserve"> and through a generic </w:t>
      </w:r>
      <w:r w:rsidRPr="00491ED2">
        <w:rPr>
          <w:rStyle w:val="Entity"/>
        </w:rPr>
        <w:t>GeologicRelation</w:t>
      </w:r>
      <w:r>
        <w:t>.</w:t>
      </w:r>
      <w:r w:rsidR="00A46E70">
        <w:t xml:space="preserve">  User communities should define </w:t>
      </w:r>
      <w:proofErr w:type="gramStart"/>
      <w:r w:rsidR="00A46E70">
        <w:t>a pattern that suit</w:t>
      </w:r>
      <w:proofErr w:type="gramEnd"/>
      <w:r w:rsidR="00A46E70">
        <w:t xml:space="preserve"> their needs.</w:t>
      </w:r>
    </w:p>
    <w:p w14:paraId="19A4A4F3" w14:textId="3F76D1EA" w:rsidR="0016408B" w:rsidRPr="00A46E70" w:rsidRDefault="0016408B" w:rsidP="007F03F0">
      <w:pPr>
        <w:pStyle w:val="Titre5"/>
        <w:rPr>
          <w:lang w:val="en-CA"/>
        </w:rPr>
      </w:pPr>
      <w:proofErr w:type="gramStart"/>
      <w:r w:rsidRPr="00D970E9">
        <w:rPr>
          <w:lang w:val="en-CA"/>
        </w:rPr>
        <w:t>relatedFeature</w:t>
      </w:r>
      <w:proofErr w:type="gramEnd"/>
      <w:r w:rsidR="00A46E70">
        <w:rPr>
          <w:lang w:val="en-CA"/>
        </w:rPr>
        <w:t xml:space="preserve"> (stub property)</w:t>
      </w:r>
    </w:p>
    <w:p w14:paraId="15485071" w14:textId="16005A62" w:rsidR="0016408B" w:rsidRDefault="0016408B" w:rsidP="007F03F0">
      <w:pPr>
        <w:rPr>
          <w:lang w:val="en-CA"/>
        </w:rPr>
      </w:pPr>
      <w:r>
        <w:rPr>
          <w:lang w:val="en-CA"/>
        </w:rPr>
        <w:t xml:space="preserve">A </w:t>
      </w:r>
      <w:r w:rsidRPr="00491ED2">
        <w:rPr>
          <w:rStyle w:val="Entity"/>
        </w:rPr>
        <w:t>relatedFeature</w:t>
      </w:r>
      <w:r>
        <w:rPr>
          <w:lang w:val="en-CA"/>
        </w:rPr>
        <w:t xml:space="preserv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There is always a single source and a single target</w:t>
      </w:r>
      <w:r w:rsidR="009C6C9E">
        <w:rPr>
          <w:lang w:val="en-CA"/>
        </w:rPr>
        <w:t xml:space="preserve"> for a given </w:t>
      </w:r>
      <w:r w:rsidR="009C6C9E" w:rsidRPr="00491ED2">
        <w:rPr>
          <w:rStyle w:val="Entity"/>
        </w:rPr>
        <w:t>FeatureRelation</w:t>
      </w:r>
      <w:r w:rsidR="009C6C9E">
        <w:rPr>
          <w:lang w:val="en-CA"/>
        </w:rPr>
        <w:t xml:space="preserve"> (which is abstract in GeoSciML Basic)</w:t>
      </w:r>
      <w:r w:rsidRPr="0016408B">
        <w:rPr>
          <w:lang w:val="en-CA"/>
        </w:rPr>
        <w:t xml:space="preserve">.  The relationship is always defined from the perspective of the Source and is generally an active verb.  </w:t>
      </w:r>
    </w:p>
    <w:p w14:paraId="3E406639" w14:textId="2801E521" w:rsidR="00D10719" w:rsidRPr="00491ED2" w:rsidRDefault="0016408B" w:rsidP="00ED2525">
      <w:pPr>
        <w:rPr>
          <w:lang w:val="en-CA"/>
        </w:rPr>
      </w:pPr>
      <w:r w:rsidRPr="0016408B">
        <w:rPr>
          <w:lang w:val="en-CA"/>
        </w:rPr>
        <w:lastRenderedPageBreak/>
        <w:t xml:space="preserve">In </w:t>
      </w:r>
      <w:r>
        <w:rPr>
          <w:lang w:val="en-CA"/>
        </w:rPr>
        <w:t xml:space="preserve">GeoSciML </w:t>
      </w:r>
      <w:r w:rsidRPr="0016408B">
        <w:rPr>
          <w:lang w:val="en-CA"/>
        </w:rPr>
        <w:t>Basic, relatedFeature is a stub associat</w:t>
      </w:r>
      <w:r w:rsidR="00A46E70">
        <w:rPr>
          <w:lang w:val="en-CA"/>
        </w:rPr>
        <w:t>ion (see clause 5.2).   H</w:t>
      </w:r>
      <w:r w:rsidR="00F25A29">
        <w:rPr>
          <w:lang w:val="en-CA"/>
        </w:rPr>
        <w:t>owever some encoding</w:t>
      </w:r>
      <w:r w:rsidR="00A46E70">
        <w:rPr>
          <w:lang w:val="en-CA"/>
        </w:rPr>
        <w:t>s</w:t>
      </w:r>
      <w:r w:rsidR="00F25A29">
        <w:rPr>
          <w:lang w:val="en-CA"/>
        </w:rPr>
        <w:t xml:space="preserve"> (such as XML) </w:t>
      </w:r>
      <w:r w:rsidR="009C6C9E">
        <w:rPr>
          <w:lang w:val="en-CA"/>
        </w:rPr>
        <w:t xml:space="preserve">will </w:t>
      </w:r>
      <w:r w:rsidR="00F25A29">
        <w:rPr>
          <w:lang w:val="en-CA"/>
        </w:rPr>
        <w:t xml:space="preserve">allow a “by reference” value (for example </w:t>
      </w:r>
      <w:r w:rsidR="00F25A29" w:rsidRPr="005E0F6A">
        <w:rPr>
          <w:rStyle w:val="xmlChar"/>
        </w:rPr>
        <w:t>xlink</w:t>
      </w:r>
      <w:proofErr w:type="gramStart"/>
      <w:r w:rsidR="00F25A29" w:rsidRPr="005E0F6A">
        <w:rPr>
          <w:rStyle w:val="xmlChar"/>
        </w:rPr>
        <w:t>:href</w:t>
      </w:r>
      <w:proofErr w:type="gramEnd"/>
      <w:r w:rsidR="00F25A29">
        <w:rPr>
          <w:lang w:val="en-CA"/>
        </w:rPr>
        <w:t>) to an external instance.</w:t>
      </w:r>
      <w:bookmarkStart w:id="261" w:name="BKM_F1244213_660C_4D77_8475_08F73D4EC81C"/>
      <w:bookmarkStart w:id="262" w:name="BKM_3B089F6A_116B_4A4A_91A0_17A52F7181FF"/>
      <w:bookmarkStart w:id="263" w:name="BKM_26B10141_733E_4FC5_A8B6_E0EA8C9C1A8A"/>
      <w:bookmarkEnd w:id="261"/>
      <w:bookmarkEnd w:id="262"/>
      <w:bookmarkEnd w:id="263"/>
    </w:p>
    <w:p w14:paraId="4A2F318A" w14:textId="357EA11D" w:rsidR="00E52A0E" w:rsidRDefault="001050D1" w:rsidP="001050D1">
      <w:pPr>
        <w:pStyle w:val="Titre4"/>
      </w:pPr>
      <w:bookmarkStart w:id="264" w:name="_Ref454623231"/>
      <w:r>
        <w:t>MappedFeature</w:t>
      </w:r>
      <w:bookmarkEnd w:id="264"/>
    </w:p>
    <w:p w14:paraId="22E0373A" w14:textId="77777777" w:rsidR="00A46E70" w:rsidRDefault="00A46E70" w:rsidP="001050D1"/>
    <w:p w14:paraId="0F8C5892" w14:textId="53B39419" w:rsidR="00FE38C3" w:rsidRDefault="001050D1" w:rsidP="001050D1">
      <w:r>
        <w:t xml:space="preserve">A </w:t>
      </w:r>
      <w:r w:rsidRPr="00491ED2">
        <w:rPr>
          <w:rStyle w:val="Entity"/>
        </w:rPr>
        <w:t>MappedFeature</w:t>
      </w:r>
      <w:r>
        <w:t xml:space="preserv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r>
        <w:t>)</w:t>
      </w:r>
      <w:r w:rsidR="00EA3CAB">
        <w:t xml:space="preserve">.  The </w:t>
      </w:r>
      <w:r w:rsidR="00D6680F">
        <w:t>m</w:t>
      </w:r>
      <w:r w:rsidR="00EA3CAB">
        <w:t xml:space="preserve">apped </w:t>
      </w:r>
      <w:r w:rsidR="00D6680F">
        <w:t xml:space="preserve">features </w:t>
      </w:r>
      <w:r w:rsidR="00FE38C3">
        <w:t>are the elements that compose a map, a cross-section, a borehole log</w:t>
      </w:r>
      <w:r w:rsidR="000E100B">
        <w:t>,</w:t>
      </w:r>
      <w:r w:rsidR="00FE38C3">
        <w:t xml:space="preserve"> or any other representation.  The mappingFrame identifies the domain being mapped by the geometries.  </w:t>
      </w:r>
      <w:r w:rsidR="00E52A0E">
        <w:t>For typical geological maps, the mapping frame is the surface of the earth (the 2.5D interface between the surface of the bedrock and whatever sits on it</w:t>
      </w:r>
      <w:r w:rsidR="00A46E70">
        <w:t xml:space="preserve">; atmosphere or overburden material for bedrock maps). </w:t>
      </w:r>
      <w:r w:rsidR="00E52A0E">
        <w:t xml:space="preserve"> </w:t>
      </w:r>
      <w:r w:rsidR="00F1490F">
        <w:t>It can also be abstract frames, such as the arbitrary plan</w:t>
      </w:r>
      <w:r w:rsidR="00E52A0E">
        <w:t>e that forms a mine level or a cross-section, the 3D volume enclosing an ore body or the line that approximate the path of a borehole</w:t>
      </w:r>
      <w:r w:rsidR="00AA535D">
        <w:t>.</w:t>
      </w:r>
    </w:p>
    <w:p w14:paraId="325AE5FC" w14:textId="3F4BCD1F" w:rsidR="00507F3E" w:rsidRPr="00F1490F" w:rsidRDefault="00E52A0E" w:rsidP="00F1490F">
      <w:r>
        <w:t xml:space="preserve">The </w:t>
      </w:r>
      <w:r w:rsidR="005C137B">
        <w:t xml:space="preserve">specification </w:t>
      </w:r>
      <w:r>
        <w:t>association identifies what notiona</w:t>
      </w:r>
      <w:r w:rsidR="000E100B">
        <w:t xml:space="preserve">l feature is being mapped.  </w:t>
      </w:r>
      <w:r w:rsidR="00F1490F">
        <w:t>It can be any</w:t>
      </w:r>
      <w:r>
        <w:t xml:space="preserve"> feature</w:t>
      </w:r>
      <w:r w:rsidR="00F1490F">
        <w:t>s</w:t>
      </w:r>
      <w:r>
        <w:t xml:space="preserve"> </w:t>
      </w:r>
      <w:r w:rsidR="00F1490F">
        <w:t>and is not restricted to GeoSciML feature, although it is expected to be for geological maps.</w:t>
      </w:r>
    </w:p>
    <w:p w14:paraId="5D17E594" w14:textId="00DA9461" w:rsidR="002546ED" w:rsidRPr="00491ED2" w:rsidRDefault="00507F3E" w:rsidP="00491ED2">
      <w:pPr>
        <w:rPr>
          <w:lang w:val="en-CA"/>
        </w:rPr>
      </w:pPr>
      <w:r>
        <w:rPr>
          <w:lang w:val="en-CA"/>
        </w:rPr>
        <w:t>The</w:t>
      </w:r>
      <w:r w:rsidR="00F1490F">
        <w:rPr>
          <w:lang w:val="en-CA"/>
        </w:rPr>
        <w:t xml:space="preserve"> </w:t>
      </w:r>
      <w:r w:rsidR="00F1490F" w:rsidRPr="00491ED2">
        <w:rPr>
          <w:rStyle w:val="Entity"/>
        </w:rPr>
        <w:t>observationMethod</w:t>
      </w:r>
      <w:r w:rsidR="00F1490F">
        <w:rPr>
          <w:lang w:val="en-CA"/>
        </w:rPr>
        <w:t xml:space="preserve"> property (</w:t>
      </w:r>
      <w:r w:rsidR="008F3406">
        <w:rPr>
          <w:rStyle w:val="Entity"/>
        </w:rPr>
        <w:t>SWE::Category</w:t>
      </w:r>
      <w:r>
        <w:rPr>
          <w:lang w:val="en-CA"/>
        </w:rPr>
        <w:t xml:space="preserve">) </w:t>
      </w:r>
      <w:r w:rsidR="00F1490F">
        <w:rPr>
          <w:lang w:val="en-CA"/>
        </w:rPr>
        <w:t>contains</w:t>
      </w:r>
      <w:r>
        <w:rPr>
          <w:lang w:val="en-CA"/>
        </w:rPr>
        <w:t xml:space="preserve"> </w:t>
      </w:r>
      <w:r w:rsidR="00E915AD">
        <w:rPr>
          <w:lang w:val="en-CA"/>
        </w:rPr>
        <w:t>an</w:t>
      </w:r>
      <w:r>
        <w:rPr>
          <w:lang w:val="en-CA"/>
        </w:rPr>
        <w:t xml:space="preserve"> element in a list of categories (a controlled vocabulary) </w:t>
      </w:r>
      <w:r w:rsidR="00F1490F">
        <w:rPr>
          <w:lang w:val="en-CA"/>
        </w:rPr>
        <w:t>describing</w:t>
      </w:r>
      <w:r>
        <w:rPr>
          <w:lang w:val="en-CA"/>
        </w:rPr>
        <w:t xml:space="preserve"> how </w:t>
      </w:r>
      <w:r w:rsidRPr="00507F3E">
        <w:rPr>
          <w:lang w:val="en-CA"/>
        </w:rPr>
        <w:t>the spatial extent of the mapped feature was determined</w:t>
      </w:r>
      <w:r w:rsidR="002B564B">
        <w:rPr>
          <w:lang w:val="en-CA"/>
        </w:rPr>
        <w:t>.</w:t>
      </w:r>
    </w:p>
    <w:p w14:paraId="6C9A70A8" w14:textId="59AE8D6D" w:rsidR="00507F3E" w:rsidRPr="00F1490F" w:rsidRDefault="00507F3E" w:rsidP="00F1490F">
      <w:pPr>
        <w:pStyle w:val="Titre5"/>
        <w:rPr>
          <w:lang w:val="en-CA"/>
        </w:rPr>
      </w:pPr>
      <w:proofErr w:type="gramStart"/>
      <w:r w:rsidRPr="00507F3E">
        <w:rPr>
          <w:lang w:val="en-CA"/>
        </w:rPr>
        <w:t>positionalAccuracy</w:t>
      </w:r>
      <w:proofErr w:type="gramEnd"/>
    </w:p>
    <w:p w14:paraId="56AB1FA8" w14:textId="439908CA" w:rsidR="00507F3E" w:rsidRPr="00491ED2" w:rsidRDefault="00507F3E" w:rsidP="00491ED2">
      <w:pPr>
        <w:rPr>
          <w:lang w:val="en-CA"/>
        </w:rPr>
      </w:pPr>
      <w:r>
        <w:rPr>
          <w:lang w:val="en-CA"/>
        </w:rPr>
        <w:t xml:space="preserve">The </w:t>
      </w:r>
      <w:r w:rsidRPr="00491ED2">
        <w:rPr>
          <w:rStyle w:val="Entity"/>
        </w:rPr>
        <w:t>positionalAccuracy</w:t>
      </w:r>
      <w:r>
        <w:rPr>
          <w:lang w:val="en-CA"/>
        </w:rPr>
        <w:t xml:space="preserve"> property (</w:t>
      </w:r>
      <w:r w:rsidR="00253146" w:rsidRPr="00491ED2">
        <w:rPr>
          <w:rStyle w:val="Entity"/>
        </w:rPr>
        <w:t>SWE::Quantity</w:t>
      </w:r>
      <w:r>
        <w:rPr>
          <w:lang w:val="en-CA"/>
        </w:rPr>
        <w:t>) provide</w:t>
      </w:r>
      <w:r w:rsidR="00F1490F">
        <w:rPr>
          <w:lang w:val="en-CA"/>
        </w:rPr>
        <w:t>s</w:t>
      </w:r>
      <w:r>
        <w:rPr>
          <w:lang w:val="en-CA"/>
        </w:rPr>
        <w:t xml:space="preserve"> a quantitative value defining</w:t>
      </w:r>
      <w:r w:rsidRPr="00507F3E">
        <w:rPr>
          <w:lang w:val="en-CA"/>
        </w:rPr>
        <w:t xml:space="preserve"> the radius of an uncertainty buffer around a </w:t>
      </w:r>
      <w:r w:rsidR="005A42FB" w:rsidRPr="00491ED2">
        <w:rPr>
          <w:rStyle w:val="Entity"/>
        </w:rPr>
        <w:t>M</w:t>
      </w:r>
      <w:r w:rsidRPr="00491ED2">
        <w:rPr>
          <w:rStyle w:val="Entity"/>
        </w:rPr>
        <w:t>appedFeature</w:t>
      </w:r>
      <w:r w:rsidRPr="00507F3E">
        <w:rPr>
          <w:lang w:val="en-CA"/>
        </w:rPr>
        <w:t xml:space="preserve"> (</w:t>
      </w:r>
      <w:r w:rsidR="005A42FB" w:rsidRPr="00507F3E">
        <w:rPr>
          <w:lang w:val="en-CA"/>
        </w:rPr>
        <w:t>e.g.</w:t>
      </w:r>
      <w:r w:rsidRPr="00507F3E">
        <w:rPr>
          <w:lang w:val="en-CA"/>
        </w:rPr>
        <w:t>: a 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w:t>
      </w:r>
      <w:r w:rsidRPr="00491ED2">
        <w:rPr>
          <w:rStyle w:val="Entity"/>
        </w:rPr>
        <w:t>DQ_PositionalAccuracy</w:t>
      </w:r>
      <w:r w:rsidRPr="00507F3E">
        <w:rPr>
          <w:lang w:val="en-CA"/>
        </w:rPr>
        <w:t>.</w:t>
      </w:r>
    </w:p>
    <w:p w14:paraId="7ED63182" w14:textId="40252997" w:rsidR="00507F3E" w:rsidRPr="00F1490F" w:rsidRDefault="00507F3E" w:rsidP="00F1490F">
      <w:pPr>
        <w:pStyle w:val="Titre5"/>
        <w:rPr>
          <w:lang w:val="en-CA"/>
        </w:rPr>
      </w:pPr>
      <w:proofErr w:type="gramStart"/>
      <w:r w:rsidRPr="00507F3E">
        <w:rPr>
          <w:lang w:val="en-CA"/>
        </w:rPr>
        <w:t>resolutionRepresentativeFraction</w:t>
      </w:r>
      <w:proofErr w:type="gramEnd"/>
    </w:p>
    <w:p w14:paraId="03A8B0B4" w14:textId="743C2D0C" w:rsidR="00337EC6" w:rsidRPr="00491ED2" w:rsidRDefault="00507F3E" w:rsidP="00491ED2">
      <w:pPr>
        <w:rPr>
          <w:lang w:val="en-CA"/>
        </w:rPr>
      </w:pPr>
      <w:r>
        <w:rPr>
          <w:lang w:val="en-CA"/>
        </w:rPr>
        <w:t xml:space="preserve">The property </w:t>
      </w:r>
      <w:r w:rsidRPr="00491ED2">
        <w:rPr>
          <w:rStyle w:val="Entity"/>
        </w:rPr>
        <w:t>res</w:t>
      </w:r>
      <w:r w:rsidR="001A2D7E" w:rsidRPr="00491ED2">
        <w:rPr>
          <w:rStyle w:val="Entity"/>
        </w:rPr>
        <w:t>o</w:t>
      </w:r>
      <w:r w:rsidRPr="00491ED2">
        <w:rPr>
          <w:rStyle w:val="Entity"/>
        </w:rPr>
        <w:t>l</w:t>
      </w:r>
      <w:r w:rsidR="005C137B" w:rsidRPr="00491ED2">
        <w:rPr>
          <w:rStyle w:val="Entity"/>
        </w:rPr>
        <w:t>u</w:t>
      </w:r>
      <w:r w:rsidRPr="00491ED2">
        <w:rPr>
          <w:rStyle w:val="Entity"/>
        </w:rPr>
        <w:t>tionRepresentativeFraction</w:t>
      </w:r>
      <w:proofErr w:type="gramStart"/>
      <w:r w:rsidRPr="00491ED2">
        <w:rPr>
          <w:rStyle w:val="Entity"/>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68054125" w14:textId="52E84E4C" w:rsidR="00337EC6" w:rsidRPr="00F1490F" w:rsidRDefault="00337EC6" w:rsidP="00F1490F">
      <w:pPr>
        <w:pStyle w:val="Titre5"/>
        <w:rPr>
          <w:lang w:val="en-CA"/>
        </w:rPr>
      </w:pPr>
      <w:proofErr w:type="gramStart"/>
      <w:r w:rsidRPr="00337EC6">
        <w:rPr>
          <w:lang w:val="en-CA"/>
        </w:rPr>
        <w:t>mappingFrame</w:t>
      </w:r>
      <w:proofErr w:type="gramEnd"/>
    </w:p>
    <w:p w14:paraId="25CB1E8B" w14:textId="705E7F07" w:rsidR="000A1C4C" w:rsidRPr="00491ED2" w:rsidRDefault="00337EC6" w:rsidP="00491ED2">
      <w:pPr>
        <w:rPr>
          <w:lang w:val="en-CA"/>
        </w:rPr>
      </w:pPr>
      <w:r>
        <w:rPr>
          <w:lang w:val="en-CA"/>
        </w:rPr>
        <w:t xml:space="preserve">The </w:t>
      </w:r>
      <w:r w:rsidRPr="00491ED2">
        <w:rPr>
          <w:rStyle w:val="Entity"/>
        </w:rPr>
        <w:t>mappingFrame</w:t>
      </w:r>
      <w:proofErr w:type="gramStart"/>
      <w:r w:rsidRPr="00491ED2">
        <w:rPr>
          <w:rStyle w:val="Entity"/>
        </w:rPr>
        <w:t>:MappingFrameTerm</w:t>
      </w:r>
      <w:proofErr w:type="gramEnd"/>
      <w:r>
        <w:rPr>
          <w:lang w:val="en-CA"/>
        </w:rPr>
        <w:t xml:space="preserve"> provide</w:t>
      </w:r>
      <w:r w:rsidR="00F1490F">
        <w:rPr>
          <w:lang w:val="en-CA"/>
        </w:rPr>
        <w:t>s</w:t>
      </w:r>
      <w:r>
        <w:rPr>
          <w:lang w:val="en-CA"/>
        </w:rPr>
        <w:t xml:space="preserv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w:t>
      </w:r>
      <w:r w:rsidRPr="00491ED2">
        <w:rPr>
          <w:rStyle w:val="Entity"/>
        </w:rPr>
        <w:t>MappedFeature</w:t>
      </w:r>
      <w:r w:rsidRPr="00337EC6">
        <w:rPr>
          <w:lang w:val="en-CA"/>
        </w:rPr>
        <w:t xml:space="preserv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1F324EC9" w14:textId="17718062" w:rsidR="00337EC6" w:rsidRPr="00F1490F" w:rsidRDefault="000A1C4C" w:rsidP="00F1490F">
      <w:pPr>
        <w:pStyle w:val="Titre5"/>
        <w:rPr>
          <w:lang w:val="en-CA"/>
        </w:rPr>
      </w:pPr>
      <w:proofErr w:type="gramStart"/>
      <w:r w:rsidRPr="000A1C4C">
        <w:rPr>
          <w:lang w:val="en-CA"/>
        </w:rPr>
        <w:t>exposure</w:t>
      </w:r>
      <w:proofErr w:type="gramEnd"/>
    </w:p>
    <w:p w14:paraId="46A49F8D" w14:textId="7671372C" w:rsidR="000A1C4C" w:rsidRPr="00491ED2" w:rsidRDefault="000A1C4C" w:rsidP="00491ED2">
      <w:pPr>
        <w:rPr>
          <w:lang w:val="en-CA"/>
        </w:rPr>
      </w:pPr>
      <w:r>
        <w:rPr>
          <w:lang w:val="en-CA"/>
        </w:rPr>
        <w:t xml:space="preserve">The </w:t>
      </w:r>
      <w:r w:rsidRPr="00491ED2">
        <w:rPr>
          <w:rStyle w:val="Entity"/>
        </w:rPr>
        <w:t>exposure</w:t>
      </w:r>
      <w:proofErr w:type="gramStart"/>
      <w:r w:rsidRPr="00491ED2">
        <w:rPr>
          <w:rStyle w:val="Entity"/>
        </w:rPr>
        <w:t>:ExposureTerm</w:t>
      </w:r>
      <w:proofErr w:type="gramEnd"/>
      <w:r>
        <w:rPr>
          <w:lang w:val="en-CA"/>
        </w:rPr>
        <w:t xml:space="preserve"> property provide</w:t>
      </w:r>
      <w:r w:rsidR="00F1490F">
        <w:rPr>
          <w:lang w:val="en-CA"/>
        </w:rPr>
        <w:t>s</w:t>
      </w:r>
      <w:r>
        <w:rPr>
          <w:lang w:val="en-CA"/>
        </w:rPr>
        <w:t xml:space="preserv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20CAFADD" w14:textId="1C168046" w:rsidR="001A44F0" w:rsidRPr="00F1490F" w:rsidRDefault="001E5387" w:rsidP="00F1490F">
      <w:pPr>
        <w:pStyle w:val="Titre5"/>
        <w:rPr>
          <w:lang w:val="en-CA"/>
        </w:rPr>
      </w:pPr>
      <w:proofErr w:type="gramStart"/>
      <w:r>
        <w:rPr>
          <w:lang w:val="en-CA"/>
        </w:rPr>
        <w:lastRenderedPageBreak/>
        <w:t>s</w:t>
      </w:r>
      <w:r w:rsidR="001A44F0" w:rsidRPr="001A44F0">
        <w:rPr>
          <w:lang w:val="en-CA"/>
        </w:rPr>
        <w:t>hape</w:t>
      </w:r>
      <w:proofErr w:type="gramEnd"/>
    </w:p>
    <w:p w14:paraId="2FFE03E6" w14:textId="7A822BC4" w:rsidR="001A44F0" w:rsidRDefault="001A44F0" w:rsidP="00F9640E">
      <w:pPr>
        <w:rPr>
          <w:lang w:val="en-CA"/>
        </w:rPr>
      </w:pPr>
      <w:r>
        <w:rPr>
          <w:lang w:val="en-CA"/>
        </w:rPr>
        <w:t xml:space="preserve">The </w:t>
      </w:r>
      <w:r w:rsidRPr="00491ED2">
        <w:rPr>
          <w:rStyle w:val="Entity"/>
        </w:rPr>
        <w:t>shape</w:t>
      </w:r>
      <w:proofErr w:type="gramStart"/>
      <w:r w:rsidRPr="00491ED2">
        <w:rPr>
          <w:rStyle w:val="Entity"/>
        </w:rPr>
        <w:t>:GM</w:t>
      </w:r>
      <w:proofErr w:type="gramEnd"/>
      <w:r w:rsidRPr="00491ED2">
        <w:rPr>
          <w:rStyle w:val="Entity"/>
        </w:rPr>
        <w:t>_Object</w:t>
      </w:r>
      <w:r>
        <w:rPr>
          <w:lang w:val="en-CA"/>
        </w:rPr>
        <w:t xml:space="preserve"> property contain</w:t>
      </w:r>
      <w:r w:rsidR="00F1490F">
        <w:rPr>
          <w:lang w:val="en-CA"/>
        </w:rPr>
        <w:t>s</w:t>
      </w:r>
      <w:r>
        <w:rPr>
          <w:lang w:val="en-CA"/>
        </w:rPr>
        <w:t xml:space="preserve">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polygon</w:t>
      </w:r>
      <w:r w:rsidR="00F1490F">
        <w:rPr>
          <w:lang w:val="en-CA"/>
        </w:rPr>
        <w:t>s</w:t>
      </w:r>
      <w:r>
        <w:rPr>
          <w:lang w:val="en-CA"/>
        </w:rPr>
        <w:t xml:space="preserve">,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w:t>
      </w:r>
      <w:r w:rsidR="00491ED2">
        <w:rPr>
          <w:lang w:val="en-CA"/>
        </w:rPr>
        <w:t>epresented using 3D geometries.</w:t>
      </w:r>
    </w:p>
    <w:p w14:paraId="18A6D19C" w14:textId="5A6824E3" w:rsidR="001A44F0" w:rsidRPr="00F1490F" w:rsidRDefault="001E5387" w:rsidP="00F1490F">
      <w:pPr>
        <w:pStyle w:val="Titre5"/>
        <w:rPr>
          <w:lang w:val="en-CA"/>
        </w:rPr>
      </w:pPr>
      <w:proofErr w:type="gramStart"/>
      <w:r>
        <w:rPr>
          <w:lang w:val="en-CA"/>
        </w:rPr>
        <w:t>s</w:t>
      </w:r>
      <w:r w:rsidR="001A44F0" w:rsidRPr="001A44F0">
        <w:rPr>
          <w:lang w:val="en-CA"/>
        </w:rPr>
        <w:t>pecification</w:t>
      </w:r>
      <w:proofErr w:type="gramEnd"/>
    </w:p>
    <w:p w14:paraId="43A926DD" w14:textId="6BBFECDE" w:rsidR="001A44F0" w:rsidRPr="00491ED2" w:rsidRDefault="001A44F0" w:rsidP="00491ED2">
      <w:pPr>
        <w:rPr>
          <w:lang w:val="en-CA"/>
        </w:rPr>
      </w:pPr>
      <w:r>
        <w:rPr>
          <w:lang w:val="en-CA"/>
        </w:rPr>
        <w:t xml:space="preserve">The </w:t>
      </w:r>
      <w:r w:rsidRPr="00491ED2">
        <w:rPr>
          <w:rStyle w:val="Entity"/>
        </w:rPr>
        <w:t>specification</w:t>
      </w:r>
      <w:r>
        <w:rPr>
          <w:lang w:val="en-CA"/>
        </w:rPr>
        <w:t xml:space="preserve"> association link</w:t>
      </w:r>
      <w:r w:rsidR="00F1490F">
        <w:rPr>
          <w:lang w:val="en-CA"/>
        </w:rPr>
        <w:t>s</w:t>
      </w:r>
      <w:r>
        <w:rPr>
          <w:lang w:val="en-CA"/>
        </w:rPr>
        <w:t xml:space="preserve"> an instance of </w:t>
      </w:r>
      <w:r w:rsidRPr="00491ED2">
        <w:rPr>
          <w:rStyle w:val="Entity"/>
        </w:rPr>
        <w:t>MappedFeature</w:t>
      </w:r>
      <w:r>
        <w:rPr>
          <w:lang w:val="en-CA"/>
        </w:rPr>
        <w:t xml:space="preserv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02ADB57C" w14:textId="77777777" w:rsidR="001A44F0" w:rsidRDefault="001A44F0" w:rsidP="007F03F0">
      <w:pPr>
        <w:rPr>
          <w:rFonts w:ascii="Calibri" w:hAnsi="Calibri"/>
          <w:color w:val="000000"/>
          <w:sz w:val="20"/>
          <w:szCs w:val="20"/>
          <w:lang w:val="en-CA"/>
        </w:rPr>
      </w:pPr>
      <w:bookmarkStart w:id="265" w:name="BKM_37DE5892_2942_443B_A8C3_8C1AB5CBE877"/>
      <w:bookmarkStart w:id="266" w:name="BKM_6B3E10C1_3AAE_4196_94F0_B9A235705FCC"/>
      <w:bookmarkStart w:id="267" w:name="BKM_1FCE659F_6DE4_40C1_996C_C1E6E981D3A0"/>
      <w:bookmarkStart w:id="268" w:name="BKM_E9804216_8300_4609_B607_127F0178BAB6"/>
      <w:bookmarkStart w:id="269" w:name="BKM_E3A6BA8A_712F_4182_95C4_285048E21544"/>
      <w:bookmarkStart w:id="270" w:name="BKM_2EB23880_DDF1_4995_AB7F_3DC0E40E7A89"/>
      <w:bookmarkEnd w:id="265"/>
      <w:bookmarkEnd w:id="266"/>
      <w:bookmarkEnd w:id="267"/>
      <w:bookmarkEnd w:id="268"/>
      <w:bookmarkEnd w:id="269"/>
      <w:bookmarkEnd w:id="270"/>
    </w:p>
    <w:p w14:paraId="7D4ABF8F" w14:textId="77777777" w:rsidR="00884FA7" w:rsidRDefault="00F92942" w:rsidP="00856F51">
      <w:pPr>
        <w:pStyle w:val="Titre4"/>
      </w:pPr>
      <w:bookmarkStart w:id="271" w:name="_Ref440800006"/>
      <w:r>
        <w:t>GeologicUnit</w:t>
      </w:r>
      <w:bookmarkEnd w:id="271"/>
    </w:p>
    <w:p w14:paraId="37A3D1FA" w14:textId="77777777" w:rsidR="00F92942" w:rsidRDefault="00F92942" w:rsidP="00F92942"/>
    <w:p w14:paraId="1F8B0457" w14:textId="40D7AC85" w:rsidR="00965167" w:rsidRDefault="00F92942" w:rsidP="00965167">
      <w:r>
        <w:t xml:space="preserve">Conceptually, </w:t>
      </w:r>
      <w:r w:rsidR="001E5387">
        <w:t xml:space="preserve">a </w:t>
      </w:r>
      <w:r w:rsidR="001A2D7E" w:rsidRPr="00491ED2">
        <w:rPr>
          <w:rStyle w:val="Entity"/>
        </w:rPr>
        <w:t>GeologicUnit</w:t>
      </w:r>
      <w:r w:rsidR="001A2D7E">
        <w:t xml:space="preserve"> may</w:t>
      </w:r>
      <w:r>
        <w:t xml:space="preserve"> represent a body of material in the Earth whose complete and precise extent is inferred to exist (North American Data Model</w:t>
      </w:r>
      <w:r w:rsidR="005E0F6A">
        <w:t xml:space="preserve"> [</w:t>
      </w:r>
      <w:r w:rsidR="005E0F6A">
        <w:fldChar w:fldCharType="begin"/>
      </w:r>
      <w:r w:rsidR="005E0F6A">
        <w:instrText xml:space="preserve"> REF _Ref458064875 \n \h </w:instrText>
      </w:r>
      <w:r w:rsidR="005E0F6A">
        <w:fldChar w:fldCharType="separate"/>
      </w:r>
      <w:r w:rsidR="007C615B">
        <w:t>11</w:t>
      </w:r>
      <w:r w:rsidR="005E0F6A">
        <w:fldChar w:fldCharType="end"/>
      </w:r>
      <w:r w:rsidR="005E0F6A">
        <w:t>]</w:t>
      </w:r>
      <w:r>
        <w:t xml:space="preserve"> </w:t>
      </w:r>
      <w:r w:rsidRPr="00491ED2">
        <w:rPr>
          <w:rStyle w:val="Entity"/>
        </w:rPr>
        <w:t>GeologicUnit</w:t>
      </w:r>
      <w:r>
        <w:t>, Stratigraphic unit in sense of NACSN</w:t>
      </w:r>
      <w:r w:rsidR="00023F00">
        <w:t xml:space="preserve"> [</w:t>
      </w:r>
      <w:r w:rsidR="00023F00">
        <w:fldChar w:fldCharType="begin"/>
      </w:r>
      <w:r w:rsidR="00023F00">
        <w:instrText xml:space="preserve"> REF _Ref458065542 \n \h </w:instrText>
      </w:r>
      <w:r w:rsidR="00023F00">
        <w:fldChar w:fldCharType="separate"/>
      </w:r>
      <w:r w:rsidR="007C615B">
        <w:t>12</w:t>
      </w:r>
      <w:r w:rsidR="00023F00">
        <w:fldChar w:fldCharType="end"/>
      </w:r>
      <w:r w:rsidR="00023F00">
        <w:t>]</w:t>
      </w:r>
      <w:r>
        <w:t xml:space="preserve"> or International Stratigraphic Code</w:t>
      </w:r>
      <w:r w:rsidR="007C615B">
        <w:t xml:space="preserve"> [</w:t>
      </w:r>
      <w:r w:rsidR="007C615B">
        <w:fldChar w:fldCharType="begin"/>
      </w:r>
      <w:r w:rsidR="007C615B">
        <w:instrText xml:space="preserve"> REF _Ref458065834 \n \h </w:instrText>
      </w:r>
      <w:r w:rsidR="007C615B">
        <w:fldChar w:fldCharType="separate"/>
      </w:r>
      <w:r w:rsidR="007C615B">
        <w:t>9</w:t>
      </w:r>
      <w:r w:rsidR="007C615B">
        <w:fldChar w:fldCharType="end"/>
      </w:r>
      <w:r w:rsidR="007C615B">
        <w:t>]</w:t>
      </w:r>
      <w:r>
        <w:t>),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3A3DE1F3" w:rsidR="00CE526C" w:rsidRDefault="00441148" w:rsidP="007F03F0">
      <w:pPr>
        <w:keepNext/>
      </w:pPr>
      <w:r>
        <w:rPr>
          <w:noProof/>
          <w:lang w:val="en-CA" w:eastAsia="en-CA"/>
        </w:rPr>
        <w:lastRenderedPageBreak/>
        <w:drawing>
          <wp:inline distT="0" distB="0" distL="0" distR="0" wp14:anchorId="604DDA61" wp14:editId="18535497">
            <wp:extent cx="5486400" cy="335772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357726"/>
                    </a:xfrm>
                    <a:prstGeom prst="rect">
                      <a:avLst/>
                    </a:prstGeom>
                    <a:noFill/>
                    <a:ln>
                      <a:noFill/>
                    </a:ln>
                  </pic:spPr>
                </pic:pic>
              </a:graphicData>
            </a:graphic>
          </wp:inline>
        </w:drawing>
      </w:r>
    </w:p>
    <w:p w14:paraId="21645D9F" w14:textId="65E2FA9E" w:rsidR="00CE526C" w:rsidRDefault="00CE526C" w:rsidP="00CE526C">
      <w:pPr>
        <w:pStyle w:val="Lgende"/>
      </w:pPr>
      <w:r>
        <w:t xml:space="preserve">Figure </w:t>
      </w:r>
      <w:r>
        <w:fldChar w:fldCharType="begin"/>
      </w:r>
      <w:r>
        <w:instrText xml:space="preserve"> SEQ Figure \* ARABIC </w:instrText>
      </w:r>
      <w:r>
        <w:fldChar w:fldCharType="separate"/>
      </w:r>
      <w:r w:rsidR="007C615B">
        <w:rPr>
          <w:noProof/>
        </w:rPr>
        <w:t>13</w:t>
      </w:r>
      <w:r>
        <w:fldChar w:fldCharType="end"/>
      </w:r>
      <w:r>
        <w:t xml:space="preserve"> Geologic Unit context diagram</w:t>
      </w:r>
      <w:r w:rsidR="00BA5AB0">
        <w:t>.</w:t>
      </w:r>
    </w:p>
    <w:p w14:paraId="40DC187A" w14:textId="7BB9577C" w:rsidR="001E5387" w:rsidRDefault="001E5387" w:rsidP="00F92942">
      <w:r>
        <w:t xml:space="preserve">Operationally, a </w:t>
      </w:r>
      <w:r w:rsidRPr="008B472E">
        <w:rPr>
          <w:rStyle w:val="Entity"/>
        </w:rPr>
        <w:t>GeologicUnit</w:t>
      </w:r>
      <w:r>
        <w:t xml:space="preserve"> is a container used to associate geologic properties with some mapped occurrence (through </w:t>
      </w:r>
      <w:r w:rsidRPr="008B472E">
        <w:rPr>
          <w:rStyle w:val="Entity"/>
        </w:rPr>
        <w:t>GeologicFeature</w:t>
      </w:r>
      <w:r w:rsidR="00965167" w:rsidRPr="008B472E">
        <w:rPr>
          <w:rStyle w:val="Entity"/>
        </w:rPr>
        <w:t>:</w:t>
      </w:r>
      <w:proofErr w:type="gramStart"/>
      <w:r w:rsidR="00965167" w:rsidRPr="008B472E">
        <w:rPr>
          <w:rStyle w:val="Entity"/>
        </w:rPr>
        <w:t>:</w:t>
      </w:r>
      <w:r w:rsidRPr="008B472E">
        <w:rPr>
          <w:rStyle w:val="Entity"/>
        </w:rPr>
        <w:t>occurrence</w:t>
      </w:r>
      <w:proofErr w:type="gramEnd"/>
      <w:r w:rsidR="00965167" w:rsidRPr="008B472E">
        <w:rPr>
          <w:rStyle w:val="Entity"/>
        </w:rPr>
        <w:t>::</w:t>
      </w:r>
      <w:r w:rsidRPr="008B472E">
        <w:rPr>
          <w:rStyle w:val="Entity"/>
        </w:rPr>
        <w:t>MappedFeature</w:t>
      </w:r>
      <w:r>
        <w:t xml:space="preserve"> link), or with a geologic unit with a vocabulary (through the </w:t>
      </w:r>
      <w:r w:rsidRPr="008B472E">
        <w:rPr>
          <w:rStyle w:val="Entity"/>
        </w:rPr>
        <w:t>GeologicUnit</w:t>
      </w:r>
      <w:r w:rsidR="00965167" w:rsidRPr="008B472E">
        <w:rPr>
          <w:rStyle w:val="Entity"/>
        </w:rPr>
        <w:t>::</w:t>
      </w:r>
      <w:r w:rsidR="001A2D7E" w:rsidRPr="008B472E">
        <w:rPr>
          <w:rStyle w:val="Entity"/>
        </w:rPr>
        <w:t>classifier</w:t>
      </w:r>
      <w:r w:rsidR="001A2D7E">
        <w:t>)</w:t>
      </w:r>
      <w:r>
        <w:t>.</w:t>
      </w:r>
    </w:p>
    <w:p w14:paraId="78024A9F" w14:textId="1CEA56AE" w:rsidR="00F1490F" w:rsidRDefault="00F92942" w:rsidP="007F03F0">
      <w:r>
        <w:t xml:space="preserve">Spatial properties are only available through association with a </w:t>
      </w:r>
      <w:r w:rsidRPr="008B472E">
        <w:rPr>
          <w:rStyle w:val="Entity"/>
        </w:rPr>
        <w:t>MappedFeature</w:t>
      </w:r>
      <w:r w:rsidR="001E2A9F">
        <w:t xml:space="preserve"> (although </w:t>
      </w:r>
      <w:r w:rsidR="00F1490F" w:rsidRPr="008B472E">
        <w:rPr>
          <w:rStyle w:val="Entity"/>
        </w:rPr>
        <w:t>GeologicUnit</w:t>
      </w:r>
      <w:r w:rsidR="00F1490F">
        <w:t xml:space="preserve"> do</w:t>
      </w:r>
      <w:r w:rsidR="001E2A9F">
        <w:t xml:space="preserve"> have a boundedBy property inherited from </w:t>
      </w:r>
      <w:r w:rsidR="001E2A9F" w:rsidRPr="008B472E">
        <w:rPr>
          <w:rStyle w:val="Entity"/>
        </w:rPr>
        <w:t>GFI_Feature</w:t>
      </w:r>
      <w:r w:rsidR="001E2A9F">
        <w:t>)</w:t>
      </w:r>
      <w:r>
        <w:t xml:space="preserve">. </w:t>
      </w:r>
    </w:p>
    <w:p w14:paraId="0A6725B2" w14:textId="07739405" w:rsidR="00CE526C" w:rsidRPr="00F1490F" w:rsidRDefault="00CE526C" w:rsidP="00ED2525">
      <w:pPr>
        <w:pStyle w:val="Titre5"/>
        <w:rPr>
          <w:lang w:val="en-CA"/>
        </w:rPr>
      </w:pPr>
      <w:proofErr w:type="gramStart"/>
      <w:r w:rsidRPr="00D970E9">
        <w:rPr>
          <w:lang w:val="en-CA"/>
        </w:rPr>
        <w:t>geologicUnitType</w:t>
      </w:r>
      <w:proofErr w:type="gramEnd"/>
    </w:p>
    <w:p w14:paraId="2F0DA74D" w14:textId="2A4406FC" w:rsidR="00F1490F" w:rsidRDefault="00CE526C" w:rsidP="00ED2525">
      <w:r>
        <w:t xml:space="preserve">The property </w:t>
      </w:r>
      <w:r w:rsidRPr="008B472E">
        <w:rPr>
          <w:rStyle w:val="Entity"/>
        </w:rPr>
        <w:t>geologicUnitType</w:t>
      </w:r>
      <w:proofErr w:type="gramStart"/>
      <w:r w:rsidRPr="008B472E">
        <w:rPr>
          <w:rStyle w:val="Entity"/>
        </w:rPr>
        <w:t>:GeologicUnitTypeTerm</w:t>
      </w:r>
      <w:proofErr w:type="gramEnd"/>
      <w:r>
        <w:t xml:space="preserve"> provide</w:t>
      </w:r>
      <w:r w:rsidR="00F1490F">
        <w:t>s</w:t>
      </w:r>
      <w:r>
        <w:t xml:space="preserv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xml:space="preserve">: something like http://geosciml.org/classifierScheme/CGI/GeologicUnitType/200811) is </w:t>
      </w:r>
      <w:r w:rsidR="00F1490F">
        <w:t>recommended</w:t>
      </w:r>
      <w:r w:rsidRPr="00CE526C">
        <w:t>.</w:t>
      </w:r>
    </w:p>
    <w:p w14:paraId="492EA3BE" w14:textId="49E5260C" w:rsidR="00E72E0A" w:rsidRPr="00F1490F" w:rsidRDefault="002004D2" w:rsidP="00CE526C">
      <w:pPr>
        <w:pStyle w:val="Titre5"/>
        <w:rPr>
          <w:lang w:val="en-CA"/>
        </w:rPr>
      </w:pPr>
      <w:proofErr w:type="gramStart"/>
      <w:r>
        <w:rPr>
          <w:lang w:val="en-CA"/>
        </w:rPr>
        <w:t>r</w:t>
      </w:r>
      <w:r w:rsidR="00CE526C" w:rsidRPr="00D970E9">
        <w:rPr>
          <w:lang w:val="en-CA"/>
        </w:rPr>
        <w:t>ank</w:t>
      </w:r>
      <w:proofErr w:type="gramEnd"/>
    </w:p>
    <w:p w14:paraId="7582C67B" w14:textId="49170BE1" w:rsidR="00CE526C" w:rsidRDefault="00CE526C" w:rsidP="00CE526C">
      <w:r>
        <w:t xml:space="preserve">The property </w:t>
      </w:r>
      <w:r w:rsidRPr="008B472E">
        <w:rPr>
          <w:rStyle w:val="Entity"/>
        </w:rPr>
        <w:t>rank</w:t>
      </w:r>
      <w:proofErr w:type="gramStart"/>
      <w:r w:rsidRPr="008B472E">
        <w:rPr>
          <w:rStyle w:val="Entity"/>
        </w:rPr>
        <w:t>:RankTerm</w:t>
      </w:r>
      <w:proofErr w:type="gramEnd"/>
      <w:r>
        <w:t xml:space="preserve"> contain</w:t>
      </w:r>
      <w:r w:rsidR="00F1490F">
        <w:t>s</w:t>
      </w:r>
      <w:r>
        <w:t xml:space="preserve"> a term that classifies the geologic unit in a generalization hierarchy from most local/smallest volume to most regional</w:t>
      </w:r>
      <w:r w:rsidR="00F1490F">
        <w:t>.</w:t>
      </w:r>
    </w:p>
    <w:p w14:paraId="55BAC2B5" w14:textId="35056461" w:rsidR="00CE526C" w:rsidRDefault="00CE526C" w:rsidP="00CE526C">
      <w:r>
        <w:t>Examples: group, subgroup, formation, member, bed, intrusion, complex, batholith</w:t>
      </w:r>
    </w:p>
    <w:p w14:paraId="4F79FA40" w14:textId="256D5DF9" w:rsidR="00291871" w:rsidRPr="00F1490F" w:rsidRDefault="00B109F3" w:rsidP="00F1490F">
      <w:pPr>
        <w:pStyle w:val="Titre5"/>
        <w:rPr>
          <w:lang w:val="en-CA"/>
        </w:rPr>
      </w:pPr>
      <w:proofErr w:type="gramStart"/>
      <w:r>
        <w:rPr>
          <w:lang w:val="en-CA"/>
        </w:rPr>
        <w:t>hi</w:t>
      </w:r>
      <w:r w:rsidR="00CE526C" w:rsidRPr="00D970E9">
        <w:rPr>
          <w:lang w:val="en-CA"/>
        </w:rPr>
        <w:t>e</w:t>
      </w:r>
      <w:r>
        <w:rPr>
          <w:lang w:val="en-CA"/>
        </w:rPr>
        <w:t>r</w:t>
      </w:r>
      <w:r w:rsidR="00CE526C" w:rsidRPr="00D970E9">
        <w:rPr>
          <w:lang w:val="en-CA"/>
        </w:rPr>
        <w:t>archyLink</w:t>
      </w:r>
      <w:proofErr w:type="gramEnd"/>
    </w:p>
    <w:p w14:paraId="2871238B" w14:textId="202750E5" w:rsidR="00CE526C" w:rsidRDefault="00CE526C" w:rsidP="00CE526C">
      <w:r>
        <w:t xml:space="preserve">The property </w:t>
      </w:r>
      <w:r w:rsidRPr="008B472E">
        <w:rPr>
          <w:rStyle w:val="Entity"/>
        </w:rPr>
        <w:t>hierarchyLink</w:t>
      </w:r>
      <w:r>
        <w:t xml:space="preserve"> is an association that links a </w:t>
      </w:r>
      <w:r w:rsidRPr="008B472E">
        <w:rPr>
          <w:rStyle w:val="Entity"/>
        </w:rPr>
        <w:t>GeologicUnit</w:t>
      </w:r>
      <w:r>
        <w:t xml:space="preserve"> </w:t>
      </w:r>
      <w:r w:rsidR="00291871">
        <w:t xml:space="preserve">with a </w:t>
      </w:r>
      <w:r w:rsidR="00291871" w:rsidRPr="008B472E">
        <w:rPr>
          <w:rStyle w:val="Entity"/>
        </w:rPr>
        <w:t>GeologicUnitHierarchy</w:t>
      </w:r>
      <w:r w:rsidR="00291871">
        <w:t xml:space="preserve"> (</w:t>
      </w:r>
      <w:r w:rsidR="00291871">
        <w:fldChar w:fldCharType="begin"/>
      </w:r>
      <w:r w:rsidR="00291871">
        <w:instrText xml:space="preserve"> REF _Ref440064217 \r \h </w:instrText>
      </w:r>
      <w:r w:rsidR="00291871">
        <w:fldChar w:fldCharType="separate"/>
      </w:r>
      <w:r w:rsidR="007C615B">
        <w:t>8.4.1.4</w:t>
      </w:r>
      <w:r w:rsidR="00291871">
        <w:fldChar w:fldCharType="end"/>
      </w:r>
      <w:r w:rsidR="00291871">
        <w:t>)</w:t>
      </w:r>
      <w:r w:rsidR="00291871" w:rsidRPr="00291871">
        <w:t xml:space="preserve"> </w:t>
      </w:r>
      <w:r w:rsidR="00291871">
        <w:t>to</w:t>
      </w:r>
      <w:r>
        <w:t xml:space="preserve"> </w:t>
      </w:r>
      <w:r w:rsidR="00291871">
        <w:t>r</w:t>
      </w:r>
      <w:r w:rsidR="00B109F3">
        <w:t>epresent</w:t>
      </w:r>
      <w:r w:rsidRPr="00CE526C">
        <w:t xml:space="preserve"> containment of a part </w:t>
      </w:r>
      <w:r w:rsidRPr="008B472E">
        <w:rPr>
          <w:rStyle w:val="Entity"/>
        </w:rPr>
        <w:t>GeologicUnit</w:t>
      </w:r>
      <w:r w:rsidRPr="00CE526C">
        <w:t xml:space="preserve"> within another </w:t>
      </w:r>
      <w:r w:rsidRPr="008B472E">
        <w:rPr>
          <w:rStyle w:val="Entity"/>
        </w:rPr>
        <w:t>GeologicUnit</w:t>
      </w:r>
      <w:r w:rsidRPr="00CE526C">
        <w:t xml:space="preserve">. </w:t>
      </w:r>
      <w:r w:rsidR="00291871">
        <w:t xml:space="preserve">It </w:t>
      </w:r>
      <w:r w:rsidRPr="00CE526C">
        <w:t xml:space="preserve">indicates a </w:t>
      </w:r>
      <w:r w:rsidR="001A2D7E" w:rsidRPr="00CE526C">
        <w:t>subsidiary</w:t>
      </w:r>
      <w:r w:rsidRPr="00CE526C">
        <w:t xml:space="preserve"> unit with its role and proportion with </w:t>
      </w:r>
      <w:r w:rsidRPr="00CE526C">
        <w:lastRenderedPageBreak/>
        <w:t>respect to the container unit</w:t>
      </w:r>
      <w:r w:rsidR="008037F7">
        <w:t>.  F</w:t>
      </w:r>
      <w:r w:rsidR="00291871">
        <w:t>or example</w:t>
      </w:r>
      <w:r w:rsidR="008037F7">
        <w:t>,</w:t>
      </w:r>
      <w:r w:rsidR="00291871">
        <w:t xml:space="preserve"> m</w:t>
      </w:r>
      <w:r w:rsidR="002004D2">
        <w:t xml:space="preserve">embers </w:t>
      </w:r>
      <w:r w:rsidR="008037F7">
        <w:t>are described as</w:t>
      </w:r>
      <w:r w:rsidR="002004D2">
        <w:t xml:space="preserve"> part of formations</w:t>
      </w:r>
      <w:r w:rsidR="008037F7">
        <w:t>,</w:t>
      </w:r>
      <w:r w:rsidR="002004D2">
        <w:t xml:space="preserve"> or different facies </w:t>
      </w:r>
      <w:r w:rsidR="008037F7">
        <w:t xml:space="preserve">can be described as parts </w:t>
      </w:r>
      <w:r w:rsidR="002004D2">
        <w:t xml:space="preserve">of a </w:t>
      </w:r>
      <w:r w:rsidR="008037F7" w:rsidRPr="008B472E">
        <w:rPr>
          <w:rStyle w:val="Entity"/>
        </w:rPr>
        <w:t>GeologicU</w:t>
      </w:r>
      <w:r w:rsidR="002004D2" w:rsidRPr="008B472E">
        <w:rPr>
          <w:rStyle w:val="Entity"/>
        </w:rPr>
        <w:t>nit</w:t>
      </w:r>
      <w:r w:rsidR="002004D2">
        <w:t>.</w:t>
      </w:r>
    </w:p>
    <w:p w14:paraId="2BC0CD35" w14:textId="60840696" w:rsidR="00291871" w:rsidRDefault="00291871" w:rsidP="00CE526C">
      <w:pPr>
        <w:pStyle w:val="Titre5"/>
      </w:pPr>
      <w:proofErr w:type="gramStart"/>
      <w:r>
        <w:t>c</w:t>
      </w:r>
      <w:r w:rsidRPr="00291871">
        <w:t>omposition</w:t>
      </w:r>
      <w:proofErr w:type="gramEnd"/>
    </w:p>
    <w:p w14:paraId="43FD900B" w14:textId="63B10A65" w:rsidR="00F42A3E" w:rsidRDefault="00291871" w:rsidP="00CE526C">
      <w:r>
        <w:t xml:space="preserve">The </w:t>
      </w:r>
      <w:r w:rsidR="001A2D7E">
        <w:t>property</w:t>
      </w:r>
      <w:r>
        <w:t xml:space="preserve"> </w:t>
      </w:r>
      <w:r w:rsidRPr="008B472E">
        <w:rPr>
          <w:rStyle w:val="Entity"/>
        </w:rPr>
        <w:t>composition</w:t>
      </w:r>
      <w:r>
        <w:t xml:space="preserve"> is an association that links a </w:t>
      </w:r>
      <w:r w:rsidRPr="008B472E">
        <w:rPr>
          <w:rStyle w:val="Entity"/>
        </w:rPr>
        <w:t>GeologicUnit</w:t>
      </w:r>
      <w:r>
        <w:t xml:space="preserve"> with </w:t>
      </w:r>
      <w:r w:rsidRPr="008B472E">
        <w:rPr>
          <w:rStyle w:val="Entity"/>
        </w:rPr>
        <w:t>CompositionParts</w:t>
      </w:r>
      <w:r>
        <w:t xml:space="preserve"> to d</w:t>
      </w:r>
      <w:r w:rsidR="00F42A3E">
        <w:t>escribe</w:t>
      </w:r>
      <w:r w:rsidRPr="00291871">
        <w:t xml:space="preserve"> the</w:t>
      </w:r>
      <w:r w:rsidR="00965167">
        <w:t xml:space="preserve"> material</w:t>
      </w:r>
      <w:r w:rsidRPr="00291871">
        <w:t xml:space="preserve"> composition (detailed, instance specific, lithologic description) of the </w:t>
      </w:r>
      <w:r w:rsidRPr="008B472E">
        <w:rPr>
          <w:rStyle w:val="Entity"/>
        </w:rPr>
        <w:t>GeologicUnit</w:t>
      </w:r>
    </w:p>
    <w:p w14:paraId="700DD81B" w14:textId="21FF594B" w:rsidR="00895888" w:rsidRPr="00895888" w:rsidRDefault="00540089" w:rsidP="00F42A3E">
      <w:pPr>
        <w:pStyle w:val="Titre5"/>
      </w:pPr>
      <w:proofErr w:type="gramStart"/>
      <w:r w:rsidRPr="00540089">
        <w:t>gbMaterialDescription</w:t>
      </w:r>
      <w:proofErr w:type="gramEnd"/>
      <w:r>
        <w:t xml:space="preserve"> (stub property)</w:t>
      </w:r>
    </w:p>
    <w:p w14:paraId="0C3155A3" w14:textId="1E4D94A4" w:rsidR="00540089" w:rsidRDefault="00540089" w:rsidP="00CE526C">
      <w:r>
        <w:t xml:space="preserve">The property </w:t>
      </w:r>
      <w:r w:rsidRPr="008B472E">
        <w:rPr>
          <w:rStyle w:val="Entity"/>
        </w:rPr>
        <w:t>gbMaterialDescription</w:t>
      </w:r>
      <w:proofErr w:type="gramStart"/>
      <w:r w:rsidR="001540B1" w:rsidRPr="008B472E">
        <w:rPr>
          <w:rStyle w:val="Entity"/>
        </w:rPr>
        <w:t>:</w:t>
      </w:r>
      <w:r w:rsidR="00895888" w:rsidRPr="008B472E">
        <w:rPr>
          <w:rStyle w:val="Entity"/>
        </w:rPr>
        <w:t>EarthMaterialAbstractDescription</w:t>
      </w:r>
      <w:proofErr w:type="gramEnd"/>
      <w:r w:rsidR="00895888">
        <w:t xml:space="preserve"> </w:t>
      </w:r>
      <w:r w:rsidR="001540B1">
        <w:t xml:space="preserve">is a placeholder that </w:t>
      </w:r>
      <w:r w:rsidR="00895888">
        <w:t>provide</w:t>
      </w:r>
      <w:r w:rsidR="00F42A3E">
        <w:t>s</w:t>
      </w:r>
      <w:r w:rsidR="00895888">
        <w:t xml:space="preserv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7C615B">
        <w:t>5.1.1</w:t>
      </w:r>
      <w:r w:rsidR="00895888">
        <w:fldChar w:fldCharType="end"/>
      </w:r>
      <w:r w:rsidR="00895888">
        <w:t xml:space="preserve">) </w:t>
      </w:r>
      <w:r w:rsidRPr="00540089">
        <w:t>in GeoSciML Basic</w:t>
      </w:r>
      <w:r w:rsidR="00895888">
        <w:t xml:space="preserve"> as </w:t>
      </w:r>
      <w:r w:rsidR="00895888" w:rsidRPr="008B472E">
        <w:rPr>
          <w:rStyle w:val="Entity"/>
        </w:rPr>
        <w:t>EarthMaterialAbstractDescription</w:t>
      </w:r>
      <w:r w:rsidR="00895888">
        <w:t xml:space="preserve"> is abstract and subtypes </w:t>
      </w:r>
      <w:r w:rsidR="00965167">
        <w:t xml:space="preserve">are defined </w:t>
      </w:r>
      <w:r w:rsidR="00895888">
        <w:t xml:space="preserve">in GeoSciML </w:t>
      </w:r>
      <w:r w:rsidR="00965167">
        <w:t>Extension</w:t>
      </w:r>
      <w:r w:rsidR="00895888">
        <w:t xml:space="preserve">.  </w:t>
      </w:r>
    </w:p>
    <w:p w14:paraId="1281E35F" w14:textId="13133A52" w:rsidR="00895888" w:rsidRPr="00895888" w:rsidRDefault="00895888" w:rsidP="00F42A3E">
      <w:pPr>
        <w:pStyle w:val="Titre5"/>
      </w:pPr>
      <w:proofErr w:type="gramStart"/>
      <w:r w:rsidRPr="00895888">
        <w:t>gbUnitDescription</w:t>
      </w:r>
      <w:proofErr w:type="gramEnd"/>
      <w:r w:rsidR="001A2D7E">
        <w:t xml:space="preserve"> </w:t>
      </w:r>
      <w:r w:rsidR="002004D2">
        <w:t>(stub property)</w:t>
      </w:r>
    </w:p>
    <w:p w14:paraId="426A44E0" w14:textId="3D30C12E" w:rsidR="00895888" w:rsidRDefault="00895888" w:rsidP="00895888">
      <w:r>
        <w:t xml:space="preserve">The property </w:t>
      </w:r>
      <w:r w:rsidRPr="008B472E">
        <w:rPr>
          <w:rStyle w:val="Entity"/>
        </w:rPr>
        <w:t>gbUnitDescription</w:t>
      </w:r>
      <w:proofErr w:type="gramStart"/>
      <w:r w:rsidR="00A47566" w:rsidRPr="008B472E">
        <w:rPr>
          <w:rStyle w:val="Entity"/>
        </w:rPr>
        <w:t>:</w:t>
      </w:r>
      <w:r w:rsidRPr="008B472E">
        <w:rPr>
          <w:rStyle w:val="Entity"/>
        </w:rPr>
        <w:t>GeologicUnit</w:t>
      </w:r>
      <w:r w:rsidR="001540B1" w:rsidRPr="008B472E">
        <w:rPr>
          <w:rStyle w:val="Entity"/>
        </w:rPr>
        <w:t>AbstractDescriptio</w:t>
      </w:r>
      <w:proofErr w:type="gramEnd"/>
      <w:r w:rsidR="001540B1">
        <w:t xml:space="preserve"> is a placeholder that </w:t>
      </w:r>
      <w:r>
        <w:t>provide</w:t>
      </w:r>
      <w:r w:rsidR="00F42A3E">
        <w:t>s</w:t>
      </w:r>
      <w:r>
        <w:t xml:space="preserv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7C615B">
        <w:t>5.1.1</w:t>
      </w:r>
      <w:r>
        <w:fldChar w:fldCharType="end"/>
      </w:r>
      <w:r>
        <w:t xml:space="preserve">) </w:t>
      </w:r>
      <w:r w:rsidRPr="00540089">
        <w:t>in GeoSciML Basic</w:t>
      </w:r>
      <w:r>
        <w:t xml:space="preserve"> as </w:t>
      </w:r>
      <w:r w:rsidRPr="008B472E">
        <w:rPr>
          <w:rStyle w:val="Entity"/>
        </w:rPr>
        <w:t>GeologicUnitAbstractDescription</w:t>
      </w:r>
      <w:r>
        <w:t xml:space="preserve"> is abstract and subtypes</w:t>
      </w:r>
      <w:r w:rsidR="00965167">
        <w:t xml:space="preserve"> are defined</w:t>
      </w:r>
      <w:r>
        <w:t xml:space="preserve"> in GeoSciML </w:t>
      </w:r>
      <w:r w:rsidR="00965167">
        <w:t>Extension</w:t>
      </w:r>
      <w:r>
        <w:t>.</w:t>
      </w:r>
      <w:r w:rsidR="008B472E">
        <w:t xml:space="preserve">  </w:t>
      </w:r>
    </w:p>
    <w:p w14:paraId="69BB7268" w14:textId="69F571C2" w:rsidR="00A07C65" w:rsidRDefault="00A07C65" w:rsidP="00ED2525">
      <w:pPr>
        <w:pStyle w:val="Titre4"/>
      </w:pPr>
      <w:bookmarkStart w:id="272" w:name="BKM_A1329A5F_042F_4AF8_BF84_0B471B65BC55"/>
      <w:bookmarkStart w:id="273" w:name="BKM_7F4D7787_7293_418E_8B38_1A72EA1F4CC0"/>
      <w:bookmarkStart w:id="274" w:name="_Ref440064217"/>
      <w:bookmarkEnd w:id="272"/>
      <w:bookmarkEnd w:id="273"/>
      <w:r>
        <w:t>GeologicUnitHierarchy</w:t>
      </w:r>
      <w:bookmarkEnd w:id="274"/>
    </w:p>
    <w:p w14:paraId="2D0240C9" w14:textId="77777777" w:rsidR="007C615B" w:rsidRPr="007C615B" w:rsidRDefault="007C615B" w:rsidP="007C615B"/>
    <w:p w14:paraId="4A6EC43A" w14:textId="44994958" w:rsidR="00B62995" w:rsidRDefault="00B62995" w:rsidP="00B62995">
      <w:r w:rsidRPr="008B472E">
        <w:rPr>
          <w:rStyle w:val="Entity"/>
        </w:rPr>
        <w:t>GeologicUnitHierarchy</w:t>
      </w:r>
      <w:r w:rsidRPr="00F92942">
        <w:t xml:space="preserve"> associates a </w:t>
      </w:r>
      <w:r w:rsidRPr="008B472E">
        <w:rPr>
          <w:rStyle w:val="Entity"/>
        </w:rPr>
        <w:t>GeologicUnit</w:t>
      </w:r>
      <w:r w:rsidRPr="00F92942">
        <w:t xml:space="preserve"> with another </w:t>
      </w:r>
      <w:r w:rsidRPr="008B472E">
        <w:rPr>
          <w:rStyle w:val="Entity"/>
        </w:rPr>
        <w:t>GeologicUnit</w:t>
      </w:r>
      <w:r w:rsidRPr="00F92942">
        <w:t xml:space="preserve">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4638CA43" w14:textId="4E9DAF18" w:rsidR="003842F3" w:rsidRDefault="00924939" w:rsidP="00ED2525">
      <w:pPr>
        <w:pStyle w:val="Titre5"/>
      </w:pPr>
      <w:proofErr w:type="gramStart"/>
      <w:r>
        <w:t>r</w:t>
      </w:r>
      <w:r w:rsidRPr="00924939">
        <w:t>ole</w:t>
      </w:r>
      <w:proofErr w:type="gramEnd"/>
    </w:p>
    <w:p w14:paraId="6A782BC1" w14:textId="1403A7E7" w:rsidR="00924939" w:rsidRDefault="00924939" w:rsidP="00ED2525">
      <w:r>
        <w:t xml:space="preserve">The </w:t>
      </w:r>
      <w:r w:rsidRPr="008B472E">
        <w:rPr>
          <w:rStyle w:val="Entity"/>
        </w:rPr>
        <w:t>role</w:t>
      </w:r>
      <w:proofErr w:type="gramStart"/>
      <w:r w:rsidRPr="008B472E">
        <w:rPr>
          <w:rStyle w:val="Entity"/>
        </w:rPr>
        <w:t>:GeologicUnitHierarchyRoleTerm</w:t>
      </w:r>
      <w:proofErr w:type="gramEnd"/>
      <w:r>
        <w:t xml:space="preserve"> property provide</w:t>
      </w:r>
      <w:r w:rsidR="00F42A3E">
        <w:t>s</w:t>
      </w:r>
      <w:r>
        <w:t xml:space="preserve"> a term describing the n</w:t>
      </w:r>
      <w:r w:rsidRPr="00924939">
        <w:t>ature of the parts, e.g. facies, stratigraphic, interbeds, geographic, eastern facies</w:t>
      </w:r>
      <w:r w:rsidR="00BA5AB0">
        <w:t>.</w:t>
      </w:r>
    </w:p>
    <w:p w14:paraId="5F948F81" w14:textId="60F12D0D" w:rsidR="00924939" w:rsidRDefault="00924939" w:rsidP="00ED2525">
      <w:pPr>
        <w:pStyle w:val="Titre5"/>
      </w:pPr>
      <w:proofErr w:type="gramStart"/>
      <w:r>
        <w:t>p</w:t>
      </w:r>
      <w:r w:rsidRPr="00924939">
        <w:t>roportion</w:t>
      </w:r>
      <w:proofErr w:type="gramEnd"/>
    </w:p>
    <w:p w14:paraId="09C12C6D" w14:textId="631497D1" w:rsidR="00924939" w:rsidRDefault="00924939" w:rsidP="00ED2525">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provide</w:t>
      </w:r>
      <w:r w:rsidR="00F42A3E">
        <w:t>s</w:t>
      </w:r>
      <w:r>
        <w:t xml:space="preserv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Titre5"/>
        <w:rPr>
          <w:lang w:val="en-CA"/>
        </w:rPr>
      </w:pPr>
      <w:proofErr w:type="gramStart"/>
      <w:r w:rsidRPr="00D970E9">
        <w:rPr>
          <w:lang w:val="en-CA"/>
        </w:rPr>
        <w:t>targetUnit</w:t>
      </w:r>
      <w:proofErr w:type="gramEnd"/>
    </w:p>
    <w:p w14:paraId="50F7186B" w14:textId="24737B75" w:rsidR="00515E43" w:rsidRDefault="008B472E" w:rsidP="00515E43">
      <w:r>
        <w:t xml:space="preserve">The property </w:t>
      </w:r>
      <w:r w:rsidRPr="008B472E">
        <w:rPr>
          <w:rStyle w:val="Entity"/>
        </w:rPr>
        <w:t>targetU</w:t>
      </w:r>
      <w:r w:rsidR="00924939" w:rsidRPr="008B472E">
        <w:rPr>
          <w:rStyle w:val="Entity"/>
        </w:rPr>
        <w:t>nit</w:t>
      </w:r>
      <w:r w:rsidR="00924939">
        <w:t xml:space="preserve"> </w:t>
      </w:r>
      <w:r w:rsidR="00515E43">
        <w:t>is an association</w:t>
      </w:r>
      <w:r w:rsidR="00924939">
        <w:t xml:space="preserve"> </w:t>
      </w:r>
      <w:bookmarkStart w:id="275" w:name="BKM_F1AE88A3_ADC1_4E05_8AA4_DF5F90DB4C60"/>
      <w:bookmarkStart w:id="276" w:name="BKM_C5C77165_16DE_4DA6_948B_748CCB10594C"/>
      <w:bookmarkEnd w:id="275"/>
      <w:bookmarkEnd w:id="276"/>
      <w:r w:rsidR="00515E43">
        <w:t>that</w:t>
      </w:r>
      <w:r w:rsidR="00515E43" w:rsidRPr="00515E43">
        <w:t xml:space="preserve"> specifies exactly one </w:t>
      </w:r>
      <w:r w:rsidR="00515E43" w:rsidRPr="008B472E">
        <w:rPr>
          <w:rStyle w:val="Entity"/>
        </w:rPr>
        <w:t>GeologicUnit</w:t>
      </w:r>
      <w:r w:rsidR="00515E43" w:rsidRPr="00515E43">
        <w:t xml:space="preserve"> that is a proper part of another </w:t>
      </w:r>
      <w:r w:rsidR="00515E43" w:rsidRPr="008B472E">
        <w:rPr>
          <w:rStyle w:val="Entity"/>
        </w:rPr>
        <w:t>GeologicUnit</w:t>
      </w:r>
      <w:r w:rsidR="00515E43" w:rsidRPr="00515E43">
        <w:t>.</w:t>
      </w:r>
    </w:p>
    <w:p w14:paraId="07EA2DEF" w14:textId="705A3D85" w:rsidR="00A07C65" w:rsidRDefault="00A07C65" w:rsidP="007F03F0">
      <w:pPr>
        <w:pStyle w:val="Titre4"/>
      </w:pPr>
      <w:r>
        <w:t>CompositionPart</w:t>
      </w:r>
    </w:p>
    <w:p w14:paraId="69BACF1D" w14:textId="77777777" w:rsidR="00856F51" w:rsidRDefault="00856F51" w:rsidP="00ED2525"/>
    <w:p w14:paraId="2DBFC270" w14:textId="2CF81EEE" w:rsidR="00856F51" w:rsidRDefault="00B62995" w:rsidP="00ED2525">
      <w:r w:rsidRPr="008B472E">
        <w:rPr>
          <w:rStyle w:val="Entity"/>
        </w:rPr>
        <w:lastRenderedPageBreak/>
        <w:t>CompositionPart</w:t>
      </w:r>
      <w:r>
        <w:t xml:space="preserve"> </w:t>
      </w:r>
      <w:r w:rsidRPr="00F3223D">
        <w:t>represent</w:t>
      </w:r>
      <w:r>
        <w:t>s</w:t>
      </w:r>
      <w:r w:rsidRPr="00F3223D">
        <w:t xml:space="preserve"> </w:t>
      </w:r>
      <w:r w:rsidR="003842F3">
        <w:t xml:space="preserve">the </w:t>
      </w:r>
      <w:r w:rsidRPr="00F3223D">
        <w:t>composition of a geologic unit in terms</w:t>
      </w:r>
      <w:r>
        <w:t xml:space="preserve"> of earth material constituents (</w:t>
      </w:r>
      <w:r w:rsidRPr="008B472E">
        <w:rPr>
          <w:rStyle w:val="Entity"/>
        </w:rPr>
        <w:t>CompoundMaterial</w:t>
      </w:r>
      <w:r>
        <w:t>)</w:t>
      </w:r>
      <w:r w:rsidR="00A56B9D">
        <w:t>.  It decomposes the material making of the unit into parts having distinct roles and proportions.</w:t>
      </w:r>
    </w:p>
    <w:p w14:paraId="37D944F7" w14:textId="78F686FC" w:rsidR="00A56B9D" w:rsidRDefault="00A56B9D" w:rsidP="00ED2525">
      <w:pPr>
        <w:pStyle w:val="Titre5"/>
      </w:pPr>
      <w:proofErr w:type="gramStart"/>
      <w:r>
        <w:t>r</w:t>
      </w:r>
      <w:r w:rsidRPr="00A56B9D">
        <w:t>ole</w:t>
      </w:r>
      <w:proofErr w:type="gramEnd"/>
    </w:p>
    <w:p w14:paraId="668D900E" w14:textId="7A09A47E" w:rsidR="00A56B9D" w:rsidRDefault="00A56B9D" w:rsidP="00ED2525">
      <w:r>
        <w:t xml:space="preserve">The property </w:t>
      </w:r>
      <w:r w:rsidRPr="008B472E">
        <w:rPr>
          <w:rStyle w:val="Entity"/>
        </w:rPr>
        <w:t>role</w:t>
      </w:r>
      <w:proofErr w:type="gramStart"/>
      <w:r w:rsidRPr="008B472E">
        <w:rPr>
          <w:rStyle w:val="Entity"/>
        </w:rPr>
        <w:t>:CompositionPartRoleTerm</w:t>
      </w:r>
      <w:proofErr w:type="gramEnd"/>
      <w:r w:rsidRPr="00A56B9D">
        <w:t xml:space="preserve"> </w:t>
      </w:r>
      <w:r>
        <w:t>define</w:t>
      </w:r>
      <w:r w:rsidR="009F41B1">
        <w:t>s</w:t>
      </w:r>
      <w:r w:rsidRPr="00A56B9D">
        <w:t xml:space="preserve"> the relationship of the </w:t>
      </w:r>
      <w:r w:rsidRPr="008B472E">
        <w:rPr>
          <w:rStyle w:val="Entity"/>
        </w:rPr>
        <w:t>CompoundMaterial</w:t>
      </w:r>
      <w:r w:rsidRPr="00A56B9D">
        <w:t xml:space="preserve"> constituent in the geologic unit, e.g. vein, interbedded constituent, layers, dominant constituent. </w:t>
      </w:r>
    </w:p>
    <w:p w14:paraId="260C4B5C" w14:textId="6E8004D4" w:rsidR="00A56B9D" w:rsidRDefault="00A56B9D" w:rsidP="00ED2525">
      <w:pPr>
        <w:pStyle w:val="Titre5"/>
      </w:pPr>
      <w:proofErr w:type="gramStart"/>
      <w:r>
        <w:t>p</w:t>
      </w:r>
      <w:r w:rsidRPr="00A56B9D">
        <w:t>roportion</w:t>
      </w:r>
      <w:proofErr w:type="gramEnd"/>
    </w:p>
    <w:p w14:paraId="78DEB61B" w14:textId="7669A011" w:rsidR="00A56B9D" w:rsidRDefault="00A56B9D" w:rsidP="00D81309">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xml:space="preserve">) </w:t>
      </w:r>
      <w:r w:rsidR="009F41B1">
        <w:t>specifies</w:t>
      </w:r>
      <w:r w:rsidRPr="00A56B9D">
        <w:t xml:space="preserve"> the fraction of the geologic unit composed of the compound material.</w:t>
      </w:r>
      <w:r>
        <w:t xml:space="preserve">  </w:t>
      </w:r>
    </w:p>
    <w:p w14:paraId="1C1D2B21" w14:textId="28914CED" w:rsidR="00A56B9D" w:rsidRDefault="00A56B9D" w:rsidP="007F03F0">
      <w:pPr>
        <w:pStyle w:val="Titre5"/>
      </w:pPr>
      <w:r w:rsidRPr="00A56B9D">
        <w:t>Material</w:t>
      </w:r>
    </w:p>
    <w:p w14:paraId="6940E003" w14:textId="23B46C83" w:rsidR="00A56B9D" w:rsidRDefault="00A56B9D" w:rsidP="00ED2525">
      <w:r>
        <w:t xml:space="preserve">The </w:t>
      </w:r>
      <w:r w:rsidRPr="008B472E">
        <w:rPr>
          <w:rStyle w:val="Entity"/>
        </w:rPr>
        <w:t>material</w:t>
      </w:r>
      <w:proofErr w:type="gramStart"/>
      <w:r w:rsidRPr="008B472E">
        <w:rPr>
          <w:rStyle w:val="Entity"/>
        </w:rPr>
        <w:t>:EarthMaterial</w:t>
      </w:r>
      <w:proofErr w:type="gramEnd"/>
      <w:r>
        <w:t xml:space="preserve"> property contain</w:t>
      </w:r>
      <w:r w:rsidR="00D81309">
        <w:t>s</w:t>
      </w:r>
      <w:r>
        <w:t xml:space="preserve"> the material description</w:t>
      </w:r>
      <w:r w:rsidR="00D81309">
        <w:t xml:space="preserve"> (</w:t>
      </w:r>
      <w:r w:rsidR="00D81309">
        <w:fldChar w:fldCharType="begin"/>
      </w:r>
      <w:r w:rsidR="00D81309">
        <w:instrText xml:space="preserve"> REF _Ref440800018 \r \h </w:instrText>
      </w:r>
      <w:r w:rsidR="00D81309">
        <w:fldChar w:fldCharType="separate"/>
      </w:r>
      <w:r w:rsidR="007C615B">
        <w:t>8.4.1.6</w:t>
      </w:r>
      <w:r w:rsidR="00D81309">
        <w:fldChar w:fldCharType="end"/>
      </w:r>
      <w:r w:rsidR="00D81309">
        <w:t>)</w:t>
      </w:r>
      <w:r>
        <w:t xml:space="preserve"> of </w:t>
      </w:r>
      <w:r w:rsidR="001A2D7E">
        <w:t>the composing</w:t>
      </w:r>
      <w:r w:rsidRPr="00A56B9D">
        <w:t xml:space="preserve"> part.</w:t>
      </w:r>
    </w:p>
    <w:p w14:paraId="7619CEFE" w14:textId="2972A20E" w:rsidR="00856F51" w:rsidRDefault="00856F51" w:rsidP="00B537EA">
      <w:pPr>
        <w:pStyle w:val="Titre4"/>
      </w:pPr>
      <w:bookmarkStart w:id="277" w:name="BKM_D0CF8372_E2E7_44FE_8452_567F1CFF1C66"/>
      <w:bookmarkStart w:id="278" w:name="BKM_F115EB74_32B6_4EFC_8D26_C2D2AD40E6EB"/>
      <w:bookmarkStart w:id="279" w:name="_Ref440800018"/>
      <w:bookmarkEnd w:id="277"/>
      <w:bookmarkEnd w:id="278"/>
      <w:r>
        <w:t>EarthMaterial</w:t>
      </w:r>
      <w:bookmarkEnd w:id="279"/>
    </w:p>
    <w:p w14:paraId="6AC292D5" w14:textId="77777777" w:rsidR="00856F51" w:rsidRDefault="00856F51" w:rsidP="00856F51"/>
    <w:p w14:paraId="1A8FBB7D" w14:textId="6B5BB66B" w:rsidR="00856F51" w:rsidRPr="00856F51" w:rsidRDefault="008B472E" w:rsidP="00856F51">
      <w:r>
        <w:t xml:space="preserve">The </w:t>
      </w:r>
      <w:r w:rsidRPr="008B472E">
        <w:rPr>
          <w:rStyle w:val="Entity"/>
        </w:rPr>
        <w:t>Earth</w:t>
      </w:r>
      <w:r w:rsidR="00856F51" w:rsidRPr="008B472E">
        <w:rPr>
          <w:rStyle w:val="Entity"/>
        </w:rPr>
        <w:t>Material</w:t>
      </w:r>
      <w:r w:rsidR="00856F51" w:rsidRPr="00856F51">
        <w:t xml:space="preserve"> class holds a description of a naturally occurring</w:t>
      </w:r>
      <w:r>
        <w:t xml:space="preserve"> substance in the Earth.  </w:t>
      </w:r>
      <w:r w:rsidRPr="008B472E">
        <w:rPr>
          <w:rStyle w:val="Entity"/>
        </w:rPr>
        <w:t>EarthM</w:t>
      </w:r>
      <w:r w:rsidR="00856F51" w:rsidRPr="008B472E">
        <w:rPr>
          <w:rStyle w:val="Entity"/>
        </w:rPr>
        <w:t>aterial</w:t>
      </w:r>
      <w:r w:rsidR="00856F51" w:rsidRPr="00856F51">
        <w:t xml:space="preserve"> represents material composition or substance, and is thus independent of quantity or location. Ideally, </w:t>
      </w:r>
      <w:r w:rsidR="00E72E0A" w:rsidRPr="008B472E">
        <w:rPr>
          <w:rStyle w:val="Entity"/>
        </w:rPr>
        <w:t>E</w:t>
      </w:r>
      <w:r w:rsidRPr="008B472E">
        <w:rPr>
          <w:rStyle w:val="Entity"/>
        </w:rPr>
        <w:t>arthM</w:t>
      </w:r>
      <w:r w:rsidR="00856F51" w:rsidRPr="008B472E">
        <w:rPr>
          <w:rStyle w:val="Entity"/>
        </w:rPr>
        <w:t>aterials</w:t>
      </w:r>
      <w:r w:rsidR="00856F51" w:rsidRPr="00856F51">
        <w:t xml:space="preserve"> are defined strictly based on physical properties, but because of standard geological usage, genetic interpretations </w:t>
      </w:r>
      <w:r>
        <w:t>enter</w:t>
      </w:r>
      <w:r w:rsidR="00856F51" w:rsidRPr="00856F51">
        <w:t xml:space="preserve"> into the description as well.   </w:t>
      </w:r>
    </w:p>
    <w:p w14:paraId="4732600B" w14:textId="38A5109F" w:rsidR="00856F51" w:rsidRDefault="00E15963" w:rsidP="00856F51">
      <w:pPr>
        <w:keepNext/>
      </w:pPr>
      <w:r w:rsidRPr="00E15963">
        <w:rPr>
          <w:noProof/>
          <w:lang w:val="en-CA" w:eastAsia="en-CA"/>
        </w:rPr>
        <w:drawing>
          <wp:inline distT="0" distB="0" distL="0" distR="0" wp14:anchorId="58AF310B" wp14:editId="2878AD82">
            <wp:extent cx="5486400" cy="25304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530426"/>
                    </a:xfrm>
                    <a:prstGeom prst="rect">
                      <a:avLst/>
                    </a:prstGeom>
                  </pic:spPr>
                </pic:pic>
              </a:graphicData>
            </a:graphic>
          </wp:inline>
        </w:drawing>
      </w:r>
    </w:p>
    <w:p w14:paraId="0D050E87" w14:textId="3FF9D21A" w:rsidR="00A07C65" w:rsidRDefault="00856F51" w:rsidP="00856F51">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14</w:t>
      </w:r>
      <w:r w:rsidR="00673E83">
        <w:rPr>
          <w:noProof/>
        </w:rPr>
        <w:fldChar w:fldCharType="end"/>
      </w:r>
      <w:r>
        <w:t xml:space="preserve"> : EarthMaterial and related classes</w:t>
      </w:r>
      <w:r w:rsidR="00BA5AB0">
        <w:t>.</w:t>
      </w:r>
    </w:p>
    <w:p w14:paraId="12D2BA9E" w14:textId="5005ACA8" w:rsidR="00A47566" w:rsidRDefault="00A47566" w:rsidP="007F03F0">
      <w:pPr>
        <w:pStyle w:val="Titre5"/>
      </w:pPr>
      <w:proofErr w:type="gramStart"/>
      <w:r w:rsidRPr="00A47566">
        <w:t>color</w:t>
      </w:r>
      <w:proofErr w:type="gramEnd"/>
    </w:p>
    <w:p w14:paraId="394DEBD5" w14:textId="2C12AF3B" w:rsidR="00A47566" w:rsidRDefault="00A47566" w:rsidP="007F03F0">
      <w:r>
        <w:t xml:space="preserve">The </w:t>
      </w:r>
      <w:r w:rsidRPr="008B472E">
        <w:rPr>
          <w:rStyle w:val="Entity"/>
        </w:rPr>
        <w:t>color</w:t>
      </w:r>
      <w:r>
        <w:t xml:space="preserve"> property (</w:t>
      </w:r>
      <w:r w:rsidR="00E72E0A" w:rsidRPr="008B472E">
        <w:rPr>
          <w:rStyle w:val="Entity"/>
        </w:rPr>
        <w:t>SWE:</w:t>
      </w:r>
      <w:r w:rsidRPr="008B472E">
        <w:rPr>
          <w:rStyle w:val="Entity"/>
        </w:rPr>
        <w:t>:Category</w:t>
      </w:r>
      <w:r>
        <w:t xml:space="preserve">) </w:t>
      </w:r>
      <w:r w:rsidR="00E15963">
        <w:t>is</w:t>
      </w:r>
      <w:r>
        <w:t xml:space="preserve"> a term from a controlled vocabulary that specifies the</w:t>
      </w:r>
      <w:r w:rsidRPr="00A47566">
        <w:t xml:space="preserve"> colo</w:t>
      </w:r>
      <w:r>
        <w:t>u</w:t>
      </w:r>
      <w:r w:rsidRPr="00A47566">
        <w:t xml:space="preserve">r of the earth material. Color schemes such as the Munsell rock and soil color schemes </w:t>
      </w:r>
      <w:r w:rsidR="00C8182D">
        <w:t>[</w:t>
      </w:r>
      <w:r w:rsidR="00C8182D">
        <w:fldChar w:fldCharType="begin"/>
      </w:r>
      <w:r w:rsidR="00C8182D">
        <w:instrText xml:space="preserve"> REF _Ref458066089 \n \h </w:instrText>
      </w:r>
      <w:r w:rsidR="00C8182D">
        <w:fldChar w:fldCharType="separate"/>
      </w:r>
      <w:r w:rsidR="00C8182D">
        <w:t>11</w:t>
      </w:r>
      <w:r w:rsidR="00C8182D">
        <w:fldChar w:fldCharType="end"/>
      </w:r>
      <w:r w:rsidR="00C8182D">
        <w:t xml:space="preserve">] </w:t>
      </w:r>
      <w:r w:rsidR="00E15963">
        <w:t>may</w:t>
      </w:r>
      <w:r w:rsidRPr="00A47566">
        <w:t xml:space="preserve"> be used.</w:t>
      </w:r>
    </w:p>
    <w:p w14:paraId="7D5D1933" w14:textId="0EE292A4" w:rsidR="00A47566" w:rsidRDefault="00E15963" w:rsidP="00F9640E">
      <w:pPr>
        <w:pStyle w:val="Titre5"/>
        <w:rPr>
          <w:lang w:val="en-CA"/>
        </w:rPr>
      </w:pPr>
      <w:proofErr w:type="gramStart"/>
      <w:r>
        <w:rPr>
          <w:lang w:val="en-CA"/>
        </w:rPr>
        <w:lastRenderedPageBreak/>
        <w:t>p</w:t>
      </w:r>
      <w:r w:rsidR="00A47566" w:rsidRPr="00D970E9">
        <w:rPr>
          <w:lang w:val="en-CA"/>
        </w:rPr>
        <w:t>urpose</w:t>
      </w:r>
      <w:proofErr w:type="gramEnd"/>
    </w:p>
    <w:p w14:paraId="0094DFA5" w14:textId="6A545FC8" w:rsidR="00E15963" w:rsidRPr="00A47566" w:rsidRDefault="00A47566" w:rsidP="007F03F0">
      <w:r>
        <w:t xml:space="preserve">The </w:t>
      </w:r>
      <w:r w:rsidRPr="008B472E">
        <w:rPr>
          <w:rStyle w:val="Entity"/>
        </w:rPr>
        <w:t>purpose</w:t>
      </w:r>
      <w:proofErr w:type="gramStart"/>
      <w:r w:rsidRPr="008B472E">
        <w:rPr>
          <w:rStyle w:val="Entity"/>
        </w:rPr>
        <w:t>:DescriptionPurpose</w:t>
      </w:r>
      <w:proofErr w:type="gramEnd"/>
      <w:r>
        <w:t xml:space="preserve"> property provide</w:t>
      </w:r>
      <w:r w:rsidR="00E15963">
        <w:t>s</w:t>
      </w:r>
      <w:r>
        <w:t xml:space="preserve"> a specif</w:t>
      </w:r>
      <w:r w:rsidR="00E15963">
        <w:t xml:space="preserve">ication of the intended purpose or </w:t>
      </w:r>
      <w:r>
        <w:t xml:space="preserve">level of abstraction for the given </w:t>
      </w:r>
      <w:r w:rsidRPr="008B472E">
        <w:rPr>
          <w:rStyle w:val="Entity"/>
        </w:rPr>
        <w:t>EarthMaterial</w:t>
      </w:r>
      <w:r>
        <w:t xml:space="preserve">. The intent is the same a </w:t>
      </w:r>
      <w:r w:rsidRPr="008B472E">
        <w:rPr>
          <w:rStyle w:val="Entity"/>
        </w:rPr>
        <w:t>GeologicFeature</w:t>
      </w:r>
      <w:r>
        <w:t xml:space="preserve">’s purpose (see </w:t>
      </w:r>
      <w:r>
        <w:fldChar w:fldCharType="begin"/>
      </w:r>
      <w:r>
        <w:instrText xml:space="preserve"> REF _Ref440112192 \r \h </w:instrText>
      </w:r>
      <w:r>
        <w:fldChar w:fldCharType="separate"/>
      </w:r>
      <w:r w:rsidR="007C615B">
        <w:t>8.4.1.1.2</w:t>
      </w:r>
      <w:r>
        <w:fldChar w:fldCharType="end"/>
      </w:r>
      <w:r>
        <w:t xml:space="preserve">) and it shares the same vocabulary (instance, typicalNorm, </w:t>
      </w:r>
      <w:r w:rsidR="00BC7F45">
        <w:t>definingNorm</w:t>
      </w:r>
      <w:r>
        <w:t>)</w:t>
      </w:r>
      <w:r w:rsidR="00BA5AB0">
        <w:t>.</w:t>
      </w:r>
    </w:p>
    <w:p w14:paraId="1E644CDF" w14:textId="7FAF3BC5" w:rsidR="00856F51" w:rsidRPr="00E15963" w:rsidRDefault="005F410E" w:rsidP="00E15963">
      <w:pPr>
        <w:pStyle w:val="Titre5"/>
        <w:rPr>
          <w:lang w:val="en-CA"/>
        </w:rPr>
      </w:pPr>
      <w:bookmarkStart w:id="280" w:name="BKM_BD5C03BF_666A_4A06_9108_21CA3469AFBC"/>
      <w:bookmarkEnd w:id="280"/>
      <w:proofErr w:type="gramStart"/>
      <w:r w:rsidRPr="00D970E9">
        <w:rPr>
          <w:lang w:val="en-CA"/>
        </w:rPr>
        <w:t>gbEarthMaterialDescription</w:t>
      </w:r>
      <w:proofErr w:type="gramEnd"/>
      <w:r>
        <w:rPr>
          <w:lang w:val="en-CA"/>
        </w:rPr>
        <w:t xml:space="preserve"> (</w:t>
      </w:r>
      <w:r w:rsidR="00B3415C">
        <w:rPr>
          <w:lang w:val="en-CA"/>
        </w:rPr>
        <w:t>stub property)</w:t>
      </w:r>
    </w:p>
    <w:p w14:paraId="37F05BF1" w14:textId="336244E4" w:rsidR="00B3415C" w:rsidRDefault="00B3415C" w:rsidP="007F03F0">
      <w:pPr>
        <w:rPr>
          <w:lang w:val="en-CA"/>
        </w:rPr>
      </w:pPr>
      <w:r>
        <w:rPr>
          <w:lang w:val="en-CA"/>
        </w:rPr>
        <w:t xml:space="preserve">The property </w:t>
      </w:r>
      <w:r w:rsidRPr="008B472E">
        <w:rPr>
          <w:rStyle w:val="Entity"/>
        </w:rPr>
        <w:t>gbEarthMaterialDescription</w:t>
      </w:r>
      <w:proofErr w:type="gramStart"/>
      <w:r w:rsidRPr="008B472E">
        <w:rPr>
          <w:rStyle w:val="Entity"/>
        </w:rPr>
        <w:t>:EarthMaterialAbstractDescription</w:t>
      </w:r>
      <w:proofErr w:type="gramEnd"/>
      <w:r>
        <w:rPr>
          <w:lang w:val="en-CA"/>
        </w:rPr>
        <w:t xml:space="preserve"> provide</w:t>
      </w:r>
      <w:r w:rsidR="00E15963">
        <w:rPr>
          <w:lang w:val="en-CA"/>
        </w:rPr>
        <w:t>s</w:t>
      </w:r>
      <w:r>
        <w:rPr>
          <w:lang w:val="en-CA"/>
        </w:rPr>
        <w:t xml:space="preserve"> a detailed earth material description of the part.  This property is a stub in GeoSciML Basic as </w:t>
      </w:r>
      <w:r w:rsidRPr="008B472E">
        <w:rPr>
          <w:rStyle w:val="Entity"/>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Titre4"/>
        <w:rPr>
          <w:lang w:val="en-CA"/>
        </w:rPr>
      </w:pPr>
      <w:bookmarkStart w:id="281" w:name="BKM_18D25AC3_6FC0_4C65_A8A5_F0142E2E6CE0"/>
      <w:bookmarkStart w:id="282" w:name="BKM_18EC1705_589B_4DEF_A044_9A1610E567B6"/>
      <w:bookmarkStart w:id="283" w:name="BKM_69643EA7_2142_46B5_9F91_BA2962E773C2"/>
      <w:bookmarkEnd w:id="281"/>
      <w:bookmarkEnd w:id="282"/>
      <w:bookmarkEnd w:id="283"/>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55D4209C" w:rsidR="00856F51" w:rsidRDefault="003A3838" w:rsidP="00856F51">
      <w:pPr>
        <w:rPr>
          <w:lang w:val="en-CA"/>
        </w:rPr>
      </w:pPr>
      <w:r>
        <w:rPr>
          <w:lang w:val="en-CA"/>
        </w:rPr>
        <w:t xml:space="preserve">A </w:t>
      </w:r>
      <w:r w:rsidRPr="008B472E">
        <w:rPr>
          <w:rStyle w:val="Entity"/>
        </w:rPr>
        <w:t>CompoundMaterial</w:t>
      </w:r>
      <w:r>
        <w:rPr>
          <w:lang w:val="en-CA"/>
        </w:rPr>
        <w:t xml:space="preserve"> is a</w:t>
      </w:r>
      <w:r w:rsidR="00856F51" w:rsidRPr="00856F51">
        <w:rPr>
          <w:lang w:val="en-CA"/>
        </w:rPr>
        <w:t xml:space="preserve">n </w:t>
      </w:r>
      <w:r w:rsidR="00856F51" w:rsidRPr="008B472E">
        <w:rPr>
          <w:rStyle w:val="Entity"/>
        </w:rPr>
        <w:t>EarthMaterial</w:t>
      </w:r>
      <w:r w:rsidR="00856F51" w:rsidRPr="00856F51">
        <w:rPr>
          <w:lang w:val="en-CA"/>
        </w:rPr>
        <w:t xml:space="preserve"> composed of particles </w:t>
      </w:r>
      <w:r w:rsidR="00AE70CD">
        <w:rPr>
          <w:lang w:val="en-CA"/>
        </w:rPr>
        <w:t>made</w:t>
      </w:r>
      <w:r w:rsidR="00856F51" w:rsidRPr="00856F51">
        <w:rPr>
          <w:lang w:val="en-CA"/>
        </w:rPr>
        <w:t xml:space="preserve"> of </w:t>
      </w:r>
      <w:r w:rsidR="00856F51" w:rsidRPr="008B472E">
        <w:rPr>
          <w:rStyle w:val="Entity"/>
        </w:rPr>
        <w:t>EarthMaterials</w:t>
      </w:r>
      <w:r w:rsidR="00856F51" w:rsidRPr="00856F51">
        <w:rPr>
          <w:lang w:val="en-CA"/>
        </w:rPr>
        <w:t xml:space="preserve">, possibly including other </w:t>
      </w:r>
      <w:r w:rsidR="00856F51" w:rsidRPr="008B472E">
        <w:rPr>
          <w:rStyle w:val="Entity"/>
        </w:rPr>
        <w:t>CompoundMaterials</w:t>
      </w:r>
      <w:r w:rsidR="00856F51" w:rsidRPr="00856F51">
        <w:rPr>
          <w:lang w:val="en-CA"/>
        </w:rPr>
        <w:t xml:space="preserve">.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w:t>
      </w:r>
      <w:r w:rsidR="00856F51" w:rsidRPr="00406683">
        <w:rPr>
          <w:rStyle w:val="Entity"/>
        </w:rPr>
        <w:t>RockMaterial</w:t>
      </w:r>
      <w:r w:rsidR="00856F51" w:rsidRPr="00856F51">
        <w:rPr>
          <w:lang w:val="en-CA"/>
        </w:rPr>
        <w:t>" should be used</w:t>
      </w:r>
      <w:r>
        <w:rPr>
          <w:lang w:val="en-CA"/>
        </w:rPr>
        <w:t xml:space="preserve"> to describe units made of rock</w:t>
      </w:r>
      <w:r w:rsidR="00856F51" w:rsidRPr="00856F51">
        <w:rPr>
          <w:lang w:val="en-CA"/>
        </w:rPr>
        <w:t>.</w:t>
      </w:r>
      <w:r w:rsidR="005F1086">
        <w:rPr>
          <w:lang w:val="en-CA"/>
        </w:rPr>
        <w:t xml:space="preserve">  </w:t>
      </w:r>
    </w:p>
    <w:p w14:paraId="374B510A" w14:textId="77777777" w:rsidR="00E15963" w:rsidRDefault="00E15963" w:rsidP="00E15963">
      <w:pPr>
        <w:keepNext/>
      </w:pPr>
      <w:r>
        <w:rPr>
          <w:noProof/>
          <w:lang w:val="en-CA" w:eastAsia="en-CA"/>
        </w:rPr>
        <w:drawing>
          <wp:inline distT="0" distB="0" distL="0" distR="0" wp14:anchorId="17AD6084" wp14:editId="24AAF929">
            <wp:extent cx="5389245" cy="42119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9245" cy="4211955"/>
                    </a:xfrm>
                    <a:prstGeom prst="rect">
                      <a:avLst/>
                    </a:prstGeom>
                    <a:noFill/>
                    <a:ln>
                      <a:noFill/>
                    </a:ln>
                  </pic:spPr>
                </pic:pic>
              </a:graphicData>
            </a:graphic>
          </wp:inline>
        </w:drawing>
      </w:r>
    </w:p>
    <w:p w14:paraId="2F7B66AD" w14:textId="5CFE8113" w:rsidR="00E15963" w:rsidRDefault="00E15963" w:rsidP="00E15963">
      <w:pPr>
        <w:pStyle w:val="Lgende"/>
        <w:rPr>
          <w:lang w:val="en-CA"/>
        </w:rPr>
      </w:pPr>
      <w:r>
        <w:t xml:space="preserve">Figure </w:t>
      </w:r>
      <w:r>
        <w:fldChar w:fldCharType="begin"/>
      </w:r>
      <w:r>
        <w:instrText xml:space="preserve"> SEQ Figure \* ARABIC </w:instrText>
      </w:r>
      <w:r>
        <w:fldChar w:fldCharType="separate"/>
      </w:r>
      <w:r w:rsidR="007C615B">
        <w:rPr>
          <w:noProof/>
        </w:rPr>
        <w:t>15</w:t>
      </w:r>
      <w:r>
        <w:fldChar w:fldCharType="end"/>
      </w:r>
      <w:r>
        <w:t xml:space="preserve"> : Context diagram for CompoundMaterial</w:t>
      </w:r>
    </w:p>
    <w:p w14:paraId="6300E44C" w14:textId="77777777" w:rsidR="00856F51" w:rsidRDefault="00856F51" w:rsidP="00B537EA">
      <w:pPr>
        <w:pStyle w:val="Titre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3A7F5DD1" w:rsidR="00856F51" w:rsidRDefault="00406683" w:rsidP="00856F51">
      <w:pPr>
        <w:autoSpaceDE w:val="0"/>
        <w:autoSpaceDN w:val="0"/>
        <w:adjustRightInd w:val="0"/>
        <w:spacing w:after="0" w:line="240" w:lineRule="atLeast"/>
      </w:pPr>
      <w:r w:rsidRPr="00406683">
        <w:rPr>
          <w:rStyle w:val="Entity"/>
        </w:rPr>
        <w:t>RockM</w:t>
      </w:r>
      <w:r w:rsidR="00856F51" w:rsidRPr="00406683">
        <w:rPr>
          <w:rStyle w:val="Entity"/>
        </w:rPr>
        <w:t>aterial</w:t>
      </w:r>
      <w:r w:rsidR="00856F51">
        <w:t xml:space="preserve"> is a specialized </w:t>
      </w:r>
      <w:r w:rsidR="00856F51" w:rsidRPr="00406683">
        <w:rPr>
          <w:rStyle w:val="Entity"/>
        </w:rPr>
        <w:t>CompoundMaterial</w:t>
      </w:r>
      <w:r w:rsidR="00856F51">
        <w:t xml:space="preserve"> that includes consolidated and unconsolidated materials</w:t>
      </w:r>
      <w:r w:rsidR="003A3838">
        <w:t xml:space="preserve"> (such as surficial sediments)</w:t>
      </w:r>
      <w:r w:rsidR="00856F51">
        <w:t xml:space="preserve"> as well as mixtures of consolidated and unconsolidated materials.</w:t>
      </w:r>
      <w:r w:rsidR="005F1086">
        <w:t xml:space="preserve">  In GeoSciML Basic, Rock Material is essentially a link to a controlled vocabulary (lithology property) and a c</w:t>
      </w:r>
      <w:r w:rsidR="00AE70CD">
        <w:t>olo</w:t>
      </w:r>
      <w:r w:rsidR="005F1086">
        <w:t xml:space="preserve">r (inherited from </w:t>
      </w:r>
      <w:r w:rsidR="005F1086" w:rsidRPr="00406683">
        <w:rPr>
          <w:rStyle w:val="Entity"/>
        </w:rPr>
        <w:t>EarthMaterial</w:t>
      </w:r>
      <w:r w:rsidR="005F1086">
        <w:t xml:space="preserve">).  Specific material properties (and </w:t>
      </w:r>
      <w:r w:rsidR="005F1086" w:rsidRPr="00406683">
        <w:rPr>
          <w:rStyle w:val="Entity"/>
        </w:rPr>
        <w:t>CompoundMaterial</w:t>
      </w:r>
      <w:r w:rsidR="005F1086">
        <w:t xml:space="preserve">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3A6004A2" w14:textId="3267CC2E" w:rsidR="005F1086" w:rsidRPr="00406683" w:rsidRDefault="005F1086" w:rsidP="00406683">
      <w:pPr>
        <w:pStyle w:val="Titre5"/>
        <w:rPr>
          <w:lang w:val="en-CA"/>
        </w:rPr>
      </w:pPr>
      <w:proofErr w:type="gramStart"/>
      <w:r>
        <w:rPr>
          <w:lang w:val="en-CA"/>
        </w:rPr>
        <w:t>l</w:t>
      </w:r>
      <w:r w:rsidRPr="00D970E9">
        <w:rPr>
          <w:lang w:val="en-CA"/>
        </w:rPr>
        <w:t>ithology</w:t>
      </w:r>
      <w:proofErr w:type="gramEnd"/>
    </w:p>
    <w:p w14:paraId="70A99D2A" w14:textId="0F69D98B" w:rsidR="005F1086" w:rsidRDefault="005F1086" w:rsidP="00856F51">
      <w:pPr>
        <w:autoSpaceDE w:val="0"/>
        <w:autoSpaceDN w:val="0"/>
        <w:adjustRightInd w:val="0"/>
        <w:spacing w:after="0" w:line="240" w:lineRule="atLeast"/>
      </w:pPr>
      <w:r>
        <w:t xml:space="preserve">The </w:t>
      </w:r>
      <w:r w:rsidRPr="00406683">
        <w:rPr>
          <w:rStyle w:val="Entity"/>
        </w:rPr>
        <w:t>lithology</w:t>
      </w:r>
      <w:proofErr w:type="gramStart"/>
      <w:r w:rsidRPr="00406683">
        <w:rPr>
          <w:rStyle w:val="Entity"/>
        </w:rPr>
        <w:t>:LithologyTerm</w:t>
      </w:r>
      <w:proofErr w:type="gramEnd"/>
      <w:r>
        <w:t xml:space="preserve"> property provide</w:t>
      </w:r>
      <w:r w:rsidR="005E4220">
        <w:t>s</w:t>
      </w:r>
      <w:r>
        <w:t xml:space="preserv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Titre3"/>
      </w:pPr>
      <w:bookmarkStart w:id="284" w:name="BKM_0198932B_28DD_424D_8B50_FABE0D235C84"/>
      <w:bookmarkStart w:id="285" w:name="BKM_7A5570E9_5272_4DAD_BC83_4E0D06E5C57A"/>
      <w:bookmarkStart w:id="286" w:name="_Toc458065759"/>
      <w:bookmarkEnd w:id="284"/>
      <w:bookmarkEnd w:id="285"/>
      <w:r>
        <w:t>Geologic Event</w:t>
      </w:r>
      <w:bookmarkEnd w:id="286"/>
    </w:p>
    <w:p w14:paraId="61E87169" w14:textId="77777777" w:rsidR="00EA4029" w:rsidRPr="00EA4029" w:rsidRDefault="00EA4029" w:rsidP="00EA4029"/>
    <w:p w14:paraId="1AB278F4" w14:textId="3B001F19" w:rsidR="00DA45AF" w:rsidRDefault="00DA45AF" w:rsidP="00DA45AF">
      <w:r>
        <w:t xml:space="preserve">A geologic event is an identifiable event during which one or more geological processes act to modify geological entities. A </w:t>
      </w:r>
      <w:r w:rsidRPr="00406683">
        <w:rPr>
          <w:rStyle w:val="Entity"/>
        </w:rPr>
        <w:t>GeologicEvent</w:t>
      </w:r>
      <w:r>
        <w:t xml:space="preserve">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w:t>
      </w:r>
      <w:r w:rsidR="005E4220">
        <w:t>it is</w:t>
      </w:r>
      <w:r>
        <w:t xml:space="preserve"> the age of crystallization). The GeologicEvent class allows to explicitly </w:t>
      </w:r>
      <w:proofErr w:type="gramStart"/>
      <w:r>
        <w:t>document</w:t>
      </w:r>
      <w:proofErr w:type="gramEnd"/>
      <w:r>
        <w:t xml:space="preserve"> the process and environment.</w:t>
      </w:r>
    </w:p>
    <w:p w14:paraId="71C41147" w14:textId="31112A93" w:rsidR="00DA45AF" w:rsidRDefault="00406683" w:rsidP="00DA45AF">
      <w:r w:rsidRPr="00406683">
        <w:rPr>
          <w:rStyle w:val="Entity"/>
        </w:rPr>
        <w:t>GeologicalH</w:t>
      </w:r>
      <w:r w:rsidR="00DA45AF" w:rsidRPr="00406683">
        <w:rPr>
          <w:rStyle w:val="Entity"/>
        </w:rPr>
        <w:t>istory</w:t>
      </w:r>
      <w:r w:rsidR="00DA45AF">
        <w:t xml:space="preserve"> is an ordered </w:t>
      </w:r>
      <w:r>
        <w:t xml:space="preserve">aggregation of </w:t>
      </w:r>
      <w:r w:rsidRPr="00406683">
        <w:rPr>
          <w:rStyle w:val="Entity"/>
        </w:rPr>
        <w:t>Geological</w:t>
      </w:r>
      <w:r w:rsidR="00DA45AF" w:rsidRPr="00406683">
        <w:rPr>
          <w:rStyle w:val="Entity"/>
        </w:rPr>
        <w:t>Event</w:t>
      </w:r>
      <w:r w:rsidR="00DA45AF">
        <w:t xml:space="preserve"> objects, each of which may have an associated geological Age, geological environment, and one or more geological process</w:t>
      </w:r>
      <w:r w:rsidR="00BA5AB0">
        <w:t>.</w:t>
      </w:r>
    </w:p>
    <w:p w14:paraId="6C961A9E" w14:textId="0EB5DB40" w:rsidR="00F20F81" w:rsidRDefault="00DA45AF" w:rsidP="00DA45AF">
      <w:r>
        <w:t>The age attributes are representation</w:t>
      </w:r>
      <w:r w:rsidR="0034572C">
        <w:t>s</w:t>
      </w:r>
      <w:r>
        <w:t xml:space="preserve"> of a particular geological event or feature expressed in terms of years </w:t>
      </w:r>
      <w:r w:rsidR="00EA4029">
        <w:t>(</w:t>
      </w:r>
      <w:r w:rsidR="00EA4029" w:rsidRPr="00406683">
        <w:rPr>
          <w:rStyle w:val="Entity"/>
        </w:rPr>
        <w:t>numericAge</w:t>
      </w:r>
      <w:r w:rsidR="00EA4029">
        <w:rPr>
          <w:lang w:val="en-CA"/>
        </w:rPr>
        <w:t xml:space="preserve">) </w:t>
      </w:r>
      <w:r>
        <w:t>before present (absolute age), referred to the geological time scale</w:t>
      </w:r>
      <w:r w:rsidR="00EA4029">
        <w:t xml:space="preserve"> </w:t>
      </w:r>
      <w:r w:rsidR="00EA4029">
        <w:rPr>
          <w:lang w:val="en-CA"/>
        </w:rPr>
        <w:t>(</w:t>
      </w:r>
      <w:r w:rsidR="00EA4029" w:rsidRPr="00406683">
        <w:rPr>
          <w:rStyle w:val="Entity"/>
        </w:rPr>
        <w:t>youngerNamedAge</w:t>
      </w:r>
      <w:r w:rsidR="00EA4029">
        <w:t xml:space="preserve"> and </w:t>
      </w:r>
      <w:r w:rsidR="00EA4029" w:rsidRPr="00406683">
        <w:rPr>
          <w:rStyle w:val="Entity"/>
        </w:rPr>
        <w:t>olderNamedAge</w:t>
      </w:r>
      <w:r w:rsidR="00EA4029">
        <w:t>)</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0512E658" w:rsidR="00DA45AF" w:rsidRPr="00DA45AF" w:rsidRDefault="00DA45AF" w:rsidP="00DA45AF">
      <w:r>
        <w:t xml:space="preserve">Specifications of age in years before present are based on determination of time durations based on interpretation of isotopic analyses of </w:t>
      </w:r>
      <w:r w:rsidRPr="00406683">
        <w:rPr>
          <w:rStyle w:val="Entity"/>
        </w:rPr>
        <w:t>EarthMaterial</w:t>
      </w:r>
      <w:r>
        <w:t xml:space="preserve">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424648">
        <w:t xml:space="preserve"> (a.k.a, Steno laws [</w:t>
      </w:r>
      <w:r w:rsidR="00424648">
        <w:fldChar w:fldCharType="begin"/>
      </w:r>
      <w:r w:rsidR="00424648">
        <w:instrText xml:space="preserve"> REF _Ref458066140 \n \h </w:instrText>
      </w:r>
      <w:r w:rsidR="00424648">
        <w:fldChar w:fldCharType="separate"/>
      </w:r>
      <w:r w:rsidR="00424648">
        <w:t>16</w:t>
      </w:r>
      <w:r w:rsidR="00424648">
        <w:fldChar w:fldCharType="end"/>
      </w:r>
      <w:r w:rsidR="00424648">
        <w:t>]</w:t>
      </w:r>
      <w:r w:rsidR="00F20F81">
        <w:t>)</w:t>
      </w:r>
      <w:r w:rsidR="00BA5AB0">
        <w:t>.</w:t>
      </w:r>
    </w:p>
    <w:p w14:paraId="03FE6CA6" w14:textId="77777777" w:rsidR="00B537EA" w:rsidRDefault="00B537EA" w:rsidP="00856F51"/>
    <w:p w14:paraId="3DACF261" w14:textId="6EA9038C" w:rsidR="00B537EA" w:rsidRDefault="00441148" w:rsidP="00B537EA">
      <w:pPr>
        <w:keepNext/>
      </w:pPr>
      <w:r>
        <w:rPr>
          <w:noProof/>
          <w:lang w:val="en-CA" w:eastAsia="en-CA"/>
        </w:rPr>
        <w:lastRenderedPageBreak/>
        <w:drawing>
          <wp:inline distT="0" distB="0" distL="0" distR="0" wp14:anchorId="555A16DE" wp14:editId="3301800E">
            <wp:extent cx="5486400" cy="4641856"/>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641856"/>
                    </a:xfrm>
                    <a:prstGeom prst="rect">
                      <a:avLst/>
                    </a:prstGeom>
                    <a:noFill/>
                    <a:ln>
                      <a:noFill/>
                    </a:ln>
                  </pic:spPr>
                </pic:pic>
              </a:graphicData>
            </a:graphic>
          </wp:inline>
        </w:drawing>
      </w:r>
    </w:p>
    <w:p w14:paraId="634E7DC8" w14:textId="3F571021" w:rsidR="00B537EA" w:rsidRDefault="00B537EA" w:rsidP="00B537EA">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16</w:t>
      </w:r>
      <w:r w:rsidR="00673E83">
        <w:rPr>
          <w:noProof/>
        </w:rPr>
        <w:fldChar w:fldCharType="end"/>
      </w:r>
      <w:r>
        <w:t>: Geologic Event</w:t>
      </w:r>
      <w:r w:rsidR="00BA5AB0">
        <w:t xml:space="preserve"> summary diagram.</w:t>
      </w:r>
    </w:p>
    <w:p w14:paraId="59870292" w14:textId="00E80337" w:rsidR="00EA4029" w:rsidRDefault="00DB2D3A" w:rsidP="00DB2D3A">
      <w:pPr>
        <w:pStyle w:val="Titre4"/>
        <w:rPr>
          <w:lang w:val="en-CA"/>
        </w:rPr>
      </w:pPr>
      <w:bookmarkStart w:id="287" w:name="BKM_0E4402F5_70D7_41B4_8F46_2909F6D349A5"/>
      <w:bookmarkEnd w:id="287"/>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w:t>
      </w:r>
      <w:r w:rsidRPr="00406683">
        <w:rPr>
          <w:rStyle w:val="Entity"/>
        </w:rPr>
        <w:t>GeologicEvent</w:t>
      </w:r>
      <w:r>
        <w:rPr>
          <w:lang w:val="en-CA"/>
        </w:rPr>
        <w:t xml:space="preserve">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 xml:space="preserve">geologic age (numeric age or </w:t>
      </w:r>
      <w:r w:rsidR="00980C8A" w:rsidRPr="00406683">
        <w:rPr>
          <w:rStyle w:val="Entity"/>
        </w:rPr>
        <w:t>GeochologicEraTerm</w:t>
      </w:r>
      <w:r w:rsidR="00980C8A">
        <w:rPr>
          <w:lang w:val="en-CA"/>
        </w:rPr>
        <w:t>)</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76221BB" w:rsidR="00C9272B" w:rsidRDefault="0034572C" w:rsidP="00F9640E">
      <w:pPr>
        <w:rPr>
          <w:lang w:val="en-CA"/>
        </w:rPr>
      </w:pPr>
      <w:r>
        <w:rPr>
          <w:lang w:val="en-CA"/>
        </w:rPr>
        <w:t>Because associated processes are incompatible, a</w:t>
      </w:r>
      <w:r w:rsidR="00C9272B">
        <w:rPr>
          <w:lang w:val="en-CA"/>
        </w:rPr>
        <w:t xml:space="preserve"> single event cannot be shared between </w:t>
      </w:r>
      <w:r w:rsidR="00C9272B" w:rsidRPr="00406683">
        <w:rPr>
          <w:rStyle w:val="Entity"/>
        </w:rPr>
        <w:t>DisplacementEvent</w:t>
      </w:r>
      <w:r w:rsidR="00C9272B">
        <w:rPr>
          <w:lang w:val="en-CA"/>
        </w:rPr>
        <w:t xml:space="preserve">, </w:t>
      </w:r>
      <w:r w:rsidR="00C9272B" w:rsidRPr="00406683">
        <w:rPr>
          <w:rStyle w:val="Entity"/>
        </w:rPr>
        <w:t>AlterationDescription</w:t>
      </w:r>
      <w:r w:rsidR="00C9272B">
        <w:rPr>
          <w:lang w:val="en-CA"/>
        </w:rPr>
        <w:t xml:space="preserve"> of </w:t>
      </w:r>
      <w:r w:rsidR="00C9272B" w:rsidRPr="00406683">
        <w:rPr>
          <w:rStyle w:val="Entity"/>
        </w:rPr>
        <w:t>MetamorphicDescription</w:t>
      </w:r>
      <w:r w:rsidR="005E4220">
        <w:rPr>
          <w:lang w:val="en-CA"/>
        </w:rPr>
        <w:t xml:space="preserve"> (a process associated to </w:t>
      </w:r>
      <w:r w:rsidR="005E4220" w:rsidRPr="00406683">
        <w:rPr>
          <w:rStyle w:val="Entity"/>
        </w:rPr>
        <w:t>DisplacementEvent</w:t>
      </w:r>
      <w:r w:rsidR="005E4220">
        <w:rPr>
          <w:lang w:val="en-CA"/>
        </w:rPr>
        <w:t xml:space="preserve"> does not apply to </w:t>
      </w:r>
      <w:r w:rsidR="005E4220" w:rsidRPr="00406683">
        <w:rPr>
          <w:rStyle w:val="Entity"/>
        </w:rPr>
        <w:t>AlterationDescription</w:t>
      </w:r>
      <w:r w:rsidR="005E4220">
        <w:rPr>
          <w:lang w:val="en-CA"/>
        </w:rPr>
        <w:t>)</w:t>
      </w:r>
      <w:r w:rsidR="00C9272B">
        <w:rPr>
          <w:lang w:val="en-CA"/>
        </w:rPr>
        <w:t xml:space="preserve">.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3AB4F187"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w:t>
            </w:r>
            <w:r w:rsidR="005E4220">
              <w:rPr>
                <w:rStyle w:val="reqtext"/>
                <w:lang w:val="en-CA"/>
              </w:rPr>
              <w:t xml:space="preserve"> and only one</w:t>
            </w:r>
            <w:r w:rsidRPr="00481AF6">
              <w:rPr>
                <w:rStyle w:val="reqtext"/>
                <w:lang w:val="en-CA"/>
              </w:rPr>
              <w:t xml:space="preserve"> of {DisplacementEvent, AlterationDescription, </w:t>
            </w:r>
            <w:proofErr w:type="gramStart"/>
            <w:r w:rsidRPr="00481AF6">
              <w:rPr>
                <w:rStyle w:val="reqtext"/>
                <w:lang w:val="en-CA"/>
              </w:rPr>
              <w:t>MetamorphicDescription</w:t>
            </w:r>
            <w:proofErr w:type="gramEnd"/>
            <w:r w:rsidRPr="00481AF6">
              <w:rPr>
                <w:rStyle w:val="reqtext"/>
                <w:lang w:val="en-CA"/>
              </w:rPr>
              <w:t>}</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4AA2A5C7" w:rsidR="00C9272B" w:rsidRDefault="00C9272B" w:rsidP="00F9640E">
      <w:pPr>
        <w:rPr>
          <w:lang w:val="en-CA"/>
        </w:rPr>
      </w:pPr>
      <w:r>
        <w:rPr>
          <w:lang w:val="en-CA"/>
        </w:rPr>
        <w:lastRenderedPageBreak/>
        <w:t>A geologic event must at least have one age representation, either numerical or named.</w:t>
      </w:r>
      <w:r w:rsidR="005E4220">
        <w:rPr>
          <w:lang w:val="en-CA"/>
        </w:rPr>
        <w:t xml:space="preserve">  </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25E1A4AD" w14:textId="2E5DD78E" w:rsidR="006D6AC1" w:rsidRPr="008A4869" w:rsidRDefault="006D6AC1" w:rsidP="00980C8A">
      <w:pPr>
        <w:pStyle w:val="Titre5"/>
        <w:rPr>
          <w:lang w:val="en-CA"/>
        </w:rPr>
      </w:pPr>
      <w:proofErr w:type="gramStart"/>
      <w:r w:rsidRPr="006D6AC1">
        <w:rPr>
          <w:lang w:val="en-CA"/>
        </w:rPr>
        <w:t>eventProcess</w:t>
      </w:r>
      <w:proofErr w:type="gramEnd"/>
    </w:p>
    <w:p w14:paraId="2C26E7C5" w14:textId="12A93147" w:rsidR="006D6AC1" w:rsidRDefault="006D6AC1" w:rsidP="00980C8A">
      <w:pPr>
        <w:rPr>
          <w:lang w:val="en-CA"/>
        </w:rPr>
      </w:pPr>
      <w:r w:rsidRPr="006D6AC1">
        <w:rPr>
          <w:lang w:val="en-CA"/>
        </w:rPr>
        <w:t xml:space="preserve">The </w:t>
      </w:r>
      <w:r w:rsidRPr="00406683">
        <w:rPr>
          <w:rStyle w:val="Entity"/>
        </w:rPr>
        <w:t>eventProcess</w:t>
      </w:r>
      <w:proofErr w:type="gramStart"/>
      <w:r w:rsidRPr="00406683">
        <w:rPr>
          <w:rStyle w:val="Entity"/>
        </w:rPr>
        <w:t>:EventProcessTerm</w:t>
      </w:r>
      <w:proofErr w:type="gramEnd"/>
      <w:r>
        <w:rPr>
          <w:lang w:val="en-CA"/>
        </w:rPr>
        <w:t xml:space="preserve"> property provide</w:t>
      </w:r>
      <w:r w:rsidR="008A4869">
        <w:rPr>
          <w:lang w:val="en-CA"/>
        </w:rPr>
        <w:t>s</w:t>
      </w:r>
      <w:r>
        <w:rPr>
          <w:lang w:val="en-CA"/>
        </w:rPr>
        <w:t xml:space="preserve"> a term from a controlled vocabulary specifying</w:t>
      </w:r>
      <w:r w:rsidRPr="006D6AC1">
        <w:rPr>
          <w:lang w:val="en-CA"/>
        </w:rPr>
        <w:t xml:space="preserve"> the process or processes that occurred during the event. Examples include deposition, extrusion, intrusion, cooling.</w:t>
      </w:r>
    </w:p>
    <w:p w14:paraId="4F1C2872" w14:textId="3F100D2E" w:rsidR="00D70F03" w:rsidRPr="008A4869" w:rsidRDefault="006D6AC1" w:rsidP="00980C8A">
      <w:pPr>
        <w:pStyle w:val="Titre5"/>
      </w:pPr>
      <w:proofErr w:type="gramStart"/>
      <w:r w:rsidRPr="00D970E9">
        <w:t>numericAge</w:t>
      </w:r>
      <w:proofErr w:type="gramEnd"/>
    </w:p>
    <w:p w14:paraId="669AA9D9" w14:textId="44B7C5BE" w:rsidR="008A4869" w:rsidRDefault="006D6AC1" w:rsidP="008A4869">
      <w:r w:rsidRPr="008A4869">
        <w:t xml:space="preserve">The </w:t>
      </w:r>
      <w:r w:rsidRPr="00406683">
        <w:rPr>
          <w:rStyle w:val="Entity"/>
        </w:rPr>
        <w:t>numericAge</w:t>
      </w:r>
      <w:proofErr w:type="gramStart"/>
      <w:r w:rsidRPr="00406683">
        <w:rPr>
          <w:rStyle w:val="Entity"/>
        </w:rPr>
        <w:t>:NumericAgeRange</w:t>
      </w:r>
      <w:proofErr w:type="gramEnd"/>
      <w:r w:rsidRPr="008A4869">
        <w:t xml:space="preserve"> property provide</w:t>
      </w:r>
      <w:r w:rsidR="008A4869">
        <w:t>s</w:t>
      </w:r>
      <w:r w:rsidRPr="008A4869">
        <w:t xml:space="preserve"> an age in absolute year before present</w:t>
      </w:r>
      <w:r w:rsidR="00D050CC" w:rsidRPr="008A4869">
        <w:t xml:space="preserve"> (BP)</w:t>
      </w:r>
      <w:r w:rsidRPr="008A4869">
        <w:t>.</w:t>
      </w:r>
      <w:r w:rsidR="00D050CC" w:rsidRPr="008A4869">
        <w:t xml:space="preserve">  Present is defined by convention to be January 1st 1950 (although van der Plitch &amp; Hogg</w:t>
      </w:r>
      <w:r w:rsidR="00424648">
        <w:t xml:space="preserve"> [</w:t>
      </w:r>
      <w:r w:rsidR="00424648">
        <w:fldChar w:fldCharType="begin"/>
      </w:r>
      <w:r w:rsidR="00424648">
        <w:instrText xml:space="preserve"> REF _Ref458066166 \n \h </w:instrText>
      </w:r>
      <w:r w:rsidR="00424648">
        <w:fldChar w:fldCharType="separate"/>
      </w:r>
      <w:r w:rsidR="00424648">
        <w:t>19</w:t>
      </w:r>
      <w:r w:rsidR="00424648">
        <w:fldChar w:fldCharType="end"/>
      </w:r>
      <w:r w:rsidR="00424648">
        <w:t>]</w:t>
      </w:r>
      <w:r w:rsidR="00D050CC" w:rsidRPr="008A4869">
        <w:t>, suggests this convention to be restricted to radiocarbon estimations)</w:t>
      </w:r>
      <w:r w:rsidR="0034572C" w:rsidRPr="008A4869">
        <w:t>.</w:t>
      </w:r>
    </w:p>
    <w:p w14:paraId="0263D662" w14:textId="6B7BCCB0" w:rsidR="006D6AC1" w:rsidRPr="008A4869" w:rsidRDefault="006D6AC1" w:rsidP="008A4869">
      <w:pPr>
        <w:pStyle w:val="Titre5"/>
      </w:pPr>
      <w:proofErr w:type="gramStart"/>
      <w:r w:rsidRPr="008A4869">
        <w:t>olderNamedAge</w:t>
      </w:r>
      <w:proofErr w:type="gramEnd"/>
    </w:p>
    <w:p w14:paraId="7C1DF366" w14:textId="0AFBEE6A" w:rsidR="008A4869" w:rsidRDefault="006D6AC1" w:rsidP="00980C8A">
      <w:pPr>
        <w:rPr>
          <w:lang w:val="en-CA"/>
        </w:rPr>
      </w:pPr>
      <w:r>
        <w:rPr>
          <w:lang w:val="en-CA"/>
        </w:rPr>
        <w:t xml:space="preserve">The property </w:t>
      </w:r>
      <w:r w:rsidRPr="00406683">
        <w:rPr>
          <w:rStyle w:val="Entity"/>
        </w:rPr>
        <w:t>olderNamedAge</w:t>
      </w:r>
      <w:proofErr w:type="gramStart"/>
      <w:r w:rsidRPr="00406683">
        <w:rPr>
          <w:rStyle w:val="Entity"/>
        </w:rPr>
        <w:t>:GeochronologicalEraTerm</w:t>
      </w:r>
      <w:proofErr w:type="gramEnd"/>
      <w:r>
        <w:rPr>
          <w:lang w:val="en-CA"/>
        </w:rPr>
        <w:t xml:space="preserve"> define</w:t>
      </w:r>
      <w:r w:rsidR="008A4869">
        <w:rPr>
          <w:lang w:val="en-CA"/>
        </w:rPr>
        <w:t>s</w:t>
      </w:r>
      <w:r>
        <w:rPr>
          <w:lang w:val="en-CA"/>
        </w:rPr>
        <w:t xml:space="preserve"> the o</w:t>
      </w:r>
      <w:r w:rsidRPr="006D6AC1">
        <w:rPr>
          <w:lang w:val="en-CA"/>
        </w:rPr>
        <w:t xml:space="preserve">lder boundary of age of event expressed using a geochronologic era defined according to a geologic time scale per </w:t>
      </w:r>
      <w:r w:rsidRPr="00406683">
        <w:rPr>
          <w:rStyle w:val="Entity"/>
        </w:rPr>
        <w:t>GeologicTime</w:t>
      </w:r>
      <w:r w:rsidRPr="006D6AC1">
        <w:rPr>
          <w:lang w:val="en-CA"/>
        </w:rPr>
        <w:t xml:space="preserve"> schema</w:t>
      </w:r>
      <w:r w:rsidR="0034572C">
        <w:rPr>
          <w:lang w:val="en-CA"/>
        </w:rPr>
        <w:t>.</w:t>
      </w:r>
    </w:p>
    <w:p w14:paraId="5A437021" w14:textId="194EB90D" w:rsidR="006D6AC1" w:rsidRPr="008A4869" w:rsidRDefault="006D6AC1" w:rsidP="00980C8A">
      <w:pPr>
        <w:pStyle w:val="Titre5"/>
        <w:rPr>
          <w:lang w:val="en-CA"/>
        </w:rPr>
      </w:pPr>
      <w:proofErr w:type="gramStart"/>
      <w:r w:rsidRPr="006D6AC1">
        <w:rPr>
          <w:lang w:val="en-CA"/>
        </w:rPr>
        <w:t>youngerNamedAge</w:t>
      </w:r>
      <w:proofErr w:type="gramEnd"/>
    </w:p>
    <w:p w14:paraId="6C5946D2" w14:textId="7DF61DAA" w:rsidR="006D6AC1" w:rsidRDefault="006D6AC1" w:rsidP="00980C8A">
      <w:pPr>
        <w:rPr>
          <w:lang w:val="en-CA"/>
        </w:rPr>
      </w:pPr>
      <w:r w:rsidRPr="006D6AC1">
        <w:rPr>
          <w:lang w:val="en-CA"/>
        </w:rPr>
        <w:t xml:space="preserve">The property </w:t>
      </w:r>
      <w:r w:rsidRPr="00406683">
        <w:rPr>
          <w:rStyle w:val="Entity"/>
        </w:rPr>
        <w:t>youngerNamedAge</w:t>
      </w:r>
      <w:proofErr w:type="gramStart"/>
      <w:r w:rsidRPr="00406683">
        <w:rPr>
          <w:rStyle w:val="Entity"/>
        </w:rPr>
        <w:t>:GeochronologicalEraTerm</w:t>
      </w:r>
      <w:proofErr w:type="gramEnd"/>
      <w:r w:rsidRPr="006D6AC1">
        <w:rPr>
          <w:lang w:val="en-CA"/>
        </w:rPr>
        <w:t xml:space="preserve"> define</w:t>
      </w:r>
      <w:r w:rsidR="008A4869">
        <w:rPr>
          <w:lang w:val="en-CA"/>
        </w:rPr>
        <w:t>s</w:t>
      </w:r>
      <w:r w:rsidRPr="006D6AC1">
        <w:rPr>
          <w:lang w:val="en-CA"/>
        </w:rPr>
        <w:t xml:space="preserv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0E8A52EA" w14:textId="70E5C70B" w:rsidR="0034572C" w:rsidRPr="008A4869" w:rsidRDefault="006D6AC1" w:rsidP="00980C8A">
      <w:pPr>
        <w:pStyle w:val="Titre5"/>
        <w:rPr>
          <w:lang w:val="en-CA"/>
        </w:rPr>
      </w:pPr>
      <w:proofErr w:type="gramStart"/>
      <w:r w:rsidRPr="006D6AC1">
        <w:rPr>
          <w:lang w:val="en-CA"/>
        </w:rPr>
        <w:t>eventEnvironment</w:t>
      </w:r>
      <w:proofErr w:type="gramEnd"/>
    </w:p>
    <w:p w14:paraId="3EA06765" w14:textId="1837C52B" w:rsidR="006D6AC1" w:rsidRDefault="006D6AC1" w:rsidP="00980C8A">
      <w:pPr>
        <w:rPr>
          <w:lang w:val="en-CA"/>
        </w:rPr>
      </w:pPr>
      <w:r>
        <w:rPr>
          <w:lang w:val="en-CA"/>
        </w:rPr>
        <w:t xml:space="preserve">The </w:t>
      </w:r>
      <w:r w:rsidRPr="00406683">
        <w:rPr>
          <w:rStyle w:val="Entity"/>
        </w:rPr>
        <w:t>even</w:t>
      </w:r>
      <w:r w:rsidR="00BF6A2E" w:rsidRPr="00406683">
        <w:rPr>
          <w:rStyle w:val="Entity"/>
        </w:rPr>
        <w:t>t</w:t>
      </w:r>
      <w:r w:rsidRPr="00406683">
        <w:rPr>
          <w:rStyle w:val="Entity"/>
        </w:rPr>
        <w:t>Environment</w:t>
      </w:r>
      <w:r>
        <w:rPr>
          <w:lang w:val="en-CA"/>
        </w:rPr>
        <w:t xml:space="preserve"> proper</w:t>
      </w:r>
      <w:r w:rsidR="00290617">
        <w:rPr>
          <w:lang w:val="en-CA"/>
        </w:rPr>
        <w:t>ty (</w:t>
      </w:r>
      <w:r w:rsidR="008F3406">
        <w:rPr>
          <w:rStyle w:val="Entity"/>
        </w:rPr>
        <w:t>SWE::Category</w:t>
      </w:r>
      <w:r w:rsidR="00290617">
        <w:rPr>
          <w:lang w:val="en-CA"/>
        </w:rPr>
        <w:t xml:space="preserve">) </w:t>
      </w:r>
      <w:r w:rsidR="008A4869">
        <w:rPr>
          <w:lang w:val="en-CA"/>
        </w:rPr>
        <w:t>is</w:t>
      </w:r>
      <w:r w:rsidR="00290617">
        <w:rPr>
          <w:lang w:val="en-CA"/>
        </w:rPr>
        <w:t xml:space="preserv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w:t>
      </w:r>
      <w:r w:rsidRPr="00406683">
        <w:rPr>
          <w:rStyle w:val="Entity"/>
        </w:rPr>
        <w:t>GeologicEvent</w:t>
      </w:r>
      <w:r w:rsidRPr="006D6AC1">
        <w:rPr>
          <w:lang w:val="en-CA"/>
        </w:rPr>
        <w:t xml:space="preserve">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40A9B143" w14:textId="5B305007" w:rsidR="00C9272B" w:rsidRPr="008A4869" w:rsidRDefault="00C9272B" w:rsidP="00980C8A">
      <w:pPr>
        <w:pStyle w:val="Titre5"/>
        <w:rPr>
          <w:lang w:val="en-CA"/>
        </w:rPr>
      </w:pPr>
      <w:proofErr w:type="gramStart"/>
      <w:r w:rsidRPr="00C9272B">
        <w:rPr>
          <w:lang w:val="en-CA"/>
        </w:rPr>
        <w:t>geEventDescription</w:t>
      </w:r>
      <w:proofErr w:type="gramEnd"/>
      <w:r>
        <w:rPr>
          <w:lang w:val="en-CA"/>
        </w:rPr>
        <w:t xml:space="preserve"> (stub property)</w:t>
      </w:r>
    </w:p>
    <w:p w14:paraId="16ADAFA0" w14:textId="75338949" w:rsidR="00C9272B" w:rsidRPr="00980C8A" w:rsidRDefault="00C9272B" w:rsidP="00980C8A">
      <w:pPr>
        <w:rPr>
          <w:lang w:val="en-CA"/>
        </w:rPr>
      </w:pPr>
      <w:r>
        <w:rPr>
          <w:lang w:val="en-CA"/>
        </w:rPr>
        <w:t xml:space="preserve">The property </w:t>
      </w:r>
      <w:r w:rsidRPr="00406683">
        <w:rPr>
          <w:rStyle w:val="Entity"/>
        </w:rPr>
        <w:t>geEventDescription</w:t>
      </w:r>
      <w:proofErr w:type="gramStart"/>
      <w:r w:rsidRPr="00406683">
        <w:rPr>
          <w:rStyle w:val="Entity"/>
        </w:rPr>
        <w:t>:GeologicEventAbstractDescription</w:t>
      </w:r>
      <w:proofErr w:type="gramEnd"/>
      <w:r>
        <w:rPr>
          <w:lang w:val="en-CA"/>
        </w:rPr>
        <w:t xml:space="preserve"> contain</w:t>
      </w:r>
      <w:r w:rsidR="008A4869">
        <w:rPr>
          <w:lang w:val="en-CA"/>
        </w:rPr>
        <w:t>s</w:t>
      </w:r>
      <w:r>
        <w:rPr>
          <w:lang w:val="en-CA"/>
        </w:rPr>
        <w:t xml:space="preserve"> a d</w:t>
      </w:r>
      <w:r w:rsidRPr="00C9272B">
        <w:rPr>
          <w:lang w:val="en-CA"/>
        </w:rPr>
        <w:t>etailed event description.  This is a stub property in GeoSciML Basic</w:t>
      </w:r>
      <w:r>
        <w:rPr>
          <w:lang w:val="en-CA"/>
        </w:rPr>
        <w:t xml:space="preserve"> since </w:t>
      </w:r>
      <w:r w:rsidRPr="00406683">
        <w:rPr>
          <w:rStyle w:val="Entity"/>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Titre4"/>
        <w:rPr>
          <w:lang w:val="en-CA"/>
        </w:rPr>
      </w:pPr>
      <w:bookmarkStart w:id="288" w:name="BKM_E578F2B2_741C_4353_B7F8_02F0AE878A52"/>
      <w:bookmarkStart w:id="289" w:name="BKM_B4649898_DB40_445B_BA02_FB50DB166B1F"/>
      <w:bookmarkStart w:id="290" w:name="BKM_97F5720D_724D_44A6_8C82_6D7A6D6B5F0E"/>
      <w:bookmarkStart w:id="291" w:name="BKM_94B4A111_399A_4144_8BC6_D1BBA5249175"/>
      <w:bookmarkStart w:id="292" w:name="BKM_23198178_9024_4323_9F34_11F193914E4D"/>
      <w:bookmarkStart w:id="293" w:name="BKM_669B19C2_AABA_42AD_8B76_978659231695"/>
      <w:bookmarkEnd w:id="288"/>
      <w:bookmarkEnd w:id="289"/>
      <w:bookmarkEnd w:id="290"/>
      <w:bookmarkEnd w:id="291"/>
      <w:bookmarkEnd w:id="292"/>
      <w:bookmarkEnd w:id="293"/>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rsidRPr="00406683">
        <w:rPr>
          <w:rStyle w:val="Entity"/>
        </w:rPr>
        <w:t>Numeric</w:t>
      </w:r>
      <w:r w:rsidRPr="00406683">
        <w:rPr>
          <w:rStyle w:val="Entity"/>
        </w:rPr>
        <w:t>A</w:t>
      </w:r>
      <w:r w:rsidR="00DB2D3A" w:rsidRPr="00406683">
        <w:rPr>
          <w:rStyle w:val="Entity"/>
        </w:rPr>
        <w:t>geRange</w:t>
      </w:r>
      <w:r w:rsidR="00DB2D3A">
        <w:t xml:space="preserv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08CB3B69" w14:textId="0B184DBF" w:rsidR="00B43D07" w:rsidRPr="008A4869" w:rsidRDefault="00B43D07" w:rsidP="008A4869">
      <w:pPr>
        <w:pStyle w:val="Titre5"/>
        <w:rPr>
          <w:lang w:val="en-CA"/>
        </w:rPr>
      </w:pPr>
      <w:proofErr w:type="gramStart"/>
      <w:r>
        <w:rPr>
          <w:lang w:val="en-CA"/>
        </w:rPr>
        <w:lastRenderedPageBreak/>
        <w:t>reportingDate</w:t>
      </w:r>
      <w:proofErr w:type="gramEnd"/>
    </w:p>
    <w:p w14:paraId="5B79940A" w14:textId="34335B81" w:rsidR="00B43D07" w:rsidRDefault="00B43D07" w:rsidP="007F03F0">
      <w:pPr>
        <w:rPr>
          <w:lang w:val="en-CA"/>
        </w:rPr>
      </w:pPr>
      <w:r>
        <w:rPr>
          <w:lang w:val="en-CA"/>
        </w:rPr>
        <w:t xml:space="preserve">The </w:t>
      </w:r>
      <w:r w:rsidRPr="00406683">
        <w:rPr>
          <w:rStyle w:val="Entity"/>
        </w:rPr>
        <w:t>reportingDate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a s</w:t>
      </w:r>
      <w:r w:rsidRPr="00B43D07">
        <w:rPr>
          <w:lang w:val="en-CA"/>
        </w:rPr>
        <w:t xml:space="preserve">ingle time coordinate value to report as representative for this </w:t>
      </w:r>
      <w:r w:rsidRPr="00406683">
        <w:rPr>
          <w:rStyle w:val="Entity"/>
        </w:rPr>
        <w:t>NumericAge</w:t>
      </w:r>
      <w:r w:rsidRPr="00B43D07">
        <w:rPr>
          <w:lang w:val="en-CA"/>
        </w:rPr>
        <w:t xml:space="preserve"> assignment</w:t>
      </w:r>
      <w:r w:rsidR="0034572C">
        <w:rPr>
          <w:lang w:val="en-CA"/>
        </w:rPr>
        <w:t>.</w:t>
      </w:r>
    </w:p>
    <w:p w14:paraId="16FC4502" w14:textId="77B613FE" w:rsidR="000841A4" w:rsidRPr="008A4869" w:rsidRDefault="000841A4" w:rsidP="007F03F0">
      <w:pPr>
        <w:pStyle w:val="Titre5"/>
        <w:rPr>
          <w:lang w:val="en-CA"/>
        </w:rPr>
      </w:pPr>
      <w:proofErr w:type="gramStart"/>
      <w:r w:rsidRPr="00D970E9">
        <w:rPr>
          <w:lang w:val="en-CA"/>
        </w:rPr>
        <w:t>olderBoundDate</w:t>
      </w:r>
      <w:proofErr w:type="gramEnd"/>
    </w:p>
    <w:p w14:paraId="1A619D9C" w14:textId="24841D9F" w:rsidR="000841A4" w:rsidRDefault="000841A4" w:rsidP="007F03F0">
      <w:pPr>
        <w:rPr>
          <w:lang w:val="en-CA"/>
        </w:rPr>
      </w:pPr>
      <w:r>
        <w:rPr>
          <w:lang w:val="en-CA"/>
        </w:rPr>
        <w:t xml:space="preserve">The </w:t>
      </w:r>
      <w:r w:rsidRPr="00406683">
        <w:rPr>
          <w:rStyle w:val="Entity"/>
        </w:rPr>
        <w:t>olderBoundDate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older bounding time coordinate in an age range</w:t>
      </w:r>
      <w:r w:rsidR="0034572C">
        <w:rPr>
          <w:lang w:val="en-CA"/>
        </w:rPr>
        <w:t>.</w:t>
      </w:r>
    </w:p>
    <w:p w14:paraId="7B3C6DF6" w14:textId="560B83FE" w:rsidR="000841A4" w:rsidRPr="008A4869" w:rsidRDefault="000841A4" w:rsidP="008A4869">
      <w:pPr>
        <w:pStyle w:val="Titre5"/>
        <w:rPr>
          <w:lang w:val="en-CA"/>
        </w:rPr>
      </w:pPr>
      <w:proofErr w:type="gramStart"/>
      <w:r w:rsidRPr="00D970E9">
        <w:rPr>
          <w:lang w:val="en-CA"/>
        </w:rPr>
        <w:t>youngerBoundDate</w:t>
      </w:r>
      <w:proofErr w:type="gramEnd"/>
    </w:p>
    <w:p w14:paraId="585375BE" w14:textId="59ADA8F2" w:rsidR="000841A4" w:rsidRDefault="000841A4" w:rsidP="007F03F0">
      <w:pPr>
        <w:rPr>
          <w:lang w:val="en-CA"/>
        </w:rPr>
      </w:pPr>
      <w:r>
        <w:rPr>
          <w:lang w:val="en-CA"/>
        </w:rPr>
        <w:t xml:space="preserve">The </w:t>
      </w:r>
      <w:r w:rsidRPr="00406683">
        <w:rPr>
          <w:rStyle w:val="Entity"/>
        </w:rPr>
        <w:t>youngerBoundDat</w:t>
      </w:r>
      <w:r w:rsidR="00BF6A2E" w:rsidRPr="00406683">
        <w:rPr>
          <w:rStyle w:val="Entity"/>
        </w:rPr>
        <w: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younger bounding time coordinate in an age range</w:t>
      </w:r>
      <w:r w:rsidR="0034572C">
        <w:rPr>
          <w:lang w:val="en-CA"/>
        </w:rPr>
        <w:t>.</w:t>
      </w:r>
    </w:p>
    <w:p w14:paraId="038F5FA1" w14:textId="5AAD5342" w:rsidR="00B537EA" w:rsidRDefault="00CF6174" w:rsidP="00CF6174">
      <w:pPr>
        <w:pStyle w:val="Titre3"/>
      </w:pPr>
      <w:bookmarkStart w:id="294" w:name="BKM_6B9E4BC3_EF2C_43B8_97EF_B6AD57F690A4"/>
      <w:bookmarkStart w:id="295" w:name="BKM_2ED006FF_62EF_4E32_BE1A_054C3322F7C1"/>
      <w:bookmarkStart w:id="296" w:name="BKM_BE4D4818_8828_40DD_8E59_5906619F59A7"/>
      <w:bookmarkStart w:id="297" w:name="_Toc458065760"/>
      <w:bookmarkEnd w:id="294"/>
      <w:bookmarkEnd w:id="295"/>
      <w:bookmarkEnd w:id="296"/>
      <w:r>
        <w:t>Geologic Structure</w:t>
      </w:r>
      <w:bookmarkEnd w:id="297"/>
    </w:p>
    <w:p w14:paraId="62EC08DC" w14:textId="77777777" w:rsidR="00CF6174" w:rsidRDefault="00CF6174" w:rsidP="00856F51"/>
    <w:p w14:paraId="2267C6CA" w14:textId="7D221E94" w:rsidR="00CF6174" w:rsidRDefault="00CF6174" w:rsidP="00856F51">
      <w:r w:rsidRPr="00406683">
        <w:rPr>
          <w:rStyle w:val="Entity"/>
        </w:rPr>
        <w:t>GeologicStructures</w:t>
      </w:r>
      <w:r w:rsidRPr="00CF6174">
        <w:t xml:space="preserve"> are a configuration of matter in the Earth based on describable inhomogeneity, p</w:t>
      </w:r>
      <w:r w:rsidR="00406683">
        <w:t xml:space="preserve">attern, or fracture in an </w:t>
      </w:r>
      <w:r w:rsidR="00406683" w:rsidRPr="00406683">
        <w:rPr>
          <w:rStyle w:val="Entity"/>
        </w:rPr>
        <w:t>Earth</w:t>
      </w:r>
      <w:r w:rsidRPr="00406683">
        <w:rPr>
          <w:rStyle w:val="Entity"/>
        </w:rPr>
        <w:t>Material</w:t>
      </w:r>
      <w:r w:rsidRPr="00CF6174">
        <w:t xml:space="preserve">.  The scale of geological structures ranges from microscopic (micron-scale) to megascopic (km-scale). Examples of such inhomogeneities include fractures, mineral grain boundaries, and boundaries between parts of the rock with different particle geometry (texture) or composition. </w:t>
      </w:r>
    </w:p>
    <w:p w14:paraId="381C76BF" w14:textId="3D87CF24" w:rsidR="00CF6174" w:rsidRDefault="00406683" w:rsidP="00856F51">
      <w:r w:rsidRPr="00406683">
        <w:rPr>
          <w:rStyle w:val="Entity"/>
        </w:rPr>
        <w:t>GeologicS</w:t>
      </w:r>
      <w:r w:rsidR="00CF6174" w:rsidRPr="00406683">
        <w:rPr>
          <w:rStyle w:val="Entity"/>
        </w:rPr>
        <w:t>tructure</w:t>
      </w:r>
      <w:r w:rsidR="00CF6174" w:rsidRPr="00CF6174">
        <w:t xml:space="preserve"> is grounded in relationships between parts of a rock or rock body. As used here, it includes sedimentary structu</w:t>
      </w:r>
      <w:r>
        <w:t xml:space="preserve">res. The identity of a </w:t>
      </w:r>
      <w:r w:rsidRPr="00406683">
        <w:rPr>
          <w:rStyle w:val="Entity"/>
        </w:rPr>
        <w:t>Geologic</w:t>
      </w:r>
      <w:r w:rsidR="00CF6174" w:rsidRPr="00406683">
        <w:rPr>
          <w:rStyle w:val="Entity"/>
        </w:rPr>
        <w:t>Structure</w:t>
      </w:r>
      <w:r w:rsidR="00CF6174" w:rsidRPr="00CF6174">
        <w:t xml:space="preserve"> is independent of the material that is the substrate for the structure</w:t>
      </w:r>
      <w:r w:rsidR="0034572C">
        <w:t xml:space="preserve"> </w:t>
      </w:r>
      <w:r w:rsidR="00BF6A2E">
        <w:t xml:space="preserve">although </w:t>
      </w:r>
      <w:r w:rsidR="0034572C">
        <w:t>t</w:t>
      </w:r>
      <w:r w:rsidR="00CF6174" w:rsidRPr="00CF6174">
        <w:t xml:space="preserve">here are almost always strong dependencies </w:t>
      </w:r>
      <w:r>
        <w:t>between the nature of the e</w:t>
      </w:r>
      <w:r w:rsidR="00CF6174" w:rsidRPr="00CF6174">
        <w:t xml:space="preserve">arth </w:t>
      </w:r>
      <w:r>
        <w:t>m</w:t>
      </w:r>
      <w:r w:rsidR="00CF6174" w:rsidRPr="00CF6174">
        <w:t>aterial substr</w:t>
      </w:r>
      <w:r>
        <w:t>ate and the kinds of g</w:t>
      </w:r>
      <w:r w:rsidR="00CF6174" w:rsidRPr="00CF6174">
        <w:t xml:space="preserve">eological </w:t>
      </w:r>
      <w:r>
        <w:t>s</w:t>
      </w:r>
      <w:r w:rsidR="00CF6174" w:rsidRPr="00CF6174">
        <w:t xml:space="preserve">tructure that may be present. </w:t>
      </w:r>
    </w:p>
    <w:p w14:paraId="415E5345" w14:textId="0C6D833E" w:rsidR="00CF6174" w:rsidRDefault="00CF6174" w:rsidP="00856F51">
      <w:r w:rsidRPr="00CF6174">
        <w:t>A disaggregated heap of particles does not have structure, and can only be described in terms of the mineralogy and geometrical character of the co</w:t>
      </w:r>
      <w:r w:rsidR="00406683">
        <w:t>nstituent particles.  Geologic s</w:t>
      </w:r>
      <w:r w:rsidRPr="00CF6174">
        <w:t>tructures are more likely to be found in, and are more persistent in, consolidated materials than in unconsolidated materials. Properties like "clast-supported", "matrix-supported", and "graded bed" that do not involve orientation are co</w:t>
      </w:r>
      <w:r w:rsidR="008A4869">
        <w:t xml:space="preserve">nsidered kinds of </w:t>
      </w:r>
      <w:r w:rsidR="008A4869" w:rsidRPr="00406683">
        <w:rPr>
          <w:rStyle w:val="Entity"/>
        </w:rPr>
        <w:t>Geologic</w:t>
      </w:r>
      <w:r w:rsidRPr="00406683">
        <w:rPr>
          <w:rStyle w:val="Entity"/>
        </w:rPr>
        <w:t>Structure</w:t>
      </w:r>
      <w:r w:rsidRPr="00CF6174">
        <w:t xml:space="preserve"> because they depend on the configuration of parts of a rock body.</w:t>
      </w:r>
    </w:p>
    <w:p w14:paraId="3ADE4867" w14:textId="77777777" w:rsidR="00CF6174" w:rsidRDefault="00CF6174" w:rsidP="00856F51"/>
    <w:p w14:paraId="25B5C978" w14:textId="5A8F2FAB" w:rsidR="00415CBF" w:rsidRDefault="00441148" w:rsidP="00415CBF">
      <w:pPr>
        <w:keepNext/>
      </w:pPr>
      <w:r>
        <w:rPr>
          <w:noProof/>
          <w:lang w:val="en-CA" w:eastAsia="en-CA"/>
        </w:rPr>
        <w:lastRenderedPageBreak/>
        <w:drawing>
          <wp:inline distT="0" distB="0" distL="0" distR="0" wp14:anchorId="05762BAE" wp14:editId="7EBD058B">
            <wp:extent cx="5486400" cy="334262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342628"/>
                    </a:xfrm>
                    <a:prstGeom prst="rect">
                      <a:avLst/>
                    </a:prstGeom>
                    <a:noFill/>
                    <a:ln>
                      <a:noFill/>
                    </a:ln>
                  </pic:spPr>
                </pic:pic>
              </a:graphicData>
            </a:graphic>
          </wp:inline>
        </w:drawing>
      </w:r>
    </w:p>
    <w:p w14:paraId="679021F4" w14:textId="5B46B61A" w:rsidR="00CF6174"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17</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Titre4"/>
      </w:pPr>
      <w:bookmarkStart w:id="298" w:name="_Ref440800034"/>
      <w:r>
        <w:t>GeologicStructure</w:t>
      </w:r>
      <w:bookmarkEnd w:id="298"/>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 xml:space="preserve">aterial.  The identity of a </w:t>
      </w:r>
      <w:r w:rsidR="008B7091" w:rsidRPr="00406683">
        <w:rPr>
          <w:rStyle w:val="Entity"/>
        </w:rPr>
        <w:t>GeologicStructure</w:t>
      </w:r>
      <w:r w:rsidR="008B7091">
        <w:t xml:space="preserve"> is independent of the material that is the substrate for the structure.  The general </w:t>
      </w:r>
      <w:r w:rsidR="008B7091" w:rsidRPr="00406683">
        <w:rPr>
          <w:rStyle w:val="Entity"/>
        </w:rPr>
        <w:t>Geologic</w:t>
      </w:r>
      <w:r w:rsidRPr="00406683">
        <w:rPr>
          <w:rStyle w:val="Entity"/>
        </w:rPr>
        <w:t>Feature</w:t>
      </w:r>
      <w:r w:rsidR="008B7091" w:rsidRPr="00406683">
        <w:rPr>
          <w:rStyle w:val="Entity"/>
        </w:rPr>
        <w:t>Relation</w:t>
      </w:r>
      <w:r>
        <w:t xml:space="preserve"> (available in the Extension package – see </w:t>
      </w:r>
      <w:r>
        <w:fldChar w:fldCharType="begin"/>
      </w:r>
      <w:r>
        <w:instrText xml:space="preserve"> REF _Ref440187941 \r \h </w:instrText>
      </w:r>
      <w:r>
        <w:fldChar w:fldCharType="separate"/>
      </w:r>
      <w:r w:rsidR="007C615B">
        <w:t>8.5</w:t>
      </w:r>
      <w:r>
        <w:fldChar w:fldCharType="end"/>
      </w:r>
      <w:r>
        <w:t>)</w:t>
      </w:r>
      <w:r w:rsidR="008B7091">
        <w:t xml:space="preserve"> is used to associate penetrative </w:t>
      </w:r>
      <w:r w:rsidR="008B7091" w:rsidRPr="00406683">
        <w:rPr>
          <w:rStyle w:val="Entity"/>
        </w:rPr>
        <w:t>GeologicStructures</w:t>
      </w:r>
      <w:r w:rsidR="008B7091">
        <w:t xml:space="preserve"> with </w:t>
      </w:r>
      <w:r w:rsidR="008B7091" w:rsidRPr="00406683">
        <w:rPr>
          <w:rStyle w:val="Entity"/>
        </w:rPr>
        <w:t>GeologicUnits</w:t>
      </w:r>
      <w:r w:rsidR="008B7091">
        <w:t>.</w:t>
      </w:r>
      <w:r w:rsidR="00F011FC">
        <w:t xml:space="preserve">  GeoSciML Basic only provide</w:t>
      </w:r>
      <w:r w:rsidR="0034572C">
        <w:t>s</w:t>
      </w:r>
      <w:r w:rsidR="00F011FC">
        <w:t xml:space="preserve"> a limited set of core structures (</w:t>
      </w:r>
      <w:r w:rsidR="00F011FC" w:rsidRPr="00406683">
        <w:rPr>
          <w:rStyle w:val="Entity"/>
        </w:rPr>
        <w:t>Contact</w:t>
      </w:r>
      <w:r w:rsidR="00F011FC">
        <w:t xml:space="preserve">, </w:t>
      </w:r>
      <w:r w:rsidR="00F011FC" w:rsidRPr="00406683">
        <w:rPr>
          <w:rStyle w:val="Entity"/>
        </w:rPr>
        <w:t>Fold</w:t>
      </w:r>
      <w:r w:rsidR="00F011FC">
        <w:t xml:space="preserve">, </w:t>
      </w:r>
      <w:r w:rsidR="00F011FC" w:rsidRPr="00406683">
        <w:rPr>
          <w:rStyle w:val="Entity"/>
        </w:rPr>
        <w:t>ShearDisplacementStructure</w:t>
      </w:r>
      <w:r w:rsidR="00F011FC">
        <w:t xml:space="preserve"> and </w:t>
      </w:r>
      <w:r w:rsidR="00F011FC" w:rsidRPr="00406683">
        <w:rPr>
          <w:rStyle w:val="Entity"/>
        </w:rPr>
        <w:t>Foliation</w:t>
      </w:r>
      <w:r w:rsidR="00F011FC">
        <w:t xml:space="preserve">)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7C615B">
        <w:t>5.1.1</w:t>
      </w:r>
      <w:r w:rsidR="00F011FC">
        <w:fldChar w:fldCharType="end"/>
      </w:r>
      <w:r w:rsidR="00F011FC">
        <w:t>) and geologic structure types are available from the Extension package</w:t>
      </w:r>
      <w:r w:rsidR="00853941">
        <w:t>.</w:t>
      </w:r>
    </w:p>
    <w:p w14:paraId="33437061" w14:textId="77777777" w:rsidR="00E62F4E" w:rsidRDefault="00E62F4E" w:rsidP="008B7091"/>
    <w:p w14:paraId="0ED54E79" w14:textId="704DC7EB" w:rsidR="008B7091" w:rsidRDefault="008B7091" w:rsidP="008B7091">
      <w:pPr>
        <w:pStyle w:val="Titre4"/>
      </w:pPr>
      <w:r>
        <w:t>Contact</w:t>
      </w:r>
    </w:p>
    <w:p w14:paraId="72FB71A3" w14:textId="77777777" w:rsidR="00E62F4E" w:rsidRPr="00E62F4E" w:rsidRDefault="00E62F4E" w:rsidP="00E62F4E"/>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051FF29" w14:textId="21F31B1A" w:rsidR="008B7091" w:rsidRDefault="00441148" w:rsidP="008B7091">
      <w:pPr>
        <w:keepNext/>
      </w:pPr>
      <w:r>
        <w:rPr>
          <w:noProof/>
          <w:lang w:val="en-CA" w:eastAsia="en-CA"/>
        </w:rPr>
        <w:lastRenderedPageBreak/>
        <w:drawing>
          <wp:inline distT="0" distB="0" distL="0" distR="0" wp14:anchorId="79C89A44" wp14:editId="71B40365">
            <wp:extent cx="4059555" cy="43738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9555" cy="4373880"/>
                    </a:xfrm>
                    <a:prstGeom prst="rect">
                      <a:avLst/>
                    </a:prstGeom>
                    <a:noFill/>
                    <a:ln>
                      <a:noFill/>
                    </a:ln>
                  </pic:spPr>
                </pic:pic>
              </a:graphicData>
            </a:graphic>
          </wp:inline>
        </w:drawing>
      </w:r>
    </w:p>
    <w:p w14:paraId="28CA1BE0" w14:textId="3009CB0A"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18</w:t>
      </w:r>
      <w:r w:rsidR="00673E83">
        <w:rPr>
          <w:noProof/>
        </w:rPr>
        <w:fldChar w:fldCharType="end"/>
      </w:r>
      <w:r>
        <w:t>: Contact</w:t>
      </w:r>
      <w:r w:rsidR="00853941">
        <w:t xml:space="preserve"> context diagram.</w:t>
      </w:r>
    </w:p>
    <w:p w14:paraId="1B123F8C" w14:textId="0842AE05" w:rsidR="005D6D19" w:rsidRPr="008A4869" w:rsidRDefault="005D6D19" w:rsidP="008A4869">
      <w:pPr>
        <w:pStyle w:val="Titre5"/>
        <w:rPr>
          <w:lang w:val="en-CA"/>
        </w:rPr>
      </w:pPr>
      <w:bookmarkStart w:id="299" w:name="BKM_1A59C48F_A7B9_4BDC_B008_53504A772FCF"/>
      <w:bookmarkEnd w:id="299"/>
      <w:proofErr w:type="gramStart"/>
      <w:r w:rsidRPr="00D970E9">
        <w:rPr>
          <w:lang w:val="en-CA"/>
        </w:rPr>
        <w:t>contactType</w:t>
      </w:r>
      <w:proofErr w:type="gramEnd"/>
    </w:p>
    <w:p w14:paraId="261C9B27" w14:textId="7F5CA990" w:rsidR="005D6D19" w:rsidRDefault="005D6D19" w:rsidP="007F03F0">
      <w:pPr>
        <w:rPr>
          <w:lang w:val="en-CA"/>
        </w:rPr>
      </w:pPr>
      <w:r>
        <w:rPr>
          <w:lang w:val="en-CA"/>
        </w:rPr>
        <w:t xml:space="preserve">The property </w:t>
      </w:r>
      <w:r w:rsidRPr="00406683">
        <w:rPr>
          <w:rStyle w:val="Entity"/>
        </w:rPr>
        <w:t>contactType</w:t>
      </w:r>
      <w:proofErr w:type="gramStart"/>
      <w:r w:rsidRPr="00406683">
        <w:rPr>
          <w:rStyle w:val="Entity"/>
        </w:rPr>
        <w:t>:ContactTypeTerm</w:t>
      </w:r>
      <w:proofErr w:type="gramEnd"/>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w:t>
      </w:r>
      <w:r w:rsidR="008A4869">
        <w:rPr>
          <w:lang w:val="en-CA"/>
        </w:rPr>
        <w:t>is</w:t>
      </w:r>
      <w:r>
        <w:rPr>
          <w:lang w:val="en-CA"/>
        </w:rPr>
        <w:t xml:space="preserve"> a term from a controlled vocabulary.</w:t>
      </w:r>
    </w:p>
    <w:p w14:paraId="1440346A" w14:textId="4C445523" w:rsidR="005D6D19" w:rsidRPr="008A4869" w:rsidRDefault="005D6D19" w:rsidP="007F03F0">
      <w:pPr>
        <w:pStyle w:val="Titre5"/>
        <w:rPr>
          <w:lang w:val="en-CA"/>
        </w:rPr>
      </w:pPr>
      <w:proofErr w:type="gramStart"/>
      <w:r w:rsidRPr="00D970E9">
        <w:rPr>
          <w:lang w:val="en-CA"/>
        </w:rPr>
        <w:t>stContactDescription</w:t>
      </w:r>
      <w:proofErr w:type="gramEnd"/>
      <w:r>
        <w:rPr>
          <w:lang w:val="en-CA"/>
        </w:rPr>
        <w:t xml:space="preserve"> (stub property)</w:t>
      </w:r>
    </w:p>
    <w:p w14:paraId="60DC6028" w14:textId="5DDAE335" w:rsidR="005D6D19" w:rsidRDefault="005D6D19" w:rsidP="007F03F0">
      <w:pPr>
        <w:rPr>
          <w:lang w:val="en-CA"/>
        </w:rPr>
      </w:pPr>
      <w:r>
        <w:rPr>
          <w:lang w:val="en-CA"/>
        </w:rPr>
        <w:t xml:space="preserve">The property </w:t>
      </w:r>
      <w:r w:rsidRPr="00406683">
        <w:rPr>
          <w:rStyle w:val="Entity"/>
        </w:rPr>
        <w:t>stContactDescription</w:t>
      </w:r>
      <w:proofErr w:type="gramStart"/>
      <w:r w:rsidRPr="00406683">
        <w:rPr>
          <w:rStyle w:val="Entity"/>
        </w:rPr>
        <w:t>:ContactAbstractDescription</w:t>
      </w:r>
      <w:proofErr w:type="gramEnd"/>
      <w:r>
        <w:rPr>
          <w:lang w:val="en-CA"/>
        </w:rPr>
        <w:t xml:space="preserve"> provide</w:t>
      </w:r>
      <w:r w:rsidR="008A4869">
        <w:rPr>
          <w:lang w:val="en-CA"/>
        </w:rPr>
        <w:t>s</w:t>
      </w:r>
      <w:r>
        <w:rPr>
          <w:lang w:val="en-CA"/>
        </w:rPr>
        <w:t xml:space="preserve"> d</w:t>
      </w:r>
      <w:r w:rsidRPr="005D6D19">
        <w:rPr>
          <w:lang w:val="en-CA"/>
        </w:rPr>
        <w:t>etailed contact description.  This is a stub property in GeoSciML Basic</w:t>
      </w:r>
      <w:r>
        <w:rPr>
          <w:lang w:val="en-CA"/>
        </w:rPr>
        <w:t xml:space="preserve"> since </w:t>
      </w:r>
      <w:r w:rsidRPr="00406683">
        <w:rPr>
          <w:rStyle w:val="Entity"/>
        </w:rPr>
        <w:t>ContactAbstractDescription</w:t>
      </w:r>
      <w:r>
        <w:rPr>
          <w:lang w:val="en-CA"/>
        </w:rPr>
        <w:t xml:space="preserve"> is an abstract class with no concrete subtype in GeoSciML Basic.</w:t>
      </w:r>
    </w:p>
    <w:p w14:paraId="3C0F655E" w14:textId="549E35C3" w:rsidR="008B7091" w:rsidRDefault="008B7091" w:rsidP="008B7091">
      <w:pPr>
        <w:pStyle w:val="Titre4"/>
      </w:pPr>
      <w:bookmarkStart w:id="300" w:name="BKM_F722D1E4_88A1_4807_BB66_32AB9BD44381"/>
      <w:bookmarkEnd w:id="300"/>
      <w:r>
        <w:t>Fold</w:t>
      </w:r>
    </w:p>
    <w:p w14:paraId="63EB48F3" w14:textId="77777777" w:rsidR="008B7091" w:rsidRDefault="008B7091" w:rsidP="00856F51"/>
    <w:p w14:paraId="54815999" w14:textId="3B23F085" w:rsidR="008B7091" w:rsidRDefault="008B7091" w:rsidP="00856F51">
      <w:r>
        <w:t>A fold is formed by o</w:t>
      </w:r>
      <w:r w:rsidRPr="008B7091">
        <w:t xml:space="preserve">ne or more systematically curved layers, surfaces, or lines in a rock body. </w:t>
      </w:r>
      <w:r w:rsidR="00406683">
        <w:t>A f</w:t>
      </w:r>
      <w:r w:rsidRPr="008B7091">
        <w:t xml:space="preserve">old denotes a structure </w:t>
      </w:r>
      <w:r w:rsidR="00406683">
        <w:t>formed by the deformation of a g</w:t>
      </w:r>
      <w:r w:rsidRPr="008B7091">
        <w:t>eologic</w:t>
      </w:r>
      <w:r w:rsidR="00406683">
        <w:t xml:space="preserve"> s</w:t>
      </w:r>
      <w:r w:rsidRPr="008B7091">
        <w:t>tructure</w:t>
      </w:r>
      <w:r w:rsidR="008B246E">
        <w:t>, such as a contact which the original undeformed geometry is presumed,</w:t>
      </w:r>
      <w:r w:rsidRPr="008B7091">
        <w:t xml:space="preserve"> to form a structure that may be described by the translation of an abstract line (the fold axis) parallel to itself along some curvilinear path (the fold profile). Folds have a hinge zone (zone of </w:t>
      </w:r>
      <w:r w:rsidRPr="008B7091">
        <w:lastRenderedPageBreak/>
        <w:t xml:space="preserve">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28D1930E" w:rsidR="008B7091" w:rsidRDefault="00441148" w:rsidP="008B7091">
      <w:pPr>
        <w:keepNext/>
      </w:pPr>
      <w:r>
        <w:rPr>
          <w:noProof/>
          <w:lang w:val="en-CA" w:eastAsia="en-CA"/>
        </w:rPr>
        <w:drawing>
          <wp:inline distT="0" distB="0" distL="0" distR="0" wp14:anchorId="2C854F77" wp14:editId="4CE2833D">
            <wp:extent cx="4344670" cy="458343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4670" cy="4583430"/>
                    </a:xfrm>
                    <a:prstGeom prst="rect">
                      <a:avLst/>
                    </a:prstGeom>
                    <a:noFill/>
                    <a:ln>
                      <a:noFill/>
                    </a:ln>
                  </pic:spPr>
                </pic:pic>
              </a:graphicData>
            </a:graphic>
          </wp:inline>
        </w:drawing>
      </w:r>
    </w:p>
    <w:p w14:paraId="10BE36B7" w14:textId="605327DC"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19</w:t>
      </w:r>
      <w:r w:rsidR="00673E83">
        <w:rPr>
          <w:noProof/>
        </w:rPr>
        <w:fldChar w:fldCharType="end"/>
      </w:r>
      <w:r>
        <w:t>: Fold</w:t>
      </w:r>
      <w:r w:rsidR="00853941">
        <w:t xml:space="preserve"> context diagram.</w:t>
      </w:r>
    </w:p>
    <w:p w14:paraId="29837698" w14:textId="58C60A83" w:rsidR="00F011FC" w:rsidRPr="00F011FC" w:rsidRDefault="005D6D19" w:rsidP="007F03F0">
      <w:pPr>
        <w:pStyle w:val="Titre5"/>
      </w:pPr>
      <w:proofErr w:type="gramStart"/>
      <w:r w:rsidRPr="005D6D19">
        <w:t>profileType</w:t>
      </w:r>
      <w:proofErr w:type="gramEnd"/>
    </w:p>
    <w:p w14:paraId="1E3B8CCB" w14:textId="26C119FF" w:rsidR="005D6D19" w:rsidRDefault="005D6D19" w:rsidP="007F03F0">
      <w:r>
        <w:t xml:space="preserve">The property </w:t>
      </w:r>
      <w:r w:rsidRPr="00406683">
        <w:rPr>
          <w:rStyle w:val="Entity"/>
        </w:rPr>
        <w:t>profileType</w:t>
      </w:r>
      <w:proofErr w:type="gramStart"/>
      <w:r w:rsidRPr="00406683">
        <w:rPr>
          <w:rStyle w:val="Entity"/>
        </w:rPr>
        <w:t>:FoldProfileTypeTerm</w:t>
      </w:r>
      <w:proofErr w:type="gramEnd"/>
      <w:r>
        <w:t xml:space="preserve"> contain</w:t>
      </w:r>
      <w:r w:rsidR="008A4869">
        <w:t>s</w:t>
      </w:r>
      <w:r>
        <w:t xml:space="preserve"> a term from a controlled vocabulary</w:t>
      </w:r>
      <w:r w:rsidRPr="005D6D19">
        <w:t xml:space="preserve"> specifying </w:t>
      </w:r>
      <w:r w:rsidR="00F011FC">
        <w:t xml:space="preserve">the </w:t>
      </w:r>
      <w:r w:rsidRPr="005D6D19">
        <w:t xml:space="preserve">concave/convex geometry of fold relative to earth surface, and relationship to younging direction in folded strata if known. </w:t>
      </w:r>
      <w:proofErr w:type="gramStart"/>
      <w:r w:rsidRPr="005D6D19">
        <w:t>(</w:t>
      </w:r>
      <w:r w:rsidR="00BF6A2E" w:rsidRPr="005D6D19">
        <w:t>e.g.</w:t>
      </w:r>
      <w:r w:rsidRPr="005D6D19">
        <w:t>; antiform, synform, neutral, anticline, syncline, monocline, ptygmatic)</w:t>
      </w:r>
      <w:r w:rsidR="00853941">
        <w:t>.</w:t>
      </w:r>
      <w:proofErr w:type="gramEnd"/>
    </w:p>
    <w:p w14:paraId="6FBB0573" w14:textId="77777777" w:rsidR="00F011FC" w:rsidRDefault="00F011FC" w:rsidP="007F03F0"/>
    <w:p w14:paraId="74CCF54D" w14:textId="452A6C37" w:rsidR="00F011FC" w:rsidRDefault="00F011FC" w:rsidP="007F03F0">
      <w:pPr>
        <w:pStyle w:val="Titre5"/>
        <w:rPr>
          <w:lang w:val="en-CA"/>
        </w:rPr>
      </w:pPr>
      <w:proofErr w:type="gramStart"/>
      <w:r w:rsidRPr="00D970E9">
        <w:rPr>
          <w:lang w:val="en-CA"/>
        </w:rPr>
        <w:t>stFoldDescription</w:t>
      </w:r>
      <w:proofErr w:type="gramEnd"/>
      <w:r w:rsidR="00174A58">
        <w:rPr>
          <w:lang w:val="en-CA"/>
        </w:rPr>
        <w:t xml:space="preserve"> (stub property)</w:t>
      </w:r>
    </w:p>
    <w:p w14:paraId="3BC7DCC5" w14:textId="33DB997A" w:rsidR="00F011FC" w:rsidRDefault="00F011FC" w:rsidP="00F011FC">
      <w:pPr>
        <w:rPr>
          <w:lang w:val="en-CA"/>
        </w:rPr>
      </w:pPr>
      <w:r>
        <w:rPr>
          <w:lang w:val="en-CA"/>
        </w:rPr>
        <w:lastRenderedPageBreak/>
        <w:t xml:space="preserve">The property </w:t>
      </w:r>
      <w:r w:rsidRPr="00406683">
        <w:rPr>
          <w:rStyle w:val="Entity"/>
        </w:rPr>
        <w:t>stFoldDescription</w:t>
      </w:r>
      <w:proofErr w:type="gramStart"/>
      <w:r w:rsidRPr="00406683">
        <w:rPr>
          <w:rStyle w:val="Entity"/>
        </w:rPr>
        <w:t>:FoldAbstractDescription</w:t>
      </w:r>
      <w:proofErr w:type="gramEnd"/>
      <w:r w:rsidRPr="00F011FC">
        <w:rPr>
          <w:lang w:val="en-CA"/>
        </w:rPr>
        <w:t xml:space="preserve"> </w:t>
      </w:r>
      <w:r>
        <w:rPr>
          <w:lang w:val="en-CA"/>
        </w:rPr>
        <w:t>provide</w:t>
      </w:r>
      <w:r w:rsidR="008A4869">
        <w:rPr>
          <w:lang w:val="en-CA"/>
        </w:rPr>
        <w:t>s</w:t>
      </w:r>
      <w:r>
        <w:rPr>
          <w:lang w:val="en-CA"/>
        </w:rPr>
        <w:t xml:space="preserv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406683">
        <w:rPr>
          <w:rStyle w:val="Entity"/>
        </w:rPr>
        <w:t>FoldAbstractDescription</w:t>
      </w:r>
      <w:r w:rsidRPr="00F011FC">
        <w:rPr>
          <w:lang w:val="en-CA"/>
        </w:rPr>
        <w:t xml:space="preserve"> </w:t>
      </w:r>
      <w:r>
        <w:rPr>
          <w:lang w:val="en-CA"/>
        </w:rPr>
        <w:t>is an abstract class with no concrete subtype in GeoSciML Basic.</w:t>
      </w:r>
    </w:p>
    <w:p w14:paraId="16BF388F" w14:textId="5B84927F" w:rsidR="00415CBF" w:rsidRDefault="00415CBF" w:rsidP="00415CBF">
      <w:pPr>
        <w:pStyle w:val="Titre4"/>
      </w:pPr>
      <w:bookmarkStart w:id="301" w:name="BKM_1562D6E5_754D_41F1_8BCA_821E81C1C77B"/>
      <w:bookmarkStart w:id="302" w:name="BKM_2577AA17_B965_493F_8575_D32112AD8348"/>
      <w:bookmarkEnd w:id="301"/>
      <w:bookmarkEnd w:id="302"/>
      <w:r>
        <w:t>Foliation</w:t>
      </w:r>
    </w:p>
    <w:p w14:paraId="2C1613B9" w14:textId="77777777" w:rsidR="00415CBF" w:rsidRDefault="00415CBF" w:rsidP="00415CBF"/>
    <w:p w14:paraId="49E18747" w14:textId="33B62F70"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424648">
        <w:t xml:space="preserve"> [</w:t>
      </w:r>
      <w:r w:rsidR="00424648">
        <w:fldChar w:fldCharType="begin"/>
      </w:r>
      <w:r w:rsidR="00424648">
        <w:instrText xml:space="preserve"> REF _Ref458064875 \n \h </w:instrText>
      </w:r>
      <w:r w:rsidR="00424648">
        <w:fldChar w:fldCharType="separate"/>
      </w:r>
      <w:r w:rsidR="00424648">
        <w:fldChar w:fldCharType="begin"/>
      </w:r>
      <w:r w:rsidR="00424648">
        <w:instrText xml:space="preserve"> REF _Ref458066370 \n \h </w:instrText>
      </w:r>
      <w:r w:rsidR="00424648">
        <w:fldChar w:fldCharType="separate"/>
      </w:r>
      <w:r w:rsidR="00424648">
        <w:t>13</w:t>
      </w:r>
      <w:r w:rsidR="00424648">
        <w:fldChar w:fldCharType="end"/>
      </w:r>
      <w:r w:rsidR="00424648">
        <w:fldChar w:fldCharType="end"/>
      </w:r>
      <w:r w:rsidR="00424648">
        <w:t>]</w:t>
      </w:r>
      <w:r>
        <w:t xml:space="preserve">, penetrative planar foliation defined by layers &gt; 5 mm thick is considered </w:t>
      </w:r>
      <w:r w:rsidRPr="00406683">
        <w:rPr>
          <w:rStyle w:val="Entity"/>
        </w:rPr>
        <w:t>Layering</w:t>
      </w:r>
      <w:r>
        <w:t xml:space="preserve">. </w:t>
      </w:r>
    </w:p>
    <w:p w14:paraId="40E991A1" w14:textId="63A7C3F8" w:rsidR="00415CBF" w:rsidRDefault="00415CBF" w:rsidP="00415CBF">
      <w:r w:rsidRPr="00406683">
        <w:rPr>
          <w:rStyle w:val="Entity"/>
        </w:rPr>
        <w:t>Bedding</w:t>
      </w:r>
      <w:r>
        <w:t xml:space="preserve"> as a fabric representing the average orientation of paleodepositional surface should be en</w:t>
      </w:r>
      <w:r w:rsidR="008A4869">
        <w:t>coded through the foliationType.  It</w:t>
      </w:r>
      <w:r>
        <w:t xml:space="preserve"> might apply to bedding that is layering or a foliation without layering (e.g. clast alignment in amalgamated beds).</w:t>
      </w:r>
    </w:p>
    <w:p w14:paraId="44666C1A" w14:textId="0CA47179" w:rsidR="00415CBF" w:rsidRDefault="00441148" w:rsidP="00415CBF">
      <w:pPr>
        <w:keepNext/>
      </w:pPr>
      <w:r>
        <w:rPr>
          <w:noProof/>
          <w:lang w:val="en-CA" w:eastAsia="en-CA"/>
        </w:rPr>
        <w:drawing>
          <wp:inline distT="0" distB="0" distL="0" distR="0" wp14:anchorId="7C6C1A6F" wp14:editId="0B1DADE2">
            <wp:extent cx="4076700" cy="4286885"/>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6700" cy="4286885"/>
                    </a:xfrm>
                    <a:prstGeom prst="rect">
                      <a:avLst/>
                    </a:prstGeom>
                    <a:noFill/>
                    <a:ln>
                      <a:noFill/>
                    </a:ln>
                  </pic:spPr>
                </pic:pic>
              </a:graphicData>
            </a:graphic>
          </wp:inline>
        </w:drawing>
      </w:r>
    </w:p>
    <w:p w14:paraId="7217E5C7" w14:textId="7F89BF14"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20</w:t>
      </w:r>
      <w:r w:rsidR="00673E83">
        <w:rPr>
          <w:noProof/>
        </w:rPr>
        <w:fldChar w:fldCharType="end"/>
      </w:r>
      <w:r>
        <w:t>: Foliation</w:t>
      </w:r>
      <w:r w:rsidR="00853941">
        <w:t xml:space="preserve"> context diagram.</w:t>
      </w:r>
    </w:p>
    <w:p w14:paraId="2F639981" w14:textId="4E6D1442" w:rsidR="00415CBF" w:rsidRDefault="00F011FC" w:rsidP="007F03F0">
      <w:pPr>
        <w:pStyle w:val="Titre5"/>
        <w:rPr>
          <w:lang w:val="en-CA"/>
        </w:rPr>
      </w:pPr>
      <w:bookmarkStart w:id="303" w:name="BKM_22F72D69_6FF6_4012_89A7_3FFAC0091563"/>
      <w:bookmarkEnd w:id="303"/>
      <w:proofErr w:type="gramStart"/>
      <w:r w:rsidRPr="00F011FC">
        <w:rPr>
          <w:lang w:val="en-CA"/>
        </w:rPr>
        <w:t>foliationType</w:t>
      </w:r>
      <w:proofErr w:type="gramEnd"/>
    </w:p>
    <w:p w14:paraId="63D4DB37" w14:textId="5CF5BCCB" w:rsidR="00F011FC" w:rsidRDefault="00F011FC" w:rsidP="007F03F0">
      <w:pPr>
        <w:rPr>
          <w:lang w:val="en-CA"/>
        </w:rPr>
      </w:pPr>
      <w:r>
        <w:rPr>
          <w:lang w:val="en-CA"/>
        </w:rPr>
        <w:lastRenderedPageBreak/>
        <w:t xml:space="preserve">The </w:t>
      </w:r>
      <w:r w:rsidRPr="00406683">
        <w:rPr>
          <w:rStyle w:val="Entity"/>
        </w:rPr>
        <w:t>foliationType</w:t>
      </w:r>
      <w:proofErr w:type="gramStart"/>
      <w:r w:rsidRPr="00406683">
        <w:rPr>
          <w:rStyle w:val="Entity"/>
        </w:rPr>
        <w:t>:FoliationTypeTerm</w:t>
      </w:r>
      <w:proofErr w:type="gramEnd"/>
      <w:r>
        <w:rPr>
          <w:lang w:val="en-CA"/>
        </w:rPr>
        <w:t xml:space="preserve"> property </w:t>
      </w:r>
      <w:r w:rsidR="008A4869">
        <w:rPr>
          <w:lang w:val="en-CA"/>
        </w:rPr>
        <w:t>specifies</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2E85BD48" w14:textId="65BF38DD" w:rsidR="00624F7C" w:rsidRPr="008A4869" w:rsidRDefault="00624F7C" w:rsidP="008A4869">
      <w:pPr>
        <w:pStyle w:val="Titre5"/>
        <w:rPr>
          <w:lang w:val="en-CA"/>
        </w:rPr>
      </w:pPr>
      <w:proofErr w:type="gramStart"/>
      <w:r w:rsidRPr="00624F7C">
        <w:rPr>
          <w:lang w:val="en-CA"/>
        </w:rPr>
        <w:t>stFoliationDescription</w:t>
      </w:r>
      <w:proofErr w:type="gramEnd"/>
      <w:r w:rsidR="00174A58">
        <w:rPr>
          <w:lang w:val="en-CA"/>
        </w:rPr>
        <w:t xml:space="preserve"> (stub property)</w:t>
      </w:r>
    </w:p>
    <w:p w14:paraId="5BBB3EAF" w14:textId="2AA44D06" w:rsidR="00624F7C" w:rsidRDefault="00624F7C" w:rsidP="00F9640E">
      <w:pPr>
        <w:rPr>
          <w:color w:val="000000"/>
          <w:sz w:val="20"/>
          <w:szCs w:val="20"/>
          <w:lang w:val="en-CA"/>
        </w:rPr>
      </w:pPr>
      <w:r>
        <w:rPr>
          <w:lang w:val="en-CA"/>
        </w:rPr>
        <w:t xml:space="preserve">The property </w:t>
      </w:r>
      <w:r w:rsidRPr="005163F2">
        <w:rPr>
          <w:rStyle w:val="Entity"/>
        </w:rPr>
        <w:t>stFoliationDescription</w:t>
      </w:r>
      <w:proofErr w:type="gramStart"/>
      <w:r w:rsidRPr="005163F2">
        <w:rPr>
          <w:rStyle w:val="Entity"/>
        </w:rPr>
        <w:t>:Foliation</w:t>
      </w:r>
      <w:r w:rsidR="000427E6" w:rsidRPr="005163F2">
        <w:rPr>
          <w:rStyle w:val="Entity"/>
        </w:rPr>
        <w:t>AbstractDescription</w:t>
      </w:r>
      <w:proofErr w:type="gramEnd"/>
      <w:r w:rsidRPr="00624F7C">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5163F2">
        <w:rPr>
          <w:rStyle w:val="Entity"/>
        </w:rPr>
        <w:t>FoliationAbstractDescription</w:t>
      </w:r>
      <w:r w:rsidR="000427E6" w:rsidRPr="000427E6">
        <w:rPr>
          <w:lang w:val="en-CA"/>
        </w:rPr>
        <w:t xml:space="preserve"> </w:t>
      </w:r>
      <w:r>
        <w:rPr>
          <w:lang w:val="en-CA"/>
        </w:rPr>
        <w:t>is an abstract class with no concrete subtype in GeoSciML Basic.</w:t>
      </w:r>
    </w:p>
    <w:p w14:paraId="4428B379" w14:textId="230A3945" w:rsidR="00415CBF" w:rsidRDefault="00415CBF" w:rsidP="00415CBF">
      <w:pPr>
        <w:pStyle w:val="Titre4"/>
      </w:pPr>
      <w:bookmarkStart w:id="304" w:name="BKM_D602E51F_1A69_4732_803D_A550C06800AD"/>
      <w:bookmarkStart w:id="305" w:name="_Ref440799060"/>
      <w:bookmarkEnd w:id="304"/>
      <w:r>
        <w:t>ShearDisplacementStructure</w:t>
      </w:r>
      <w:bookmarkEnd w:id="305"/>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rsidRPr="005163F2">
        <w:rPr>
          <w:rStyle w:val="Entity"/>
        </w:rPr>
        <w:t>geologicUnitType</w:t>
      </w:r>
      <w:r>
        <w:t xml:space="preserve"> </w:t>
      </w:r>
      <w:r w:rsidR="00BF6A2E">
        <w:t>is ‘DeformationUnit’</w:t>
      </w:r>
      <w:r>
        <w:t>)</w:t>
      </w:r>
      <w:r w:rsidR="00624F7C">
        <w:t xml:space="preserve"> which can be associated to the ShearDisplacementStructure using </w:t>
      </w:r>
      <w:r w:rsidR="00624F7C" w:rsidRPr="005163F2">
        <w:rPr>
          <w:rStyle w:val="Entity"/>
        </w:rPr>
        <w:t>GeologicFeatureRelation</w:t>
      </w:r>
      <w:r w:rsidR="00624F7C">
        <w:t xml:space="preserve"> from the Extension package</w:t>
      </w:r>
      <w:r w:rsidR="004631F8">
        <w:t xml:space="preserve"> (</w:t>
      </w:r>
      <w:r w:rsidR="004631F8">
        <w:fldChar w:fldCharType="begin"/>
      </w:r>
      <w:r w:rsidR="004631F8">
        <w:instrText xml:space="preserve"> REF _Ref440189613 \r \h </w:instrText>
      </w:r>
      <w:r w:rsidR="004631F8">
        <w:fldChar w:fldCharType="separate"/>
      </w:r>
      <w:r w:rsidR="007C615B">
        <w:t>8.5.1.2</w:t>
      </w:r>
      <w:r w:rsidR="004631F8">
        <w:fldChar w:fldCharType="end"/>
      </w:r>
      <w:r w:rsidR="004631F8">
        <w:t>)</w:t>
      </w:r>
      <w:r w:rsidR="00624F7C">
        <w:t>.</w:t>
      </w:r>
    </w:p>
    <w:p w14:paraId="6E425B04" w14:textId="2BB9C0E7" w:rsidR="00415CBF" w:rsidRDefault="00441148" w:rsidP="00415CBF">
      <w:pPr>
        <w:keepNext/>
      </w:pPr>
      <w:r>
        <w:rPr>
          <w:noProof/>
          <w:lang w:val="en-CA" w:eastAsia="en-CA"/>
        </w:rPr>
        <w:lastRenderedPageBreak/>
        <w:drawing>
          <wp:inline distT="0" distB="0" distL="0" distR="0" wp14:anchorId="592F5B6A" wp14:editId="7DEA9742">
            <wp:extent cx="3971925" cy="4315460"/>
            <wp:effectExtent l="0" t="0" r="9525" b="889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4315460"/>
                    </a:xfrm>
                    <a:prstGeom prst="rect">
                      <a:avLst/>
                    </a:prstGeom>
                    <a:noFill/>
                    <a:ln>
                      <a:noFill/>
                    </a:ln>
                  </pic:spPr>
                </pic:pic>
              </a:graphicData>
            </a:graphic>
          </wp:inline>
        </w:drawing>
      </w:r>
    </w:p>
    <w:p w14:paraId="34B6DF0C" w14:textId="59609E5B"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21</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306" w:name="BKM_2C0BAC72_25F4_4403_B6F3_8CD29CC45162"/>
      <w:bookmarkEnd w:id="306"/>
    </w:p>
    <w:p w14:paraId="0D826869" w14:textId="49373A20" w:rsidR="000427E6" w:rsidRPr="008A4869" w:rsidRDefault="000427E6" w:rsidP="008A4869">
      <w:pPr>
        <w:pStyle w:val="Titre5"/>
        <w:rPr>
          <w:lang w:val="en-CA"/>
        </w:rPr>
      </w:pPr>
      <w:proofErr w:type="gramStart"/>
      <w:r>
        <w:rPr>
          <w:lang w:val="en-CA"/>
        </w:rPr>
        <w:t>faultType</w:t>
      </w:r>
      <w:proofErr w:type="gramEnd"/>
    </w:p>
    <w:p w14:paraId="0CA3B537" w14:textId="45388B5D" w:rsidR="000427E6" w:rsidRDefault="000427E6" w:rsidP="007F03F0">
      <w:pPr>
        <w:rPr>
          <w:lang w:val="en-CA"/>
        </w:rPr>
      </w:pPr>
      <w:r>
        <w:rPr>
          <w:lang w:val="en-CA"/>
        </w:rPr>
        <w:t xml:space="preserve">The </w:t>
      </w:r>
      <w:r w:rsidRPr="005163F2">
        <w:rPr>
          <w:rStyle w:val="Entity"/>
        </w:rPr>
        <w:t>faultType</w:t>
      </w:r>
      <w:proofErr w:type="gramStart"/>
      <w:r w:rsidRPr="005163F2">
        <w:rPr>
          <w:rStyle w:val="Entity"/>
        </w:rPr>
        <w:t>:FaultTypeTerm</w:t>
      </w:r>
      <w:proofErr w:type="gramEnd"/>
      <w:r>
        <w:rPr>
          <w:lang w:val="en-CA"/>
        </w:rPr>
        <w:t xml:space="preserve"> property </w:t>
      </w:r>
      <w:r w:rsidR="008A4869">
        <w:rPr>
          <w:lang w:val="en-CA"/>
        </w:rPr>
        <w:t>contains a term from</w:t>
      </w:r>
      <w:r w:rsidRPr="000427E6">
        <w:rPr>
          <w:lang w:val="en-CA"/>
        </w:rPr>
        <w:t xml:space="preserve"> a </w:t>
      </w:r>
      <w:r>
        <w:rPr>
          <w:lang w:val="en-CA"/>
        </w:rPr>
        <w:t xml:space="preserve">controlled </w:t>
      </w:r>
      <w:r w:rsidRPr="000427E6">
        <w:rPr>
          <w:lang w:val="en-CA"/>
        </w:rPr>
        <w:t xml:space="preserve">vocabulary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3CE72375" w14:textId="49281C61" w:rsidR="000427E6" w:rsidRPr="008A4869" w:rsidRDefault="000427E6" w:rsidP="008A4869">
      <w:pPr>
        <w:pStyle w:val="Titre5"/>
        <w:rPr>
          <w:lang w:val="en-CA"/>
        </w:rPr>
      </w:pPr>
      <w:proofErr w:type="gramStart"/>
      <w:r w:rsidRPr="000427E6">
        <w:rPr>
          <w:lang w:val="en-CA"/>
        </w:rPr>
        <w:t>stStructureDescription</w:t>
      </w:r>
      <w:proofErr w:type="gramEnd"/>
    </w:p>
    <w:p w14:paraId="0AF59729" w14:textId="75A54685" w:rsidR="000427E6" w:rsidRDefault="000427E6" w:rsidP="000427E6">
      <w:pPr>
        <w:rPr>
          <w:lang w:val="en-CA"/>
        </w:rPr>
      </w:pPr>
      <w:r>
        <w:rPr>
          <w:lang w:val="en-CA"/>
        </w:rPr>
        <w:t xml:space="preserve">The property </w:t>
      </w:r>
      <w:r w:rsidRPr="005163F2">
        <w:rPr>
          <w:rStyle w:val="Entity"/>
        </w:rPr>
        <w:t>stStructureDescription</w:t>
      </w:r>
      <w:proofErr w:type="gramStart"/>
      <w:r w:rsidRPr="005163F2">
        <w:rPr>
          <w:rStyle w:val="Entity"/>
        </w:rPr>
        <w:t>:ShearDisplacementStructureAbstractDescription</w:t>
      </w:r>
      <w:proofErr w:type="gramEnd"/>
      <w:r w:rsidRPr="000427E6">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5163F2">
        <w:rPr>
          <w:rStyle w:val="Entity"/>
        </w:rPr>
        <w:t>ShearDisplacementStructureAbstractDescription</w:t>
      </w:r>
      <w:r w:rsidRPr="000427E6">
        <w:rPr>
          <w:lang w:val="en-CA"/>
        </w:rPr>
        <w:t xml:space="preserve">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Titre3"/>
      </w:pPr>
      <w:bookmarkStart w:id="307" w:name="BKM_6D164D9B_00C6_4467_A49F_201E1DB05D3E"/>
      <w:bookmarkStart w:id="308" w:name="_Toc458065761"/>
      <w:bookmarkEnd w:id="307"/>
      <w:r>
        <w:t>Geomorphology</w:t>
      </w:r>
      <w:bookmarkEnd w:id="308"/>
    </w:p>
    <w:p w14:paraId="54B0C7D1" w14:textId="77777777" w:rsidR="00FB057B" w:rsidRDefault="00FB057B" w:rsidP="00415CBF"/>
    <w:p w14:paraId="07C9989B" w14:textId="2F80A95F" w:rsidR="008E711C" w:rsidRDefault="005163F2" w:rsidP="00415CBF">
      <w:r>
        <w:lastRenderedPageBreak/>
        <w:t>The g</w:t>
      </w:r>
      <w:r w:rsidR="00FB057B" w:rsidRPr="00FB057B">
        <w:t xml:space="preserve">eomorphology </w:t>
      </w:r>
      <w:r w:rsidR="00174A58">
        <w:t>sub-</w:t>
      </w:r>
      <w:r w:rsidR="00FB057B" w:rsidRPr="00FB057B">
        <w:t>package describes features that comprise the shape and nature of the Earth's land surface (</w:t>
      </w:r>
      <w:r w:rsidR="00BF6A2E" w:rsidRPr="00FB057B">
        <w:t>i.e.</w:t>
      </w:r>
      <w:r w:rsidR="00FB057B" w:rsidRPr="00FB057B">
        <w:t>, landforms).  These landforms may be crea</w:t>
      </w:r>
      <w:r w:rsidR="008A4869">
        <w:t>ted by natural</w:t>
      </w:r>
      <w:r w:rsidR="00AE70CD">
        <w:t xml:space="preserve"> or anthropogenic</w:t>
      </w:r>
      <w:r w:rsidR="008A4869">
        <w:t xml:space="preserve"> </w:t>
      </w:r>
      <w:r w:rsidR="00AE70CD">
        <w:t>processes</w:t>
      </w:r>
      <w:r w:rsidR="00FB057B" w:rsidRPr="00FB057B">
        <w:t>.</w:t>
      </w:r>
    </w:p>
    <w:p w14:paraId="294AE53A" w14:textId="77777777" w:rsidR="00415CBF" w:rsidRDefault="00415CBF" w:rsidP="00415CBF"/>
    <w:p w14:paraId="618391C0" w14:textId="4F21BA18" w:rsidR="00FB057B" w:rsidRDefault="00441148" w:rsidP="00FB057B">
      <w:pPr>
        <w:keepNext/>
      </w:pPr>
      <w:r>
        <w:rPr>
          <w:noProof/>
          <w:lang w:val="en-CA" w:eastAsia="en-CA"/>
        </w:rPr>
        <w:drawing>
          <wp:inline distT="0" distB="0" distL="0" distR="0" wp14:anchorId="612BBD70" wp14:editId="720E434A">
            <wp:extent cx="5486400" cy="3797050"/>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3844955E" w:rsidR="00FB057B" w:rsidRDefault="00FB057B" w:rsidP="00FB057B">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22</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3B2AF1F7" w:rsidR="00FB057B" w:rsidRDefault="00FB057B" w:rsidP="00FB057B">
      <w:r>
        <w:t>A geomorphologic feature is a</w:t>
      </w:r>
      <w:r w:rsidRPr="00FB057B">
        <w:t xml:space="preserve"> </w:t>
      </w:r>
      <w:r w:rsidR="003D7505">
        <w:t>kind</w:t>
      </w:r>
      <w:r w:rsidR="005163F2">
        <w:t xml:space="preserve"> of </w:t>
      </w:r>
      <w:r w:rsidR="005163F2" w:rsidRPr="005163F2">
        <w:rPr>
          <w:rStyle w:val="Entity"/>
        </w:rPr>
        <w:t>Geologic</w:t>
      </w:r>
      <w:r w:rsidR="003D7505" w:rsidRPr="005163F2">
        <w:rPr>
          <w:rStyle w:val="Entity"/>
        </w:rPr>
        <w:t>Feature</w:t>
      </w:r>
      <w:r w:rsidRPr="00FB057B">
        <w:t xml:space="preserve"> describing the shape and natu</w:t>
      </w:r>
      <w:r w:rsidR="008A4869">
        <w:t>re of the Earth's land surface</w:t>
      </w:r>
      <w:r w:rsidRPr="00FB057B">
        <w:t>.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w:t>
      </w:r>
      <w:r w:rsidR="00174A58" w:rsidRPr="005163F2">
        <w:rPr>
          <w:rStyle w:val="Entity"/>
        </w:rPr>
        <w:t>unitDescription</w:t>
      </w:r>
      <w:r w:rsidR="00174A58">
        <w:t xml:space="preserve"> property) to a </w:t>
      </w:r>
      <w:r w:rsidR="00174A58" w:rsidRPr="005163F2">
        <w:rPr>
          <w:rStyle w:val="Entity"/>
        </w:rPr>
        <w:t>GeologicUnit</w:t>
      </w:r>
      <w:r w:rsidR="00174A58">
        <w:t xml:space="preserve"> that composes the form.</w:t>
      </w:r>
    </w:p>
    <w:p w14:paraId="1F321A67" w14:textId="77777777" w:rsidR="00ED4EA5" w:rsidRDefault="00ED4EA5" w:rsidP="00FB057B"/>
    <w:p w14:paraId="451D6753" w14:textId="77777777" w:rsidR="00E25BD7" w:rsidRDefault="00E25BD7" w:rsidP="00E25BD7">
      <w:r>
        <w:t>Example describing a gravitative landform in Elba Island map.</w:t>
      </w:r>
    </w:p>
    <w:p w14:paraId="1411AB54" w14:textId="77777777" w:rsidR="00E25BD7" w:rsidRDefault="00E25BD7" w:rsidP="00E25BD7">
      <w:pPr>
        <w:keepNext/>
      </w:pPr>
      <w:r>
        <w:rPr>
          <w:noProof/>
          <w:lang w:val="en-CA" w:eastAsia="en-CA"/>
        </w:rPr>
        <w:lastRenderedPageBreak/>
        <w:drawing>
          <wp:inline distT="0" distB="0" distL="0" distR="0" wp14:anchorId="7BD1CA67" wp14:editId="57EFD6E1">
            <wp:extent cx="6241312" cy="2904044"/>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47068" cy="2906722"/>
                    </a:xfrm>
                    <a:prstGeom prst="rect">
                      <a:avLst/>
                    </a:prstGeom>
                    <a:noFill/>
                    <a:ln>
                      <a:noFill/>
                    </a:ln>
                  </pic:spPr>
                </pic:pic>
              </a:graphicData>
            </a:graphic>
          </wp:inline>
        </w:drawing>
      </w:r>
      <w:r w:rsidRPr="00E807A7" w:rsidDel="00E807A7">
        <w:rPr>
          <w:noProof/>
          <w:lang w:val="en-CA" w:eastAsia="en-CA"/>
        </w:rPr>
        <w:t xml:space="preserve"> </w:t>
      </w:r>
    </w:p>
    <w:p w14:paraId="04E676A2" w14:textId="77777777" w:rsidR="00E25BD7" w:rsidRDefault="00E25BD7" w:rsidP="00E25BD7">
      <w:pPr>
        <w:pStyle w:val="Lgende"/>
      </w:pPr>
      <w:r>
        <w:t xml:space="preserve">Figure </w:t>
      </w:r>
      <w:r>
        <w:fldChar w:fldCharType="begin"/>
      </w:r>
      <w:r>
        <w:instrText xml:space="preserve"> SEQ Figure \* ARABIC </w:instrText>
      </w:r>
      <w:r>
        <w:fldChar w:fldCharType="separate"/>
      </w:r>
      <w:r w:rsidR="007C615B">
        <w:rPr>
          <w:noProof/>
        </w:rPr>
        <w:t>23</w:t>
      </w:r>
      <w:r>
        <w:fldChar w:fldCharType="end"/>
      </w:r>
      <w:r>
        <w:t xml:space="preserve"> </w:t>
      </w:r>
      <w:proofErr w:type="gramStart"/>
      <w:r>
        <w:t>Partial</w:t>
      </w:r>
      <w:proofErr w:type="gramEnd"/>
      <w:r>
        <w:t xml:space="preserve"> encoding of landform located in Elba Island as part of a geomorphological unit (encoded from a map from D’Orefice et al, 2009).</w:t>
      </w:r>
    </w:p>
    <w:p w14:paraId="6E2E2DEF" w14:textId="3F406556" w:rsidR="008A4869" w:rsidRPr="008A4869" w:rsidRDefault="00E25BD7" w:rsidP="008A4869">
      <w:r w:rsidRPr="008A4869">
        <w:fldChar w:fldCharType="begin"/>
      </w:r>
      <w:r w:rsidRPr="005E0F6A">
        <w:rPr>
          <w:lang w:val="fr-CA"/>
        </w:rPr>
        <w:instrText xml:space="preserve"> REF _Ref440194521 \h </w:instrText>
      </w:r>
      <w:r w:rsidRPr="008A4869">
        <w:fldChar w:fldCharType="separate"/>
      </w:r>
      <w:r w:rsidR="007C615B">
        <w:rPr>
          <w:b/>
          <w:bCs/>
          <w:lang w:val="fr-FR"/>
        </w:rPr>
        <w:t>Erreur ! Source du renvoi introuvable.</w:t>
      </w:r>
      <w:r w:rsidRPr="008A4869">
        <w:fldChar w:fldCharType="end"/>
      </w:r>
      <w:r w:rsidRPr="005E0F6A">
        <w:rPr>
          <w:lang w:val="fr-CA"/>
        </w:rPr>
        <w:t xml:space="preserve"> </w:t>
      </w:r>
      <w:proofErr w:type="gramStart"/>
      <w:r w:rsidRPr="008A4869">
        <w:t>shows</w:t>
      </w:r>
      <w:proofErr w:type="gramEnd"/>
      <w:r w:rsidRPr="008A4869">
        <w:t xml:space="preserve"> an example of GeoSciML encoding of a landform lava cone geomorphologic unit </w:t>
      </w:r>
      <w:r w:rsidR="00424648">
        <w:t>(from [</w:t>
      </w:r>
      <w:r w:rsidR="00424648">
        <w:fldChar w:fldCharType="begin"/>
      </w:r>
      <w:r w:rsidR="00424648">
        <w:instrText xml:space="preserve"> REF _Ref458066409 \n \h </w:instrText>
      </w:r>
      <w:r w:rsidR="00424648">
        <w:fldChar w:fldCharType="separate"/>
      </w:r>
      <w:r w:rsidR="00424648">
        <w:t>2</w:t>
      </w:r>
      <w:r w:rsidR="00424648">
        <w:fldChar w:fldCharType="end"/>
      </w:r>
      <w:r w:rsidR="00424648">
        <w:t>])</w:t>
      </w:r>
      <w:r w:rsidRPr="008A4869">
        <w:t xml:space="preserve"> located in Elba </w:t>
      </w:r>
      <w:r w:rsidR="002670FA" w:rsidRPr="008A4869">
        <w:t>Island</w:t>
      </w:r>
      <w:r w:rsidRPr="008A4869">
        <w:t xml:space="preserve"> showing how the geomorphologic feature </w:t>
      </w:r>
      <w:r w:rsidR="002670FA">
        <w:t>related to</w:t>
      </w:r>
      <w:r w:rsidRPr="008A4869">
        <w:t xml:space="preserve"> the geologic units it is made of.</w:t>
      </w:r>
    </w:p>
    <w:p w14:paraId="1CDEFE6F" w14:textId="7D3D30A1" w:rsidR="00174A58" w:rsidRPr="00174A58" w:rsidRDefault="00174A58" w:rsidP="002670FA">
      <w:pPr>
        <w:pStyle w:val="Titre5"/>
      </w:pPr>
      <w:proofErr w:type="gramStart"/>
      <w:r w:rsidRPr="00174A58">
        <w:t>unitDescription</w:t>
      </w:r>
      <w:proofErr w:type="gramEnd"/>
    </w:p>
    <w:p w14:paraId="612BBE8C" w14:textId="4921479A" w:rsidR="00174A58" w:rsidRDefault="00174A58" w:rsidP="00FB057B">
      <w:r>
        <w:t xml:space="preserve">The </w:t>
      </w:r>
      <w:r w:rsidRPr="005163F2">
        <w:rPr>
          <w:rStyle w:val="Entity"/>
        </w:rPr>
        <w:t>unitDescri</w:t>
      </w:r>
      <w:r w:rsidR="00BF6A2E" w:rsidRPr="005163F2">
        <w:rPr>
          <w:rStyle w:val="Entity"/>
        </w:rPr>
        <w:t>p</w:t>
      </w:r>
      <w:r w:rsidRPr="005163F2">
        <w:rPr>
          <w:rStyle w:val="Entity"/>
        </w:rPr>
        <w:t>tion</w:t>
      </w:r>
      <w:r>
        <w:t xml:space="preserve"> property is an association that link</w:t>
      </w:r>
      <w:r w:rsidR="002670FA">
        <w:t>s</w:t>
      </w:r>
      <w:r>
        <w:t xml:space="preserve"> the geomorphologic feature to a g</w:t>
      </w:r>
      <w:r w:rsidRPr="00174A58">
        <w:t>eologic description (</w:t>
      </w:r>
      <w:r w:rsidR="001A0D52" w:rsidRPr="00174A58">
        <w:t>e.g.</w:t>
      </w:r>
      <w:r w:rsidRPr="00174A58">
        <w:t>, related stratigraphic units and earth materials</w:t>
      </w:r>
      <w:r>
        <w:t>)</w:t>
      </w:r>
      <w:r w:rsidR="008D422E">
        <w:t>.</w:t>
      </w:r>
    </w:p>
    <w:p w14:paraId="4E8843D9" w14:textId="3EB479B7" w:rsidR="00ED4EA5" w:rsidRPr="002670FA" w:rsidRDefault="00174A58" w:rsidP="00174A58">
      <w:pPr>
        <w:pStyle w:val="Titre5"/>
      </w:pPr>
      <w:proofErr w:type="gramStart"/>
      <w:r w:rsidRPr="00D970E9">
        <w:rPr>
          <w:lang w:val="en-CA"/>
        </w:rPr>
        <w:t>gmFeatureDescription</w:t>
      </w:r>
      <w:proofErr w:type="gramEnd"/>
      <w:r>
        <w:rPr>
          <w:lang w:val="en-CA"/>
        </w:rPr>
        <w:t xml:space="preserve"> (stub property)</w:t>
      </w:r>
    </w:p>
    <w:p w14:paraId="6C52269B" w14:textId="30D6651A" w:rsidR="00174A58" w:rsidRDefault="00174A58" w:rsidP="00174A58">
      <w:pPr>
        <w:rPr>
          <w:lang w:val="en-CA"/>
        </w:rPr>
      </w:pPr>
      <w:r>
        <w:rPr>
          <w:lang w:val="en-CA"/>
        </w:rPr>
        <w:t xml:space="preserve">The property </w:t>
      </w:r>
      <w:r w:rsidRPr="005163F2">
        <w:rPr>
          <w:rStyle w:val="Entity"/>
        </w:rPr>
        <w:t>gmFeatureDescription</w:t>
      </w:r>
      <w:proofErr w:type="gramStart"/>
      <w:r w:rsidRPr="005163F2">
        <w:rPr>
          <w:rStyle w:val="Entity"/>
        </w:rPr>
        <w:t>:GeomorphologicUnitAbstractDescription</w:t>
      </w:r>
      <w:proofErr w:type="gramEnd"/>
      <w:r w:rsidRPr="00174A58">
        <w:rPr>
          <w:lang w:val="en-CA"/>
        </w:rPr>
        <w:t xml:space="preserve"> </w:t>
      </w:r>
      <w:r>
        <w:rPr>
          <w:lang w:val="en-CA"/>
        </w:rPr>
        <w:t>provide</w:t>
      </w:r>
      <w:r w:rsidR="002670FA">
        <w:rPr>
          <w:lang w:val="en-CA"/>
        </w:rPr>
        <w:t>s</w:t>
      </w:r>
      <w:r>
        <w:rPr>
          <w:lang w:val="en-CA"/>
        </w:rPr>
        <w:t xml:space="preserv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5163F2">
        <w:rPr>
          <w:rStyle w:val="Entity"/>
        </w:rPr>
        <w:t>GeomorphologicUnitAbstractDescription</w:t>
      </w:r>
      <w:r>
        <w:rPr>
          <w:lang w:val="en-CA"/>
        </w:rPr>
        <w:t xml:space="preserve"> is an abstract class with no concrete subtype in GeoSciML Basic.</w:t>
      </w:r>
    </w:p>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Titre5"/>
      </w:pPr>
      <w:proofErr w:type="gramStart"/>
      <w:r w:rsidRPr="003D6337">
        <w:t>naturalGeomorphologicFeatureType</w:t>
      </w:r>
      <w:proofErr w:type="gramEnd"/>
    </w:p>
    <w:p w14:paraId="19689FAF" w14:textId="7C6C58A3" w:rsidR="003D6337" w:rsidRDefault="003D6337" w:rsidP="00FB057B">
      <w:r>
        <w:t xml:space="preserve">The property </w:t>
      </w:r>
      <w:r w:rsidRPr="005163F2">
        <w:rPr>
          <w:rStyle w:val="Entity"/>
        </w:rPr>
        <w:t>naturalGeomorphologicFeatureType: NaturalGeomorphologicFeatureTypeTerm</w:t>
      </w:r>
      <w:r>
        <w:t xml:space="preserve"> </w:t>
      </w:r>
      <w:r w:rsidR="002670FA">
        <w:t>is</w:t>
      </w:r>
      <w:r w:rsidRPr="003D6337">
        <w:t xml:space="preserve"> </w:t>
      </w:r>
      <w:r>
        <w:t>a term from</w:t>
      </w:r>
      <w:r w:rsidRPr="003D6337">
        <w:t xml:space="preserve"> a </w:t>
      </w:r>
      <w:r w:rsidR="002670FA">
        <w:t>controlled vocabulary</w:t>
      </w:r>
      <w:r w:rsidRPr="003D6337">
        <w:t xml:space="preserve">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309" w:name="BKM_4E3AD03A_F983_4BE7_BAD7_D46FA41454DA"/>
      <w:bookmarkEnd w:id="309"/>
    </w:p>
    <w:p w14:paraId="4D045EDB" w14:textId="15148CA1" w:rsidR="003D6337" w:rsidRPr="002670FA" w:rsidRDefault="008D422E" w:rsidP="002670FA">
      <w:pPr>
        <w:pStyle w:val="Titre5"/>
        <w:rPr>
          <w:lang w:val="en-CA"/>
        </w:rPr>
      </w:pPr>
      <w:proofErr w:type="gramStart"/>
      <w:r>
        <w:rPr>
          <w:lang w:val="en-CA"/>
        </w:rPr>
        <w:t>a</w:t>
      </w:r>
      <w:r w:rsidR="003D6337" w:rsidRPr="00D970E9">
        <w:rPr>
          <w:lang w:val="en-CA"/>
        </w:rPr>
        <w:t>ctivity</w:t>
      </w:r>
      <w:proofErr w:type="gramEnd"/>
    </w:p>
    <w:p w14:paraId="457AD5F3" w14:textId="73AF4F66" w:rsidR="003D6337" w:rsidRDefault="003D6337" w:rsidP="007F03F0">
      <w:pPr>
        <w:rPr>
          <w:lang w:val="en-CA"/>
        </w:rPr>
      </w:pPr>
      <w:r>
        <w:rPr>
          <w:lang w:val="en-CA"/>
        </w:rPr>
        <w:t xml:space="preserve">The </w:t>
      </w:r>
      <w:r w:rsidRPr="005163F2">
        <w:rPr>
          <w:rStyle w:val="Entity"/>
        </w:rPr>
        <w:t>activity</w:t>
      </w:r>
      <w:r>
        <w:rPr>
          <w:lang w:val="en-CA"/>
        </w:rPr>
        <w:t xml:space="preserve"> </w:t>
      </w:r>
      <w:r w:rsidR="005163F2">
        <w:rPr>
          <w:lang w:val="en-CA"/>
        </w:rPr>
        <w:t>property (</w:t>
      </w:r>
      <w:r w:rsidR="008F3406">
        <w:rPr>
          <w:rStyle w:val="Entity"/>
        </w:rPr>
        <w:t>SWE::Category</w:t>
      </w:r>
      <w:r>
        <w:rPr>
          <w:lang w:val="en-CA"/>
        </w:rPr>
        <w:t>) contain</w:t>
      </w:r>
      <w:r w:rsidR="002670FA">
        <w:rPr>
          <w:lang w:val="en-CA"/>
        </w:rPr>
        <w:t>s</w:t>
      </w:r>
      <w:r>
        <w:rPr>
          <w:lang w:val="en-CA"/>
        </w:rPr>
        <w:t xml:space="preserve">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Titre4"/>
      </w:pPr>
      <w:bookmarkStart w:id="310" w:name="BKM_D58E407D_6BD7_451C_AC84_ED75498146C5"/>
      <w:bookmarkStart w:id="311" w:name="BKM_60D7A041_DA67_4836_A9CF_067E59A5AD76"/>
      <w:bookmarkEnd w:id="310"/>
      <w:bookmarkEnd w:id="311"/>
      <w:r w:rsidRPr="00E1402F">
        <w:t>AnthropogenicGeomorphologicFeature</w:t>
      </w:r>
    </w:p>
    <w:p w14:paraId="003D96E3" w14:textId="77777777" w:rsidR="00E1402F" w:rsidRPr="00E1402F" w:rsidRDefault="00E1402F" w:rsidP="00E1402F"/>
    <w:p w14:paraId="59C8F558" w14:textId="247C5E20" w:rsidR="008D422E"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w:t>
      </w:r>
      <w:proofErr w:type="gramStart"/>
      <w:r w:rsidRPr="00E1402F">
        <w:t>channel</w:t>
      </w:r>
      <w:proofErr w:type="gramEnd"/>
      <w:r w:rsidRPr="00E1402F">
        <w:t>, midden, open pit</w:t>
      </w:r>
      <w:r w:rsidR="00F829B5">
        <w:t xml:space="preserve"> or</w:t>
      </w:r>
      <w:r w:rsidRPr="00E1402F">
        <w:t xml:space="preserve"> reclaimed land.</w:t>
      </w:r>
    </w:p>
    <w:p w14:paraId="166A1728" w14:textId="32D0A4F7" w:rsidR="00F829B5" w:rsidRDefault="00F829B5" w:rsidP="007F03F0">
      <w:pPr>
        <w:pStyle w:val="Titre5"/>
        <w:rPr>
          <w:lang w:val="en-CA"/>
        </w:rPr>
      </w:pPr>
      <w:proofErr w:type="gramStart"/>
      <w:r w:rsidRPr="00D970E9">
        <w:rPr>
          <w:lang w:val="en-CA"/>
        </w:rPr>
        <w:t>anthropogenicGeomorphologicFeatureType</w:t>
      </w:r>
      <w:proofErr w:type="gramEnd"/>
    </w:p>
    <w:p w14:paraId="4FD597A6" w14:textId="22E161A7" w:rsidR="008D422E" w:rsidRDefault="00F829B5" w:rsidP="00F829B5">
      <w:r>
        <w:t xml:space="preserve">The </w:t>
      </w:r>
      <w:r w:rsidRPr="005163F2">
        <w:rPr>
          <w:rStyle w:val="Entity"/>
        </w:rPr>
        <w:t>anthropogenicGeomorphologicFeatureType: AnthropogenicGeomorphologicFeatureTypeTerm</w:t>
      </w:r>
      <w:r>
        <w:t xml:space="preserve"> </w:t>
      </w:r>
      <w:r w:rsidR="002670FA">
        <w:t>is</w:t>
      </w:r>
      <w:r>
        <w:t xml:space="preserve"> a</w:t>
      </w:r>
      <w:r w:rsidRPr="00F829B5">
        <w:t xml:space="preserve"> reference </w:t>
      </w:r>
      <w:r>
        <w:t xml:space="preserve">from a controlled vocabulary </w:t>
      </w:r>
      <w:r w:rsidRPr="00F829B5">
        <w:t>describing the type of geomorphologic feature</w:t>
      </w:r>
      <w:r w:rsidR="00424648">
        <w:t>.</w:t>
      </w:r>
    </w:p>
    <w:p w14:paraId="5E8855AE" w14:textId="77777777" w:rsidR="00390DF7" w:rsidRDefault="00390DF7" w:rsidP="00DB2D3A">
      <w:pPr>
        <w:pStyle w:val="Titre3"/>
        <w:rPr>
          <w:lang w:val="en-CA"/>
        </w:rPr>
      </w:pPr>
      <w:bookmarkStart w:id="312" w:name="BKM_226E2406_CB91_4741_B565_53E336A2E054"/>
      <w:bookmarkStart w:id="313" w:name="BKM_FB2680F3_627E_464F_82B9_677F1AC277D7"/>
      <w:bookmarkStart w:id="314" w:name="_Toc458065762"/>
      <w:bookmarkEnd w:id="312"/>
      <w:bookmarkEnd w:id="313"/>
      <w:r>
        <w:rPr>
          <w:lang w:val="en-CA"/>
        </w:rPr>
        <w:t>Collection</w:t>
      </w:r>
      <w:bookmarkEnd w:id="314"/>
    </w:p>
    <w:p w14:paraId="5027A8ED" w14:textId="77777777" w:rsidR="008D422E" w:rsidRDefault="008D422E" w:rsidP="00390DF7"/>
    <w:p w14:paraId="43EFB6DB" w14:textId="39E13B11" w:rsidR="00390DF7" w:rsidRDefault="00F829B5" w:rsidP="00390DF7">
      <w:r>
        <w:t>A GeoSciML collection is a convenience class to manage sets of feature</w:t>
      </w:r>
      <w:r w:rsidR="00241C7C">
        <w:t xml:space="preserve"> </w:t>
      </w:r>
      <w:r>
        <w:t>or type instance</w:t>
      </w:r>
      <w:r w:rsidR="00241C7C">
        <w:t>s</w:t>
      </w:r>
      <w:r>
        <w:t>.  A c</w:t>
      </w:r>
      <w:r w:rsidR="00390DF7">
        <w:t xml:space="preserve">ollection contains classes that facilitate the structuring of WFS response documents and other application uses.   </w:t>
      </w:r>
    </w:p>
    <w:p w14:paraId="709CBDB4" w14:textId="759A5F4E" w:rsidR="00390DF7" w:rsidRDefault="00441148" w:rsidP="00390DF7">
      <w:pPr>
        <w:keepNext/>
      </w:pPr>
      <w:r>
        <w:rPr>
          <w:noProof/>
          <w:lang w:val="en-CA" w:eastAsia="en-CA"/>
        </w:rPr>
        <w:lastRenderedPageBreak/>
        <w:drawing>
          <wp:inline distT="0" distB="0" distL="0" distR="0" wp14:anchorId="72B53EF3" wp14:editId="75B76560">
            <wp:extent cx="5486400" cy="4913396"/>
            <wp:effectExtent l="0" t="0" r="0" b="190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913396"/>
                    </a:xfrm>
                    <a:prstGeom prst="rect">
                      <a:avLst/>
                    </a:prstGeom>
                    <a:noFill/>
                    <a:ln>
                      <a:noFill/>
                    </a:ln>
                  </pic:spPr>
                </pic:pic>
              </a:graphicData>
            </a:graphic>
          </wp:inline>
        </w:drawing>
      </w:r>
    </w:p>
    <w:p w14:paraId="16086824" w14:textId="03CFC970" w:rsidR="00390DF7" w:rsidRDefault="00390DF7" w:rsidP="00390DF7">
      <w:pPr>
        <w:pStyle w:val="Lgende"/>
      </w:pPr>
      <w:bookmarkStart w:id="315" w:name="_Ref432749513"/>
      <w:r>
        <w:t xml:space="preserve">Figure </w:t>
      </w:r>
      <w:r w:rsidR="00673E83">
        <w:fldChar w:fldCharType="begin"/>
      </w:r>
      <w:r w:rsidR="00673E83">
        <w:instrText xml:space="preserve"> SEQ Figure \* ARABIC </w:instrText>
      </w:r>
      <w:r w:rsidR="00673E83">
        <w:fldChar w:fldCharType="separate"/>
      </w:r>
      <w:r w:rsidR="007C615B">
        <w:rPr>
          <w:noProof/>
        </w:rPr>
        <w:t>24</w:t>
      </w:r>
      <w:r w:rsidR="00673E83">
        <w:rPr>
          <w:noProof/>
        </w:rPr>
        <w:fldChar w:fldCharType="end"/>
      </w:r>
      <w:bookmarkEnd w:id="315"/>
      <w:r>
        <w:t xml:space="preserve">: GSML collection </w:t>
      </w:r>
      <w:r w:rsidR="00853941">
        <w:t xml:space="preserve">summary </w:t>
      </w:r>
      <w:r>
        <w:t>diagram</w:t>
      </w:r>
      <w:r w:rsidR="00853941">
        <w:t>.</w:t>
      </w:r>
    </w:p>
    <w:p w14:paraId="30502326" w14:textId="66CAEB2C" w:rsidR="00C800D0" w:rsidRDefault="00C800D0" w:rsidP="007F03F0">
      <w:pPr>
        <w:pStyle w:val="Titre4"/>
      </w:pPr>
      <w:r>
        <w:t>GSML</w:t>
      </w:r>
    </w:p>
    <w:p w14:paraId="1C885BF9" w14:textId="77777777" w:rsidR="008D422E" w:rsidRDefault="008D422E" w:rsidP="00390DF7"/>
    <w:p w14:paraId="0D613F6D" w14:textId="3D4097F5" w:rsidR="00C800D0" w:rsidRDefault="00C800D0" w:rsidP="00390DF7">
      <w:r w:rsidRPr="00284971">
        <w:rPr>
          <w:rStyle w:val="Entity"/>
        </w:rPr>
        <w:t>GSML</w:t>
      </w:r>
      <w:r>
        <w:t xml:space="preserve"> is a collection class </w:t>
      </w:r>
      <w:r w:rsidR="002670FA">
        <w:t xml:space="preserve">grouping a set of features or types which are members of this collection.  A </w:t>
      </w:r>
      <w:r w:rsidR="002670FA" w:rsidRPr="00902321">
        <w:rPr>
          <w:rStyle w:val="Entity"/>
        </w:rPr>
        <w:t>collectionType</w:t>
      </w:r>
      <w:r w:rsidR="002670FA">
        <w:t xml:space="preserve"> property provides context or purpose.</w:t>
      </w:r>
    </w:p>
    <w:p w14:paraId="04F35559" w14:textId="19FDFEC3" w:rsidR="00C800D0" w:rsidRPr="00C800D0" w:rsidRDefault="002670FA" w:rsidP="00F5322E">
      <w:pPr>
        <w:pStyle w:val="Titre5"/>
      </w:pPr>
      <w:proofErr w:type="gramStart"/>
      <w:r>
        <w:t>m</w:t>
      </w:r>
      <w:r w:rsidR="00C800D0">
        <w:t>ember</w:t>
      </w:r>
      <w:proofErr w:type="gramEnd"/>
    </w:p>
    <w:p w14:paraId="76339AA8" w14:textId="2C8DF99D" w:rsidR="00C800D0" w:rsidRDefault="00C800D0" w:rsidP="00C800D0">
      <w:r>
        <w:t xml:space="preserve">The </w:t>
      </w:r>
      <w:r w:rsidRPr="00902321">
        <w:rPr>
          <w:rStyle w:val="Entity"/>
        </w:rPr>
        <w:t>member</w:t>
      </w:r>
      <w:r>
        <w:t xml:space="preserve">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Titre5"/>
      </w:pPr>
      <w:proofErr w:type="gramStart"/>
      <w:r>
        <w:t>collectionType</w:t>
      </w:r>
      <w:proofErr w:type="gramEnd"/>
    </w:p>
    <w:p w14:paraId="69DA2835" w14:textId="77777777" w:rsidR="003B49DD" w:rsidRPr="003B49DD" w:rsidRDefault="003B49DD"/>
    <w:p w14:paraId="56D37AFB" w14:textId="2EC27542" w:rsidR="00C800D0" w:rsidRDefault="00C800D0" w:rsidP="00390DF7">
      <w:r>
        <w:lastRenderedPageBreak/>
        <w:t xml:space="preserve">The </w:t>
      </w:r>
      <w:r w:rsidRPr="00902321">
        <w:rPr>
          <w:rStyle w:val="Entity"/>
        </w:rPr>
        <w:t>collectionType</w:t>
      </w:r>
      <w:proofErr w:type="gramStart"/>
      <w:r w:rsidRPr="00902321">
        <w:rPr>
          <w:rStyle w:val="Entity"/>
        </w:rPr>
        <w:t>:CollectionTypeTerm</w:t>
      </w:r>
      <w:proofErr w:type="gramEnd"/>
      <w:r>
        <w:t xml:space="preserve"> property </w:t>
      </w:r>
      <w:r w:rsidR="007353E7">
        <w:t>contains</w:t>
      </w:r>
      <w:r>
        <w:t xml:space="preserve"> a term from a controlled vocabulary describing th</w:t>
      </w:r>
      <w:r w:rsidR="003B49DD">
        <w:t>e type of collection</w:t>
      </w:r>
      <w:r w:rsidR="008B246E">
        <w:t>, such as G</w:t>
      </w:r>
      <w:r w:rsidR="002670FA">
        <w:t>eologic Map, Boreholes, 3D mode</w:t>
      </w:r>
      <w:r w:rsidR="008B246E">
        <w:t>l</w:t>
      </w:r>
      <w:r w:rsidR="002670FA">
        <w:t>s</w:t>
      </w:r>
      <w:r w:rsidR="008B246E">
        <w:t>.</w:t>
      </w:r>
    </w:p>
    <w:p w14:paraId="476C3A5A" w14:textId="6DE0D5C6" w:rsidR="00C800D0" w:rsidRDefault="00C800D0" w:rsidP="007F03F0">
      <w:pPr>
        <w:pStyle w:val="Titre4"/>
      </w:pPr>
      <w:r>
        <w:t>GSMLItem</w:t>
      </w:r>
    </w:p>
    <w:p w14:paraId="77334CF6" w14:textId="77777777" w:rsidR="00C800D0" w:rsidRDefault="00C800D0" w:rsidP="00390DF7"/>
    <w:p w14:paraId="0A1E3B0B" w14:textId="69300B2A" w:rsidR="00390DF7" w:rsidRDefault="00390DF7" w:rsidP="00390DF7">
      <w:r w:rsidRPr="00902321">
        <w:rPr>
          <w:rStyle w:val="Entity"/>
        </w:rPr>
        <w:t>GSML</w:t>
      </w:r>
      <w:r w:rsidR="00C800D0" w:rsidRPr="00902321">
        <w:rPr>
          <w:rStyle w:val="Entity"/>
        </w:rPr>
        <w:t>Item</w:t>
      </w:r>
      <w:r>
        <w:t xml:space="preserve"> (</w:t>
      </w:r>
      <w:r>
        <w:fldChar w:fldCharType="begin"/>
      </w:r>
      <w:r>
        <w:instrText xml:space="preserve"> REF _Ref432749513 \h </w:instrText>
      </w:r>
      <w:r>
        <w:fldChar w:fldCharType="separate"/>
      </w:r>
      <w:r w:rsidR="007C615B">
        <w:t xml:space="preserve">Figure </w:t>
      </w:r>
      <w:r w:rsidR="007C615B">
        <w:rPr>
          <w:noProof/>
        </w:rPr>
        <w:t>24</w:t>
      </w:r>
      <w:r>
        <w:fldChar w:fldCharType="end"/>
      </w:r>
      <w:r>
        <w:t xml:space="preserve">) constrains the collection members to instances of </w:t>
      </w:r>
      <w:r w:rsidRPr="00902321">
        <w:rPr>
          <w:rStyle w:val="Entity"/>
        </w:rPr>
        <w:t>EarthMaterial</w:t>
      </w:r>
      <w:r>
        <w:t xml:space="preserve">, </w:t>
      </w:r>
      <w:r w:rsidRPr="00902321">
        <w:rPr>
          <w:rStyle w:val="Entity"/>
        </w:rPr>
        <w:t>GeologicFeature</w:t>
      </w:r>
      <w:r>
        <w:t xml:space="preserve">, </w:t>
      </w:r>
      <w:r w:rsidRPr="00902321">
        <w:rPr>
          <w:rStyle w:val="Entity"/>
        </w:rPr>
        <w:t>GM_Object</w:t>
      </w:r>
      <w:r>
        <w:t xml:space="preserve">, </w:t>
      </w:r>
      <w:r w:rsidRPr="00902321">
        <w:rPr>
          <w:rStyle w:val="Entity"/>
        </w:rPr>
        <w:t>MappedFeature</w:t>
      </w:r>
      <w:r>
        <w:t xml:space="preserve">, </w:t>
      </w:r>
      <w:r w:rsidRPr="00902321">
        <w:rPr>
          <w:rStyle w:val="Entity"/>
        </w:rPr>
        <w:t>AbstractFeatureRelation</w:t>
      </w:r>
      <w:r>
        <w:t xml:space="preserve"> and </w:t>
      </w:r>
      <w:r w:rsidR="0099305B" w:rsidRPr="00902321">
        <w:rPr>
          <w:rStyle w:val="Entity"/>
        </w:rPr>
        <w:t>OM::</w:t>
      </w:r>
      <w:r w:rsidRPr="00902321">
        <w:rPr>
          <w:rStyle w:val="Entity"/>
        </w:rPr>
        <w:t>SF_SamplingFeature</w:t>
      </w:r>
      <w:r>
        <w:t xml:space="preserve">.  </w:t>
      </w:r>
      <w:r w:rsidR="003E7F91" w:rsidRPr="00902321">
        <w:rPr>
          <w:rStyle w:val="Entity"/>
        </w:rPr>
        <w:t>GSMLItem</w:t>
      </w:r>
      <w:r w:rsidR="003E7F91">
        <w:t xml:space="preserve"> has the stereotype </w:t>
      </w:r>
      <w:r w:rsidR="003E7F91" w:rsidRPr="00902321">
        <w:rPr>
          <w:rStyle w:val="xmlChar"/>
        </w:rPr>
        <w:t>&lt;&lt;Union&gt;&gt;</w:t>
      </w:r>
      <w:r w:rsidR="003E7F91">
        <w:t xml:space="preserve"> and according to ISO19103 (Clause 6.8.2), only one of the properties can be materialized at the time. </w:t>
      </w:r>
      <w:r>
        <w:t xml:space="preserve">It is important to note that the </w:t>
      </w:r>
      <w:r w:rsidRPr="00902321">
        <w:rPr>
          <w:rStyle w:val="xmlChar"/>
        </w:rPr>
        <w:t>&lt;&lt;Union&gt;&gt;</w:t>
      </w:r>
      <w:r>
        <w:t xml:space="preserve"> stereotype can be encoded in two distinct ways</w:t>
      </w:r>
      <w:r w:rsidR="00853941">
        <w:t>.</w:t>
      </w:r>
    </w:p>
    <w:p w14:paraId="44CBDCA1" w14:textId="50D8F69F" w:rsidR="00390DF7" w:rsidRPr="00390DF7" w:rsidRDefault="00390DF7" w:rsidP="00C44904">
      <w:pPr>
        <w:pStyle w:val="Paragraphedeliste"/>
        <w:numPr>
          <w:ilvl w:val="0"/>
          <w:numId w:val="12"/>
        </w:numPr>
        <w:rPr>
          <w:lang w:val="en-CA"/>
        </w:rPr>
      </w:pPr>
      <w:r>
        <w:t>by materializing the GSMLItem  (as prescribed by ISO 19136)</w:t>
      </w:r>
      <w:r>
        <w:br/>
      </w:r>
      <w:r>
        <w:br/>
      </w:r>
      <w:r w:rsidR="00F658C5">
        <w:rPr>
          <w:noProof/>
          <w:lang w:val="en-CA" w:eastAsia="en-CA"/>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6388F53C" w14:textId="77777777" w:rsidR="007353E7" w:rsidRPr="007353E7" w:rsidRDefault="00390DF7" w:rsidP="00C44904">
      <w:pPr>
        <w:pStyle w:val="Paragraphedeliste"/>
        <w:numPr>
          <w:ilvl w:val="0"/>
          <w:numId w:val="12"/>
        </w:numPr>
        <w:rPr>
          <w:rFonts w:ascii="Courier New" w:hAnsi="Courier New" w:cs="Courier New"/>
          <w:lang w:val="en-CA"/>
        </w:rPr>
      </w:pPr>
      <w:r>
        <w:t xml:space="preserve">using GSMLItem as a validation constrain </w:t>
      </w:r>
    </w:p>
    <w:p w14:paraId="5BDBD8D7" w14:textId="1834F1D1" w:rsidR="00390DF7" w:rsidRPr="00390DF7" w:rsidRDefault="00390DF7" w:rsidP="007353E7">
      <w:pPr>
        <w:pStyle w:val="Paragraphedeliste"/>
        <w:rPr>
          <w:rFonts w:ascii="Courier New" w:hAnsi="Courier New" w:cs="Courier New"/>
          <w:lang w:val="en-CA"/>
        </w:rPr>
      </w:pPr>
      <w:r>
        <w:br/>
      </w:r>
      <w:r w:rsidR="00F658C5">
        <w:rPr>
          <w:rFonts w:ascii="Courier New" w:hAnsi="Courier New" w:cs="Courier New"/>
          <w:noProof/>
          <w:lang w:val="en-CA" w:eastAsia="en-CA"/>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7C615B">
        <w:rPr>
          <w:lang w:val="en-CA"/>
        </w:rPr>
        <w:t>9.3</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573136C8" w:rsidR="00292781" w:rsidRDefault="00292781" w:rsidP="007F03F0">
      <w:r>
        <w:fldChar w:fldCharType="begin"/>
      </w:r>
      <w:r>
        <w:instrText xml:space="preserve"> REF _Ref440205961 \h </w:instrText>
      </w:r>
      <w:r w:rsidR="00902321">
        <w:instrText xml:space="preserve"> \* MERGEFORMAT </w:instrText>
      </w:r>
      <w:r>
        <w:fldChar w:fldCharType="separate"/>
      </w:r>
      <w:r w:rsidR="007C615B">
        <w:t xml:space="preserve">Table </w:t>
      </w:r>
      <w:r w:rsidR="007C615B">
        <w:rPr>
          <w:noProof/>
        </w:rPr>
        <w:t>3</w:t>
      </w:r>
      <w:r w:rsidR="007C615B">
        <w:t xml:space="preserve"> </w:t>
      </w:r>
      <w:r w:rsidR="007C615B" w:rsidRPr="007C615B">
        <w:rPr>
          <w:rStyle w:val="Entity"/>
        </w:rPr>
        <w:t>GSMLItem</w:t>
      </w:r>
      <w:r w:rsidR="007C615B">
        <w:t xml:space="preserve"> property</w:t>
      </w:r>
      <w:r>
        <w:fldChar w:fldCharType="end"/>
      </w:r>
      <w:r>
        <w:t xml:space="preserve"> describes </w:t>
      </w:r>
      <w:r w:rsidR="00902321">
        <w:t>the types of members</w:t>
      </w:r>
      <w:r w:rsidR="00853941">
        <w:t>.</w:t>
      </w:r>
    </w:p>
    <w:p w14:paraId="0ACFC2A5" w14:textId="74B44496" w:rsidR="00292781" w:rsidRDefault="00292781" w:rsidP="007F03F0">
      <w:pPr>
        <w:pStyle w:val="Lgende"/>
        <w:keepNext/>
      </w:pPr>
      <w:bookmarkStart w:id="316" w:name="_Ref440205961"/>
      <w:proofErr w:type="gramStart"/>
      <w:r>
        <w:t xml:space="preserve">Table </w:t>
      </w:r>
      <w:r w:rsidR="00415E41">
        <w:fldChar w:fldCharType="begin"/>
      </w:r>
      <w:r w:rsidR="00415E41">
        <w:instrText xml:space="preserve"> SEQ Table \* ARABIC </w:instrText>
      </w:r>
      <w:r w:rsidR="00415E41">
        <w:fldChar w:fldCharType="separate"/>
      </w:r>
      <w:r w:rsidR="007C615B">
        <w:rPr>
          <w:noProof/>
        </w:rPr>
        <w:t>3</w:t>
      </w:r>
      <w:r w:rsidR="00415E41">
        <w:fldChar w:fldCharType="end"/>
      </w:r>
      <w:r>
        <w:t xml:space="preserve"> GSMLItem property</w:t>
      </w:r>
      <w:bookmarkEnd w:id="316"/>
      <w:r w:rsidR="00853941">
        <w:t>.</w:t>
      </w:r>
      <w:proofErr w:type="gramEnd"/>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 xml:space="preserve">The relationItem attribute is a placeholder for the GeologicRelation class that </w:t>
            </w:r>
            <w:r w:rsidRPr="002E6CBA">
              <w:rPr>
                <w:rFonts w:ascii="Calibri" w:hAnsi="Calibri"/>
                <w:color w:val="365F91"/>
                <w:sz w:val="20"/>
                <w:szCs w:val="20"/>
              </w:rPr>
              <w:lastRenderedPageBreak/>
              <w:t>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Titre3"/>
        <w:rPr>
          <w:lang w:val="en-CA"/>
        </w:rPr>
      </w:pPr>
      <w:bookmarkStart w:id="317" w:name="_Toc458065763"/>
      <w:r>
        <w:rPr>
          <w:lang w:val="en-CA"/>
        </w:rPr>
        <w:t>GeoSciML Data Types</w:t>
      </w:r>
      <w:bookmarkEnd w:id="317"/>
    </w:p>
    <w:p w14:paraId="519F32B6" w14:textId="77777777" w:rsidR="00657E64" w:rsidRDefault="00657E64" w:rsidP="00657E64">
      <w:pPr>
        <w:rPr>
          <w:lang w:val="en-CA"/>
        </w:rPr>
      </w:pPr>
    </w:p>
    <w:p w14:paraId="57EB3D53" w14:textId="1F25411B"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w:t>
      </w:r>
      <w:r w:rsidR="009F2754">
        <w:rPr>
          <w:lang w:val="en-CA"/>
        </w:rPr>
        <w:t xml:space="preserve"> using conventions used in geology</w:t>
      </w:r>
      <w:r w:rsidRPr="004A7E4D">
        <w:rPr>
          <w:lang w:val="en-CA"/>
        </w:rPr>
        <w:t xml:space="preserv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w:t>
      </w:r>
      <w:r w:rsidR="009F2754">
        <w:rPr>
          <w:lang w:val="en-CA"/>
        </w:rPr>
        <w:t>s a</w:t>
      </w:r>
      <w:r w:rsidRPr="004A7E4D">
        <w:rPr>
          <w:lang w:val="en-CA"/>
        </w:rPr>
        <w:t xml:space="preserve">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w:t>
      </w:r>
      <w:r w:rsidRPr="00902321">
        <w:rPr>
          <w:rStyle w:val="Entity"/>
        </w:rPr>
        <w:t>GSML_QuantityRange</w:t>
      </w:r>
      <w:r w:rsidRPr="00C034E3">
        <w:rPr>
          <w:lang w:val="en-CA"/>
        </w:rPr>
        <w:t xml:space="preserve"> class extends </w:t>
      </w:r>
      <w:r w:rsidR="00253146" w:rsidRPr="00902321">
        <w:rPr>
          <w:rStyle w:val="Entity"/>
        </w:rPr>
        <w:t>SWE::Quantity</w:t>
      </w:r>
      <w:r w:rsidRPr="00902321">
        <w:rPr>
          <w:rStyle w:val="Entity"/>
        </w:rPr>
        <w:t>Range</w:t>
      </w:r>
      <w:r w:rsidRPr="00C034E3">
        <w:rPr>
          <w:lang w:val="en-CA"/>
        </w:rPr>
        <w:t xml:space="preserve"> to allow upper and lower values </w:t>
      </w:r>
      <w:r w:rsidR="009F2754">
        <w:rPr>
          <w:lang w:val="en-CA"/>
        </w:rPr>
        <w:t>in</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CBF1ACB" w:rsidR="00657E64" w:rsidRDefault="00441148" w:rsidP="00657E64">
      <w:pPr>
        <w:keepNext/>
      </w:pPr>
      <w:r>
        <w:rPr>
          <w:noProof/>
          <w:lang w:val="en-CA" w:eastAsia="en-CA"/>
        </w:rPr>
        <w:lastRenderedPageBreak/>
        <w:drawing>
          <wp:inline distT="0" distB="0" distL="0" distR="0" wp14:anchorId="41BF20FC" wp14:editId="2BC3EA24">
            <wp:extent cx="5486400" cy="6261886"/>
            <wp:effectExtent l="0" t="0" r="0" b="5715"/>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6261886"/>
                    </a:xfrm>
                    <a:prstGeom prst="rect">
                      <a:avLst/>
                    </a:prstGeom>
                    <a:noFill/>
                    <a:ln>
                      <a:noFill/>
                    </a:ln>
                  </pic:spPr>
                </pic:pic>
              </a:graphicData>
            </a:graphic>
          </wp:inline>
        </w:drawing>
      </w:r>
    </w:p>
    <w:p w14:paraId="6AE02CD9" w14:textId="60166783" w:rsidR="00657E64" w:rsidRDefault="00657E64" w:rsidP="00657E64">
      <w:pPr>
        <w:pStyle w:val="Lgende"/>
      </w:pPr>
      <w:r>
        <w:t xml:space="preserve">Figure </w:t>
      </w:r>
      <w:r>
        <w:fldChar w:fldCharType="begin"/>
      </w:r>
      <w:r>
        <w:instrText xml:space="preserve"> SEQ Figure \* ARABIC </w:instrText>
      </w:r>
      <w:r>
        <w:fldChar w:fldCharType="separate"/>
      </w:r>
      <w:r w:rsidR="007C615B">
        <w:rPr>
          <w:noProof/>
        </w:rPr>
        <w:t>25</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Titre4"/>
      </w:pPr>
      <w:r>
        <w:t>GSML_GeometricDescriptionValue</w:t>
      </w:r>
    </w:p>
    <w:p w14:paraId="79589916" w14:textId="77777777" w:rsidR="00657E64" w:rsidRDefault="00657E64" w:rsidP="00657E64"/>
    <w:p w14:paraId="56F5C83E" w14:textId="5EB1BBF1" w:rsidR="00657E64" w:rsidRDefault="00657E64" w:rsidP="00657E64">
      <w:r w:rsidRPr="00902321">
        <w:rPr>
          <w:rStyle w:val="Entity"/>
        </w:rPr>
        <w:t>GSML_GeometricDescriptionValue</w:t>
      </w:r>
      <w:r>
        <w:t xml:space="preserve"> is a special abstract data types for descriptions of planar or linear orientations of a geologic feature.   </w:t>
      </w:r>
      <w:r w:rsidR="00902321">
        <w:t xml:space="preserve">Different subtypes </w:t>
      </w:r>
      <w:r>
        <w:t xml:space="preserve">allow specifying direction by </w:t>
      </w:r>
      <w:r w:rsidR="00AE70CD">
        <w:t>di</w:t>
      </w:r>
      <w:r>
        <w:t>rection</w:t>
      </w:r>
      <w:r w:rsidR="00AE70CD">
        <w:t xml:space="preserve"> v</w:t>
      </w:r>
      <w:r>
        <w:t>ector (</w:t>
      </w:r>
      <w:r w:rsidR="007B5B87">
        <w:t>e.g.</w:t>
      </w:r>
      <w:r w:rsidR="00AE70CD">
        <w:t xml:space="preserve"> dip/dip d</w:t>
      </w:r>
      <w:r>
        <w:t>irection), compass point (</w:t>
      </w:r>
      <w:r w:rsidR="00AE70CD">
        <w:t xml:space="preserve">e.g.  </w:t>
      </w:r>
      <w:proofErr w:type="gramStart"/>
      <w:r>
        <w:t>NE), description (</w:t>
      </w:r>
      <w:r w:rsidR="00AE70CD">
        <w:t xml:space="preserve">e.g. </w:t>
      </w:r>
      <w:r>
        <w:t>"toward fold hinge", "below')</w:t>
      </w:r>
      <w:r w:rsidR="00853941">
        <w:t>.</w:t>
      </w:r>
      <w:proofErr w:type="gramEnd"/>
    </w:p>
    <w:p w14:paraId="650BB035" w14:textId="12F5B715" w:rsidR="002570EB" w:rsidRPr="009F2754" w:rsidRDefault="002570EB" w:rsidP="009F2754">
      <w:pPr>
        <w:pStyle w:val="Titre5"/>
        <w:rPr>
          <w:lang w:val="en-CA"/>
        </w:rPr>
      </w:pPr>
      <w:proofErr w:type="gramStart"/>
      <w:r w:rsidRPr="00D970E9">
        <w:rPr>
          <w:lang w:val="en-CA"/>
        </w:rPr>
        <w:lastRenderedPageBreak/>
        <w:t>determinationMethod</w:t>
      </w:r>
      <w:proofErr w:type="gramEnd"/>
    </w:p>
    <w:p w14:paraId="5B2C2726" w14:textId="1D5869C2" w:rsidR="002570EB" w:rsidRDefault="002570EB" w:rsidP="007F03F0">
      <w:pPr>
        <w:rPr>
          <w:lang w:val="en-CA"/>
        </w:rPr>
      </w:pPr>
      <w:r>
        <w:rPr>
          <w:lang w:val="en-CA"/>
        </w:rPr>
        <w:t xml:space="preserve">The </w:t>
      </w:r>
      <w:r w:rsidRPr="00902321">
        <w:rPr>
          <w:rStyle w:val="Entity"/>
        </w:rPr>
        <w:t>determinationMethod</w:t>
      </w:r>
      <w:proofErr w:type="gramStart"/>
      <w:r w:rsidRPr="00902321">
        <w:rPr>
          <w:rStyle w:val="Entity"/>
        </w:rPr>
        <w:t>:DeterminationMethodTerm</w:t>
      </w:r>
      <w:proofErr w:type="gramEnd"/>
      <w:r w:rsidRPr="002570EB">
        <w:rPr>
          <w:lang w:val="en-CA"/>
        </w:rPr>
        <w:t xml:space="preserve"> </w:t>
      </w:r>
      <w:r>
        <w:rPr>
          <w:lang w:val="en-CA"/>
        </w:rPr>
        <w:t xml:space="preserve"> property d</w:t>
      </w:r>
      <w:r w:rsidRPr="002570EB">
        <w:rPr>
          <w:lang w:val="en-CA"/>
        </w:rPr>
        <w:t>escribe</w:t>
      </w:r>
      <w:r w:rsidR="009F2754">
        <w:rPr>
          <w:lang w:val="en-CA"/>
        </w:rPr>
        <w:t>s</w:t>
      </w:r>
      <w:r w:rsidRPr="002570EB">
        <w:rPr>
          <w:lang w:val="en-CA"/>
        </w:rPr>
        <w:t xml:space="preserv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Titre5"/>
        <w:rPr>
          <w:lang w:val="en-CA"/>
        </w:rPr>
      </w:pPr>
      <w:proofErr w:type="gramStart"/>
      <w:r w:rsidRPr="00D970E9">
        <w:rPr>
          <w:lang w:val="en-CA"/>
        </w:rPr>
        <w:t>descriptiveOrientation</w:t>
      </w:r>
      <w:proofErr w:type="gramEnd"/>
    </w:p>
    <w:p w14:paraId="284142CC" w14:textId="5887AAE4" w:rsidR="002570EB" w:rsidRDefault="002570EB" w:rsidP="007F03F0">
      <w:pPr>
        <w:rPr>
          <w:lang w:val="en-CA"/>
        </w:rPr>
      </w:pPr>
      <w:r>
        <w:rPr>
          <w:lang w:val="en-CA"/>
        </w:rPr>
        <w:t xml:space="preserve">The </w:t>
      </w:r>
      <w:r w:rsidRPr="00902321">
        <w:rPr>
          <w:rStyle w:val="Entity"/>
        </w:rPr>
        <w:t>descriptionOrientation</w:t>
      </w:r>
      <w:proofErr w:type="gramStart"/>
      <w:r w:rsidR="00253146" w:rsidRPr="00902321">
        <w:rPr>
          <w:rStyle w:val="Entity"/>
        </w:rPr>
        <w:t>:Primitive</w:t>
      </w:r>
      <w:proofErr w:type="gramEnd"/>
      <w:r w:rsidR="00253146" w:rsidRPr="00902321">
        <w:rPr>
          <w:rStyle w:val="Entity"/>
        </w:rPr>
        <w:t>::CharacterString</w:t>
      </w:r>
      <w:r>
        <w:rPr>
          <w:lang w:val="en-CA"/>
        </w:rPr>
        <w:t xml:space="preserve"> contain</w:t>
      </w:r>
      <w:r w:rsidR="009F2754">
        <w:rPr>
          <w:lang w:val="en-CA"/>
        </w:rPr>
        <w:t>s</w:t>
      </w:r>
      <w:r>
        <w:rPr>
          <w:lang w:val="en-CA"/>
        </w:rPr>
        <w:t xml:space="preserve">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Titre4"/>
        <w:rPr>
          <w:lang w:val="en-CA"/>
        </w:rPr>
      </w:pPr>
      <w:r>
        <w:rPr>
          <w:lang w:val="en-CA"/>
        </w:rPr>
        <w:t>GSML_PlanarOrientation</w:t>
      </w:r>
    </w:p>
    <w:p w14:paraId="79E02371" w14:textId="77777777" w:rsidR="00657E64" w:rsidRPr="000C4224" w:rsidRDefault="00657E64" w:rsidP="00657E64">
      <w:pPr>
        <w:rPr>
          <w:lang w:val="en-CA"/>
        </w:rPr>
      </w:pPr>
    </w:p>
    <w:p w14:paraId="26BCB072" w14:textId="45C6E655"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not impose one but provide</w:t>
      </w:r>
      <w:r w:rsidR="00224214">
        <w:rPr>
          <w:lang w:val="en-CA"/>
        </w:rPr>
        <w:t>s</w:t>
      </w:r>
      <w:r>
        <w:rPr>
          <w:lang w:val="en-CA"/>
        </w:rPr>
        <w:t xml:space="preserve"> a </w:t>
      </w:r>
      <w:r w:rsidRPr="00902321">
        <w:rPr>
          <w:rStyle w:val="Entity"/>
        </w:rPr>
        <w:t>convention</w:t>
      </w:r>
      <w:r>
        <w:rPr>
          <w:lang w:val="en-CA"/>
        </w:rPr>
        <w:t xml:space="preserve"> property to report it. 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r w:rsidR="008B246E">
        <w:rPr>
          <w:lang w:val="en-CA"/>
        </w:rPr>
        <w:t>, therefore i</w:t>
      </w:r>
      <w:r w:rsidR="008B246E" w:rsidRPr="008B246E">
        <w:rPr>
          <w:lang w:val="en-CA"/>
        </w:rPr>
        <w:t>t is recommended that user communities adopt a single measurement convention.</w:t>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63B34B21" w:rsidR="00245451" w:rsidRDefault="009F2754" w:rsidP="00245451">
      <w:pPr>
        <w:rPr>
          <w:lang w:val="en-CA"/>
        </w:rPr>
      </w:pPr>
      <w:r>
        <w:rPr>
          <w:lang w:val="en-CA"/>
        </w:rPr>
        <w:t>To have any meaningful value, t</w:t>
      </w:r>
      <w:r w:rsidR="00902321">
        <w:rPr>
          <w:lang w:val="en-CA"/>
        </w:rPr>
        <w:t>he p</w:t>
      </w:r>
      <w:r w:rsidR="00245451">
        <w:rPr>
          <w:lang w:val="en-CA"/>
        </w:rPr>
        <w:t>lanar orientation shall have at least a value for polarity, azimuth or dip</w:t>
      </w:r>
      <w:r w:rsidR="00224214">
        <w:rPr>
          <w:lang w:val="en-CA"/>
        </w:rPr>
        <w:t>.</w:t>
      </w:r>
    </w:p>
    <w:p w14:paraId="6736304F" w14:textId="4A3B64E0" w:rsidR="002570EB" w:rsidRPr="009F2754" w:rsidRDefault="002570EB" w:rsidP="009F2754">
      <w:pPr>
        <w:pStyle w:val="Titre5"/>
        <w:rPr>
          <w:lang w:val="en-CA"/>
        </w:rPr>
      </w:pPr>
      <w:bookmarkStart w:id="318" w:name="_Ref440279067"/>
      <w:proofErr w:type="gramStart"/>
      <w:r>
        <w:rPr>
          <w:lang w:val="en-CA"/>
        </w:rPr>
        <w:t>c</w:t>
      </w:r>
      <w:r w:rsidRPr="00D970E9">
        <w:rPr>
          <w:lang w:val="en-CA"/>
        </w:rPr>
        <w:t>onvention</w:t>
      </w:r>
      <w:bookmarkEnd w:id="318"/>
      <w:proofErr w:type="gramEnd"/>
    </w:p>
    <w:p w14:paraId="21A12EF1" w14:textId="1F7CADCC" w:rsidR="002570EB" w:rsidRDefault="002570EB">
      <w:pPr>
        <w:rPr>
          <w:lang w:val="en-CA"/>
        </w:rPr>
      </w:pPr>
      <w:r>
        <w:rPr>
          <w:lang w:val="en-CA"/>
        </w:rPr>
        <w:t xml:space="preserve">The property </w:t>
      </w:r>
      <w:r w:rsidRPr="00902321">
        <w:rPr>
          <w:rStyle w:val="Entity"/>
        </w:rPr>
        <w:t>convention</w:t>
      </w:r>
      <w:proofErr w:type="gramStart"/>
      <w:r w:rsidRPr="00902321">
        <w:rPr>
          <w:rStyle w:val="Entity"/>
        </w:rPr>
        <w:t>:ConventionCode</w:t>
      </w:r>
      <w:proofErr w:type="gramEnd"/>
      <w:r>
        <w:rPr>
          <w:lang w:val="en-CA"/>
        </w:rPr>
        <w:t xml:space="preserve"> contain</w:t>
      </w:r>
      <w:r w:rsidR="009F2754">
        <w:rPr>
          <w:lang w:val="en-CA"/>
        </w:rPr>
        <w:t>s</w:t>
      </w:r>
      <w:r>
        <w:rPr>
          <w:lang w:val="en-CA"/>
        </w:rPr>
        <w:t xml:space="preserve"> t</w:t>
      </w:r>
      <w:r w:rsidRPr="002570EB">
        <w:rPr>
          <w:lang w:val="en-CA"/>
        </w:rPr>
        <w:t>he convention used for the measurement</w:t>
      </w:r>
      <w:r>
        <w:rPr>
          <w:lang w:val="en-CA"/>
        </w:rPr>
        <w:t xml:space="preserve"> from a controlled vocabulary.</w:t>
      </w:r>
    </w:p>
    <w:p w14:paraId="0ECA6EC5" w14:textId="72825900" w:rsidR="00245451" w:rsidRPr="009F2754" w:rsidRDefault="00245451" w:rsidP="009F2754">
      <w:pPr>
        <w:pStyle w:val="Titre5"/>
        <w:rPr>
          <w:lang w:val="en-CA"/>
        </w:rPr>
      </w:pPr>
      <w:proofErr w:type="gramStart"/>
      <w:r>
        <w:rPr>
          <w:lang w:val="en-CA"/>
        </w:rPr>
        <w:t>azimuth</w:t>
      </w:r>
      <w:proofErr w:type="gramEnd"/>
    </w:p>
    <w:p w14:paraId="2E43A43F" w14:textId="1A1A4DE0" w:rsidR="00245451" w:rsidRDefault="00245451">
      <w:pPr>
        <w:rPr>
          <w:lang w:val="en-CA"/>
        </w:rPr>
      </w:pPr>
      <w:r w:rsidRPr="00245451">
        <w:rPr>
          <w:lang w:val="en-CA"/>
        </w:rPr>
        <w:t xml:space="preserve">The </w:t>
      </w:r>
      <w:r w:rsidRPr="00902321">
        <w:rPr>
          <w:rStyle w:val="Entity"/>
        </w:rPr>
        <w:t>azimuth</w:t>
      </w:r>
      <w:r>
        <w:rPr>
          <w:lang w:val="en-CA"/>
        </w:rPr>
        <w:t xml:space="preserve"> (</w:t>
      </w:r>
      <w:r w:rsidR="00253146" w:rsidRPr="00902321">
        <w:rPr>
          <w:rStyle w:val="Entity"/>
        </w:rPr>
        <w:t>SWE::Quantity</w:t>
      </w:r>
      <w:r w:rsidRPr="00902321">
        <w:rPr>
          <w:rStyle w:val="Entity"/>
        </w:rPr>
        <w:t>Range</w:t>
      </w:r>
      <w:r>
        <w:rPr>
          <w:lang w:val="en-CA"/>
        </w:rPr>
        <w:t>)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contain</w:t>
      </w:r>
      <w:r w:rsidR="009F2754">
        <w:rPr>
          <w:lang w:val="en-CA"/>
        </w:rPr>
        <w:t>s</w:t>
      </w:r>
      <w:r>
        <w:rPr>
          <w:lang w:val="en-CA"/>
        </w:rPr>
        <w:t xml:space="preserve">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7C615B">
        <w:rPr>
          <w:lang w:val="en-CA"/>
        </w:rPr>
        <w:t>8.4.6.2.1</w:t>
      </w:r>
      <w:r>
        <w:rPr>
          <w:lang w:val="en-CA"/>
        </w:rPr>
        <w:fldChar w:fldCharType="end"/>
      </w:r>
      <w:r>
        <w:rPr>
          <w:lang w:val="en-CA"/>
        </w:rPr>
        <w:t>)</w:t>
      </w:r>
      <w:r w:rsidRPr="00245451">
        <w:rPr>
          <w:lang w:val="en-CA"/>
        </w:rPr>
        <w:t xml:space="preserve"> rep</w:t>
      </w:r>
      <w:r w:rsidR="009F2754">
        <w:rPr>
          <w:lang w:val="en-CA"/>
        </w:rPr>
        <w:t>orts how azimuth is interpreted (if it is relative to a</w:t>
      </w:r>
      <w:r w:rsidRPr="00245451">
        <w:rPr>
          <w:lang w:val="en-CA"/>
        </w:rPr>
        <w:t xml:space="preserve"> quadrant</w:t>
      </w:r>
      <w:r w:rsidR="009F2754">
        <w:rPr>
          <w:lang w:val="en-CA"/>
        </w:rPr>
        <w:t>)</w:t>
      </w:r>
      <w:r w:rsidRPr="00245451">
        <w:rPr>
          <w:lang w:val="en-CA"/>
        </w:rPr>
        <w:t xml:space="preserve">. </w:t>
      </w:r>
    </w:p>
    <w:p w14:paraId="5DC1C1F7" w14:textId="56FDAEBC" w:rsidR="002570EB" w:rsidRPr="009F2754" w:rsidRDefault="002570EB" w:rsidP="009F2754">
      <w:pPr>
        <w:pStyle w:val="Titre5"/>
        <w:rPr>
          <w:lang w:val="en-CA"/>
        </w:rPr>
      </w:pPr>
      <w:proofErr w:type="gramStart"/>
      <w:r>
        <w:rPr>
          <w:lang w:val="en-CA"/>
        </w:rPr>
        <w:t>d</w:t>
      </w:r>
      <w:r w:rsidRPr="002570EB">
        <w:rPr>
          <w:lang w:val="en-CA"/>
        </w:rPr>
        <w:t>ip</w:t>
      </w:r>
      <w:proofErr w:type="gramEnd"/>
    </w:p>
    <w:p w14:paraId="5AA5120F" w14:textId="792794E2" w:rsidR="00245451" w:rsidRDefault="002570EB" w:rsidP="00245451">
      <w:pPr>
        <w:rPr>
          <w:lang w:val="en-CA"/>
        </w:rPr>
      </w:pPr>
      <w:r>
        <w:rPr>
          <w:lang w:val="en-CA"/>
        </w:rPr>
        <w:t xml:space="preserve">The </w:t>
      </w:r>
      <w:r w:rsidRPr="00902321">
        <w:rPr>
          <w:rStyle w:val="Entity"/>
        </w:rPr>
        <w:t>dip</w:t>
      </w:r>
      <w:r>
        <w:rPr>
          <w:lang w:val="en-CA"/>
        </w:rPr>
        <w:t xml:space="preserve"> (</w:t>
      </w:r>
      <w:r w:rsidR="00253146" w:rsidRPr="00902321">
        <w:rPr>
          <w:rStyle w:val="Entity"/>
        </w:rPr>
        <w:t>SWE::Quantity</w:t>
      </w:r>
      <w:r w:rsidRPr="00902321">
        <w:rPr>
          <w:rStyle w:val="Entity"/>
        </w:rPr>
        <w:t>Range</w:t>
      </w:r>
      <w:r>
        <w:rPr>
          <w:lang w:val="en-CA"/>
        </w:rPr>
        <w:t>) report</w:t>
      </w:r>
      <w:r w:rsidR="009F2754">
        <w:rPr>
          <w:lang w:val="en-CA"/>
        </w:rPr>
        <w:t>s</w:t>
      </w:r>
      <w:r>
        <w:rPr>
          <w:lang w:val="en-CA"/>
        </w:rPr>
        <w:t xml:space="preserve">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61CB8BB" w14:textId="34081D3A" w:rsidR="002570EB" w:rsidRDefault="002570EB" w:rsidP="007F03F0">
      <w:pPr>
        <w:pStyle w:val="Titre5"/>
        <w:rPr>
          <w:lang w:val="en-CA"/>
        </w:rPr>
      </w:pPr>
      <w:proofErr w:type="gramStart"/>
      <w:r>
        <w:rPr>
          <w:lang w:val="en-CA"/>
        </w:rPr>
        <w:t>p</w:t>
      </w:r>
      <w:r w:rsidRPr="002570EB">
        <w:rPr>
          <w:lang w:val="en-CA"/>
        </w:rPr>
        <w:t>olarity</w:t>
      </w:r>
      <w:proofErr w:type="gramEnd"/>
    </w:p>
    <w:p w14:paraId="60E15A81" w14:textId="7E879902" w:rsidR="002570EB" w:rsidRDefault="002570EB">
      <w:pPr>
        <w:rPr>
          <w:lang w:val="en-CA"/>
        </w:rPr>
      </w:pPr>
      <w:r>
        <w:rPr>
          <w:lang w:val="en-CA"/>
        </w:rPr>
        <w:lastRenderedPageBreak/>
        <w:t xml:space="preserve">The </w:t>
      </w:r>
      <w:r w:rsidRPr="00902321">
        <w:rPr>
          <w:rStyle w:val="Entity"/>
        </w:rPr>
        <w:t>polarity</w:t>
      </w:r>
      <w:proofErr w:type="gramStart"/>
      <w:r w:rsidRPr="00902321">
        <w:rPr>
          <w:rStyle w:val="Entity"/>
        </w:rPr>
        <w:t>:PolarityCode</w:t>
      </w:r>
      <w:proofErr w:type="gramEnd"/>
      <w:r>
        <w:rPr>
          <w:lang w:val="en-CA"/>
        </w:rPr>
        <w:t xml:space="preserve">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Titre4"/>
      </w:pPr>
      <w:bookmarkStart w:id="319" w:name="_Ref457744993"/>
      <w:r>
        <w:t>GSML_LinearOrientation</w:t>
      </w:r>
      <w:bookmarkEnd w:id="319"/>
    </w:p>
    <w:p w14:paraId="092AF12C" w14:textId="77777777" w:rsidR="00657E64" w:rsidRDefault="00657E64" w:rsidP="00657E64"/>
    <w:p w14:paraId="04F40CC3" w14:textId="419AAAEC" w:rsidR="00185884" w:rsidRPr="00C034E3" w:rsidRDefault="00902321" w:rsidP="00185884">
      <w:r>
        <w:t>A l</w:t>
      </w:r>
      <w:r w:rsidR="00657E64">
        <w:t xml:space="preserve">inear orientation is composed of a trend (the compass orientation of the line) and a plunge (the angle from the horizontal).  This vector </w:t>
      </w:r>
      <w:r w:rsidR="009F2754">
        <w:t>may</w:t>
      </w:r>
      <w:r w:rsidR="00657E64">
        <w:t xml:space="preserve">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proofErr w:type="gramStart"/>
            <w:r w:rsidRPr="0046445D">
              <w:rPr>
                <w:rFonts w:ascii="Segoe UI" w:hAnsi="Segoe UI" w:cs="Segoe UI"/>
                <w:sz w:val="18"/>
                <w:szCs w:val="18"/>
                <w:lang w:val="en-CA"/>
              </w:rPr>
              <w:t>be</w:t>
            </w:r>
            <w:proofErr w:type="gramEnd"/>
            <w:r w:rsidRPr="0046445D">
              <w:rPr>
                <w:rFonts w:ascii="Segoe UI" w:hAnsi="Segoe UI" w:cs="Segoe UI"/>
                <w:sz w:val="18"/>
                <w:szCs w:val="18"/>
                <w:lang w:val="en-CA"/>
              </w:rPr>
              <w:t xml:space="preserv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5D96B36" w:rsidR="00185884" w:rsidRDefault="009F2754" w:rsidP="00185884">
      <w:pPr>
        <w:spacing w:after="0"/>
        <w:rPr>
          <w:lang w:val="en-CA"/>
        </w:rPr>
      </w:pPr>
      <w:r>
        <w:t>To have any meaningful value, a</w:t>
      </w:r>
      <w:r w:rsidR="00185884">
        <w:t xml:space="preserve">n instance of </w:t>
      </w:r>
      <w:r w:rsidR="00902321" w:rsidRPr="00902321">
        <w:rPr>
          <w:rStyle w:val="Entity"/>
        </w:rPr>
        <w:t>GSML_Linear</w:t>
      </w:r>
      <w:r w:rsidR="00185884" w:rsidRPr="00902321">
        <w:rPr>
          <w:rStyle w:val="Entity"/>
        </w:rPr>
        <w:t>Orientation</w:t>
      </w:r>
      <w:r w:rsidR="00185884">
        <w:t xml:space="preserve"> shall at least have a trend or a plunge value.</w:t>
      </w:r>
    </w:p>
    <w:p w14:paraId="4F72D34A" w14:textId="28D16A9F" w:rsidR="00657E64" w:rsidRDefault="00657E64" w:rsidP="00657E64"/>
    <w:p w14:paraId="10C30DC1" w14:textId="64273739" w:rsidR="00245451" w:rsidRPr="00245451" w:rsidRDefault="00245451" w:rsidP="009F2754">
      <w:pPr>
        <w:pStyle w:val="Titre5"/>
      </w:pPr>
      <w:proofErr w:type="gramStart"/>
      <w:r>
        <w:t>directed</w:t>
      </w:r>
      <w:proofErr w:type="gramEnd"/>
    </w:p>
    <w:p w14:paraId="6F529850" w14:textId="3B816F3F" w:rsidR="00245451" w:rsidRDefault="00245451" w:rsidP="00657E64">
      <w:r>
        <w:t xml:space="preserve">The </w:t>
      </w:r>
      <w:r w:rsidRPr="00902321">
        <w:rPr>
          <w:rStyle w:val="Entity"/>
        </w:rPr>
        <w:t>directed</w:t>
      </w:r>
      <w:proofErr w:type="gramStart"/>
      <w:r w:rsidRPr="00902321">
        <w:rPr>
          <w:rStyle w:val="Entity"/>
        </w:rPr>
        <w:t>:LinearDirectedCode</w:t>
      </w:r>
      <w:proofErr w:type="gramEnd"/>
      <w:r>
        <w:t xml:space="preserve"> property </w:t>
      </w:r>
      <w:r w:rsidRPr="00245451">
        <w:t>indicate</w:t>
      </w:r>
      <w:r w:rsidR="009F2754">
        <w:t>s</w:t>
      </w:r>
      <w:r w:rsidRPr="00245451">
        <w:t xml:space="preserve"> if </w:t>
      </w:r>
      <w:r w:rsidR="009F2754">
        <w:t xml:space="preserve">the </w:t>
      </w:r>
      <w:r w:rsidRPr="00245451">
        <w:t xml:space="preserve">orientation represents </w:t>
      </w:r>
      <w:r w:rsidR="009F2754">
        <w:t xml:space="preserve">a </w:t>
      </w:r>
      <w:r w:rsidRPr="00245451">
        <w:t xml:space="preserve">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 xml:space="preserve">indicate which </w:t>
      </w:r>
      <w:proofErr w:type="gramStart"/>
      <w:r w:rsidRPr="00245451">
        <w:t>is the directed end of the linear orientation</w:t>
      </w:r>
      <w:proofErr w:type="gramEnd"/>
      <w:r>
        <w:t>.  The value of the property come</w:t>
      </w:r>
      <w:r w:rsidR="009F2754">
        <w:t>s</w:t>
      </w:r>
      <w:r w:rsidR="00424648">
        <w:t xml:space="preserve"> from a controlled vocabulary.</w:t>
      </w:r>
    </w:p>
    <w:p w14:paraId="4EAA19B1" w14:textId="647ECF6A" w:rsidR="00245451" w:rsidRPr="007F03F0" w:rsidRDefault="00245451" w:rsidP="007F03F0">
      <w:pPr>
        <w:pStyle w:val="Titre5"/>
      </w:pPr>
      <w:proofErr w:type="gramStart"/>
      <w:r w:rsidRPr="007F03F0">
        <w:t>plunge</w:t>
      </w:r>
      <w:proofErr w:type="gramEnd"/>
    </w:p>
    <w:p w14:paraId="5CDBA8C8" w14:textId="6E519EC0" w:rsidR="009F2754" w:rsidRDefault="00245451" w:rsidP="003C3333">
      <w:r>
        <w:t xml:space="preserve">The property </w:t>
      </w:r>
      <w:r w:rsidRPr="00902321">
        <w:rPr>
          <w:rStyle w:val="Entity"/>
        </w:rPr>
        <w:t>plunge</w:t>
      </w:r>
      <w:r>
        <w:t xml:space="preserve"> (</w:t>
      </w:r>
      <w:r w:rsidR="00253146" w:rsidRPr="00902321">
        <w:rPr>
          <w:rStyle w:val="Entity"/>
        </w:rPr>
        <w:t>SWE::Quantity</w:t>
      </w:r>
      <w:r w:rsidRPr="00902321">
        <w:rPr>
          <w:rStyle w:val="Entity"/>
        </w:rPr>
        <w:t>Range</w:t>
      </w:r>
      <w:r>
        <w:t>) report</w:t>
      </w:r>
      <w:r w:rsidR="009F2754">
        <w:t>s</w:t>
      </w:r>
      <w:r>
        <w:t xml:space="preserve"> the m</w:t>
      </w:r>
      <w:r w:rsidRPr="00245451">
        <w:t>agnitude of the plunge</w:t>
      </w:r>
      <w:r w:rsidR="009F2754">
        <w:t xml:space="preserve"> as an angle from horizontal</w:t>
      </w:r>
      <w:r w:rsidRPr="00245451">
        <w:t>.</w:t>
      </w:r>
      <w:r w:rsidR="008B246E" w:rsidDel="008B246E">
        <w:t xml:space="preserve"> </w:t>
      </w:r>
    </w:p>
    <w:p w14:paraId="5D199B40" w14:textId="67F648BE" w:rsidR="00185884" w:rsidRPr="00185884" w:rsidRDefault="00185884" w:rsidP="009F2754">
      <w:pPr>
        <w:pStyle w:val="Titre5"/>
      </w:pPr>
      <w:proofErr w:type="gramStart"/>
      <w:r>
        <w:t>t</w:t>
      </w:r>
      <w:r w:rsidR="009F2754">
        <w:t>rend</w:t>
      </w:r>
      <w:proofErr w:type="gramEnd"/>
    </w:p>
    <w:p w14:paraId="4B96871B" w14:textId="50A1EBC3" w:rsidR="00657E64" w:rsidRDefault="00245451" w:rsidP="00657E64">
      <w:r>
        <w:t xml:space="preserve">The property </w:t>
      </w:r>
      <w:r w:rsidRPr="00902321">
        <w:rPr>
          <w:rStyle w:val="Entity"/>
        </w:rPr>
        <w:t>trend</w:t>
      </w:r>
      <w:r>
        <w:t xml:space="preserve"> (</w:t>
      </w:r>
      <w:r w:rsidR="00253146" w:rsidRPr="00902321">
        <w:rPr>
          <w:rStyle w:val="Entity"/>
        </w:rPr>
        <w:t>SWE::Quantity</w:t>
      </w:r>
      <w:r w:rsidRPr="00902321">
        <w:rPr>
          <w:rStyle w:val="Entity"/>
        </w:rPr>
        <w:t>Range</w:t>
      </w:r>
      <w:r>
        <w:t xml:space="preserve">) </w:t>
      </w:r>
      <w:r w:rsidR="00185884">
        <w:t>report</w:t>
      </w:r>
      <w:r w:rsidR="009F2754">
        <w:t>s</w:t>
      </w:r>
      <w:r w:rsidR="00185884">
        <w:t xml:space="preserve"> t</w:t>
      </w:r>
      <w:r w:rsidRPr="00245451">
        <w:t xml:space="preserve">he azimuth (compass bearing) value of the linear orientation.  </w:t>
      </w:r>
    </w:p>
    <w:p w14:paraId="74A73D73" w14:textId="77777777" w:rsidR="00657E64" w:rsidRDefault="00657E64" w:rsidP="00657E64">
      <w:pPr>
        <w:pStyle w:val="Titre4"/>
        <w:rPr>
          <w:lang w:val="en-CA"/>
        </w:rPr>
      </w:pPr>
      <w:r w:rsidRPr="00996BEA">
        <w:rPr>
          <w:lang w:val="en-CA"/>
        </w:rPr>
        <w:t>GSML_Vector</w:t>
      </w:r>
    </w:p>
    <w:p w14:paraId="1A15C03A" w14:textId="77777777" w:rsidR="00476D1D" w:rsidRPr="00476D1D" w:rsidRDefault="00476D1D" w:rsidP="007F03F0">
      <w:pPr>
        <w:rPr>
          <w:lang w:val="en-CA"/>
        </w:rPr>
      </w:pPr>
    </w:p>
    <w:p w14:paraId="3003BA7B" w14:textId="36A4699B" w:rsidR="00476D1D" w:rsidRDefault="00476D1D" w:rsidP="00476D1D">
      <w:r>
        <w:rPr>
          <w:lang w:val="en-CA"/>
        </w:rPr>
        <w:t xml:space="preserve">A </w:t>
      </w:r>
      <w:r w:rsidR="00BB6F37" w:rsidRPr="00902321">
        <w:rPr>
          <w:rStyle w:val="Entity"/>
        </w:rPr>
        <w:t>GSML_</w:t>
      </w:r>
      <w:r w:rsidRPr="00902321">
        <w:rPr>
          <w:rStyle w:val="Entity"/>
        </w:rPr>
        <w:t>Vector</w:t>
      </w:r>
      <w:r>
        <w:rPr>
          <w:lang w:val="en-CA"/>
        </w:rPr>
        <w:t xml:space="preserve"> is a </w:t>
      </w:r>
      <w:r w:rsidRPr="00996BEA">
        <w:rPr>
          <w:lang w:val="en-CA"/>
        </w:rPr>
        <w:t xml:space="preserve">data type </w:t>
      </w:r>
      <w:r w:rsidR="00BB6F37">
        <w:rPr>
          <w:lang w:val="en-CA"/>
        </w:rPr>
        <w:t>representing a</w:t>
      </w:r>
      <w:r w:rsidRPr="00996BEA">
        <w:rPr>
          <w:lang w:val="en-CA"/>
        </w:rPr>
        <w:t xml:space="preserve"> linear orientation with </w:t>
      </w:r>
      <w:r>
        <w:rPr>
          <w:lang w:val="en-CA"/>
        </w:rPr>
        <w:t xml:space="preserve">a </w:t>
      </w:r>
      <w:r w:rsidRPr="00996BEA">
        <w:rPr>
          <w:lang w:val="en-CA"/>
        </w:rPr>
        <w:t>magnitude</w:t>
      </w:r>
      <w:r w:rsidR="00BB6F37">
        <w:rPr>
          <w:lang w:val="en-CA"/>
        </w:rPr>
        <w:t xml:space="preserve"> </w:t>
      </w:r>
      <w:r w:rsidR="00902321">
        <w:rPr>
          <w:lang w:val="en-CA"/>
        </w:rPr>
        <w:t>(</w:t>
      </w:r>
      <w:r w:rsidR="00BB6F37">
        <w:rPr>
          <w:lang w:val="en-CA"/>
        </w:rPr>
        <w:t>a quantity assigned to this vector</w:t>
      </w:r>
      <w:r w:rsidR="00902321">
        <w:rPr>
          <w:lang w:val="en-CA"/>
        </w:rPr>
        <w:t>)</w:t>
      </w:r>
      <w:r>
        <w:rPr>
          <w:lang w:val="en-CA"/>
        </w:rPr>
        <w:t xml:space="preserve">.   If </w:t>
      </w:r>
      <w:r w:rsidR="009F2754">
        <w:rPr>
          <w:lang w:val="en-CA"/>
        </w:rPr>
        <w:t xml:space="preserve">the </w:t>
      </w:r>
      <w:r>
        <w:rPr>
          <w:lang w:val="en-CA"/>
        </w:rPr>
        <w:t xml:space="preserve">magnitude is unknown, a </w:t>
      </w:r>
      <w:r w:rsidRPr="00902321">
        <w:rPr>
          <w:rStyle w:val="Entity"/>
        </w:rPr>
        <w:t>GSML_LinearOrientation</w:t>
      </w:r>
      <w:r>
        <w:rPr>
          <w:lang w:val="en-CA"/>
        </w:rPr>
        <w:t xml:space="preserve"> </w:t>
      </w:r>
      <w:r w:rsidR="00902321">
        <w:rPr>
          <w:lang w:val="en-CA"/>
        </w:rPr>
        <w:t>(</w:t>
      </w:r>
      <w:r w:rsidR="00902321">
        <w:rPr>
          <w:lang w:val="en-CA"/>
        </w:rPr>
        <w:fldChar w:fldCharType="begin"/>
      </w:r>
      <w:r w:rsidR="00902321">
        <w:rPr>
          <w:lang w:val="en-CA"/>
        </w:rPr>
        <w:instrText xml:space="preserve"> REF _Ref457744993 \r \h </w:instrText>
      </w:r>
      <w:r w:rsidR="00902321">
        <w:rPr>
          <w:lang w:val="en-CA"/>
        </w:rPr>
      </w:r>
      <w:r w:rsidR="00902321">
        <w:rPr>
          <w:lang w:val="en-CA"/>
        </w:rPr>
        <w:fldChar w:fldCharType="separate"/>
      </w:r>
      <w:r w:rsidR="007C615B">
        <w:rPr>
          <w:lang w:val="en-CA"/>
        </w:rPr>
        <w:t>8.4.6.3</w:t>
      </w:r>
      <w:r w:rsidR="00902321">
        <w:rPr>
          <w:lang w:val="en-CA"/>
        </w:rPr>
        <w:fldChar w:fldCharType="end"/>
      </w:r>
      <w:r w:rsidR="00902321">
        <w:rPr>
          <w:lang w:val="en-CA"/>
        </w:rPr>
        <w:t xml:space="preserve">) </w:t>
      </w:r>
      <w:r>
        <w:rPr>
          <w:lang w:val="en-CA"/>
        </w:rPr>
        <w:t>shall be used</w:t>
      </w:r>
      <w:r w:rsidR="00853941">
        <w:rPr>
          <w:lang w:val="en-CA"/>
        </w:rPr>
        <w:t>.</w:t>
      </w:r>
    </w:p>
    <w:p w14:paraId="11612FAA" w14:textId="50214EA1" w:rsidR="00476D1D" w:rsidRPr="009F2754" w:rsidRDefault="00476D1D" w:rsidP="009F2754">
      <w:pPr>
        <w:pStyle w:val="Titre5"/>
        <w:rPr>
          <w:lang w:val="en-CA"/>
        </w:rPr>
      </w:pPr>
      <w:proofErr w:type="gramStart"/>
      <w:r>
        <w:rPr>
          <w:lang w:val="en-CA"/>
        </w:rPr>
        <w:t>magnitude</w:t>
      </w:r>
      <w:proofErr w:type="gramEnd"/>
    </w:p>
    <w:p w14:paraId="4F7C25BF" w14:textId="2B2EEC59" w:rsidR="00476D1D" w:rsidRDefault="00476D1D" w:rsidP="00657E64">
      <w:pPr>
        <w:rPr>
          <w:lang w:val="en-CA"/>
        </w:rPr>
      </w:pPr>
      <w:r>
        <w:rPr>
          <w:lang w:val="en-CA"/>
        </w:rPr>
        <w:t xml:space="preserve">The magnitude </w:t>
      </w:r>
      <w:r w:rsidRPr="00902321">
        <w:rPr>
          <w:rStyle w:val="Entity"/>
        </w:rPr>
        <w:t>property</w:t>
      </w:r>
      <w:r>
        <w:rPr>
          <w:lang w:val="en-CA"/>
        </w:rPr>
        <w:t xml:space="preserve"> (</w:t>
      </w:r>
      <w:r w:rsidR="00253146" w:rsidRPr="00902321">
        <w:rPr>
          <w:rStyle w:val="Entity"/>
        </w:rPr>
        <w:t>SWE::Quantity</w:t>
      </w:r>
      <w:r w:rsidRPr="00902321">
        <w:rPr>
          <w:rStyle w:val="Entity"/>
        </w:rPr>
        <w:t>Range</w:t>
      </w:r>
      <w:r>
        <w:rPr>
          <w:lang w:val="en-CA"/>
        </w:rPr>
        <w:t>) report</w:t>
      </w:r>
      <w:r w:rsidR="009F2754">
        <w:rPr>
          <w:lang w:val="en-CA"/>
        </w:rPr>
        <w:t>s</w:t>
      </w:r>
      <w:r>
        <w:rPr>
          <w:lang w:val="en-CA"/>
        </w:rPr>
        <w:t xml:space="preserve"> the magnitude of the vector.</w:t>
      </w:r>
    </w:p>
    <w:p w14:paraId="19AB8B5C" w14:textId="77777777" w:rsidR="00657E64" w:rsidRDefault="00657E64" w:rsidP="00657E64"/>
    <w:p w14:paraId="650E0E2E" w14:textId="77777777" w:rsidR="00657E64" w:rsidRDefault="00657E64" w:rsidP="00657E64">
      <w:pPr>
        <w:pStyle w:val="Titre4"/>
      </w:pPr>
      <w:bookmarkStart w:id="320" w:name="_Ref446254520"/>
      <w:r>
        <w:lastRenderedPageBreak/>
        <w:t>GSML_QuantityRange</w:t>
      </w:r>
      <w:bookmarkEnd w:id="320"/>
    </w:p>
    <w:p w14:paraId="6742D8AB" w14:textId="77777777" w:rsidR="00657E64" w:rsidRDefault="00657E64" w:rsidP="00657E64"/>
    <w:p w14:paraId="0A7F0FC9" w14:textId="41837031" w:rsidR="00657E64" w:rsidRPr="000D2673" w:rsidRDefault="00657E64" w:rsidP="00657E64">
      <w:r w:rsidRPr="00902321">
        <w:rPr>
          <w:rStyle w:val="Entity"/>
        </w:rPr>
        <w:t>GSML_QuantityRange</w:t>
      </w:r>
      <w:r>
        <w:t xml:space="preserve"> is a specialization of SWE Common </w:t>
      </w:r>
      <w:r w:rsidR="00DC32F6" w:rsidRPr="00DC32F6">
        <w:rPr>
          <w:rStyle w:val="Entity"/>
        </w:rPr>
        <w:t>QuantiytyRange</w:t>
      </w:r>
      <w:r w:rsidR="00DC32F6">
        <w:rPr>
          <w:rStyle w:val="Entity"/>
        </w:rPr>
        <w:t xml:space="preserve"> </w:t>
      </w:r>
      <w:r w:rsidR="00DC32F6">
        <w:t>(OGC 08-094r1, Clause 7.2.13</w:t>
      </w:r>
      <w:proofErr w:type="gramStart"/>
      <w:r w:rsidR="00DC32F6">
        <w:t xml:space="preserve">)  </w:t>
      </w:r>
      <w:r w:rsidR="008B01F3">
        <w:t>where</w:t>
      </w:r>
      <w:proofErr w:type="gramEnd"/>
      <w:r>
        <w:t xml:space="preserve"> lower and upper values are made </w:t>
      </w:r>
      <w:r w:rsidR="00DC32F6">
        <w:t xml:space="preserve">explicit.  </w:t>
      </w:r>
      <w:r w:rsidR="008F3406">
        <w:rPr>
          <w:rStyle w:val="Entity"/>
        </w:rPr>
        <w:t>SWE::Quantity</w:t>
      </w:r>
      <w:r w:rsidR="00DC32F6" w:rsidRPr="00DC32F6">
        <w:rPr>
          <w:rStyle w:val="Entity"/>
        </w:rPr>
        <w:t>Range</w:t>
      </w:r>
      <w:r w:rsidR="00DC32F6">
        <w:t xml:space="preserve"> uses</w:t>
      </w:r>
      <w:r>
        <w:t xml:space="preserve">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Appelnotedebasdep"/>
        </w:rPr>
        <w:footnoteReference w:id="3"/>
      </w:r>
      <w:r>
        <w:t xml:space="preserve"> (eg. </w:t>
      </w:r>
      <w:proofErr w:type="gramStart"/>
      <w:r>
        <w:t>Filter Encoding Specification 2.0 – OGC 09-029r2)</w:t>
      </w:r>
      <w:r w:rsidR="00853941">
        <w:t>.</w:t>
      </w:r>
      <w:proofErr w:type="gramEnd"/>
    </w:p>
    <w:p w14:paraId="478D4891" w14:textId="20452C24" w:rsidR="00657E64" w:rsidRDefault="00441148" w:rsidP="00657E64">
      <w:pPr>
        <w:keepNext/>
        <w:spacing w:after="0"/>
      </w:pPr>
      <w:r>
        <w:rPr>
          <w:noProof/>
          <w:lang w:val="en-CA" w:eastAsia="en-CA"/>
        </w:rPr>
        <w:lastRenderedPageBreak/>
        <w:drawing>
          <wp:inline distT="0" distB="0" distL="0" distR="0" wp14:anchorId="77720F7C" wp14:editId="6ACEF2CA">
            <wp:extent cx="2277110" cy="5637530"/>
            <wp:effectExtent l="0" t="0" r="8890" b="127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77110" cy="5637530"/>
                    </a:xfrm>
                    <a:prstGeom prst="rect">
                      <a:avLst/>
                    </a:prstGeom>
                    <a:noFill/>
                    <a:ln>
                      <a:noFill/>
                    </a:ln>
                  </pic:spPr>
                </pic:pic>
              </a:graphicData>
            </a:graphic>
          </wp:inline>
        </w:drawing>
      </w:r>
    </w:p>
    <w:p w14:paraId="1225C582" w14:textId="00E0C7F7" w:rsidR="00657E64" w:rsidRDefault="00657E64" w:rsidP="00657E64">
      <w:pPr>
        <w:pStyle w:val="Lgende"/>
      </w:pPr>
      <w:r>
        <w:t xml:space="preserve">Figure </w:t>
      </w:r>
      <w:r>
        <w:fldChar w:fldCharType="begin"/>
      </w:r>
      <w:r>
        <w:instrText xml:space="preserve"> SEQ Figure \* ARABIC </w:instrText>
      </w:r>
      <w:r>
        <w:fldChar w:fldCharType="separate"/>
      </w:r>
      <w:r w:rsidR="007C615B">
        <w:rPr>
          <w:noProof/>
        </w:rPr>
        <w:t>26</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t xml:space="preserve">The </w:t>
      </w:r>
      <w:r w:rsidRPr="00DC32F6">
        <w:rPr>
          <w:rStyle w:val="Entity"/>
        </w:rPr>
        <w:t>lowerValue</w:t>
      </w:r>
      <w:r>
        <w:t xml:space="preserve"> shall be less </w:t>
      </w:r>
      <w:r w:rsidR="008B01F3">
        <w:t xml:space="preserve">than </w:t>
      </w:r>
      <w:r>
        <w:t xml:space="preserve">or equal to </w:t>
      </w:r>
      <w:r w:rsidR="008B01F3">
        <w:t xml:space="preserve">the </w:t>
      </w:r>
      <w:r w:rsidRPr="00DC32F6">
        <w:rPr>
          <w:rStyle w:val="Entity"/>
        </w:rPr>
        <w:t>upperValue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5118EA5F" w14:textId="10430AF7" w:rsidR="00806192" w:rsidRDefault="00806192" w:rsidP="00806192">
      <w:r>
        <w:t xml:space="preserve">The values reported in </w:t>
      </w:r>
      <w:r w:rsidRPr="00DC32F6">
        <w:rPr>
          <w:rStyle w:val="Entity"/>
        </w:rPr>
        <w:t>lowerValue</w:t>
      </w:r>
      <w:r>
        <w:t xml:space="preserve"> and </w:t>
      </w:r>
      <w:r w:rsidRPr="00DC32F6">
        <w:rPr>
          <w:rStyle w:val="Entity"/>
        </w:rPr>
        <w:t>upperValue</w:t>
      </w:r>
      <w:r>
        <w:t xml:space="preserve"> shall be the same as the pair of value</w:t>
      </w:r>
      <w:r w:rsidR="00DC32F6">
        <w:t>s in inherited values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proofErr w:type="gramStart"/>
            <w:r>
              <w:t>Value[</w:t>
            </w:r>
            <w:proofErr w:type="gramEnd"/>
            <w:r>
              <w:t xml:space="preserv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3219B57F" w14:textId="77777777" w:rsidR="00806192" w:rsidRPr="00806192" w:rsidRDefault="00806192" w:rsidP="007F03F0"/>
    <w:p w14:paraId="153558E3" w14:textId="29676DBC" w:rsidR="00476D1D" w:rsidRPr="00E62F4E" w:rsidRDefault="00476D1D" w:rsidP="007F03F0">
      <w:pPr>
        <w:pStyle w:val="Titre5"/>
        <w:rPr>
          <w:lang w:val="en-CA"/>
        </w:rPr>
      </w:pPr>
      <w:proofErr w:type="gramStart"/>
      <w:r w:rsidRPr="00D970E9">
        <w:rPr>
          <w:lang w:val="en-CA"/>
        </w:rPr>
        <w:lastRenderedPageBreak/>
        <w:t>lowerValue</w:t>
      </w:r>
      <w:proofErr w:type="gramEnd"/>
    </w:p>
    <w:p w14:paraId="2218F83A" w14:textId="6F959F5F" w:rsidR="00E62F4E" w:rsidRDefault="00476D1D" w:rsidP="007F03F0">
      <w:r>
        <w:t xml:space="preserve">The property </w:t>
      </w:r>
      <w:r w:rsidRPr="00DC32F6">
        <w:rPr>
          <w:rStyle w:val="Entity"/>
        </w:rPr>
        <w:t>lowerValue</w:t>
      </w:r>
      <w:proofErr w:type="gramStart"/>
      <w:r w:rsidRPr="00DC32F6">
        <w:rPr>
          <w:rStyle w:val="Entity"/>
        </w:rPr>
        <w:t>:Real</w:t>
      </w:r>
      <w:proofErr w:type="gramEnd"/>
      <w:r>
        <w:t xml:space="preserve"> contain</w:t>
      </w:r>
      <w:r w:rsidR="00E62F4E">
        <w:t>s</w:t>
      </w:r>
      <w:r>
        <w:t xml:space="preserve"> the l</w:t>
      </w:r>
      <w:r w:rsidRPr="00476D1D">
        <w:t xml:space="preserve">ower bound of the range. </w:t>
      </w:r>
      <w:r>
        <w:t xml:space="preserve">It shall be a </w:t>
      </w:r>
      <w:r w:rsidR="00DC32F6">
        <w:t>copy</w:t>
      </w:r>
      <w:r>
        <w:t xml:space="preserve"> of</w:t>
      </w:r>
      <w:r w:rsidRPr="00476D1D">
        <w:t xml:space="preserve"> </w:t>
      </w:r>
      <w:r w:rsidR="00DC32F6">
        <w:t xml:space="preserve">inherited </w:t>
      </w:r>
      <w:r w:rsidR="008F3406">
        <w:rPr>
          <w:rStyle w:val="Entity"/>
        </w:rPr>
        <w:t>SWE:</w:t>
      </w:r>
      <w:proofErr w:type="gramStart"/>
      <w:r w:rsidR="008F3406">
        <w:rPr>
          <w:rStyle w:val="Entity"/>
        </w:rPr>
        <w:t>:Quantity</w:t>
      </w:r>
      <w:r w:rsidR="00DC32F6" w:rsidRPr="00DC32F6">
        <w:rPr>
          <w:rStyle w:val="Entity"/>
        </w:rPr>
        <w:t>Range</w:t>
      </w:r>
      <w:proofErr w:type="gramEnd"/>
      <w:r w:rsidR="00DC32F6" w:rsidRPr="00DC32F6">
        <w:rPr>
          <w:rStyle w:val="Entity"/>
        </w:rPr>
        <w:t>::</w:t>
      </w:r>
      <w:r w:rsidRPr="00DC32F6">
        <w:rPr>
          <w:rStyle w:val="Entity"/>
        </w:rPr>
        <w:t>value[0]</w:t>
      </w:r>
      <w:r w:rsidRPr="00476D1D">
        <w:t>.</w:t>
      </w:r>
    </w:p>
    <w:p w14:paraId="7DB40154" w14:textId="35BCABD6" w:rsidR="00476D1D" w:rsidRPr="00476D1D" w:rsidRDefault="00476D1D" w:rsidP="007F03F0">
      <w:pPr>
        <w:pStyle w:val="Titre5"/>
      </w:pPr>
      <w:proofErr w:type="gramStart"/>
      <w:r>
        <w:t>upperValue</w:t>
      </w:r>
      <w:proofErr w:type="gramEnd"/>
    </w:p>
    <w:p w14:paraId="4FDAF125" w14:textId="3FEBC65E" w:rsidR="00DC32F6" w:rsidRDefault="00476D1D" w:rsidP="00DC32F6">
      <w:r>
        <w:t xml:space="preserve">The property </w:t>
      </w:r>
      <w:r w:rsidRPr="00DC32F6">
        <w:rPr>
          <w:rStyle w:val="Entity"/>
        </w:rPr>
        <w:t>upperValue</w:t>
      </w:r>
      <w:proofErr w:type="gramStart"/>
      <w:r w:rsidRPr="00DC32F6">
        <w:rPr>
          <w:rStyle w:val="Entity"/>
        </w:rPr>
        <w:t>:Real</w:t>
      </w:r>
      <w:proofErr w:type="gramEnd"/>
      <w:r>
        <w:t xml:space="preserve"> contain</w:t>
      </w:r>
      <w:r w:rsidR="00E62F4E">
        <w:t>s</w:t>
      </w:r>
      <w:r>
        <w:t xml:space="preserve"> the u</w:t>
      </w:r>
      <w:r w:rsidRPr="00476D1D">
        <w:t xml:space="preserve">pper bound of the range. </w:t>
      </w:r>
      <w:r w:rsidR="00DC32F6" w:rsidRPr="00476D1D">
        <w:t xml:space="preserve">. </w:t>
      </w:r>
      <w:r w:rsidR="00DC32F6">
        <w:t>It shall be a copy of</w:t>
      </w:r>
      <w:r w:rsidR="00DC32F6" w:rsidRPr="00476D1D">
        <w:t xml:space="preserve"> </w:t>
      </w:r>
      <w:r w:rsidR="00DC32F6">
        <w:t xml:space="preserve">inherited </w:t>
      </w:r>
      <w:r w:rsidR="008F3406">
        <w:rPr>
          <w:rStyle w:val="Entity"/>
        </w:rPr>
        <w:t>SWE:</w:t>
      </w:r>
      <w:proofErr w:type="gramStart"/>
      <w:r w:rsidR="008F3406">
        <w:rPr>
          <w:rStyle w:val="Entity"/>
        </w:rPr>
        <w:t>:Quantity</w:t>
      </w:r>
      <w:r w:rsidR="00DC32F6" w:rsidRPr="00DC32F6">
        <w:rPr>
          <w:rStyle w:val="Entity"/>
        </w:rPr>
        <w:t>Range</w:t>
      </w:r>
      <w:proofErr w:type="gramEnd"/>
      <w:r w:rsidR="00DC32F6" w:rsidRPr="00DC32F6">
        <w:rPr>
          <w:rStyle w:val="Entity"/>
        </w:rPr>
        <w:t>::</w:t>
      </w:r>
      <w:r w:rsidR="00DC32F6">
        <w:rPr>
          <w:rStyle w:val="Entity"/>
        </w:rPr>
        <w:t>value[1</w:t>
      </w:r>
      <w:r w:rsidR="00DC32F6" w:rsidRPr="00DC32F6">
        <w:rPr>
          <w:rStyle w:val="Entity"/>
        </w:rPr>
        <w:t>]</w:t>
      </w:r>
      <w:r w:rsidR="00DC32F6" w:rsidRPr="00476D1D">
        <w:t>.</w:t>
      </w:r>
    </w:p>
    <w:p w14:paraId="692EC08D" w14:textId="3E835830" w:rsidR="00806192" w:rsidRDefault="00DE367C" w:rsidP="00657E64">
      <w:r>
        <w:t>Example</w:t>
      </w:r>
    </w:p>
    <w:p w14:paraId="1CD77FBE" w14:textId="0677B0BF" w:rsidR="00DE367C" w:rsidRDefault="00F658C5" w:rsidP="007F03F0">
      <w:pPr>
        <w:keepNext/>
      </w:pPr>
      <w:r>
        <w:rPr>
          <w:noProof/>
          <w:lang w:val="en-CA" w:eastAsia="en-CA"/>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Lgende"/>
      </w:pPr>
      <w:r>
        <w:t xml:space="preserve">Figure </w:t>
      </w:r>
      <w:r>
        <w:fldChar w:fldCharType="begin"/>
      </w:r>
      <w:r>
        <w:instrText xml:space="preserve"> SEQ Figure \* ARABIC </w:instrText>
      </w:r>
      <w:r>
        <w:fldChar w:fldCharType="separate"/>
      </w:r>
      <w:r w:rsidR="007C615B">
        <w:rPr>
          <w:noProof/>
        </w:rPr>
        <w:t>27</w:t>
      </w:r>
      <w:r>
        <w:fldChar w:fldCharType="end"/>
      </w:r>
      <w:r>
        <w:t xml:space="preserve"> Encoding of a quantity range of [15.6</w:t>
      </w:r>
      <w:proofErr w:type="gramStart"/>
      <w:r>
        <w:t>,26.7</w:t>
      </w:r>
      <w:proofErr w:type="gramEnd"/>
      <w:r>
        <w:t xml:space="preserve">].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Titre3"/>
        <w:rPr>
          <w:lang w:val="en-CA"/>
        </w:rPr>
      </w:pPr>
      <w:bookmarkStart w:id="321" w:name="_Toc458065764"/>
      <w:r>
        <w:rPr>
          <w:lang w:val="en-CA"/>
        </w:rPr>
        <w:t>GeoSciML basic vocabularies</w:t>
      </w:r>
      <w:bookmarkEnd w:id="321"/>
    </w:p>
    <w:p w14:paraId="1BEB2B8A" w14:textId="77777777" w:rsidR="00DB2D3A" w:rsidRDefault="00DB2D3A" w:rsidP="00ED2525">
      <w:pPr>
        <w:rPr>
          <w:lang w:val="en-CA"/>
        </w:rPr>
      </w:pPr>
    </w:p>
    <w:p w14:paraId="72DBCE36" w14:textId="3D6588E0"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7C615B">
        <w:t xml:space="preserve">Table </w:t>
      </w:r>
      <w:r w:rsidR="007C615B">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w:t>
      </w:r>
      <w:r w:rsidR="00E62F4E">
        <w:rPr>
          <w:lang w:val="en-CA"/>
        </w:rPr>
        <w:t>shall</w:t>
      </w:r>
      <w:r w:rsidR="003C190E">
        <w:rPr>
          <w:lang w:val="en-CA"/>
        </w:rPr>
        <w:t xml:space="preserve"> be implemented using </w:t>
      </w:r>
      <w:r w:rsidR="001453F6">
        <w:rPr>
          <w:lang w:val="en-CA"/>
        </w:rPr>
        <w:t>externally managed vocabularies</w:t>
      </w:r>
      <w:r w:rsidR="00424648">
        <w:rPr>
          <w:lang w:val="en-CA"/>
        </w:rPr>
        <w:t xml:space="preserve"> as specified in clause </w:t>
      </w:r>
      <w:r w:rsidR="00424648">
        <w:rPr>
          <w:lang w:val="en-CA"/>
        </w:rPr>
        <w:fldChar w:fldCharType="begin"/>
      </w:r>
      <w:r w:rsidR="00424648">
        <w:rPr>
          <w:lang w:val="en-CA"/>
        </w:rPr>
        <w:instrText xml:space="preserve"> REF _Ref457994997 \r \h </w:instrText>
      </w:r>
      <w:r w:rsidR="00424648">
        <w:rPr>
          <w:lang w:val="en-CA"/>
        </w:rPr>
      </w:r>
      <w:r w:rsidR="00424648">
        <w:rPr>
          <w:lang w:val="en-CA"/>
        </w:rPr>
        <w:fldChar w:fldCharType="separate"/>
      </w:r>
      <w:r w:rsidR="00424648">
        <w:rPr>
          <w:lang w:val="en-CA"/>
        </w:rPr>
        <w:t>8.2.7</w:t>
      </w:r>
      <w:r w:rsidR="00424648">
        <w:rPr>
          <w:lang w:val="en-CA"/>
        </w:rPr>
        <w:fldChar w:fldCharType="end"/>
      </w:r>
    </w:p>
    <w:p w14:paraId="090C5302" w14:textId="1ECB529C" w:rsidR="003C190E" w:rsidRDefault="003C190E" w:rsidP="003C190E">
      <w:pPr>
        <w:pStyle w:val="Lgende"/>
        <w:keepNext/>
      </w:pPr>
      <w:bookmarkStart w:id="322" w:name="_Ref432861594"/>
      <w:proofErr w:type="gramStart"/>
      <w:r>
        <w:t xml:space="preserve">Table </w:t>
      </w:r>
      <w:r w:rsidR="00415E41">
        <w:fldChar w:fldCharType="begin"/>
      </w:r>
      <w:r w:rsidR="00415E41">
        <w:instrText xml:space="preserve"> SEQ Table \* ARABIC </w:instrText>
      </w:r>
      <w:r w:rsidR="00415E41">
        <w:fldChar w:fldCharType="separate"/>
      </w:r>
      <w:r w:rsidR="007C615B">
        <w:rPr>
          <w:noProof/>
        </w:rPr>
        <w:t>4</w:t>
      </w:r>
      <w:r w:rsidR="00415E41">
        <w:fldChar w:fldCharType="end"/>
      </w:r>
      <w:bookmarkEnd w:id="322"/>
      <w:r>
        <w:t>: Vocabularies used in GeoSciML Basic</w:t>
      </w:r>
      <w:r w:rsidR="00853941">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086"/>
        <w:gridCol w:w="5770"/>
      </w:tblGrid>
      <w:tr w:rsidR="003F5AA4" w:rsidRPr="00DC32F6" w14:paraId="6B17D9AE" w14:textId="77777777" w:rsidTr="00A1785C">
        <w:tc>
          <w:tcPr>
            <w:tcW w:w="2951" w:type="dxa"/>
            <w:tcBorders>
              <w:top w:val="nil"/>
              <w:bottom w:val="single" w:sz="8" w:space="0" w:color="000000"/>
            </w:tcBorders>
            <w:shd w:val="clear" w:color="auto" w:fill="auto"/>
          </w:tcPr>
          <w:p w14:paraId="4B8236BA" w14:textId="54E280AF" w:rsidR="00CF6174" w:rsidRPr="00DC32F6" w:rsidRDefault="00CF6174" w:rsidP="003F5AA4">
            <w:pPr>
              <w:jc w:val="center"/>
              <w:rPr>
                <w:rFonts w:ascii="Consolas" w:eastAsia="MS Gothic" w:hAnsi="Consolas" w:cs="Consolas"/>
                <w:color w:val="000000"/>
                <w:sz w:val="18"/>
                <w:szCs w:val="18"/>
                <w:lang w:val="en-CA"/>
              </w:rPr>
            </w:pPr>
            <w:r w:rsidRPr="00DC32F6">
              <w:rPr>
                <w:rFonts w:ascii="Consolas" w:eastAsia="MS Gothic" w:hAnsi="Consolas" w:cs="Consolas"/>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DC32F6" w:rsidRDefault="00CF6174" w:rsidP="003F5AA4">
            <w:pPr>
              <w:jc w:val="center"/>
              <w:rPr>
                <w:rFonts w:ascii="Consolas" w:eastAsia="MS Gothic" w:hAnsi="Consolas" w:cs="Consolas"/>
                <w:b/>
                <w:bCs/>
                <w:color w:val="000000"/>
                <w:sz w:val="18"/>
                <w:szCs w:val="18"/>
                <w:lang w:val="en-CA"/>
              </w:rPr>
            </w:pPr>
            <w:r w:rsidRPr="00DC32F6">
              <w:rPr>
                <w:rFonts w:ascii="Consolas" w:eastAsia="MS Gothic" w:hAnsi="Consolas" w:cs="Consolas"/>
                <w:b/>
                <w:bCs/>
                <w:color w:val="000000"/>
                <w:sz w:val="18"/>
                <w:szCs w:val="18"/>
                <w:lang w:val="en-CA"/>
              </w:rPr>
              <w:t>Description</w:t>
            </w:r>
          </w:p>
        </w:tc>
      </w:tr>
      <w:tr w:rsidR="003F5AA4" w:rsidRPr="00DC32F6" w14:paraId="7831D5D5" w14:textId="77777777" w:rsidTr="003F5AA4">
        <w:tc>
          <w:tcPr>
            <w:tcW w:w="2951" w:type="dxa"/>
            <w:shd w:val="clear" w:color="auto" w:fill="C0C0C0"/>
          </w:tcPr>
          <w:p w14:paraId="7835A179" w14:textId="65F6578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CompositionPartRoleTerm</w:t>
            </w:r>
          </w:p>
        </w:tc>
        <w:tc>
          <w:tcPr>
            <w:tcW w:w="5804" w:type="dxa"/>
            <w:shd w:val="clear" w:color="auto" w:fill="C0C0C0"/>
          </w:tcPr>
          <w:p w14:paraId="3C80A83A" w14:textId="69A307B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rPr>
              <w:t>This class is a blank placeholder for a vocabulary of terms to describe the role that a compositional part plays in a geologic unit.</w:t>
            </w:r>
          </w:p>
        </w:tc>
      </w:tr>
      <w:tr w:rsidR="00BE2485" w:rsidRPr="00DC32F6" w14:paraId="29394C21" w14:textId="77777777" w:rsidTr="003F5AA4">
        <w:tc>
          <w:tcPr>
            <w:tcW w:w="2951" w:type="dxa"/>
            <w:shd w:val="clear" w:color="auto" w:fill="auto"/>
          </w:tcPr>
          <w:p w14:paraId="0D161FD5" w14:textId="77F8DD8D"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DescriptionPurpose</w:t>
            </w:r>
          </w:p>
        </w:tc>
        <w:tc>
          <w:tcPr>
            <w:tcW w:w="5804" w:type="dxa"/>
            <w:shd w:val="clear" w:color="auto" w:fill="auto"/>
          </w:tcPr>
          <w:p w14:paraId="65BF3F4E" w14:textId="5260DEEE"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Codes used for the specification of the intended purpose/level of abstraction for a given feature or object instance, </w:t>
            </w:r>
            <w:r w:rsidR="008B01F3" w:rsidRPr="00DC32F6">
              <w:rPr>
                <w:rFonts w:ascii="Consolas" w:hAnsi="Consolas" w:cs="Consolas"/>
                <w:color w:val="000000"/>
                <w:sz w:val="18"/>
                <w:szCs w:val="18"/>
                <w:lang w:val="en-CA"/>
              </w:rPr>
              <w:t>i.e.</w:t>
            </w:r>
            <w:r w:rsidRPr="00DC32F6">
              <w:rPr>
                <w:rFonts w:ascii="Consolas" w:hAnsi="Consolas" w:cs="Consolas"/>
                <w:color w:val="000000"/>
                <w:sz w:val="18"/>
                <w:szCs w:val="18"/>
                <w:lang w:val="en-CA"/>
              </w:rPr>
              <w:t xml:space="preserve"> the reason for the existence of the GeologicFeature. </w:t>
            </w:r>
          </w:p>
          <w:p w14:paraId="24CFEEAB" w14:textId="0AF7EF17" w:rsidR="00CF6174" w:rsidRPr="00DC32F6" w:rsidRDefault="00CF6174" w:rsidP="00DB2D3A">
            <w:pPr>
              <w:rPr>
                <w:rFonts w:ascii="Consolas" w:hAnsi="Consolas" w:cs="Consolas"/>
                <w:color w:val="000000"/>
                <w:sz w:val="18"/>
                <w:szCs w:val="18"/>
                <w:lang w:val="en-CA"/>
              </w:rPr>
            </w:pPr>
            <w:r w:rsidRPr="00DC32F6">
              <w:rPr>
                <w:rFonts w:ascii="Consolas" w:hAnsi="Consolas" w:cs="Consolas"/>
                <w:color w:val="000000"/>
                <w:sz w:val="18"/>
                <w:szCs w:val="18"/>
                <w:lang w:val="en-CA"/>
              </w:rPr>
              <w:t>Value</w:t>
            </w:r>
            <w:r w:rsidR="00E62F4E" w:rsidRPr="00DC32F6">
              <w:rPr>
                <w:rFonts w:ascii="Consolas" w:hAnsi="Consolas" w:cs="Consolas"/>
                <w:color w:val="000000"/>
                <w:sz w:val="18"/>
                <w:szCs w:val="18"/>
                <w:lang w:val="en-CA"/>
              </w:rPr>
              <w:t>s shall be either: instance, typicalNorm or</w:t>
            </w:r>
            <w:r w:rsidRPr="00DC32F6">
              <w:rPr>
                <w:rFonts w:ascii="Consolas" w:hAnsi="Consolas" w:cs="Consolas"/>
                <w:color w:val="000000"/>
                <w:sz w:val="18"/>
                <w:szCs w:val="18"/>
                <w:lang w:val="en-CA"/>
              </w:rPr>
              <w:t xml:space="preserve"> definingNorm.</w:t>
            </w:r>
          </w:p>
        </w:tc>
      </w:tr>
      <w:tr w:rsidR="003F5AA4" w:rsidRPr="00DC32F6" w14:paraId="3D45611F" w14:textId="77777777" w:rsidTr="003F5AA4">
        <w:tc>
          <w:tcPr>
            <w:tcW w:w="2951" w:type="dxa"/>
            <w:shd w:val="clear" w:color="auto" w:fill="C0C0C0"/>
          </w:tcPr>
          <w:p w14:paraId="162A4F8E" w14:textId="3F7FEDFB"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ExposureTerm</w:t>
            </w:r>
          </w:p>
        </w:tc>
        <w:tc>
          <w:tcPr>
            <w:tcW w:w="5804" w:type="dxa"/>
            <w:shd w:val="clear" w:color="auto" w:fill="C0C0C0"/>
          </w:tcPr>
          <w:p w14:paraId="703AAB96" w14:textId="14E9E675"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nature of the expression of the mapped feature at the earth's surface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exposed, concealed)</w:t>
            </w:r>
            <w:r w:rsidR="00853941" w:rsidRPr="00DC32F6">
              <w:rPr>
                <w:rFonts w:ascii="Consolas" w:hAnsi="Consolas" w:cs="Consolas"/>
                <w:color w:val="000000"/>
                <w:sz w:val="18"/>
                <w:szCs w:val="18"/>
                <w:lang w:val="en-CA"/>
              </w:rPr>
              <w:t>.</w:t>
            </w:r>
          </w:p>
        </w:tc>
      </w:tr>
      <w:tr w:rsidR="00BE2485" w:rsidRPr="00DC32F6" w14:paraId="148923BA" w14:textId="77777777" w:rsidTr="003F5AA4">
        <w:tc>
          <w:tcPr>
            <w:tcW w:w="2951" w:type="dxa"/>
            <w:shd w:val="clear" w:color="auto" w:fill="auto"/>
          </w:tcPr>
          <w:p w14:paraId="263F1A15" w14:textId="6BE91966"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GeologicUnitHierarchyRoleTerm</w:t>
            </w:r>
          </w:p>
        </w:tc>
        <w:tc>
          <w:tcPr>
            <w:tcW w:w="5804" w:type="dxa"/>
            <w:shd w:val="clear" w:color="auto" w:fill="auto"/>
          </w:tcPr>
          <w:p w14:paraId="5DD85D29" w14:textId="73EA365F"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Role of the unit in the hierarchy</w:t>
            </w:r>
            <w:r w:rsidR="00853941" w:rsidRPr="00DC32F6">
              <w:rPr>
                <w:rFonts w:ascii="Consolas" w:hAnsi="Consolas" w:cs="Consolas"/>
                <w:color w:val="000000"/>
                <w:sz w:val="18"/>
                <w:szCs w:val="18"/>
                <w:lang w:val="en-CA"/>
              </w:rPr>
              <w:t>.</w:t>
            </w:r>
          </w:p>
        </w:tc>
      </w:tr>
      <w:tr w:rsidR="003F5AA4" w:rsidRPr="00DC32F6" w14:paraId="7A88332E" w14:textId="77777777" w:rsidTr="003F5AA4">
        <w:trPr>
          <w:trHeight w:val="2278"/>
        </w:trPr>
        <w:tc>
          <w:tcPr>
            <w:tcW w:w="2951" w:type="dxa"/>
            <w:shd w:val="clear" w:color="auto" w:fill="C0C0C0"/>
          </w:tcPr>
          <w:p w14:paraId="6C2C4BFE" w14:textId="00D1538A"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lastRenderedPageBreak/>
              <w:t>GeologicUnitTypeTerm</w:t>
            </w:r>
          </w:p>
        </w:tc>
        <w:tc>
          <w:tcPr>
            <w:tcW w:w="5804" w:type="dxa"/>
            <w:shd w:val="clear" w:color="auto" w:fill="C0C0C0"/>
          </w:tcPr>
          <w:p w14:paraId="11F30104"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p w14:paraId="1910B054" w14:textId="3FFFEF7D"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Example </w:t>
            </w:r>
            <w:r w:rsidR="00315E3F" w:rsidRPr="00DC32F6">
              <w:rPr>
                <w:rFonts w:ascii="Consolas" w:hAnsi="Consolas" w:cs="Consolas"/>
                <w:color w:val="000000"/>
                <w:sz w:val="18"/>
                <w:szCs w:val="18"/>
                <w:lang w:val="en-CA"/>
              </w:rPr>
              <w:t xml:space="preserve">of </w:t>
            </w:r>
            <w:r w:rsidRPr="00DC32F6">
              <w:rPr>
                <w:rFonts w:ascii="Consolas" w:hAnsi="Consolas" w:cs="Consolas"/>
                <w:color w:val="000000"/>
                <w:sz w:val="18"/>
                <w:szCs w:val="18"/>
                <w:lang w:val="en-CA"/>
              </w:rPr>
              <w:t xml:space="preserve">values: GeologicUnit, AllostratigraphicUnit, </w:t>
            </w:r>
          </w:p>
          <w:p w14:paraId="7A6C3CAA" w14:textId="2E5C97C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 xml:space="preserve">AlterationUnit, ArtificialGround, BiostratigraphicUnit, </w:t>
            </w:r>
            <w:r w:rsidR="008B01F3" w:rsidRPr="00DC32F6">
              <w:rPr>
                <w:rFonts w:ascii="Consolas" w:hAnsi="Consolas" w:cs="Consolas"/>
                <w:color w:val="000000"/>
                <w:sz w:val="18"/>
                <w:szCs w:val="18"/>
                <w:lang w:val="en-CA"/>
              </w:rPr>
              <w:t>ChronostratigraphicUnit,</w:t>
            </w:r>
            <w:r w:rsidR="00315E3F" w:rsidRP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DeformationUnit,</w:t>
            </w:r>
            <w:r w:rsidR="00315E3F" w:rsidRP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DC32F6">
              <w:rPr>
                <w:rFonts w:ascii="Consolas" w:hAnsi="Consolas" w:cs="Consolas"/>
                <w:color w:val="000000"/>
                <w:sz w:val="18"/>
                <w:szCs w:val="18"/>
                <w:lang w:val="en-CA"/>
              </w:rPr>
              <w:t>.</w:t>
            </w:r>
          </w:p>
        </w:tc>
      </w:tr>
      <w:tr w:rsidR="00BE2485" w:rsidRPr="00DC32F6" w14:paraId="59312F8A" w14:textId="77777777" w:rsidTr="003F5AA4">
        <w:trPr>
          <w:trHeight w:val="732"/>
        </w:trPr>
        <w:tc>
          <w:tcPr>
            <w:tcW w:w="2951" w:type="dxa"/>
            <w:shd w:val="clear" w:color="auto" w:fill="auto"/>
          </w:tcPr>
          <w:p w14:paraId="562055F5" w14:textId="7BF28E86"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GeologicUnitPartRoleTerm</w:t>
            </w:r>
          </w:p>
        </w:tc>
        <w:tc>
          <w:tcPr>
            <w:tcW w:w="5804" w:type="dxa"/>
            <w:shd w:val="clear" w:color="auto" w:fill="auto"/>
          </w:tcPr>
          <w:p w14:paraId="318E87B9" w14:textId="221C6F85"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class is a blank placeholder for a vocabulary of terms describing the nature of the parts of a geologic unit, e.g. facies, stratigraphic, interbeds, </w:t>
            </w:r>
            <w:proofErr w:type="gramStart"/>
            <w:r w:rsidRPr="00DC32F6">
              <w:rPr>
                <w:rFonts w:ascii="Consolas" w:hAnsi="Consolas" w:cs="Consolas"/>
                <w:color w:val="000000"/>
                <w:sz w:val="18"/>
                <w:szCs w:val="18"/>
                <w:lang w:val="en-CA"/>
              </w:rPr>
              <w:t>geographic</w:t>
            </w:r>
            <w:proofErr w:type="gramEnd"/>
            <w:r w:rsidRPr="00DC32F6">
              <w:rPr>
                <w:rFonts w:ascii="Consolas" w:hAnsi="Consolas" w:cs="Consolas"/>
                <w:color w:val="000000"/>
                <w:sz w:val="18"/>
                <w:szCs w:val="18"/>
                <w:lang w:val="en-CA"/>
              </w:rPr>
              <w:t>, eastern facies</w:t>
            </w:r>
            <w:r w:rsidR="00853941" w:rsidRPr="00DC32F6">
              <w:rPr>
                <w:rFonts w:ascii="Consolas" w:hAnsi="Consolas" w:cs="Consolas"/>
                <w:color w:val="000000"/>
                <w:sz w:val="18"/>
                <w:szCs w:val="18"/>
                <w:lang w:val="en-CA"/>
              </w:rPr>
              <w:t>.</w:t>
            </w:r>
          </w:p>
        </w:tc>
      </w:tr>
      <w:tr w:rsidR="003F5AA4" w:rsidRPr="00DC32F6" w14:paraId="681ED370" w14:textId="77777777" w:rsidTr="003F5AA4">
        <w:tc>
          <w:tcPr>
            <w:tcW w:w="2951" w:type="dxa"/>
            <w:shd w:val="clear" w:color="auto" w:fill="C0C0C0"/>
          </w:tcPr>
          <w:p w14:paraId="4EF9B007" w14:textId="409BF1C2"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LithologyTerm</w:t>
            </w:r>
          </w:p>
        </w:tc>
        <w:tc>
          <w:tcPr>
            <w:tcW w:w="5804" w:type="dxa"/>
            <w:shd w:val="clear" w:color="auto" w:fill="C0C0C0"/>
          </w:tcPr>
          <w:p w14:paraId="5BE2CFC9" w14:textId="5B3246E0"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lithology of the compound earth material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granite, sandstone, schist)</w:t>
            </w:r>
          </w:p>
        </w:tc>
      </w:tr>
      <w:tr w:rsidR="00BE2485" w:rsidRPr="00DC32F6" w14:paraId="31EED7B7" w14:textId="77777777" w:rsidTr="003F5AA4">
        <w:tc>
          <w:tcPr>
            <w:tcW w:w="2951" w:type="dxa"/>
            <w:shd w:val="clear" w:color="auto" w:fill="auto"/>
          </w:tcPr>
          <w:p w14:paraId="1CF195B1" w14:textId="151F1C15"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MappingFrameTerm</w:t>
            </w:r>
          </w:p>
        </w:tc>
        <w:tc>
          <w:tcPr>
            <w:tcW w:w="5804" w:type="dxa"/>
            <w:shd w:val="clear" w:color="auto" w:fill="auto"/>
          </w:tcPr>
          <w:p w14:paraId="7B085C6C" w14:textId="1190884A" w:rsidR="00CF6174" w:rsidRPr="00DC32F6" w:rsidRDefault="00CF6174" w:rsidP="00740F77">
            <w:pPr>
              <w:rPr>
                <w:rFonts w:ascii="Consolas" w:hAnsi="Consolas" w:cs="Consolas"/>
                <w:color w:val="000000"/>
                <w:sz w:val="18"/>
                <w:szCs w:val="18"/>
                <w:lang w:val="en-CA"/>
              </w:rPr>
            </w:pPr>
            <w:r w:rsidRPr="00DC32F6">
              <w:rPr>
                <w:rStyle w:val="apple-converted-space"/>
                <w:rFonts w:ascii="Consolas" w:hAnsi="Consolas" w:cs="Consolas"/>
                <w:color w:val="1A1A1A"/>
                <w:sz w:val="18"/>
                <w:szCs w:val="18"/>
                <w:shd w:val="clear" w:color="auto" w:fill="FAFAFA"/>
              </w:rPr>
              <w:t xml:space="preserve">A </w:t>
            </w:r>
            <w:r w:rsidRPr="00DC32F6">
              <w:rPr>
                <w:rFonts w:ascii="Consolas" w:hAnsi="Consolas" w:cs="Consolas"/>
                <w:color w:val="1A1A1A"/>
                <w:sz w:val="18"/>
                <w:szCs w:val="18"/>
                <w:shd w:val="clear" w:color="auto" w:fill="FAFAFA"/>
              </w:rPr>
              <w:t xml:space="preserve">mapping surface, a section, a </w:t>
            </w:r>
            <w:r w:rsidR="008B01F3" w:rsidRPr="00DC32F6">
              <w:rPr>
                <w:rFonts w:ascii="Consolas" w:hAnsi="Consolas" w:cs="Consolas"/>
                <w:color w:val="1A1A1A"/>
                <w:sz w:val="18"/>
                <w:szCs w:val="18"/>
                <w:shd w:val="clear" w:color="auto" w:fill="FAFAFA"/>
              </w:rPr>
              <w:t>Borehole.</w:t>
            </w:r>
          </w:p>
        </w:tc>
      </w:tr>
      <w:tr w:rsidR="003F5AA4" w:rsidRPr="00DC32F6" w14:paraId="4A911914" w14:textId="77777777" w:rsidTr="003F5AA4">
        <w:tc>
          <w:tcPr>
            <w:tcW w:w="2951" w:type="dxa"/>
            <w:shd w:val="clear" w:color="auto" w:fill="C0C0C0"/>
          </w:tcPr>
          <w:p w14:paraId="32D65DF3" w14:textId="30C0277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RankTerm</w:t>
            </w:r>
          </w:p>
        </w:tc>
        <w:tc>
          <w:tcPr>
            <w:tcW w:w="5804" w:type="dxa"/>
            <w:shd w:val="clear" w:color="auto" w:fill="C0C0C0"/>
          </w:tcPr>
          <w:p w14:paraId="650A819C" w14:textId="36D91C3F"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rank of a geologic unit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xml:space="preserve">, Group, Formation, Member, </w:t>
            </w:r>
            <w:r w:rsidR="008B01F3" w:rsidRPr="00DC32F6">
              <w:rPr>
                <w:rFonts w:ascii="Consolas" w:hAnsi="Consolas" w:cs="Consolas"/>
                <w:color w:val="000000"/>
                <w:sz w:val="18"/>
                <w:szCs w:val="18"/>
                <w:lang w:val="en-CA"/>
              </w:rPr>
              <w:t>etc.</w:t>
            </w:r>
            <w:r w:rsidRPr="00DC32F6">
              <w:rPr>
                <w:rFonts w:ascii="Consolas" w:hAnsi="Consolas" w:cs="Consolas"/>
                <w:color w:val="000000"/>
                <w:sz w:val="18"/>
                <w:szCs w:val="18"/>
                <w:lang w:val="en-CA"/>
              </w:rPr>
              <w:t>)</w:t>
            </w:r>
            <w:r w:rsidR="00853941" w:rsidRPr="00DC32F6">
              <w:rPr>
                <w:rFonts w:ascii="Consolas" w:hAnsi="Consolas" w:cs="Consolas"/>
                <w:color w:val="000000"/>
                <w:sz w:val="18"/>
                <w:szCs w:val="18"/>
                <w:lang w:val="en-CA"/>
              </w:rPr>
              <w:t>.</w:t>
            </w:r>
          </w:p>
          <w:p w14:paraId="64DEFE47" w14:textId="77777777" w:rsidR="00CF6174" w:rsidRPr="00DC32F6" w:rsidRDefault="00CF6174" w:rsidP="00ED2525">
            <w:pPr>
              <w:rPr>
                <w:rFonts w:ascii="Consolas" w:hAnsi="Consolas" w:cs="Consolas"/>
                <w:color w:val="000000"/>
                <w:sz w:val="18"/>
                <w:szCs w:val="18"/>
                <w:lang w:val="en-CA"/>
              </w:rPr>
            </w:pPr>
          </w:p>
        </w:tc>
      </w:tr>
      <w:tr w:rsidR="00BE2485" w:rsidRPr="00DC32F6" w14:paraId="46CD1198" w14:textId="77777777" w:rsidTr="003F5AA4">
        <w:tc>
          <w:tcPr>
            <w:tcW w:w="2951" w:type="dxa"/>
            <w:shd w:val="clear" w:color="auto" w:fill="auto"/>
          </w:tcPr>
          <w:p w14:paraId="3B7BE50A" w14:textId="28D96779"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CollectionTypeTerm</w:t>
            </w:r>
          </w:p>
        </w:tc>
        <w:tc>
          <w:tcPr>
            <w:tcW w:w="5804" w:type="dxa"/>
            <w:shd w:val="clear" w:color="auto" w:fill="auto"/>
          </w:tcPr>
          <w:p w14:paraId="1B0E8322" w14:textId="7C7986EF" w:rsidR="00CF6174" w:rsidRPr="00DC32F6" w:rsidRDefault="00980C8A"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Types of collections of geological and geophysical objects.</w:t>
            </w:r>
          </w:p>
        </w:tc>
      </w:tr>
      <w:tr w:rsidR="003F5AA4" w:rsidRPr="00DC32F6" w14:paraId="5FAC4EEC" w14:textId="77777777" w:rsidTr="003F5AA4">
        <w:tc>
          <w:tcPr>
            <w:tcW w:w="2951" w:type="dxa"/>
            <w:shd w:val="clear" w:color="auto" w:fill="C0C0C0"/>
          </w:tcPr>
          <w:p w14:paraId="4428C418" w14:textId="15005D83"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EventProcessTerm</w:t>
            </w:r>
          </w:p>
        </w:tc>
        <w:tc>
          <w:tcPr>
            <w:tcW w:w="5804" w:type="dxa"/>
            <w:shd w:val="clear" w:color="auto" w:fill="C0C0C0"/>
          </w:tcPr>
          <w:p w14:paraId="6AF79852" w14:textId="759B2BF9"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specifying the process or processes that occurred during an event. Examples include deposition, extrusion, intrusion, cooling.</w:t>
            </w:r>
          </w:p>
        </w:tc>
      </w:tr>
      <w:tr w:rsidR="00BE2485" w:rsidRPr="00DC32F6" w14:paraId="783DBEBB" w14:textId="77777777" w:rsidTr="003F5AA4">
        <w:tc>
          <w:tcPr>
            <w:tcW w:w="2951" w:type="dxa"/>
            <w:shd w:val="clear" w:color="auto" w:fill="auto"/>
          </w:tcPr>
          <w:p w14:paraId="705CADDD" w14:textId="0A28C1F1"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GeochronologicEraTerm</w:t>
            </w:r>
          </w:p>
        </w:tc>
        <w:tc>
          <w:tcPr>
            <w:tcW w:w="5804" w:type="dxa"/>
            <w:shd w:val="clear" w:color="auto" w:fill="auto"/>
          </w:tcPr>
          <w:p w14:paraId="2E86FA56" w14:textId="25D4FBFD" w:rsidR="00CF6174" w:rsidRPr="00DC32F6" w:rsidRDefault="00CF6174" w:rsidP="00004AA5">
            <w:pPr>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Term from a </w:t>
            </w:r>
            <w:r w:rsidR="00004AA5" w:rsidRPr="00DC32F6">
              <w:rPr>
                <w:rFonts w:ascii="Consolas" w:hAnsi="Consolas" w:cs="Consolas"/>
                <w:color w:val="000000"/>
                <w:sz w:val="18"/>
                <w:szCs w:val="18"/>
                <w:lang w:val="en-CA"/>
              </w:rPr>
              <w:t>Geochronological vocabulary</w:t>
            </w:r>
          </w:p>
        </w:tc>
      </w:tr>
      <w:tr w:rsidR="003F5AA4" w:rsidRPr="00DC32F6" w14:paraId="0BCBD5FE" w14:textId="77777777" w:rsidTr="003F5AA4">
        <w:tc>
          <w:tcPr>
            <w:tcW w:w="2951" w:type="dxa"/>
            <w:shd w:val="clear" w:color="auto" w:fill="C0C0C0"/>
          </w:tcPr>
          <w:p w14:paraId="73CB0AA2" w14:textId="212DE9FD"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ContactTypeTerm</w:t>
            </w:r>
          </w:p>
        </w:tc>
        <w:tc>
          <w:tcPr>
            <w:tcW w:w="5804" w:type="dxa"/>
            <w:shd w:val="clear" w:color="auto" w:fill="C0C0C0"/>
          </w:tcPr>
          <w:p w14:paraId="4F63EF0C" w14:textId="4D91FF59"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types of geological contacts</w:t>
            </w:r>
          </w:p>
        </w:tc>
      </w:tr>
      <w:tr w:rsidR="00BE2485" w:rsidRPr="00DC32F6" w14:paraId="151879E1" w14:textId="77777777" w:rsidTr="003F5AA4">
        <w:tc>
          <w:tcPr>
            <w:tcW w:w="2951" w:type="dxa"/>
            <w:shd w:val="clear" w:color="auto" w:fill="auto"/>
          </w:tcPr>
          <w:p w14:paraId="25DD32FD" w14:textId="47AA8F81"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FaultTypeTerm</w:t>
            </w:r>
          </w:p>
        </w:tc>
        <w:tc>
          <w:tcPr>
            <w:tcW w:w="5804" w:type="dxa"/>
            <w:shd w:val="clear" w:color="auto" w:fill="auto"/>
          </w:tcPr>
          <w:p w14:paraId="31F9D2DA" w14:textId="5FD7B476"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A vocabulary of terms describing the type of shear displacement structure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thrust fault, normal fault, wrench fault)</w:t>
            </w:r>
          </w:p>
        </w:tc>
      </w:tr>
      <w:tr w:rsidR="003F5AA4" w:rsidRPr="00DC32F6" w14:paraId="090DC88D" w14:textId="77777777" w:rsidTr="003F5AA4">
        <w:tc>
          <w:tcPr>
            <w:tcW w:w="2951" w:type="dxa"/>
            <w:shd w:val="clear" w:color="auto" w:fill="C0C0C0"/>
          </w:tcPr>
          <w:p w14:paraId="6708678E" w14:textId="6CD6481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FoldProfileTypeTerm</w:t>
            </w:r>
          </w:p>
        </w:tc>
        <w:tc>
          <w:tcPr>
            <w:tcW w:w="5804" w:type="dxa"/>
            <w:shd w:val="clear" w:color="auto" w:fill="C0C0C0"/>
          </w:tcPr>
          <w:p w14:paraId="4879A2FA" w14:textId="75DD136D"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DC32F6" w14:paraId="16096F75" w14:textId="77777777" w:rsidTr="003F5AA4">
        <w:tc>
          <w:tcPr>
            <w:tcW w:w="2951" w:type="dxa"/>
            <w:shd w:val="clear" w:color="auto" w:fill="auto"/>
          </w:tcPr>
          <w:p w14:paraId="275F91BE" w14:textId="34735E7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FoliationTypeTerm</w:t>
            </w:r>
          </w:p>
        </w:tc>
        <w:tc>
          <w:tcPr>
            <w:tcW w:w="5804" w:type="dxa"/>
            <w:shd w:val="clear" w:color="auto" w:fill="auto"/>
          </w:tcPr>
          <w:p w14:paraId="783C3EA6" w14:textId="2F1E91C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Refers to a </w:t>
            </w:r>
            <w:r w:rsidR="008B01F3" w:rsidRPr="00DC32F6">
              <w:rPr>
                <w:rFonts w:ascii="Consolas" w:hAnsi="Consolas" w:cs="Consolas"/>
                <w:color w:val="000000"/>
                <w:sz w:val="18"/>
                <w:szCs w:val="18"/>
                <w:lang w:val="en-CA"/>
              </w:rPr>
              <w:t>vocabulary</w:t>
            </w:r>
            <w:r w:rsidRPr="00DC32F6">
              <w:rPr>
                <w:rFonts w:ascii="Consolas" w:hAnsi="Consolas" w:cs="Consolas"/>
                <w:color w:val="000000"/>
                <w:sz w:val="18"/>
                <w:szCs w:val="18"/>
                <w:lang w:val="en-CA"/>
              </w:rPr>
              <w:t xml:space="preserve"> of terms defining the type of foliation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xml:space="preserve">, crenulation cleavage, gneissic layering, slaty cleavage, schistosity, </w:t>
            </w:r>
            <w:r w:rsidR="008B01F3" w:rsidRPr="00DC32F6">
              <w:rPr>
                <w:rFonts w:ascii="Consolas" w:hAnsi="Consolas" w:cs="Consolas"/>
                <w:color w:val="000000"/>
                <w:sz w:val="18"/>
                <w:szCs w:val="18"/>
                <w:lang w:val="en-CA"/>
              </w:rPr>
              <w:t>etc.</w:t>
            </w:r>
            <w:r w:rsidRPr="00DC32F6">
              <w:rPr>
                <w:rFonts w:ascii="Consolas" w:hAnsi="Consolas" w:cs="Consolas"/>
                <w:color w:val="000000"/>
                <w:sz w:val="18"/>
                <w:szCs w:val="18"/>
                <w:lang w:val="en-CA"/>
              </w:rPr>
              <w:t>)</w:t>
            </w:r>
          </w:p>
          <w:p w14:paraId="1866DCE0"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40BC23B1" w14:textId="77777777" w:rsidTr="003F5AA4">
        <w:tc>
          <w:tcPr>
            <w:tcW w:w="2951" w:type="dxa"/>
            <w:shd w:val="clear" w:color="auto" w:fill="C0C0C0"/>
          </w:tcPr>
          <w:p w14:paraId="0305943B" w14:textId="2735745C"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AnthropogenicGeomorphologic</w:t>
            </w:r>
            <w:r w:rsidRPr="00DC32F6">
              <w:rPr>
                <w:rFonts w:ascii="Consolas" w:hAnsi="Consolas" w:cs="Consolas"/>
                <w:color w:val="000000"/>
                <w:sz w:val="18"/>
                <w:szCs w:val="18"/>
                <w:lang w:val="en-CA"/>
              </w:rPr>
              <w:br/>
              <w:t>FeatureTypeTerm</w:t>
            </w:r>
          </w:p>
        </w:tc>
        <w:tc>
          <w:tcPr>
            <w:tcW w:w="5804" w:type="dxa"/>
            <w:shd w:val="clear" w:color="auto" w:fill="C0C0C0"/>
          </w:tcPr>
          <w:p w14:paraId="2480A4C2"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type of anthropogenic geomorphologic feature</w:t>
            </w:r>
          </w:p>
          <w:p w14:paraId="08143BCE"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27249E36" w14:textId="77777777" w:rsidTr="003F5AA4">
        <w:tc>
          <w:tcPr>
            <w:tcW w:w="2951" w:type="dxa"/>
            <w:shd w:val="clear" w:color="auto" w:fill="auto"/>
          </w:tcPr>
          <w:p w14:paraId="0CB206C3" w14:textId="19139A7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NaturalGeomorphologic</w:t>
            </w:r>
            <w:r w:rsidRPr="00DC32F6">
              <w:rPr>
                <w:rFonts w:ascii="Consolas" w:hAnsi="Consolas" w:cs="Consolas"/>
                <w:color w:val="000000"/>
                <w:sz w:val="18"/>
                <w:szCs w:val="18"/>
                <w:lang w:val="en-CA"/>
              </w:rPr>
              <w:br/>
              <w:t>FeatureTypeTerm</w:t>
            </w:r>
          </w:p>
        </w:tc>
        <w:tc>
          <w:tcPr>
            <w:tcW w:w="5804" w:type="dxa"/>
            <w:shd w:val="clear" w:color="auto" w:fill="auto"/>
          </w:tcPr>
          <w:p w14:paraId="61BFE07A"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type of natural geomorphologic feature</w:t>
            </w:r>
          </w:p>
          <w:p w14:paraId="24BA2209"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34CFBA11" w14:textId="77777777" w:rsidTr="003F5AA4">
        <w:tc>
          <w:tcPr>
            <w:tcW w:w="2951" w:type="dxa"/>
            <w:shd w:val="clear" w:color="auto" w:fill="C0C0C0"/>
          </w:tcPr>
          <w:p w14:paraId="42D64C11" w14:textId="26EB8D0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ConventionCode</w:t>
            </w:r>
          </w:p>
        </w:tc>
        <w:tc>
          <w:tcPr>
            <w:tcW w:w="5804" w:type="dxa"/>
            <w:shd w:val="clear" w:color="auto" w:fill="C0C0C0"/>
          </w:tcPr>
          <w:p w14:paraId="0A0F202B" w14:textId="26CD3530"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Suggested values: "dip dip direction", "strike dip right hand rule" (The strike and dip of planar data is listed according to the ‘right-hand rule’ or, as one looks </w:t>
            </w:r>
            <w:r w:rsidRPr="00DC32F6">
              <w:rPr>
                <w:rFonts w:ascii="Consolas" w:hAnsi="Consolas" w:cs="Consolas"/>
                <w:color w:val="000000"/>
                <w:sz w:val="18"/>
                <w:szCs w:val="18"/>
                <w:lang w:val="en-CA"/>
              </w:rPr>
              <w:lastRenderedPageBreak/>
              <w:t xml:space="preserve">along the strike direction, the surface dips to the right.) </w:t>
            </w:r>
            <w:r w:rsid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60B3C8B1" w14:textId="77777777" w:rsidTr="003F5AA4">
        <w:tc>
          <w:tcPr>
            <w:tcW w:w="2951" w:type="dxa"/>
            <w:shd w:val="clear" w:color="auto" w:fill="auto"/>
          </w:tcPr>
          <w:p w14:paraId="2021E822" w14:textId="2A8F8D63"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lastRenderedPageBreak/>
              <w:t>DeterminationMethodTerm</w:t>
            </w:r>
          </w:p>
        </w:tc>
        <w:tc>
          <w:tcPr>
            <w:tcW w:w="5804" w:type="dxa"/>
            <w:shd w:val="clear" w:color="auto" w:fill="auto"/>
          </w:tcPr>
          <w:p w14:paraId="1B550A1C"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754D4DC6" w14:textId="77777777" w:rsidTr="003F5AA4">
        <w:tc>
          <w:tcPr>
            <w:tcW w:w="2951" w:type="dxa"/>
            <w:shd w:val="clear" w:color="auto" w:fill="C0C0C0"/>
          </w:tcPr>
          <w:p w14:paraId="6C270BBC" w14:textId="31D51F3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LinearDirectedCode</w:t>
            </w:r>
          </w:p>
        </w:tc>
        <w:tc>
          <w:tcPr>
            <w:tcW w:w="5804" w:type="dxa"/>
            <w:shd w:val="clear" w:color="auto" w:fill="C0C0C0"/>
          </w:tcPr>
          <w:p w14:paraId="68B00FAE" w14:textId="232FDAB0" w:rsidR="00CF6174" w:rsidRPr="00DC32F6" w:rsidRDefault="00853941"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Examples</w:t>
            </w:r>
          </w:p>
          <w:p w14:paraId="45567255"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(indicates that the orientation is directed)</w:t>
            </w:r>
          </w:p>
          <w:p w14:paraId="206D04D7"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down" (indicates that the linear orientation is directed below the horizon)</w:t>
            </w:r>
          </w:p>
          <w:p w14:paraId="115F7D68"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up" (indicates that the linear orientation is directed above the horizon)</w:t>
            </w:r>
          </w:p>
          <w:p w14:paraId="175AB555"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p w14:paraId="0DEB3A59"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2CAA505F" w14:textId="77777777" w:rsidTr="003F5AA4">
        <w:tc>
          <w:tcPr>
            <w:tcW w:w="2951" w:type="dxa"/>
            <w:shd w:val="clear" w:color="auto" w:fill="auto"/>
          </w:tcPr>
          <w:p w14:paraId="31ADA595" w14:textId="62A19CDF"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PlanarPolarityCode</w:t>
            </w:r>
          </w:p>
        </w:tc>
        <w:tc>
          <w:tcPr>
            <w:tcW w:w="5804" w:type="dxa"/>
            <w:shd w:val="clear" w:color="auto" w:fill="auto"/>
          </w:tcPr>
          <w:p w14:paraId="54744F29" w14:textId="77777777" w:rsidR="00CF6174"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74DA811D" w14:textId="77777777" w:rsidR="00DC32F6" w:rsidRDefault="00DC32F6" w:rsidP="003F5AA4">
            <w:pPr>
              <w:autoSpaceDE w:val="0"/>
              <w:autoSpaceDN w:val="0"/>
              <w:adjustRightInd w:val="0"/>
              <w:spacing w:after="1"/>
              <w:rPr>
                <w:rFonts w:ascii="Consolas" w:hAnsi="Consolas" w:cs="Consolas"/>
                <w:color w:val="000000"/>
                <w:sz w:val="18"/>
                <w:szCs w:val="18"/>
                <w:lang w:val="en-CA"/>
              </w:rPr>
            </w:pPr>
          </w:p>
          <w:p w14:paraId="43A39010" w14:textId="77777777" w:rsidR="00DC32F6" w:rsidRPr="00DC32F6" w:rsidRDefault="00DC32F6" w:rsidP="00DC32F6">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e.g.: "upright", "overturned", "vertical"</w:t>
            </w:r>
          </w:p>
          <w:p w14:paraId="69B79A33" w14:textId="77777777" w:rsidR="00DC32F6" w:rsidRPr="00DC32F6" w:rsidRDefault="00DC32F6" w:rsidP="003F5AA4">
            <w:pPr>
              <w:autoSpaceDE w:val="0"/>
              <w:autoSpaceDN w:val="0"/>
              <w:adjustRightInd w:val="0"/>
              <w:spacing w:after="1"/>
              <w:rPr>
                <w:rFonts w:ascii="Consolas" w:hAnsi="Consolas" w:cs="Consolas"/>
                <w:color w:val="000000"/>
                <w:sz w:val="18"/>
                <w:szCs w:val="18"/>
                <w:lang w:val="en-CA"/>
              </w:rPr>
            </w:pPr>
          </w:p>
          <w:p w14:paraId="6DB61A52"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4F53DD86" w:rsidR="001A44F0" w:rsidRDefault="001A44F0" w:rsidP="007F03F0">
      <w:pPr>
        <w:pStyle w:val="Titre3"/>
        <w:rPr>
          <w:lang w:val="en-CA"/>
        </w:rPr>
      </w:pPr>
      <w:bookmarkStart w:id="323" w:name="_Toc458065765"/>
      <w:r>
        <w:rPr>
          <w:lang w:val="en-CA"/>
        </w:rPr>
        <w:t>Instance example</w:t>
      </w:r>
      <w:r w:rsidR="00E62F4E">
        <w:rPr>
          <w:lang w:val="en-CA"/>
        </w:rPr>
        <w:t>s</w:t>
      </w:r>
      <w:bookmarkEnd w:id="323"/>
    </w:p>
    <w:p w14:paraId="005D2082" w14:textId="77777777" w:rsidR="001A44F0" w:rsidRDefault="001A44F0" w:rsidP="00ED2525">
      <w:pPr>
        <w:rPr>
          <w:lang w:val="en-CA"/>
        </w:rPr>
      </w:pPr>
    </w:p>
    <w:p w14:paraId="6C5300BA" w14:textId="64101DAD"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 xml:space="preserve">g </w:t>
      </w:r>
      <w:r w:rsidR="00424648">
        <w:rPr>
          <w:lang w:val="en-CA"/>
        </w:rPr>
        <w:t>of an existing map from Drewes [</w:t>
      </w:r>
      <w:r w:rsidR="00424648">
        <w:rPr>
          <w:lang w:val="en-CA"/>
        </w:rPr>
        <w:fldChar w:fldCharType="begin"/>
      </w:r>
      <w:r w:rsidR="00424648">
        <w:rPr>
          <w:lang w:val="en-CA"/>
        </w:rPr>
        <w:instrText xml:space="preserve"> REF _Ref458066542 \n \h </w:instrText>
      </w:r>
      <w:r w:rsidR="00424648">
        <w:rPr>
          <w:lang w:val="en-CA"/>
        </w:rPr>
      </w:r>
      <w:r w:rsidR="00424648">
        <w:rPr>
          <w:lang w:val="en-CA"/>
        </w:rPr>
        <w:fldChar w:fldCharType="separate"/>
      </w:r>
      <w:r w:rsidR="00424648">
        <w:rPr>
          <w:lang w:val="en-CA"/>
        </w:rPr>
        <w:t>3</w:t>
      </w:r>
      <w:r w:rsidR="00424648">
        <w:rPr>
          <w:lang w:val="en-CA"/>
        </w:rPr>
        <w:fldChar w:fldCharType="end"/>
      </w:r>
      <w:r w:rsidR="00424648">
        <w:rPr>
          <w:lang w:val="en-CA"/>
        </w:rPr>
        <w:t>]</w:t>
      </w:r>
      <w:r>
        <w:rPr>
          <w:lang w:val="en-CA"/>
        </w:rPr>
        <w:t>.</w:t>
      </w:r>
      <w:r w:rsidR="007F03F0">
        <w:rPr>
          <w:lang w:val="en-CA"/>
        </w:rPr>
        <w:t xml:space="preserve">  This example has been chosen because it was selected for a similar exercise for the North American Data Model (</w:t>
      </w:r>
      <w:hyperlink r:id="rId46" w:history="1">
        <w:r w:rsidR="0032727A" w:rsidRPr="00334BF0">
          <w:rPr>
            <w:rStyle w:val="Lienhypertexte"/>
            <w:lang w:val="en-CA"/>
          </w:rPr>
          <w:t>http://ngmdb.usgs.gov/www-nadm/dmdt/</w:t>
        </w:r>
      </w:hyperlink>
      <w:r w:rsidR="007F03F0">
        <w:rPr>
          <w:lang w:val="en-CA"/>
        </w:rPr>
        <w:t>)</w:t>
      </w:r>
      <w:r w:rsidR="0032727A">
        <w:rPr>
          <w:lang w:val="en-CA"/>
        </w:rPr>
        <w:t>.</w:t>
      </w:r>
      <w:r>
        <w:rPr>
          <w:lang w:val="en-CA"/>
        </w:rPr>
        <w:t xml:space="preserve">  </w:t>
      </w:r>
      <w:r>
        <w:rPr>
          <w:lang w:val="en-CA"/>
        </w:rPr>
        <w:fldChar w:fldCharType="begin"/>
      </w:r>
      <w:r>
        <w:rPr>
          <w:lang w:val="en-CA"/>
        </w:rPr>
        <w:instrText xml:space="preserve"> REF _Ref440297651 \h </w:instrText>
      </w:r>
      <w:r>
        <w:rPr>
          <w:lang w:val="en-CA"/>
        </w:rPr>
      </w:r>
      <w:r>
        <w:rPr>
          <w:lang w:val="en-CA"/>
        </w:rPr>
        <w:fldChar w:fldCharType="separate"/>
      </w:r>
      <w:r w:rsidR="007C615B">
        <w:t xml:space="preserve">Figure </w:t>
      </w:r>
      <w:r w:rsidR="007C615B">
        <w:rPr>
          <w:noProof/>
        </w:rPr>
        <w:t>28</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7C615B">
        <w:t xml:space="preserve">Figure </w:t>
      </w:r>
      <w:r w:rsidR="007C615B">
        <w:rPr>
          <w:noProof/>
        </w:rPr>
        <w:t>29</w:t>
      </w:r>
      <w:r>
        <w:rPr>
          <w:lang w:val="en-CA"/>
        </w:rPr>
        <w:fldChar w:fldCharType="end"/>
      </w:r>
      <w:r>
        <w:rPr>
          <w:lang w:val="en-CA"/>
        </w:rPr>
        <w:t>.</w:t>
      </w:r>
    </w:p>
    <w:p w14:paraId="48F69C95" w14:textId="36F43841" w:rsidR="006F2329" w:rsidRDefault="00F658C5" w:rsidP="007F03F0">
      <w:pPr>
        <w:keepNext/>
      </w:pPr>
      <w:r>
        <w:rPr>
          <w:noProof/>
          <w:lang w:val="en-CA" w:eastAsia="en-CA"/>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Lgende"/>
      </w:pPr>
      <w:bookmarkStart w:id="324" w:name="_Ref440297651"/>
      <w:r>
        <w:t xml:space="preserve">Figure </w:t>
      </w:r>
      <w:r>
        <w:fldChar w:fldCharType="begin"/>
      </w:r>
      <w:r>
        <w:instrText xml:space="preserve"> SEQ Figure \* ARABIC </w:instrText>
      </w:r>
      <w:r>
        <w:fldChar w:fldCharType="separate"/>
      </w:r>
      <w:r w:rsidR="007C615B">
        <w:rPr>
          <w:noProof/>
        </w:rPr>
        <w:t>28</w:t>
      </w:r>
      <w:r>
        <w:fldChar w:fldCharType="end"/>
      </w:r>
      <w:bookmarkEnd w:id="324"/>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CA" w:eastAsia="en-CA"/>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Lgende"/>
      </w:pPr>
      <w:bookmarkStart w:id="325" w:name="_Ref440297725"/>
      <w:r>
        <w:t xml:space="preserve">Figure </w:t>
      </w:r>
      <w:r>
        <w:fldChar w:fldCharType="begin"/>
      </w:r>
      <w:r>
        <w:instrText xml:space="preserve"> SEQ Figure \* ARABIC </w:instrText>
      </w:r>
      <w:r>
        <w:fldChar w:fldCharType="separate"/>
      </w:r>
      <w:r w:rsidR="007C615B">
        <w:rPr>
          <w:noProof/>
        </w:rPr>
        <w:t>29</w:t>
      </w:r>
      <w:r>
        <w:fldChar w:fldCharType="end"/>
      </w:r>
      <w:bookmarkEnd w:id="325"/>
      <w:r>
        <w:t xml:space="preserve"> : Original description from map legend.  This legend item is represented as a GeologicFeature (specifically, a GeologicUnit)</w:t>
      </w:r>
    </w:p>
    <w:p w14:paraId="49BAA496" w14:textId="1BA30C9E" w:rsidR="006F2329" w:rsidRDefault="00A05D5D">
      <w:r>
        <w:t>The map also has a cross section through the same Ttv unit (</w:t>
      </w:r>
      <w:r w:rsidR="00EA6BB5">
        <w:fldChar w:fldCharType="begin"/>
      </w:r>
      <w:r w:rsidR="00EA6BB5">
        <w:instrText xml:space="preserve"> REF _Ref440297766 \h </w:instrText>
      </w:r>
      <w:r w:rsidR="00EA6BB5">
        <w:fldChar w:fldCharType="separate"/>
      </w:r>
      <w:r w:rsidR="007C615B">
        <w:t xml:space="preserve">Figure </w:t>
      </w:r>
      <w:r w:rsidR="007C615B">
        <w:rPr>
          <w:noProof/>
        </w:rPr>
        <w:t>30</w:t>
      </w:r>
      <w:r w:rsidR="00EA6BB5">
        <w:fldChar w:fldCharType="end"/>
      </w:r>
      <w:r>
        <w:t>) showing an example of a non-map mapping frame.</w:t>
      </w:r>
      <w:r w:rsidR="00E11331">
        <w:t xml:space="preserve"> </w:t>
      </w:r>
    </w:p>
    <w:p w14:paraId="471F9977" w14:textId="5F78F7F8" w:rsidR="006F2329" w:rsidRDefault="00F658C5" w:rsidP="007F03F0">
      <w:pPr>
        <w:keepNext/>
      </w:pPr>
      <w:r>
        <w:rPr>
          <w:noProof/>
          <w:lang w:val="en-CA" w:eastAsia="en-CA"/>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Lgende"/>
      </w:pPr>
      <w:bookmarkStart w:id="326" w:name="_Ref440297766"/>
      <w:r>
        <w:t xml:space="preserve">Figure </w:t>
      </w:r>
      <w:r>
        <w:fldChar w:fldCharType="begin"/>
      </w:r>
      <w:r>
        <w:instrText xml:space="preserve"> SEQ Figure \* ARABIC </w:instrText>
      </w:r>
      <w:r>
        <w:fldChar w:fldCharType="separate"/>
      </w:r>
      <w:r w:rsidR="007C615B">
        <w:rPr>
          <w:noProof/>
        </w:rPr>
        <w:t>30</w:t>
      </w:r>
      <w:r>
        <w:fldChar w:fldCharType="end"/>
      </w:r>
      <w:bookmarkEnd w:id="326"/>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CA" w:eastAsia="en-CA"/>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Lgende"/>
        <w:rPr>
          <w:lang w:val="en-CA"/>
        </w:rPr>
      </w:pPr>
      <w:r>
        <w:t xml:space="preserve">Figure </w:t>
      </w:r>
      <w:r>
        <w:fldChar w:fldCharType="begin"/>
      </w:r>
      <w:r>
        <w:instrText xml:space="preserve"> SEQ Figure \* ARABIC </w:instrText>
      </w:r>
      <w:r>
        <w:fldChar w:fldCharType="separate"/>
      </w:r>
      <w:r w:rsidR="007C615B">
        <w:rPr>
          <w:noProof/>
        </w:rPr>
        <w:t>31</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Titre2"/>
        <w:rPr>
          <w:lang w:val="en-CA"/>
        </w:rPr>
      </w:pPr>
      <w:bookmarkStart w:id="327" w:name="_Ref440187941"/>
      <w:bookmarkStart w:id="328" w:name="_Toc458065766"/>
      <w:r w:rsidRPr="00D12552">
        <w:rPr>
          <w:lang w:val="en-CA"/>
        </w:rPr>
        <w:lastRenderedPageBreak/>
        <w:t xml:space="preserve">GeoSciML </w:t>
      </w:r>
      <w:r>
        <w:rPr>
          <w:lang w:val="en-CA"/>
        </w:rPr>
        <w:t>Extension</w:t>
      </w:r>
      <w:r w:rsidRPr="00D12552">
        <w:rPr>
          <w:lang w:val="en-CA"/>
        </w:rPr>
        <w:t xml:space="preserve"> Requirements </w:t>
      </w:r>
      <w:bookmarkEnd w:id="327"/>
      <w:r w:rsidR="008B01F3" w:rsidRPr="00D12552">
        <w:rPr>
          <w:lang w:val="en-CA"/>
        </w:rPr>
        <w:t>Class</w:t>
      </w:r>
      <w:r w:rsidR="008B01F3">
        <w:rPr>
          <w:lang w:val="en-CA"/>
        </w:rPr>
        <w:t xml:space="preserve"> </w:t>
      </w:r>
      <w:r w:rsidR="008B01F3">
        <w:t>(</w:t>
      </w:r>
      <w:r w:rsidR="00052694">
        <w:t>Normative)</w:t>
      </w:r>
      <w:bookmarkEnd w:id="328"/>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128B74DC" w:rsidR="00FB2691" w:rsidRPr="00513449"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7CAEE1D9" w:rsidR="00845595" w:rsidRPr="00513449" w:rsidRDefault="00A052E8"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w:t>
            </w:r>
            <w:r w:rsidR="00845595">
              <w:rPr>
                <w:rFonts w:ascii="Calibri" w:eastAsia="MS Mincho" w:hAnsi="Calibri"/>
                <w:sz w:val="20"/>
                <w:szCs w:val="20"/>
                <w:lang w:val="en-CA"/>
              </w:rPr>
              <w:t>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 xml:space="preserve">A GeologicFeatureRelation SHALL not </w:t>
            </w:r>
            <w:proofErr w:type="gramStart"/>
            <w:r w:rsidRPr="00791B66">
              <w:rPr>
                <w:rFonts w:ascii="Calibri" w:eastAsia="MS Mincho" w:hAnsi="Calibri"/>
                <w:sz w:val="20"/>
                <w:szCs w:val="20"/>
                <w:lang w:val="en-CA"/>
              </w:rPr>
              <w:t>be</w:t>
            </w:r>
            <w:proofErr w:type="gramEnd"/>
            <w:r w:rsidRPr="00791B66">
              <w:rPr>
                <w:rFonts w:ascii="Calibri" w:eastAsia="MS Mincho" w:hAnsi="Calibri"/>
                <w:sz w:val="20"/>
                <w:szCs w:val="20"/>
                <w:lang w:val="en-CA"/>
              </w:rPr>
              <w:t xml:space="preserve"> used between a GeologicFeature and GeologicEvent if GeologicFeature.geologicHistory can fulfill the same semantic.</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proofErr w:type="gramStart"/>
            <w:r w:rsidRPr="00791B66">
              <w:rPr>
                <w:rFonts w:ascii="Calibri" w:eastAsia="MS Mincho" w:hAnsi="Calibri"/>
                <w:sz w:val="20"/>
                <w:szCs w:val="20"/>
                <w:lang w:val="en-CA"/>
              </w:rPr>
              <w:t>correlatesWith</w:t>
            </w:r>
            <w:proofErr w:type="gramEnd"/>
            <w:r w:rsidRPr="00791B66">
              <w:rPr>
                <w:rFonts w:ascii="Calibri" w:eastAsia="MS Mincho" w:hAnsi="Calibri"/>
                <w:sz w:val="20"/>
                <w:szCs w:val="20"/>
                <w:lang w:val="en-CA"/>
              </w:rPr>
              <w:t xml:space="preserve"> association to a GeochronologicBondary SHALL be allowed only when contactType = ChronostratigraphicBoundary.</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w:t>
      </w:r>
      <w:r w:rsidR="003E1755" w:rsidRPr="00DC32F6">
        <w:rPr>
          <w:rStyle w:val="Entity"/>
        </w:rPr>
        <w:t>GeologicStructure</w:t>
      </w:r>
      <w:r w:rsidR="003E1755">
        <w:rPr>
          <w:lang w:val="en-CA"/>
        </w:rPr>
        <w:t xml:space="preserv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1D0C1CEC" w:rsidR="00845595" w:rsidRDefault="00441148" w:rsidP="00364200">
      <w:pPr>
        <w:keepNext/>
      </w:pPr>
      <w:r>
        <w:rPr>
          <w:noProof/>
          <w:lang w:val="en-CA" w:eastAsia="en-CA"/>
        </w:rPr>
        <w:drawing>
          <wp:inline distT="0" distB="0" distL="0" distR="0" wp14:anchorId="7E8FFC8B" wp14:editId="44D2FD53">
            <wp:extent cx="5486400" cy="5571413"/>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5571413"/>
                    </a:xfrm>
                    <a:prstGeom prst="rect">
                      <a:avLst/>
                    </a:prstGeom>
                    <a:noFill/>
                    <a:ln>
                      <a:noFill/>
                    </a:ln>
                  </pic:spPr>
                </pic:pic>
              </a:graphicData>
            </a:graphic>
          </wp:inline>
        </w:drawing>
      </w:r>
    </w:p>
    <w:p w14:paraId="1DAC8896" w14:textId="0C683031" w:rsidR="00364200" w:rsidRDefault="00364200" w:rsidP="0036420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C615B">
        <w:rPr>
          <w:noProof/>
        </w:rPr>
        <w:t>32</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Titre3"/>
        <w:rPr>
          <w:lang w:val="en-CA"/>
        </w:rPr>
      </w:pPr>
      <w:bookmarkStart w:id="329" w:name="_Toc458065767"/>
      <w:r>
        <w:rPr>
          <w:lang w:val="en-CA"/>
        </w:rPr>
        <w:t>Geologic Relations</w:t>
      </w:r>
      <w:bookmarkEnd w:id="329"/>
    </w:p>
    <w:p w14:paraId="05E3DBF0" w14:textId="77777777" w:rsidR="000D4260" w:rsidRPr="000D4260" w:rsidRDefault="000D4260" w:rsidP="000D4260">
      <w:pPr>
        <w:rPr>
          <w:lang w:val="en-CA"/>
        </w:rPr>
      </w:pPr>
    </w:p>
    <w:p w14:paraId="11E3941A" w14:textId="4FA8840B" w:rsidR="009C64B2" w:rsidRDefault="00441148" w:rsidP="009C64B2">
      <w:pPr>
        <w:keepNext/>
      </w:pPr>
      <w:r>
        <w:rPr>
          <w:noProof/>
          <w:lang w:val="en-CA" w:eastAsia="en-CA"/>
        </w:rPr>
        <w:lastRenderedPageBreak/>
        <mc:AlternateContent>
          <mc:Choice Requires="wpc">
            <w:drawing>
              <wp:inline distT="0" distB="0" distL="0" distR="0" wp14:anchorId="5D1A612D" wp14:editId="18510792">
                <wp:extent cx="4065294" cy="4688484"/>
                <wp:effectExtent l="0" t="0" r="0" b="0"/>
                <wp:docPr id="481" name="Zone de dessin 4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28" name="Group 205"/>
                        <wpg:cNvGrpSpPr>
                          <a:grpSpLocks/>
                        </wpg:cNvGrpSpPr>
                        <wpg:grpSpPr bwMode="auto">
                          <a:xfrm>
                            <a:off x="19685" y="2540"/>
                            <a:ext cx="4016375" cy="4648835"/>
                            <a:chOff x="31" y="31"/>
                            <a:chExt cx="6325" cy="7321"/>
                          </a:xfrm>
                        </wpg:grpSpPr>
                        <wps:wsp>
                          <wps:cNvPr id="129" name="Rectangle 5"/>
                          <wps:cNvSpPr>
                            <a:spLocks noChangeArrowheads="1"/>
                          </wps:cNvSpPr>
                          <wps:spPr bwMode="auto">
                            <a:xfrm>
                              <a:off x="31" y="31"/>
                              <a:ext cx="6325" cy="7321"/>
                            </a:xfrm>
                            <a:prstGeom prst="rect">
                              <a:avLst/>
                            </a:pr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6"/>
                          <wps:cNvSpPr>
                            <a:spLocks/>
                          </wps:cNvSpPr>
                          <wps:spPr bwMode="auto">
                            <a:xfrm>
                              <a:off x="31" y="31"/>
                              <a:ext cx="2481" cy="198"/>
                            </a:xfrm>
                            <a:custGeom>
                              <a:avLst/>
                              <a:gdLst>
                                <a:gd name="T0" fmla="*/ 0 w 2481"/>
                                <a:gd name="T1" fmla="*/ 198 h 198"/>
                                <a:gd name="T2" fmla="*/ 2345 w 2481"/>
                                <a:gd name="T3" fmla="*/ 198 h 198"/>
                                <a:gd name="T4" fmla="*/ 2481 w 2481"/>
                                <a:gd name="T5" fmla="*/ 52 h 198"/>
                                <a:gd name="T6" fmla="*/ 2481 w 2481"/>
                                <a:gd name="T7" fmla="*/ 0 h 198"/>
                                <a:gd name="T8" fmla="*/ 0 w 2481"/>
                                <a:gd name="T9" fmla="*/ 0 h 198"/>
                                <a:gd name="T10" fmla="*/ 0 w 2481"/>
                                <a:gd name="T11" fmla="*/ 198 h 198"/>
                              </a:gdLst>
                              <a:ahLst/>
                              <a:cxnLst>
                                <a:cxn ang="0">
                                  <a:pos x="T0" y="T1"/>
                                </a:cxn>
                                <a:cxn ang="0">
                                  <a:pos x="T2" y="T3"/>
                                </a:cxn>
                                <a:cxn ang="0">
                                  <a:pos x="T4" y="T5"/>
                                </a:cxn>
                                <a:cxn ang="0">
                                  <a:pos x="T6" y="T7"/>
                                </a:cxn>
                                <a:cxn ang="0">
                                  <a:pos x="T8" y="T9"/>
                                </a:cxn>
                                <a:cxn ang="0">
                                  <a:pos x="T10" y="T11"/>
                                </a:cxn>
                              </a:cxnLst>
                              <a:rect l="0" t="0" r="r" b="b"/>
                              <a:pathLst>
                                <a:path w="2481" h="198">
                                  <a:moveTo>
                                    <a:pt x="0" y="198"/>
                                  </a:moveTo>
                                  <a:lnTo>
                                    <a:pt x="2345" y="198"/>
                                  </a:lnTo>
                                  <a:lnTo>
                                    <a:pt x="2481" y="52"/>
                                  </a:lnTo>
                                  <a:lnTo>
                                    <a:pt x="2481" y="0"/>
                                  </a:lnTo>
                                  <a:lnTo>
                                    <a:pt x="0" y="0"/>
                                  </a:lnTo>
                                  <a:lnTo>
                                    <a:pt x="0" y="19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7"/>
                          <wps:cNvSpPr>
                            <a:spLocks/>
                          </wps:cNvSpPr>
                          <wps:spPr bwMode="auto">
                            <a:xfrm>
                              <a:off x="31" y="31"/>
                              <a:ext cx="2481" cy="198"/>
                            </a:xfrm>
                            <a:custGeom>
                              <a:avLst/>
                              <a:gdLst>
                                <a:gd name="T0" fmla="*/ 0 w 2481"/>
                                <a:gd name="T1" fmla="*/ 198 h 198"/>
                                <a:gd name="T2" fmla="*/ 2345 w 2481"/>
                                <a:gd name="T3" fmla="*/ 198 h 198"/>
                                <a:gd name="T4" fmla="*/ 2481 w 2481"/>
                                <a:gd name="T5" fmla="*/ 52 h 198"/>
                                <a:gd name="T6" fmla="*/ 2481 w 2481"/>
                                <a:gd name="T7" fmla="*/ 0 h 198"/>
                                <a:gd name="T8" fmla="*/ 0 w 2481"/>
                                <a:gd name="T9" fmla="*/ 0 h 198"/>
                                <a:gd name="T10" fmla="*/ 0 w 2481"/>
                                <a:gd name="T11" fmla="*/ 198 h 198"/>
                              </a:gdLst>
                              <a:ahLst/>
                              <a:cxnLst>
                                <a:cxn ang="0">
                                  <a:pos x="T0" y="T1"/>
                                </a:cxn>
                                <a:cxn ang="0">
                                  <a:pos x="T2" y="T3"/>
                                </a:cxn>
                                <a:cxn ang="0">
                                  <a:pos x="T4" y="T5"/>
                                </a:cxn>
                                <a:cxn ang="0">
                                  <a:pos x="T6" y="T7"/>
                                </a:cxn>
                                <a:cxn ang="0">
                                  <a:pos x="T8" y="T9"/>
                                </a:cxn>
                                <a:cxn ang="0">
                                  <a:pos x="T10" y="T11"/>
                                </a:cxn>
                              </a:cxnLst>
                              <a:rect l="0" t="0" r="r" b="b"/>
                              <a:pathLst>
                                <a:path w="2481" h="198">
                                  <a:moveTo>
                                    <a:pt x="0" y="198"/>
                                  </a:moveTo>
                                  <a:lnTo>
                                    <a:pt x="2345" y="198"/>
                                  </a:lnTo>
                                  <a:lnTo>
                                    <a:pt x="2481" y="52"/>
                                  </a:lnTo>
                                  <a:lnTo>
                                    <a:pt x="2481" y="0"/>
                                  </a:lnTo>
                                  <a:lnTo>
                                    <a:pt x="0" y="0"/>
                                  </a:lnTo>
                                  <a:lnTo>
                                    <a:pt x="0" y="198"/>
                                  </a:lnTo>
                                  <a:close/>
                                </a:path>
                              </a:pathLst>
                            </a:cu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Rectangle 8"/>
                          <wps:cNvSpPr>
                            <a:spLocks noChangeArrowheads="1"/>
                          </wps:cNvSpPr>
                          <wps:spPr bwMode="auto">
                            <a:xfrm>
                              <a:off x="83" y="63"/>
                              <a:ext cx="2118"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1756B" w14:textId="5AC63CF7" w:rsidR="007C615B" w:rsidRDefault="007C615B">
                                <w:proofErr w:type="gramStart"/>
                                <w:r>
                                  <w:rPr>
                                    <w:rFonts w:ascii="Arial" w:hAnsi="Arial" w:cs="Arial"/>
                                    <w:b/>
                                    <w:bCs/>
                                    <w:color w:val="000000"/>
                                    <w:sz w:val="10"/>
                                    <w:szCs w:val="10"/>
                                  </w:rPr>
                                  <w:t>class</w:t>
                                </w:r>
                                <w:proofErr w:type="gramEnd"/>
                                <w:r>
                                  <w:rPr>
                                    <w:rFonts w:ascii="Arial" w:hAnsi="Arial" w:cs="Arial"/>
                                    <w:b/>
                                    <w:bCs/>
                                    <w:color w:val="000000"/>
                                    <w:sz w:val="10"/>
                                    <w:szCs w:val="10"/>
                                  </w:rPr>
                                  <w:t xml:space="preserve"> Summary diagram: Geologic Relations</w:t>
                                </w:r>
                              </w:p>
                            </w:txbxContent>
                          </wps:txbx>
                          <wps:bodyPr rot="0" vert="horz" wrap="none" lIns="0" tIns="0" rIns="0" bIns="0" anchor="t" anchorCtr="0">
                            <a:spAutoFit/>
                          </wps:bodyPr>
                        </wps:wsp>
                        <wps:wsp>
                          <wps:cNvPr id="133" name="Freeform 9"/>
                          <wps:cNvSpPr>
                            <a:spLocks/>
                          </wps:cNvSpPr>
                          <wps:spPr bwMode="auto">
                            <a:xfrm>
                              <a:off x="448" y="1345"/>
                              <a:ext cx="2637" cy="1085"/>
                            </a:xfrm>
                            <a:custGeom>
                              <a:avLst/>
                              <a:gdLst>
                                <a:gd name="T0" fmla="*/ 4008 w 4048"/>
                                <a:gd name="T1" fmla="*/ 0 h 1664"/>
                                <a:gd name="T2" fmla="*/ 4048 w 4048"/>
                                <a:gd name="T3" fmla="*/ 40 h 1664"/>
                                <a:gd name="T4" fmla="*/ 4048 w 4048"/>
                                <a:gd name="T5" fmla="*/ 40 h 1664"/>
                                <a:gd name="T6" fmla="*/ 4048 w 4048"/>
                                <a:gd name="T7" fmla="*/ 1624 h 1664"/>
                                <a:gd name="T8" fmla="*/ 4048 w 4048"/>
                                <a:gd name="T9" fmla="*/ 1624 h 1664"/>
                                <a:gd name="T10" fmla="*/ 4008 w 4048"/>
                                <a:gd name="T11" fmla="*/ 1664 h 1664"/>
                                <a:gd name="T12" fmla="*/ 4008 w 4048"/>
                                <a:gd name="T13" fmla="*/ 1664 h 1664"/>
                                <a:gd name="T14" fmla="*/ 4008 w 4048"/>
                                <a:gd name="T15" fmla="*/ 1664 h 1664"/>
                                <a:gd name="T16" fmla="*/ 40 w 4048"/>
                                <a:gd name="T17" fmla="*/ 1664 h 1664"/>
                                <a:gd name="T18" fmla="*/ 40 w 4048"/>
                                <a:gd name="T19" fmla="*/ 1664 h 1664"/>
                                <a:gd name="T20" fmla="*/ 0 w 4048"/>
                                <a:gd name="T21" fmla="*/ 1624 h 1664"/>
                                <a:gd name="T22" fmla="*/ 0 w 4048"/>
                                <a:gd name="T23" fmla="*/ 1624 h 1664"/>
                                <a:gd name="T24" fmla="*/ 0 w 4048"/>
                                <a:gd name="T25" fmla="*/ 40 h 1664"/>
                                <a:gd name="T26" fmla="*/ 40 w 4048"/>
                                <a:gd name="T27" fmla="*/ 0 h 1664"/>
                                <a:gd name="T28" fmla="*/ 40 w 4048"/>
                                <a:gd name="T29" fmla="*/ 0 h 1664"/>
                                <a:gd name="T30" fmla="*/ 4008 w 4048"/>
                                <a:gd name="T31" fmla="*/ 0 h 1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48" h="1664">
                                  <a:moveTo>
                                    <a:pt x="4008" y="0"/>
                                  </a:moveTo>
                                  <a:cubicBezTo>
                                    <a:pt x="4031" y="0"/>
                                    <a:pt x="4048" y="18"/>
                                    <a:pt x="4048" y="40"/>
                                  </a:cubicBezTo>
                                  <a:lnTo>
                                    <a:pt x="4048" y="40"/>
                                  </a:lnTo>
                                  <a:lnTo>
                                    <a:pt x="4048" y="1624"/>
                                  </a:lnTo>
                                  <a:lnTo>
                                    <a:pt x="4048" y="1624"/>
                                  </a:lnTo>
                                  <a:cubicBezTo>
                                    <a:pt x="4048" y="1647"/>
                                    <a:pt x="4031" y="1664"/>
                                    <a:pt x="4008" y="1664"/>
                                  </a:cubicBezTo>
                                  <a:cubicBezTo>
                                    <a:pt x="4008" y="1664"/>
                                    <a:pt x="4008" y="1664"/>
                                    <a:pt x="4008" y="1664"/>
                                  </a:cubicBezTo>
                                  <a:lnTo>
                                    <a:pt x="4008" y="1664"/>
                                  </a:lnTo>
                                  <a:lnTo>
                                    <a:pt x="40" y="1664"/>
                                  </a:lnTo>
                                  <a:lnTo>
                                    <a:pt x="40" y="1664"/>
                                  </a:lnTo>
                                  <a:cubicBezTo>
                                    <a:pt x="18" y="1664"/>
                                    <a:pt x="0" y="1647"/>
                                    <a:pt x="0" y="1624"/>
                                  </a:cubicBezTo>
                                  <a:lnTo>
                                    <a:pt x="0" y="1624"/>
                                  </a:lnTo>
                                  <a:lnTo>
                                    <a:pt x="0" y="40"/>
                                  </a:lnTo>
                                  <a:cubicBezTo>
                                    <a:pt x="0" y="18"/>
                                    <a:pt x="18" y="0"/>
                                    <a:pt x="40" y="0"/>
                                  </a:cubicBezTo>
                                  <a:lnTo>
                                    <a:pt x="40" y="0"/>
                                  </a:lnTo>
                                  <a:lnTo>
                                    <a:pt x="4008" y="0"/>
                                  </a:lnTo>
                                  <a:close/>
                                </a:path>
                              </a:pathLst>
                            </a:custGeom>
                            <a:solidFill>
                              <a:srgbClr val="BBC1D0"/>
                            </a:solidFill>
                            <a:ln w="0">
                              <a:solidFill>
                                <a:srgbClr val="000000"/>
                              </a:solidFill>
                              <a:prstDash val="solid"/>
                              <a:round/>
                              <a:headEnd/>
                              <a:tailEnd/>
                            </a:ln>
                          </wps:spPr>
                          <wps:bodyPr rot="0" vert="horz" wrap="square" lIns="91440" tIns="45720" rIns="91440" bIns="45720" anchor="t" anchorCtr="0" upright="1">
                            <a:noAutofit/>
                          </wps:bodyPr>
                        </wps:wsp>
                        <wps:wsp>
                          <wps:cNvPr id="134" name="Rectangle 10"/>
                          <wps:cNvSpPr>
                            <a:spLocks noChangeArrowheads="1"/>
                          </wps:cNvSpPr>
                          <wps:spPr bwMode="auto">
                            <a:xfrm>
                              <a:off x="417" y="1314"/>
                              <a:ext cx="2647" cy="1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1"/>
                          <wps:cNvSpPr>
                            <a:spLocks noChangeArrowheads="1"/>
                          </wps:cNvSpPr>
                          <wps:spPr bwMode="auto">
                            <a:xfrm>
                              <a:off x="417" y="1324"/>
                              <a:ext cx="2647" cy="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2"/>
                          <wps:cNvSpPr>
                            <a:spLocks noChangeArrowheads="1"/>
                          </wps:cNvSpPr>
                          <wps:spPr bwMode="auto">
                            <a:xfrm>
                              <a:off x="417" y="1564"/>
                              <a:ext cx="2647" cy="52"/>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
                          <wps:cNvSpPr>
                            <a:spLocks noChangeArrowheads="1"/>
                          </wps:cNvSpPr>
                          <wps:spPr bwMode="auto">
                            <a:xfrm>
                              <a:off x="417" y="1616"/>
                              <a:ext cx="2647" cy="3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4"/>
                          <wps:cNvSpPr>
                            <a:spLocks noChangeArrowheads="1"/>
                          </wps:cNvSpPr>
                          <wps:spPr bwMode="auto">
                            <a:xfrm>
                              <a:off x="417" y="1648"/>
                              <a:ext cx="2647" cy="52"/>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5"/>
                          <wps:cNvSpPr>
                            <a:spLocks noChangeArrowheads="1"/>
                          </wps:cNvSpPr>
                          <wps:spPr bwMode="auto">
                            <a:xfrm>
                              <a:off x="417" y="1700"/>
                              <a:ext cx="2647" cy="52"/>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6"/>
                          <wps:cNvSpPr>
                            <a:spLocks noChangeArrowheads="1"/>
                          </wps:cNvSpPr>
                          <wps:spPr bwMode="auto">
                            <a:xfrm>
                              <a:off x="417" y="1752"/>
                              <a:ext cx="2647" cy="52"/>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7"/>
                          <wps:cNvSpPr>
                            <a:spLocks noChangeArrowheads="1"/>
                          </wps:cNvSpPr>
                          <wps:spPr bwMode="auto">
                            <a:xfrm>
                              <a:off x="417" y="1804"/>
                              <a:ext cx="2647" cy="52"/>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8"/>
                          <wps:cNvSpPr>
                            <a:spLocks noChangeArrowheads="1"/>
                          </wps:cNvSpPr>
                          <wps:spPr bwMode="auto">
                            <a:xfrm>
                              <a:off x="417" y="1856"/>
                              <a:ext cx="2647" cy="3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9"/>
                          <wps:cNvSpPr>
                            <a:spLocks noChangeArrowheads="1"/>
                          </wps:cNvSpPr>
                          <wps:spPr bwMode="auto">
                            <a:xfrm>
                              <a:off x="417" y="1887"/>
                              <a:ext cx="2647" cy="53"/>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20"/>
                          <wps:cNvSpPr>
                            <a:spLocks noChangeArrowheads="1"/>
                          </wps:cNvSpPr>
                          <wps:spPr bwMode="auto">
                            <a:xfrm>
                              <a:off x="417" y="1940"/>
                              <a:ext cx="2647" cy="52"/>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21"/>
                          <wps:cNvSpPr>
                            <a:spLocks noChangeArrowheads="1"/>
                          </wps:cNvSpPr>
                          <wps:spPr bwMode="auto">
                            <a:xfrm>
                              <a:off x="417" y="1992"/>
                              <a:ext cx="2647" cy="52"/>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22"/>
                          <wps:cNvSpPr>
                            <a:spLocks noChangeArrowheads="1"/>
                          </wps:cNvSpPr>
                          <wps:spPr bwMode="auto">
                            <a:xfrm>
                              <a:off x="417" y="2044"/>
                              <a:ext cx="2647" cy="52"/>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23"/>
                          <wps:cNvSpPr>
                            <a:spLocks noChangeArrowheads="1"/>
                          </wps:cNvSpPr>
                          <wps:spPr bwMode="auto">
                            <a:xfrm>
                              <a:off x="417" y="2096"/>
                              <a:ext cx="2647" cy="31"/>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24"/>
                          <wps:cNvSpPr>
                            <a:spLocks noChangeArrowheads="1"/>
                          </wps:cNvSpPr>
                          <wps:spPr bwMode="auto">
                            <a:xfrm>
                              <a:off x="417" y="2127"/>
                              <a:ext cx="2647" cy="52"/>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25"/>
                          <wps:cNvSpPr>
                            <a:spLocks noChangeArrowheads="1"/>
                          </wps:cNvSpPr>
                          <wps:spPr bwMode="auto">
                            <a:xfrm>
                              <a:off x="417" y="2179"/>
                              <a:ext cx="2647" cy="53"/>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26"/>
                          <wps:cNvSpPr>
                            <a:spLocks noChangeArrowheads="1"/>
                          </wps:cNvSpPr>
                          <wps:spPr bwMode="auto">
                            <a:xfrm>
                              <a:off x="417" y="2232"/>
                              <a:ext cx="2647" cy="5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27"/>
                          <wps:cNvSpPr>
                            <a:spLocks noChangeArrowheads="1"/>
                          </wps:cNvSpPr>
                          <wps:spPr bwMode="auto">
                            <a:xfrm>
                              <a:off x="417" y="2284"/>
                              <a:ext cx="2647" cy="52"/>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28"/>
                          <wps:cNvSpPr>
                            <a:spLocks noChangeArrowheads="1"/>
                          </wps:cNvSpPr>
                          <wps:spPr bwMode="auto">
                            <a:xfrm>
                              <a:off x="417" y="2336"/>
                              <a:ext cx="2647" cy="31"/>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29"/>
                          <wps:cNvSpPr>
                            <a:spLocks noChangeArrowheads="1"/>
                          </wps:cNvSpPr>
                          <wps:spPr bwMode="auto">
                            <a:xfrm>
                              <a:off x="417" y="2367"/>
                              <a:ext cx="2647" cy="42"/>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Freeform 30"/>
                          <wps:cNvSpPr>
                            <a:spLocks/>
                          </wps:cNvSpPr>
                          <wps:spPr bwMode="auto">
                            <a:xfrm>
                              <a:off x="417" y="1314"/>
                              <a:ext cx="2637" cy="1084"/>
                            </a:xfrm>
                            <a:custGeom>
                              <a:avLst/>
                              <a:gdLst>
                                <a:gd name="T0" fmla="*/ 4008 w 4048"/>
                                <a:gd name="T1" fmla="*/ 0 h 1664"/>
                                <a:gd name="T2" fmla="*/ 4048 w 4048"/>
                                <a:gd name="T3" fmla="*/ 40 h 1664"/>
                                <a:gd name="T4" fmla="*/ 4048 w 4048"/>
                                <a:gd name="T5" fmla="*/ 40 h 1664"/>
                                <a:gd name="T6" fmla="*/ 4048 w 4048"/>
                                <a:gd name="T7" fmla="*/ 1624 h 1664"/>
                                <a:gd name="T8" fmla="*/ 4048 w 4048"/>
                                <a:gd name="T9" fmla="*/ 1624 h 1664"/>
                                <a:gd name="T10" fmla="*/ 4008 w 4048"/>
                                <a:gd name="T11" fmla="*/ 1664 h 1664"/>
                                <a:gd name="T12" fmla="*/ 4008 w 4048"/>
                                <a:gd name="T13" fmla="*/ 1664 h 1664"/>
                                <a:gd name="T14" fmla="*/ 4008 w 4048"/>
                                <a:gd name="T15" fmla="*/ 1664 h 1664"/>
                                <a:gd name="T16" fmla="*/ 40 w 4048"/>
                                <a:gd name="T17" fmla="*/ 1664 h 1664"/>
                                <a:gd name="T18" fmla="*/ 40 w 4048"/>
                                <a:gd name="T19" fmla="*/ 1664 h 1664"/>
                                <a:gd name="T20" fmla="*/ 0 w 4048"/>
                                <a:gd name="T21" fmla="*/ 1624 h 1664"/>
                                <a:gd name="T22" fmla="*/ 0 w 4048"/>
                                <a:gd name="T23" fmla="*/ 1624 h 1664"/>
                                <a:gd name="T24" fmla="*/ 0 w 4048"/>
                                <a:gd name="T25" fmla="*/ 40 h 1664"/>
                                <a:gd name="T26" fmla="*/ 40 w 4048"/>
                                <a:gd name="T27" fmla="*/ 0 h 1664"/>
                                <a:gd name="T28" fmla="*/ 40 w 4048"/>
                                <a:gd name="T29" fmla="*/ 0 h 1664"/>
                                <a:gd name="T30" fmla="*/ 4008 w 4048"/>
                                <a:gd name="T31" fmla="*/ 0 h 1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48" h="1664">
                                  <a:moveTo>
                                    <a:pt x="4008" y="0"/>
                                  </a:moveTo>
                                  <a:cubicBezTo>
                                    <a:pt x="4031" y="0"/>
                                    <a:pt x="4048" y="18"/>
                                    <a:pt x="4048" y="40"/>
                                  </a:cubicBezTo>
                                  <a:lnTo>
                                    <a:pt x="4048" y="40"/>
                                  </a:lnTo>
                                  <a:lnTo>
                                    <a:pt x="4048" y="1624"/>
                                  </a:lnTo>
                                  <a:lnTo>
                                    <a:pt x="4048" y="1624"/>
                                  </a:lnTo>
                                  <a:cubicBezTo>
                                    <a:pt x="4048" y="1647"/>
                                    <a:pt x="4031" y="1664"/>
                                    <a:pt x="4008" y="1664"/>
                                  </a:cubicBezTo>
                                  <a:cubicBezTo>
                                    <a:pt x="4008" y="1664"/>
                                    <a:pt x="4008" y="1664"/>
                                    <a:pt x="4008" y="1664"/>
                                  </a:cubicBezTo>
                                  <a:lnTo>
                                    <a:pt x="4008" y="1664"/>
                                  </a:lnTo>
                                  <a:lnTo>
                                    <a:pt x="40" y="1664"/>
                                  </a:lnTo>
                                  <a:lnTo>
                                    <a:pt x="40" y="1664"/>
                                  </a:lnTo>
                                  <a:cubicBezTo>
                                    <a:pt x="18" y="1664"/>
                                    <a:pt x="0" y="1647"/>
                                    <a:pt x="0" y="1624"/>
                                  </a:cubicBezTo>
                                  <a:lnTo>
                                    <a:pt x="0" y="1624"/>
                                  </a:lnTo>
                                  <a:lnTo>
                                    <a:pt x="0" y="40"/>
                                  </a:lnTo>
                                  <a:cubicBezTo>
                                    <a:pt x="0" y="18"/>
                                    <a:pt x="18" y="0"/>
                                    <a:pt x="40" y="0"/>
                                  </a:cubicBezTo>
                                  <a:lnTo>
                                    <a:pt x="40" y="0"/>
                                  </a:lnTo>
                                  <a:lnTo>
                                    <a:pt x="4008"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31"/>
                          <wps:cNvSpPr>
                            <a:spLocks noChangeArrowheads="1"/>
                          </wps:cNvSpPr>
                          <wps:spPr bwMode="auto">
                            <a:xfrm>
                              <a:off x="1365" y="1377"/>
                              <a:ext cx="67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DC4FF" w14:textId="5FAC5CAA" w:rsidR="007C615B" w:rsidRDefault="007C615B">
                                <w:r>
                                  <w:rPr>
                                    <w:rFonts w:ascii="Arial" w:hAnsi="Arial" w:cs="Arial"/>
                                    <w:color w:val="000000"/>
                                    <w:sz w:val="10"/>
                                    <w:szCs w:val="10"/>
                                  </w:rPr>
                                  <w:t>«FeatureType»</w:t>
                                </w:r>
                              </w:p>
                            </w:txbxContent>
                          </wps:txbx>
                          <wps:bodyPr rot="0" vert="horz" wrap="none" lIns="0" tIns="0" rIns="0" bIns="0" anchor="t" anchorCtr="0">
                            <a:spAutoFit/>
                          </wps:bodyPr>
                        </wps:wsp>
                        <wps:wsp>
                          <wps:cNvPr id="156" name="Rectangle 32"/>
                          <wps:cNvSpPr>
                            <a:spLocks noChangeArrowheads="1"/>
                          </wps:cNvSpPr>
                          <wps:spPr bwMode="auto">
                            <a:xfrm>
                              <a:off x="928" y="1512"/>
                              <a:ext cx="152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BDE51" w14:textId="1F4AF4BA" w:rsidR="007C615B" w:rsidRDefault="007C615B">
                                <w:r>
                                  <w:rPr>
                                    <w:rFonts w:ascii="Arial" w:hAnsi="Arial" w:cs="Arial"/>
                                    <w:b/>
                                    <w:bCs/>
                                    <w:i/>
                                    <w:iCs/>
                                    <w:color w:val="000000"/>
                                    <w:sz w:val="10"/>
                                    <w:szCs w:val="10"/>
                                  </w:rPr>
                                  <w:t>GeologyBasic::GeologicFeature</w:t>
                                </w:r>
                              </w:p>
                            </w:txbxContent>
                          </wps:txbx>
                          <wps:bodyPr rot="0" vert="horz" wrap="none" lIns="0" tIns="0" rIns="0" bIns="0" anchor="t" anchorCtr="0">
                            <a:spAutoFit/>
                          </wps:bodyPr>
                        </wps:wsp>
                        <wps:wsp>
                          <wps:cNvPr id="157" name="Line 33"/>
                          <wps:cNvCnPr/>
                          <wps:spPr bwMode="auto">
                            <a:xfrm>
                              <a:off x="417" y="1700"/>
                              <a:ext cx="2637"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Rectangle 34"/>
                          <wps:cNvSpPr>
                            <a:spLocks noChangeArrowheads="1"/>
                          </wps:cNvSpPr>
                          <wps:spPr bwMode="auto">
                            <a:xfrm>
                              <a:off x="552" y="1783"/>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B36E6" w14:textId="01820E82" w:rsidR="007C615B" w:rsidRDefault="007C615B">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159" name="Rectangle 35"/>
                          <wps:cNvSpPr>
                            <a:spLocks noChangeArrowheads="1"/>
                          </wps:cNvSpPr>
                          <wps:spPr bwMode="auto">
                            <a:xfrm>
                              <a:off x="469" y="1919"/>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344B3" w14:textId="4130DF33" w:rsidR="007C615B" w:rsidRDefault="007C615B">
                                <w:r>
                                  <w:rPr>
                                    <w:rFonts w:ascii="Arial" w:hAnsi="Arial" w:cs="Arial"/>
                                    <w:color w:val="3C3C3C"/>
                                    <w:sz w:val="10"/>
                                    <w:szCs w:val="10"/>
                                  </w:rPr>
                                  <w:t xml:space="preserve">+ </w:t>
                                </w:r>
                              </w:p>
                            </w:txbxContent>
                          </wps:txbx>
                          <wps:bodyPr rot="0" vert="horz" wrap="none" lIns="0" tIns="0" rIns="0" bIns="0" anchor="t" anchorCtr="0">
                            <a:spAutoFit/>
                          </wps:bodyPr>
                        </wps:wsp>
                        <wps:wsp>
                          <wps:cNvPr id="160" name="Rectangle 36"/>
                          <wps:cNvSpPr>
                            <a:spLocks noChangeArrowheads="1"/>
                          </wps:cNvSpPr>
                          <wps:spPr bwMode="auto">
                            <a:xfrm>
                              <a:off x="646" y="1919"/>
                              <a:ext cx="154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F84D1" w14:textId="4A1C9BC3" w:rsidR="007C615B" w:rsidRDefault="007C615B">
                                <w:proofErr w:type="gramStart"/>
                                <w:r>
                                  <w:rPr>
                                    <w:rFonts w:ascii="Arial" w:hAnsi="Arial" w:cs="Arial"/>
                                    <w:color w:val="3C3C3C"/>
                                    <w:sz w:val="10"/>
                                    <w:szCs w:val="10"/>
                                  </w:rPr>
                                  <w:t>observationMethod</w:t>
                                </w:r>
                                <w:proofErr w:type="gramEnd"/>
                                <w:r>
                                  <w:rPr>
                                    <w:rFonts w:ascii="Arial" w:hAnsi="Arial" w:cs="Arial"/>
                                    <w:color w:val="3C3C3C"/>
                                    <w:sz w:val="10"/>
                                    <w:szCs w:val="10"/>
                                  </w:rPr>
                                  <w:t>: Category [0..*]</w:t>
                                </w:r>
                              </w:p>
                            </w:txbxContent>
                          </wps:txbx>
                          <wps:bodyPr rot="0" vert="horz" wrap="none" lIns="0" tIns="0" rIns="0" bIns="0" anchor="t" anchorCtr="0">
                            <a:spAutoFit/>
                          </wps:bodyPr>
                        </wps:wsp>
                        <wps:wsp>
                          <wps:cNvPr id="161" name="Rectangle 37"/>
                          <wps:cNvSpPr>
                            <a:spLocks noChangeArrowheads="1"/>
                          </wps:cNvSpPr>
                          <wps:spPr bwMode="auto">
                            <a:xfrm>
                              <a:off x="469" y="2054"/>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0716A" w14:textId="6252DE94" w:rsidR="007C615B" w:rsidRDefault="007C615B">
                                <w:r>
                                  <w:rPr>
                                    <w:rFonts w:ascii="Arial" w:hAnsi="Arial" w:cs="Arial"/>
                                    <w:color w:val="3C3C3C"/>
                                    <w:sz w:val="10"/>
                                    <w:szCs w:val="10"/>
                                  </w:rPr>
                                  <w:t xml:space="preserve">+ </w:t>
                                </w:r>
                              </w:p>
                            </w:txbxContent>
                          </wps:txbx>
                          <wps:bodyPr rot="0" vert="horz" wrap="none" lIns="0" tIns="0" rIns="0" bIns="0" anchor="t" anchorCtr="0">
                            <a:spAutoFit/>
                          </wps:bodyPr>
                        </wps:wsp>
                        <wps:wsp>
                          <wps:cNvPr id="162" name="Rectangle 38"/>
                          <wps:cNvSpPr>
                            <a:spLocks noChangeArrowheads="1"/>
                          </wps:cNvSpPr>
                          <wps:spPr bwMode="auto">
                            <a:xfrm>
                              <a:off x="646" y="2054"/>
                              <a:ext cx="2182"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1BB3E" w14:textId="79C8BC87" w:rsidR="007C615B" w:rsidRDefault="007C615B">
                                <w:proofErr w:type="gramStart"/>
                                <w:r>
                                  <w:rPr>
                                    <w:rFonts w:ascii="Arial" w:hAnsi="Arial" w:cs="Arial"/>
                                    <w:color w:val="3C3C3C"/>
                                    <w:sz w:val="10"/>
                                    <w:szCs w:val="10"/>
                                  </w:rPr>
                                  <w:t>purpose</w:t>
                                </w:r>
                                <w:proofErr w:type="gramEnd"/>
                                <w:r>
                                  <w:rPr>
                                    <w:rFonts w:ascii="Arial" w:hAnsi="Arial" w:cs="Arial"/>
                                    <w:color w:val="3C3C3C"/>
                                    <w:sz w:val="10"/>
                                    <w:szCs w:val="10"/>
                                  </w:rPr>
                                  <w:t>: DescriptionPurpose [0..1] = typicalNorm</w:t>
                                </w:r>
                              </w:p>
                            </w:txbxContent>
                          </wps:txbx>
                          <wps:bodyPr rot="0" vert="horz" wrap="none" lIns="0" tIns="0" rIns="0" bIns="0" anchor="t" anchorCtr="0">
                            <a:spAutoFit/>
                          </wps:bodyPr>
                        </wps:wsp>
                        <wps:wsp>
                          <wps:cNvPr id="163" name="Rectangle 39"/>
                          <wps:cNvSpPr>
                            <a:spLocks noChangeArrowheads="1"/>
                          </wps:cNvSpPr>
                          <wps:spPr bwMode="auto">
                            <a:xfrm>
                              <a:off x="469" y="2190"/>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58466" w14:textId="3E819A04" w:rsidR="007C615B" w:rsidRDefault="007C615B">
                                <w:r>
                                  <w:rPr>
                                    <w:rFonts w:ascii="Arial" w:hAnsi="Arial" w:cs="Arial"/>
                                    <w:color w:val="3C3C3C"/>
                                    <w:sz w:val="10"/>
                                    <w:szCs w:val="10"/>
                                  </w:rPr>
                                  <w:t xml:space="preserve">+ </w:t>
                                </w:r>
                              </w:p>
                            </w:txbxContent>
                          </wps:txbx>
                          <wps:bodyPr rot="0" vert="horz" wrap="none" lIns="0" tIns="0" rIns="0" bIns="0" anchor="t" anchorCtr="0">
                            <a:spAutoFit/>
                          </wps:bodyPr>
                        </wps:wsp>
                        <wps:wsp>
                          <wps:cNvPr id="164" name="Rectangle 40"/>
                          <wps:cNvSpPr>
                            <a:spLocks noChangeArrowheads="1"/>
                          </wps:cNvSpPr>
                          <wps:spPr bwMode="auto">
                            <a:xfrm>
                              <a:off x="646" y="2190"/>
                              <a:ext cx="10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E6A51" w14:textId="3411CBA7" w:rsidR="007C615B" w:rsidRDefault="007C615B">
                                <w:proofErr w:type="gramStart"/>
                                <w:r>
                                  <w:rPr>
                                    <w:rFonts w:ascii="Arial" w:hAnsi="Arial" w:cs="Arial"/>
                                    <w:color w:val="3C3C3C"/>
                                    <w:sz w:val="10"/>
                                    <w:szCs w:val="10"/>
                                  </w:rPr>
                                  <w:t>classifier</w:t>
                                </w:r>
                                <w:proofErr w:type="gramEnd"/>
                                <w:r>
                                  <w:rPr>
                                    <w:rFonts w:ascii="Arial" w:hAnsi="Arial" w:cs="Arial"/>
                                    <w:color w:val="3C3C3C"/>
                                    <w:sz w:val="10"/>
                                    <w:szCs w:val="10"/>
                                  </w:rPr>
                                  <w:t>: Category [0..*]</w:t>
                                </w:r>
                              </w:p>
                            </w:txbxContent>
                          </wps:txbx>
                          <wps:bodyPr rot="0" vert="horz" wrap="none" lIns="0" tIns="0" rIns="0" bIns="0" anchor="t" anchorCtr="0">
                            <a:spAutoFit/>
                          </wps:bodyPr>
                        </wps:wsp>
                        <wps:wsp>
                          <wps:cNvPr id="165" name="Freeform 41"/>
                          <wps:cNvSpPr>
                            <a:spLocks/>
                          </wps:cNvSpPr>
                          <wps:spPr bwMode="auto">
                            <a:xfrm>
                              <a:off x="490" y="4442"/>
                              <a:ext cx="2553" cy="1054"/>
                            </a:xfrm>
                            <a:custGeom>
                              <a:avLst/>
                              <a:gdLst>
                                <a:gd name="T0" fmla="*/ 3880 w 3920"/>
                                <a:gd name="T1" fmla="*/ 0 h 1616"/>
                                <a:gd name="T2" fmla="*/ 3920 w 3920"/>
                                <a:gd name="T3" fmla="*/ 40 h 1616"/>
                                <a:gd name="T4" fmla="*/ 3920 w 3920"/>
                                <a:gd name="T5" fmla="*/ 40 h 1616"/>
                                <a:gd name="T6" fmla="*/ 3920 w 3920"/>
                                <a:gd name="T7" fmla="*/ 1576 h 1616"/>
                                <a:gd name="T8" fmla="*/ 3920 w 3920"/>
                                <a:gd name="T9" fmla="*/ 1576 h 1616"/>
                                <a:gd name="T10" fmla="*/ 3880 w 3920"/>
                                <a:gd name="T11" fmla="*/ 1616 h 1616"/>
                                <a:gd name="T12" fmla="*/ 3880 w 3920"/>
                                <a:gd name="T13" fmla="*/ 1616 h 1616"/>
                                <a:gd name="T14" fmla="*/ 3880 w 3920"/>
                                <a:gd name="T15" fmla="*/ 1616 h 1616"/>
                                <a:gd name="T16" fmla="*/ 40 w 3920"/>
                                <a:gd name="T17" fmla="*/ 1616 h 1616"/>
                                <a:gd name="T18" fmla="*/ 40 w 3920"/>
                                <a:gd name="T19" fmla="*/ 1616 h 1616"/>
                                <a:gd name="T20" fmla="*/ 0 w 3920"/>
                                <a:gd name="T21" fmla="*/ 1576 h 1616"/>
                                <a:gd name="T22" fmla="*/ 0 w 3920"/>
                                <a:gd name="T23" fmla="*/ 1576 h 1616"/>
                                <a:gd name="T24" fmla="*/ 0 w 3920"/>
                                <a:gd name="T25" fmla="*/ 40 h 1616"/>
                                <a:gd name="T26" fmla="*/ 40 w 3920"/>
                                <a:gd name="T27" fmla="*/ 0 h 1616"/>
                                <a:gd name="T28" fmla="*/ 40 w 3920"/>
                                <a:gd name="T29" fmla="*/ 0 h 1616"/>
                                <a:gd name="T30" fmla="*/ 3880 w 3920"/>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20" h="1616">
                                  <a:moveTo>
                                    <a:pt x="3880" y="0"/>
                                  </a:moveTo>
                                  <a:cubicBezTo>
                                    <a:pt x="3903" y="0"/>
                                    <a:pt x="3920" y="18"/>
                                    <a:pt x="3920" y="40"/>
                                  </a:cubicBezTo>
                                  <a:lnTo>
                                    <a:pt x="3920" y="40"/>
                                  </a:lnTo>
                                  <a:lnTo>
                                    <a:pt x="3920" y="1576"/>
                                  </a:lnTo>
                                  <a:lnTo>
                                    <a:pt x="3920" y="1576"/>
                                  </a:lnTo>
                                  <a:cubicBezTo>
                                    <a:pt x="3920" y="1599"/>
                                    <a:pt x="3903" y="1616"/>
                                    <a:pt x="3880" y="1616"/>
                                  </a:cubicBezTo>
                                  <a:cubicBezTo>
                                    <a:pt x="3880" y="1616"/>
                                    <a:pt x="3880" y="1616"/>
                                    <a:pt x="3880" y="1616"/>
                                  </a:cubicBezTo>
                                  <a:lnTo>
                                    <a:pt x="3880" y="1616"/>
                                  </a:lnTo>
                                  <a:lnTo>
                                    <a:pt x="40" y="1616"/>
                                  </a:lnTo>
                                  <a:lnTo>
                                    <a:pt x="40" y="1616"/>
                                  </a:lnTo>
                                  <a:cubicBezTo>
                                    <a:pt x="18" y="1616"/>
                                    <a:pt x="0" y="1599"/>
                                    <a:pt x="0" y="1576"/>
                                  </a:cubicBezTo>
                                  <a:lnTo>
                                    <a:pt x="0" y="1576"/>
                                  </a:lnTo>
                                  <a:lnTo>
                                    <a:pt x="0" y="40"/>
                                  </a:lnTo>
                                  <a:cubicBezTo>
                                    <a:pt x="0" y="18"/>
                                    <a:pt x="18" y="0"/>
                                    <a:pt x="40" y="0"/>
                                  </a:cubicBezTo>
                                  <a:lnTo>
                                    <a:pt x="40" y="0"/>
                                  </a:lnTo>
                                  <a:lnTo>
                                    <a:pt x="3880" y="0"/>
                                  </a:lnTo>
                                  <a:close/>
                                </a:path>
                              </a:pathLst>
                            </a:custGeom>
                            <a:solidFill>
                              <a:srgbClr val="C6CAD5"/>
                            </a:solidFill>
                            <a:ln w="0">
                              <a:solidFill>
                                <a:srgbClr val="000000"/>
                              </a:solidFill>
                              <a:prstDash val="solid"/>
                              <a:round/>
                              <a:headEnd/>
                              <a:tailEnd/>
                            </a:ln>
                          </wps:spPr>
                          <wps:bodyPr rot="0" vert="horz" wrap="square" lIns="91440" tIns="45720" rIns="91440" bIns="45720" anchor="t" anchorCtr="0" upright="1">
                            <a:noAutofit/>
                          </wps:bodyPr>
                        </wps:wsp>
                        <wps:wsp>
                          <wps:cNvPr id="166" name="Rectangle 42"/>
                          <wps:cNvSpPr>
                            <a:spLocks noChangeArrowheads="1"/>
                          </wps:cNvSpPr>
                          <wps:spPr bwMode="auto">
                            <a:xfrm>
                              <a:off x="459" y="4411"/>
                              <a:ext cx="2564"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43"/>
                          <wps:cNvSpPr>
                            <a:spLocks noChangeArrowheads="1"/>
                          </wps:cNvSpPr>
                          <wps:spPr bwMode="auto">
                            <a:xfrm>
                              <a:off x="459" y="4421"/>
                              <a:ext cx="2564" cy="219"/>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44"/>
                          <wps:cNvSpPr>
                            <a:spLocks noChangeArrowheads="1"/>
                          </wps:cNvSpPr>
                          <wps:spPr bwMode="auto">
                            <a:xfrm>
                              <a:off x="459" y="4640"/>
                              <a:ext cx="2564" cy="2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45"/>
                          <wps:cNvSpPr>
                            <a:spLocks noChangeArrowheads="1"/>
                          </wps:cNvSpPr>
                          <wps:spPr bwMode="auto">
                            <a:xfrm>
                              <a:off x="459" y="4661"/>
                              <a:ext cx="2564" cy="11"/>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46"/>
                          <wps:cNvSpPr>
                            <a:spLocks noChangeArrowheads="1"/>
                          </wps:cNvSpPr>
                          <wps:spPr bwMode="auto">
                            <a:xfrm>
                              <a:off x="459" y="4672"/>
                              <a:ext cx="2564" cy="21"/>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47"/>
                          <wps:cNvSpPr>
                            <a:spLocks noChangeArrowheads="1"/>
                          </wps:cNvSpPr>
                          <wps:spPr bwMode="auto">
                            <a:xfrm>
                              <a:off x="459" y="4693"/>
                              <a:ext cx="2564" cy="1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48"/>
                          <wps:cNvSpPr>
                            <a:spLocks noChangeArrowheads="1"/>
                          </wps:cNvSpPr>
                          <wps:spPr bwMode="auto">
                            <a:xfrm>
                              <a:off x="459" y="4703"/>
                              <a:ext cx="2564" cy="21"/>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49"/>
                          <wps:cNvSpPr>
                            <a:spLocks noChangeArrowheads="1"/>
                          </wps:cNvSpPr>
                          <wps:spPr bwMode="auto">
                            <a:xfrm>
                              <a:off x="459" y="4724"/>
                              <a:ext cx="2564" cy="21"/>
                            </a:xfrm>
                            <a:prstGeom prst="rect">
                              <a:avLst/>
                            </a:prstGeom>
                            <a:solidFill>
                              <a:srgbClr val="FCF0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50"/>
                          <wps:cNvSpPr>
                            <a:spLocks noChangeArrowheads="1"/>
                          </wps:cNvSpPr>
                          <wps:spPr bwMode="auto">
                            <a:xfrm>
                              <a:off x="459" y="4745"/>
                              <a:ext cx="2564" cy="3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51"/>
                          <wps:cNvSpPr>
                            <a:spLocks noChangeArrowheads="1"/>
                          </wps:cNvSpPr>
                          <wps:spPr bwMode="auto">
                            <a:xfrm>
                              <a:off x="459" y="4776"/>
                              <a:ext cx="2564" cy="1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52"/>
                          <wps:cNvSpPr>
                            <a:spLocks noChangeArrowheads="1"/>
                          </wps:cNvSpPr>
                          <wps:spPr bwMode="auto">
                            <a:xfrm>
                              <a:off x="459" y="4786"/>
                              <a:ext cx="2564" cy="42"/>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53"/>
                          <wps:cNvSpPr>
                            <a:spLocks noChangeArrowheads="1"/>
                          </wps:cNvSpPr>
                          <wps:spPr bwMode="auto">
                            <a:xfrm>
                              <a:off x="459" y="4828"/>
                              <a:ext cx="2564" cy="11"/>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54"/>
                          <wps:cNvSpPr>
                            <a:spLocks noChangeArrowheads="1"/>
                          </wps:cNvSpPr>
                          <wps:spPr bwMode="auto">
                            <a:xfrm>
                              <a:off x="459" y="4839"/>
                              <a:ext cx="2564" cy="3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55"/>
                          <wps:cNvSpPr>
                            <a:spLocks noChangeArrowheads="1"/>
                          </wps:cNvSpPr>
                          <wps:spPr bwMode="auto">
                            <a:xfrm>
                              <a:off x="459" y="4870"/>
                              <a:ext cx="2564" cy="21"/>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56"/>
                          <wps:cNvSpPr>
                            <a:spLocks noChangeArrowheads="1"/>
                          </wps:cNvSpPr>
                          <wps:spPr bwMode="auto">
                            <a:xfrm>
                              <a:off x="459" y="4891"/>
                              <a:ext cx="2564" cy="31"/>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57"/>
                          <wps:cNvSpPr>
                            <a:spLocks noChangeArrowheads="1"/>
                          </wps:cNvSpPr>
                          <wps:spPr bwMode="auto">
                            <a:xfrm>
                              <a:off x="459" y="4922"/>
                              <a:ext cx="2564" cy="21"/>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8"/>
                          <wps:cNvSpPr>
                            <a:spLocks noChangeArrowheads="1"/>
                          </wps:cNvSpPr>
                          <wps:spPr bwMode="auto">
                            <a:xfrm>
                              <a:off x="459" y="4943"/>
                              <a:ext cx="2564" cy="31"/>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59"/>
                          <wps:cNvSpPr>
                            <a:spLocks noChangeArrowheads="1"/>
                          </wps:cNvSpPr>
                          <wps:spPr bwMode="auto">
                            <a:xfrm>
                              <a:off x="459" y="4974"/>
                              <a:ext cx="2564" cy="11"/>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60"/>
                          <wps:cNvSpPr>
                            <a:spLocks noChangeArrowheads="1"/>
                          </wps:cNvSpPr>
                          <wps:spPr bwMode="auto">
                            <a:xfrm>
                              <a:off x="459" y="4985"/>
                              <a:ext cx="2564" cy="20"/>
                            </a:xfrm>
                            <a:prstGeom prst="rect">
                              <a:avLst/>
                            </a:prstGeom>
                            <a:solidFill>
                              <a:srgbClr val="FAEB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61"/>
                          <wps:cNvSpPr>
                            <a:spLocks noChangeArrowheads="1"/>
                          </wps:cNvSpPr>
                          <wps:spPr bwMode="auto">
                            <a:xfrm>
                              <a:off x="459" y="5005"/>
                              <a:ext cx="2564" cy="21"/>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62"/>
                          <wps:cNvSpPr>
                            <a:spLocks noChangeArrowheads="1"/>
                          </wps:cNvSpPr>
                          <wps:spPr bwMode="auto">
                            <a:xfrm>
                              <a:off x="459" y="5026"/>
                              <a:ext cx="2564" cy="32"/>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63"/>
                          <wps:cNvSpPr>
                            <a:spLocks noChangeArrowheads="1"/>
                          </wps:cNvSpPr>
                          <wps:spPr bwMode="auto">
                            <a:xfrm>
                              <a:off x="459" y="5058"/>
                              <a:ext cx="2564"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64"/>
                          <wps:cNvSpPr>
                            <a:spLocks noChangeArrowheads="1"/>
                          </wps:cNvSpPr>
                          <wps:spPr bwMode="auto">
                            <a:xfrm>
                              <a:off x="459" y="5068"/>
                              <a:ext cx="2564" cy="42"/>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65"/>
                          <wps:cNvSpPr>
                            <a:spLocks noChangeArrowheads="1"/>
                          </wps:cNvSpPr>
                          <wps:spPr bwMode="auto">
                            <a:xfrm>
                              <a:off x="459" y="5110"/>
                              <a:ext cx="2564"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66"/>
                          <wps:cNvSpPr>
                            <a:spLocks noChangeArrowheads="1"/>
                          </wps:cNvSpPr>
                          <wps:spPr bwMode="auto">
                            <a:xfrm>
                              <a:off x="459" y="5120"/>
                              <a:ext cx="2564" cy="3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67"/>
                          <wps:cNvSpPr>
                            <a:spLocks noChangeArrowheads="1"/>
                          </wps:cNvSpPr>
                          <wps:spPr bwMode="auto">
                            <a:xfrm>
                              <a:off x="459" y="5151"/>
                              <a:ext cx="2564" cy="21"/>
                            </a:xfrm>
                            <a:prstGeom prst="rect">
                              <a:avLst/>
                            </a:prstGeom>
                            <a:solidFill>
                              <a:srgbClr val="F9E8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68"/>
                          <wps:cNvSpPr>
                            <a:spLocks noChangeArrowheads="1"/>
                          </wps:cNvSpPr>
                          <wps:spPr bwMode="auto">
                            <a:xfrm>
                              <a:off x="459" y="5172"/>
                              <a:ext cx="2564" cy="32"/>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69"/>
                          <wps:cNvSpPr>
                            <a:spLocks noChangeArrowheads="1"/>
                          </wps:cNvSpPr>
                          <wps:spPr bwMode="auto">
                            <a:xfrm>
                              <a:off x="459" y="5204"/>
                              <a:ext cx="2564" cy="2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70"/>
                          <wps:cNvSpPr>
                            <a:spLocks noChangeArrowheads="1"/>
                          </wps:cNvSpPr>
                          <wps:spPr bwMode="auto">
                            <a:xfrm>
                              <a:off x="459" y="5224"/>
                              <a:ext cx="2564" cy="32"/>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71"/>
                          <wps:cNvSpPr>
                            <a:spLocks noChangeArrowheads="1"/>
                          </wps:cNvSpPr>
                          <wps:spPr bwMode="auto">
                            <a:xfrm>
                              <a:off x="459" y="5256"/>
                              <a:ext cx="2564" cy="21"/>
                            </a:xfrm>
                            <a:prstGeom prst="rect">
                              <a:avLst/>
                            </a:prstGeom>
                            <a:solidFill>
                              <a:srgbClr val="F9E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72"/>
                          <wps:cNvSpPr>
                            <a:spLocks noChangeArrowheads="1"/>
                          </wps:cNvSpPr>
                          <wps:spPr bwMode="auto">
                            <a:xfrm>
                              <a:off x="459" y="5277"/>
                              <a:ext cx="2564" cy="3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73"/>
                          <wps:cNvSpPr>
                            <a:spLocks noChangeArrowheads="1"/>
                          </wps:cNvSpPr>
                          <wps:spPr bwMode="auto">
                            <a:xfrm>
                              <a:off x="459" y="5308"/>
                              <a:ext cx="2564" cy="1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74"/>
                          <wps:cNvSpPr>
                            <a:spLocks noChangeArrowheads="1"/>
                          </wps:cNvSpPr>
                          <wps:spPr bwMode="auto">
                            <a:xfrm>
                              <a:off x="459" y="5318"/>
                              <a:ext cx="2564" cy="42"/>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75"/>
                          <wps:cNvSpPr>
                            <a:spLocks noChangeArrowheads="1"/>
                          </wps:cNvSpPr>
                          <wps:spPr bwMode="auto">
                            <a:xfrm>
                              <a:off x="459" y="5360"/>
                              <a:ext cx="2564"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76"/>
                          <wps:cNvSpPr>
                            <a:spLocks noChangeArrowheads="1"/>
                          </wps:cNvSpPr>
                          <wps:spPr bwMode="auto">
                            <a:xfrm>
                              <a:off x="459" y="5370"/>
                              <a:ext cx="2564" cy="2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77"/>
                          <wps:cNvSpPr>
                            <a:spLocks noChangeArrowheads="1"/>
                          </wps:cNvSpPr>
                          <wps:spPr bwMode="auto">
                            <a:xfrm>
                              <a:off x="459" y="5391"/>
                              <a:ext cx="2564" cy="11"/>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78"/>
                          <wps:cNvSpPr>
                            <a:spLocks noChangeArrowheads="1"/>
                          </wps:cNvSpPr>
                          <wps:spPr bwMode="auto">
                            <a:xfrm>
                              <a:off x="459" y="5402"/>
                              <a:ext cx="2564" cy="41"/>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79"/>
                          <wps:cNvSpPr>
                            <a:spLocks noChangeArrowheads="1"/>
                          </wps:cNvSpPr>
                          <wps:spPr bwMode="auto">
                            <a:xfrm>
                              <a:off x="459" y="5443"/>
                              <a:ext cx="2564" cy="11"/>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80"/>
                          <wps:cNvSpPr>
                            <a:spLocks noChangeArrowheads="1"/>
                          </wps:cNvSpPr>
                          <wps:spPr bwMode="auto">
                            <a:xfrm>
                              <a:off x="459" y="5454"/>
                              <a:ext cx="2564" cy="2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Freeform 81"/>
                          <wps:cNvSpPr>
                            <a:spLocks/>
                          </wps:cNvSpPr>
                          <wps:spPr bwMode="auto">
                            <a:xfrm>
                              <a:off x="459" y="4411"/>
                              <a:ext cx="2553" cy="1053"/>
                            </a:xfrm>
                            <a:custGeom>
                              <a:avLst/>
                              <a:gdLst>
                                <a:gd name="T0" fmla="*/ 3880 w 3920"/>
                                <a:gd name="T1" fmla="*/ 0 h 1616"/>
                                <a:gd name="T2" fmla="*/ 3920 w 3920"/>
                                <a:gd name="T3" fmla="*/ 40 h 1616"/>
                                <a:gd name="T4" fmla="*/ 3920 w 3920"/>
                                <a:gd name="T5" fmla="*/ 40 h 1616"/>
                                <a:gd name="T6" fmla="*/ 3920 w 3920"/>
                                <a:gd name="T7" fmla="*/ 1576 h 1616"/>
                                <a:gd name="T8" fmla="*/ 3920 w 3920"/>
                                <a:gd name="T9" fmla="*/ 1576 h 1616"/>
                                <a:gd name="T10" fmla="*/ 3880 w 3920"/>
                                <a:gd name="T11" fmla="*/ 1616 h 1616"/>
                                <a:gd name="T12" fmla="*/ 3880 w 3920"/>
                                <a:gd name="T13" fmla="*/ 1616 h 1616"/>
                                <a:gd name="T14" fmla="*/ 3880 w 3920"/>
                                <a:gd name="T15" fmla="*/ 1616 h 1616"/>
                                <a:gd name="T16" fmla="*/ 40 w 3920"/>
                                <a:gd name="T17" fmla="*/ 1616 h 1616"/>
                                <a:gd name="T18" fmla="*/ 40 w 3920"/>
                                <a:gd name="T19" fmla="*/ 1616 h 1616"/>
                                <a:gd name="T20" fmla="*/ 0 w 3920"/>
                                <a:gd name="T21" fmla="*/ 1576 h 1616"/>
                                <a:gd name="T22" fmla="*/ 0 w 3920"/>
                                <a:gd name="T23" fmla="*/ 1576 h 1616"/>
                                <a:gd name="T24" fmla="*/ 0 w 3920"/>
                                <a:gd name="T25" fmla="*/ 40 h 1616"/>
                                <a:gd name="T26" fmla="*/ 40 w 3920"/>
                                <a:gd name="T27" fmla="*/ 0 h 1616"/>
                                <a:gd name="T28" fmla="*/ 40 w 3920"/>
                                <a:gd name="T29" fmla="*/ 0 h 1616"/>
                                <a:gd name="T30" fmla="*/ 3880 w 3920"/>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20" h="1616">
                                  <a:moveTo>
                                    <a:pt x="3880" y="0"/>
                                  </a:moveTo>
                                  <a:cubicBezTo>
                                    <a:pt x="3903" y="0"/>
                                    <a:pt x="3920" y="18"/>
                                    <a:pt x="3920" y="40"/>
                                  </a:cubicBezTo>
                                  <a:lnTo>
                                    <a:pt x="3920" y="40"/>
                                  </a:lnTo>
                                  <a:lnTo>
                                    <a:pt x="3920" y="1576"/>
                                  </a:lnTo>
                                  <a:lnTo>
                                    <a:pt x="3920" y="1576"/>
                                  </a:lnTo>
                                  <a:cubicBezTo>
                                    <a:pt x="3920" y="1599"/>
                                    <a:pt x="3903" y="1616"/>
                                    <a:pt x="3880" y="1616"/>
                                  </a:cubicBezTo>
                                  <a:cubicBezTo>
                                    <a:pt x="3880" y="1616"/>
                                    <a:pt x="3880" y="1616"/>
                                    <a:pt x="3880" y="1616"/>
                                  </a:cubicBezTo>
                                  <a:lnTo>
                                    <a:pt x="3880" y="1616"/>
                                  </a:lnTo>
                                  <a:lnTo>
                                    <a:pt x="40" y="1616"/>
                                  </a:lnTo>
                                  <a:lnTo>
                                    <a:pt x="40" y="1616"/>
                                  </a:lnTo>
                                  <a:cubicBezTo>
                                    <a:pt x="18" y="1616"/>
                                    <a:pt x="0" y="1599"/>
                                    <a:pt x="0" y="1576"/>
                                  </a:cubicBezTo>
                                  <a:lnTo>
                                    <a:pt x="0" y="1576"/>
                                  </a:lnTo>
                                  <a:lnTo>
                                    <a:pt x="0" y="40"/>
                                  </a:lnTo>
                                  <a:cubicBezTo>
                                    <a:pt x="0" y="18"/>
                                    <a:pt x="18" y="0"/>
                                    <a:pt x="40" y="0"/>
                                  </a:cubicBezTo>
                                  <a:lnTo>
                                    <a:pt x="40" y="0"/>
                                  </a:lnTo>
                                  <a:lnTo>
                                    <a:pt x="38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Rectangle 82"/>
                          <wps:cNvSpPr>
                            <a:spLocks noChangeArrowheads="1"/>
                          </wps:cNvSpPr>
                          <wps:spPr bwMode="auto">
                            <a:xfrm>
                              <a:off x="1553" y="4474"/>
                              <a:ext cx="33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E8BA7" w14:textId="39AAE368" w:rsidR="007C615B" w:rsidRDefault="007C615B">
                                <w:r>
                                  <w:rPr>
                                    <w:rFonts w:ascii="Arial" w:hAnsi="Arial" w:cs="Arial"/>
                                    <w:color w:val="000000"/>
                                    <w:sz w:val="10"/>
                                    <w:szCs w:val="10"/>
                                  </w:rPr>
                                  <w:t>«Type»</w:t>
                                </w:r>
                              </w:p>
                            </w:txbxContent>
                          </wps:txbx>
                          <wps:bodyPr rot="0" vert="horz" wrap="none" lIns="0" tIns="0" rIns="0" bIns="0" anchor="t" anchorCtr="0">
                            <a:spAutoFit/>
                          </wps:bodyPr>
                        </wps:wsp>
                        <wps:wsp>
                          <wps:cNvPr id="207" name="Rectangle 83"/>
                          <wps:cNvSpPr>
                            <a:spLocks noChangeArrowheads="1"/>
                          </wps:cNvSpPr>
                          <wps:spPr bwMode="auto">
                            <a:xfrm>
                              <a:off x="1105" y="4609"/>
                              <a:ext cx="11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2E50B" w14:textId="79954064" w:rsidR="007C615B" w:rsidRDefault="007C615B">
                                <w:r>
                                  <w:rPr>
                                    <w:rFonts w:ascii="Arial" w:hAnsi="Arial" w:cs="Arial"/>
                                    <w:b/>
                                    <w:bCs/>
                                    <w:color w:val="000000"/>
                                    <w:sz w:val="10"/>
                                    <w:szCs w:val="10"/>
                                  </w:rPr>
                                  <w:t>GeologicFeatureRelation</w:t>
                                </w:r>
                              </w:p>
                            </w:txbxContent>
                          </wps:txbx>
                          <wps:bodyPr rot="0" vert="horz" wrap="none" lIns="0" tIns="0" rIns="0" bIns="0" anchor="t" anchorCtr="0">
                            <a:spAutoFit/>
                          </wps:bodyPr>
                        </wps:wsp>
                        <wps:wsp>
                          <wps:cNvPr id="208" name="Line 84"/>
                          <wps:cNvCnPr/>
                          <wps:spPr bwMode="auto">
                            <a:xfrm>
                              <a:off x="459" y="4797"/>
                              <a:ext cx="2553"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 name="Rectangle 85"/>
                          <wps:cNvSpPr>
                            <a:spLocks noChangeArrowheads="1"/>
                          </wps:cNvSpPr>
                          <wps:spPr bwMode="auto">
                            <a:xfrm>
                              <a:off x="594" y="4880"/>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42E84" w14:textId="25F8F437" w:rsidR="007C615B" w:rsidRDefault="007C615B">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210" name="Rectangle 86"/>
                          <wps:cNvSpPr>
                            <a:spLocks noChangeArrowheads="1"/>
                          </wps:cNvSpPr>
                          <wps:spPr bwMode="auto">
                            <a:xfrm>
                              <a:off x="511" y="5016"/>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9746" w14:textId="6FA13235" w:rsidR="007C615B" w:rsidRDefault="007C615B">
                                <w:r>
                                  <w:rPr>
                                    <w:rFonts w:ascii="Arial" w:hAnsi="Arial" w:cs="Arial"/>
                                    <w:color w:val="3C3C3C"/>
                                    <w:sz w:val="10"/>
                                    <w:szCs w:val="10"/>
                                  </w:rPr>
                                  <w:t xml:space="preserve">+ </w:t>
                                </w:r>
                              </w:p>
                            </w:txbxContent>
                          </wps:txbx>
                          <wps:bodyPr rot="0" vert="horz" wrap="none" lIns="0" tIns="0" rIns="0" bIns="0" anchor="t" anchorCtr="0">
                            <a:spAutoFit/>
                          </wps:bodyPr>
                        </wps:wsp>
                        <wps:wsp>
                          <wps:cNvPr id="211" name="Rectangle 87"/>
                          <wps:cNvSpPr>
                            <a:spLocks noChangeArrowheads="1"/>
                          </wps:cNvSpPr>
                          <wps:spPr bwMode="auto">
                            <a:xfrm>
                              <a:off x="688" y="5016"/>
                              <a:ext cx="199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015EA" w14:textId="719767C5" w:rsidR="007C615B" w:rsidRDefault="007C615B">
                                <w:proofErr w:type="gramStart"/>
                                <w:r>
                                  <w:rPr>
                                    <w:rFonts w:ascii="Arial" w:hAnsi="Arial" w:cs="Arial"/>
                                    <w:color w:val="3C3C3C"/>
                                    <w:sz w:val="10"/>
                                    <w:szCs w:val="10"/>
                                  </w:rPr>
                                  <w:t>relationship</w:t>
                                </w:r>
                                <w:proofErr w:type="gramEnd"/>
                                <w:r>
                                  <w:rPr>
                                    <w:rFonts w:ascii="Arial" w:hAnsi="Arial" w:cs="Arial"/>
                                    <w:color w:val="3C3C3C"/>
                                    <w:sz w:val="10"/>
                                    <w:szCs w:val="10"/>
                                  </w:rPr>
                                  <w:t>: GeologicRelationshipTerm [0..1]</w:t>
                                </w:r>
                              </w:p>
                            </w:txbxContent>
                          </wps:txbx>
                          <wps:bodyPr rot="0" vert="horz" wrap="none" lIns="0" tIns="0" rIns="0" bIns="0" anchor="t" anchorCtr="0">
                            <a:spAutoFit/>
                          </wps:bodyPr>
                        </wps:wsp>
                        <wps:wsp>
                          <wps:cNvPr id="212" name="Rectangle 88"/>
                          <wps:cNvSpPr>
                            <a:spLocks noChangeArrowheads="1"/>
                          </wps:cNvSpPr>
                          <wps:spPr bwMode="auto">
                            <a:xfrm>
                              <a:off x="511" y="5151"/>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4F21E" w14:textId="4492E4FD" w:rsidR="007C615B" w:rsidRDefault="007C615B">
                                <w:r>
                                  <w:rPr>
                                    <w:rFonts w:ascii="Arial" w:hAnsi="Arial" w:cs="Arial"/>
                                    <w:color w:val="3C3C3C"/>
                                    <w:sz w:val="10"/>
                                    <w:szCs w:val="10"/>
                                  </w:rPr>
                                  <w:t xml:space="preserve">+ </w:t>
                                </w:r>
                              </w:p>
                            </w:txbxContent>
                          </wps:txbx>
                          <wps:bodyPr rot="0" vert="horz" wrap="none" lIns="0" tIns="0" rIns="0" bIns="0" anchor="t" anchorCtr="0">
                            <a:spAutoFit/>
                          </wps:bodyPr>
                        </wps:wsp>
                        <wps:wsp>
                          <wps:cNvPr id="213" name="Rectangle 89"/>
                          <wps:cNvSpPr>
                            <a:spLocks noChangeArrowheads="1"/>
                          </wps:cNvSpPr>
                          <wps:spPr bwMode="auto">
                            <a:xfrm>
                              <a:off x="688" y="5151"/>
                              <a:ext cx="1618"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79760" w14:textId="6383A156" w:rsidR="007C615B" w:rsidRDefault="007C615B">
                                <w:proofErr w:type="gramStart"/>
                                <w:r>
                                  <w:rPr>
                                    <w:rFonts w:ascii="Arial" w:hAnsi="Arial" w:cs="Arial"/>
                                    <w:color w:val="3C3C3C"/>
                                    <w:sz w:val="10"/>
                                    <w:szCs w:val="10"/>
                                  </w:rPr>
                                  <w:t>sourceRole</w:t>
                                </w:r>
                                <w:proofErr w:type="gramEnd"/>
                                <w:r>
                                  <w:rPr>
                                    <w:rFonts w:ascii="Arial" w:hAnsi="Arial" w:cs="Arial"/>
                                    <w:color w:val="3C3C3C"/>
                                    <w:sz w:val="10"/>
                                    <w:szCs w:val="10"/>
                                  </w:rPr>
                                  <w:t>: RelationRoleTerm [0..1]</w:t>
                                </w:r>
                              </w:p>
                            </w:txbxContent>
                          </wps:txbx>
                          <wps:bodyPr rot="0" vert="horz" wrap="none" lIns="0" tIns="0" rIns="0" bIns="0" anchor="t" anchorCtr="0">
                            <a:spAutoFit/>
                          </wps:bodyPr>
                        </wps:wsp>
                        <wps:wsp>
                          <wps:cNvPr id="214" name="Rectangle 90"/>
                          <wps:cNvSpPr>
                            <a:spLocks noChangeArrowheads="1"/>
                          </wps:cNvSpPr>
                          <wps:spPr bwMode="auto">
                            <a:xfrm>
                              <a:off x="511" y="5287"/>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13D9A" w14:textId="3CF57F8A" w:rsidR="007C615B" w:rsidRDefault="007C615B">
                                <w:r>
                                  <w:rPr>
                                    <w:rFonts w:ascii="Arial" w:hAnsi="Arial" w:cs="Arial"/>
                                    <w:color w:val="3C3C3C"/>
                                    <w:sz w:val="10"/>
                                    <w:szCs w:val="10"/>
                                  </w:rPr>
                                  <w:t xml:space="preserve">+ </w:t>
                                </w:r>
                              </w:p>
                            </w:txbxContent>
                          </wps:txbx>
                          <wps:bodyPr rot="0" vert="horz" wrap="none" lIns="0" tIns="0" rIns="0" bIns="0" anchor="t" anchorCtr="0">
                            <a:spAutoFit/>
                          </wps:bodyPr>
                        </wps:wsp>
                        <wps:wsp>
                          <wps:cNvPr id="215" name="Rectangle 91"/>
                          <wps:cNvSpPr>
                            <a:spLocks noChangeArrowheads="1"/>
                          </wps:cNvSpPr>
                          <wps:spPr bwMode="auto">
                            <a:xfrm>
                              <a:off x="688" y="5287"/>
                              <a:ext cx="157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AB730" w14:textId="52672B83" w:rsidR="007C615B" w:rsidRDefault="007C615B">
                                <w:proofErr w:type="gramStart"/>
                                <w:r>
                                  <w:rPr>
                                    <w:rFonts w:ascii="Arial" w:hAnsi="Arial" w:cs="Arial"/>
                                    <w:color w:val="3C3C3C"/>
                                    <w:sz w:val="10"/>
                                    <w:szCs w:val="10"/>
                                  </w:rPr>
                                  <w:t>targetRole</w:t>
                                </w:r>
                                <w:proofErr w:type="gramEnd"/>
                                <w:r>
                                  <w:rPr>
                                    <w:rFonts w:ascii="Arial" w:hAnsi="Arial" w:cs="Arial"/>
                                    <w:color w:val="3C3C3C"/>
                                    <w:sz w:val="10"/>
                                    <w:szCs w:val="10"/>
                                  </w:rPr>
                                  <w:t>: RelationRoleTerm [0..1]</w:t>
                                </w:r>
                              </w:p>
                            </w:txbxContent>
                          </wps:txbx>
                          <wps:bodyPr rot="0" vert="horz" wrap="none" lIns="0" tIns="0" rIns="0" bIns="0" anchor="t" anchorCtr="0">
                            <a:spAutoFit/>
                          </wps:bodyPr>
                        </wps:wsp>
                        <wps:wsp>
                          <wps:cNvPr id="216" name="Freeform 92"/>
                          <wps:cNvSpPr>
                            <a:spLocks/>
                          </wps:cNvSpPr>
                          <wps:spPr bwMode="auto">
                            <a:xfrm>
                              <a:off x="3565" y="5913"/>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solidFill>
                              <a:srgbClr val="CACDD6"/>
                            </a:solidFill>
                            <a:ln w="0">
                              <a:solidFill>
                                <a:srgbClr val="000000"/>
                              </a:solidFill>
                              <a:prstDash val="solid"/>
                              <a:round/>
                              <a:headEnd/>
                              <a:tailEnd/>
                            </a:ln>
                          </wps:spPr>
                          <wps:bodyPr rot="0" vert="horz" wrap="square" lIns="91440" tIns="45720" rIns="91440" bIns="45720" anchor="t" anchorCtr="0" upright="1">
                            <a:noAutofit/>
                          </wps:bodyPr>
                        </wps:wsp>
                        <wps:wsp>
                          <wps:cNvPr id="217" name="Rectangle 93"/>
                          <wps:cNvSpPr>
                            <a:spLocks noChangeArrowheads="1"/>
                          </wps:cNvSpPr>
                          <wps:spPr bwMode="auto">
                            <a:xfrm>
                              <a:off x="3533" y="5881"/>
                              <a:ext cx="1522" cy="1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94"/>
                          <wps:cNvSpPr>
                            <a:spLocks noChangeArrowheads="1"/>
                          </wps:cNvSpPr>
                          <wps:spPr bwMode="auto">
                            <a:xfrm>
                              <a:off x="3533" y="5892"/>
                              <a:ext cx="1522" cy="104"/>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95"/>
                          <wps:cNvSpPr>
                            <a:spLocks noChangeArrowheads="1"/>
                          </wps:cNvSpPr>
                          <wps:spPr bwMode="auto">
                            <a:xfrm>
                              <a:off x="3533" y="5996"/>
                              <a:ext cx="1522" cy="1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96"/>
                          <wps:cNvSpPr>
                            <a:spLocks noChangeArrowheads="1"/>
                          </wps:cNvSpPr>
                          <wps:spPr bwMode="auto">
                            <a:xfrm>
                              <a:off x="3533" y="6007"/>
                              <a:ext cx="1522" cy="10"/>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97"/>
                          <wps:cNvSpPr>
                            <a:spLocks noChangeArrowheads="1"/>
                          </wps:cNvSpPr>
                          <wps:spPr bwMode="auto">
                            <a:xfrm>
                              <a:off x="3533" y="6017"/>
                              <a:ext cx="1522" cy="10"/>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98"/>
                          <wps:cNvSpPr>
                            <a:spLocks noChangeArrowheads="1"/>
                          </wps:cNvSpPr>
                          <wps:spPr bwMode="auto">
                            <a:xfrm>
                              <a:off x="3533" y="6027"/>
                              <a:ext cx="1522" cy="11"/>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99"/>
                          <wps:cNvSpPr>
                            <a:spLocks noChangeArrowheads="1"/>
                          </wps:cNvSpPr>
                          <wps:spPr bwMode="auto">
                            <a:xfrm>
                              <a:off x="3533" y="6038"/>
                              <a:ext cx="1522" cy="10"/>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100"/>
                          <wps:cNvSpPr>
                            <a:spLocks noChangeArrowheads="1"/>
                          </wps:cNvSpPr>
                          <wps:spPr bwMode="auto">
                            <a:xfrm>
                              <a:off x="3533" y="6048"/>
                              <a:ext cx="1522" cy="2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01"/>
                          <wps:cNvSpPr>
                            <a:spLocks noChangeArrowheads="1"/>
                          </wps:cNvSpPr>
                          <wps:spPr bwMode="auto">
                            <a:xfrm>
                              <a:off x="3533" y="6069"/>
                              <a:ext cx="1522" cy="11"/>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102"/>
                          <wps:cNvSpPr>
                            <a:spLocks noChangeArrowheads="1"/>
                          </wps:cNvSpPr>
                          <wps:spPr bwMode="auto">
                            <a:xfrm>
                              <a:off x="3533" y="6080"/>
                              <a:ext cx="1522" cy="10"/>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103"/>
                          <wps:cNvSpPr>
                            <a:spLocks noChangeArrowheads="1"/>
                          </wps:cNvSpPr>
                          <wps:spPr bwMode="auto">
                            <a:xfrm>
                              <a:off x="3533" y="6090"/>
                              <a:ext cx="1522" cy="10"/>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104"/>
                          <wps:cNvSpPr>
                            <a:spLocks noChangeArrowheads="1"/>
                          </wps:cNvSpPr>
                          <wps:spPr bwMode="auto">
                            <a:xfrm>
                              <a:off x="3533" y="6100"/>
                              <a:ext cx="1522" cy="2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105"/>
                          <wps:cNvSpPr>
                            <a:spLocks noChangeArrowheads="1"/>
                          </wps:cNvSpPr>
                          <wps:spPr bwMode="auto">
                            <a:xfrm>
                              <a:off x="3533" y="6121"/>
                              <a:ext cx="1522" cy="11"/>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106"/>
                          <wps:cNvSpPr>
                            <a:spLocks noChangeArrowheads="1"/>
                          </wps:cNvSpPr>
                          <wps:spPr bwMode="auto">
                            <a:xfrm>
                              <a:off x="3533" y="6132"/>
                              <a:ext cx="1522" cy="10"/>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107"/>
                          <wps:cNvSpPr>
                            <a:spLocks noChangeArrowheads="1"/>
                          </wps:cNvSpPr>
                          <wps:spPr bwMode="auto">
                            <a:xfrm>
                              <a:off x="3533" y="6142"/>
                              <a:ext cx="1522" cy="11"/>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08"/>
                          <wps:cNvSpPr>
                            <a:spLocks noChangeArrowheads="1"/>
                          </wps:cNvSpPr>
                          <wps:spPr bwMode="auto">
                            <a:xfrm>
                              <a:off x="3533" y="6153"/>
                              <a:ext cx="1522" cy="20"/>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109"/>
                          <wps:cNvSpPr>
                            <a:spLocks noChangeArrowheads="1"/>
                          </wps:cNvSpPr>
                          <wps:spPr bwMode="auto">
                            <a:xfrm>
                              <a:off x="3533" y="6173"/>
                              <a:ext cx="1522" cy="11"/>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110"/>
                          <wps:cNvSpPr>
                            <a:spLocks noChangeArrowheads="1"/>
                          </wps:cNvSpPr>
                          <wps:spPr bwMode="auto">
                            <a:xfrm>
                              <a:off x="3533" y="6184"/>
                              <a:ext cx="1522" cy="10"/>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111"/>
                          <wps:cNvSpPr>
                            <a:spLocks noChangeArrowheads="1"/>
                          </wps:cNvSpPr>
                          <wps:spPr bwMode="auto">
                            <a:xfrm>
                              <a:off x="3533" y="6194"/>
                              <a:ext cx="1522" cy="21"/>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112"/>
                          <wps:cNvSpPr>
                            <a:spLocks noChangeArrowheads="1"/>
                          </wps:cNvSpPr>
                          <wps:spPr bwMode="auto">
                            <a:xfrm>
                              <a:off x="3533" y="6215"/>
                              <a:ext cx="1522"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113"/>
                          <wps:cNvSpPr>
                            <a:spLocks noChangeArrowheads="1"/>
                          </wps:cNvSpPr>
                          <wps:spPr bwMode="auto">
                            <a:xfrm>
                              <a:off x="3533" y="6225"/>
                              <a:ext cx="1522" cy="11"/>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114"/>
                          <wps:cNvSpPr>
                            <a:spLocks noChangeArrowheads="1"/>
                          </wps:cNvSpPr>
                          <wps:spPr bwMode="auto">
                            <a:xfrm>
                              <a:off x="3533" y="6236"/>
                              <a:ext cx="1522"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115"/>
                          <wps:cNvSpPr>
                            <a:spLocks noChangeArrowheads="1"/>
                          </wps:cNvSpPr>
                          <wps:spPr bwMode="auto">
                            <a:xfrm>
                              <a:off x="3533" y="6246"/>
                              <a:ext cx="1522" cy="2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116"/>
                          <wps:cNvSpPr>
                            <a:spLocks noChangeArrowheads="1"/>
                          </wps:cNvSpPr>
                          <wps:spPr bwMode="auto">
                            <a:xfrm>
                              <a:off x="3533" y="6267"/>
                              <a:ext cx="1522" cy="21"/>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117"/>
                          <wps:cNvSpPr>
                            <a:spLocks noChangeArrowheads="1"/>
                          </wps:cNvSpPr>
                          <wps:spPr bwMode="auto">
                            <a:xfrm>
                              <a:off x="3533" y="6288"/>
                              <a:ext cx="1522" cy="1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118"/>
                          <wps:cNvSpPr>
                            <a:spLocks noChangeArrowheads="1"/>
                          </wps:cNvSpPr>
                          <wps:spPr bwMode="auto">
                            <a:xfrm>
                              <a:off x="3533" y="6298"/>
                              <a:ext cx="1522" cy="21"/>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119"/>
                          <wps:cNvSpPr>
                            <a:spLocks noChangeArrowheads="1"/>
                          </wps:cNvSpPr>
                          <wps:spPr bwMode="auto">
                            <a:xfrm>
                              <a:off x="3533" y="6319"/>
                              <a:ext cx="1522" cy="2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120"/>
                          <wps:cNvSpPr>
                            <a:spLocks noChangeArrowheads="1"/>
                          </wps:cNvSpPr>
                          <wps:spPr bwMode="auto">
                            <a:xfrm>
                              <a:off x="3533" y="6340"/>
                              <a:ext cx="1522" cy="11"/>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121"/>
                          <wps:cNvSpPr>
                            <a:spLocks noChangeArrowheads="1"/>
                          </wps:cNvSpPr>
                          <wps:spPr bwMode="auto">
                            <a:xfrm>
                              <a:off x="3533" y="6351"/>
                              <a:ext cx="1522" cy="10"/>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122"/>
                          <wps:cNvSpPr>
                            <a:spLocks noChangeArrowheads="1"/>
                          </wps:cNvSpPr>
                          <wps:spPr bwMode="auto">
                            <a:xfrm>
                              <a:off x="3533" y="6361"/>
                              <a:ext cx="1522"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123"/>
                          <wps:cNvSpPr>
                            <a:spLocks noChangeArrowheads="1"/>
                          </wps:cNvSpPr>
                          <wps:spPr bwMode="auto">
                            <a:xfrm>
                              <a:off x="3533" y="6371"/>
                              <a:ext cx="1522" cy="1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124"/>
                          <wps:cNvSpPr>
                            <a:spLocks noChangeArrowheads="1"/>
                          </wps:cNvSpPr>
                          <wps:spPr bwMode="auto">
                            <a:xfrm>
                              <a:off x="3533" y="6382"/>
                              <a:ext cx="1522" cy="10"/>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125"/>
                          <wps:cNvSpPr>
                            <a:spLocks noChangeArrowheads="1"/>
                          </wps:cNvSpPr>
                          <wps:spPr bwMode="auto">
                            <a:xfrm>
                              <a:off x="3533" y="6392"/>
                              <a:ext cx="1522" cy="11"/>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126"/>
                          <wps:cNvSpPr>
                            <a:spLocks noChangeArrowheads="1"/>
                          </wps:cNvSpPr>
                          <wps:spPr bwMode="auto">
                            <a:xfrm>
                              <a:off x="3533" y="6403"/>
                              <a:ext cx="1522" cy="10"/>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127"/>
                          <wps:cNvSpPr>
                            <a:spLocks noChangeArrowheads="1"/>
                          </wps:cNvSpPr>
                          <wps:spPr bwMode="auto">
                            <a:xfrm>
                              <a:off x="3533" y="6413"/>
                              <a:ext cx="1522" cy="1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Freeform 128"/>
                          <wps:cNvSpPr>
                            <a:spLocks/>
                          </wps:cNvSpPr>
                          <wps:spPr bwMode="auto">
                            <a:xfrm>
                              <a:off x="3533" y="5881"/>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Rectangle 129"/>
                          <wps:cNvSpPr>
                            <a:spLocks noChangeArrowheads="1"/>
                          </wps:cNvSpPr>
                          <wps:spPr bwMode="auto">
                            <a:xfrm>
                              <a:off x="4013" y="5944"/>
                              <a:ext cx="50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D3421" w14:textId="35AE254C" w:rsidR="007C615B" w:rsidRDefault="007C615B">
                                <w:r>
                                  <w:rPr>
                                    <w:rFonts w:ascii="Arial" w:hAnsi="Arial" w:cs="Arial"/>
                                    <w:color w:val="000000"/>
                                    <w:sz w:val="10"/>
                                    <w:szCs w:val="10"/>
                                  </w:rPr>
                                  <w:t>«CodeList»</w:t>
                                </w:r>
                              </w:p>
                            </w:txbxContent>
                          </wps:txbx>
                          <wps:bodyPr rot="0" vert="horz" wrap="none" lIns="0" tIns="0" rIns="0" bIns="0" anchor="t" anchorCtr="0">
                            <a:spAutoFit/>
                          </wps:bodyPr>
                        </wps:wsp>
                        <wps:wsp>
                          <wps:cNvPr id="254" name="Rectangle 130"/>
                          <wps:cNvSpPr>
                            <a:spLocks noChangeArrowheads="1"/>
                          </wps:cNvSpPr>
                          <wps:spPr bwMode="auto">
                            <a:xfrm>
                              <a:off x="3617" y="6080"/>
                              <a:ext cx="127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9B411" w14:textId="52DEDAEC" w:rsidR="007C615B" w:rsidRDefault="007C615B">
                                <w:r>
                                  <w:rPr>
                                    <w:rFonts w:ascii="Arial" w:hAnsi="Arial" w:cs="Arial"/>
                                    <w:b/>
                                    <w:bCs/>
                                    <w:color w:val="000000"/>
                                    <w:sz w:val="10"/>
                                    <w:szCs w:val="10"/>
                                  </w:rPr>
                                  <w:t>GeologicRelationshipTerm</w:t>
                                </w:r>
                              </w:p>
                            </w:txbxContent>
                          </wps:txbx>
                          <wps:bodyPr rot="0" vert="horz" wrap="none" lIns="0" tIns="0" rIns="0" bIns="0" anchor="t" anchorCtr="0">
                            <a:spAutoFit/>
                          </wps:bodyPr>
                        </wps:wsp>
                        <wps:wsp>
                          <wps:cNvPr id="255" name="Freeform 131"/>
                          <wps:cNvSpPr>
                            <a:spLocks/>
                          </wps:cNvSpPr>
                          <wps:spPr bwMode="auto">
                            <a:xfrm>
                              <a:off x="3575" y="6611"/>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solidFill>
                              <a:srgbClr val="CCCFD7"/>
                            </a:solidFill>
                            <a:ln w="0">
                              <a:solidFill>
                                <a:srgbClr val="000000"/>
                              </a:solidFill>
                              <a:prstDash val="solid"/>
                              <a:round/>
                              <a:headEnd/>
                              <a:tailEnd/>
                            </a:ln>
                          </wps:spPr>
                          <wps:bodyPr rot="0" vert="horz" wrap="square" lIns="91440" tIns="45720" rIns="91440" bIns="45720" anchor="t" anchorCtr="0" upright="1">
                            <a:noAutofit/>
                          </wps:bodyPr>
                        </wps:wsp>
                        <wps:wsp>
                          <wps:cNvPr id="256" name="Rectangle 132"/>
                          <wps:cNvSpPr>
                            <a:spLocks noChangeArrowheads="1"/>
                          </wps:cNvSpPr>
                          <wps:spPr bwMode="auto">
                            <a:xfrm>
                              <a:off x="3544" y="6580"/>
                              <a:ext cx="1521"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133"/>
                          <wps:cNvSpPr>
                            <a:spLocks noChangeArrowheads="1"/>
                          </wps:cNvSpPr>
                          <wps:spPr bwMode="auto">
                            <a:xfrm>
                              <a:off x="3544" y="6590"/>
                              <a:ext cx="1521" cy="105"/>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134"/>
                          <wps:cNvSpPr>
                            <a:spLocks noChangeArrowheads="1"/>
                          </wps:cNvSpPr>
                          <wps:spPr bwMode="auto">
                            <a:xfrm>
                              <a:off x="3544" y="6695"/>
                              <a:ext cx="1521" cy="10"/>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135"/>
                          <wps:cNvSpPr>
                            <a:spLocks noChangeArrowheads="1"/>
                          </wps:cNvSpPr>
                          <wps:spPr bwMode="auto">
                            <a:xfrm>
                              <a:off x="3544" y="6705"/>
                              <a:ext cx="1521" cy="11"/>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136"/>
                          <wps:cNvSpPr>
                            <a:spLocks noChangeArrowheads="1"/>
                          </wps:cNvSpPr>
                          <wps:spPr bwMode="auto">
                            <a:xfrm>
                              <a:off x="3544" y="6716"/>
                              <a:ext cx="1521" cy="10"/>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137"/>
                          <wps:cNvSpPr>
                            <a:spLocks noChangeArrowheads="1"/>
                          </wps:cNvSpPr>
                          <wps:spPr bwMode="auto">
                            <a:xfrm>
                              <a:off x="3544" y="6726"/>
                              <a:ext cx="1521" cy="1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138"/>
                          <wps:cNvSpPr>
                            <a:spLocks noChangeArrowheads="1"/>
                          </wps:cNvSpPr>
                          <wps:spPr bwMode="auto">
                            <a:xfrm>
                              <a:off x="3544" y="6736"/>
                              <a:ext cx="1521" cy="11"/>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139"/>
                          <wps:cNvSpPr>
                            <a:spLocks noChangeArrowheads="1"/>
                          </wps:cNvSpPr>
                          <wps:spPr bwMode="auto">
                            <a:xfrm>
                              <a:off x="3544" y="6747"/>
                              <a:ext cx="1521" cy="2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140"/>
                          <wps:cNvSpPr>
                            <a:spLocks noChangeArrowheads="1"/>
                          </wps:cNvSpPr>
                          <wps:spPr bwMode="auto">
                            <a:xfrm>
                              <a:off x="3544" y="6768"/>
                              <a:ext cx="1521" cy="1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141"/>
                          <wps:cNvSpPr>
                            <a:spLocks noChangeArrowheads="1"/>
                          </wps:cNvSpPr>
                          <wps:spPr bwMode="auto">
                            <a:xfrm>
                              <a:off x="3544" y="6778"/>
                              <a:ext cx="1521" cy="11"/>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142"/>
                          <wps:cNvSpPr>
                            <a:spLocks noChangeArrowheads="1"/>
                          </wps:cNvSpPr>
                          <wps:spPr bwMode="auto">
                            <a:xfrm>
                              <a:off x="3544" y="6789"/>
                              <a:ext cx="1521" cy="10"/>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143"/>
                          <wps:cNvSpPr>
                            <a:spLocks noChangeArrowheads="1"/>
                          </wps:cNvSpPr>
                          <wps:spPr bwMode="auto">
                            <a:xfrm>
                              <a:off x="3544" y="6799"/>
                              <a:ext cx="1521" cy="2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144"/>
                          <wps:cNvSpPr>
                            <a:spLocks noChangeArrowheads="1"/>
                          </wps:cNvSpPr>
                          <wps:spPr bwMode="auto">
                            <a:xfrm>
                              <a:off x="3544" y="6820"/>
                              <a:ext cx="1521" cy="10"/>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145"/>
                          <wps:cNvSpPr>
                            <a:spLocks noChangeArrowheads="1"/>
                          </wps:cNvSpPr>
                          <wps:spPr bwMode="auto">
                            <a:xfrm>
                              <a:off x="3544" y="6830"/>
                              <a:ext cx="1521" cy="11"/>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146"/>
                          <wps:cNvSpPr>
                            <a:spLocks noChangeArrowheads="1"/>
                          </wps:cNvSpPr>
                          <wps:spPr bwMode="auto">
                            <a:xfrm>
                              <a:off x="3544" y="6841"/>
                              <a:ext cx="1521" cy="10"/>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147"/>
                          <wps:cNvSpPr>
                            <a:spLocks noChangeArrowheads="1"/>
                          </wps:cNvSpPr>
                          <wps:spPr bwMode="auto">
                            <a:xfrm>
                              <a:off x="3544" y="6851"/>
                              <a:ext cx="1521" cy="21"/>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148"/>
                          <wps:cNvSpPr>
                            <a:spLocks noChangeArrowheads="1"/>
                          </wps:cNvSpPr>
                          <wps:spPr bwMode="auto">
                            <a:xfrm>
                              <a:off x="3544" y="6872"/>
                              <a:ext cx="1521" cy="10"/>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149"/>
                          <wps:cNvSpPr>
                            <a:spLocks noChangeArrowheads="1"/>
                          </wps:cNvSpPr>
                          <wps:spPr bwMode="auto">
                            <a:xfrm>
                              <a:off x="3544" y="6882"/>
                              <a:ext cx="1521" cy="11"/>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150"/>
                          <wps:cNvSpPr>
                            <a:spLocks noChangeArrowheads="1"/>
                          </wps:cNvSpPr>
                          <wps:spPr bwMode="auto">
                            <a:xfrm>
                              <a:off x="3544" y="6893"/>
                              <a:ext cx="1521" cy="21"/>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151"/>
                          <wps:cNvSpPr>
                            <a:spLocks noChangeArrowheads="1"/>
                          </wps:cNvSpPr>
                          <wps:spPr bwMode="auto">
                            <a:xfrm>
                              <a:off x="3544" y="6914"/>
                              <a:ext cx="1521"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152"/>
                          <wps:cNvSpPr>
                            <a:spLocks noChangeArrowheads="1"/>
                          </wps:cNvSpPr>
                          <wps:spPr bwMode="auto">
                            <a:xfrm>
                              <a:off x="3544" y="6924"/>
                              <a:ext cx="1521" cy="11"/>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153"/>
                          <wps:cNvSpPr>
                            <a:spLocks noChangeArrowheads="1"/>
                          </wps:cNvSpPr>
                          <wps:spPr bwMode="auto">
                            <a:xfrm>
                              <a:off x="3544" y="6935"/>
                              <a:ext cx="1521"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154"/>
                          <wps:cNvSpPr>
                            <a:spLocks noChangeArrowheads="1"/>
                          </wps:cNvSpPr>
                          <wps:spPr bwMode="auto">
                            <a:xfrm>
                              <a:off x="3544" y="6945"/>
                              <a:ext cx="1521" cy="2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155"/>
                          <wps:cNvSpPr>
                            <a:spLocks noChangeArrowheads="1"/>
                          </wps:cNvSpPr>
                          <wps:spPr bwMode="auto">
                            <a:xfrm>
                              <a:off x="3544" y="6966"/>
                              <a:ext cx="1521" cy="21"/>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156"/>
                          <wps:cNvSpPr>
                            <a:spLocks noChangeArrowheads="1"/>
                          </wps:cNvSpPr>
                          <wps:spPr bwMode="auto">
                            <a:xfrm>
                              <a:off x="3544" y="6987"/>
                              <a:ext cx="1521" cy="1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157"/>
                          <wps:cNvSpPr>
                            <a:spLocks noChangeArrowheads="1"/>
                          </wps:cNvSpPr>
                          <wps:spPr bwMode="auto">
                            <a:xfrm>
                              <a:off x="3544" y="6997"/>
                              <a:ext cx="1521" cy="21"/>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Rectangle 158"/>
                          <wps:cNvSpPr>
                            <a:spLocks noChangeArrowheads="1"/>
                          </wps:cNvSpPr>
                          <wps:spPr bwMode="auto">
                            <a:xfrm>
                              <a:off x="3544" y="7018"/>
                              <a:ext cx="1521" cy="2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159"/>
                          <wps:cNvSpPr>
                            <a:spLocks noChangeArrowheads="1"/>
                          </wps:cNvSpPr>
                          <wps:spPr bwMode="auto">
                            <a:xfrm>
                              <a:off x="3544" y="7039"/>
                              <a:ext cx="1521" cy="1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160"/>
                          <wps:cNvSpPr>
                            <a:spLocks noChangeArrowheads="1"/>
                          </wps:cNvSpPr>
                          <wps:spPr bwMode="auto">
                            <a:xfrm>
                              <a:off x="3544" y="7049"/>
                              <a:ext cx="1521" cy="11"/>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161"/>
                          <wps:cNvSpPr>
                            <a:spLocks noChangeArrowheads="1"/>
                          </wps:cNvSpPr>
                          <wps:spPr bwMode="auto">
                            <a:xfrm>
                              <a:off x="3544" y="7060"/>
                              <a:ext cx="1521"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162"/>
                          <wps:cNvSpPr>
                            <a:spLocks noChangeArrowheads="1"/>
                          </wps:cNvSpPr>
                          <wps:spPr bwMode="auto">
                            <a:xfrm>
                              <a:off x="3544" y="7070"/>
                              <a:ext cx="1521" cy="1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163"/>
                          <wps:cNvSpPr>
                            <a:spLocks noChangeArrowheads="1"/>
                          </wps:cNvSpPr>
                          <wps:spPr bwMode="auto">
                            <a:xfrm>
                              <a:off x="3544" y="7081"/>
                              <a:ext cx="1521" cy="10"/>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164"/>
                          <wps:cNvSpPr>
                            <a:spLocks noChangeArrowheads="1"/>
                          </wps:cNvSpPr>
                          <wps:spPr bwMode="auto">
                            <a:xfrm>
                              <a:off x="3544" y="7091"/>
                              <a:ext cx="1521" cy="10"/>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165"/>
                          <wps:cNvSpPr>
                            <a:spLocks noChangeArrowheads="1"/>
                          </wps:cNvSpPr>
                          <wps:spPr bwMode="auto">
                            <a:xfrm>
                              <a:off x="3544" y="7101"/>
                              <a:ext cx="1521" cy="11"/>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166"/>
                          <wps:cNvSpPr>
                            <a:spLocks noChangeArrowheads="1"/>
                          </wps:cNvSpPr>
                          <wps:spPr bwMode="auto">
                            <a:xfrm>
                              <a:off x="3544" y="7112"/>
                              <a:ext cx="1521"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Freeform 167"/>
                          <wps:cNvSpPr>
                            <a:spLocks/>
                          </wps:cNvSpPr>
                          <wps:spPr bwMode="auto">
                            <a:xfrm>
                              <a:off x="3544" y="6580"/>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Rectangle 168"/>
                          <wps:cNvSpPr>
                            <a:spLocks noChangeArrowheads="1"/>
                          </wps:cNvSpPr>
                          <wps:spPr bwMode="auto">
                            <a:xfrm>
                              <a:off x="4023" y="6643"/>
                              <a:ext cx="50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18226" w14:textId="071EE5FB" w:rsidR="007C615B" w:rsidRDefault="007C615B">
                                <w:r>
                                  <w:rPr>
                                    <w:rFonts w:ascii="Arial" w:hAnsi="Arial" w:cs="Arial"/>
                                    <w:color w:val="000000"/>
                                    <w:sz w:val="10"/>
                                    <w:szCs w:val="10"/>
                                  </w:rPr>
                                  <w:t>«CodeList»</w:t>
                                </w:r>
                              </w:p>
                            </w:txbxContent>
                          </wps:txbx>
                          <wps:bodyPr rot="0" vert="horz" wrap="none" lIns="0" tIns="0" rIns="0" bIns="0" anchor="t" anchorCtr="0">
                            <a:spAutoFit/>
                          </wps:bodyPr>
                        </wps:wsp>
                        <wps:wsp>
                          <wps:cNvPr id="293" name="Rectangle 169"/>
                          <wps:cNvSpPr>
                            <a:spLocks noChangeArrowheads="1"/>
                          </wps:cNvSpPr>
                          <wps:spPr bwMode="auto">
                            <a:xfrm>
                              <a:off x="3856" y="6778"/>
                              <a:ext cx="85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995BD" w14:textId="66B7C23E" w:rsidR="007C615B" w:rsidRDefault="007C615B">
                                <w:r>
                                  <w:rPr>
                                    <w:rFonts w:ascii="Arial" w:hAnsi="Arial" w:cs="Arial"/>
                                    <w:b/>
                                    <w:bCs/>
                                    <w:color w:val="000000"/>
                                    <w:sz w:val="10"/>
                                    <w:szCs w:val="10"/>
                                  </w:rPr>
                                  <w:t>RelationRoleTerm</w:t>
                                </w:r>
                              </w:p>
                            </w:txbxContent>
                          </wps:txbx>
                          <wps:bodyPr rot="0" vert="horz" wrap="none" lIns="0" tIns="0" rIns="0" bIns="0" anchor="t" anchorCtr="0">
                            <a:spAutoFit/>
                          </wps:bodyPr>
                        </wps:wsp>
                        <wps:wsp>
                          <wps:cNvPr id="294" name="Freeform 170"/>
                          <wps:cNvSpPr>
                            <a:spLocks/>
                          </wps:cNvSpPr>
                          <wps:spPr bwMode="auto">
                            <a:xfrm>
                              <a:off x="3502" y="1345"/>
                              <a:ext cx="2189" cy="1095"/>
                            </a:xfrm>
                            <a:custGeom>
                              <a:avLst/>
                              <a:gdLst>
                                <a:gd name="T0" fmla="*/ 3320 w 3360"/>
                                <a:gd name="T1" fmla="*/ 0 h 1680"/>
                                <a:gd name="T2" fmla="*/ 3360 w 3360"/>
                                <a:gd name="T3" fmla="*/ 40 h 1680"/>
                                <a:gd name="T4" fmla="*/ 3360 w 3360"/>
                                <a:gd name="T5" fmla="*/ 40 h 1680"/>
                                <a:gd name="T6" fmla="*/ 3360 w 3360"/>
                                <a:gd name="T7" fmla="*/ 1640 h 1680"/>
                                <a:gd name="T8" fmla="*/ 3360 w 3360"/>
                                <a:gd name="T9" fmla="*/ 1640 h 1680"/>
                                <a:gd name="T10" fmla="*/ 3320 w 3360"/>
                                <a:gd name="T11" fmla="*/ 1680 h 1680"/>
                                <a:gd name="T12" fmla="*/ 3320 w 3360"/>
                                <a:gd name="T13" fmla="*/ 1680 h 1680"/>
                                <a:gd name="T14" fmla="*/ 3320 w 3360"/>
                                <a:gd name="T15" fmla="*/ 1680 h 1680"/>
                                <a:gd name="T16" fmla="*/ 40 w 3360"/>
                                <a:gd name="T17" fmla="*/ 1680 h 1680"/>
                                <a:gd name="T18" fmla="*/ 40 w 3360"/>
                                <a:gd name="T19" fmla="*/ 1680 h 1680"/>
                                <a:gd name="T20" fmla="*/ 0 w 3360"/>
                                <a:gd name="T21" fmla="*/ 1640 h 1680"/>
                                <a:gd name="T22" fmla="*/ 0 w 3360"/>
                                <a:gd name="T23" fmla="*/ 1640 h 1680"/>
                                <a:gd name="T24" fmla="*/ 0 w 3360"/>
                                <a:gd name="T25" fmla="*/ 40 h 1680"/>
                                <a:gd name="T26" fmla="*/ 40 w 3360"/>
                                <a:gd name="T27" fmla="*/ 0 h 1680"/>
                                <a:gd name="T28" fmla="*/ 40 w 3360"/>
                                <a:gd name="T29" fmla="*/ 0 h 1680"/>
                                <a:gd name="T30" fmla="*/ 3320 w 3360"/>
                                <a:gd name="T31" fmla="*/ 0 h 1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360" h="1680">
                                  <a:moveTo>
                                    <a:pt x="3320" y="0"/>
                                  </a:moveTo>
                                  <a:cubicBezTo>
                                    <a:pt x="3343" y="0"/>
                                    <a:pt x="3360" y="18"/>
                                    <a:pt x="3360" y="40"/>
                                  </a:cubicBezTo>
                                  <a:lnTo>
                                    <a:pt x="3360" y="40"/>
                                  </a:lnTo>
                                  <a:lnTo>
                                    <a:pt x="3360" y="1640"/>
                                  </a:lnTo>
                                  <a:lnTo>
                                    <a:pt x="3360" y="1640"/>
                                  </a:lnTo>
                                  <a:cubicBezTo>
                                    <a:pt x="3360" y="1663"/>
                                    <a:pt x="3343" y="1680"/>
                                    <a:pt x="3320" y="1680"/>
                                  </a:cubicBezTo>
                                  <a:cubicBezTo>
                                    <a:pt x="3320" y="1680"/>
                                    <a:pt x="3320" y="1680"/>
                                    <a:pt x="3320" y="1680"/>
                                  </a:cubicBezTo>
                                  <a:lnTo>
                                    <a:pt x="3320" y="1680"/>
                                  </a:lnTo>
                                  <a:lnTo>
                                    <a:pt x="40" y="1680"/>
                                  </a:lnTo>
                                  <a:lnTo>
                                    <a:pt x="40" y="1680"/>
                                  </a:lnTo>
                                  <a:cubicBezTo>
                                    <a:pt x="18" y="1680"/>
                                    <a:pt x="0" y="1663"/>
                                    <a:pt x="0" y="1640"/>
                                  </a:cubicBezTo>
                                  <a:lnTo>
                                    <a:pt x="0" y="1640"/>
                                  </a:lnTo>
                                  <a:lnTo>
                                    <a:pt x="0" y="40"/>
                                  </a:lnTo>
                                  <a:cubicBezTo>
                                    <a:pt x="0" y="18"/>
                                    <a:pt x="18" y="0"/>
                                    <a:pt x="40" y="0"/>
                                  </a:cubicBezTo>
                                  <a:lnTo>
                                    <a:pt x="40" y="0"/>
                                  </a:lnTo>
                                  <a:lnTo>
                                    <a:pt x="3320" y="0"/>
                                  </a:lnTo>
                                  <a:close/>
                                </a:path>
                              </a:pathLst>
                            </a:custGeom>
                            <a:solidFill>
                              <a:srgbClr val="BBC1D0"/>
                            </a:solidFill>
                            <a:ln w="0">
                              <a:solidFill>
                                <a:srgbClr val="000000"/>
                              </a:solidFill>
                              <a:prstDash val="solid"/>
                              <a:round/>
                              <a:headEnd/>
                              <a:tailEnd/>
                            </a:ln>
                          </wps:spPr>
                          <wps:bodyPr rot="0" vert="horz" wrap="square" lIns="91440" tIns="45720" rIns="91440" bIns="45720" anchor="t" anchorCtr="0" upright="1">
                            <a:noAutofit/>
                          </wps:bodyPr>
                        </wps:wsp>
                        <wps:wsp>
                          <wps:cNvPr id="295" name="Rectangle 171"/>
                          <wps:cNvSpPr>
                            <a:spLocks noChangeArrowheads="1"/>
                          </wps:cNvSpPr>
                          <wps:spPr bwMode="auto">
                            <a:xfrm>
                              <a:off x="3471" y="1314"/>
                              <a:ext cx="2199" cy="1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172"/>
                          <wps:cNvSpPr>
                            <a:spLocks noChangeArrowheads="1"/>
                          </wps:cNvSpPr>
                          <wps:spPr bwMode="auto">
                            <a:xfrm>
                              <a:off x="3471" y="1324"/>
                              <a:ext cx="2199" cy="2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173"/>
                          <wps:cNvSpPr>
                            <a:spLocks noChangeArrowheads="1"/>
                          </wps:cNvSpPr>
                          <wps:spPr bwMode="auto">
                            <a:xfrm>
                              <a:off x="3471" y="1575"/>
                              <a:ext cx="2199" cy="41"/>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174"/>
                          <wps:cNvSpPr>
                            <a:spLocks noChangeArrowheads="1"/>
                          </wps:cNvSpPr>
                          <wps:spPr bwMode="auto">
                            <a:xfrm>
                              <a:off x="3471" y="1616"/>
                              <a:ext cx="2199" cy="4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175"/>
                          <wps:cNvSpPr>
                            <a:spLocks noChangeArrowheads="1"/>
                          </wps:cNvSpPr>
                          <wps:spPr bwMode="auto">
                            <a:xfrm>
                              <a:off x="3471" y="1658"/>
                              <a:ext cx="2199" cy="52"/>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176"/>
                          <wps:cNvSpPr>
                            <a:spLocks noChangeArrowheads="1"/>
                          </wps:cNvSpPr>
                          <wps:spPr bwMode="auto">
                            <a:xfrm>
                              <a:off x="3471" y="1710"/>
                              <a:ext cx="2199" cy="52"/>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177"/>
                          <wps:cNvSpPr>
                            <a:spLocks noChangeArrowheads="1"/>
                          </wps:cNvSpPr>
                          <wps:spPr bwMode="auto">
                            <a:xfrm>
                              <a:off x="3471" y="1762"/>
                              <a:ext cx="2199" cy="52"/>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178"/>
                          <wps:cNvSpPr>
                            <a:spLocks noChangeArrowheads="1"/>
                          </wps:cNvSpPr>
                          <wps:spPr bwMode="auto">
                            <a:xfrm>
                              <a:off x="3471" y="1814"/>
                              <a:ext cx="2199" cy="53"/>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179"/>
                          <wps:cNvSpPr>
                            <a:spLocks noChangeArrowheads="1"/>
                          </wps:cNvSpPr>
                          <wps:spPr bwMode="auto">
                            <a:xfrm>
                              <a:off x="3471" y="1867"/>
                              <a:ext cx="2199" cy="3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180"/>
                          <wps:cNvSpPr>
                            <a:spLocks noChangeArrowheads="1"/>
                          </wps:cNvSpPr>
                          <wps:spPr bwMode="auto">
                            <a:xfrm>
                              <a:off x="3471" y="1898"/>
                              <a:ext cx="2199" cy="52"/>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181"/>
                          <wps:cNvSpPr>
                            <a:spLocks noChangeArrowheads="1"/>
                          </wps:cNvSpPr>
                          <wps:spPr bwMode="auto">
                            <a:xfrm>
                              <a:off x="3471" y="1950"/>
                              <a:ext cx="2199" cy="52"/>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182"/>
                          <wps:cNvSpPr>
                            <a:spLocks noChangeArrowheads="1"/>
                          </wps:cNvSpPr>
                          <wps:spPr bwMode="auto">
                            <a:xfrm>
                              <a:off x="3471" y="2002"/>
                              <a:ext cx="2199" cy="52"/>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183"/>
                          <wps:cNvSpPr>
                            <a:spLocks noChangeArrowheads="1"/>
                          </wps:cNvSpPr>
                          <wps:spPr bwMode="auto">
                            <a:xfrm>
                              <a:off x="3471" y="2054"/>
                              <a:ext cx="2199" cy="52"/>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184"/>
                          <wps:cNvSpPr>
                            <a:spLocks noChangeArrowheads="1"/>
                          </wps:cNvSpPr>
                          <wps:spPr bwMode="auto">
                            <a:xfrm>
                              <a:off x="3471" y="2106"/>
                              <a:ext cx="2199" cy="32"/>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185"/>
                          <wps:cNvSpPr>
                            <a:spLocks noChangeArrowheads="1"/>
                          </wps:cNvSpPr>
                          <wps:spPr bwMode="auto">
                            <a:xfrm>
                              <a:off x="3471" y="2138"/>
                              <a:ext cx="2199" cy="52"/>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186"/>
                          <wps:cNvSpPr>
                            <a:spLocks noChangeArrowheads="1"/>
                          </wps:cNvSpPr>
                          <wps:spPr bwMode="auto">
                            <a:xfrm>
                              <a:off x="3471" y="2190"/>
                              <a:ext cx="2199" cy="52"/>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187"/>
                          <wps:cNvSpPr>
                            <a:spLocks noChangeArrowheads="1"/>
                          </wps:cNvSpPr>
                          <wps:spPr bwMode="auto">
                            <a:xfrm>
                              <a:off x="3471" y="2242"/>
                              <a:ext cx="2199" cy="5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188"/>
                          <wps:cNvSpPr>
                            <a:spLocks noChangeArrowheads="1"/>
                          </wps:cNvSpPr>
                          <wps:spPr bwMode="auto">
                            <a:xfrm>
                              <a:off x="3471" y="2294"/>
                              <a:ext cx="2199" cy="52"/>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189"/>
                          <wps:cNvSpPr>
                            <a:spLocks noChangeArrowheads="1"/>
                          </wps:cNvSpPr>
                          <wps:spPr bwMode="auto">
                            <a:xfrm>
                              <a:off x="3471" y="2346"/>
                              <a:ext cx="2199" cy="32"/>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190"/>
                          <wps:cNvSpPr>
                            <a:spLocks noChangeArrowheads="1"/>
                          </wps:cNvSpPr>
                          <wps:spPr bwMode="auto">
                            <a:xfrm>
                              <a:off x="3471" y="2378"/>
                              <a:ext cx="2199" cy="41"/>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Freeform 191"/>
                          <wps:cNvSpPr>
                            <a:spLocks/>
                          </wps:cNvSpPr>
                          <wps:spPr bwMode="auto">
                            <a:xfrm>
                              <a:off x="3471" y="1314"/>
                              <a:ext cx="2188" cy="1095"/>
                            </a:xfrm>
                            <a:custGeom>
                              <a:avLst/>
                              <a:gdLst>
                                <a:gd name="T0" fmla="*/ 3320 w 3360"/>
                                <a:gd name="T1" fmla="*/ 0 h 1680"/>
                                <a:gd name="T2" fmla="*/ 3360 w 3360"/>
                                <a:gd name="T3" fmla="*/ 40 h 1680"/>
                                <a:gd name="T4" fmla="*/ 3360 w 3360"/>
                                <a:gd name="T5" fmla="*/ 40 h 1680"/>
                                <a:gd name="T6" fmla="*/ 3360 w 3360"/>
                                <a:gd name="T7" fmla="*/ 1640 h 1680"/>
                                <a:gd name="T8" fmla="*/ 3360 w 3360"/>
                                <a:gd name="T9" fmla="*/ 1640 h 1680"/>
                                <a:gd name="T10" fmla="*/ 3320 w 3360"/>
                                <a:gd name="T11" fmla="*/ 1680 h 1680"/>
                                <a:gd name="T12" fmla="*/ 3320 w 3360"/>
                                <a:gd name="T13" fmla="*/ 1680 h 1680"/>
                                <a:gd name="T14" fmla="*/ 3320 w 3360"/>
                                <a:gd name="T15" fmla="*/ 1680 h 1680"/>
                                <a:gd name="T16" fmla="*/ 40 w 3360"/>
                                <a:gd name="T17" fmla="*/ 1680 h 1680"/>
                                <a:gd name="T18" fmla="*/ 40 w 3360"/>
                                <a:gd name="T19" fmla="*/ 1680 h 1680"/>
                                <a:gd name="T20" fmla="*/ 0 w 3360"/>
                                <a:gd name="T21" fmla="*/ 1640 h 1680"/>
                                <a:gd name="T22" fmla="*/ 0 w 3360"/>
                                <a:gd name="T23" fmla="*/ 1640 h 1680"/>
                                <a:gd name="T24" fmla="*/ 0 w 3360"/>
                                <a:gd name="T25" fmla="*/ 40 h 1680"/>
                                <a:gd name="T26" fmla="*/ 40 w 3360"/>
                                <a:gd name="T27" fmla="*/ 0 h 1680"/>
                                <a:gd name="T28" fmla="*/ 40 w 3360"/>
                                <a:gd name="T29" fmla="*/ 0 h 1680"/>
                                <a:gd name="T30" fmla="*/ 3320 w 3360"/>
                                <a:gd name="T31" fmla="*/ 0 h 1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360" h="1680">
                                  <a:moveTo>
                                    <a:pt x="3320" y="0"/>
                                  </a:moveTo>
                                  <a:cubicBezTo>
                                    <a:pt x="3343" y="0"/>
                                    <a:pt x="3360" y="18"/>
                                    <a:pt x="3360" y="40"/>
                                  </a:cubicBezTo>
                                  <a:lnTo>
                                    <a:pt x="3360" y="40"/>
                                  </a:lnTo>
                                  <a:lnTo>
                                    <a:pt x="3360" y="1640"/>
                                  </a:lnTo>
                                  <a:lnTo>
                                    <a:pt x="3360" y="1640"/>
                                  </a:lnTo>
                                  <a:cubicBezTo>
                                    <a:pt x="3360" y="1663"/>
                                    <a:pt x="3343" y="1680"/>
                                    <a:pt x="3320" y="1680"/>
                                  </a:cubicBezTo>
                                  <a:cubicBezTo>
                                    <a:pt x="3320" y="1680"/>
                                    <a:pt x="3320" y="1680"/>
                                    <a:pt x="3320" y="1680"/>
                                  </a:cubicBezTo>
                                  <a:lnTo>
                                    <a:pt x="3320" y="1680"/>
                                  </a:lnTo>
                                  <a:lnTo>
                                    <a:pt x="40" y="1680"/>
                                  </a:lnTo>
                                  <a:lnTo>
                                    <a:pt x="40" y="1680"/>
                                  </a:lnTo>
                                  <a:cubicBezTo>
                                    <a:pt x="18" y="1680"/>
                                    <a:pt x="0" y="1663"/>
                                    <a:pt x="0" y="1640"/>
                                  </a:cubicBezTo>
                                  <a:lnTo>
                                    <a:pt x="0" y="1640"/>
                                  </a:lnTo>
                                  <a:lnTo>
                                    <a:pt x="0" y="40"/>
                                  </a:lnTo>
                                  <a:cubicBezTo>
                                    <a:pt x="0" y="18"/>
                                    <a:pt x="18" y="0"/>
                                    <a:pt x="40" y="0"/>
                                  </a:cubicBezTo>
                                  <a:lnTo>
                                    <a:pt x="40" y="0"/>
                                  </a:lnTo>
                                  <a:lnTo>
                                    <a:pt x="332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Rectangle 192"/>
                          <wps:cNvSpPr>
                            <a:spLocks noChangeArrowheads="1"/>
                          </wps:cNvSpPr>
                          <wps:spPr bwMode="auto">
                            <a:xfrm>
                              <a:off x="4377" y="1377"/>
                              <a:ext cx="33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39F90" w14:textId="3E83FEA9" w:rsidR="007C615B" w:rsidRDefault="007C615B">
                                <w:r>
                                  <w:rPr>
                                    <w:rFonts w:ascii="Arial" w:hAnsi="Arial" w:cs="Arial"/>
                                    <w:color w:val="000000"/>
                                    <w:sz w:val="10"/>
                                    <w:szCs w:val="10"/>
                                  </w:rPr>
                                  <w:t>«Type»</w:t>
                                </w:r>
                              </w:p>
                            </w:txbxContent>
                          </wps:txbx>
                          <wps:bodyPr rot="0" vert="horz" wrap="none" lIns="0" tIns="0" rIns="0" bIns="0" anchor="t" anchorCtr="0">
                            <a:spAutoFit/>
                          </wps:bodyPr>
                        </wps:wsp>
                        <wps:wsp>
                          <wps:cNvPr id="317" name="Rectangle 193"/>
                          <wps:cNvSpPr>
                            <a:spLocks noChangeArrowheads="1"/>
                          </wps:cNvSpPr>
                          <wps:spPr bwMode="auto">
                            <a:xfrm>
                              <a:off x="3627" y="1512"/>
                              <a:ext cx="177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D7986" w14:textId="43B5ACCE" w:rsidR="007C615B" w:rsidRDefault="007C615B">
                                <w:r>
                                  <w:rPr>
                                    <w:rFonts w:ascii="Arial" w:hAnsi="Arial" w:cs="Arial"/>
                                    <w:b/>
                                    <w:bCs/>
                                    <w:color w:val="000000"/>
                                    <w:sz w:val="10"/>
                                    <w:szCs w:val="10"/>
                                  </w:rPr>
                                  <w:t>EarthMaterialDetails::ConstituentPart</w:t>
                                </w:r>
                              </w:p>
                            </w:txbxContent>
                          </wps:txbx>
                          <wps:bodyPr rot="0" vert="horz" wrap="none" lIns="0" tIns="0" rIns="0" bIns="0" anchor="t" anchorCtr="0">
                            <a:spAutoFit/>
                          </wps:bodyPr>
                        </wps:wsp>
                        <wps:wsp>
                          <wps:cNvPr id="318" name="Line 194"/>
                          <wps:cNvCnPr/>
                          <wps:spPr bwMode="auto">
                            <a:xfrm>
                              <a:off x="3471" y="1700"/>
                              <a:ext cx="2188"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 name="Rectangle 195"/>
                          <wps:cNvSpPr>
                            <a:spLocks noChangeArrowheads="1"/>
                          </wps:cNvSpPr>
                          <wps:spPr bwMode="auto">
                            <a:xfrm>
                              <a:off x="3606" y="1783"/>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331AE" w14:textId="347EE2DF" w:rsidR="007C615B" w:rsidRDefault="007C615B">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320" name="Rectangle 196"/>
                          <wps:cNvSpPr>
                            <a:spLocks noChangeArrowheads="1"/>
                          </wps:cNvSpPr>
                          <wps:spPr bwMode="auto">
                            <a:xfrm>
                              <a:off x="3523" y="1919"/>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2442E" w14:textId="0DF1F4AE" w:rsidR="007C615B" w:rsidRDefault="007C615B">
                                <w:r>
                                  <w:rPr>
                                    <w:rFonts w:ascii="Arial" w:hAnsi="Arial" w:cs="Arial"/>
                                    <w:color w:val="3C3C3C"/>
                                    <w:sz w:val="10"/>
                                    <w:szCs w:val="10"/>
                                  </w:rPr>
                                  <w:t xml:space="preserve">+ </w:t>
                                </w:r>
                              </w:p>
                            </w:txbxContent>
                          </wps:txbx>
                          <wps:bodyPr rot="0" vert="horz" wrap="none" lIns="0" tIns="0" rIns="0" bIns="0" anchor="t" anchorCtr="0">
                            <a:spAutoFit/>
                          </wps:bodyPr>
                        </wps:wsp>
                        <wps:wsp>
                          <wps:cNvPr id="321" name="Rectangle 197"/>
                          <wps:cNvSpPr>
                            <a:spLocks noChangeArrowheads="1"/>
                          </wps:cNvSpPr>
                          <wps:spPr bwMode="auto">
                            <a:xfrm>
                              <a:off x="3700" y="1919"/>
                              <a:ext cx="1601"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46D9D" w14:textId="688D08F2" w:rsidR="007C615B" w:rsidRDefault="007C615B">
                                <w:proofErr w:type="gramStart"/>
                                <w:r>
                                  <w:rPr>
                                    <w:rFonts w:ascii="Arial" w:hAnsi="Arial" w:cs="Arial"/>
                                    <w:color w:val="3C3C3C"/>
                                    <w:sz w:val="10"/>
                                    <w:szCs w:val="10"/>
                                  </w:rPr>
                                  <w:t>role</w:t>
                                </w:r>
                                <w:proofErr w:type="gramEnd"/>
                                <w:r>
                                  <w:rPr>
                                    <w:rFonts w:ascii="Arial" w:hAnsi="Arial" w:cs="Arial"/>
                                    <w:color w:val="3C3C3C"/>
                                    <w:sz w:val="10"/>
                                    <w:szCs w:val="10"/>
                                  </w:rPr>
                                  <w:t>: ConstituentPartRoleTerm [0..1]</w:t>
                                </w:r>
                              </w:p>
                            </w:txbxContent>
                          </wps:txbx>
                          <wps:bodyPr rot="0" vert="horz" wrap="none" lIns="0" tIns="0" rIns="0" bIns="0" anchor="t" anchorCtr="0">
                            <a:spAutoFit/>
                          </wps:bodyPr>
                        </wps:wsp>
                        <wps:wsp>
                          <wps:cNvPr id="322" name="Rectangle 198"/>
                          <wps:cNvSpPr>
                            <a:spLocks noChangeArrowheads="1"/>
                          </wps:cNvSpPr>
                          <wps:spPr bwMode="auto">
                            <a:xfrm>
                              <a:off x="3606" y="2096"/>
                              <a:ext cx="1351"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D07C8" w14:textId="41DC95D8" w:rsidR="007C615B" w:rsidRDefault="007C615B">
                                <w:r>
                                  <w:rPr>
                                    <w:rFonts w:ascii="Arial" w:hAnsi="Arial" w:cs="Arial"/>
                                    <w:color w:val="000000"/>
                                    <w:sz w:val="10"/>
                                    <w:szCs w:val="10"/>
                                  </w:rPr>
                                  <w:t>«</w:t>
                                </w:r>
                                <w:proofErr w:type="gramStart"/>
                                <w:r>
                                  <w:rPr>
                                    <w:rFonts w:ascii="Arial" w:hAnsi="Arial" w:cs="Arial"/>
                                    <w:color w:val="000000"/>
                                    <w:sz w:val="10"/>
                                    <w:szCs w:val="10"/>
                                  </w:rPr>
                                  <w:t>estimatedProperty</w:t>
                                </w:r>
                                <w:proofErr w:type="gramEnd"/>
                                <w:r>
                                  <w:rPr>
                                    <w:rFonts w:ascii="Arial" w:hAnsi="Arial" w:cs="Arial"/>
                                    <w:color w:val="000000"/>
                                    <w:sz w:val="10"/>
                                    <w:szCs w:val="10"/>
                                  </w:rPr>
                                  <w:t>, voidable»</w:t>
                                </w:r>
                              </w:p>
                            </w:txbxContent>
                          </wps:txbx>
                          <wps:bodyPr rot="0" vert="horz" wrap="none" lIns="0" tIns="0" rIns="0" bIns="0" anchor="t" anchorCtr="0">
                            <a:spAutoFit/>
                          </wps:bodyPr>
                        </wps:wsp>
                        <wps:wsp>
                          <wps:cNvPr id="323" name="Rectangle 199"/>
                          <wps:cNvSpPr>
                            <a:spLocks noChangeArrowheads="1"/>
                          </wps:cNvSpPr>
                          <wps:spPr bwMode="auto">
                            <a:xfrm>
                              <a:off x="3523" y="2232"/>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D5F3A" w14:textId="78BF7229" w:rsidR="007C615B" w:rsidRDefault="007C615B">
                                <w:r>
                                  <w:rPr>
                                    <w:rFonts w:ascii="Arial" w:hAnsi="Arial" w:cs="Arial"/>
                                    <w:color w:val="3C3C3C"/>
                                    <w:sz w:val="10"/>
                                    <w:szCs w:val="10"/>
                                  </w:rPr>
                                  <w:t xml:space="preserve">+ </w:t>
                                </w:r>
                              </w:p>
                            </w:txbxContent>
                          </wps:txbx>
                          <wps:bodyPr rot="0" vert="horz" wrap="none" lIns="0" tIns="0" rIns="0" bIns="0" anchor="t" anchorCtr="0">
                            <a:spAutoFit/>
                          </wps:bodyPr>
                        </wps:wsp>
                        <wps:wsp>
                          <wps:cNvPr id="324" name="Rectangle 200"/>
                          <wps:cNvSpPr>
                            <a:spLocks noChangeArrowheads="1"/>
                          </wps:cNvSpPr>
                          <wps:spPr bwMode="auto">
                            <a:xfrm>
                              <a:off x="3700" y="2232"/>
                              <a:ext cx="142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B7758" w14:textId="57CE3ECF" w:rsidR="007C615B" w:rsidRDefault="007C615B">
                                <w:proofErr w:type="gramStart"/>
                                <w:r>
                                  <w:rPr>
                                    <w:rFonts w:ascii="Arial" w:hAnsi="Arial" w:cs="Arial"/>
                                    <w:color w:val="3C3C3C"/>
                                    <w:sz w:val="10"/>
                                    <w:szCs w:val="10"/>
                                  </w:rPr>
                                  <w:t>proportion</w:t>
                                </w:r>
                                <w:proofErr w:type="gramEnd"/>
                                <w:r>
                                  <w:rPr>
                                    <w:rFonts w:ascii="Arial" w:hAnsi="Arial" w:cs="Arial"/>
                                    <w:color w:val="3C3C3C"/>
                                    <w:sz w:val="10"/>
                                    <w:szCs w:val="10"/>
                                  </w:rPr>
                                  <w:t>: QuantityRange [0..1]</w:t>
                                </w:r>
                              </w:p>
                            </w:txbxContent>
                          </wps:txbx>
                          <wps:bodyPr rot="0" vert="horz" wrap="none" lIns="0" tIns="0" rIns="0" bIns="0" anchor="t" anchorCtr="0">
                            <a:spAutoFit/>
                          </wps:bodyPr>
                        </wps:wsp>
                        <wps:wsp>
                          <wps:cNvPr id="325" name="Freeform 201"/>
                          <wps:cNvSpPr>
                            <a:spLocks/>
                          </wps:cNvSpPr>
                          <wps:spPr bwMode="auto">
                            <a:xfrm>
                              <a:off x="3398" y="4442"/>
                              <a:ext cx="2564" cy="1054"/>
                            </a:xfrm>
                            <a:custGeom>
                              <a:avLst/>
                              <a:gdLst>
                                <a:gd name="T0" fmla="*/ 3896 w 3936"/>
                                <a:gd name="T1" fmla="*/ 0 h 1616"/>
                                <a:gd name="T2" fmla="*/ 3936 w 3936"/>
                                <a:gd name="T3" fmla="*/ 40 h 1616"/>
                                <a:gd name="T4" fmla="*/ 3936 w 3936"/>
                                <a:gd name="T5" fmla="*/ 40 h 1616"/>
                                <a:gd name="T6" fmla="*/ 3936 w 3936"/>
                                <a:gd name="T7" fmla="*/ 1576 h 1616"/>
                                <a:gd name="T8" fmla="*/ 3936 w 3936"/>
                                <a:gd name="T9" fmla="*/ 1576 h 1616"/>
                                <a:gd name="T10" fmla="*/ 3896 w 3936"/>
                                <a:gd name="T11" fmla="*/ 1616 h 1616"/>
                                <a:gd name="T12" fmla="*/ 3896 w 3936"/>
                                <a:gd name="T13" fmla="*/ 1616 h 1616"/>
                                <a:gd name="T14" fmla="*/ 3896 w 3936"/>
                                <a:gd name="T15" fmla="*/ 1616 h 1616"/>
                                <a:gd name="T16" fmla="*/ 40 w 3936"/>
                                <a:gd name="T17" fmla="*/ 1616 h 1616"/>
                                <a:gd name="T18" fmla="*/ 40 w 3936"/>
                                <a:gd name="T19" fmla="*/ 1616 h 1616"/>
                                <a:gd name="T20" fmla="*/ 0 w 3936"/>
                                <a:gd name="T21" fmla="*/ 1576 h 1616"/>
                                <a:gd name="T22" fmla="*/ 0 w 3936"/>
                                <a:gd name="T23" fmla="*/ 1576 h 1616"/>
                                <a:gd name="T24" fmla="*/ 0 w 3936"/>
                                <a:gd name="T25" fmla="*/ 40 h 1616"/>
                                <a:gd name="T26" fmla="*/ 40 w 3936"/>
                                <a:gd name="T27" fmla="*/ 0 h 1616"/>
                                <a:gd name="T28" fmla="*/ 40 w 3936"/>
                                <a:gd name="T29" fmla="*/ 0 h 1616"/>
                                <a:gd name="T30" fmla="*/ 3896 w 3936"/>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36" h="1616">
                                  <a:moveTo>
                                    <a:pt x="3896" y="0"/>
                                  </a:moveTo>
                                  <a:cubicBezTo>
                                    <a:pt x="3919" y="0"/>
                                    <a:pt x="3936" y="18"/>
                                    <a:pt x="3936" y="40"/>
                                  </a:cubicBezTo>
                                  <a:lnTo>
                                    <a:pt x="3936" y="40"/>
                                  </a:lnTo>
                                  <a:lnTo>
                                    <a:pt x="3936" y="1576"/>
                                  </a:lnTo>
                                  <a:lnTo>
                                    <a:pt x="3936" y="1576"/>
                                  </a:lnTo>
                                  <a:cubicBezTo>
                                    <a:pt x="3936" y="1599"/>
                                    <a:pt x="3919" y="1616"/>
                                    <a:pt x="3896" y="1616"/>
                                  </a:cubicBezTo>
                                  <a:cubicBezTo>
                                    <a:pt x="3896" y="1616"/>
                                    <a:pt x="3896" y="1616"/>
                                    <a:pt x="3896" y="1616"/>
                                  </a:cubicBezTo>
                                  <a:lnTo>
                                    <a:pt x="3896" y="1616"/>
                                  </a:lnTo>
                                  <a:lnTo>
                                    <a:pt x="40" y="1616"/>
                                  </a:lnTo>
                                  <a:lnTo>
                                    <a:pt x="40" y="1616"/>
                                  </a:lnTo>
                                  <a:cubicBezTo>
                                    <a:pt x="18" y="1616"/>
                                    <a:pt x="0" y="1599"/>
                                    <a:pt x="0" y="1576"/>
                                  </a:cubicBezTo>
                                  <a:lnTo>
                                    <a:pt x="0" y="1576"/>
                                  </a:lnTo>
                                  <a:lnTo>
                                    <a:pt x="0" y="40"/>
                                  </a:lnTo>
                                  <a:cubicBezTo>
                                    <a:pt x="0" y="18"/>
                                    <a:pt x="18" y="0"/>
                                    <a:pt x="40" y="0"/>
                                  </a:cubicBezTo>
                                  <a:lnTo>
                                    <a:pt x="40" y="0"/>
                                  </a:lnTo>
                                  <a:lnTo>
                                    <a:pt x="3896" y="0"/>
                                  </a:lnTo>
                                  <a:close/>
                                </a:path>
                              </a:pathLst>
                            </a:custGeom>
                            <a:solidFill>
                              <a:srgbClr val="C6CAD5"/>
                            </a:solidFill>
                            <a:ln w="0">
                              <a:solidFill>
                                <a:srgbClr val="000000"/>
                              </a:solidFill>
                              <a:prstDash val="solid"/>
                              <a:round/>
                              <a:headEnd/>
                              <a:tailEnd/>
                            </a:ln>
                          </wps:spPr>
                          <wps:bodyPr rot="0" vert="horz" wrap="square" lIns="91440" tIns="45720" rIns="91440" bIns="45720" anchor="t" anchorCtr="0" upright="1">
                            <a:noAutofit/>
                          </wps:bodyPr>
                        </wps:wsp>
                        <wps:wsp>
                          <wps:cNvPr id="326" name="Rectangle 202"/>
                          <wps:cNvSpPr>
                            <a:spLocks noChangeArrowheads="1"/>
                          </wps:cNvSpPr>
                          <wps:spPr bwMode="auto">
                            <a:xfrm>
                              <a:off x="3366" y="4411"/>
                              <a:ext cx="2575"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Rectangle 203"/>
                          <wps:cNvSpPr>
                            <a:spLocks noChangeArrowheads="1"/>
                          </wps:cNvSpPr>
                          <wps:spPr bwMode="auto">
                            <a:xfrm>
                              <a:off x="3366" y="4421"/>
                              <a:ext cx="2575" cy="219"/>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Rectangle 204"/>
                          <wps:cNvSpPr>
                            <a:spLocks noChangeArrowheads="1"/>
                          </wps:cNvSpPr>
                          <wps:spPr bwMode="auto">
                            <a:xfrm>
                              <a:off x="3366" y="4640"/>
                              <a:ext cx="2575" cy="2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329" name="Rectangle 206"/>
                        <wps:cNvSpPr>
                          <a:spLocks noChangeArrowheads="1"/>
                        </wps:cNvSpPr>
                        <wps:spPr bwMode="auto">
                          <a:xfrm>
                            <a:off x="2137410" y="2959735"/>
                            <a:ext cx="1635125" cy="6985"/>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Rectangle 207"/>
                        <wps:cNvSpPr>
                          <a:spLocks noChangeArrowheads="1"/>
                        </wps:cNvSpPr>
                        <wps:spPr bwMode="auto">
                          <a:xfrm>
                            <a:off x="2137410" y="2966720"/>
                            <a:ext cx="1635125" cy="13335"/>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 name="Rectangle 208"/>
                        <wps:cNvSpPr>
                          <a:spLocks noChangeArrowheads="1"/>
                        </wps:cNvSpPr>
                        <wps:spPr bwMode="auto">
                          <a:xfrm>
                            <a:off x="2137410" y="2980055"/>
                            <a:ext cx="1635125" cy="635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Rectangle 209"/>
                        <wps:cNvSpPr>
                          <a:spLocks noChangeArrowheads="1"/>
                        </wps:cNvSpPr>
                        <wps:spPr bwMode="auto">
                          <a:xfrm>
                            <a:off x="2137410" y="2986405"/>
                            <a:ext cx="1635125" cy="13335"/>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210"/>
                        <wps:cNvSpPr>
                          <a:spLocks noChangeArrowheads="1"/>
                        </wps:cNvSpPr>
                        <wps:spPr bwMode="auto">
                          <a:xfrm>
                            <a:off x="2137410" y="2999740"/>
                            <a:ext cx="1635125" cy="13335"/>
                          </a:xfrm>
                          <a:prstGeom prst="rect">
                            <a:avLst/>
                          </a:prstGeom>
                          <a:solidFill>
                            <a:srgbClr val="FCF0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211"/>
                        <wps:cNvSpPr>
                          <a:spLocks noChangeArrowheads="1"/>
                        </wps:cNvSpPr>
                        <wps:spPr bwMode="auto">
                          <a:xfrm>
                            <a:off x="2137410" y="3013075"/>
                            <a:ext cx="1635125" cy="19685"/>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212"/>
                        <wps:cNvSpPr>
                          <a:spLocks noChangeArrowheads="1"/>
                        </wps:cNvSpPr>
                        <wps:spPr bwMode="auto">
                          <a:xfrm>
                            <a:off x="2137410" y="3032760"/>
                            <a:ext cx="1635125" cy="635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213"/>
                        <wps:cNvSpPr>
                          <a:spLocks noChangeArrowheads="1"/>
                        </wps:cNvSpPr>
                        <wps:spPr bwMode="auto">
                          <a:xfrm>
                            <a:off x="2137410" y="3039110"/>
                            <a:ext cx="1635125" cy="26670"/>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214"/>
                        <wps:cNvSpPr>
                          <a:spLocks noChangeArrowheads="1"/>
                        </wps:cNvSpPr>
                        <wps:spPr bwMode="auto">
                          <a:xfrm>
                            <a:off x="2137410" y="3065780"/>
                            <a:ext cx="1635125" cy="6985"/>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215"/>
                        <wps:cNvSpPr>
                          <a:spLocks noChangeArrowheads="1"/>
                        </wps:cNvSpPr>
                        <wps:spPr bwMode="auto">
                          <a:xfrm>
                            <a:off x="2137410" y="3072765"/>
                            <a:ext cx="1635125" cy="19685"/>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216"/>
                        <wps:cNvSpPr>
                          <a:spLocks noChangeArrowheads="1"/>
                        </wps:cNvSpPr>
                        <wps:spPr bwMode="auto">
                          <a:xfrm>
                            <a:off x="2137410" y="3092450"/>
                            <a:ext cx="1635125" cy="13335"/>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217"/>
                        <wps:cNvSpPr>
                          <a:spLocks noChangeArrowheads="1"/>
                        </wps:cNvSpPr>
                        <wps:spPr bwMode="auto">
                          <a:xfrm>
                            <a:off x="2137410" y="3105785"/>
                            <a:ext cx="1635125" cy="19685"/>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218"/>
                        <wps:cNvSpPr>
                          <a:spLocks noChangeArrowheads="1"/>
                        </wps:cNvSpPr>
                        <wps:spPr bwMode="auto">
                          <a:xfrm>
                            <a:off x="2137410" y="3125470"/>
                            <a:ext cx="1635125" cy="13335"/>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219"/>
                        <wps:cNvSpPr>
                          <a:spLocks noChangeArrowheads="1"/>
                        </wps:cNvSpPr>
                        <wps:spPr bwMode="auto">
                          <a:xfrm>
                            <a:off x="2137410" y="3138805"/>
                            <a:ext cx="1635125" cy="19685"/>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220"/>
                        <wps:cNvSpPr>
                          <a:spLocks noChangeArrowheads="1"/>
                        </wps:cNvSpPr>
                        <wps:spPr bwMode="auto">
                          <a:xfrm>
                            <a:off x="2137410" y="3158490"/>
                            <a:ext cx="1635125" cy="6985"/>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221"/>
                        <wps:cNvSpPr>
                          <a:spLocks noChangeArrowheads="1"/>
                        </wps:cNvSpPr>
                        <wps:spPr bwMode="auto">
                          <a:xfrm>
                            <a:off x="2137410" y="3165475"/>
                            <a:ext cx="1635125" cy="12700"/>
                          </a:xfrm>
                          <a:prstGeom prst="rect">
                            <a:avLst/>
                          </a:prstGeom>
                          <a:solidFill>
                            <a:srgbClr val="FAEB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222"/>
                        <wps:cNvSpPr>
                          <a:spLocks noChangeArrowheads="1"/>
                        </wps:cNvSpPr>
                        <wps:spPr bwMode="auto">
                          <a:xfrm>
                            <a:off x="2137410" y="3178175"/>
                            <a:ext cx="1635125" cy="13335"/>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223"/>
                        <wps:cNvSpPr>
                          <a:spLocks noChangeArrowheads="1"/>
                        </wps:cNvSpPr>
                        <wps:spPr bwMode="auto">
                          <a:xfrm>
                            <a:off x="2137410" y="3191510"/>
                            <a:ext cx="1635125" cy="20320"/>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224"/>
                        <wps:cNvSpPr>
                          <a:spLocks noChangeArrowheads="1"/>
                        </wps:cNvSpPr>
                        <wps:spPr bwMode="auto">
                          <a:xfrm>
                            <a:off x="2137410" y="3211830"/>
                            <a:ext cx="1635125" cy="635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225"/>
                        <wps:cNvSpPr>
                          <a:spLocks noChangeArrowheads="1"/>
                        </wps:cNvSpPr>
                        <wps:spPr bwMode="auto">
                          <a:xfrm>
                            <a:off x="2137410" y="3218180"/>
                            <a:ext cx="1635125" cy="26670"/>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226"/>
                        <wps:cNvSpPr>
                          <a:spLocks noChangeArrowheads="1"/>
                        </wps:cNvSpPr>
                        <wps:spPr bwMode="auto">
                          <a:xfrm>
                            <a:off x="2137410" y="3244850"/>
                            <a:ext cx="1635125" cy="635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227"/>
                        <wps:cNvSpPr>
                          <a:spLocks noChangeArrowheads="1"/>
                        </wps:cNvSpPr>
                        <wps:spPr bwMode="auto">
                          <a:xfrm>
                            <a:off x="2137410" y="3251200"/>
                            <a:ext cx="1635125" cy="19685"/>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228"/>
                        <wps:cNvSpPr>
                          <a:spLocks noChangeArrowheads="1"/>
                        </wps:cNvSpPr>
                        <wps:spPr bwMode="auto">
                          <a:xfrm>
                            <a:off x="2137410" y="3270885"/>
                            <a:ext cx="1635125" cy="13335"/>
                          </a:xfrm>
                          <a:prstGeom prst="rect">
                            <a:avLst/>
                          </a:prstGeom>
                          <a:solidFill>
                            <a:srgbClr val="F9E8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229"/>
                        <wps:cNvSpPr>
                          <a:spLocks noChangeArrowheads="1"/>
                        </wps:cNvSpPr>
                        <wps:spPr bwMode="auto">
                          <a:xfrm>
                            <a:off x="2137410" y="3284220"/>
                            <a:ext cx="1635125" cy="20320"/>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230"/>
                        <wps:cNvSpPr>
                          <a:spLocks noChangeArrowheads="1"/>
                        </wps:cNvSpPr>
                        <wps:spPr bwMode="auto">
                          <a:xfrm>
                            <a:off x="2137410" y="3304540"/>
                            <a:ext cx="1635125" cy="1270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231"/>
                        <wps:cNvSpPr>
                          <a:spLocks noChangeArrowheads="1"/>
                        </wps:cNvSpPr>
                        <wps:spPr bwMode="auto">
                          <a:xfrm>
                            <a:off x="2137410" y="3317240"/>
                            <a:ext cx="1635125" cy="20320"/>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232"/>
                        <wps:cNvSpPr>
                          <a:spLocks noChangeArrowheads="1"/>
                        </wps:cNvSpPr>
                        <wps:spPr bwMode="auto">
                          <a:xfrm>
                            <a:off x="2137410" y="3337560"/>
                            <a:ext cx="1635125" cy="13335"/>
                          </a:xfrm>
                          <a:prstGeom prst="rect">
                            <a:avLst/>
                          </a:prstGeom>
                          <a:solidFill>
                            <a:srgbClr val="F9E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233"/>
                        <wps:cNvSpPr>
                          <a:spLocks noChangeArrowheads="1"/>
                        </wps:cNvSpPr>
                        <wps:spPr bwMode="auto">
                          <a:xfrm>
                            <a:off x="2137410" y="3350895"/>
                            <a:ext cx="1635125" cy="19685"/>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234"/>
                        <wps:cNvSpPr>
                          <a:spLocks noChangeArrowheads="1"/>
                        </wps:cNvSpPr>
                        <wps:spPr bwMode="auto">
                          <a:xfrm>
                            <a:off x="2137410" y="3370580"/>
                            <a:ext cx="1635125" cy="635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235"/>
                        <wps:cNvSpPr>
                          <a:spLocks noChangeArrowheads="1"/>
                        </wps:cNvSpPr>
                        <wps:spPr bwMode="auto">
                          <a:xfrm>
                            <a:off x="2137410" y="3376930"/>
                            <a:ext cx="1635125" cy="26670"/>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236"/>
                        <wps:cNvSpPr>
                          <a:spLocks noChangeArrowheads="1"/>
                        </wps:cNvSpPr>
                        <wps:spPr bwMode="auto">
                          <a:xfrm>
                            <a:off x="2137410" y="3403600"/>
                            <a:ext cx="1635125" cy="635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237"/>
                        <wps:cNvSpPr>
                          <a:spLocks noChangeArrowheads="1"/>
                        </wps:cNvSpPr>
                        <wps:spPr bwMode="auto">
                          <a:xfrm>
                            <a:off x="2137410" y="3409950"/>
                            <a:ext cx="1635125" cy="13335"/>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238"/>
                        <wps:cNvSpPr>
                          <a:spLocks noChangeArrowheads="1"/>
                        </wps:cNvSpPr>
                        <wps:spPr bwMode="auto">
                          <a:xfrm>
                            <a:off x="2137410" y="3423285"/>
                            <a:ext cx="1635125" cy="6985"/>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239"/>
                        <wps:cNvSpPr>
                          <a:spLocks noChangeArrowheads="1"/>
                        </wps:cNvSpPr>
                        <wps:spPr bwMode="auto">
                          <a:xfrm>
                            <a:off x="2137410" y="3430270"/>
                            <a:ext cx="1635125" cy="26035"/>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240"/>
                        <wps:cNvSpPr>
                          <a:spLocks noChangeArrowheads="1"/>
                        </wps:cNvSpPr>
                        <wps:spPr bwMode="auto">
                          <a:xfrm>
                            <a:off x="2137410" y="3456305"/>
                            <a:ext cx="1635125" cy="6985"/>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241"/>
                        <wps:cNvSpPr>
                          <a:spLocks noChangeArrowheads="1"/>
                        </wps:cNvSpPr>
                        <wps:spPr bwMode="auto">
                          <a:xfrm>
                            <a:off x="2137410" y="3463290"/>
                            <a:ext cx="1635125" cy="13335"/>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Freeform 242"/>
                        <wps:cNvSpPr>
                          <a:spLocks/>
                        </wps:cNvSpPr>
                        <wps:spPr bwMode="auto">
                          <a:xfrm>
                            <a:off x="2137410" y="2800985"/>
                            <a:ext cx="1628140" cy="668655"/>
                          </a:xfrm>
                          <a:custGeom>
                            <a:avLst/>
                            <a:gdLst>
                              <a:gd name="T0" fmla="*/ 3896 w 3936"/>
                              <a:gd name="T1" fmla="*/ 0 h 1616"/>
                              <a:gd name="T2" fmla="*/ 3936 w 3936"/>
                              <a:gd name="T3" fmla="*/ 40 h 1616"/>
                              <a:gd name="T4" fmla="*/ 3936 w 3936"/>
                              <a:gd name="T5" fmla="*/ 40 h 1616"/>
                              <a:gd name="T6" fmla="*/ 3936 w 3936"/>
                              <a:gd name="T7" fmla="*/ 1576 h 1616"/>
                              <a:gd name="T8" fmla="*/ 3936 w 3936"/>
                              <a:gd name="T9" fmla="*/ 1576 h 1616"/>
                              <a:gd name="T10" fmla="*/ 3896 w 3936"/>
                              <a:gd name="T11" fmla="*/ 1616 h 1616"/>
                              <a:gd name="T12" fmla="*/ 3896 w 3936"/>
                              <a:gd name="T13" fmla="*/ 1616 h 1616"/>
                              <a:gd name="T14" fmla="*/ 3896 w 3936"/>
                              <a:gd name="T15" fmla="*/ 1616 h 1616"/>
                              <a:gd name="T16" fmla="*/ 40 w 3936"/>
                              <a:gd name="T17" fmla="*/ 1616 h 1616"/>
                              <a:gd name="T18" fmla="*/ 40 w 3936"/>
                              <a:gd name="T19" fmla="*/ 1616 h 1616"/>
                              <a:gd name="T20" fmla="*/ 0 w 3936"/>
                              <a:gd name="T21" fmla="*/ 1576 h 1616"/>
                              <a:gd name="T22" fmla="*/ 0 w 3936"/>
                              <a:gd name="T23" fmla="*/ 1576 h 1616"/>
                              <a:gd name="T24" fmla="*/ 0 w 3936"/>
                              <a:gd name="T25" fmla="*/ 40 h 1616"/>
                              <a:gd name="T26" fmla="*/ 40 w 3936"/>
                              <a:gd name="T27" fmla="*/ 0 h 1616"/>
                              <a:gd name="T28" fmla="*/ 40 w 3936"/>
                              <a:gd name="T29" fmla="*/ 0 h 1616"/>
                              <a:gd name="T30" fmla="*/ 3896 w 3936"/>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36" h="1616">
                                <a:moveTo>
                                  <a:pt x="3896" y="0"/>
                                </a:moveTo>
                                <a:cubicBezTo>
                                  <a:pt x="3919" y="0"/>
                                  <a:pt x="3936" y="18"/>
                                  <a:pt x="3936" y="40"/>
                                </a:cubicBezTo>
                                <a:lnTo>
                                  <a:pt x="3936" y="40"/>
                                </a:lnTo>
                                <a:lnTo>
                                  <a:pt x="3936" y="1576"/>
                                </a:lnTo>
                                <a:lnTo>
                                  <a:pt x="3936" y="1576"/>
                                </a:lnTo>
                                <a:cubicBezTo>
                                  <a:pt x="3936" y="1599"/>
                                  <a:pt x="3919" y="1616"/>
                                  <a:pt x="3896" y="1616"/>
                                </a:cubicBezTo>
                                <a:cubicBezTo>
                                  <a:pt x="3896" y="1616"/>
                                  <a:pt x="3896" y="1616"/>
                                  <a:pt x="3896" y="1616"/>
                                </a:cubicBezTo>
                                <a:lnTo>
                                  <a:pt x="3896" y="1616"/>
                                </a:lnTo>
                                <a:lnTo>
                                  <a:pt x="40" y="1616"/>
                                </a:lnTo>
                                <a:lnTo>
                                  <a:pt x="40" y="1616"/>
                                </a:lnTo>
                                <a:cubicBezTo>
                                  <a:pt x="18" y="1616"/>
                                  <a:pt x="0" y="1599"/>
                                  <a:pt x="0" y="1576"/>
                                </a:cubicBezTo>
                                <a:lnTo>
                                  <a:pt x="0" y="1576"/>
                                </a:lnTo>
                                <a:lnTo>
                                  <a:pt x="0" y="40"/>
                                </a:lnTo>
                                <a:cubicBezTo>
                                  <a:pt x="0" y="18"/>
                                  <a:pt x="18" y="0"/>
                                  <a:pt x="40" y="0"/>
                                </a:cubicBezTo>
                                <a:lnTo>
                                  <a:pt x="40" y="0"/>
                                </a:lnTo>
                                <a:lnTo>
                                  <a:pt x="3896"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Rectangle 243"/>
                        <wps:cNvSpPr>
                          <a:spLocks noChangeArrowheads="1"/>
                        </wps:cNvSpPr>
                        <wps:spPr bwMode="auto">
                          <a:xfrm>
                            <a:off x="2846070" y="2840990"/>
                            <a:ext cx="19113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C8124" w14:textId="30A280D6" w:rsidR="007C615B" w:rsidRDefault="007C615B">
                              <w:r>
                                <w:rPr>
                                  <w:rFonts w:ascii="Arial" w:hAnsi="Arial" w:cs="Arial"/>
                                  <w:color w:val="000000"/>
                                  <w:sz w:val="10"/>
                                  <w:szCs w:val="10"/>
                                </w:rPr>
                                <w:t>«</w:t>
                              </w:r>
                              <w:proofErr w:type="gramStart"/>
                              <w:r>
                                <w:rPr>
                                  <w:rFonts w:ascii="Arial" w:hAnsi="Arial" w:cs="Arial"/>
                                  <w:color w:val="000000"/>
                                  <w:sz w:val="10"/>
                                  <w:szCs w:val="10"/>
                                </w:rPr>
                                <w:t>type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367" name="Rectangle 244"/>
                        <wps:cNvSpPr>
                          <a:spLocks noChangeArrowheads="1"/>
                        </wps:cNvSpPr>
                        <wps:spPr bwMode="auto">
                          <a:xfrm>
                            <a:off x="2687320" y="2926715"/>
                            <a:ext cx="49085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54D3C" w14:textId="7C58DB63" w:rsidR="007C615B" w:rsidRDefault="007C615B">
                              <w:r>
                                <w:rPr>
                                  <w:rFonts w:ascii="Arial" w:hAnsi="Arial" w:cs="Arial"/>
                                  <w:b/>
                                  <w:bCs/>
                                  <w:color w:val="000000"/>
                                  <w:sz w:val="10"/>
                                  <w:szCs w:val="10"/>
                                </w:rPr>
                                <w:t>MaterialRelation</w:t>
                              </w:r>
                            </w:p>
                          </w:txbxContent>
                        </wps:txbx>
                        <wps:bodyPr rot="0" vert="horz" wrap="none" lIns="0" tIns="0" rIns="0" bIns="0" anchor="t" anchorCtr="0">
                          <a:spAutoFit/>
                        </wps:bodyPr>
                      </wps:wsp>
                      <wps:wsp>
                        <wps:cNvPr id="368" name="Line 245"/>
                        <wps:cNvCnPr/>
                        <wps:spPr bwMode="auto">
                          <a:xfrm>
                            <a:off x="2137410" y="3046095"/>
                            <a:ext cx="1628140"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 name="Rectangle 246"/>
                        <wps:cNvSpPr>
                          <a:spLocks noChangeArrowheads="1"/>
                        </wps:cNvSpPr>
                        <wps:spPr bwMode="auto">
                          <a:xfrm>
                            <a:off x="2223770" y="3098800"/>
                            <a:ext cx="30734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55DF9" w14:textId="7CCE03BB" w:rsidR="007C615B" w:rsidRDefault="007C615B">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370" name="Rectangle 247"/>
                        <wps:cNvSpPr>
                          <a:spLocks noChangeArrowheads="1"/>
                        </wps:cNvSpPr>
                        <wps:spPr bwMode="auto">
                          <a:xfrm>
                            <a:off x="2171065" y="3185160"/>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22A7A" w14:textId="7E5A5343" w:rsidR="007C615B" w:rsidRDefault="007C615B">
                              <w:r>
                                <w:rPr>
                                  <w:rFonts w:ascii="Arial" w:hAnsi="Arial" w:cs="Arial"/>
                                  <w:color w:val="3C3C3C"/>
                                  <w:sz w:val="10"/>
                                  <w:szCs w:val="10"/>
                                </w:rPr>
                                <w:t xml:space="preserve">+ </w:t>
                              </w:r>
                            </w:p>
                          </w:txbxContent>
                        </wps:txbx>
                        <wps:bodyPr rot="0" vert="horz" wrap="none" lIns="0" tIns="0" rIns="0" bIns="0" anchor="t" anchorCtr="0">
                          <a:spAutoFit/>
                        </wps:bodyPr>
                      </wps:wsp>
                      <wps:wsp>
                        <wps:cNvPr id="371" name="Rectangle 248"/>
                        <wps:cNvSpPr>
                          <a:spLocks noChangeArrowheads="1"/>
                        </wps:cNvSpPr>
                        <wps:spPr bwMode="auto">
                          <a:xfrm>
                            <a:off x="2283460" y="3185160"/>
                            <a:ext cx="126746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93D27" w14:textId="70C55ABE" w:rsidR="007C615B" w:rsidRDefault="007C615B">
                              <w:proofErr w:type="gramStart"/>
                              <w:r>
                                <w:rPr>
                                  <w:rFonts w:ascii="Arial" w:hAnsi="Arial" w:cs="Arial"/>
                                  <w:color w:val="3C3C3C"/>
                                  <w:sz w:val="10"/>
                                  <w:szCs w:val="10"/>
                                </w:rPr>
                                <w:t>relationship</w:t>
                              </w:r>
                              <w:proofErr w:type="gramEnd"/>
                              <w:r>
                                <w:rPr>
                                  <w:rFonts w:ascii="Arial" w:hAnsi="Arial" w:cs="Arial"/>
                                  <w:color w:val="3C3C3C"/>
                                  <w:sz w:val="10"/>
                                  <w:szCs w:val="10"/>
                                </w:rPr>
                                <w:t>: GeologicRelationshipTerm [0..1]</w:t>
                              </w:r>
                            </w:p>
                          </w:txbxContent>
                        </wps:txbx>
                        <wps:bodyPr rot="0" vert="horz" wrap="none" lIns="0" tIns="0" rIns="0" bIns="0" anchor="t" anchorCtr="0">
                          <a:spAutoFit/>
                        </wps:bodyPr>
                      </wps:wsp>
                      <wps:wsp>
                        <wps:cNvPr id="372" name="Rectangle 249"/>
                        <wps:cNvSpPr>
                          <a:spLocks noChangeArrowheads="1"/>
                        </wps:cNvSpPr>
                        <wps:spPr bwMode="auto">
                          <a:xfrm>
                            <a:off x="2171065" y="3270885"/>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7145F" w14:textId="31E8D5E5" w:rsidR="007C615B" w:rsidRDefault="007C615B">
                              <w:r>
                                <w:rPr>
                                  <w:rFonts w:ascii="Arial" w:hAnsi="Arial" w:cs="Arial"/>
                                  <w:color w:val="3C3C3C"/>
                                  <w:sz w:val="10"/>
                                  <w:szCs w:val="10"/>
                                </w:rPr>
                                <w:t xml:space="preserve">+ </w:t>
                              </w:r>
                            </w:p>
                          </w:txbxContent>
                        </wps:txbx>
                        <wps:bodyPr rot="0" vert="horz" wrap="none" lIns="0" tIns="0" rIns="0" bIns="0" anchor="t" anchorCtr="0">
                          <a:spAutoFit/>
                        </wps:bodyPr>
                      </wps:wsp>
                      <wps:wsp>
                        <wps:cNvPr id="373" name="Rectangle 250"/>
                        <wps:cNvSpPr>
                          <a:spLocks noChangeArrowheads="1"/>
                        </wps:cNvSpPr>
                        <wps:spPr bwMode="auto">
                          <a:xfrm>
                            <a:off x="2283460" y="3270885"/>
                            <a:ext cx="102743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26E80" w14:textId="46057B03" w:rsidR="007C615B" w:rsidRDefault="007C615B">
                              <w:proofErr w:type="gramStart"/>
                              <w:r>
                                <w:rPr>
                                  <w:rFonts w:ascii="Arial" w:hAnsi="Arial" w:cs="Arial"/>
                                  <w:color w:val="3C3C3C"/>
                                  <w:sz w:val="10"/>
                                  <w:szCs w:val="10"/>
                                </w:rPr>
                                <w:t>sourceRole</w:t>
                              </w:r>
                              <w:proofErr w:type="gramEnd"/>
                              <w:r>
                                <w:rPr>
                                  <w:rFonts w:ascii="Arial" w:hAnsi="Arial" w:cs="Arial"/>
                                  <w:color w:val="3C3C3C"/>
                                  <w:sz w:val="10"/>
                                  <w:szCs w:val="10"/>
                                </w:rPr>
                                <w:t>: RelationRoleTerm [0..1]</w:t>
                              </w:r>
                            </w:p>
                          </w:txbxContent>
                        </wps:txbx>
                        <wps:bodyPr rot="0" vert="horz" wrap="none" lIns="0" tIns="0" rIns="0" bIns="0" anchor="t" anchorCtr="0">
                          <a:spAutoFit/>
                        </wps:bodyPr>
                      </wps:wsp>
                      <wps:wsp>
                        <wps:cNvPr id="374" name="Rectangle 251"/>
                        <wps:cNvSpPr>
                          <a:spLocks noChangeArrowheads="1"/>
                        </wps:cNvSpPr>
                        <wps:spPr bwMode="auto">
                          <a:xfrm>
                            <a:off x="2171065" y="3357245"/>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D05F8" w14:textId="4A9C126B" w:rsidR="007C615B" w:rsidRDefault="007C615B">
                              <w:r>
                                <w:rPr>
                                  <w:rFonts w:ascii="Arial" w:hAnsi="Arial" w:cs="Arial"/>
                                  <w:color w:val="3C3C3C"/>
                                  <w:sz w:val="10"/>
                                  <w:szCs w:val="10"/>
                                </w:rPr>
                                <w:t xml:space="preserve">+ </w:t>
                              </w:r>
                            </w:p>
                          </w:txbxContent>
                        </wps:txbx>
                        <wps:bodyPr rot="0" vert="horz" wrap="none" lIns="0" tIns="0" rIns="0" bIns="0" anchor="t" anchorCtr="0">
                          <a:spAutoFit/>
                        </wps:bodyPr>
                      </wps:wsp>
                      <wps:wsp>
                        <wps:cNvPr id="375" name="Rectangle 252"/>
                        <wps:cNvSpPr>
                          <a:spLocks noChangeArrowheads="1"/>
                        </wps:cNvSpPr>
                        <wps:spPr bwMode="auto">
                          <a:xfrm>
                            <a:off x="2283460" y="3357245"/>
                            <a:ext cx="99885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B7972" w14:textId="7833CDB2" w:rsidR="007C615B" w:rsidRDefault="007C615B">
                              <w:proofErr w:type="gramStart"/>
                              <w:r>
                                <w:rPr>
                                  <w:rFonts w:ascii="Arial" w:hAnsi="Arial" w:cs="Arial"/>
                                  <w:color w:val="3C3C3C"/>
                                  <w:sz w:val="10"/>
                                  <w:szCs w:val="10"/>
                                </w:rPr>
                                <w:t>targetRole</w:t>
                              </w:r>
                              <w:proofErr w:type="gramEnd"/>
                              <w:r>
                                <w:rPr>
                                  <w:rFonts w:ascii="Arial" w:hAnsi="Arial" w:cs="Arial"/>
                                  <w:color w:val="3C3C3C"/>
                                  <w:sz w:val="10"/>
                                  <w:szCs w:val="10"/>
                                </w:rPr>
                                <w:t>: RelationRoleTerm [0..1]</w:t>
                              </w:r>
                            </w:p>
                          </w:txbxContent>
                        </wps:txbx>
                        <wps:bodyPr rot="0" vert="horz" wrap="none" lIns="0" tIns="0" rIns="0" bIns="0" anchor="t" anchorCtr="0">
                          <a:spAutoFit/>
                        </wps:bodyPr>
                      </wps:wsp>
                      <wps:wsp>
                        <wps:cNvPr id="403" name="Freeform 280"/>
                        <wps:cNvSpPr>
                          <a:spLocks/>
                        </wps:cNvSpPr>
                        <wps:spPr bwMode="auto">
                          <a:xfrm>
                            <a:off x="350520" y="2092325"/>
                            <a:ext cx="1542415" cy="318135"/>
                          </a:xfrm>
                          <a:custGeom>
                            <a:avLst/>
                            <a:gdLst>
                              <a:gd name="T0" fmla="*/ 3688 w 3728"/>
                              <a:gd name="T1" fmla="*/ 0 h 768"/>
                              <a:gd name="T2" fmla="*/ 3728 w 3728"/>
                              <a:gd name="T3" fmla="*/ 40 h 768"/>
                              <a:gd name="T4" fmla="*/ 3728 w 3728"/>
                              <a:gd name="T5" fmla="*/ 40 h 768"/>
                              <a:gd name="T6" fmla="*/ 3728 w 3728"/>
                              <a:gd name="T7" fmla="*/ 728 h 768"/>
                              <a:gd name="T8" fmla="*/ 3728 w 3728"/>
                              <a:gd name="T9" fmla="*/ 728 h 768"/>
                              <a:gd name="T10" fmla="*/ 3688 w 3728"/>
                              <a:gd name="T11" fmla="*/ 768 h 768"/>
                              <a:gd name="T12" fmla="*/ 3688 w 3728"/>
                              <a:gd name="T13" fmla="*/ 768 h 768"/>
                              <a:gd name="T14" fmla="*/ 3688 w 3728"/>
                              <a:gd name="T15" fmla="*/ 768 h 768"/>
                              <a:gd name="T16" fmla="*/ 40 w 3728"/>
                              <a:gd name="T17" fmla="*/ 768 h 768"/>
                              <a:gd name="T18" fmla="*/ 40 w 3728"/>
                              <a:gd name="T19" fmla="*/ 768 h 768"/>
                              <a:gd name="T20" fmla="*/ 0 w 3728"/>
                              <a:gd name="T21" fmla="*/ 728 h 768"/>
                              <a:gd name="T22" fmla="*/ 0 w 3728"/>
                              <a:gd name="T23" fmla="*/ 728 h 768"/>
                              <a:gd name="T24" fmla="*/ 0 w 3728"/>
                              <a:gd name="T25" fmla="*/ 40 h 768"/>
                              <a:gd name="T26" fmla="*/ 40 w 3728"/>
                              <a:gd name="T27" fmla="*/ 0 h 768"/>
                              <a:gd name="T28" fmla="*/ 40 w 3728"/>
                              <a:gd name="T29" fmla="*/ 0 h 768"/>
                              <a:gd name="T30" fmla="*/ 3688 w 3728"/>
                              <a:gd name="T31" fmla="*/ 0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28" h="768">
                                <a:moveTo>
                                  <a:pt x="3688" y="0"/>
                                </a:moveTo>
                                <a:cubicBezTo>
                                  <a:pt x="3711" y="0"/>
                                  <a:pt x="3728" y="18"/>
                                  <a:pt x="3728" y="40"/>
                                </a:cubicBezTo>
                                <a:lnTo>
                                  <a:pt x="3728" y="40"/>
                                </a:lnTo>
                                <a:lnTo>
                                  <a:pt x="3728" y="728"/>
                                </a:lnTo>
                                <a:lnTo>
                                  <a:pt x="3728" y="728"/>
                                </a:lnTo>
                                <a:cubicBezTo>
                                  <a:pt x="3728" y="751"/>
                                  <a:pt x="3711" y="768"/>
                                  <a:pt x="3688" y="768"/>
                                </a:cubicBezTo>
                                <a:cubicBezTo>
                                  <a:pt x="3688" y="768"/>
                                  <a:pt x="3688" y="768"/>
                                  <a:pt x="3688" y="768"/>
                                </a:cubicBezTo>
                                <a:lnTo>
                                  <a:pt x="3688" y="768"/>
                                </a:lnTo>
                                <a:lnTo>
                                  <a:pt x="40" y="768"/>
                                </a:lnTo>
                                <a:lnTo>
                                  <a:pt x="40" y="768"/>
                                </a:lnTo>
                                <a:cubicBezTo>
                                  <a:pt x="18" y="768"/>
                                  <a:pt x="0" y="751"/>
                                  <a:pt x="0" y="728"/>
                                </a:cubicBezTo>
                                <a:lnTo>
                                  <a:pt x="0" y="728"/>
                                </a:lnTo>
                                <a:lnTo>
                                  <a:pt x="0" y="40"/>
                                </a:lnTo>
                                <a:cubicBezTo>
                                  <a:pt x="0" y="18"/>
                                  <a:pt x="18" y="0"/>
                                  <a:pt x="40" y="0"/>
                                </a:cubicBezTo>
                                <a:lnTo>
                                  <a:pt x="40" y="0"/>
                                </a:lnTo>
                                <a:lnTo>
                                  <a:pt x="3688" y="0"/>
                                </a:lnTo>
                                <a:close/>
                              </a:path>
                            </a:pathLst>
                          </a:custGeom>
                          <a:solidFill>
                            <a:srgbClr val="C1C6D3"/>
                          </a:solidFill>
                          <a:ln w="0">
                            <a:solidFill>
                              <a:srgbClr val="000000"/>
                            </a:solidFill>
                            <a:prstDash val="solid"/>
                            <a:round/>
                            <a:headEnd/>
                            <a:tailEnd/>
                          </a:ln>
                        </wps:spPr>
                        <wps:bodyPr rot="0" vert="horz" wrap="square" lIns="91440" tIns="45720" rIns="91440" bIns="45720" anchor="t" anchorCtr="0" upright="1">
                          <a:noAutofit/>
                        </wps:bodyPr>
                      </wps:wsp>
                      <wps:wsp>
                        <wps:cNvPr id="404" name="Rectangle 281"/>
                        <wps:cNvSpPr>
                          <a:spLocks noChangeArrowheads="1"/>
                        </wps:cNvSpPr>
                        <wps:spPr bwMode="auto">
                          <a:xfrm>
                            <a:off x="330835" y="2072640"/>
                            <a:ext cx="1548765" cy="6350"/>
                          </a:xfrm>
                          <a:prstGeom prst="rect">
                            <a:avLst/>
                          </a:prstGeom>
                          <a:solidFill>
                            <a:srgbClr val="C5C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Rectangle 282"/>
                        <wps:cNvSpPr>
                          <a:spLocks noChangeArrowheads="1"/>
                        </wps:cNvSpPr>
                        <wps:spPr bwMode="auto">
                          <a:xfrm>
                            <a:off x="330835" y="2078990"/>
                            <a:ext cx="1548765" cy="66675"/>
                          </a:xfrm>
                          <a:prstGeom prst="rect">
                            <a:avLst/>
                          </a:prstGeom>
                          <a:solidFill>
                            <a:srgbClr val="E9E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283"/>
                        <wps:cNvSpPr>
                          <a:spLocks noChangeArrowheads="1"/>
                        </wps:cNvSpPr>
                        <wps:spPr bwMode="auto">
                          <a:xfrm>
                            <a:off x="330835" y="2145665"/>
                            <a:ext cx="1548765" cy="6350"/>
                          </a:xfrm>
                          <a:prstGeom prst="rect">
                            <a:avLst/>
                          </a:prstGeom>
                          <a:solidFill>
                            <a:srgbClr val="E8E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284"/>
                        <wps:cNvSpPr>
                          <a:spLocks noChangeArrowheads="1"/>
                        </wps:cNvSpPr>
                        <wps:spPr bwMode="auto">
                          <a:xfrm>
                            <a:off x="330835" y="2152015"/>
                            <a:ext cx="1548765" cy="6985"/>
                          </a:xfrm>
                          <a:prstGeom prst="rect">
                            <a:avLst/>
                          </a:prstGeom>
                          <a:solidFill>
                            <a:srgbClr val="E7E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285"/>
                        <wps:cNvSpPr>
                          <a:spLocks noChangeArrowheads="1"/>
                        </wps:cNvSpPr>
                        <wps:spPr bwMode="auto">
                          <a:xfrm>
                            <a:off x="330835" y="2159000"/>
                            <a:ext cx="1548765" cy="6350"/>
                          </a:xfrm>
                          <a:prstGeom prst="rect">
                            <a:avLst/>
                          </a:prstGeom>
                          <a:solidFill>
                            <a:srgbClr val="E6E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286"/>
                        <wps:cNvSpPr>
                          <a:spLocks noChangeArrowheads="1"/>
                        </wps:cNvSpPr>
                        <wps:spPr bwMode="auto">
                          <a:xfrm>
                            <a:off x="330835" y="2165350"/>
                            <a:ext cx="1548765" cy="6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Rectangle 287"/>
                        <wps:cNvSpPr>
                          <a:spLocks noChangeArrowheads="1"/>
                        </wps:cNvSpPr>
                        <wps:spPr bwMode="auto">
                          <a:xfrm>
                            <a:off x="330835" y="2171700"/>
                            <a:ext cx="1548765" cy="6985"/>
                          </a:xfrm>
                          <a:prstGeom prst="rect">
                            <a:avLst/>
                          </a:prstGeom>
                          <a:solidFill>
                            <a:srgbClr val="E4E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Rectangle 288"/>
                        <wps:cNvSpPr>
                          <a:spLocks noChangeArrowheads="1"/>
                        </wps:cNvSpPr>
                        <wps:spPr bwMode="auto">
                          <a:xfrm>
                            <a:off x="330835" y="2178685"/>
                            <a:ext cx="1548765" cy="6350"/>
                          </a:xfrm>
                          <a:prstGeom prst="rect">
                            <a:avLst/>
                          </a:prstGeom>
                          <a:solidFill>
                            <a:srgbClr val="E3E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Rectangle 289"/>
                        <wps:cNvSpPr>
                          <a:spLocks noChangeArrowheads="1"/>
                        </wps:cNvSpPr>
                        <wps:spPr bwMode="auto">
                          <a:xfrm>
                            <a:off x="330835" y="2185035"/>
                            <a:ext cx="1548765" cy="6985"/>
                          </a:xfrm>
                          <a:prstGeom prst="rect">
                            <a:avLst/>
                          </a:prstGeom>
                          <a:solidFill>
                            <a:srgbClr val="E2E2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90"/>
                        <wps:cNvSpPr>
                          <a:spLocks noChangeArrowheads="1"/>
                        </wps:cNvSpPr>
                        <wps:spPr bwMode="auto">
                          <a:xfrm>
                            <a:off x="330835" y="2192020"/>
                            <a:ext cx="1548765" cy="6350"/>
                          </a:xfrm>
                          <a:prstGeom prst="rect">
                            <a:avLst/>
                          </a:prstGeom>
                          <a:solidFill>
                            <a:srgbClr val="E1E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91"/>
                        <wps:cNvSpPr>
                          <a:spLocks noChangeArrowheads="1"/>
                        </wps:cNvSpPr>
                        <wps:spPr bwMode="auto">
                          <a:xfrm>
                            <a:off x="330835" y="2198370"/>
                            <a:ext cx="1548765" cy="13335"/>
                          </a:xfrm>
                          <a:prstGeom prst="rect">
                            <a:avLst/>
                          </a:prstGeom>
                          <a:solidFill>
                            <a:srgbClr val="E0E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92"/>
                        <wps:cNvSpPr>
                          <a:spLocks noChangeArrowheads="1"/>
                        </wps:cNvSpPr>
                        <wps:spPr bwMode="auto">
                          <a:xfrm>
                            <a:off x="330835" y="2211705"/>
                            <a:ext cx="1548765" cy="6350"/>
                          </a:xfrm>
                          <a:prstGeom prst="rect">
                            <a:avLst/>
                          </a:prstGeom>
                          <a:solidFill>
                            <a:srgbClr val="DFD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93"/>
                        <wps:cNvSpPr>
                          <a:spLocks noChangeArrowheads="1"/>
                        </wps:cNvSpPr>
                        <wps:spPr bwMode="auto">
                          <a:xfrm>
                            <a:off x="330835" y="2218055"/>
                            <a:ext cx="1548765" cy="13335"/>
                          </a:xfrm>
                          <a:prstGeom prst="rect">
                            <a:avLst/>
                          </a:prstGeom>
                          <a:solidFill>
                            <a:srgbClr val="DDD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94"/>
                        <wps:cNvSpPr>
                          <a:spLocks noChangeArrowheads="1"/>
                        </wps:cNvSpPr>
                        <wps:spPr bwMode="auto">
                          <a:xfrm>
                            <a:off x="330835" y="2231390"/>
                            <a:ext cx="1548765" cy="6985"/>
                          </a:xfrm>
                          <a:prstGeom prst="rect">
                            <a:avLst/>
                          </a:prstGeom>
                          <a:solidFill>
                            <a:srgbClr val="DCD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95"/>
                        <wps:cNvSpPr>
                          <a:spLocks noChangeArrowheads="1"/>
                        </wps:cNvSpPr>
                        <wps:spPr bwMode="auto">
                          <a:xfrm>
                            <a:off x="330835" y="2238375"/>
                            <a:ext cx="1548765" cy="6350"/>
                          </a:xfrm>
                          <a:prstGeom prst="rect">
                            <a:avLst/>
                          </a:prstGeom>
                          <a:solidFill>
                            <a:srgbClr val="DBD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96"/>
                        <wps:cNvSpPr>
                          <a:spLocks noChangeArrowheads="1"/>
                        </wps:cNvSpPr>
                        <wps:spPr bwMode="auto">
                          <a:xfrm>
                            <a:off x="330835" y="2244725"/>
                            <a:ext cx="1548765" cy="6985"/>
                          </a:xfrm>
                          <a:prstGeom prst="rect">
                            <a:avLst/>
                          </a:prstGeom>
                          <a:solidFill>
                            <a:srgbClr val="DAD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97"/>
                        <wps:cNvSpPr>
                          <a:spLocks noChangeArrowheads="1"/>
                        </wps:cNvSpPr>
                        <wps:spPr bwMode="auto">
                          <a:xfrm>
                            <a:off x="330835" y="2251710"/>
                            <a:ext cx="1548765" cy="6350"/>
                          </a:xfrm>
                          <a:prstGeom prst="rect">
                            <a:avLst/>
                          </a:prstGeom>
                          <a:solidFill>
                            <a:srgbClr val="D9D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98"/>
                        <wps:cNvSpPr>
                          <a:spLocks noChangeArrowheads="1"/>
                        </wps:cNvSpPr>
                        <wps:spPr bwMode="auto">
                          <a:xfrm>
                            <a:off x="330835" y="2258060"/>
                            <a:ext cx="1548765" cy="6350"/>
                          </a:xfrm>
                          <a:prstGeom prst="rect">
                            <a:avLst/>
                          </a:prstGeom>
                          <a:solidFill>
                            <a:srgbClr val="D8D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99"/>
                        <wps:cNvSpPr>
                          <a:spLocks noChangeArrowheads="1"/>
                        </wps:cNvSpPr>
                        <wps:spPr bwMode="auto">
                          <a:xfrm>
                            <a:off x="330835" y="2264410"/>
                            <a:ext cx="1548765" cy="6985"/>
                          </a:xfrm>
                          <a:prstGeom prst="rect">
                            <a:avLst/>
                          </a:prstGeom>
                          <a:solidFill>
                            <a:srgbClr val="D7D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300"/>
                        <wps:cNvSpPr>
                          <a:spLocks noChangeArrowheads="1"/>
                        </wps:cNvSpPr>
                        <wps:spPr bwMode="auto">
                          <a:xfrm>
                            <a:off x="330835" y="2271395"/>
                            <a:ext cx="1548765" cy="13335"/>
                          </a:xfrm>
                          <a:prstGeom prst="rect">
                            <a:avLst/>
                          </a:prstGeom>
                          <a:solidFill>
                            <a:srgbClr val="D6D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301"/>
                        <wps:cNvSpPr>
                          <a:spLocks noChangeArrowheads="1"/>
                        </wps:cNvSpPr>
                        <wps:spPr bwMode="auto">
                          <a:xfrm>
                            <a:off x="330835" y="2284730"/>
                            <a:ext cx="1548765" cy="6350"/>
                          </a:xfrm>
                          <a:prstGeom prst="rect">
                            <a:avLst/>
                          </a:prstGeom>
                          <a:solidFill>
                            <a:srgbClr val="D4D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302"/>
                        <wps:cNvSpPr>
                          <a:spLocks noChangeArrowheads="1"/>
                        </wps:cNvSpPr>
                        <wps:spPr bwMode="auto">
                          <a:xfrm>
                            <a:off x="330835" y="2291080"/>
                            <a:ext cx="1548765" cy="13335"/>
                          </a:xfrm>
                          <a:prstGeom prst="rect">
                            <a:avLst/>
                          </a:prstGeom>
                          <a:solidFill>
                            <a:srgbClr val="D3D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303"/>
                        <wps:cNvSpPr>
                          <a:spLocks noChangeArrowheads="1"/>
                        </wps:cNvSpPr>
                        <wps:spPr bwMode="auto">
                          <a:xfrm>
                            <a:off x="330835" y="2304415"/>
                            <a:ext cx="1548765" cy="13335"/>
                          </a:xfrm>
                          <a:prstGeom prst="rect">
                            <a:avLst/>
                          </a:prstGeom>
                          <a:solidFill>
                            <a:srgbClr val="D1D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304"/>
                        <wps:cNvSpPr>
                          <a:spLocks noChangeArrowheads="1"/>
                        </wps:cNvSpPr>
                        <wps:spPr bwMode="auto">
                          <a:xfrm>
                            <a:off x="330835" y="2317750"/>
                            <a:ext cx="1548765" cy="6350"/>
                          </a:xfrm>
                          <a:prstGeom prst="rect">
                            <a:avLst/>
                          </a:prstGeom>
                          <a:solidFill>
                            <a:srgbClr val="D0D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305"/>
                        <wps:cNvSpPr>
                          <a:spLocks noChangeArrowheads="1"/>
                        </wps:cNvSpPr>
                        <wps:spPr bwMode="auto">
                          <a:xfrm>
                            <a:off x="330835" y="2324100"/>
                            <a:ext cx="1548765" cy="6985"/>
                          </a:xfrm>
                          <a:prstGeom prst="rect">
                            <a:avLst/>
                          </a:prstGeom>
                          <a:solidFill>
                            <a:srgbClr val="CFC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306"/>
                        <wps:cNvSpPr>
                          <a:spLocks noChangeArrowheads="1"/>
                        </wps:cNvSpPr>
                        <wps:spPr bwMode="auto">
                          <a:xfrm>
                            <a:off x="330835" y="2331085"/>
                            <a:ext cx="1548765" cy="6350"/>
                          </a:xfrm>
                          <a:prstGeom prst="rect">
                            <a:avLst/>
                          </a:prstGeom>
                          <a:solidFill>
                            <a:srgbClr val="CEC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307"/>
                        <wps:cNvSpPr>
                          <a:spLocks noChangeArrowheads="1"/>
                        </wps:cNvSpPr>
                        <wps:spPr bwMode="auto">
                          <a:xfrm>
                            <a:off x="330835" y="2337435"/>
                            <a:ext cx="1548765" cy="6985"/>
                          </a:xfrm>
                          <a:prstGeom prst="rect">
                            <a:avLst/>
                          </a:prstGeom>
                          <a:solidFill>
                            <a:srgbClr val="CDC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308"/>
                        <wps:cNvSpPr>
                          <a:spLocks noChangeArrowheads="1"/>
                        </wps:cNvSpPr>
                        <wps:spPr bwMode="auto">
                          <a:xfrm>
                            <a:off x="330835" y="2344420"/>
                            <a:ext cx="1548765" cy="6350"/>
                          </a:xfrm>
                          <a:prstGeom prst="rect">
                            <a:avLst/>
                          </a:prstGeom>
                          <a:solidFill>
                            <a:srgbClr val="CC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309"/>
                        <wps:cNvSpPr>
                          <a:spLocks noChangeArrowheads="1"/>
                        </wps:cNvSpPr>
                        <wps:spPr bwMode="auto">
                          <a:xfrm>
                            <a:off x="330835" y="2350770"/>
                            <a:ext cx="1548765" cy="6350"/>
                          </a:xfrm>
                          <a:prstGeom prst="rect">
                            <a:avLst/>
                          </a:prstGeom>
                          <a:solidFill>
                            <a:srgbClr val="CBC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310"/>
                        <wps:cNvSpPr>
                          <a:spLocks noChangeArrowheads="1"/>
                        </wps:cNvSpPr>
                        <wps:spPr bwMode="auto">
                          <a:xfrm>
                            <a:off x="330835" y="2357120"/>
                            <a:ext cx="1548765" cy="13335"/>
                          </a:xfrm>
                          <a:prstGeom prst="rect">
                            <a:avLst/>
                          </a:prstGeom>
                          <a:solidFill>
                            <a:srgbClr val="CAC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311"/>
                        <wps:cNvSpPr>
                          <a:spLocks noChangeArrowheads="1"/>
                        </wps:cNvSpPr>
                        <wps:spPr bwMode="auto">
                          <a:xfrm>
                            <a:off x="330835" y="2370455"/>
                            <a:ext cx="1548765" cy="6985"/>
                          </a:xfrm>
                          <a:prstGeom prst="rect">
                            <a:avLst/>
                          </a:prstGeom>
                          <a:solidFill>
                            <a:srgbClr val="C8C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312"/>
                        <wps:cNvSpPr>
                          <a:spLocks noChangeArrowheads="1"/>
                        </wps:cNvSpPr>
                        <wps:spPr bwMode="auto">
                          <a:xfrm>
                            <a:off x="330835" y="2377440"/>
                            <a:ext cx="1548765" cy="12700"/>
                          </a:xfrm>
                          <a:prstGeom prst="rect">
                            <a:avLst/>
                          </a:prstGeom>
                          <a:solidFill>
                            <a:srgbClr val="C7C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313"/>
                        <wps:cNvSpPr>
                          <a:spLocks noChangeArrowheads="1"/>
                        </wps:cNvSpPr>
                        <wps:spPr bwMode="auto">
                          <a:xfrm>
                            <a:off x="330835" y="2390140"/>
                            <a:ext cx="1548765" cy="6985"/>
                          </a:xfrm>
                          <a:prstGeom prst="rect">
                            <a:avLst/>
                          </a:prstGeom>
                          <a:solidFill>
                            <a:srgbClr val="C5C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Freeform 314"/>
                        <wps:cNvSpPr>
                          <a:spLocks/>
                        </wps:cNvSpPr>
                        <wps:spPr bwMode="auto">
                          <a:xfrm>
                            <a:off x="330835" y="2072640"/>
                            <a:ext cx="1542415" cy="317500"/>
                          </a:xfrm>
                          <a:custGeom>
                            <a:avLst/>
                            <a:gdLst>
                              <a:gd name="T0" fmla="*/ 3688 w 3728"/>
                              <a:gd name="T1" fmla="*/ 0 h 768"/>
                              <a:gd name="T2" fmla="*/ 3728 w 3728"/>
                              <a:gd name="T3" fmla="*/ 40 h 768"/>
                              <a:gd name="T4" fmla="*/ 3728 w 3728"/>
                              <a:gd name="T5" fmla="*/ 40 h 768"/>
                              <a:gd name="T6" fmla="*/ 3728 w 3728"/>
                              <a:gd name="T7" fmla="*/ 728 h 768"/>
                              <a:gd name="T8" fmla="*/ 3728 w 3728"/>
                              <a:gd name="T9" fmla="*/ 728 h 768"/>
                              <a:gd name="T10" fmla="*/ 3688 w 3728"/>
                              <a:gd name="T11" fmla="*/ 768 h 768"/>
                              <a:gd name="T12" fmla="*/ 3688 w 3728"/>
                              <a:gd name="T13" fmla="*/ 768 h 768"/>
                              <a:gd name="T14" fmla="*/ 3688 w 3728"/>
                              <a:gd name="T15" fmla="*/ 768 h 768"/>
                              <a:gd name="T16" fmla="*/ 40 w 3728"/>
                              <a:gd name="T17" fmla="*/ 768 h 768"/>
                              <a:gd name="T18" fmla="*/ 40 w 3728"/>
                              <a:gd name="T19" fmla="*/ 768 h 768"/>
                              <a:gd name="T20" fmla="*/ 0 w 3728"/>
                              <a:gd name="T21" fmla="*/ 728 h 768"/>
                              <a:gd name="T22" fmla="*/ 0 w 3728"/>
                              <a:gd name="T23" fmla="*/ 728 h 768"/>
                              <a:gd name="T24" fmla="*/ 0 w 3728"/>
                              <a:gd name="T25" fmla="*/ 40 h 768"/>
                              <a:gd name="T26" fmla="*/ 40 w 3728"/>
                              <a:gd name="T27" fmla="*/ 0 h 768"/>
                              <a:gd name="T28" fmla="*/ 40 w 3728"/>
                              <a:gd name="T29" fmla="*/ 0 h 768"/>
                              <a:gd name="T30" fmla="*/ 3688 w 3728"/>
                              <a:gd name="T31" fmla="*/ 0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28" h="768">
                                <a:moveTo>
                                  <a:pt x="3688" y="0"/>
                                </a:moveTo>
                                <a:cubicBezTo>
                                  <a:pt x="3711" y="0"/>
                                  <a:pt x="3728" y="18"/>
                                  <a:pt x="3728" y="40"/>
                                </a:cubicBezTo>
                                <a:lnTo>
                                  <a:pt x="3728" y="40"/>
                                </a:lnTo>
                                <a:lnTo>
                                  <a:pt x="3728" y="728"/>
                                </a:lnTo>
                                <a:lnTo>
                                  <a:pt x="3728" y="728"/>
                                </a:lnTo>
                                <a:cubicBezTo>
                                  <a:pt x="3728" y="751"/>
                                  <a:pt x="3711" y="768"/>
                                  <a:pt x="3688" y="768"/>
                                </a:cubicBezTo>
                                <a:cubicBezTo>
                                  <a:pt x="3688" y="768"/>
                                  <a:pt x="3688" y="768"/>
                                  <a:pt x="3688" y="768"/>
                                </a:cubicBezTo>
                                <a:lnTo>
                                  <a:pt x="3688" y="768"/>
                                </a:lnTo>
                                <a:lnTo>
                                  <a:pt x="40" y="768"/>
                                </a:lnTo>
                                <a:lnTo>
                                  <a:pt x="40" y="768"/>
                                </a:lnTo>
                                <a:cubicBezTo>
                                  <a:pt x="18" y="768"/>
                                  <a:pt x="0" y="751"/>
                                  <a:pt x="0" y="728"/>
                                </a:cubicBezTo>
                                <a:lnTo>
                                  <a:pt x="0" y="728"/>
                                </a:lnTo>
                                <a:lnTo>
                                  <a:pt x="0" y="40"/>
                                </a:lnTo>
                                <a:cubicBezTo>
                                  <a:pt x="0" y="18"/>
                                  <a:pt x="18" y="0"/>
                                  <a:pt x="40" y="0"/>
                                </a:cubicBezTo>
                                <a:lnTo>
                                  <a:pt x="40" y="0"/>
                                </a:lnTo>
                                <a:lnTo>
                                  <a:pt x="3688"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Rectangle 315"/>
                        <wps:cNvSpPr>
                          <a:spLocks noChangeArrowheads="1"/>
                        </wps:cNvSpPr>
                        <wps:spPr bwMode="auto">
                          <a:xfrm>
                            <a:off x="999490" y="2112645"/>
                            <a:ext cx="19113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E7B12" w14:textId="26B31963" w:rsidR="007C615B" w:rsidRDefault="007C615B">
                              <w:r>
                                <w:rPr>
                                  <w:rFonts w:ascii="Arial" w:hAnsi="Arial" w:cs="Arial"/>
                                  <w:color w:val="000000"/>
                                  <w:sz w:val="10"/>
                                  <w:szCs w:val="10"/>
                                </w:rPr>
                                <w:t>«</w:t>
                              </w:r>
                              <w:proofErr w:type="gramStart"/>
                              <w:r>
                                <w:rPr>
                                  <w:rFonts w:ascii="Arial" w:hAnsi="Arial" w:cs="Arial"/>
                                  <w:color w:val="000000"/>
                                  <w:sz w:val="10"/>
                                  <w:szCs w:val="10"/>
                                </w:rPr>
                                <w:t>type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439" name="Rectangle 316"/>
                        <wps:cNvSpPr>
                          <a:spLocks noChangeArrowheads="1"/>
                        </wps:cNvSpPr>
                        <wps:spPr bwMode="auto">
                          <a:xfrm>
                            <a:off x="463532" y="2197584"/>
                            <a:ext cx="12033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1ABA1" w14:textId="00F7BF80" w:rsidR="007C615B" w:rsidRDefault="007C615B">
                              <w:r>
                                <w:rPr>
                                  <w:rFonts w:ascii="Arial" w:hAnsi="Arial" w:cs="Arial"/>
                                  <w:b/>
                                  <w:bCs/>
                                  <w:i/>
                                  <w:iCs/>
                                  <w:color w:val="000000"/>
                                  <w:sz w:val="10"/>
                                  <w:szCs w:val="10"/>
                                </w:rPr>
                                <w:t>GeologyBasic::AbstractFeatureRelation</w:t>
                              </w:r>
                            </w:p>
                          </w:txbxContent>
                        </wps:txbx>
                        <wps:bodyPr rot="0" vert="horz" wrap="none" lIns="0" tIns="0" rIns="0" bIns="0" anchor="t" anchorCtr="0">
                          <a:spAutoFit/>
                        </wps:bodyPr>
                      </wps:wsp>
                      <wps:wsp>
                        <wps:cNvPr id="450" name="Rectangle 327"/>
                        <wps:cNvSpPr>
                          <a:spLocks noChangeArrowheads="1"/>
                        </wps:cNvSpPr>
                        <wps:spPr bwMode="auto">
                          <a:xfrm>
                            <a:off x="1026160" y="4323715"/>
                            <a:ext cx="1778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59AE" w14:textId="0D6FE98D" w:rsidR="007C615B" w:rsidRDefault="007C615B">
                              <w:r>
                                <w:rPr>
                                  <w:rFonts w:ascii="Segoe UI" w:hAnsi="Segoe UI" w:cs="Segoe UI"/>
                                  <w:color w:val="C0C0C0"/>
                                  <w:sz w:val="10"/>
                                  <w:szCs w:val="10"/>
                                </w:rPr>
                                <w:t xml:space="preserve"> </w:t>
                              </w:r>
                            </w:p>
                          </w:txbxContent>
                        </wps:txbx>
                        <wps:bodyPr rot="0" vert="horz" wrap="none" lIns="0" tIns="0" rIns="0" bIns="0" anchor="t" anchorCtr="0">
                          <a:spAutoFit/>
                        </wps:bodyPr>
                      </wps:wsp>
                      <wps:wsp>
                        <wps:cNvPr id="453" name="Line 330"/>
                        <wps:cNvCnPr/>
                        <wps:spPr bwMode="auto">
                          <a:xfrm>
                            <a:off x="913130" y="1529715"/>
                            <a:ext cx="0" cy="28448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4" name="Line 331"/>
                        <wps:cNvCnPr/>
                        <wps:spPr bwMode="auto">
                          <a:xfrm>
                            <a:off x="913130" y="1814195"/>
                            <a:ext cx="384175" cy="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5" name="Line 332"/>
                        <wps:cNvCnPr/>
                        <wps:spPr bwMode="auto">
                          <a:xfrm flipV="1">
                            <a:off x="1297305" y="1529715"/>
                            <a:ext cx="0" cy="28448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6" name="Freeform 333"/>
                        <wps:cNvSpPr>
                          <a:spLocks noEditPoints="1"/>
                        </wps:cNvSpPr>
                        <wps:spPr bwMode="auto">
                          <a:xfrm>
                            <a:off x="1257300" y="1529715"/>
                            <a:ext cx="79375" cy="99060"/>
                          </a:xfrm>
                          <a:custGeom>
                            <a:avLst/>
                            <a:gdLst>
                              <a:gd name="T0" fmla="*/ 63 w 125"/>
                              <a:gd name="T1" fmla="*/ 0 h 156"/>
                              <a:gd name="T2" fmla="*/ 125 w 125"/>
                              <a:gd name="T3" fmla="*/ 156 h 156"/>
                              <a:gd name="T4" fmla="*/ 63 w 125"/>
                              <a:gd name="T5" fmla="*/ 0 h 156"/>
                              <a:gd name="T6" fmla="*/ 0 w 125"/>
                              <a:gd name="T7" fmla="*/ 156 h 156"/>
                            </a:gdLst>
                            <a:ahLst/>
                            <a:cxnLst>
                              <a:cxn ang="0">
                                <a:pos x="T0" y="T1"/>
                              </a:cxn>
                              <a:cxn ang="0">
                                <a:pos x="T2" y="T3"/>
                              </a:cxn>
                              <a:cxn ang="0">
                                <a:pos x="T4" y="T5"/>
                              </a:cxn>
                              <a:cxn ang="0">
                                <a:pos x="T6" y="T7"/>
                              </a:cxn>
                            </a:cxnLst>
                            <a:rect l="0" t="0" r="r" b="b"/>
                            <a:pathLst>
                              <a:path w="125" h="156">
                                <a:moveTo>
                                  <a:pt x="63" y="0"/>
                                </a:moveTo>
                                <a:lnTo>
                                  <a:pt x="125" y="156"/>
                                </a:lnTo>
                                <a:moveTo>
                                  <a:pt x="63" y="0"/>
                                </a:moveTo>
                                <a:lnTo>
                                  <a:pt x="0" y="156"/>
                                </a:lnTo>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Freeform 334"/>
                        <wps:cNvSpPr>
                          <a:spLocks noEditPoints="1"/>
                        </wps:cNvSpPr>
                        <wps:spPr bwMode="auto">
                          <a:xfrm>
                            <a:off x="1105535" y="1814195"/>
                            <a:ext cx="0" cy="258445"/>
                          </a:xfrm>
                          <a:custGeom>
                            <a:avLst/>
                            <a:gdLst>
                              <a:gd name="T0" fmla="*/ 0 h 407"/>
                              <a:gd name="T1" fmla="*/ 73 h 407"/>
                              <a:gd name="T2" fmla="*/ 115 h 407"/>
                              <a:gd name="T3" fmla="*/ 188 h 407"/>
                              <a:gd name="T4" fmla="*/ 230 h 407"/>
                              <a:gd name="T5" fmla="*/ 303 h 407"/>
                              <a:gd name="T6" fmla="*/ 344 h 407"/>
                              <a:gd name="T7" fmla="*/ 407 h 407"/>
                            </a:gdLst>
                            <a:ahLst/>
                            <a:cxnLst>
                              <a:cxn ang="0">
                                <a:pos x="0" y="T0"/>
                              </a:cxn>
                              <a:cxn ang="0">
                                <a:pos x="0" y="T1"/>
                              </a:cxn>
                              <a:cxn ang="0">
                                <a:pos x="0" y="T2"/>
                              </a:cxn>
                              <a:cxn ang="0">
                                <a:pos x="0" y="T3"/>
                              </a:cxn>
                              <a:cxn ang="0">
                                <a:pos x="0" y="T4"/>
                              </a:cxn>
                              <a:cxn ang="0">
                                <a:pos x="0" y="T5"/>
                              </a:cxn>
                              <a:cxn ang="0">
                                <a:pos x="0" y="T6"/>
                              </a:cxn>
                              <a:cxn ang="0">
                                <a:pos x="0" y="T7"/>
                              </a:cxn>
                            </a:cxnLst>
                            <a:rect l="0" t="0" r="r" b="b"/>
                            <a:pathLst>
                              <a:path h="407">
                                <a:moveTo>
                                  <a:pt x="0" y="0"/>
                                </a:moveTo>
                                <a:lnTo>
                                  <a:pt x="0" y="73"/>
                                </a:lnTo>
                                <a:moveTo>
                                  <a:pt x="0" y="115"/>
                                </a:moveTo>
                                <a:lnTo>
                                  <a:pt x="0" y="188"/>
                                </a:lnTo>
                                <a:moveTo>
                                  <a:pt x="0" y="230"/>
                                </a:moveTo>
                                <a:lnTo>
                                  <a:pt x="0" y="303"/>
                                </a:lnTo>
                                <a:moveTo>
                                  <a:pt x="0" y="344"/>
                                </a:moveTo>
                                <a:lnTo>
                                  <a:pt x="0" y="407"/>
                                </a:lnTo>
                              </a:path>
                            </a:pathLst>
                          </a:custGeom>
                          <a:noFill/>
                          <a:ln w="635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Line 335"/>
                        <wps:cNvCnPr/>
                        <wps:spPr bwMode="auto">
                          <a:xfrm flipV="1">
                            <a:off x="1092200" y="2397125"/>
                            <a:ext cx="0" cy="40386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9" name="Freeform 336"/>
                        <wps:cNvSpPr>
                          <a:spLocks/>
                        </wps:cNvSpPr>
                        <wps:spPr bwMode="auto">
                          <a:xfrm>
                            <a:off x="1052195" y="2397125"/>
                            <a:ext cx="79375" cy="106045"/>
                          </a:xfrm>
                          <a:custGeom>
                            <a:avLst/>
                            <a:gdLst>
                              <a:gd name="T0" fmla="*/ 125 w 125"/>
                              <a:gd name="T1" fmla="*/ 167 h 167"/>
                              <a:gd name="T2" fmla="*/ 0 w 125"/>
                              <a:gd name="T3" fmla="*/ 167 h 167"/>
                              <a:gd name="T4" fmla="*/ 63 w 125"/>
                              <a:gd name="T5" fmla="*/ 0 h 167"/>
                              <a:gd name="T6" fmla="*/ 125 w 125"/>
                              <a:gd name="T7" fmla="*/ 167 h 167"/>
                            </a:gdLst>
                            <a:ahLst/>
                            <a:cxnLst>
                              <a:cxn ang="0">
                                <a:pos x="T0" y="T1"/>
                              </a:cxn>
                              <a:cxn ang="0">
                                <a:pos x="T2" y="T3"/>
                              </a:cxn>
                              <a:cxn ang="0">
                                <a:pos x="T4" y="T5"/>
                              </a:cxn>
                              <a:cxn ang="0">
                                <a:pos x="T6" y="T7"/>
                              </a:cxn>
                            </a:cxnLst>
                            <a:rect l="0" t="0" r="r" b="b"/>
                            <a:pathLst>
                              <a:path w="125" h="167">
                                <a:moveTo>
                                  <a:pt x="125" y="167"/>
                                </a:moveTo>
                                <a:lnTo>
                                  <a:pt x="0" y="167"/>
                                </a:lnTo>
                                <a:lnTo>
                                  <a:pt x="63" y="0"/>
                                </a:lnTo>
                                <a:lnTo>
                                  <a:pt x="125" y="167"/>
                                </a:lnTo>
                                <a:close/>
                              </a:path>
                            </a:pathLst>
                          </a:custGeom>
                          <a:solidFill>
                            <a:srgbClr val="FCF2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337"/>
                        <wps:cNvSpPr>
                          <a:spLocks/>
                        </wps:cNvSpPr>
                        <wps:spPr bwMode="auto">
                          <a:xfrm>
                            <a:off x="1052195" y="2397125"/>
                            <a:ext cx="79375" cy="106045"/>
                          </a:xfrm>
                          <a:custGeom>
                            <a:avLst/>
                            <a:gdLst>
                              <a:gd name="T0" fmla="*/ 125 w 125"/>
                              <a:gd name="T1" fmla="*/ 167 h 167"/>
                              <a:gd name="T2" fmla="*/ 0 w 125"/>
                              <a:gd name="T3" fmla="*/ 167 h 167"/>
                              <a:gd name="T4" fmla="*/ 63 w 125"/>
                              <a:gd name="T5" fmla="*/ 0 h 167"/>
                              <a:gd name="T6" fmla="*/ 125 w 125"/>
                              <a:gd name="T7" fmla="*/ 167 h 167"/>
                            </a:gdLst>
                            <a:ahLst/>
                            <a:cxnLst>
                              <a:cxn ang="0">
                                <a:pos x="T0" y="T1"/>
                              </a:cxn>
                              <a:cxn ang="0">
                                <a:pos x="T2" y="T3"/>
                              </a:cxn>
                              <a:cxn ang="0">
                                <a:pos x="T4" y="T5"/>
                              </a:cxn>
                              <a:cxn ang="0">
                                <a:pos x="T6" y="T7"/>
                              </a:cxn>
                            </a:cxnLst>
                            <a:rect l="0" t="0" r="r" b="b"/>
                            <a:pathLst>
                              <a:path w="125" h="167">
                                <a:moveTo>
                                  <a:pt x="125" y="167"/>
                                </a:moveTo>
                                <a:lnTo>
                                  <a:pt x="0" y="167"/>
                                </a:lnTo>
                                <a:lnTo>
                                  <a:pt x="63" y="0"/>
                                </a:lnTo>
                                <a:lnTo>
                                  <a:pt x="125" y="167"/>
                                </a:lnTo>
                                <a:close/>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Line 338"/>
                        <wps:cNvCnPr/>
                        <wps:spPr bwMode="auto">
                          <a:xfrm>
                            <a:off x="2766695" y="1536065"/>
                            <a:ext cx="0" cy="24511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2" name="Line 339"/>
                        <wps:cNvCnPr/>
                        <wps:spPr bwMode="auto">
                          <a:xfrm>
                            <a:off x="2766695" y="1781175"/>
                            <a:ext cx="356870" cy="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3" name="Line 340"/>
                        <wps:cNvCnPr/>
                        <wps:spPr bwMode="auto">
                          <a:xfrm flipV="1">
                            <a:off x="3123565" y="1536065"/>
                            <a:ext cx="0" cy="24511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4" name="Freeform 341"/>
                        <wps:cNvSpPr>
                          <a:spLocks/>
                        </wps:cNvSpPr>
                        <wps:spPr bwMode="auto">
                          <a:xfrm>
                            <a:off x="2733040" y="1536065"/>
                            <a:ext cx="66675" cy="132715"/>
                          </a:xfrm>
                          <a:custGeom>
                            <a:avLst/>
                            <a:gdLst>
                              <a:gd name="T0" fmla="*/ 105 w 105"/>
                              <a:gd name="T1" fmla="*/ 105 h 209"/>
                              <a:gd name="T2" fmla="*/ 53 w 105"/>
                              <a:gd name="T3" fmla="*/ 0 h 209"/>
                              <a:gd name="T4" fmla="*/ 0 w 105"/>
                              <a:gd name="T5" fmla="*/ 105 h 209"/>
                              <a:gd name="T6" fmla="*/ 53 w 105"/>
                              <a:gd name="T7" fmla="*/ 209 h 209"/>
                              <a:gd name="T8" fmla="*/ 105 w 105"/>
                              <a:gd name="T9" fmla="*/ 105 h 209"/>
                            </a:gdLst>
                            <a:ahLst/>
                            <a:cxnLst>
                              <a:cxn ang="0">
                                <a:pos x="T0" y="T1"/>
                              </a:cxn>
                              <a:cxn ang="0">
                                <a:pos x="T2" y="T3"/>
                              </a:cxn>
                              <a:cxn ang="0">
                                <a:pos x="T4" y="T5"/>
                              </a:cxn>
                              <a:cxn ang="0">
                                <a:pos x="T6" y="T7"/>
                              </a:cxn>
                              <a:cxn ang="0">
                                <a:pos x="T8" y="T9"/>
                              </a:cxn>
                            </a:cxnLst>
                            <a:rect l="0" t="0" r="r" b="b"/>
                            <a:pathLst>
                              <a:path w="105" h="209">
                                <a:moveTo>
                                  <a:pt x="105" y="105"/>
                                </a:moveTo>
                                <a:lnTo>
                                  <a:pt x="53" y="0"/>
                                </a:lnTo>
                                <a:lnTo>
                                  <a:pt x="0" y="105"/>
                                </a:lnTo>
                                <a:lnTo>
                                  <a:pt x="53" y="209"/>
                                </a:lnTo>
                                <a:lnTo>
                                  <a:pt x="105"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342"/>
                        <wps:cNvSpPr>
                          <a:spLocks/>
                        </wps:cNvSpPr>
                        <wps:spPr bwMode="auto">
                          <a:xfrm>
                            <a:off x="2733040" y="1536065"/>
                            <a:ext cx="66675" cy="132715"/>
                          </a:xfrm>
                          <a:custGeom>
                            <a:avLst/>
                            <a:gdLst>
                              <a:gd name="T0" fmla="*/ 105 w 105"/>
                              <a:gd name="T1" fmla="*/ 105 h 209"/>
                              <a:gd name="T2" fmla="*/ 53 w 105"/>
                              <a:gd name="T3" fmla="*/ 0 h 209"/>
                              <a:gd name="T4" fmla="*/ 0 w 105"/>
                              <a:gd name="T5" fmla="*/ 105 h 209"/>
                              <a:gd name="T6" fmla="*/ 53 w 105"/>
                              <a:gd name="T7" fmla="*/ 209 h 209"/>
                              <a:gd name="T8" fmla="*/ 105 w 105"/>
                              <a:gd name="T9" fmla="*/ 105 h 209"/>
                            </a:gdLst>
                            <a:ahLst/>
                            <a:cxnLst>
                              <a:cxn ang="0">
                                <a:pos x="T0" y="T1"/>
                              </a:cxn>
                              <a:cxn ang="0">
                                <a:pos x="T2" y="T3"/>
                              </a:cxn>
                              <a:cxn ang="0">
                                <a:pos x="T4" y="T5"/>
                              </a:cxn>
                              <a:cxn ang="0">
                                <a:pos x="T6" y="T7"/>
                              </a:cxn>
                              <a:cxn ang="0">
                                <a:pos x="T8" y="T9"/>
                              </a:cxn>
                            </a:cxnLst>
                            <a:rect l="0" t="0" r="r" b="b"/>
                            <a:pathLst>
                              <a:path w="105" h="209">
                                <a:moveTo>
                                  <a:pt x="105" y="105"/>
                                </a:moveTo>
                                <a:lnTo>
                                  <a:pt x="53" y="0"/>
                                </a:lnTo>
                                <a:lnTo>
                                  <a:pt x="0" y="105"/>
                                </a:lnTo>
                                <a:lnTo>
                                  <a:pt x="53" y="209"/>
                                </a:lnTo>
                                <a:lnTo>
                                  <a:pt x="105" y="105"/>
                                </a:lnTo>
                                <a:close/>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343"/>
                        <wps:cNvSpPr>
                          <a:spLocks noEditPoints="1"/>
                        </wps:cNvSpPr>
                        <wps:spPr bwMode="auto">
                          <a:xfrm>
                            <a:off x="3084195" y="1536065"/>
                            <a:ext cx="79375" cy="99695"/>
                          </a:xfrm>
                          <a:custGeom>
                            <a:avLst/>
                            <a:gdLst>
                              <a:gd name="T0" fmla="*/ 62 w 125"/>
                              <a:gd name="T1" fmla="*/ 0 h 157"/>
                              <a:gd name="T2" fmla="*/ 125 w 125"/>
                              <a:gd name="T3" fmla="*/ 157 h 157"/>
                              <a:gd name="T4" fmla="*/ 62 w 125"/>
                              <a:gd name="T5" fmla="*/ 0 h 157"/>
                              <a:gd name="T6" fmla="*/ 0 w 125"/>
                              <a:gd name="T7" fmla="*/ 157 h 157"/>
                            </a:gdLst>
                            <a:ahLst/>
                            <a:cxnLst>
                              <a:cxn ang="0">
                                <a:pos x="T0" y="T1"/>
                              </a:cxn>
                              <a:cxn ang="0">
                                <a:pos x="T2" y="T3"/>
                              </a:cxn>
                              <a:cxn ang="0">
                                <a:pos x="T4" y="T5"/>
                              </a:cxn>
                              <a:cxn ang="0">
                                <a:pos x="T6" y="T7"/>
                              </a:cxn>
                            </a:cxnLst>
                            <a:rect l="0" t="0" r="r" b="b"/>
                            <a:pathLst>
                              <a:path w="125" h="157">
                                <a:moveTo>
                                  <a:pt x="62" y="0"/>
                                </a:moveTo>
                                <a:lnTo>
                                  <a:pt x="125" y="157"/>
                                </a:lnTo>
                                <a:moveTo>
                                  <a:pt x="62" y="0"/>
                                </a:moveTo>
                                <a:lnTo>
                                  <a:pt x="0" y="157"/>
                                </a:lnTo>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Freeform 344"/>
                        <wps:cNvSpPr>
                          <a:spLocks noEditPoints="1"/>
                        </wps:cNvSpPr>
                        <wps:spPr bwMode="auto">
                          <a:xfrm>
                            <a:off x="2945130" y="1781175"/>
                            <a:ext cx="0" cy="993140"/>
                          </a:xfrm>
                          <a:custGeom>
                            <a:avLst/>
                            <a:gdLst>
                              <a:gd name="T0" fmla="*/ 0 h 1564"/>
                              <a:gd name="T1" fmla="*/ 73 h 1564"/>
                              <a:gd name="T2" fmla="*/ 115 h 1564"/>
                              <a:gd name="T3" fmla="*/ 188 h 1564"/>
                              <a:gd name="T4" fmla="*/ 230 h 1564"/>
                              <a:gd name="T5" fmla="*/ 303 h 1564"/>
                              <a:gd name="T6" fmla="*/ 344 h 1564"/>
                              <a:gd name="T7" fmla="*/ 417 h 1564"/>
                              <a:gd name="T8" fmla="*/ 459 h 1564"/>
                              <a:gd name="T9" fmla="*/ 532 h 1564"/>
                              <a:gd name="T10" fmla="*/ 574 h 1564"/>
                              <a:gd name="T11" fmla="*/ 647 h 1564"/>
                              <a:gd name="T12" fmla="*/ 688 h 1564"/>
                              <a:gd name="T13" fmla="*/ 761 h 1564"/>
                              <a:gd name="T14" fmla="*/ 803 h 1564"/>
                              <a:gd name="T15" fmla="*/ 876 h 1564"/>
                              <a:gd name="T16" fmla="*/ 918 h 1564"/>
                              <a:gd name="T17" fmla="*/ 991 h 1564"/>
                              <a:gd name="T18" fmla="*/ 1032 h 1564"/>
                              <a:gd name="T19" fmla="*/ 1105 h 1564"/>
                              <a:gd name="T20" fmla="*/ 1147 h 1564"/>
                              <a:gd name="T21" fmla="*/ 1220 h 1564"/>
                              <a:gd name="T22" fmla="*/ 1262 h 1564"/>
                              <a:gd name="T23" fmla="*/ 1335 h 1564"/>
                              <a:gd name="T24" fmla="*/ 1377 h 1564"/>
                              <a:gd name="T25" fmla="*/ 1450 h 1564"/>
                              <a:gd name="T26" fmla="*/ 1491 h 1564"/>
                              <a:gd name="T27" fmla="*/ 1564 h 1564"/>
                            </a:gdLst>
                            <a:ahLst/>
                            <a:cxnLst>
                              <a:cxn ang="0">
                                <a:pos x="0" y="T0"/>
                              </a:cxn>
                              <a:cxn ang="0">
                                <a:pos x="0" y="T1"/>
                              </a:cxn>
                              <a:cxn ang="0">
                                <a:pos x="0" y="T2"/>
                              </a:cxn>
                              <a:cxn ang="0">
                                <a:pos x="0" y="T3"/>
                              </a:cxn>
                              <a:cxn ang="0">
                                <a:pos x="0" y="T4"/>
                              </a:cxn>
                              <a:cxn ang="0">
                                <a:pos x="0" y="T5"/>
                              </a:cxn>
                              <a:cxn ang="0">
                                <a:pos x="0" y="T6"/>
                              </a:cxn>
                              <a:cxn ang="0">
                                <a:pos x="0" y="T7"/>
                              </a:cxn>
                              <a:cxn ang="0">
                                <a:pos x="0" y="T8"/>
                              </a:cxn>
                              <a:cxn ang="0">
                                <a:pos x="0" y="T9"/>
                              </a:cxn>
                              <a:cxn ang="0">
                                <a:pos x="0" y="T10"/>
                              </a:cxn>
                              <a:cxn ang="0">
                                <a:pos x="0" y="T11"/>
                              </a:cxn>
                              <a:cxn ang="0">
                                <a:pos x="0" y="T12"/>
                              </a:cxn>
                              <a:cxn ang="0">
                                <a:pos x="0" y="T13"/>
                              </a:cxn>
                              <a:cxn ang="0">
                                <a:pos x="0" y="T14"/>
                              </a:cxn>
                              <a:cxn ang="0">
                                <a:pos x="0" y="T15"/>
                              </a:cxn>
                              <a:cxn ang="0">
                                <a:pos x="0" y="T16"/>
                              </a:cxn>
                              <a:cxn ang="0">
                                <a:pos x="0" y="T17"/>
                              </a:cxn>
                              <a:cxn ang="0">
                                <a:pos x="0" y="T18"/>
                              </a:cxn>
                              <a:cxn ang="0">
                                <a:pos x="0" y="T19"/>
                              </a:cxn>
                              <a:cxn ang="0">
                                <a:pos x="0" y="T20"/>
                              </a:cxn>
                              <a:cxn ang="0">
                                <a:pos x="0" y="T21"/>
                              </a:cxn>
                              <a:cxn ang="0">
                                <a:pos x="0" y="T22"/>
                              </a:cxn>
                              <a:cxn ang="0">
                                <a:pos x="0" y="T23"/>
                              </a:cxn>
                              <a:cxn ang="0">
                                <a:pos x="0" y="T24"/>
                              </a:cxn>
                              <a:cxn ang="0">
                                <a:pos x="0" y="T25"/>
                              </a:cxn>
                              <a:cxn ang="0">
                                <a:pos x="0" y="T26"/>
                              </a:cxn>
                              <a:cxn ang="0">
                                <a:pos x="0" y="T27"/>
                              </a:cxn>
                            </a:cxnLst>
                            <a:rect l="0" t="0" r="r" b="b"/>
                            <a:pathLst>
                              <a:path h="1564">
                                <a:moveTo>
                                  <a:pt x="0" y="0"/>
                                </a:moveTo>
                                <a:lnTo>
                                  <a:pt x="0" y="73"/>
                                </a:lnTo>
                                <a:moveTo>
                                  <a:pt x="0" y="115"/>
                                </a:moveTo>
                                <a:lnTo>
                                  <a:pt x="0" y="188"/>
                                </a:lnTo>
                                <a:moveTo>
                                  <a:pt x="0" y="230"/>
                                </a:moveTo>
                                <a:lnTo>
                                  <a:pt x="0" y="303"/>
                                </a:lnTo>
                                <a:moveTo>
                                  <a:pt x="0" y="344"/>
                                </a:moveTo>
                                <a:lnTo>
                                  <a:pt x="0" y="417"/>
                                </a:lnTo>
                                <a:moveTo>
                                  <a:pt x="0" y="459"/>
                                </a:moveTo>
                                <a:lnTo>
                                  <a:pt x="0" y="532"/>
                                </a:lnTo>
                                <a:moveTo>
                                  <a:pt x="0" y="574"/>
                                </a:moveTo>
                                <a:lnTo>
                                  <a:pt x="0" y="647"/>
                                </a:lnTo>
                                <a:moveTo>
                                  <a:pt x="0" y="688"/>
                                </a:moveTo>
                                <a:lnTo>
                                  <a:pt x="0" y="761"/>
                                </a:lnTo>
                                <a:moveTo>
                                  <a:pt x="0" y="803"/>
                                </a:moveTo>
                                <a:lnTo>
                                  <a:pt x="0" y="876"/>
                                </a:lnTo>
                                <a:moveTo>
                                  <a:pt x="0" y="918"/>
                                </a:moveTo>
                                <a:lnTo>
                                  <a:pt x="0" y="991"/>
                                </a:lnTo>
                                <a:moveTo>
                                  <a:pt x="0" y="1032"/>
                                </a:moveTo>
                                <a:lnTo>
                                  <a:pt x="0" y="1105"/>
                                </a:lnTo>
                                <a:moveTo>
                                  <a:pt x="0" y="1147"/>
                                </a:moveTo>
                                <a:lnTo>
                                  <a:pt x="0" y="1220"/>
                                </a:lnTo>
                                <a:moveTo>
                                  <a:pt x="0" y="1262"/>
                                </a:moveTo>
                                <a:lnTo>
                                  <a:pt x="0" y="1335"/>
                                </a:lnTo>
                                <a:moveTo>
                                  <a:pt x="0" y="1377"/>
                                </a:moveTo>
                                <a:lnTo>
                                  <a:pt x="0" y="1450"/>
                                </a:lnTo>
                                <a:moveTo>
                                  <a:pt x="0" y="1491"/>
                                </a:moveTo>
                                <a:lnTo>
                                  <a:pt x="0" y="1564"/>
                                </a:lnTo>
                              </a:path>
                            </a:pathLst>
                          </a:custGeom>
                          <a:noFill/>
                          <a:ln w="635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Rectangle 346"/>
                        <wps:cNvSpPr>
                          <a:spLocks noChangeArrowheads="1"/>
                        </wps:cNvSpPr>
                        <wps:spPr bwMode="auto">
                          <a:xfrm>
                            <a:off x="3216275" y="1589405"/>
                            <a:ext cx="4572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0C559" w14:textId="0B0F8F57" w:rsidR="007C615B" w:rsidRDefault="007C615B">
                              <w:r>
                                <w:rPr>
                                  <w:rFonts w:ascii="Arial" w:hAnsi="Arial" w:cs="Arial"/>
                                  <w:color w:val="000000"/>
                                  <w:sz w:val="10"/>
                                  <w:szCs w:val="10"/>
                                </w:rPr>
                                <w:t>+relatedMaterial</w:t>
                              </w:r>
                            </w:p>
                          </w:txbxContent>
                        </wps:txbx>
                        <wps:bodyPr rot="0" vert="horz" wrap="none" lIns="0" tIns="0" rIns="0" bIns="0" anchor="t" anchorCtr="0">
                          <a:spAutoFit/>
                        </wps:bodyPr>
                      </wps:wsp>
                      <wps:wsp>
                        <wps:cNvPr id="470" name="Rectangle 347"/>
                        <wps:cNvSpPr>
                          <a:spLocks noChangeArrowheads="1"/>
                        </wps:cNvSpPr>
                        <wps:spPr bwMode="auto">
                          <a:xfrm>
                            <a:off x="3216275" y="1675130"/>
                            <a:ext cx="958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AA55D" w14:textId="205426E3" w:rsidR="007C615B" w:rsidRDefault="007C615B">
                              <w:proofErr w:type="gramStart"/>
                              <w:r>
                                <w:rPr>
                                  <w:rFonts w:ascii="Arial" w:hAnsi="Arial" w:cs="Arial"/>
                                  <w:color w:val="000000"/>
                                  <w:sz w:val="10"/>
                                  <w:szCs w:val="10"/>
                                </w:rPr>
                                <w:t>0..*</w:t>
                              </w:r>
                              <w:proofErr w:type="gramEnd"/>
                            </w:p>
                          </w:txbxContent>
                        </wps:txbx>
                        <wps:bodyPr rot="0" vert="horz" wrap="none" lIns="0" tIns="0" rIns="0" bIns="0" anchor="t" anchorCtr="0">
                          <a:spAutoFit/>
                        </wps:bodyPr>
                      </wps:wsp>
                      <wps:wsp>
                        <wps:cNvPr id="471" name="Rectangle 348"/>
                        <wps:cNvSpPr>
                          <a:spLocks noChangeArrowheads="1"/>
                        </wps:cNvSpPr>
                        <wps:spPr bwMode="auto">
                          <a:xfrm>
                            <a:off x="1369695" y="1569085"/>
                            <a:ext cx="45021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49EF7" w14:textId="12FBC509" w:rsidR="007C615B" w:rsidRDefault="007C615B">
                              <w:r>
                                <w:rPr>
                                  <w:rFonts w:ascii="Arial" w:hAnsi="Arial" w:cs="Arial"/>
                                  <w:color w:val="000000"/>
                                  <w:sz w:val="10"/>
                                  <w:szCs w:val="10"/>
                                </w:rPr>
                                <w:t>+relatedFeature</w:t>
                              </w:r>
                            </w:p>
                          </w:txbxContent>
                        </wps:txbx>
                        <wps:bodyPr rot="0" vert="horz" wrap="none" lIns="0" tIns="0" rIns="0" bIns="0" anchor="t" anchorCtr="0">
                          <a:spAutoFit/>
                        </wps:bodyPr>
                      </wps:wsp>
                      <wps:wsp>
                        <wps:cNvPr id="472" name="Rectangle 349"/>
                        <wps:cNvSpPr>
                          <a:spLocks noChangeArrowheads="1"/>
                        </wps:cNvSpPr>
                        <wps:spPr bwMode="auto">
                          <a:xfrm>
                            <a:off x="1369695" y="1655445"/>
                            <a:ext cx="958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29CB2" w14:textId="0A78257F" w:rsidR="007C615B" w:rsidRDefault="007C615B">
                              <w:proofErr w:type="gramStart"/>
                              <w:r>
                                <w:rPr>
                                  <w:rFonts w:ascii="Arial" w:hAnsi="Arial" w:cs="Arial"/>
                                  <w:color w:val="000000"/>
                                  <w:sz w:val="10"/>
                                  <w:szCs w:val="10"/>
                                </w:rPr>
                                <w:t>0..*</w:t>
                              </w:r>
                              <w:proofErr w:type="gramEnd"/>
                            </w:p>
                          </w:txbxContent>
                        </wps:txbx>
                        <wps:bodyPr rot="0" vert="horz" wrap="none" lIns="0" tIns="0" rIns="0" bIns="0" anchor="t" anchorCtr="0">
                          <a:spAutoFit/>
                        </wps:bodyPr>
                      </wps:wsp>
                      <wps:wsp>
                        <wps:cNvPr id="473" name="Rectangle 350"/>
                        <wps:cNvSpPr>
                          <a:spLocks noChangeArrowheads="1"/>
                        </wps:cNvSpPr>
                        <wps:spPr bwMode="auto">
                          <a:xfrm>
                            <a:off x="165735" y="231775"/>
                            <a:ext cx="1873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32977" w14:textId="1F399A27" w:rsidR="007C615B" w:rsidRDefault="007C615B">
                              <w:r>
                                <w:rPr>
                                  <w:rFonts w:ascii="Arial" w:hAnsi="Arial" w:cs="Arial"/>
                                  <w:color w:val="0000C8"/>
                                  <w:sz w:val="10"/>
                                  <w:szCs w:val="10"/>
                                </w:rPr>
                                <w:t>Name:</w:t>
                              </w:r>
                            </w:p>
                          </w:txbxContent>
                        </wps:txbx>
                        <wps:bodyPr rot="0" vert="horz" wrap="none" lIns="0" tIns="0" rIns="0" bIns="0" anchor="t" anchorCtr="0">
                          <a:spAutoFit/>
                        </wps:bodyPr>
                      </wps:wsp>
                      <wps:wsp>
                        <wps:cNvPr id="474" name="Rectangle 351"/>
                        <wps:cNvSpPr>
                          <a:spLocks noChangeArrowheads="1"/>
                        </wps:cNvSpPr>
                        <wps:spPr bwMode="auto">
                          <a:xfrm>
                            <a:off x="165735" y="318135"/>
                            <a:ext cx="26479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905F" w14:textId="5324EA83" w:rsidR="007C615B" w:rsidRDefault="007C615B">
                              <w:r>
                                <w:rPr>
                                  <w:rFonts w:ascii="Arial" w:hAnsi="Arial" w:cs="Arial"/>
                                  <w:color w:val="0000C8"/>
                                  <w:sz w:val="10"/>
                                  <w:szCs w:val="10"/>
                                </w:rPr>
                                <w:t>Package:</w:t>
                              </w:r>
                            </w:p>
                          </w:txbxContent>
                        </wps:txbx>
                        <wps:bodyPr rot="0" vert="horz" wrap="none" lIns="0" tIns="0" rIns="0" bIns="0" anchor="t" anchorCtr="0">
                          <a:spAutoFit/>
                        </wps:bodyPr>
                      </wps:wsp>
                      <wps:wsp>
                        <wps:cNvPr id="475" name="Rectangle 352"/>
                        <wps:cNvSpPr>
                          <a:spLocks noChangeArrowheads="1"/>
                        </wps:cNvSpPr>
                        <wps:spPr bwMode="auto">
                          <a:xfrm>
                            <a:off x="165735" y="403860"/>
                            <a:ext cx="23304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597A7" w14:textId="1F8645CB" w:rsidR="007C615B" w:rsidRDefault="007C615B">
                              <w:r>
                                <w:rPr>
                                  <w:rFonts w:ascii="Arial" w:hAnsi="Arial" w:cs="Arial"/>
                                  <w:color w:val="0000C8"/>
                                  <w:sz w:val="10"/>
                                  <w:szCs w:val="10"/>
                                </w:rPr>
                                <w:t>Version:</w:t>
                              </w:r>
                            </w:p>
                          </w:txbxContent>
                        </wps:txbx>
                        <wps:bodyPr rot="0" vert="horz" wrap="none" lIns="0" tIns="0" rIns="0" bIns="0" anchor="t" anchorCtr="0">
                          <a:spAutoFit/>
                        </wps:bodyPr>
                      </wps:wsp>
                      <wps:wsp>
                        <wps:cNvPr id="476" name="Rectangle 353"/>
                        <wps:cNvSpPr>
                          <a:spLocks noChangeArrowheads="1"/>
                        </wps:cNvSpPr>
                        <wps:spPr bwMode="auto">
                          <a:xfrm>
                            <a:off x="165735" y="490220"/>
                            <a:ext cx="20510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04A98" w14:textId="61B3FC16" w:rsidR="007C615B" w:rsidRDefault="007C615B">
                              <w:r>
                                <w:rPr>
                                  <w:rFonts w:ascii="Arial" w:hAnsi="Arial" w:cs="Arial"/>
                                  <w:color w:val="0000C8"/>
                                  <w:sz w:val="10"/>
                                  <w:szCs w:val="10"/>
                                </w:rPr>
                                <w:t>Author:</w:t>
                              </w:r>
                            </w:p>
                          </w:txbxContent>
                        </wps:txbx>
                        <wps:bodyPr rot="0" vert="horz" wrap="none" lIns="0" tIns="0" rIns="0" bIns="0" anchor="t" anchorCtr="0">
                          <a:spAutoFit/>
                        </wps:bodyPr>
                      </wps:wsp>
                      <wps:wsp>
                        <wps:cNvPr id="477" name="Rectangle 354"/>
                        <wps:cNvSpPr>
                          <a:spLocks noChangeArrowheads="1"/>
                        </wps:cNvSpPr>
                        <wps:spPr bwMode="auto">
                          <a:xfrm>
                            <a:off x="509905" y="231775"/>
                            <a:ext cx="108712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BE1E" w14:textId="70D37E16" w:rsidR="007C615B" w:rsidRDefault="007C615B">
                              <w:r>
                                <w:rPr>
                                  <w:rFonts w:ascii="Arial" w:hAnsi="Arial" w:cs="Arial"/>
                                  <w:color w:val="000096"/>
                                  <w:sz w:val="10"/>
                                  <w:szCs w:val="10"/>
                                </w:rPr>
                                <w:t>Summary diagram: Geologic Relations</w:t>
                              </w:r>
                            </w:p>
                          </w:txbxContent>
                        </wps:txbx>
                        <wps:bodyPr rot="0" vert="horz" wrap="none" lIns="0" tIns="0" rIns="0" bIns="0" anchor="t" anchorCtr="0">
                          <a:spAutoFit/>
                        </wps:bodyPr>
                      </wps:wsp>
                      <wps:wsp>
                        <wps:cNvPr id="478" name="Rectangle 355"/>
                        <wps:cNvSpPr>
                          <a:spLocks noChangeArrowheads="1"/>
                        </wps:cNvSpPr>
                        <wps:spPr bwMode="auto">
                          <a:xfrm>
                            <a:off x="509905" y="318135"/>
                            <a:ext cx="67437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908FA" w14:textId="1CEFFD82" w:rsidR="007C615B" w:rsidRDefault="007C615B">
                              <w:r>
                                <w:rPr>
                                  <w:rFonts w:ascii="Arial" w:hAnsi="Arial" w:cs="Arial"/>
                                  <w:color w:val="000096"/>
                                  <w:sz w:val="10"/>
                                  <w:szCs w:val="10"/>
                                </w:rPr>
                                <w:t>«</w:t>
                              </w:r>
                              <w:proofErr w:type="gramStart"/>
                              <w:r>
                                <w:rPr>
                                  <w:rFonts w:ascii="Arial" w:hAnsi="Arial" w:cs="Arial"/>
                                  <w:color w:val="000096"/>
                                  <w:sz w:val="10"/>
                                  <w:szCs w:val="10"/>
                                </w:rPr>
                                <w:t>leaf</w:t>
                              </w:r>
                              <w:proofErr w:type="gramEnd"/>
                              <w:r>
                                <w:rPr>
                                  <w:rFonts w:ascii="Arial" w:hAnsi="Arial" w:cs="Arial"/>
                                  <w:color w:val="000096"/>
                                  <w:sz w:val="10"/>
                                  <w:szCs w:val="10"/>
                                </w:rPr>
                                <w:t>» GeologicRelation</w:t>
                              </w:r>
                            </w:p>
                          </w:txbxContent>
                        </wps:txbx>
                        <wps:bodyPr rot="0" vert="horz" wrap="none" lIns="0" tIns="0" rIns="0" bIns="0" anchor="t" anchorCtr="0">
                          <a:spAutoFit/>
                        </wps:bodyPr>
                      </wps:wsp>
                      <wps:wsp>
                        <wps:cNvPr id="479" name="Rectangle 356"/>
                        <wps:cNvSpPr>
                          <a:spLocks noChangeArrowheads="1"/>
                        </wps:cNvSpPr>
                        <wps:spPr bwMode="auto">
                          <a:xfrm>
                            <a:off x="509905" y="403860"/>
                            <a:ext cx="889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D3706" w14:textId="21FA46E0" w:rsidR="007C615B" w:rsidRDefault="007C615B">
                              <w:r>
                                <w:rPr>
                                  <w:rFonts w:ascii="Arial" w:hAnsi="Arial" w:cs="Arial"/>
                                  <w:color w:val="000096"/>
                                  <w:sz w:val="10"/>
                                  <w:szCs w:val="10"/>
                                </w:rPr>
                                <w:t>4.1</w:t>
                              </w:r>
                            </w:p>
                          </w:txbxContent>
                        </wps:txbx>
                        <wps:bodyPr rot="0" vert="horz" wrap="none" lIns="0" tIns="0" rIns="0" bIns="0" anchor="t" anchorCtr="0">
                          <a:spAutoFit/>
                        </wps:bodyPr>
                      </wps:wsp>
                      <wps:wsp>
                        <wps:cNvPr id="480" name="Rectangle 357"/>
                        <wps:cNvSpPr>
                          <a:spLocks noChangeArrowheads="1"/>
                        </wps:cNvSpPr>
                        <wps:spPr bwMode="auto">
                          <a:xfrm>
                            <a:off x="509905" y="490220"/>
                            <a:ext cx="7588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DBCE5" w14:textId="64FC0507" w:rsidR="007C615B" w:rsidRDefault="007C615B">
                              <w:r>
                                <w:rPr>
                                  <w:rFonts w:ascii="Arial" w:hAnsi="Arial" w:cs="Arial"/>
                                  <w:color w:val="000096"/>
                                  <w:sz w:val="10"/>
                                  <w:szCs w:val="10"/>
                                </w:rPr>
                                <w:t>OGC/CGI GeoSciML SWG</w:t>
                              </w:r>
                            </w:p>
                          </w:txbxContent>
                        </wps:txbx>
                        <wps:bodyPr rot="0" vert="horz" wrap="none" lIns="0" tIns="0" rIns="0" bIns="0" anchor="t" anchorCtr="0">
                          <a:spAutoFit/>
                        </wps:bodyPr>
                      </wps:wsp>
                    </wpc:wpc>
                  </a:graphicData>
                </a:graphic>
              </wp:inline>
            </w:drawing>
          </mc:Choice>
          <mc:Fallback>
            <w:pict>
              <v:group id="Zone de dessin 481" o:spid="_x0000_s1026" editas="canvas" style="width:320.1pt;height:369.15pt;mso-position-horizontal-relative:char;mso-position-vertical-relative:line" coordsize="40652,4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652;height:46882;visibility:visible;mso-wrap-style:square">
                  <v:fill o:detectmouseclick="t"/>
                  <v:path o:connecttype="none"/>
                </v:shape>
                <v:group id="Group 205" o:spid="_x0000_s1028" style="position:absolute;left:196;top:25;width:40164;height:46488" coordorigin="31,31" coordsize="6325,7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5" o:spid="_x0000_s1029" style="position:absolute;left:31;top:31;width:6325;height:7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iE8IA&#10;AADcAAAADwAAAGRycy9kb3ducmV2LnhtbERPS4vCMBC+C/6HMIIX0XRlWbRrFBEUPSg+9rK3oZlt&#10;i8mk28Ta/fdGWPA2H99zZovWGtFQ7UvHCt5GCQjizOmScwVfl/VwAsIHZI3GMSn4Iw+Lebczw1S7&#10;O5+oOYdcxBD2KSooQqhSKX1WkEU/chVx5H5cbTFEWOdS13iP4dbIcZJ8SIslx4YCK1oVlF3PN6sg&#10;mN/vw3H57u2gYXM8ebffbZxS/V67/AQRqA0v8b97q+P88RSez8QL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uITwgAAANwAAAAPAAAAAAAAAAAAAAAAAJgCAABkcnMvZG93&#10;bnJldi54bWxQSwUGAAAAAAQABAD1AAAAhwMAAAAA&#10;" filled="f" strokeweight=".05pt">
                    <v:stroke joinstyle="round" endcap="square"/>
                  </v:rect>
                  <v:shape id="Freeform 6" o:spid="_x0000_s1030" style="position:absolute;left:31;top:31;width:2481;height:198;visibility:visible;mso-wrap-style:square;v-text-anchor:top" coordsize="248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y3MUA&#10;AADcAAAADwAAAGRycy9kb3ducmV2LnhtbESPzW7CQAyE75V4h5WReiubQlWVwIIi/oSAS4EHsLJu&#10;EpH1RtklpG9fH5B6szXjmc/zZe9q1VEbKs8G3kcJKOLc24oLA9fL9u0LVIjIFmvPZOCXAiwXg5c5&#10;ptY/+Ju6cyyUhHBI0UAZY5NqHfKSHIaRb4hF+/GtwyhrW2jb4kPCXa3HSfKpHVYsDSU2tCopv53v&#10;zkB1uO260zHLjpvper39KA56t0JjXod9NgMVqY//5uf13gr+RPDlGZl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3LcxQAAANwAAAAPAAAAAAAAAAAAAAAAAJgCAABkcnMv&#10;ZG93bnJldi54bWxQSwUGAAAAAAQABAD1AAAAigMAAAAA&#10;" path="m,198r2345,l2481,52r,-52l,,,198xe" stroked="f">
                    <v:path arrowok="t" o:connecttype="custom" o:connectlocs="0,198;2345,198;2481,52;2481,0;0,0;0,198" o:connectangles="0,0,0,0,0,0"/>
                  </v:shape>
                  <v:shape id="Freeform 7" o:spid="_x0000_s1031" style="position:absolute;left:31;top:31;width:2481;height:198;visibility:visible;mso-wrap-style:square;v-text-anchor:top" coordsize="248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9tcMA&#10;AADcAAAADwAAAGRycy9kb3ducmV2LnhtbERPTWvCQBC9C/6HZQredBOVIqmbUAsFLy1WvXibZqdJ&#10;aHY23d0m8d+7hYK3ebzP2RajaUVPzjeWFaSLBARxaXXDlYLz6XW+AeEDssbWMim4kocin062mGk7&#10;8Af1x1CJGMI+QwV1CF0mpS9rMugXtiOO3Jd1BkOErpLa4RDDTSuXSfIoDTYcG2rs6KWm8vv4axSY&#10;dHXpfvqDe7+u15/D0mjsd29KzR7G5ycQgcZwF/+79zrOX6Xw90y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B9tcMAAADcAAAADwAAAAAAAAAAAAAAAACYAgAAZHJzL2Rv&#10;d25yZXYueG1sUEsFBgAAAAAEAAQA9QAAAIgDAAAAAA==&#10;" path="m,198r2345,l2481,52r,-52l,,,198xe" filled="f" strokeweight=".05pt">
                    <v:stroke endcap="square"/>
                    <v:path arrowok="t" o:connecttype="custom" o:connectlocs="0,198;2345,198;2481,52;2481,0;0,0;0,198" o:connectangles="0,0,0,0,0,0"/>
                  </v:shape>
                  <v:rect id="Rectangle 8" o:spid="_x0000_s1032" style="position:absolute;left:83;top:63;width:2118;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Ov78A&#10;AADcAAAADwAAAGRycy9kb3ducmV2LnhtbERP24rCMBB9F/yHMMK+aWqF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6U6/vwAAANwAAAAPAAAAAAAAAAAAAAAAAJgCAABkcnMvZG93bnJl&#10;di54bWxQSwUGAAAAAAQABAD1AAAAhAMAAAAA&#10;" filled="f" stroked="f">
                    <v:textbox style="mso-fit-shape-to-text:t" inset="0,0,0,0">
                      <w:txbxContent>
                        <w:p w14:paraId="1D81756B" w14:textId="5AC63CF7" w:rsidR="007C615B" w:rsidRDefault="007C615B">
                          <w:proofErr w:type="gramStart"/>
                          <w:r>
                            <w:rPr>
                              <w:rFonts w:ascii="Arial" w:hAnsi="Arial" w:cs="Arial"/>
                              <w:b/>
                              <w:bCs/>
                              <w:color w:val="000000"/>
                              <w:sz w:val="10"/>
                              <w:szCs w:val="10"/>
                            </w:rPr>
                            <w:t>class</w:t>
                          </w:r>
                          <w:proofErr w:type="gramEnd"/>
                          <w:r>
                            <w:rPr>
                              <w:rFonts w:ascii="Arial" w:hAnsi="Arial" w:cs="Arial"/>
                              <w:b/>
                              <w:bCs/>
                              <w:color w:val="000000"/>
                              <w:sz w:val="10"/>
                              <w:szCs w:val="10"/>
                            </w:rPr>
                            <w:t xml:space="preserve"> Summary diagram: Geologic Relations</w:t>
                          </w:r>
                        </w:p>
                      </w:txbxContent>
                    </v:textbox>
                  </v:rect>
                  <v:shape id="Freeform 9" o:spid="_x0000_s1033" style="position:absolute;left:448;top:1345;width:2637;height:1085;visibility:visible;mso-wrap-style:square;v-text-anchor:top" coordsize="4048,1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fP8MA&#10;AADcAAAADwAAAGRycy9kb3ducmV2LnhtbERPTWsCMRC9F/wPYQrearYulbIaRcViT6WuvXgbknF3&#10;cTNZknRd/fVNodDbPN7nLFaDbUVPPjSOFTxPMhDE2pmGKwVfx7enVxAhIhtsHZOCGwVYLUcPCyyM&#10;u/KB+jJWIoVwKFBBHWNXSBl0TRbDxHXEiTs7bzEm6CtpPF5TuG3lNMtm0mLDqaHGjrY16Uv5bRW8&#10;3I8nvdGf5a7fzC43/7Hv/D1Xavw4rOcgIg3xX/znfjdpfp7D7zPpA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nfP8MAAADcAAAADwAAAAAAAAAAAAAAAACYAgAAZHJzL2Rv&#10;d25yZXYueG1sUEsFBgAAAAAEAAQA9QAAAIgDAAAAAA==&#10;" path="m4008,v23,,40,18,40,40l4048,40r,1584l4048,1624v,23,-17,40,-40,40c4008,1664,4008,1664,4008,1664r,l40,1664r,c18,1664,,1647,,1624r,l,40c,18,18,,40,r,l4008,xe" fillcolor="#bbc1d0" strokeweight="0">
                    <v:path arrowok="t" o:connecttype="custom" o:connectlocs="2611,0;2637,26;2637,26;2637,1059;2637,1059;2611,1085;2611,1085;2611,1085;26,1085;26,1085;0,1059;0,1059;0,26;26,0;26,0;2611,0" o:connectangles="0,0,0,0,0,0,0,0,0,0,0,0,0,0,0,0"/>
                  </v:shape>
                  <v:rect id="Rectangle 10" o:spid="_x0000_s1034" style="position:absolute;left:417;top:1314;width:264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IacMA&#10;AADcAAAADwAAAGRycy9kb3ducmV2LnhtbERPS2vCQBC+F/wPywi9lLprlVJSVxFB6s1HA+1xyE6T&#10;tNnZkB01/feuIHibj+85s0XvG3WiLtaBLYxHBhRxEVzNpYX8c/38BioKssMmMFn4pwiL+eBhhpkL&#10;Z97T6SClSiEcM7RQibSZ1rGoyGMchZY4cT+h8ygJdqV2HZ5TuG/0izGv2mPNqaHCllYVFX+Ho7fw&#10;K81HNGG3kdX6q959T8zTcZtb+zjsl++ghHq5i2/ujUvzJ1O4PpMu0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ZIacMAAADcAAAADwAAAAAAAAAAAAAAAACYAgAAZHJzL2Rv&#10;d25yZXYueG1sUEsFBgAAAAAEAAQA9QAAAIgDAAAAAA==&#10;" fillcolor="#ededed" stroked="f"/>
                  <v:rect id="Rectangle 11" o:spid="_x0000_s1035" style="position:absolute;left:417;top:1324;width:2647;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PJFcMA&#10;AADcAAAADwAAAGRycy9kb3ducmV2LnhtbERPS2vCQBC+F/wPywje6m5NDTW6hiIEhLYHH9DrkB2T&#10;0Oxsmt1o+u+7hYK3+fies8lH24or9b5xrOFprkAQl840XGk4n4rHFxA+IBtsHZOGH/KQbycPG8yM&#10;u/GBrsdQiRjCPkMNdQhdJqUva7Lo564jjtzF9RZDhH0lTY+3GG5buVAqlRYbjg01drSrqfw6DlYD&#10;ps/m++OSvJ/ehhRX1aiK5afSejYdX9cgAo3hLv53702cnyzh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PJFcMAAADcAAAADwAAAAAAAAAAAAAAAACYAgAAZHJzL2Rv&#10;d25yZXYueG1sUEsFBgAAAAAEAAQA9QAAAIgDAAAAAA==&#10;" stroked="f"/>
                  <v:rect id="Rectangle 12" o:spid="_x0000_s1036" style="position:absolute;left:417;top:156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F8MA&#10;AADcAAAADwAAAGRycy9kb3ducmV2LnhtbERPTWvCQBC9F/wPywheSt2ooCV1FRVEKQit9tDjkJ1m&#10;Q7KzMbsm8d93hUJv83ifs1z3thItNb5wrGAyTkAQZ04XnCv4uuxfXkH4gKyxckwK7uRhvRo8LTHV&#10;ruNPas8hFzGEfYoKTAh1KqXPDFn0Y1cTR+7HNRZDhE0udYNdDLeVnCbJXFosODYYrGlnKCvPN6tg&#10;0WXX8taeplv9Xbr350Nntvih1GjYb95ABOrDv/jPfdRx/mwOj2fiB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T/F8MAAADcAAAADwAAAAAAAAAAAAAAAACYAgAAZHJzL2Rv&#10;d25yZXYueG1sUEsFBgAAAAAEAAQA9QAAAIgDAAAAAA==&#10;" fillcolor="#fefefe" stroked="f"/>
                  <v:rect id="Rectangle 13" o:spid="_x0000_s1037" style="position:absolute;left:417;top:1616;width:2647;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Sx8MA&#10;AADcAAAADwAAAGRycy9kb3ducmV2LnhtbERPTWvCQBC9F/wPyxR6azZtQSW6hqC0FHqpsfQ8ZMck&#10;mp2N2W1M/PVuQfA2j/c5y3Qwjeipc7VlBS9RDIK4sLrmUsHP7v15DsJ5ZI2NZVIwkoN0NXlYYqLt&#10;mbfU574UIYRdggoq79tESldUZNBFtiUO3N52Bn2AXSl1h+cQbhr5GsdTabDm0FBhS+uKimP+ZxTU&#10;40fms5M9ZBccG/39tcm3vxelnh6HbAHC0+Dv4pv7U4f5bzP4fyZc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Sx8MAAADcAAAADwAAAAAAAAAAAAAAAACYAgAAZHJzL2Rv&#10;d25yZXYueG1sUEsFBgAAAAAEAAQA9QAAAIgDAAAAAA==&#10;" fillcolor="#fdfdfd" stroked="f"/>
                  <v:rect id="Rectangle 14" o:spid="_x0000_s1038" style="position:absolute;left:417;top:1648;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zz+8UA&#10;AADcAAAADwAAAGRycy9kb3ducmV2LnhtbESPwWrDQAxE74X8w6JCLyFZNwFjnKxNCCmEntq0HyC8&#10;qm3i1RrvJrb79dWhkJvEjGae9uXkOnWnIbSeDbyuE1DElbct1wa+v95WGagQkS12nsnATAHKYvG0&#10;x9z6kT/pfom1khAOORpoYuxzrUPVkMOw9j2xaD9+cBhlHWptBxwl3HV6kySpdtiyNDTY07Gh6nq5&#10;OQPTwdM8p9ly+Z59WJxPp2P9ezXm5Xk67EBFmuLD/H99toK/FVp5Rib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PPP7xQAAANwAAAAPAAAAAAAAAAAAAAAAAJgCAABkcnMv&#10;ZG93bnJldi54bWxQSwUGAAAAAAQABAD1AAAAigMAAAAA&#10;" fillcolor="#fcfcfc" stroked="f"/>
                  <v:rect id="Rectangle 15" o:spid="_x0000_s1039" style="position:absolute;left:417;top:1700;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zz78A&#10;AADcAAAADwAAAGRycy9kb3ducmV2LnhtbERPTYvCMBC9C/6HMII3TVV20WoUEQSvuu19aMa22kxK&#10;E9vqrzcLgrd5vM/Z7HpTiZYaV1pWMJtGIIgzq0vOFSR/x8kShPPIGivLpOBJDnbb4WCDsbYdn6m9&#10;+FyEEHYxKii8r2MpXVaQQTe1NXHgrrYx6ANscqkb7EK4qeQ8in6lwZJDQ4E1HQrK7peHUZD+LM/z&#10;7i5fyetm0tX1cUxarJQaj/r9GoSn3n/FH/dJh/mLFfw/E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erPPvwAAANwAAAAPAAAAAAAAAAAAAAAAAJgCAABkcnMvZG93bnJl&#10;di54bWxQSwUGAAAAAAQABAD1AAAAhAMAAAAA&#10;" fillcolor="#fbfbfb" stroked="f"/>
                  <v:rect id="Rectangle 16" o:spid="_x0000_s1040" style="position:absolute;left:417;top:175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N44ccA&#10;AADcAAAADwAAAGRycy9kb3ducmV2LnhtbESPQU/CQBCF7yb+h82YeDGy1RiFykIIaIIkHCz8gEl3&#10;aBu6s2t3pYVfzxxMvM3kvXnvm+l8cK06URcbzwaeRhko4tLbhisD+93n4xhUTMgWW89k4EwR5rPb&#10;mynm1vf8TaciVUpCOOZooE4p5FrHsiaHceQDsWgH3zlMsnaVth32Eu5a/Zxlr9phw9JQY6BlTeWx&#10;+HUGfoqP/ery8Db0m2YS0mT7tRsvgjH3d8PiHVSiIf2b/67XVvBfBF+ekQn0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zeOHHAAAA3AAAAA8AAAAAAAAAAAAAAAAAmAIAAGRy&#10;cy9kb3ducmV2LnhtbFBLBQYAAAAABAAEAPUAAACMAwAAAAA=&#10;" fillcolor="#fafafa" stroked="f"/>
                  <v:rect id="Rectangle 17" o:spid="_x0000_s1041" style="position:absolute;left:417;top:180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gTMMA&#10;AADcAAAADwAAAGRycy9kb3ducmV2LnhtbERP22rCQBB9F/yHZQTf6sagItFVpLS0WCpegs9Ddkyi&#10;2dmQ3Wrq17uFgm9zONeZL1tTiSs1rrSsYDiIQBBnVpecK0gP7y9TEM4ja6wsk4JfcrBcdDtzTLS9&#10;8Y6ue5+LEMIuQQWF93UipcsKMugGtiYO3Mk2Bn2ATS51g7cQbioZR9FEGiw5NBRY02tB2WX/YxTo&#10;dLyJ1/HxrLffE6fvafTlP96U6vfa1QyEp9Y/xf/uTx3mj4bw90y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KgTMMAAADcAAAADwAAAAAAAAAAAAAAAACYAgAAZHJzL2Rv&#10;d25yZXYueG1sUEsFBgAAAAAEAAQA9QAAAIgDAAAAAA==&#10;" fillcolor="#f9f9f9" stroked="f"/>
                  <v:rect id="Rectangle 18" o:spid="_x0000_s1042" style="position:absolute;left:417;top:185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lyg8UA&#10;AADcAAAADwAAAGRycy9kb3ducmV2LnhtbESPT2sCMRDF7wW/QxjBS9GsSyllNYqKigcp+Pc8bsbd&#10;xc1kSaJuv70pFHqb4b3fmzfjaWtq8SDnK8sKhoMEBHFudcWFguNh1f8C4QOyxtoyKfghD9NJ522M&#10;mbZP3tFjHwoRQ9hnqKAMocmk9HlJBv3ANsRRu1pnMMTVFVI7fMZwU8s0ST6lwYrjhRIbWpSU3/Z3&#10;E2t8r+fzMy5Xp2N92Wp8T09ud1aq121nIxCB2vBv/qM3OnIfKfw+EyeQk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XKDxQAAANwAAAAPAAAAAAAAAAAAAAAAAJgCAABkcnMv&#10;ZG93bnJldi54bWxQSwUGAAAAAAQABAD1AAAAigMAAAAA&#10;" fillcolor="#f8f8f8" stroked="f"/>
                  <v:rect id="Rectangle 19" o:spid="_x0000_s1043" style="position:absolute;left:417;top:1887;width:2647;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42cMA&#10;AADcAAAADwAAAGRycy9kb3ducmV2LnhtbERPTWvCQBC9F/wPywhepG7UYmt0FS1USz2ZevE2ZMck&#10;mJ0N2TUm/94tCL3N433Oct2aUjRUu8KygvEoAkGcWl1wpuD0+/X6AcJ5ZI2lZVLQkYP1qveyxFjb&#10;Ox+pSXwmQgi7GBXk3lexlC7NyaAb2Yo4cBdbG/QB1pnUNd5DuCnlJIpm0mDBoSHHij5zSq/JzSg4&#10;zM22m9vuPWnOWzfcFz/HXYpKDfrtZgHCU+v/xU/3tw7z36bw90y4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42cMAAADcAAAADwAAAAAAAAAAAAAAAACYAgAAZHJzL2Rv&#10;d25yZXYueG1sUEsFBgAAAAAEAAQA9QAAAIgDAAAAAA==&#10;" fillcolor="#f7f7f7" stroked="f"/>
                  <v:rect id="Rectangle 20" o:spid="_x0000_s1044" style="position:absolute;left:417;top:1940;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cWcQA&#10;AADcAAAADwAAAGRycy9kb3ducmV2LnhtbERP22rCQBB9L/gPywh9KXVjUSmpmyAWoVRBvIGP0+yY&#10;BLOzYXdr4t93C4W+zeFcZ573phE3cr62rGA8SkAQF1bXXCo4HlbPryB8QNbYWCYFd/KQZ4OHOaba&#10;dryj2z6UIoawT1FBFUKbSumLigz6kW2JI3exzmCI0JVSO+xiuGnkS5LMpMGaY0OFLS0rKq77b6Og&#10;Szbv/LT+mp2mx23pVttPOi9Rqcdhv3gDEagP/+I/94eO8ycT+H0mXi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HFnEAAAA3AAAAA8AAAAAAAAAAAAAAAAAmAIAAGRycy9k&#10;b3ducmV2LnhtbFBLBQYAAAAABAAEAPUAAACJAwAAAAA=&#10;" fillcolor="#f6f6f6" stroked="f"/>
                  <v:rect id="Rectangle 21" o:spid="_x0000_s1045" style="position:absolute;left:417;top:199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6sMQA&#10;AADcAAAADwAAAGRycy9kb3ducmV2LnhtbERPS2vCQBC+F/wPywheim5sfUZXKYWKp4rRg8cxOybB&#10;7GzIrknaX98tFHqbj+85621nStFQ7QrLCsajCARxanXBmYLz6WO4AOE8ssbSMin4IgfbTe9pjbG2&#10;LR+pSXwmQgi7GBXk3lexlC7NyaAb2Yo4cDdbG/QB1pnUNbYh3JTyJYpm0mDBoSHHit5zSu/JwyiY&#10;VtfdfHJ4/fxOnnf2XKb7ZtlelBr0u7cVCE+d/xf/ufc6zJ9M4feZcIH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erDEAAAA3AAAAA8AAAAAAAAAAAAAAAAAmAIAAGRycy9k&#10;b3ducmV2LnhtbFBLBQYAAAAABAAEAPUAAACJAwAAAAA=&#10;" fillcolor="#f5f5f5" stroked="f"/>
                  <v:rect id="Rectangle 22" o:spid="_x0000_s1046" style="position:absolute;left:417;top:204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W0nsQA&#10;AADcAAAADwAAAGRycy9kb3ducmV2LnhtbERP32vCMBB+H/g/hBP2pqluONcZpTgEYTCwk8HejuZs&#10;q82lJNG2//0yEPZ2H9/PW21604gbOV9bVjCbJiCIC6trLhUcv3aTJQgfkDU2lknBQB4269HDClNt&#10;Oz7QLQ+liCHsU1RQhdCmUvqiIoN+alviyJ2sMxgidKXUDrsYbho5T5KFNFhzbKiwpW1FxSW/GgXf&#10;Q33usvdXu892P9fT59PLZfhwSj2O++wNRKA+/Ivv7r2O858X8PdMvE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ltJ7EAAAA3AAAAA8AAAAAAAAAAAAAAAAAmAIAAGRycy9k&#10;b3ducmV2LnhtbFBLBQYAAAAABAAEAPUAAACJAwAAAAA=&#10;" fillcolor="#f4f4f4" stroked="f"/>
                  <v:rect id="Rectangle 23" o:spid="_x0000_s1047" style="position:absolute;left:417;top:209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rlCMIA&#10;AADcAAAADwAAAGRycy9kb3ducmV2LnhtbERPTWvCQBC9C/6HZYTedFerbY2uIoViTwVNxes0OybB&#10;7GzIbmLaX98tCL3N433OetvbSnTU+NKxhulEgSDOnCk51/CZvo1fQPiAbLByTBq+ycN2MxysMTHu&#10;xgfqjiEXMYR9ghqKEOpESp8VZNFPXE0cuYtrLIYIm1yaBm8x3FZyptSTtFhybCiwpteCsuuxtRrO&#10;P10b9u6r7U5kPx4XdF2mSmn9MOp3KxCB+vAvvrvfTZw/f4a/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muUIwgAAANwAAAAPAAAAAAAAAAAAAAAAAJgCAABkcnMvZG93&#10;bnJldi54bWxQSwUGAAAAAAQABAD1AAAAhwMAAAAA&#10;" fillcolor="#f3f3f3" stroked="f"/>
                  <v:rect id="Rectangle 24" o:spid="_x0000_s1048" style="position:absolute;left:417;top:2127;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GMYA&#10;AADcAAAADwAAAGRycy9kb3ducmV2LnhtbESPQWvCQBCF7wX/wzKCl1I3lVJK6ioibSlUkEaL9DZk&#10;x2wwOxuy2xj/vXMQepvhvXnvm/ly8I3qqYt1YAOP0wwUcRlszZWB/e794QVUTMgWm8Bk4EIRlovR&#10;3RxzG878TX2RKiUhHHM04FJqc61j6chjnIaWWLRj6DwmWbtK2w7PEu4bPcuyZ+2xZmlw2NLaUXkq&#10;/ryBlT788qb46n+8u+iDvT/57cebMZPxsHoFlWhI/+bb9acV/CehlWdkAr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SGMYAAADcAAAADwAAAAAAAAAAAAAAAACYAgAAZHJz&#10;L2Rvd25yZXYueG1sUEsFBgAAAAAEAAQA9QAAAIsDAAAAAA==&#10;" fillcolor="#f2f2f2" stroked="f"/>
                  <v:rect id="Rectangle 25" o:spid="_x0000_s1049" style="position:absolute;left:417;top:2179;width:2647;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c3DMYA&#10;AADcAAAADwAAAGRycy9kb3ducmV2LnhtbESPQWvCQBCF7wX/wzKFXkrdbZFSY1aRomBzMykUb0N2&#10;moRkZ0N21dhf7woFbzO89755k65G24kTDb5xrOF1qkAQl840XGn4LrYvHyB8QDbYOSYNF/KwWk4e&#10;UkyMO/OeTnmoRISwT1BDHUKfSOnLmiz6qeuJo/brBoshrkMlzYDnCLedfFPqXVpsOF6osafPmso2&#10;P9pI2bf2UM42Knv+2vLPvCiysf/T+ulxXC9ABBrD3fyf3plYfzaH2zNxAr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c3DMYAAADcAAAADwAAAAAAAAAAAAAAAACYAgAAZHJz&#10;L2Rvd25yZXYueG1sUEsFBgAAAAAEAAQA9QAAAIsDAAAAAA==&#10;" fillcolor="#f1f1f1" stroked="f"/>
                  <v:rect id="Rectangle 26" o:spid="_x0000_s1050" style="position:absolute;left:417;top:223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MN+8cA&#10;AADcAAAADwAAAGRycy9kb3ducmV2LnhtbESPQUvDQBCF74L/YRnBi5iNQovGbksrFASl0CqItzE7&#10;yUazszG7bdJ/3zkUvM3w3rz3zWwx+lYdqI9NYAN3WQ6KuAy24drAx/v69gFUTMgW28Bk4EgRFvPL&#10;ixkWNgy8pcMu1UpCOBZowKXUFVrH0pHHmIWOWLQq9B6TrH2tbY+DhPtW3+f5VHtsWBocdvTsqPzd&#10;7b2B1evnm31c/7h9NbnZ5NX33/ZrQGOur8blE6hEY/o3n69frOBPBF+ekQn0/A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jDfvHAAAA3AAAAA8AAAAAAAAAAAAAAAAAmAIAAGRy&#10;cy9kb3ducmV2LnhtbFBLBQYAAAAABAAEAPUAAACMAwAAAAA=&#10;" fillcolor="#f0f0f0" stroked="f"/>
                  <v:rect id="Rectangle 27" o:spid="_x0000_s1051" style="position:absolute;left:417;top:228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Ip8EA&#10;AADcAAAADwAAAGRycy9kb3ducmV2LnhtbERPTYvCMBC9C/6HMII3TV1QtGsUcRH0JFuF7XFsZtuu&#10;zaQ00dZ/vxEEb/N4n7Ncd6YSd2pcaVnBZByBIM6sLjlXcD7tRnMQziNrrCyTggc5WK/6vSXG2rb8&#10;TffE5yKEsItRQeF9HUvpsoIMurGtiQP3axuDPsAml7rBNoSbSn5E0UwaLDk0FFjTtqDsmtyMgrY+&#10;LvQm1Zc2TROZXX6+Dm72p9Rw0G0+QXjq/Fv8cu91mD+dwPO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dyKfBAAAA3AAAAA8AAAAAAAAAAAAAAAAAmAIAAGRycy9kb3du&#10;cmV2LnhtbFBLBQYAAAAABAAEAPUAAACGAwAAAAA=&#10;" fillcolor="#efefef" stroked="f"/>
                  <v:rect id="Rectangle 28" o:spid="_x0000_s1052" style="position:absolute;left:417;top:233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dPMMA&#10;AADcAAAADwAAAGRycy9kb3ducmV2LnhtbERPS2sCMRC+C/0PYYTeNKvgIlujaEGQ4qW2sPY2bGYf&#10;3c1kSaKu/74RhN7m43vOajOYTlzJ+caygtk0AUFcWN1wpeD7az9ZgvABWWNnmRTcycNm/TJaYabt&#10;jT/pegqViCHsM1RQh9BnUvqiJoN+anviyJXWGQwRukpqh7cYbjo5T5JUGmw4NtTY03tNRXu6GAW5&#10;W7Y/5c63Sbn4OF9Mnp6Pv6lSr+Nh+wYi0BD+xU/3Qcf5izk8nokX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EdPMMAAADcAAAADwAAAAAAAAAAAAAAAACYAgAAZHJzL2Rv&#10;d25yZXYueG1sUEsFBgAAAAAEAAQA9QAAAIgDAAAAAA==&#10;" fillcolor="#eee" stroked="f"/>
                  <v:rect id="Rectangle 29" o:spid="_x0000_s1053" style="position:absolute;left:417;top:2367;width:2647;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1vcMA&#10;AADcAAAADwAAAGRycy9kb3ducmV2LnhtbERPS2vCQBC+F/wPywi9lLprxVJSVxFB6s1HA+1xyE6T&#10;tNnZkB01/feuIHibj+85s0XvG3WiLtaBLYxHBhRxEVzNpYX8c/38BioKssMmMFn4pwiL+eBhhpkL&#10;Z97T6SClSiEcM7RQibSZ1rGoyGMchZY4cT+h8ygJdqV2HZ5TuG/0izGv2mPNqaHCllYVFX+Ho7fw&#10;K81HNGG3kdX6q959T8zTcZtb+zjsl++ghHq5i2/ujUvzpxO4PpMu0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1vcMAAADcAAAADwAAAAAAAAAAAAAAAACYAgAAZHJzL2Rv&#10;d25yZXYueG1sUEsFBgAAAAAEAAQA9QAAAIgDAAAAAA==&#10;" fillcolor="#ededed" stroked="f"/>
                  <v:shape id="Freeform 30" o:spid="_x0000_s1054" style="position:absolute;left:417;top:1314;width:2637;height:1084;visibility:visible;mso-wrap-style:square;v-text-anchor:top" coordsize="4048,1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Yp8EA&#10;AADcAAAADwAAAGRycy9kb3ducmV2LnhtbERPTWsCMRC9C/6HMEJvbtZSta5GsULBSw9aC+1t2IzJ&#10;4mayJFG3/74pFHqbx/uc1aZ3rbhRiI1nBZOiBEFce92wUXB6fx0/g4gJWWPrmRR8U4TNejhYYaX9&#10;nQ90OyYjcgjHChXYlLpKylhbchgL3xFn7uyDw5RhMFIHvOdw18rHspxJhw3nBosd7SzVl+PVKdDh&#10;pSux+fqco/l4M+St1IteqYdRv12CSNSnf/Gfe6/z/OkT/D6TL5D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pmKfBAAAA3AAAAA8AAAAAAAAAAAAAAAAAmAIAAGRycy9kb3du&#10;cmV2LnhtbFBLBQYAAAAABAAEAPUAAACGAwAAAAA=&#10;" path="m4008,v23,,40,18,40,40l4048,40r,1584l4048,1624v,23,-17,40,-40,40c4008,1664,4008,1664,4008,1664r,l40,1664r,c18,1664,,1647,,1624r,l,40c,18,18,,40,r,l4008,xe" filled="f" strokeweight=".5pt">
                    <v:stroke endcap="round"/>
                    <v:path arrowok="t" o:connecttype="custom" o:connectlocs="2611,0;2637,26;2637,26;2637,1058;2637,1058;2611,1084;2611,1084;2611,1084;26,1084;26,1084;0,1058;0,1058;0,26;26,0;26,0;2611,0" o:connectangles="0,0,0,0,0,0,0,0,0,0,0,0,0,0,0,0"/>
                  </v:shape>
                  <v:rect id="Rectangle 31" o:spid="_x0000_s1055" style="position:absolute;left:1365;top:1377;width:67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8za74A&#10;AADcAAAADwAAAGRycy9kb3ducmV2LnhtbERP24rCMBB9X/Afwgi+ramC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fM2u+AAAA3AAAAA8AAAAAAAAAAAAAAAAAmAIAAGRycy9kb3ducmV2&#10;LnhtbFBLBQYAAAAABAAEAPUAAACDAwAAAAA=&#10;" filled="f" stroked="f">
                    <v:textbox style="mso-fit-shape-to-text:t" inset="0,0,0,0">
                      <w:txbxContent>
                        <w:p w14:paraId="021DC4FF" w14:textId="5FAC5CAA" w:rsidR="007C615B" w:rsidRDefault="007C615B">
                          <w:r>
                            <w:rPr>
                              <w:rFonts w:ascii="Arial" w:hAnsi="Arial" w:cs="Arial"/>
                              <w:color w:val="000000"/>
                              <w:sz w:val="10"/>
                              <w:szCs w:val="10"/>
                            </w:rPr>
                            <w:t>«FeatureType»</w:t>
                          </w:r>
                        </w:p>
                      </w:txbxContent>
                    </v:textbox>
                  </v:rect>
                  <v:rect id="Rectangle 32" o:spid="_x0000_s1056" style="position:absolute;left:928;top:1512;width:152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tHL4A&#10;AADcAAAADwAAAGRycy9kb3ducmV2LnhtbERP24rCMBB9X/Afwgi+ramC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sNrRy+AAAA3AAAAA8AAAAAAAAAAAAAAAAAmAIAAGRycy9kb3ducmV2&#10;LnhtbFBLBQYAAAAABAAEAPUAAACDAwAAAAA=&#10;" filled="f" stroked="f">
                    <v:textbox style="mso-fit-shape-to-text:t" inset="0,0,0,0">
                      <w:txbxContent>
                        <w:p w14:paraId="726BDE51" w14:textId="1F4AF4BA" w:rsidR="007C615B" w:rsidRDefault="007C615B">
                          <w:r>
                            <w:rPr>
                              <w:rFonts w:ascii="Arial" w:hAnsi="Arial" w:cs="Arial"/>
                              <w:b/>
                              <w:bCs/>
                              <w:i/>
                              <w:iCs/>
                              <w:color w:val="000000"/>
                              <w:sz w:val="10"/>
                              <w:szCs w:val="10"/>
                            </w:rPr>
                            <w:t>GeologyBasic::GeologicFeature</w:t>
                          </w:r>
                        </w:p>
                      </w:txbxContent>
                    </v:textbox>
                  </v:rect>
                  <v:line id="Line 33" o:spid="_x0000_s1057" style="position:absolute;visibility:visible;mso-wrap-style:square" from="417,1700" to="3054,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p0xcIAAADcAAAADwAAAGRycy9kb3ducmV2LnhtbERPTYvCMBC9C/6HMII3TVVW3a5RRFD2&#10;JOgKex2a2abaTEoTa/XXG0HY2zze5yxWrS1FQ7UvHCsYDRMQxJnTBecKTj/bwRyED8gaS8ek4E4e&#10;VstuZ4Gpdjc+UHMMuYgh7FNUYEKoUil9ZsiiH7qKOHJ/rrYYIqxzqWu8xXBbynGSTKXFgmODwYo2&#10;hrLL8WoVbNrzYdvsHrPHfnzKzOQz/53O10r1e+36C0SgNvyL3+5vHed/zOD1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vp0xcIAAADcAAAADwAAAAAAAAAAAAAA&#10;AAChAgAAZHJzL2Rvd25yZXYueG1sUEsFBgAAAAAEAAQA+QAAAJADAAAAAA==&#10;" strokeweight=".5pt">
                    <v:stroke endcap="round"/>
                  </v:line>
                  <v:rect id="Rectangle 34" o:spid="_x0000_s1058" style="position:absolute;left:552;top:1783;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6c9cMA&#10;AADcAAAADwAAAGRycy9kb3ducmV2LnhtbESP3WoCMRCF74W+Q5hC7zRboS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6c9cMAAADcAAAADwAAAAAAAAAAAAAAAACYAgAAZHJzL2Rv&#10;d25yZXYueG1sUEsFBgAAAAAEAAQA9QAAAIgDAAAAAA==&#10;" filled="f" stroked="f">
                    <v:textbox style="mso-fit-shape-to-text:t" inset="0,0,0,0">
                      <w:txbxContent>
                        <w:p w14:paraId="199B36E6" w14:textId="01820E82" w:rsidR="007C615B" w:rsidRDefault="007C615B">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v:textbox>
                  </v:rect>
                  <v:rect id="Rectangle 35" o:spid="_x0000_s1059" style="position:absolute;left:469;top:1919;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I5br8A&#10;AADcAAAADwAAAGRycy9kb3ducmV2LnhtbERP24rCMBB9X/Afwgi+ramC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kjluvwAAANwAAAAPAAAAAAAAAAAAAAAAAJgCAABkcnMvZG93bnJl&#10;di54bWxQSwUGAAAAAAQABAD1AAAAhAMAAAAA&#10;" filled="f" stroked="f">
                    <v:textbox style="mso-fit-shape-to-text:t" inset="0,0,0,0">
                      <w:txbxContent>
                        <w:p w14:paraId="757344B3" w14:textId="4130DF33" w:rsidR="007C615B" w:rsidRDefault="007C615B">
                          <w:r>
                            <w:rPr>
                              <w:rFonts w:ascii="Arial" w:hAnsi="Arial" w:cs="Arial"/>
                              <w:color w:val="3C3C3C"/>
                              <w:sz w:val="10"/>
                              <w:szCs w:val="10"/>
                            </w:rPr>
                            <w:t xml:space="preserve">+ </w:t>
                          </w:r>
                        </w:p>
                      </w:txbxContent>
                    </v:textbox>
                  </v:rect>
                  <v:rect id="Rectangle 36" o:spid="_x0000_s1060" style="position:absolute;left:646;top:1919;width:154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aTsMA&#10;AADcAAAADwAAAGRycy9kb3ducmV2LnhtbESPzWoDMQyE74G8g1Ggt6y3OYSwiRNKIZCWXLLpA4i1&#10;9ofa8mK72e3bR4dCbxIzmvl0OM3eqQfFNAQ28FqUoIibYAfuDHzdz+sdqJSRLbrAZOCXEpyOy8UB&#10;KxsmvtGjzp2SEE4VGuhzHiutU9OTx1SEkVi0NkSPWdbYaRtxknDv9KYst9rjwNLQ40jvPTXf9Y83&#10;oO/1edrVLpbhc9Ne3cfl1lIw5mU1v+1BZZrzv/nv+mIFfyv48oxMoI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RaTsMAAADcAAAADwAAAAAAAAAAAAAAAACYAgAAZHJzL2Rv&#10;d25yZXYueG1sUEsFBgAAAAAEAAQA9QAAAIgDAAAAAA==&#10;" filled="f" stroked="f">
                    <v:textbox style="mso-fit-shape-to-text:t" inset="0,0,0,0">
                      <w:txbxContent>
                        <w:p w14:paraId="0AEF84D1" w14:textId="4A1C9BC3" w:rsidR="007C615B" w:rsidRDefault="007C615B">
                          <w:proofErr w:type="gramStart"/>
                          <w:r>
                            <w:rPr>
                              <w:rFonts w:ascii="Arial" w:hAnsi="Arial" w:cs="Arial"/>
                              <w:color w:val="3C3C3C"/>
                              <w:sz w:val="10"/>
                              <w:szCs w:val="10"/>
                            </w:rPr>
                            <w:t>observationMethod</w:t>
                          </w:r>
                          <w:proofErr w:type="gramEnd"/>
                          <w:r>
                            <w:rPr>
                              <w:rFonts w:ascii="Arial" w:hAnsi="Arial" w:cs="Arial"/>
                              <w:color w:val="3C3C3C"/>
                              <w:sz w:val="10"/>
                              <w:szCs w:val="10"/>
                            </w:rPr>
                            <w:t>: Category [0..*]</w:t>
                          </w:r>
                        </w:p>
                      </w:txbxContent>
                    </v:textbox>
                  </v:rect>
                  <v:rect id="Rectangle 37" o:spid="_x0000_s1061" style="position:absolute;left:469;top:2054;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j/1b4A&#10;AADcAAAADwAAAGRycy9kb3ducmV2LnhtbERPy6rCMBDdC/5DGOHuNNWFSDWKCIJX7sbqBwzN9IHJ&#10;pCTR9v69EQR3czjP2ewGa8STfGgdK5jPMhDEpdMt1wpu1+N0BSJEZI3GMSn4pwC77Xi0wVy7ni/0&#10;LGItUgiHHBU0MXa5lKFsyGKYuY44cZXzFmOCvpbaY5/CrZGLLFtKiy2nhgY7OjRU3ouHVSCvxbFf&#10;FcZn7ryo/szv6VKRU+pnMuzXICIN8Sv+uE86zV/O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I/9W+AAAA3AAAAA8AAAAAAAAAAAAAAAAAmAIAAGRycy9kb3ducmV2&#10;LnhtbFBLBQYAAAAABAAEAPUAAACDAwAAAAA=&#10;" filled="f" stroked="f">
                    <v:textbox style="mso-fit-shape-to-text:t" inset="0,0,0,0">
                      <w:txbxContent>
                        <w:p w14:paraId="4690716A" w14:textId="6252DE94" w:rsidR="007C615B" w:rsidRDefault="007C615B">
                          <w:r>
                            <w:rPr>
                              <w:rFonts w:ascii="Arial" w:hAnsi="Arial" w:cs="Arial"/>
                              <w:color w:val="3C3C3C"/>
                              <w:sz w:val="10"/>
                              <w:szCs w:val="10"/>
                            </w:rPr>
                            <w:t xml:space="preserve">+ </w:t>
                          </w:r>
                        </w:p>
                      </w:txbxContent>
                    </v:textbox>
                  </v:rect>
                  <v:rect id="Rectangle 38" o:spid="_x0000_s1062" style="position:absolute;left:646;top:2054;width:2182;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hor4A&#10;AADcAAAADwAAAGRycy9kb3ducmV2LnhtbERPzYrCMBC+C75DGGFvmtqDSDWKCIIre7HuAwzN9AeT&#10;SUmi7b69EYS9zcf3O9v9aI14kg+dYwXLRQaCuHK640bB7+00X4MIEVmjcUwK/ijAfjedbLHQbuAr&#10;PcvYiBTCoUAFbYx9IWWoWrIYFq4nTlztvMWYoG+k9jikcGtknmUrabHj1NBiT8eWqnv5sArkrTwN&#10;69L4zF3y+sd8n681OaW+ZuNhAyLSGP/FH/dZp/mrHN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paYaK+AAAA3AAAAA8AAAAAAAAAAAAAAAAAmAIAAGRycy9kb3ducmV2&#10;LnhtbFBLBQYAAAAABAAEAPUAAACDAwAAAAA=&#10;" filled="f" stroked="f">
                    <v:textbox style="mso-fit-shape-to-text:t" inset="0,0,0,0">
                      <w:txbxContent>
                        <w:p w14:paraId="2031BB3E" w14:textId="79C8BC87" w:rsidR="007C615B" w:rsidRDefault="007C615B">
                          <w:proofErr w:type="gramStart"/>
                          <w:r>
                            <w:rPr>
                              <w:rFonts w:ascii="Arial" w:hAnsi="Arial" w:cs="Arial"/>
                              <w:color w:val="3C3C3C"/>
                              <w:sz w:val="10"/>
                              <w:szCs w:val="10"/>
                            </w:rPr>
                            <w:t>purpose</w:t>
                          </w:r>
                          <w:proofErr w:type="gramEnd"/>
                          <w:r>
                            <w:rPr>
                              <w:rFonts w:ascii="Arial" w:hAnsi="Arial" w:cs="Arial"/>
                              <w:color w:val="3C3C3C"/>
                              <w:sz w:val="10"/>
                              <w:szCs w:val="10"/>
                            </w:rPr>
                            <w:t>: DescriptionPurpose [0..1] = typicalNorm</w:t>
                          </w:r>
                        </w:p>
                      </w:txbxContent>
                    </v:textbox>
                  </v:rect>
                  <v:rect id="Rectangle 39" o:spid="_x0000_s1063" style="position:absolute;left:469;top:2190;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EOb4A&#10;AADcAAAADwAAAGRycy9kb3ducmV2LnhtbERP24rCMBB9X/Afwgi+rakK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UWxDm+AAAA3AAAAA8AAAAAAAAAAAAAAAAAmAIAAGRycy9kb3ducmV2&#10;LnhtbFBLBQYAAAAABAAEAPUAAACDAwAAAAA=&#10;" filled="f" stroked="f">
                    <v:textbox style="mso-fit-shape-to-text:t" inset="0,0,0,0">
                      <w:txbxContent>
                        <w:p w14:paraId="24F58466" w14:textId="3E819A04" w:rsidR="007C615B" w:rsidRDefault="007C615B">
                          <w:r>
                            <w:rPr>
                              <w:rFonts w:ascii="Arial" w:hAnsi="Arial" w:cs="Arial"/>
                              <w:color w:val="3C3C3C"/>
                              <w:sz w:val="10"/>
                              <w:szCs w:val="10"/>
                            </w:rPr>
                            <w:t xml:space="preserve">+ </w:t>
                          </w:r>
                        </w:p>
                      </w:txbxContent>
                    </v:textbox>
                  </v:rect>
                  <v:rect id="Rectangle 40" o:spid="_x0000_s1064" style="position:absolute;left:646;top:2190;width:10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9cTb4A&#10;AADcAAAADwAAAGRycy9kb3ducmV2LnhtbERP24rCMBB9X/Afwgi+raki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XE2+AAAA3AAAAA8AAAAAAAAAAAAAAAAAmAIAAGRycy9kb3ducmV2&#10;LnhtbFBLBQYAAAAABAAEAPUAAACDAwAAAAA=&#10;" filled="f" stroked="f">
                    <v:textbox style="mso-fit-shape-to-text:t" inset="0,0,0,0">
                      <w:txbxContent>
                        <w:p w14:paraId="0CFE6A51" w14:textId="3411CBA7" w:rsidR="007C615B" w:rsidRDefault="007C615B">
                          <w:proofErr w:type="gramStart"/>
                          <w:r>
                            <w:rPr>
                              <w:rFonts w:ascii="Arial" w:hAnsi="Arial" w:cs="Arial"/>
                              <w:color w:val="3C3C3C"/>
                              <w:sz w:val="10"/>
                              <w:szCs w:val="10"/>
                            </w:rPr>
                            <w:t>classifier</w:t>
                          </w:r>
                          <w:proofErr w:type="gramEnd"/>
                          <w:r>
                            <w:rPr>
                              <w:rFonts w:ascii="Arial" w:hAnsi="Arial" w:cs="Arial"/>
                              <w:color w:val="3C3C3C"/>
                              <w:sz w:val="10"/>
                              <w:szCs w:val="10"/>
                            </w:rPr>
                            <w:t>: Category [0..*]</w:t>
                          </w:r>
                        </w:p>
                      </w:txbxContent>
                    </v:textbox>
                  </v:rect>
                  <v:shape id="Freeform 41" o:spid="_x0000_s1065" style="position:absolute;left:490;top:4442;width:2553;height:1054;visibility:visible;mso-wrap-style:square;v-text-anchor:top" coordsize="3920,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J3MIA&#10;AADcAAAADwAAAGRycy9kb3ducmV2LnhtbERPTYvCMBC9L+x/CLPgZdFUQVmqUdwFxYMUdBWvQzO2&#10;xWZSkqjVX28Ewds83udMZq2pxYWcrywr6PcSEMS51RUXCnb/i+4PCB+QNdaWScGNPMymnx8TTLW9&#10;8oYu21CIGMI+RQVlCE0qpc9LMuh7tiGO3NE6gyFCV0jt8BrDTS0HSTKSBiuODSU29FdSftqejQLX&#10;3M0yWw+5zY57PGW/y8P3xijV+WrnYxCB2vAWv9wrHeePhvB8Jl4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oncwgAAANwAAAAPAAAAAAAAAAAAAAAAAJgCAABkcnMvZG93&#10;bnJldi54bWxQSwUGAAAAAAQABAD1AAAAhwMAAAAA&#10;" path="m3880,v23,,40,18,40,40l3920,40r,1536l3920,1576v,23,-17,40,-40,40c3880,1616,3880,1616,3880,1616r,l40,1616r,c18,1616,,1599,,1576r,l,40c,18,18,,40,r,l3880,xe" fillcolor="#c6cad5" strokeweight="0">
                    <v:path arrowok="t" o:connecttype="custom" o:connectlocs="2527,0;2553,26;2553,26;2553,1028;2553,1028;2527,1054;2527,1054;2527,1054;26,1054;26,1054;0,1028;0,1028;0,26;26,0;26,0;2527,0" o:connectangles="0,0,0,0,0,0,0,0,0,0,0,0,0,0,0,0"/>
                  </v:shape>
                  <v:rect id="Rectangle 42" o:spid="_x0000_s1066" style="position:absolute;left:459;top:4411;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5WMEA&#10;AADcAAAADwAAAGRycy9kb3ducmV2LnhtbERPzWqDQBC+B/oOyxR6i2NzEGuyCaXQkB5SqOYBBneq&#10;UndW3I3Rt88WCr3Nx/c7u8NsezXx6DsnGp6TFBRL7UwnjYZL9b7OQflAYqh3whoW9nDYP6x2VBh3&#10;ky+eytCoGCK+IA1tCEOB6OuWLfnEDSyR+3ajpRDh2KAZ6RbDbY+bNM3QUiexoaWB31quf8qr1bA5&#10;YtlJVuZYf3ya4/llWiqPWj89zq9bUIHn8C/+c59MnJ9l8PtMvA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P+VjBAAAA3AAAAA8AAAAAAAAAAAAAAAAAmAIAAGRycy9kb3du&#10;cmV2LnhtbFBLBQYAAAAABAAEAPUAAACGAwAAAAA=&#10;" fillcolor="#f8e3c2" stroked="f"/>
                  <v:rect id="Rectangle 43" o:spid="_x0000_s1067" style="position:absolute;left:459;top:4421;width:2564;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KMxMMA&#10;AADcAAAADwAAAGRycy9kb3ducmV2LnhtbERPTWvCQBC9C/0PyxS86aYeoqSuYkWhtCg2VfA4ZMck&#10;mJ1Ns2uM/94VhN7m8T5nOu9MJVpqXGlZwdswAkGcWV1yrmD/ux5MQDiPrLGyTApu5GA+e+lNMdH2&#10;yj/Upj4XIYRdggoK7+tESpcVZNANbU0cuJNtDPoAm1zqBq8h3FRyFEWxNFhyaCiwpmVB2Tm9GAX6&#10;72v/cYhPu/V3upzULW2Pm9VWqf5rt3gH4anz/+Kn+1OH+fEYHs+EC+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KMxMMAAADcAAAADwAAAAAAAAAAAAAAAACYAgAAZHJzL2Rv&#10;d25yZXYueG1sUEsFBgAAAAAEAAQA9QAAAIgDAAAAAA==&#10;" fillcolor="#fcf2e3" stroked="f"/>
                  <v:rect id="Rectangle 44" o:spid="_x0000_s1068" style="position:absolute;left:459;top:464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a1b8QA&#10;AADcAAAADwAAAGRycy9kb3ducmV2LnhtbESPQWvCQBCF7wX/wzIFb3WTIqGkriLFqiepmh8wZMck&#10;NDsbsqtGf71zELzN8N68981sMbhWXagPjWcD6SQBRVx623BloDj+fnyBChHZYuuZDNwowGI+epth&#10;bv2V93Q5xEpJCIccDdQxdrnWoazJYZj4jli0k+8dRln7StserxLuWv2ZJJl22LA01NjRT03l/+Hs&#10;DGhMd/v79tTe/qbLTVpkxZrdypjx+7D8BhVpiC/z83prBT8TWn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GtW/EAAAA3AAAAA8AAAAAAAAAAAAAAAAAmAIAAGRycy9k&#10;b3ducmV2LnhtbFBLBQYAAAAABAAEAPUAAACJAwAAAAA=&#10;" fillcolor="#fcf2e2" stroked="f"/>
                  <v:rect id="Rectangle 45" o:spid="_x0000_s1069" style="position:absolute;left:459;top:4661;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G4MMA&#10;AADcAAAADwAAAGRycy9kb3ducmV2LnhtbERPS2sCMRC+C/6HMEJvbrYtiG6NUqVCaT34KngcNuMm&#10;uJlsN6lu/31TELzNx/ec6bxztbhQG6xnBY9ZDoK49NpypeCwXw3HIEJE1lh7JgW/FGA+6/emWGh/&#10;5S1ddrESKYRDgQpMjE0hZSgNOQyZb4gTd/Ktw5hgW0nd4jWFu1o+5flIOrScGgw2tDRUnnc/TsHq&#10;dNyvNx/PX2+LbdXZz29r6rFV6mHQvb6AiNTFu/jmftdp/mgC/8+kC+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G4MMAAADcAAAADwAAAAAAAAAAAAAAAACYAgAAZHJzL2Rv&#10;d25yZXYueG1sUEsFBgAAAAAEAAQA9QAAAIgDAAAAAA==&#10;" fillcolor="#fcf1e2" stroked="f"/>
                  <v:rect id="Rectangle 46" o:spid="_x0000_s1070" style="position:absolute;left:459;top:4672;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JeWcUA&#10;AADcAAAADwAAAGRycy9kb3ducmV2LnhtbESPQWvCQBCF7wX/wzJCL6VuLNRK6ioiCB6KovXibZqd&#10;boLZ2ZBdk/jvO4eCtxnem/e+WawGX6uO2lgFNjCdZKCIi2ArdgbO39vXOaiYkC3WgcnAnSKslqOn&#10;BeY29Hyk7pSckhCOORooU2pyrWNRksc4CQ2xaL+h9ZhkbZ22LfYS7mv9lmUz7bFiaSixoU1JxfV0&#10;8wZwZi/v/OX2+8PQ9Rd3zF5+7ldjnsfD+hNUoiE9zP/XOyv4H4Iv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Ul5ZxQAAANwAAAAPAAAAAAAAAAAAAAAAAJgCAABkcnMv&#10;ZG93bnJldi54bWxQSwUGAAAAAAQABAD1AAAAigMAAAAA&#10;" fillcolor="#fcf1e1" stroked="f"/>
                  <v:rect id="Rectangle 47" o:spid="_x0000_s1071" style="position:absolute;left:459;top:4693;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BycMA&#10;AADcAAAADwAAAGRycy9kb3ducmV2LnhtbERPTWsCMRC9F/wPYYTeatYebNkaRYRCW+nBtaV4Gzbj&#10;ZnFnsiRR139vCoXe5vE+Z74cuFNnCrH1YmA6KUCR1N620hj42r0+PIOKCcVi54UMXCnCcjG6m2Np&#10;/UW2dK5So3KIxBINuJT6UutYO2KME9+TZO7gA2PKMDTaBrzkcO70Y1HMNGMrucFhT2tH9bE6sYHT&#10;zyxs1tWw/7x+v3/w9sh7p9mY+/GwegGVaEj/4j/3m83zn6bw+0y+QC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lBycMAAADcAAAADwAAAAAAAAAAAAAAAACYAgAAZHJzL2Rv&#10;d25yZXYueG1sUEsFBgAAAAAEAAQA9QAAAIgDAAAAAA==&#10;" fillcolor="#fcf1e0" stroked="f"/>
                  <v:rect id="Rectangle 48" o:spid="_x0000_s1072" style="position:absolute;left:459;top:4703;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tzcIA&#10;AADcAAAADwAAAGRycy9kb3ducmV2LnhtbERPS2vCQBC+F/wPywi91Y1Co0RXER9Q6KnRi7cxOybR&#10;7GzYXZP033cLhd7m43vOajOYRnTkfG1ZwXSSgCAurK65VHA+Hd8WIHxA1thYJgXf5GGzHr2sMNO2&#10;5y/q8lCKGMI+QwVVCG0mpS8qMugntiWO3M06gyFCV0rtsI/hppGzJEmlwZpjQ4Ut7SoqHvnTKLgs&#10;kv6ezvmQv3+6y77bO5d2V6Vex8N2CSLQEP7Ff+4PHefPZ/D7TL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kK3NwgAAANwAAAAPAAAAAAAAAAAAAAAAAJgCAABkcnMvZG93&#10;bnJldi54bWxQSwUGAAAAAAQABAD1AAAAhwMAAAAA&#10;" fillcolor="#fcf0e0" stroked="f"/>
                  <v:rect id="Rectangle 49" o:spid="_x0000_s1073" style="position:absolute;left:459;top:4724;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shdsIA&#10;AADcAAAADwAAAGRycy9kb3ducmV2LnhtbERPTWsCMRC9C/0PYQq9iGatqGVrlCIIPXio2t6nm+nu&#10;kmSyJKnu/vumIHibx/uc9bZ3VlwoxNazgtm0AEFced1yreDzvJ+8gIgJWaP1TAoGirDdPIzWWGp/&#10;5SNdTqkWOYRjiQqalLpSylg15DBOfUecuR8fHKYMQy11wGsOd1Y+F8VSOmw5NzTY0a6hypx+nYJv&#10;OyyNmQW7+DIfifR+Z8aHQamnx/7tFUSiPt3FN/e7zvNXc/h/Jl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yF2wgAAANwAAAAPAAAAAAAAAAAAAAAAAJgCAABkcnMvZG93&#10;bnJldi54bWxQSwUGAAAAAAQABAD1AAAAhwMAAAAA&#10;" fillcolor="#fcf0df" stroked="f"/>
                  <v:rect id="Rectangle 50" o:spid="_x0000_s1074" style="position:absolute;left:459;top:4745;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Cx8IA&#10;AADcAAAADwAAAGRycy9kb3ducmV2LnhtbERPTWvCQBC9F/wPywheim4UW0N0FRWEXmu89DZkxyQk&#10;Oxt3VxP767uFQm/zeJ+z2Q2mFQ9yvrasYD5LQBAXVtdcKrjkp2kKwgdkja1lUvAkD7vt6GWDmbY9&#10;f9LjHEoRQ9hnqKAKocuk9EVFBv3MdsSRu1pnMEToSqkd9jHctHKRJO/SYM2xocKOjhUVzfluFHy9&#10;HbhpMXdNf1nkafi+p8vbq1KT8bBfgwg0hH/xn/tDx/mrJfw+Ey+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9sLHwgAAANwAAAAPAAAAAAAAAAAAAAAAAJgCAABkcnMvZG93&#10;bnJldi54bWxQSwUGAAAAAAQABAD1AAAAhwMAAAAA&#10;" fillcolor="#fbf0de" stroked="f"/>
                  <v:rect id="Rectangle 51" o:spid="_x0000_s1075" style="position:absolute;left:459;top:4776;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xHY8IA&#10;AADcAAAADwAAAGRycy9kb3ducmV2LnhtbERPS2vCQBC+C/0PyxR6M5sKPoiuYsVCT9amXryN2TEJ&#10;ZmfD7hrTf98VBG/z8T1nsepNIzpyvras4D1JQRAXVtdcKjj8fg5nIHxA1thYJgV/5GG1fBksMNP2&#10;xj/U5aEUMYR9hgqqENpMSl9UZNAntiWO3Nk6gyFCV0rt8BbDTSNHaTqRBmuODRW2tKmouORXo2C2&#10;T0dr3+Xu+yK35+1pd/wozFipt9d+PQcRqA9P8cP9peP86Rjuz8QL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7EdjwgAAANwAAAAPAAAAAAAAAAAAAAAAAJgCAABkcnMvZG93&#10;bnJldi54bWxQSwUGAAAAAAQABAD1AAAAhwMAAAAA&#10;" fillcolor="#fbefdd" stroked="f"/>
                  <v:rect id="Rectangle 52" o:spid="_x0000_s1076" style="position:absolute;left:459;top:4786;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MAA&#10;AADcAAAADwAAAGRycy9kb3ducmV2LnhtbERPTYvCMBC9L/gfwgje1lTBulajiLCw7Enteh+bsak2&#10;k9JE7f57Iwje5vE+Z7HqbC1u1PrKsYLRMAFBXDhdcangL//+/ALhA7LG2jEp+CcPq2XvY4GZdnfe&#10;0W0fShFD2GeowITQZFL6wpBFP3QNceROrrUYImxLqVu8x3Bby3GSpNJixbHBYEMbQ8Vlf7UK5ORc&#10;Gh+KdHs5Xcc8m/4e8iMqNeh36zmIQF14i1/uHx3nT1N4PhMv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MAAAADcAAAADwAAAAAAAAAAAAAAAACYAgAAZHJzL2Rvd25y&#10;ZXYueG1sUEsFBgAAAAAEAAQA9QAAAIUDAAAAAA==&#10;" fillcolor="#fbefdc" stroked="f"/>
                  <v:rect id="Rectangle 53" o:spid="_x0000_s1077" style="position:absolute;left:459;top:4828;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18MA&#10;AADcAAAADwAAAGRycy9kb3ducmV2LnhtbERPTWvCQBC9F/oflil4q5sKapu6kaIIXjw0NoTehuw0&#10;CcnOht01xn/vFgq9zeN9zmY7mV6M5HxrWcHLPAFBXFndcq3g63x4fgXhA7LG3jIpuJGHbfb4sMFU&#10;2yt/0piHWsQQ9ikqaEIYUil91ZBBP7cDceR+rDMYInS11A6vMdz0cpEkK2mw5djQ4EC7hqouvxgF&#10;eb4oguuXHWI5Hsfv4lQW+zelZk/TxzuIQFP4F/+5jzrOX6/h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418MAAADcAAAADwAAAAAAAAAAAAAAAACYAgAAZHJzL2Rv&#10;d25yZXYueG1sUEsFBgAAAAAEAAQA9QAAAIgDAAAAAA==&#10;" fillcolor="#fbeedb" stroked="f"/>
                  <v:rect id="Rectangle 54" o:spid="_x0000_s1078" style="position:absolute;left:459;top:4839;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4ncQA&#10;AADcAAAADwAAAGRycy9kb3ducmV2LnhtbESPT2/CMAzF75P4DpGRdhspaANUCAjBkDhN4s+Fm9WY&#10;pqJxShOg+/bzYRI3W+/5vZ/ny87X6kFtrAIbGA4yUMRFsBWXBk7H7ccUVEzIFuvAZOCXIiwXvbc5&#10;5jY8eU+PQyqVhHDM0YBLqcm1joUjj3EQGmLRLqH1mGRtS21bfEq4r/Uoy8baY8XS4LChtaPierh7&#10;A7tCO/o8x+lmdNnW/PN9q76OY2Pe+91qBipRl17m/+udFfyJ0MozMoF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buJ3EAAAA3AAAAA8AAAAAAAAAAAAAAAAAmAIAAGRycy9k&#10;b3ducmV2LnhtbFBLBQYAAAAABAAEAPUAAACJAwAAAAA=&#10;" fillcolor="#fbeeda" stroked="f"/>
                  <v:rect id="Rectangle 55" o:spid="_x0000_s1079" style="position:absolute;left:459;top:487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sMA&#10;AADcAAAADwAAAGRycy9kb3ducmV2LnhtbERPTWvCQBC9C/6HZQRvuqmF1EZXKdKCh1xqhF6H7Jik&#10;ZmfT7DaJ+fVuoeBtHu9ztvvB1KKj1lWWFTwtIxDEudUVFwrO2cdiDcJ5ZI21ZVJwIwf73XSyxUTb&#10;nj+pO/lChBB2CSoovW8SKV1ekkG3tA1x4C62NegDbAupW+xDuKnlKopiabDi0FBiQ4eS8uvp1yio&#10;yadRdi3yn+x7TGUVP4/j+5dS89nwtgHhafAP8b/7qMP8l1f4eyZc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sMAAADcAAAADwAAAAAAAAAAAAAAAACYAgAAZHJzL2Rv&#10;d25yZXYueG1sUEsFBgAAAAAEAAQA9QAAAIgDAAAAAA==&#10;" fillcolor="#fbedd9" stroked="f"/>
                  <v:rect id="Rectangle 56" o:spid="_x0000_s1080" style="position:absolute;left:459;top:4891;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UkisMA&#10;AADcAAAADwAAAGRycy9kb3ducmV2LnhtbESPQWvCQBCF7wX/wzKCt7qxlKLRVTRQEJFCY3sfsmM2&#10;mJ0N2a3Gf985CN5meG/e+2a1GXyrrtTHJrCB2TQDRVwF23Bt4Of0+ToHFROyxTYwGbhThM169LLC&#10;3IYbf9O1TLWSEI45GnApdbnWsXLkMU5DRyzaOfQek6x9rW2PNwn3rX7Lsg/tsWFpcNhR4ai6lH/e&#10;QHH8ei/37ndR8OV0SHzcHSjbGTMZD9slqERDepof13sr+HPBl2dkAr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UkisMAAADcAAAADwAAAAAAAAAAAAAAAACYAgAAZHJzL2Rv&#10;d25yZXYueG1sUEsFBgAAAAAEAAQA9QAAAIgDAAAAAA==&#10;" fillcolor="#fbedd8" stroked="f"/>
                  <v:rect id="Rectangle 57" o:spid="_x0000_s1081" style="position:absolute;left:459;top:4922;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eSI8IA&#10;AADcAAAADwAAAGRycy9kb3ducmV2LnhtbERPPWvDMBDdC/kP4gJdSiKnQzGOlRBCQkuXUidDxsM6&#10;WybWyUiq7f77qlDodo/3eeV+tr0YyYfOsYLNOgNBXDvdcavgejmvchAhImvsHZOCbwqw3y0eSiy0&#10;m/iTxiq2IoVwKFCBiXEopAy1IYth7QbixDXOW4wJ+lZqj1MKt718zrIXabHj1GBwoKOh+l59WQWW&#10;h1fdVU/hw7yH422kkx+bk1KPy/mwBRFpjv/iP/ebTvPzDfw+ky6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5IjwgAAANwAAAAPAAAAAAAAAAAAAAAAAJgCAABkcnMvZG93&#10;bnJldi54bWxQSwUGAAAAAAQABAD1AAAAhwMAAAAA&#10;" fillcolor="#fbedd7" stroked="f"/>
                  <v:rect id="Rectangle 58" o:spid="_x0000_s1082" style="position:absolute;left:459;top:4943;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k/sIA&#10;AADcAAAADwAAAGRycy9kb3ducmV2LnhtbERPS4vCMBC+L/gfwgje1tTHSqlGEaHgQcT1AR6HZmxL&#10;m0lponb//UYQvM3H95zFqjO1eFDrSssKRsMIBHFmdcm5gvMp/Y5BOI+ssbZMCv7IwWrZ+1pgou2T&#10;f+lx9LkIIewSVFB43yRSuqwgg25oG+LA3Wxr0AfY5lK3+AzhppbjKJpJgyWHhgIb2hSUVce7UbCT&#10;1XmWpnFVXuTPvZl01/3hNFVq0O/WcxCeOv8Rv91bHebHY3g9Ey6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qT+wgAAANwAAAAPAAAAAAAAAAAAAAAAAJgCAABkcnMvZG93&#10;bnJldi54bWxQSwUGAAAAAAQABAD1AAAAhwMAAAAA&#10;" fillcolor="#faecd6" stroked="f"/>
                  <v:rect id="Rectangle 59" o:spid="_x0000_s1083" style="position:absolute;left:459;top:4974;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AL2sQA&#10;AADcAAAADwAAAGRycy9kb3ducmV2LnhtbERPS2vCQBC+C/6HZYRepNmoIDF1FSkEeogWH22vQ3aa&#10;BLOzIbs16b/vCgVv8/E9Z70dTCNu1LnasoJZFIMgLqyuuVRwOWfPCQjnkTU2lknBLznYbsajNaba&#10;9nyk28mXIoSwS1FB5X2bSumKigy6yLbEgfu2nUEfYFdK3WEfwk0j53G8lAZrDg0VtvRaUXE9/RgF&#10;JtfvwyrbXZf5oY2/Pmaf2XQ/V+ppMuxeQHga/EP8737TYX6ygPsz4QK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QC9rEAAAA3AAAAA8AAAAAAAAAAAAAAAAAmAIAAGRycy9k&#10;b3ducmV2LnhtbFBLBQYAAAAABAAEAPUAAACJAwAAAAA=&#10;" fillcolor="#faecd5" stroked="f"/>
                  <v:rect id="Rectangle 60" o:spid="_x0000_s1084" style="position:absolute;left:459;top:4985;width:2564;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FlcEA&#10;AADcAAAADwAAAGRycy9kb3ducmV2LnhtbERP32vCMBB+H/g/hBP2NtOJG6UaZSiir7rB8O1ozjbY&#10;XGoT2/jfLwPBt/v4ft5iFW0jeuq8cazgfZKBIC6dNlwp+PnevuUgfEDW2DgmBXfysFqOXhZYaDfw&#10;gfpjqEQKYV+ggjqEtpDSlzVZ9BPXEifu7DqLIcGukrrDIYXbRk6z7FNaNJwaamxpXVN5Od6sguGj&#10;lPu8v2zM9RR393haHza/RqnXcfyagwgUw1P8cO91mp/P4P+ZdIF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bRZXBAAAA3AAAAA8AAAAAAAAAAAAAAAAAmAIAAGRycy9kb3du&#10;cmV2LnhtbFBLBQYAAAAABAAEAPUAAACGAwAAAAA=&#10;" fillcolor="#faebd5" stroked="f"/>
                  <v:rect id="Rectangle 61" o:spid="_x0000_s1085" style="position:absolute;left:459;top:5005;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45ysEA&#10;AADcAAAADwAAAGRycy9kb3ducmV2LnhtbERPS4vCMBC+C/6HMII3TbugSDWKjxX0qK7ocWjGtthM&#10;ShNr9debhYW9zcf3nNmiNaVoqHaFZQXxMAJBnFpdcKbg57QdTEA4j6yxtEwKXuRgMe92Zpho++QD&#10;NUefiRDCLkEFufdVIqVLczLohrYiDtzN1gZ9gHUmdY3PEG5K+RVFY2mw4NCQY0XrnNL78WEUHNyF&#10;zTser1a3uKz2zfX0/ThvlOr32uUUhKfW/4v/3Dsd5k9G8PtMuEDO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uOcrBAAAA3AAAAA8AAAAAAAAAAAAAAAAAmAIAAGRycy9kb3du&#10;cmV2LnhtbFBLBQYAAAAABAAEAPUAAACGAwAAAAA=&#10;" fillcolor="#faebd4" stroked="f"/>
                  <v:rect id="Rectangle 62" o:spid="_x0000_s1086" style="position:absolute;left:459;top:5026;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XRb4A&#10;AADcAAAADwAAAGRycy9kb3ducmV2LnhtbERPSwrCMBDdC94hjOBOU12oVKNIQRRX/g4wNGNbbCa1&#10;ibZ6eiMI7ubxvrNYtaYUT6pdYVnBaBiBIE6tLjhTcDlvBjMQziNrLC2Tghc5WC27nQXG2jZ8pOfJ&#10;ZyKEsItRQe59FUvp0pwMuqGtiAN3tbVBH2CdSV1jE8JNKcdRNJEGCw4NOVaU5JTeTg+jIJFb/b7L&#10;1zhNpuvk0FT76SG7K9Xvtes5CE+t/4t/7p0O82cT+D4TLpD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hJF0W+AAAA3AAAAA8AAAAAAAAAAAAAAAAAmAIAAGRycy9kb3ducmV2&#10;LnhtbFBLBQYAAAAABAAEAPUAAACDAwAAAAA=&#10;" fillcolor="#faebd3" stroked="f"/>
                  <v:rect id="Rectangle 63" o:spid="_x0000_s1087" style="position:absolute;left:459;top:5058;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2QrcEA&#10;AADcAAAADwAAAGRycy9kb3ducmV2LnhtbERPTYvCMBC9C/sfwgh701QRW6pRZMVlb6vuKh6HZmyK&#10;zaQ0Ubv/fiMI3ubxPme+7GwtbtT6yrGC0TABQVw4XXGp4PdnM8hA+ICssXZMCv7Iw3Lx1ptjrt2d&#10;d3Tbh1LEEPY5KjAhNLmUvjBk0Q9dQxy5s2sthgjbUuoW7zHc1nKcJFNpseLYYLChD0PFZX+1Ck7r&#10;yzGbsDTZ9pBOvyfp59r6sVLv/W41AxGoCy/x0/2l4/wshccz8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kK3BAAAA3AAAAA8AAAAAAAAAAAAAAAAAmAIAAGRycy9kb3du&#10;cmV2LnhtbFBLBQYAAAAABAAEAPUAAACGAwAAAAA=&#10;" fillcolor="#faead2" stroked="f"/>
                  <v:rect id="Rectangle 64" o:spid="_x0000_s1088" style="position:absolute;left:459;top:5068;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4z2cMA&#10;AADcAAAADwAAAGRycy9kb3ducmV2LnhtbESPT4vCMBDF78J+hzAL3jRVUErXKOIi7EXEP5fehmZs&#10;yzaT0mQ1++2dg+Bthvfmvd+sNsl16k5DaD0bmE0zUMSVty3XBq6X/SQHFSKyxc4zGfinAJv1x2iF&#10;hfUPPtH9HGslIRwKNNDE2Bdah6ohh2Hqe2LRbn5wGGUdam0HfEi46/Q8y5baYcvS0GBPu4aq3/Of&#10;MxCOs8raPp/HlMpbedwfvhfuYMz4M22/QEVK8W1+Xf9Ywc+FVp6RCf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4z2cMAAADcAAAADwAAAAAAAAAAAAAAAACYAgAAZHJzL2Rv&#10;d25yZXYueG1sUEsFBgAAAAAEAAQA9QAAAIgDAAAAAA==&#10;" fillcolor="#faead1" stroked="f"/>
                  <v:rect id="Rectangle 65" o:spid="_x0000_s1089" style="position:absolute;left:459;top:5110;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iZtsIA&#10;AADcAAAADwAAAGRycy9kb3ducmV2LnhtbERPzWqDQBC+F/oOyxR6q2srDca4Bkko5BJKEh9gcCcq&#10;cWfF3SSap+8WCr3Nx/c7+XoyvbjR6DrLCt6jGARxbXXHjYLq9PWWgnAeWWNvmRTM5GBdPD/lmGl7&#10;5wPdjr4RIYRdhgpa74dMSle3ZNBFdiAO3NmOBn2AYyP1iPcQbnr5EccLabDj0NDiQJuW6svxahQ0&#10;209bJ8lmP5fl/lEN36npdarU68tUrkB4mvy/+M+902F+uoTfZ8IFsv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Jm2wgAAANwAAAAPAAAAAAAAAAAAAAAAAJgCAABkcnMvZG93&#10;bnJldi54bWxQSwUGAAAAAAQABAD1AAAAhwMAAAAA&#10;" fillcolor="#fae9d0" stroked="f"/>
                  <v:rect id="Rectangle 66" o:spid="_x0000_s1090" style="position:absolute;left:459;top:5120;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pLn8YA&#10;AADcAAAADwAAAGRycy9kb3ducmV2LnhtbESPQWvCQBCF74L/YRmhN90oqG3qKlIRe5BK00KvQ3aa&#10;pM3Ohuw2if/eORS8zfDevPfNZje4WnXUhsqzgfksAUWce1txYeDz4zh9BBUissXaMxm4UoDddjza&#10;YGp9z+/UZbFQEsIhRQNljE2qdchLchhmviEW7du3DqOsbaFti72Eu1ovkmSlHVYsDSU29FJS/pv9&#10;OQOHU3VYLvuTXv+Et7PLFt3X0V2MeZgM+2dQkYZ4N/9fv1rBfxJ8eUYm0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pLn8YAAADcAAAADwAAAAAAAAAAAAAAAACYAgAAZHJz&#10;L2Rvd25yZXYueG1sUEsFBgAAAAAEAAQA9QAAAIsDAAAAAA==&#10;" fillcolor="#fae9cf" stroked="f"/>
                  <v:rect id="Rectangle 67" o:spid="_x0000_s1091" style="position:absolute;left:459;top:5151;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rs8AA&#10;AADcAAAADwAAAGRycy9kb3ducmV2LnhtbERPS4vCMBC+L/gfwgjetmk9LLvVKCIKHkR8VM9DM7bF&#10;ZlKSrNZ/bxaEvc3H95zpvDetuJPzjWUFWZKCIC6tbrhSUJzWn98gfEDW2FomBU/yMJ8NPqaYa/vg&#10;A92PoRIxhH2OCuoQulxKX9Zk0Ce2I47c1TqDIUJXSe3wEcNNK8dp+iUNNhwbauxoWVN5O/4aBYh9&#10;s1kV7nkuLttqsdtnnG1bpUbDfjEBEagP/+K3e6Pj/J8M/p6JF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Wrs8AAAADcAAAADwAAAAAAAAAAAAAAAACYAgAAZHJzL2Rvd25y&#10;ZXYueG1sUEsFBgAAAAAEAAQA9QAAAIUDAAAAAA==&#10;" fillcolor="#f9e8ce" stroked="f"/>
                  <v:rect id="Rectangle 68" o:spid="_x0000_s1092" style="position:absolute;left:459;top:5172;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Ug3MMA&#10;AADcAAAADwAAAGRycy9kb3ducmV2LnhtbERPTWvCQBC9C/6HZYReRDfxIG3qKipICvZiWgrehuw0&#10;CWZnw+5q4r93hUJv83ifs9oMphU3cr6xrCCdJyCIS6sbrhR8fx1mryB8QNbYWiYFd/KwWY9HK8y0&#10;7flEtyJUIoawz1BBHUKXSenLmgz6ue2II/drncEQoaukdtjHcNPKRZIspcGGY0ONHe1rKi/F1SjI&#10;z2n/U3TXXT69t/npM3XJFo9KvUyG7TuIQEP4F/+5P3Sc/7aA5zPxAr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Ug3MMAAADcAAAADwAAAAAAAAAAAAAAAACYAgAAZHJzL2Rv&#10;d25yZXYueG1sUEsFBgAAAAAEAAQA9QAAAIgDAAAAAA==&#10;" fillcolor="#f9e8cd" stroked="f"/>
                  <v:rect id="Rectangle 69" o:spid="_x0000_s1093" style="position:absolute;left:459;top:5204;width:2564;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i89cEA&#10;AADcAAAADwAAAGRycy9kb3ducmV2LnhtbERPS4vCMBC+L/gfwgje1lRdRatR3MUFYU/W13VoxrbY&#10;TEoTbf33RljwNh/fcxar1pTiTrUrLCsY9CMQxKnVBWcKDvvfzykI55E1lpZJwYMcrJadjwXG2ja8&#10;o3viMxFC2MWoIPe+iqV0aU4GXd9WxIG72NqgD7DOpK6xCeGmlMMomkiDBYeGHCv6ySm9Jjej4M8k&#10;33483jSn/XB35q9KT+molep12/UchKfWv8X/7q0O82cjeD0TLp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ovPXBAAAA3AAAAA8AAAAAAAAAAAAAAAAAmAIAAGRycy9kb3du&#10;cmV2LnhtbFBLBQYAAAAABAAEAPUAAACGAwAAAAA=&#10;" fillcolor="#f9e8cc" stroked="f"/>
                  <v:rect id="Rectangle 70" o:spid="_x0000_s1094" style="position:absolute;left:459;top:5224;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E7K8QA&#10;AADcAAAADwAAAGRycy9kb3ducmV2LnhtbERPTWvCQBC9C/0PyxR6002lSJu6CVJQcijFaqD0NmbH&#10;TTA7G7Orxn/vFgre5vE+Z54PthVn6n3jWMHzJAFBXDndsFFQbpfjVxA+IGtsHZOCK3nIs4fRHFPt&#10;LvxN500wIoawT1FBHUKXSumrmiz6ieuII7d3vcUQYW+k7vESw20rp0kykxYbjg01dvRRU3XYnKyC&#10;nSu/Tqa4+vVxZcLh87f4mS0KpZ4eh8U7iEBDuIv/3YWO899e4O+ZeIH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BOyvEAAAA3AAAAA8AAAAAAAAAAAAAAAAAmAIAAGRycy9k&#10;b3ducmV2LnhtbFBLBQYAAAAABAAEAPUAAACJAwAAAAA=&#10;" fillcolor="#f9e7cb" stroked="f"/>
                  <v:rect id="Rectangle 71" o:spid="_x0000_s1095" style="position:absolute;left:459;top:5256;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k8b4A&#10;AADcAAAADwAAAGRycy9kb3ducmV2LnhtbERPS4vCMBC+C/6HMII3TRV8dY0iwop4s7r32Wa2KTaT&#10;0mRt/fdGELzNx/ec9bazlbhT40vHCibjBARx7nTJhYLr5Xu0BOEDssbKMSl4kIftpt9bY6pdy2e6&#10;Z6EQMYR9igpMCHUqpc8NWfRjVxNH7s81FkOETSF1g20Mt5WcJslcWiw5NhisaW8ov2X/VsHen35X&#10;P4uJ3rWHzJ2pMoUlo9Rw0O2+QATqwkf8dh91nL+aweuZeIHcP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8pPG+AAAA3AAAAA8AAAAAAAAAAAAAAAAAmAIAAGRycy9kb3ducmV2&#10;LnhtbFBLBQYAAAAABAAEAPUAAACDAwAAAAA=&#10;" fillcolor="#f9e7ca" stroked="f"/>
                  <v:rect id="Rectangle 72" o:spid="_x0000_s1096" style="position:absolute;left:459;top:5277;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j8L8A&#10;AADcAAAADwAAAGRycy9kb3ducmV2LnhtbERPPWvDMBDdA/kP4gLdYjkdTO1ECSHQkrV2h4yHdbFF&#10;rJORVMfJr68KhW73eJ+3O8x2EBP5YBwr2GQ5COLWacOdgq/mff0GIkRkjYNjUvCgAIf9crHDSrs7&#10;f9JUx06kEA4VKuhjHCspQ9uTxZC5kThxV+ctxgR9J7XHewq3g3zN80JaNJwaehzp1FN7q7+tAvMc&#10;vSM0pbz64D+ms+PmclHqZTUftyAizfFf/Oc+6zS/LOD3mXSB3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LCPwvwAAANwAAAAPAAAAAAAAAAAAAAAAAJgCAABkcnMvZG93bnJl&#10;di54bWxQSwUGAAAAAAQABAD1AAAAhAMAAAAA&#10;" fillcolor="#f9e6c9" stroked="f"/>
                  <v:rect id="Rectangle 73" o:spid="_x0000_s1097" style="position:absolute;left:459;top:5308;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lRg8AA&#10;AADcAAAADwAAAGRycy9kb3ducmV2LnhtbERPTYvCMBC9L/gfwgje1lRBXatRRBQEEdzqxdvQjG2x&#10;mZQm1vrvjSB4m8f7nPmyNaVoqHaFZQWDfgSCOLW64EzB+bT9/QPhPLLG0jIpeJKD5aLzM8dY2wf/&#10;U5P4TIQQdjEqyL2vYildmpNB17cVceCutjboA6wzqWt8hHBTymEUjaXBgkNDjhWtc0pvyd0ouI33&#10;cnhhP2rN/Tg5NVGyOUwLpXrddjUD4an1X/HHvdNh/nQC72fCB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lRg8AAAADcAAAADwAAAAAAAAAAAAAAAACYAgAAZHJzL2Rvd25y&#10;ZXYueG1sUEsFBgAAAAAEAAQA9QAAAIUDAAAAAA==&#10;" fillcolor="#f9e6c8" stroked="f"/>
                  <v:rect id="Rectangle 74" o:spid="_x0000_s1098" style="position:absolute;left:459;top:5318;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IN3sYA&#10;AADcAAAADwAAAGRycy9kb3ducmV2LnhtbESPQWvCQBCF7wX/wzJCb7rRQrUxq6jQEqgHawt6HLLT&#10;JDQ7G7Ibjf++cyj0NsN789432WZwjbpSF2rPBmbTBBRx4W3NpYGvz9fJElSIyBYbz2TgTgE269FD&#10;hqn1N/6g6ymWSkI4pGigirFNtQ5FRQ7D1LfEon37zmGUtSu17fAm4a7R8yR51g5rloYKW9pXVPyc&#10;emfgEs5Nnx/05T0/7u6L/RMvlm9szON42K5ARRriv/nvOreC/yK08ox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IN3sYAAADcAAAADwAAAAAAAAAAAAAAAACYAgAAZHJz&#10;L2Rvd25yZXYueG1sUEsFBgAAAAAEAAQA9QAAAIsDAAAAAA==&#10;" fillcolor="#f9e5c7" stroked="f"/>
                  <v:rect id="Rectangle 75" o:spid="_x0000_s1099" style="position:absolute;left:459;top:5360;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j1hMIA&#10;AADcAAAADwAAAGRycy9kb3ducmV2LnhtbERPzWoCMRC+C75DGKE3zdZC0dUobUHtpYhrH2C6GTeL&#10;m8m6iXF9+6ZQ8DYf3+8s171tRKTO144VPE8yEMSl0zVXCr6Pm/EMhA/IGhvHpOBOHtar4WCJuXY3&#10;PlAsQiVSCPscFZgQ2lxKXxqy6CeuJU7cyXUWQ4JdJXWHtxRuGznNsldpsebUYLClD0PlubhaBdtq&#10;/37BPu5MfCnkZno5ff24qNTTqH9bgAjUh4f43/2p0/z5HP6eS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CPWEwgAAANwAAAAPAAAAAAAAAAAAAAAAAJgCAABkcnMvZG93&#10;bnJldi54bWxQSwUGAAAAAAQABAD1AAAAhwMAAAAA&#10;" fillcolor="#f9e5c6" stroked="f"/>
                  <v:rect id="Rectangle 76" o:spid="_x0000_s1100" style="position:absolute;left:459;top:537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jIwMQA&#10;AADcAAAADwAAAGRycy9kb3ducmV2LnhtbESPW2vCQBSE3wv+h+UIvtWNCm1J3QQRBXvxwUvfT7PH&#10;ZDF7NmZXk/77bqHg4zAz3zDzvLe1uFHrjWMFk3ECgrhw2nCp4HhYP76A8AFZY+2YFPyQhzwbPMwx&#10;1a7jHd32oRQRwj5FBVUITSqlLyqy6MeuIY7eybUWQ5RtKXWLXYTbWk6T5ElaNBwXKmxoWVFx3l+t&#10;gst34d+a58Px6+PdbD/NddavOlZqNOwXryAC9eEe/m9vtIJIhL8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oyMDEAAAA3AAAAA8AAAAAAAAAAAAAAAAAmAIAAGRycy9k&#10;b3ducmV2LnhtbFBLBQYAAAAABAAEAPUAAACJAwAAAAA=&#10;" fillcolor="#f8e5c5" stroked="f"/>
                  <v:rect id="Rectangle 77" o:spid="_x0000_s1101" style="position:absolute;left:459;top:5391;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DbcMA&#10;AADcAAAADwAAAGRycy9kb3ducmV2LnhtbESPQYvCMBSE78L+h/AWvGlaD1KqUXRB0aPuHnp8Nm/b&#10;us1LSbK2/nsjCB6HmfmGWa4H04obOd9YVpBOExDEpdUNVwp+vneTDIQPyBpby6TgTh7Wq4/REnNt&#10;ez7R7RwqESHsc1RQh9DlUvqyJoN+ajvi6P1aZzBE6SqpHfYRblo5S5K5NNhwXKixo6+ayr/zv1Fw&#10;3GXXS5PeC1tc9llxtSfX77dKjT+HzQJEoCG8w6/2QSuYJSk8z8Qj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MDbcMAAADcAAAADwAAAAAAAAAAAAAAAACYAgAAZHJzL2Rv&#10;d25yZXYueG1sUEsFBgAAAAAEAAQA9QAAAIgDAAAAAA==&#10;" fillcolor="#f8e4c5" stroked="f"/>
                  <v:rect id="Rectangle 78" o:spid="_x0000_s1102" style="position:absolute;left:459;top:5402;width:2564;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S5r8YA&#10;AADcAAAADwAAAGRycy9kb3ducmV2LnhtbESPW2vCQBSE3wX/w3IKfTObhlIkZiOiKH0oiJdWfDtk&#10;Ty6YPRuyq6b/vlsQfBxm5hsmmw+mFTfqXWNZwVsUgyAurG64UnA8rCdTEM4ja2wtk4JfcjDPx6MM&#10;U23vvKPb3lciQNilqKD2vkuldEVNBl1kO+LglbY36IPsK6l7vAe4aWUSxx/SYMNhocaOljUVl/3V&#10;KGiwPH1ft8fzjrfvX8vFT7I5rIxSry/DYgbC0+Cf4Uf7UytI4gT+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S5r8YAAADcAAAADwAAAAAAAAAAAAAAAACYAgAAZHJz&#10;L2Rvd25yZXYueG1sUEsFBgAAAAAEAAQA9QAAAIsDAAAAAA==&#10;" fillcolor="#f8e4c4" stroked="f"/>
                  <v:rect id="Rectangle 79" o:spid="_x0000_s1103" style="position:absolute;left:459;top:5443;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zpMAA&#10;AADcAAAADwAAAGRycy9kb3ducmV2LnhtbESPQYvCMBSE7wv+h/AEb2tqFdFqFBEEPa568Phonk2x&#10;eSlNtNVfbxYEj8PMfMMs152txIMaXzpWMBomIIhzp0suFJxPu98ZCB+QNVaOScGTPKxXvZ8lZtq1&#10;/EePYyhEhLDPUIEJoc6k9Lkhi37oauLoXV1jMUTZFFI32Ea4rWSaJFNpseS4YLCmraH8drxbBe38&#10;+hrp8jZxqb2wPpgDTkOt1KDfbRYgAnXhG/6091pBmozh/0w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yzpMAAAADcAAAADwAAAAAAAAAAAAAAAACYAgAAZHJzL2Rvd25y&#10;ZXYueG1sUEsFBgAAAAAEAAQA9QAAAIUDAAAAAA==&#10;" fillcolor="#f8e3c3" stroked="f"/>
                  <v:rect id="Rectangle 80" o:spid="_x0000_s1104" style="position:absolute;left:459;top:5454;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GaMIA&#10;AADcAAAADwAAAGRycy9kb3ducmV2LnhtbESPwYrCQBBE7wv+w9CCt7WjiGh0FBEUPezCRj+gybRJ&#10;MNMTMmOMf+8sLOyxqHpV1Hrb21p13PrKiYbJOAHFkjtTSaHhejl8LkD5QGKodsIaXuxhuxl8rCk1&#10;7ik/3GWhULFEfEoayhCaFNHnJVvyY9ewRO/mWkshyrZA09Izltsap0kyR0uVxIWSGt6XnN+zh9Uw&#10;PWJWyTxbYH7+NsevZfe6eNR6NOx3K1CB+/Af/qNPJnLJDH7PxCOA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K0ZowgAAANwAAAAPAAAAAAAAAAAAAAAAAJgCAABkcnMvZG93&#10;bnJldi54bWxQSwUGAAAAAAQABAD1AAAAhwMAAAAA&#10;" fillcolor="#f8e3c2" stroked="f"/>
                  <v:shape id="Freeform 81" o:spid="_x0000_s1105" style="position:absolute;left:459;top:4411;width:2553;height:1053;visibility:visible;mso-wrap-style:square;v-text-anchor:top" coordsize="3920,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fLkMQA&#10;AADcAAAADwAAAGRycy9kb3ducmV2LnhtbESPUWvCQBCE3wv9D8cKfasXrRGNniK1Bfsi1PoDltya&#10;BHN7Ibcm6b/vCUIfh5n5hllvB1erjtpQeTYwGSegiHNvKy4MnH8+XxeggiBbrD2TgV8KsN08P60x&#10;s77nb+pOUqgI4ZChgVKkybQOeUkOw9g3xNG7+NahRNkW2rbYR7ir9TRJ5tphxXGhxIbeS8qvp5sz&#10;sKxQ3vbzY3P5kHM/S9Nd5796Y15Gw24FSmiQ//CjfbAGpkkK9zPxCO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3y5DEAAAA3AAAAA8AAAAAAAAAAAAAAAAAmAIAAGRycy9k&#10;b3ducmV2LnhtbFBLBQYAAAAABAAEAPUAAACJAwAAAAA=&#10;" path="m3880,v23,,40,18,40,40l3920,40r,1536l3920,1576v,23,-17,40,-40,40c3880,1616,3880,1616,3880,1616r,l40,1616r,c18,1616,,1599,,1576r,l,40c,18,18,,40,r,l3880,xe" filled="f" strokeweight=".5pt">
                    <v:stroke endcap="round"/>
                    <v:path arrowok="t" o:connecttype="custom" o:connectlocs="2527,0;2553,26;2553,26;2553,1027;2553,1027;2527,1053;2527,1053;2527,1053;26,1053;26,1053;0,1027;0,1027;0,26;26,0;26,0;2527,0" o:connectangles="0,0,0,0,0,0,0,0,0,0,0,0,0,0,0,0"/>
                  </v:shape>
                  <v:rect id="Rectangle 82" o:spid="_x0000_s1106" style="position:absolute;left:1553;top:4474;width:33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14:paraId="29BE8BA7" w14:textId="39AAE368" w:rsidR="007C615B" w:rsidRDefault="007C615B">
                          <w:r>
                            <w:rPr>
                              <w:rFonts w:ascii="Arial" w:hAnsi="Arial" w:cs="Arial"/>
                              <w:color w:val="000000"/>
                              <w:sz w:val="10"/>
                              <w:szCs w:val="10"/>
                            </w:rPr>
                            <w:t>«Type»</w:t>
                          </w:r>
                        </w:p>
                      </w:txbxContent>
                    </v:textbox>
                  </v:rect>
                  <v:rect id="Rectangle 83" o:spid="_x0000_s1107" style="position:absolute;left:1105;top:4609;width:11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G5sIA&#10;AADcAAAADwAAAGRycy9kb3ducmV2LnhtbESP3WoCMRSE74W+QziF3mnSvVBZjSIFwUpvXH2Aw+bs&#10;DyYnS5K627dvCgUvh5n5htnuJ2fFg0LsPWt4XygQxLU3PbcabtfjfA0iJmSD1jNp+KEI+93LbIul&#10;8SNf6FGlVmQIxxI1dCkNpZSx7shhXPiBOHuNDw5TlqGVJuCY4c7KQqmldNhzXuhwoI+O6nv17TTI&#10;a3Uc15UNyp+L5st+ni4Nea3fXqfDBkSiKT3D/+2T0VCoF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10bmwgAAANwAAAAPAAAAAAAAAAAAAAAAAJgCAABkcnMvZG93&#10;bnJldi54bWxQSwUGAAAAAAQABAD1AAAAhwMAAAAA&#10;" filled="f" stroked="f">
                    <v:textbox style="mso-fit-shape-to-text:t" inset="0,0,0,0">
                      <w:txbxContent>
                        <w:p w14:paraId="6BE2E50B" w14:textId="79954064" w:rsidR="007C615B" w:rsidRDefault="007C615B">
                          <w:r>
                            <w:rPr>
                              <w:rFonts w:ascii="Arial" w:hAnsi="Arial" w:cs="Arial"/>
                              <w:b/>
                              <w:bCs/>
                              <w:color w:val="000000"/>
                              <w:sz w:val="10"/>
                              <w:szCs w:val="10"/>
                            </w:rPr>
                            <w:t>GeologicFeatureRelation</w:t>
                          </w:r>
                        </w:p>
                      </w:txbxContent>
                    </v:textbox>
                  </v:rect>
                  <v:line id="Line 84" o:spid="_x0000_s1108" style="position:absolute;visibility:visible;mso-wrap-style:square" from="459,4797" to="3012,4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u1sEAAADcAAAADwAAAGRycy9kb3ducmV2LnhtbERPy4rCMBTdC/MP4Q6403QqaKcaRQRl&#10;VoIPmO2luTbV5qY0mVr9+slCcHk478Wqt7XoqPWVYwVf4wQEceF0xaWC82k7ykD4gKyxdkwKHuRh&#10;tfwYLDDX7s4H6o6hFDGEfY4KTAhNLqUvDFn0Y9cQR+7iWoshwraUusV7DLe1TJNkKi1WHBsMNrQx&#10;VNyOf1bBpr8ett3uOXvu03NhJt/l7zRbKzX87NdzEIH68Ba/3D9aQZrEtfFMP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867WwQAAANwAAAAPAAAAAAAAAAAAAAAA&#10;AKECAABkcnMvZG93bnJldi54bWxQSwUGAAAAAAQABAD5AAAAjwMAAAAA&#10;" strokeweight=".5pt">
                    <v:stroke endcap="round"/>
                  </v:line>
                  <v:rect id="Rectangle 85" o:spid="_x0000_s1109" style="position:absolute;left:594;top:4880;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3D8IA&#10;AADcAAAADwAAAGRycy9kb3ducmV2LnhtbESP3WoCMRSE74W+QziF3mnSvRBdjSIFwUpvXH2Aw+bs&#10;DyYnS5K627dvCgUvh5n5htnuJ2fFg0LsPWt4XygQxLU3PbcabtfjfAUiJmSD1jNp+KEI+93LbIul&#10;8SNf6FGlVmQIxxI1dCkNpZSx7shhXPiBOHuNDw5TlqGVJuCY4c7KQqmldNhzXuhwoI+O6nv17TTI&#10;a3UcV5UNyp+L5st+ni4Nea3fXqfDBkSiKT3D/+2T0VCoN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BHcPwgAAANwAAAAPAAAAAAAAAAAAAAAAAJgCAABkcnMvZG93&#10;bnJldi54bWxQSwUGAAAAAAQABAD1AAAAhwMAAAAA&#10;" filled="f" stroked="f">
                    <v:textbox style="mso-fit-shape-to-text:t" inset="0,0,0,0">
                      <w:txbxContent>
                        <w:p w14:paraId="6DD42E84" w14:textId="25F8F437" w:rsidR="007C615B" w:rsidRDefault="007C615B">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v:textbox>
                  </v:rect>
                  <v:rect id="Rectangle 86" o:spid="_x0000_s1110" style="position:absolute;left:511;top:5016;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dIT78A&#10;AADcAAAADwAAAGRycy9kb3ducmV2LnhtbERPy4rCMBTdC/5DuAPuNG0Xg1SjDAMFldlY5wMuze2D&#10;SW5KEm39e7MQZnk47/1xtkY8yIfBsYJ8k4EgbpweuFPwe6vWWxAhIms0jknBkwIcD8vFHkvtJr7S&#10;o46dSCEcSlTQxziWUoamJ4th40bixLXOW4wJ+k5qj1MKt0YWWfYpLQ6cGnoc6bun5q++WwXyVlfT&#10;tjY+c5ei/THn07Ulp9TqY/7agYg0x3/x233SCoo8zU9n0hGQh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50hPvwAAANwAAAAPAAAAAAAAAAAAAAAAAJgCAABkcnMvZG93bnJl&#10;di54bWxQSwUGAAAAAAQABAD1AAAAhAMAAAAA&#10;" filled="f" stroked="f">
                    <v:textbox style="mso-fit-shape-to-text:t" inset="0,0,0,0">
                      <w:txbxContent>
                        <w:p w14:paraId="5ABD9746" w14:textId="6FA13235" w:rsidR="007C615B" w:rsidRDefault="007C615B">
                          <w:r>
                            <w:rPr>
                              <w:rFonts w:ascii="Arial" w:hAnsi="Arial" w:cs="Arial"/>
                              <w:color w:val="3C3C3C"/>
                              <w:sz w:val="10"/>
                              <w:szCs w:val="10"/>
                            </w:rPr>
                            <w:t xml:space="preserve">+ </w:t>
                          </w:r>
                        </w:p>
                      </w:txbxContent>
                    </v:textbox>
                  </v:rect>
                  <v:rect id="Rectangle 87" o:spid="_x0000_s1111" style="position:absolute;left:688;top:5016;width:199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t1MEA&#10;AADcAAAADwAAAGRycy9kb3ducmV2LnhtbESP3YrCMBSE74V9h3AWvNO0vRDpGmVZEFS8se4DHJrT&#10;HzY5KUm09e2NIOzlMDPfMJvdZI24kw+9YwX5MgNBXDvdc6vg97pfrEGEiKzROCYFDwqw237MNlhq&#10;N/KF7lVsRYJwKFFBF+NQShnqjiyGpRuIk9c4bzEm6VupPY4Jbo0ssmwlLfacFjoc6Kej+q+6WQXy&#10;Wu3HdWV85k5FczbHw6Uhp9T8c/r+AhFpiv/hd/ugFRR5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r7dTBAAAA3AAAAA8AAAAAAAAAAAAAAAAAmAIAAGRycy9kb3du&#10;cmV2LnhtbFBLBQYAAAAABAAEAPUAAACGAwAAAAA=&#10;" filled="f" stroked="f">
                    <v:textbox style="mso-fit-shape-to-text:t" inset="0,0,0,0">
                      <w:txbxContent>
                        <w:p w14:paraId="161015EA" w14:textId="719767C5" w:rsidR="007C615B" w:rsidRDefault="007C615B">
                          <w:proofErr w:type="gramStart"/>
                          <w:r>
                            <w:rPr>
                              <w:rFonts w:ascii="Arial" w:hAnsi="Arial" w:cs="Arial"/>
                              <w:color w:val="3C3C3C"/>
                              <w:sz w:val="10"/>
                              <w:szCs w:val="10"/>
                            </w:rPr>
                            <w:t>relationship</w:t>
                          </w:r>
                          <w:proofErr w:type="gramEnd"/>
                          <w:r>
                            <w:rPr>
                              <w:rFonts w:ascii="Arial" w:hAnsi="Arial" w:cs="Arial"/>
                              <w:color w:val="3C3C3C"/>
                              <w:sz w:val="10"/>
                              <w:szCs w:val="10"/>
                            </w:rPr>
                            <w:t>: GeologicRelationshipTerm [0..1]</w:t>
                          </w:r>
                        </w:p>
                      </w:txbxContent>
                    </v:textbox>
                  </v:rect>
                  <v:rect id="Rectangle 88" o:spid="_x0000_s1112" style="position:absolute;left:511;top:5151;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zo8EA&#10;AADcAAAADwAAAGRycy9kb3ducmV2LnhtbESPzYoCMRCE74LvEFrYm2acwyKjUUQQVLw47gM0k54f&#10;TDpDEp3x7c3Cwh6LqvqK2uxGa8SLfOgcK1guMhDEldMdNwp+7sf5CkSIyBqNY1LwpgC77XSywUK7&#10;gW/0KmMjEoRDgQraGPtCylC1ZDEsXE+cvNp5izFJ30jtcUhwa2SeZd/SYsdpocWeDi1Vj/JpFch7&#10;eRxWpfGZu+T11ZxPt5qcUl+zcb8GEWmM/+G/9kkryJc5/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5c6PBAAAA3AAAAA8AAAAAAAAAAAAAAAAAmAIAAGRycy9kb3du&#10;cmV2LnhtbFBLBQYAAAAABAAEAPUAAACGAwAAAAA=&#10;" filled="f" stroked="f">
                    <v:textbox style="mso-fit-shape-to-text:t" inset="0,0,0,0">
                      <w:txbxContent>
                        <w:p w14:paraId="5874F21E" w14:textId="4492E4FD" w:rsidR="007C615B" w:rsidRDefault="007C615B">
                          <w:r>
                            <w:rPr>
                              <w:rFonts w:ascii="Arial" w:hAnsi="Arial" w:cs="Arial"/>
                              <w:color w:val="3C3C3C"/>
                              <w:sz w:val="10"/>
                              <w:szCs w:val="10"/>
                            </w:rPr>
                            <w:t xml:space="preserve">+ </w:t>
                          </w:r>
                        </w:p>
                      </w:txbxContent>
                    </v:textbox>
                  </v:rect>
                  <v:rect id="Rectangle 89" o:spid="_x0000_s1113" style="position:absolute;left:688;top:5151;width:1618;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WOMEA&#10;AADcAAAADwAAAGRycy9kb3ducmV2LnhtbESP3YrCMBSE7xd8h3AE79bUC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11jjBAAAA3AAAAA8AAAAAAAAAAAAAAAAAmAIAAGRycy9kb3du&#10;cmV2LnhtbFBLBQYAAAAABAAEAPUAAACGAwAAAAA=&#10;" filled="f" stroked="f">
                    <v:textbox style="mso-fit-shape-to-text:t" inset="0,0,0,0">
                      <w:txbxContent>
                        <w:p w14:paraId="52679760" w14:textId="6383A156" w:rsidR="007C615B" w:rsidRDefault="007C615B">
                          <w:proofErr w:type="gramStart"/>
                          <w:r>
                            <w:rPr>
                              <w:rFonts w:ascii="Arial" w:hAnsi="Arial" w:cs="Arial"/>
                              <w:color w:val="3C3C3C"/>
                              <w:sz w:val="10"/>
                              <w:szCs w:val="10"/>
                            </w:rPr>
                            <w:t>sourceRole</w:t>
                          </w:r>
                          <w:proofErr w:type="gramEnd"/>
                          <w:r>
                            <w:rPr>
                              <w:rFonts w:ascii="Arial" w:hAnsi="Arial" w:cs="Arial"/>
                              <w:color w:val="3C3C3C"/>
                              <w:sz w:val="10"/>
                              <w:szCs w:val="10"/>
                            </w:rPr>
                            <w:t>: RelationRoleTerm [0..1]</w:t>
                          </w:r>
                        </w:p>
                      </w:txbxContent>
                    </v:textbox>
                  </v:rect>
                  <v:rect id="Rectangle 90" o:spid="_x0000_s1114" style="position:absolute;left:511;top:5287;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OTMEA&#10;AADcAAAADwAAAGRycy9kb3ducmV2LnhtbESP3YrCMBSE7xd8h3AE79bUI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cTkzBAAAA3AAAAA8AAAAAAAAAAAAAAAAAmAIAAGRycy9kb3du&#10;cmV2LnhtbFBLBQYAAAAABAAEAPUAAACGAwAAAAA=&#10;" filled="f" stroked="f">
                    <v:textbox style="mso-fit-shape-to-text:t" inset="0,0,0,0">
                      <w:txbxContent>
                        <w:p w14:paraId="4BD13D9A" w14:textId="3CF57F8A" w:rsidR="007C615B" w:rsidRDefault="007C615B">
                          <w:r>
                            <w:rPr>
                              <w:rFonts w:ascii="Arial" w:hAnsi="Arial" w:cs="Arial"/>
                              <w:color w:val="3C3C3C"/>
                              <w:sz w:val="10"/>
                              <w:szCs w:val="10"/>
                            </w:rPr>
                            <w:t xml:space="preserve">+ </w:t>
                          </w:r>
                        </w:p>
                      </w:txbxContent>
                    </v:textbox>
                  </v:rect>
                  <v:rect id="Rectangle 91" o:spid="_x0000_s1115" style="position:absolute;left:688;top:5287;width:157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r18EA&#10;AADcAAAADwAAAGRycy9kb3ducmV2LnhtbESP3YrCMBSE7xd8h3AE79bUg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Q69fBAAAA3AAAAA8AAAAAAAAAAAAAAAAAmAIAAGRycy9kb3du&#10;cmV2LnhtbFBLBQYAAAAABAAEAPUAAACGAwAAAAA=&#10;" filled="f" stroked="f">
                    <v:textbox style="mso-fit-shape-to-text:t" inset="0,0,0,0">
                      <w:txbxContent>
                        <w:p w14:paraId="312AB730" w14:textId="52672B83" w:rsidR="007C615B" w:rsidRDefault="007C615B">
                          <w:proofErr w:type="gramStart"/>
                          <w:r>
                            <w:rPr>
                              <w:rFonts w:ascii="Arial" w:hAnsi="Arial" w:cs="Arial"/>
                              <w:color w:val="3C3C3C"/>
                              <w:sz w:val="10"/>
                              <w:szCs w:val="10"/>
                            </w:rPr>
                            <w:t>targetRole</w:t>
                          </w:r>
                          <w:proofErr w:type="gramEnd"/>
                          <w:r>
                            <w:rPr>
                              <w:rFonts w:ascii="Arial" w:hAnsi="Arial" w:cs="Arial"/>
                              <w:color w:val="3C3C3C"/>
                              <w:sz w:val="10"/>
                              <w:szCs w:val="10"/>
                            </w:rPr>
                            <w:t>: RelationRoleTerm [0..1]</w:t>
                          </w:r>
                        </w:p>
                      </w:txbxContent>
                    </v:textbox>
                  </v:rect>
                  <v:shape id="Freeform 92" o:spid="_x0000_s1116" style="position:absolute;left:3565;top:5913;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spksMA&#10;AADcAAAADwAAAGRycy9kb3ducmV2LnhtbESPQWsCMRSE74X+h/AKXkrNrodFthtFiqJ4Ult6fmye&#10;m6XJy3YTdf33RhA8DjPzDVPNB2fFmfrQelaQjzMQxLXXLTcKfr5XH1MQISJrtJ5JwZUCzGevLxWW&#10;2l94T+dDbESCcChRgYmxK6UMtSGHYew74uQdfe8wJtk3Uvd4SXBn5STLCumw5bRgsKMvQ/Xf4eQU&#10;0KJYH81yK1u722/+f22Rv+9QqdHbsPgEEWmIz/CjvdEKJnkB9zPpCM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spksMAAADcAAAADwAAAAAAAAAAAAAAAACYAgAAZHJzL2Rv&#10;d25yZXYueG1sUEsFBgAAAAAEAAQA9QAAAIgDAAAAAA==&#10;" path="m2280,v23,,40,18,40,40l2320,40r,736l2320,776v,23,-17,40,-40,40c2280,816,2280,816,2280,816r,l40,816r,c18,816,,799,,776r,l,40c,18,18,,40,r,l2280,xe" fillcolor="#cacdd6" strokeweight="0">
                    <v:path arrowok="t" o:connecttype="custom" o:connectlocs="1485,0;1511,26;1511,26;1511,506;1511,506;1485,532;1485,532;1485,532;26,532;26,532;0,506;0,506;0,26;26,0;26,0;1485,0" o:connectangles="0,0,0,0,0,0,0,0,0,0,0,0,0,0,0,0"/>
                  </v:shape>
                  <v:rect id="Rectangle 93" o:spid="_x0000_s1117" style="position:absolute;left:3533;top:588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OwsIA&#10;AADcAAAADwAAAGRycy9kb3ducmV2LnhtbESPzYrCQBCE78K+w9ALe9OOHvzJOoosrOhBwegDNJne&#10;JJjpCZkxxrffEQSPRdVXRS3Xva1Vx62vnGgYjxJQLLkzlRQaLuff4RyUDySGaies4cEe1quPwZJS&#10;4+5y4i4LhYol4lPSUIbQpIg+L9mSH7mGJXp/rrUUomwLNC3dY7mtcZIkU7RUSVwoqeGfkvNrdrMa&#10;JlvMKplmc8z3R7M9LLrH2aPWX5/95htU4D68wy96ZyI3nsHzTDwCu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IE7CwgAAANwAAAAPAAAAAAAAAAAAAAAAAJgCAABkcnMvZG93&#10;bnJldi54bWxQSwUGAAAAAAQABAD1AAAAhwMAAAAA&#10;" fillcolor="#f8e3c2" stroked="f"/>
                  <v:rect id="Rectangle 94" o:spid="_x0000_s1118" style="position:absolute;left:3533;top:5892;width:1522;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4Kt8QA&#10;AADcAAAADwAAAGRycy9kb3ducmV2LnhtbERPTWvCQBC9F/oflin01mz0ICHNKioVSkWpaQo9Dtkx&#10;Cc3Optk1if/ePQg9Pt53tppMKwbqXWNZwSyKQRCXVjdcKSi+di8JCOeRNbaWScGVHKyWjw8ZptqO&#10;fKIh95UIIexSVFB736VSurImgy6yHXHgzrY36APsK6l7HEO4aeU8jhfSYMOhocaOtjWVv/nFKNB/&#10;H8Xme3H+3O3zbdINdPw5vB2Ven6a1q8gPE3+X3x3v2sF81lYG86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CrfEAAAA3AAAAA8AAAAAAAAAAAAAAAAAmAIAAGRycy9k&#10;b3ducmV2LnhtbFBLBQYAAAAABAAEAPUAAACJAwAAAAA=&#10;" fillcolor="#fcf2e3" stroked="f"/>
                  <v:rect id="Rectangle 95" o:spid="_x0000_s1119" style="position:absolute;left:3533;top:5996;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C9cIA&#10;AADcAAAADwAAAGRycy9kb3ducmV2LnhtbESP3YrCMBSE7xd8h3AE79a0IrJWo4j4dyWr9gEOzbEt&#10;NieliVp9eiMIXg4z8w0znbemEjdqXGlZQdyPQBBnVpecK0hP698/EM4ja6wsk4IHOZjPOj9TTLS9&#10;84FuR5+LAGGXoILC+zqR0mUFGXR9WxMH72wbgz7IJpe6wXuAm0oOomgkDZYcFgqsaVlQdjlejQKJ&#10;8f7w3J2rx/9wsY3TUbphs1Kq120XExCeWv8Nf9o7rWAQj+F9JhwB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6QL1wgAAANwAAAAPAAAAAAAAAAAAAAAAAJgCAABkcnMvZG93&#10;bnJldi54bWxQSwUGAAAAAAQABAD1AAAAhwMAAAAA&#10;" fillcolor="#fcf2e2" stroked="f"/>
                  <v:rect id="Rectangle 96" o:spid="_x0000_s1120" style="position:absolute;left:3533;top:6007;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z3wcMA&#10;AADcAAAADwAAAGRycy9kb3ducmV2LnhtbERPW2vCMBR+F/Yfwhn4pukqDOmayjYURPfgZYM9Hppj&#10;E9ac1CZq9++XB2GPH9+9XAyuFVfqg/Ws4GmagSCuvbbcKPg8riZzECEia2w9k4JfCrCoHkYlFtrf&#10;eE/XQ2xECuFQoAITY1dIGWpDDsPUd8SJO/neYUywb6Tu8ZbCXSvzLHuWDi2nBoMdvRuqfw4Xp2B1&#10;+j5+7Dazr+Xbvhns9mxNO7dKjR+H1xcQkYb4L76711pBnqf56Uw6Ar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z3wcMAAADcAAAADwAAAAAAAAAAAAAAAACYAgAAZHJzL2Rv&#10;d25yZXYueG1sUEsFBgAAAAAEAAQA9QAAAIgDAAAAAA==&#10;" fillcolor="#fcf1e2" stroked="f"/>
                  <v:rect id="Rectangle 97" o:spid="_x0000_s1121" style="position:absolute;left:3533;top:6017;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i1o8UA&#10;AADcAAAADwAAAGRycy9kb3ducmV2LnhtbESPzWrDMBCE74W8g9hALiWRbWgIbpRQAoEegovTXnLb&#10;WlvZxFoZS/XP21eFQo/DzHzD7I+TbcVAvW8cK0g3CQjiyumGjYKP9/N6B8IHZI2tY1Iwk4fjYfGw&#10;x1y7kUsarsGICGGfo4I6hC6X0lc1WfQb1xFH78v1FkOUvZG6xzHCbSuzJNlKiw3HhRo7OtVU3a/f&#10;VgFu9e2JL6Yo3qZhvJkyefyc70qtltPLM4hAU/gP/7VftYIsS+H3TDwC8vA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LWjxQAAANwAAAAPAAAAAAAAAAAAAAAAAJgCAABkcnMv&#10;ZG93bnJldi54bWxQSwUGAAAAAAQABAD1AAAAigMAAAAA&#10;" fillcolor="#fcf1e1" stroked="f"/>
                  <v:rect id="Rectangle 98" o:spid="_x0000_s1122" style="position:absolute;left:3533;top:6027;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2R38UA&#10;AADcAAAADwAAAGRycy9kb3ducmV2LnhtbESPzWrDMBCE74W+g9hCb40cH0Jwo4QSCPSHHuK0lNwW&#10;a2uZeFdGUhLn7aNCIcdhZr5hFquRe3WiEDsvBqaTAhRJ420nrYGv3eZpDiomFIu9FzJwoQir5f3d&#10;Aivrz7KlU51alSESKzTgUhoqrWPjiDFO/ECSvV8fGFOWodU24DnDuddlUcw0Yyd5weFAa0fNoT6y&#10;gePPLHys63H/efl+e+ftgfdOszGPD+PLM6hEY7qF/9uv1kBZlvB3Jh8Bv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ZHfxQAAANwAAAAPAAAAAAAAAAAAAAAAAJgCAABkcnMv&#10;ZG93bnJldi54bWxQSwUGAAAAAAQABAD1AAAAigMAAAAA&#10;" fillcolor="#fcf1e0" stroked="f"/>
                  <v:rect id="Rectangle 99" o:spid="_x0000_s1123" style="position:absolute;left:3533;top:6038;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GN8UA&#10;AADcAAAADwAAAGRycy9kb3ducmV2LnhtbESPQWvCQBSE7wX/w/IKvdVNU4ySuopoC4Knxl68vWZf&#10;k7TZt2F3TeK/d4WCx2FmvmGW69G0oifnG8sKXqYJCOLS6oYrBV/Hj+cFCB+QNbaWScGFPKxXk4cl&#10;5toO/El9ESoRIexzVFCH0OVS+rImg35qO+Lo/VhnMETpKqkdDhFuWpkmSSYNNhwXauxoW1P5V5yN&#10;gtMiGX6zOb8Xs4M77fqdc1n/rdTT47h5AxFoDPfwf3uvFaTpK9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kY3xQAAANwAAAAPAAAAAAAAAAAAAAAAAJgCAABkcnMv&#10;ZG93bnJldi54bWxQSwUGAAAAAAQABAD1AAAAigMAAAAA&#10;" fillcolor="#fcf0e0" stroked="f"/>
                  <v:rect id="Rectangle 100" o:spid="_x0000_s1124" style="position:absolute;left:3533;top:6048;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MpsQA&#10;AADcAAAADwAAAGRycy9kb3ducmV2LnhtbESPQWvCQBSE74X+h+UVeim6abASUlexguBV48XbI/ua&#10;hGTfxt3VpP56VxB6HGbmG2axGk0nruR8Y1nB5zQBQVxa3XCl4FhsJxkIH5A1dpZJwR95WC1fXxaY&#10;azvwnq6HUIkIYZ+jgjqEPpfSlzUZ9FPbE0fv1zqDIUpXSe1wiHDTyTRJ5tJgw3Ghxp42NZXt4WIU&#10;nL5+uO2wcO1wTIss3C7Z7Pyh1PvbuP4GEWgM/+Fne6cVpOkMHmfiE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gjKbEAAAA3AAAAA8AAAAAAAAAAAAAAAAAmAIAAGRycy9k&#10;b3ducmV2LnhtbFBLBQYAAAAABAAEAPUAAACJAwAAAAA=&#10;" fillcolor="#fbf0de" stroked="f"/>
                  <v:rect id="Rectangle 101" o:spid="_x0000_s1125" style="position:absolute;left:3533;top:6069;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JAsQA&#10;AADcAAAADwAAAGRycy9kb3ducmV2LnhtbESPQWvCQBSE70L/w/KE3nRjQJHUVbQo9FQ17aW3Z/aZ&#10;BLNvw+4a03/vCoLHYWa+YRar3jSiI+drywom4wQEcWF1zaWC35/daA7CB2SNjWVS8E8eVsu3wQIz&#10;bW98pC4PpYgQ9hkqqEJoMyl9UZFBP7YtcfTO1hkMUbpSaoe3CDeNTJNkJg3WHBcqbOmzouKSX42C&#10;+SFJ177L3f4it+ft6ftvU5ipUu/Dfv0BIlAfXuFn+0srSN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6CQLEAAAA3AAAAA8AAAAAAAAAAAAAAAAAmAIAAGRycy9k&#10;b3ducmV2LnhtbFBLBQYAAAAABAAEAPUAAACJAwAAAAA=&#10;" fillcolor="#fbefdd" stroked="f"/>
                  <v:rect id="Rectangle 102" o:spid="_x0000_s1126" style="position:absolute;left:3533;top:6080;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w4cIA&#10;AADcAAAADwAAAGRycy9kb3ducmV2LnhtbESPT4vCMBTE74LfIbyFvWm6BetuNYoIguzJf3t/2zyb&#10;avNSmqj12xtB8DjMzG+Y6byztbhS6yvHCr6GCQjiwumKSwWH/WrwDcIHZI21Y1JwJw/zWb83xVy7&#10;G2/puguliBD2OSowITS5lL4wZNEPXUMcvaNrLYYo21LqFm8RbmuZJkkmLVYcFww2tDRUnHcXq0CO&#10;TqXxocg25+Ml5Z/x79/+H5X6/OgWExCBuvAOv9prrSBNM3ieiUd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ufDhwgAAANwAAAAPAAAAAAAAAAAAAAAAAJgCAABkcnMvZG93&#10;bnJldi54bWxQSwUGAAAAAAQABAD1AAAAhwMAAAAA&#10;" fillcolor="#fbefdc" stroked="f"/>
                  <v:rect id="Rectangle 103" o:spid="_x0000_s1127" style="position:absolute;left:3533;top:6090;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2tsUA&#10;AADcAAAADwAAAGRycy9kb3ducmV2LnhtbESPQWvCQBSE7wX/w/KE3uqmAaumWUUsgpceGg3S2yP7&#10;moRk34bdbUz/fbdQ8DjMzDdMvptML0ZyvrWs4HmRgCCurG65VnA5H5/WIHxA1thbJgU/5GG3nT3k&#10;mGl74w8ai1CLCGGfoYImhCGT0lcNGfQLOxBH78s6gyFKV0vt8BbhppdpkrxIgy3HhQYHOjRUdcW3&#10;UVAUaRlcv+wQr+Np/Czfr+XbRqnH+bR/BRFoCvfwf/ukFaTpCv7Ox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P7a2xQAAANwAAAAPAAAAAAAAAAAAAAAAAJgCAABkcnMv&#10;ZG93bnJldi54bWxQSwUGAAAAAAQABAD1AAAAigMAAAAA&#10;" fillcolor="#fbeedb" stroked="f"/>
                  <v:rect id="Rectangle 104" o:spid="_x0000_s1128" style="position:absolute;left:3533;top:6100;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32/L8A&#10;AADcAAAADwAAAGRycy9kb3ducmV2LnhtbERPy4rCMBTdD/gP4QruxtSiItUo4gNcCdrZzO7SXJti&#10;c1ObqPXvzUJweTjvxaqztXhQ6yvHCkbDBARx4XTFpYK/fP87A+EDssbaMSl4kYfVsvezwEy7J5/o&#10;cQ6liCHsM1RgQmgyKX1hyKIfuoY4chfXWgwRtqXULT5juK1lmiRTabHi2GCwoY2h4nq+WwWHQhoa&#10;//vZNr3saz7ubtUknyo16HfrOYhAXfiKP+6DVpCmcW08E4+AX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zfb8vwAAANwAAAAPAAAAAAAAAAAAAAAAAJgCAABkcnMvZG93bnJl&#10;di54bWxQSwUGAAAAAAQABAD1AAAAhAMAAAAA&#10;" fillcolor="#fbeeda" stroked="f"/>
                  <v:rect id="Rectangle 105" o:spid="_x0000_s1129" style="position:absolute;left:3533;top:612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nnR8UA&#10;AADcAAAADwAAAGRycy9kb3ducmV2LnhtbESPQWvCQBSE7wX/w/IEb3VjCkFTVymlhR5y0QheH9nX&#10;JDX7Nma3ScyvdwsFj8PMfMNs96NpRE+dqy0rWC0jEMSF1TWXCk755/MahPPIGhvLpOBGDva72dMW&#10;U20HPlB/9KUIEHYpKqi8b1MpXVGRQbe0LXHwvm1n0AfZlVJ3OAS4aWQcRYk0WHNYqLCl94qKy/HX&#10;KGjIZ1F+KYtr/jNlsk5epunjrNRiPr69gvA0+kf4v/2lFcTxBv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edHxQAAANwAAAAPAAAAAAAAAAAAAAAAAJgCAABkcnMv&#10;ZG93bnJldi54bWxQSwUGAAAAAAQABAD1AAAAigMAAAAA&#10;" fillcolor="#fbedd9" stroked="f"/>
                  <v:rect id="Rectangle 106" o:spid="_x0000_s1130" style="position:absolute;left:3533;top:6132;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MEcEA&#10;AADcAAAADwAAAGRycy9kb3ducmV2LnhtbERPXWvCMBR9H/gfwhX2tqZzIlttFC0MShFhdb5fmrum&#10;2NyUJmr3783DYI+H851vJ9uLG42+c6zgNUlBEDdOd9wq+D59vryD8AFZY++YFPySh+1m9pRjpt2d&#10;v+hWh1bEEPYZKjAhDJmUvjFk0SduII7cjxsthgjHVuoR7zHc9nKRpitpsePYYHCgwlBzqa9WQXE4&#10;LuvSnD8KvpyqwId9Releqef5tFuDCDSFf/Gfu9QKFm9xfjwTj4D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fjBHBAAAA3AAAAA8AAAAAAAAAAAAAAAAAmAIAAGRycy9kb3du&#10;cmV2LnhtbFBLBQYAAAAABAAEAPUAAACGAwAAAAA=&#10;" fillcolor="#fbedd8" stroked="f"/>
                  <v:rect id="Rectangle 107" o:spid="_x0000_s1131" style="position:absolute;left:3533;top:6142;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06uMMA&#10;AADcAAAADwAAAGRycy9kb3ducmV2LnhtbESPQWsCMRSE74L/IbxCL+JmtVBka5Qilkov0tWDx8fm&#10;uVm6eVmSuG7/vREEj8PMfMMs14NtRU8+NI4VzLIcBHHldMO1guPha7oAESKyxtYxKfinAOvVeLTE&#10;Qrsr/1JfxlokCIcCFZgYu0LKUBmyGDLXESfv7LzFmKSvpfZ4TXDbynmev0uLDacFgx1tDFV/5cUq&#10;sNx966achL35CZtTT1vfn7dKvb4Mnx8gIg3xGX60d1rB/G0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06uMMAAADcAAAADwAAAAAAAAAAAAAAAACYAgAAZHJzL2Rv&#10;d25yZXYueG1sUEsFBgAAAAAEAAQA9QAAAIgDAAAAAA==&#10;" fillcolor="#fbedd7" stroked="f"/>
                  <v:rect id="Rectangle 108" o:spid="_x0000_s1132" style="position:absolute;left:3533;top:6153;width:1522;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MZcUA&#10;AADcAAAADwAAAGRycy9kb3ducmV2LnhtbESPT4vCMBTE74LfITxhb5pa/yDVKCIUPCyi1YU9Pppn&#10;W9q8lCZq99tvhIU9DjPzG2az600jntS5yrKC6SQCQZxbXXGh4HZNxysQziNrbCyTgh9ysNsOBxtM&#10;tH3xhZ6ZL0SAsEtQQel9m0jp8pIMuoltiYN3t51BH2RXSN3hK8BNI+MoWkqDFYeFEls6lJTX2cMo&#10;+JT1bZmmq7r6kotHO+u/T+frXKmPUb9fg/DU+//wX/uoFcSzGN5nw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5AxlxQAAANwAAAAPAAAAAAAAAAAAAAAAAJgCAABkcnMv&#10;ZG93bnJldi54bWxQSwUGAAAAAAQABAD1AAAAigMAAAAA&#10;" fillcolor="#faecd6" stroked="f"/>
                  <v:rect id="Rectangle 109" o:spid="_x0000_s1133" style="position:absolute;left:3533;top:6173;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qjQcYA&#10;AADcAAAADwAAAGRycy9kb3ducmV2LnhtbESPS4vCQBCE78L+h6EXvIhOjCBr1lFkIbAHH+j6uDaZ&#10;3iSY6QmZUeO/dwTBY1FVX1HTeWsqcaXGlZYVDAcRCOLM6pJzBfu/tP8FwnlkjZVlUnAnB/PZR2eK&#10;ibY33tJ153MRIOwSVFB4XydSuqwgg25ga+Lg/dvGoA+yyaVu8BbgppJxFI2lwZLDQoE1/RSUnXcX&#10;o8As9aadpIvzeLmuo9NheEx7q1ip7me7+AbhqfXv8Kv9qxXEoxE8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qjQcYAAADcAAAADwAAAAAAAAAAAAAAAACYAgAAZHJz&#10;L2Rvd25yZXYueG1sUEsFBgAAAAAEAAQA9QAAAIsDAAAAAA==&#10;" fillcolor="#faecd5" stroked="f"/>
                  <v:rect id="Rectangle 110" o:spid="_x0000_s1134" style="position:absolute;left:3533;top:6184;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0ysUA&#10;AADcAAAADwAAAGRycy9kb3ducmV2LnhtbESPT2vCQBTE74LfYXlCb7qJLVKiq1RtoT0mttTjI/tM&#10;QrNvQ3bzp/30XUHwOMzMb5jNbjS16Kl1lWUF8SICQZxbXXGh4PP0Nn8G4TyyxtoyKfglB7vtdLLB&#10;RNuBU+ozX4gAYZeggtL7JpHS5SUZdAvbEAfvYluDPsi2kLrFIcBNLZdRtJIGKw4LJTZ0KCn/yTqj&#10;IHXfbP7i1X5/ievmoz+fXruvo1IPs/FlDcLT6O/hW/tdK1g+PsH1TDgCc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DTKxQAAANwAAAAPAAAAAAAAAAAAAAAAAJgCAABkcnMv&#10;ZG93bnJldi54bWxQSwUGAAAAAAQABAD1AAAAigMAAAAA&#10;" fillcolor="#faebd4" stroked="f"/>
                  <v:rect id="Rectangle 111" o:spid="_x0000_s1135" style="position:absolute;left:3533;top:6194;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EhqcMA&#10;AADcAAAADwAAAGRycy9kb3ducmV2LnhtbESP0YrCMBRE3xf8h3AF39bUyqpUo0hBlH3S6gdcmmtb&#10;bG5qE2316zcLC/s4zMwZZrXpTS2e1LrKsoLJOAJBnFtdcaHgct59LkA4j6yxtkwKXuRgsx58rDDR&#10;tuMTPTNfiABhl6CC0vsmkdLlJRl0Y9sQB+9qW4M+yLaQusUuwE0t4yiaSYMVh4USG0pLym/ZwyhI&#10;5V6/7/IV5+l8mx675nt+LO5KjYb9dgnCU+//w3/tg1YQT7/g90w4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EhqcMAAADcAAAADwAAAAAAAAAAAAAAAACYAgAAZHJzL2Rv&#10;d25yZXYueG1sUEsFBgAAAAAEAAQA9QAAAIgDAAAAAA==&#10;" fillcolor="#faebd3" stroked="f"/>
                  <v:rect id="Rectangle 112" o:spid="_x0000_s1136" style="position:absolute;left:3533;top:6215;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drcUA&#10;AADcAAAADwAAAGRycy9kb3ducmV2LnhtbESPT2vCQBTE7wW/w/KE3urGVGKIriJKS2+2/sPjI/vM&#10;BrNvQ3ar6bfvCoUeh5n5DTNf9rYRN+p87VjBeJSAIC6drrlScNi/veQgfEDW2DgmBT/kYbkYPM2x&#10;0O7OX3TbhUpECPsCFZgQ2kJKXxqy6EeuJY7exXUWQ5RdJXWH9wi3jUyTJJMWa44LBltaGyqvu2+r&#10;4Ly5nvIJS5N/HqfZdjJ931ifKvU87FczEIH68B/+a39oBelrBo8z8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52txQAAANwAAAAPAAAAAAAAAAAAAAAAAJgCAABkcnMv&#10;ZG93bnJldi54bWxQSwUGAAAAAAQABAD1AAAAigMAAAAA&#10;" fillcolor="#faead2" stroked="f"/>
                  <v:rect id="Rectangle 113" o:spid="_x0000_s1137" style="position:absolute;left:3533;top:6225;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PMMMA&#10;AADcAAAADwAAAGRycy9kb3ducmV2LnhtbESPT4vCMBTE7wt+h/AWvK2pFV3pNoooghcR3b14ezSv&#10;f9jmpTRR47c3guBxmJnfMPkymFZcqXeNZQXjUQKCuLC64UrB3+/2aw7CeWSNrWVScCcHy8XgI8dM&#10;2xsf6XrylYgQdhkqqL3vMildUZNBN7IdcfRK2xv0UfaV1D3eIty0Mk2SmTTYcFyosaN1TcX/6WIU&#10;uMO40Lqbpz6Ec3k+bPebqdkrNfwMqx8QnoJ/h1/tnVaQTr7heSYe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sPMMMAAADcAAAADwAAAAAAAAAAAAAAAACYAgAAZHJzL2Rv&#10;d25yZXYueG1sUEsFBgAAAAAEAAQA9QAAAIgDAAAAAA==&#10;" fillcolor="#faead1" stroked="f"/>
                  <v:rect id="Rectangle 114" o:spid="_x0000_s1138" style="position:absolute;left:3533;top:6236;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6Utr0A&#10;AADcAAAADwAAAGRycy9kb3ducmV2LnhtbERPSwrCMBDdC94hjOBOUy1KqUYpiuBGxM8BhmZsi82k&#10;NFGrpzcLweXj/ZfrztTiSa2rLCuYjCMQxLnVFRcKrpfdKAHhPLLG2jIpeJOD9arfW2Kq7YtP9Dz7&#10;QoQQdikqKL1vUildXpJBN7YNceButjXoA2wLqVt8hXBTy2kUzaXBikNDiQ1tSsrv54dRUGxnNo/j&#10;zeGdZYfPtTkmptaJUsNBly1AeOr8X/xz77WCaRzWhjPhCM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56Utr0AAADcAAAADwAAAAAAAAAAAAAAAACYAgAAZHJzL2Rvd25yZXYu&#10;eG1sUEsFBgAAAAAEAAQA9QAAAIIDAAAAAA==&#10;" fillcolor="#fae9d0" stroked="f"/>
                  <v:rect id="Rectangle 115" o:spid="_x0000_s1139" style="position:absolute;left:3533;top:6246;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cRMUA&#10;AADcAAAADwAAAGRycy9kb3ducmV2LnhtbESPQWvCQBSE74X+h+UVvOnGiG1NXUUU0UOxNApeH9nX&#10;JJp9G7JrEv99tyD0OMzMN8x82ZtKtNS40rKC8SgCQZxZXXKu4HTcDt9BOI+ssbJMCu7kYLl4fppj&#10;om3H39SmPhcBwi5BBYX3dSKlywoy6Ea2Jg7ej20M+iCbXOoGuwA3lYyj6FUaLDksFFjTuqDsmt6M&#10;gs2u3Eyn3U6+Xdzh06Rxe96aL6UGL/3qA4Sn3v+HH+29VhBPZvB3Jhw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M9xExQAAANwAAAAPAAAAAAAAAAAAAAAAAJgCAABkcnMv&#10;ZG93bnJldi54bWxQSwUGAAAAAAQABAD1AAAAigMAAAAA&#10;" fillcolor="#fae9cf" stroked="f"/>
                  <v:rect id="Rectangle 116" o:spid="_x0000_s1140" style="position:absolute;left:3533;top:6267;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5WC8IA&#10;AADcAAAADwAAAGRycy9kb3ducmV2LnhtbERPz2vCMBS+D/wfwhN2GZpWxpBqFBVGhe1iFcHbo3m2&#10;xealJNHW/94cBjt+fL+X68G04kHON5YVpNMEBHFpdcOVgtPxezIH4QOyxtYyKXiSh/Vq9LbETNue&#10;D/QoQiViCPsMFdQhdJmUvqzJoJ/ajjhyV+sMhghdJbXDPoabVs6S5EsabDg21NjRrqbyVtyNgvyS&#10;9ueiu2/zj2ebH35Tl2zwR6n38bBZgAg0hH/xn3uvFcw+4/x4Jh4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lYLwgAAANwAAAAPAAAAAAAAAAAAAAAAAJgCAABkcnMvZG93&#10;bnJldi54bWxQSwUGAAAAAAQABAD1AAAAhwMAAAAA&#10;" fillcolor="#f9e8cd" stroked="f"/>
                  <v:rect id="Rectangle 117" o:spid="_x0000_s1141" style="position:absolute;left:3533;top:6288;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PKIsQA&#10;AADcAAAADwAAAGRycy9kb3ducmV2LnhtbESPT2vCQBTE70K/w/IK3nRjSIpEV1GpUPCU2D/XR/aZ&#10;BLNvQ3abpN/eLRR6HGbmN8x2P5lWDNS7xrKC1TICQVxa3XCl4P16XqxBOI+ssbVMCn7IwX73NNti&#10;pu3IOQ2Fr0SAsMtQQe19l0npypoMuqXtiIN3s71BH2RfSd3jGOCmlXEUvUiDDYeFGjs61VTei2+j&#10;4GKKo0/T1/HzGudfnHR6TR9aqfnzdNiA8DT5//Bf+00riJMV/J4JR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zyiLEAAAA3AAAAA8AAAAAAAAAAAAAAAAAmAIAAGRycy9k&#10;b3ducmV2LnhtbFBLBQYAAAAABAAEAPUAAACJAwAAAAA=&#10;" fillcolor="#f9e8cc" stroked="f"/>
                  <v:rect id="Rectangle 118" o:spid="_x0000_s1142" style="position:absolute;left:3533;top:6298;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FL/8YA&#10;AADcAAAADwAAAGRycy9kb3ducmV2LnhtbESPQWvCQBSE7wX/w/KE3urGUERSN0EKlhxKqTYg3l6z&#10;r5tg9m2aXTX++64g9DjMzDfMqhhtJ840+NaxgvksAUFcO92yUVB9bZ6WIHxA1tg5JgVX8lDkk4cV&#10;ZtpdeEvnXTAiQthnqKAJoc+k9HVDFv3M9cTR+3GDxRDlYKQe8BLhtpNpkiykxZbjQoM9vTZUH3cn&#10;q+DbVR8nU1795++bCcf3Q7lfrEulHqfj+gVEoDH8h+/tUitIn1O4nY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FL/8YAAADcAAAADwAAAAAAAAAAAAAAAACYAgAAZHJz&#10;L2Rvd25yZXYueG1sUEsFBgAAAAAEAAQA9QAAAIsDAAAAAA==&#10;" fillcolor="#f9e7cb" stroked="f"/>
                  <v:rect id="Rectangle 119" o:spid="_x0000_s1143" style="position:absolute;left:3533;top:6319;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7NU8EA&#10;AADcAAAADwAAAGRycy9kb3ducmV2LnhtbESPT4vCMBTE74LfITzBm6ary+J2jSKC4tU/hx4fzbMN&#10;27yUJNbqpzfCwh6HmfkNs1z3thEd+WAcK/iYZiCIS6cNVwou591kASJEZI2NY1LwoADr1XCwxFy7&#10;Ox+pO8VKJAiHHBXUMba5lKGsyWKYupY4eVfnLcYkfSW1x3uC20bOsuxLWjScFmpsaVtT+Xu6WQXm&#10;2XpHaL7l1Qe/7w6Oz0Wh1HjUb35AROrjf/ivfdAKZp9zeJ9JR0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ezVPBAAAA3AAAAA8AAAAAAAAAAAAAAAAAmAIAAGRycy9kb3du&#10;cmV2LnhtbFBLBQYAAAAABAAEAPUAAACGAwAAAAA=&#10;" fillcolor="#f9e6c9" stroked="f"/>
                  <v:rect id="Rectangle 120" o:spid="_x0000_s1144" style="position:absolute;left:3533;top:6340;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6Cz8UA&#10;AADcAAAADwAAAGRycy9kb3ducmV2LnhtbESPT2vCQBTE74LfYXlCb3XTENM2dRWRFoRS0NhLb4/s&#10;axLMvg3ZzZ9++64geBxm5jfMejuZRgzUudqygqdlBIK4sLrmUsH3+ePxBYTzyBoby6TgjxxsN/PZ&#10;GjNtRz7RkPtSBAi7DBVU3reZlK6oyKBb2pY4eL+2M+iD7EqpOxwD3DQyjqJUGqw5LFTY0r6i4pL3&#10;RsEl/ZTxD/vVZPrj83mI8vev11qph8W0ewPhafL38K190AriJIHrmXA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oLPxQAAANwAAAAPAAAAAAAAAAAAAAAAAJgCAABkcnMv&#10;ZG93bnJldi54bWxQSwUGAAAAAAQABAD1AAAAigMAAAAA&#10;" fillcolor="#f9e6c8" stroked="f"/>
                  <v:rect id="Rectangle 121" o:spid="_x0000_s1145" style="position:absolute;left:3533;top:6351;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e8YA&#10;AADcAAAADwAAAGRycy9kb3ducmV2LnhtbESPQWvCQBSE7wX/w/IEb3WjbY2kboIVLAF7qGmhHh/Z&#10;ZxLMvg3ZVeO/dwuFHoeZ+YZZZYNpxYV611hWMJtGIIhLqxuuFHx/bR+XIJxH1thaJgU3cpClo4cV&#10;JtpeeU+XwlciQNglqKD2vkukdGVNBt3UdsTBO9reoA+yr6Tu8RrgppXzKFpIgw2HhRo72tRUnoqz&#10;UXBwP+05/5CHXf75dos3Txwv31mpyXhYv4LwNPj/8F871wrmzy/weyYcAZn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ve8YAAADcAAAADwAAAAAAAAAAAAAAAACYAgAAZHJz&#10;L2Rvd25yZXYueG1sUEsFBgAAAAAEAAQA9QAAAIsDAAAAAA==&#10;" fillcolor="#f9e5c7" stroked="f"/>
                  <v:rect id="Rectangle 122" o:spid="_x0000_s1146" style="position:absolute;left:3533;top:6361;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IszcQA&#10;AADcAAAADwAAAGRycy9kb3ducmV2LnhtbESPUWvCMBSF3wf+h3AF32ZqHSKdUVRw24sM637AXXNt&#10;ypqb2mSx+/dmMNjj4ZzzHc5qM9hWROp941jBbJqBIK6cbrhW8HE+PC5B+ICssXVMCn7Iw2Y9elhh&#10;od2NTxTLUIsEYV+gAhNCV0jpK0MW/dR1xMm7uN5iSLKvpe7xluC2lXmWLaTFhtOCwY72hqqv8tsq&#10;eKnfd1cc4quJ81Ie8uvl+OmiUpPxsH0GEWgI/+G/9ptWkD8t4PdMOg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SLM3EAAAA3AAAAA8AAAAAAAAAAAAAAAAAmAIAAGRycy9k&#10;b3ducmV2LnhtbFBLBQYAAAAABAAEAPUAAACJAwAAAAA=&#10;" fillcolor="#f9e5c6" stroked="f"/>
                  <v:rect id="Rectangle 123" o:spid="_x0000_s1147" style="position:absolute;left:3533;top:637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pdMUA&#10;AADcAAAADwAAAGRycy9kb3ducmV2LnhtbESPT2sCMRTE74LfITzBm2bVUsvWKFJa0FYP/un9dfPc&#10;DW5etpvort/eFAoeh5n5DTNbtLYUV6q9caxgNExAEGdOG84VHA8fgxcQPiBrLB2Tght5WMy7nRmm&#10;2jW8o+s+5CJC2KeooAihSqX0WUEW/dBVxNE7udpiiLLOpa6xiXBbynGSPEuLhuNCgRW9FZSd9xer&#10;4Pcn8+tqejh+f32a7cZcJu17w0r1e+3yFUSgNjzC/+2VVjB+msLfmX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l0xQAAANwAAAAPAAAAAAAAAAAAAAAAAJgCAABkcnMv&#10;ZG93bnJldi54bWxQSwUGAAAAAAQABAD1AAAAigMAAAAA&#10;" fillcolor="#f8e5c5" stroked="f"/>
                  <v:rect id="Rectangle 124" o:spid="_x0000_s1148" style="position:absolute;left:3533;top:6382;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TMMAA&#10;AADcAAAADwAAAGRycy9kb3ducmV2LnhtbERPTYvCMBC9C/6HMII3TRVZSjWKCop71PXQ49iMbbWZ&#10;lCTa+u83h4U9Pt73atObRrzJ+dqygtk0AUFcWF1zqeD6c5ikIHxA1thYJgUf8rBZDwcrzLTt+Ezv&#10;SyhFDGGfoYIqhDaT0hcVGfRT2xJH7m6dwRChK6V22MVw08h5knxJgzXHhgpb2ldUPC8vo+D7kD5u&#10;9eyT2/x2TPOHPbvuuFNqPOq3SxCB+vAv/nOftIL5Iq6NZ+IRk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TMMAAAADcAAAADwAAAAAAAAAAAAAAAACYAgAAZHJzL2Rvd25y&#10;ZXYueG1sUEsFBgAAAAAEAAQA9QAAAIUDAAAAAA==&#10;" fillcolor="#f8e4c5" stroked="f"/>
                  <v:rect id="Rectangle 125" o:spid="_x0000_s1149" style="position:absolute;left:3533;top:6392;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SHsQA&#10;AADcAAAADwAAAGRycy9kb3ducmV2LnhtbESPT4vCMBTE78J+h/AWvGm6RWStRhFF8SCI//H2aJ5t&#10;2ealNFHrtzfCgsdhZn7DjCaNKcWdaldYVvDTjUAQp1YXnCk47BedXxDOI2ssLZOCJzmYjL9aI0y0&#10;ffCW7jufiQBhl6CC3PsqkdKlORl0XVsRB+9qa4M+yDqTusZHgJtSxlHUlwYLDgs5VjTLKf3b3YyC&#10;Aq/n421zuGx501vPpqd4uZ8bpdrfzXQIwlPjP+H/9koriHsDeJ8JR0C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6kh7EAAAA3AAAAA8AAAAAAAAAAAAAAAAAmAIAAGRycy9k&#10;b3ducmV2LnhtbFBLBQYAAAAABAAEAPUAAACJAwAAAAA=&#10;" fillcolor="#f8e4c4" stroked="f"/>
                  <v:rect id="Rectangle 126" o:spid="_x0000_s1150" style="position:absolute;left:3533;top:6403;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0Czr8A&#10;AADcAAAADwAAAGRycy9kb3ducmV2LnhtbERPTYvCMBC9L/gfwgjetqlFRaupiLCgR3UPexyasSlt&#10;JqWJtuuv3xwWPD7e924/2lY8qfe1YwXzJAVBXDpdc6Xg+/b1uQbhA7LG1jEp+CUP+2LyscNcu4Ev&#10;9LyGSsQQ9jkqMCF0uZS+NGTRJ64jjtzd9RZDhH0ldY9DDLetzNJ0JS3WHBsMdnQ0VDbXh1UwbO6v&#10;ua6bhcvsD+uzOeMqdErNpuNhCyLQGN7if/dJK8iWcX48E4+AL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bQLOvwAAANwAAAAPAAAAAAAAAAAAAAAAAJgCAABkcnMvZG93bnJl&#10;di54bWxQSwUGAAAAAAQABAD1AAAAhAMAAAAA&#10;" fillcolor="#f8e3c3" stroked="f"/>
                  <v:rect id="Rectangle 127" o:spid="_x0000_s1151" style="position:absolute;left:3533;top:6413;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7cMA&#10;AADcAAAADwAAAGRycy9kb3ducmV2LnhtbESPzWrDMBCE74W8g9hAbs06gRjXiRJKIKE9tFCnD7BY&#10;G9vUWhlL9c/bV4VCj8PMN8McTpNt1cC9b5xo2KwTUCylM41UGj5vl8cMlA8khlonrGFmD6fj4uFA&#10;uXGjfPBQhErFEvE5aahD6HJEX9Zsya9dxxK9u+sthSj7Ck1PYyy3LW6TJEVLjcSFmjo+11x+Fd9W&#10;w/aKRSNpkWH5+m6ub0/DfPOo9Wo5Pe9BBZ7Cf/iPfjGR223g90w8Anj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K7cMAAADcAAAADwAAAAAAAAAAAAAAAACYAgAAZHJzL2Rv&#10;d25yZXYueG1sUEsFBgAAAAAEAAQA9QAAAIgDAAAAAA==&#10;" fillcolor="#f8e3c2" stroked="f"/>
                  <v:shape id="Freeform 128" o:spid="_x0000_s1152" style="position:absolute;left:3533;top:5881;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WS+sIA&#10;AADcAAAADwAAAGRycy9kb3ducmV2LnhtbESPT4vCMBTE74LfITxhb5raxT9UoywL3RVv1mXPj+bZ&#10;FJuX0kSt394IgsdhZn7DrLe9bcSVOl87VjCdJCCIS6drrhT8HfPxEoQPyBobx6TgTh62m+FgjZl2&#10;Nz7QtQiViBD2GSowIbSZlL40ZNFPXEscvZPrLIYou0rqDm8RbhuZJslcWqw5Lhhs6dtQeS4uVsHn&#10;xeyLO1a/C8wpuPMs/zn9T5X6GPVfKxCB+vAOv9o7rSCdpfA8E4+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pZL6wgAAANwAAAAPAAAAAAAAAAAAAAAAAJgCAABkcnMvZG93&#10;bnJldi54bWxQSwUGAAAAAAQABAD1AAAAhwMAAAAA&#10;" path="m2280,v23,,40,18,40,40l2320,40r,736l2320,776v,23,-17,40,-40,40c2280,816,2280,816,2280,816r,l40,816r,c18,816,,799,,776r,l,40c,18,18,,40,r,l2280,xe" filled="f" strokeweight=".5pt">
                    <v:stroke endcap="round"/>
                    <v:path arrowok="t" o:connecttype="custom" o:connectlocs="1485,0;1511,26;1511,26;1511,506;1511,506;1485,532;1485,532;1485,532;26,532;26,532;0,506;0,506;0,26;26,0;26,0;1485,0" o:connectangles="0,0,0,0,0,0,0,0,0,0,0,0,0,0,0,0"/>
                  </v:shape>
                  <v:rect id="Rectangle 129" o:spid="_x0000_s1153" style="position:absolute;left:4013;top:5944;width:50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9v+MIA&#10;AADcAAAADwAAAGRycy9kb3ducmV2LnhtbESP3WoCMRSE7wXfIRzBO8260i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2/4wgAAANwAAAAPAAAAAAAAAAAAAAAAAJgCAABkcnMvZG93&#10;bnJldi54bWxQSwUGAAAAAAQABAD1AAAAhwMAAAAA&#10;" filled="f" stroked="f">
                    <v:textbox style="mso-fit-shape-to-text:t" inset="0,0,0,0">
                      <w:txbxContent>
                        <w:p w14:paraId="5AFD3421" w14:textId="35AE254C" w:rsidR="007C615B" w:rsidRDefault="007C615B">
                          <w:r>
                            <w:rPr>
                              <w:rFonts w:ascii="Arial" w:hAnsi="Arial" w:cs="Arial"/>
                              <w:color w:val="000000"/>
                              <w:sz w:val="10"/>
                              <w:szCs w:val="10"/>
                            </w:rPr>
                            <w:t>«CodeList»</w:t>
                          </w:r>
                        </w:p>
                      </w:txbxContent>
                    </v:textbox>
                  </v:rect>
                  <v:rect id="Rectangle 130" o:spid="_x0000_s1154" style="position:absolute;left:3617;top:6080;width:127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b3jMIA&#10;AADcAAAADwAAAGRycy9kb3ducmV2LnhtbESP3WoCMRSE7wXfIRzBO8262C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veMwgAAANwAAAAPAAAAAAAAAAAAAAAAAJgCAABkcnMvZG93&#10;bnJldi54bWxQSwUGAAAAAAQABAD1AAAAhwMAAAAA&#10;" filled="f" stroked="f">
                    <v:textbox style="mso-fit-shape-to-text:t" inset="0,0,0,0">
                      <w:txbxContent>
                        <w:p w14:paraId="74D9B411" w14:textId="52DEDAEC" w:rsidR="007C615B" w:rsidRDefault="007C615B">
                          <w:r>
                            <w:rPr>
                              <w:rFonts w:ascii="Arial" w:hAnsi="Arial" w:cs="Arial"/>
                              <w:b/>
                              <w:bCs/>
                              <w:color w:val="000000"/>
                              <w:sz w:val="10"/>
                              <w:szCs w:val="10"/>
                            </w:rPr>
                            <w:t>GeologicRelationshipTerm</w:t>
                          </w:r>
                        </w:p>
                      </w:txbxContent>
                    </v:textbox>
                  </v:rect>
                  <v:shape id="Freeform 131" o:spid="_x0000_s1155" style="position:absolute;left:3575;top:6611;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y+T8UA&#10;AADcAAAADwAAAGRycy9kb3ducmV2LnhtbESP3WoCMRSE7wu+QziCdzVZYYtujVKUUi8sxZ8HOGxO&#10;N0s3J8sm6rpPbwqFXg4z8w2zXPeuEVfqQu1ZQzZVIIhLb2quNJxP789zECEiG2w8k4Y7BVivRk9L&#10;LIy/8YGux1iJBOFQoAYbY1tIGUpLDsPUt8TJ+/adw5hkV0nT4S3BXSNnSr1IhzWnBYstbSyVP8eL&#10;05Djx2B3WdZ8qUENfjFf7LeXT60n4/7tFUSkPv6H/9o7o2GW5/B7Jh0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L5PxQAAANwAAAAPAAAAAAAAAAAAAAAAAJgCAABkcnMv&#10;ZG93bnJldi54bWxQSwUGAAAAAAQABAD1AAAAigMAAAAA&#10;" path="m2280,v23,,40,18,40,40l2320,40r,736l2320,776v,23,-17,40,-40,40c2280,816,2280,816,2280,816r,l40,816r,c18,816,,799,,776r,l,40c,18,18,,40,r,l2280,xe" fillcolor="#cccfd7" strokeweight="0">
                    <v:path arrowok="t" o:connecttype="custom" o:connectlocs="1485,0;1511,26;1511,26;1511,506;1511,506;1485,532;1485,532;1485,532;26,532;26,532;0,506;0,506;0,26;26,0;26,0;1485,0" o:connectangles="0,0,0,0,0,0,0,0,0,0,0,0,0,0,0,0"/>
                  </v:shape>
                  <v:rect id="Rectangle 132" o:spid="_x0000_s1156" style="position:absolute;left:3544;top:658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ZSmcIA&#10;AADcAAAADwAAAGRycy9kb3ducmV2LnhtbESPUWvCQBCE3wX/w7GCb7pRMGjqKVKo1IcKxv6AJbcm&#10;wdxeyF1j/PdeodDHYeabYbb7wTaq587XTjQs5gkolsKZWkoN39eP2RqUDySGGies4cke9rvxaEuZ&#10;cQ+5cJ+HUsUS8RlpqEJoM0RfVGzJz13LEr2b6yyFKLsSTUePWG4bXCZJipZqiQsVtfxecXHPf6yG&#10;5RHzWtJ8jcXpbI5fm/559aj1dDIc3kAFHsJ/+I/+NJFbpfB7Jh4B3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BlKZwgAAANwAAAAPAAAAAAAAAAAAAAAAAJgCAABkcnMvZG93&#10;bnJldi54bWxQSwUGAAAAAAQABAD1AAAAhwMAAAAA&#10;" fillcolor="#f8e3c2" stroked="f"/>
                  <v:rect id="Rectangle 133" o:spid="_x0000_s1157" style="position:absolute;left:3544;top:6590;width:1521;height: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snBcYA&#10;AADcAAAADwAAAGRycy9kb3ducmV2LnhtbESPQWvCQBSE7wX/w/KE3upGoVZiNmKlQrFUalTw+Mg+&#10;k2D2bZpdY/rvu0Khx2FmvmGSRW9q0VHrKssKxqMIBHFudcWFgsN+/TQD4TyyxtoyKfghB4t08JBg&#10;rO2Nd9RlvhABwi5GBaX3TSyly0sy6Ea2IQ7e2bYGfZBtIXWLtwA3tZxE0VQarDgslNjQqqT8kl2N&#10;Av29Obwep+ev9Ue2mjUdbU+fb1ulHof9cg7CU+//w3/td61g8vwC9zPhCM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snBcYAAADcAAAADwAAAAAAAAAAAAAAAACYAgAAZHJz&#10;L2Rvd25yZXYueG1sUEsFBgAAAAAEAAQA9QAAAIsDAAAAAA==&#10;" fillcolor="#fcf2e3" stroked="f"/>
                  <v:rect id="Rectangle 134" o:spid="_x0000_s1158" style="position:absolute;left:3544;top:6695;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8err8A&#10;AADcAAAADwAAAGRycy9kb3ducmV2LnhtbERPy6rCMBDdC/5DGMGdphWvSDWKiK+V+OgHDM3YFptJ&#10;aaJWv/5mIbg8nPd82ZpKPKlxpWUF8TACQZxZXXKuIL1uB1MQziNrrCyTgjc5WC66nTkm2r74TM+L&#10;z0UIYZeggsL7OpHSZQUZdENbEwfuZhuDPsAml7rBVwg3lRxF0UQaLDk0FFjTuqDsfnkYBRLj4/lz&#10;uFXv03i1j9NJumOzUarfa1czEJ5a/xN/3QetYPQX1oYz4Qj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zx6uvwAAANwAAAAPAAAAAAAAAAAAAAAAAJgCAABkcnMvZG93bnJl&#10;di54bWxQSwUGAAAAAAQABAD1AAAAhAMAAAAA&#10;" fillcolor="#fcf2e2" stroked="f"/>
                  <v:rect id="Rectangle 135" o:spid="_x0000_s1159" style="position:absolute;left:3544;top:6705;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AtIcYA&#10;AADcAAAADwAAAGRycy9kb3ducmV2LnhtbESPT2sCMRTE70K/Q3gFb5pVqehqlLZUKK2H+g88PjbP&#10;TejmZbtJdf32piD0OMzMb5j5snWVOFMTrGcFg34Ggrjw2nKpYL9b9SYgQkTWWHkmBVcKsFw8dOaY&#10;a3/hDZ23sRQJwiFHBSbGOpcyFIYchr6viZN38o3DmGRTSt3gJcFdJYdZNpYOLacFgzW9Giq+t79O&#10;wep03K2/PkaHt5dN2drPH2uqiVWq+9g+z0BEauN/+N5+1wqGT1P4O5OO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AtIcYAAADcAAAADwAAAAAAAAAAAAAAAACYAgAAZHJz&#10;L2Rvd25yZXYueG1sUEsFBgAAAAAEAAQA9QAAAIsDAAAAAA==&#10;" fillcolor="#fcf1e2" stroked="f"/>
                  <v:rect id="Rectangle 136" o:spid="_x0000_s1160" style="position:absolute;left:3544;top:6716;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6p+MEA&#10;AADcAAAADwAAAGRycy9kb3ducmV2LnhtbERPy4rCMBTdD/gP4QqzGTRVmCLVKCIILsTBx8bdtbmm&#10;xeamNLGtfz9ZCC4P571Y9bYSLTW+dKxgMk5AEOdOl2wUXM7b0QyED8gaK8ek4EUeVsvB1wIz7To+&#10;UnsKRsQQ9hkqKEKoMyl9XpBFP3Y1ceTurrEYImyM1A12MdxWcpokqbRYcmwosKZNQfnj9LQKMNXX&#10;X96bw+Gvb7urOSY/t9dDqe9hv56DCNSHj/jt3mkF0zTOj2fi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uqfjBAAAA3AAAAA8AAAAAAAAAAAAAAAAAmAIAAGRycy9kb3du&#10;cmV2LnhtbFBLBQYAAAAABAAEAPUAAACGAwAAAAA=&#10;" fillcolor="#fcf1e1" stroked="f"/>
                  <v:rect id="Rectangle 137" o:spid="_x0000_s1161" style="position:absolute;left:3544;top:6726;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W2aMUA&#10;AADcAAAADwAAAGRycy9kb3ducmV2LnhtbESPzWrDMBCE74W+g9hCb42cHExxooQSKPSHHuIklNwW&#10;a2uZeFdGUhLn7atCIcdhZr5hFquRe3WmEDsvBqaTAhRJ420nrYHd9vXpGVRMKBZ7L2TgShFWy/u7&#10;BVbWX2RD5zq1KkMkVmjApTRUWsfGEWOc+IEkez8+MKYsQ6ttwEuGc69nRVFqxk7ygsOB1o6aY31i&#10;A6fvMnyu6/Hwdd2/f/DmyAen2ZjHh/FlDirRmG7h//abNTArp/B3Jh8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bZoxQAAANwAAAAPAAAAAAAAAAAAAAAAAJgCAABkcnMv&#10;ZG93bnJldi54bWxQSwUGAAAAAAQABAD1AAAAigMAAAAA&#10;" fillcolor="#fcf1e0" stroked="f"/>
                  <v:rect id="Rectangle 138" o:spid="_x0000_s1162" style="position:absolute;left:3544;top:6736;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xabMQA&#10;AADcAAAADwAAAGRycy9kb3ducmV2LnhtbESPQWvCQBSE7wX/w/IEb3VjwFSiq4hWEHpq2ou3Z/aZ&#10;RLNvw+42Sf99t1DocZiZb5jNbjSt6Mn5xrKCxTwBQVxa3XCl4PPj9LwC4QOyxtYyKfgmD7vt5GmD&#10;ubYDv1NfhEpECPscFdQhdLmUvqzJoJ/bjjh6N+sMhihdJbXDIcJNK9MkyaTBhuNCjR0daiofxZdR&#10;cFklwz174ddi+eYux/7oXNZflZpNx/0aRKAx/If/2metIM1S+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sWmzEAAAA3AAAAA8AAAAAAAAAAAAAAAAAmAIAAGRycy9k&#10;b3ducmV2LnhtbFBLBQYAAAAABAAEAPUAAACJAwAAAAA=&#10;" fillcolor="#fcf0e0" stroked="f"/>
                  <v:rect id="Rectangle 139" o:spid="_x0000_s1163" style="position:absolute;left:3544;top:6747;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OtEsQA&#10;AADcAAAADwAAAGRycy9kb3ducmV2LnhtbESPQWvCQBSE7wX/w/KEXopuGquE6CpVKPRa48XbI/tM&#10;QrJv4+5q0v76rlDocZiZb5jNbjSduJPzjWUFr/MEBHFpdcOVglPxMctA+ICssbNMCr7Jw247edpg&#10;ru3AX3Q/hkpECPscFdQh9LmUvqzJoJ/bnjh6F+sMhihdJbXDIcJNJ9MkWUmDDceFGns61FS2x5tR&#10;cF7uue2wcO1wSoss/Nyyt+uLUs/T8X0NItAY/sN/7U+tIF0t4HE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jrRLEAAAA3AAAAA8AAAAAAAAAAAAAAAAAmAIAAGRycy9k&#10;b3ducmV2LnhtbFBLBQYAAAAABAAEAPUAAACJAwAAAAA=&#10;" fillcolor="#fbf0de" stroked="f"/>
                  <v:rect id="Rectangle 140" o:spid="_x0000_s1164" style="position:absolute;left:3544;top:6768;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wVWcQA&#10;AADcAAAADwAAAGRycy9kb3ducmV2LnhtbESPQWvCQBSE74L/YXmF3nTTUEWiq2ix0JPW2Etvz+wz&#10;CWbfht1tjP/eFQoeh5n5hlmsetOIjpyvLSt4GycgiAuray4V/Bw/RzMQPiBrbCyTght5WC2HgwVm&#10;2l75QF0eShEh7DNUUIXQZlL6oiKDfmxb4uidrTMYonSl1A6vEW4amSbJVBqsOS5U2NJHRcUl/zMK&#10;Zt9JuvZd7vYXuT1vT7vfTWEmSr2+9Os5iEB9eIb/219aQTp9h8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cFVnEAAAA3AAAAA8AAAAAAAAAAAAAAAAAmAIAAGRycy9k&#10;b3ducmV2LnhtbFBLBQYAAAAABAAEAPUAAACJAwAAAAA=&#10;" fillcolor="#fbefdd" stroked="f"/>
                  <v:rect id="Rectangle 141" o:spid="_x0000_s1165" style="position:absolute;left:3544;top:6778;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XVsIA&#10;AADcAAAADwAAAGRycy9kb3ducmV2LnhtbESPQYvCMBSE74L/ITzBm6YW7K7VKCII4mnV9f5snk21&#10;eSlN1O6/3ywIexxm5htmsepsLZ7U+sqxgsk4AUFcOF1xqeD7tB19gvABWWPtmBT8kIfVst9bYK7d&#10;iw/0PIZSRAj7HBWYEJpcSl8YsujHriGO3tW1FkOUbSl1i68It7VMkySTFiuOCwYb2hgq7seHVSCn&#10;t9L4UGRf9+sj5dnH/ny6oFLDQbeegwjUhf/wu73TCtJsCn9n4h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ddWwgAAANwAAAAPAAAAAAAAAAAAAAAAAJgCAABkcnMvZG93&#10;bnJldi54bWxQSwUGAAAAAAQABAD1AAAAhwMAAAAA&#10;" fillcolor="#fbefdc" stroked="f"/>
                  <v:rect id="Rectangle 142" o:spid="_x0000_s1166" style="position:absolute;left:3544;top:6789;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mq7cQA&#10;AADcAAAADwAAAGRycy9kb3ducmV2LnhtbESPQWvCQBSE74X+h+UJ3urGgKFNXUVaBC8eTBukt0f2&#10;mQSzb8PuNsZ/7wqCx2FmvmGW69F0YiDnW8sK5rMEBHFldcu1gt+f7ds7CB+QNXaWScGVPKxXry9L&#10;zLW98IGGItQiQtjnqKAJoc+l9FVDBv3M9sTRO1lnMETpaqkdXiLcdDJNkkwabDkuNNjTV0PVufg3&#10;CooiLYPrFmfE47Ab/sr9sfz+UGo6GTefIAKN4Rl+tHdaQZpl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Zqu3EAAAA3AAAAA8AAAAAAAAAAAAAAAAAmAIAAGRycy9k&#10;b3ducmV2LnhtbFBLBQYAAAAABAAEAPUAAACJAwAAAAA=&#10;" fillcolor="#fbeedb" stroked="f"/>
                  <v:rect id="Rectangle 143" o:spid="_x0000_s1167" style="position:absolute;left:3544;top:6799;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jbTsQA&#10;AADcAAAADwAAAGRycy9kb3ducmV2LnhtbESPQWvCQBSE70L/w/IK3nRj0FRSVyltAzkV1F56e2Sf&#10;2WD2bZrdJum/7woFj8PMfMPsDpNtxUC9bxwrWC0TEMSV0w3XCj7PxWILwgdkja1jUvBLHg77h9kO&#10;c+1GPtJwCrWIEPY5KjAhdLmUvjJk0S9dRxy9i+sthij7Wuoexwi3rUyTJJMWG44LBjt6NVRdTz9W&#10;QVlJQ+svv31LL0XLH+/fzeacKTV/nF6eQQSawj383y61gjR7gtu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4207EAAAA3AAAAA8AAAAAAAAAAAAAAAAAmAIAAGRycy9k&#10;b3ducmV2LnhtbFBLBQYAAAAABAAEAPUAAACJAwAAAAA=&#10;" fillcolor="#fbeeda" stroked="f"/>
                  <v:rect id="Rectangle 144" o:spid="_x0000_s1168" style="position:absolute;left:3544;top:682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7HMAA&#10;AADcAAAADwAAAGRycy9kb3ducmV2LnhtbERPTYvCMBC9L/gfwgh7W1MVilRjEVHw4EUreB2asa1t&#10;JrWJ2u2vN4eFPT7e9yrtTSNe1LnKsoLpJAJBnFtdcaHgku1/FiCcR9bYWCYFv+QgXY++Vpho++YT&#10;vc6+ECGEXYIKSu/bREqXl2TQTWxLHLib7Qz6ALtC6g7fIdw0chZFsTRYcWgosaVtSXl9fhoFDflj&#10;lNVF/sjuw1FW8XwYdlelvsf9ZgnCU+//xX/ug1Ywi8PacCYcAb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k/7HMAAAADcAAAADwAAAAAAAAAAAAAAAACYAgAAZHJzL2Rvd25y&#10;ZXYueG1sUEsFBgAAAAAEAAQA9QAAAIUDAAAAAA==&#10;" fillcolor="#fbedd9" stroked="f"/>
                  <v:rect id="Rectangle 145" o:spid="_x0000_s1169" style="position:absolute;left:3544;top:6830;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YKkcIA&#10;AADcAAAADwAAAGRycy9kb3ducmV2LnhtbESPQYvCMBSE78L+h/AW9qapsohWo2hhQUQWbPX+aJ5N&#10;sXkpTVbrvzeCsMdhZr5hluveNuJGna8dKxiPEhDEpdM1VwpOxc9wBsIHZI2NY1LwIA/r1cdgial2&#10;dz7SLQ+ViBD2KSowIbSplL40ZNGPXEscvYvrLIYou0rqDu8Rbhs5SZKptFhzXDDYUmaovOZ/VkF2&#10;+P3Od+Y8z/ha7AMftntKtkp9ffabBYhAffgPv9s7rWAyncPrTDw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gqRwgAAANwAAAAPAAAAAAAAAAAAAAAAAJgCAABkcnMvZG93&#10;bnJldi54bWxQSwUGAAAAAAQABAD1AAAAhwMAAAAA&#10;" fillcolor="#fbedd8" stroked="f"/>
                  <v:rect id="Rectangle 146" o:spid="_x0000_s1170" style="position:absolute;left:3544;top:684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sm48AA&#10;AADcAAAADwAAAGRycy9kb3ducmV2LnhtbERPTYvCMBC9L/gfwgheFk314Eo1ioii7GXZ6sHj0IxN&#10;sZmUJNb67zcHYY+P973a9LYRHflQO1YwnWQgiEuna64UXM6H8QJEiMgaG8ek4EUBNuvBxwpz7Z78&#10;S10RK5FCOOSowMTY5lKG0pDFMHEtceJuzluMCfpKao/PFG4bOcuyubRYc2ow2NLOUHkvHlaB5fao&#10;6+Iz/JjvsLt2tPfdba/UaNhvlyAi9fFf/HaftILZV5qfzqQjIN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sm48AAAADcAAAADwAAAAAAAAAAAAAAAACYAgAAZHJzL2Rvd25y&#10;ZXYueG1sUEsFBgAAAAAEAAQA9QAAAIUDAAAAAA==&#10;" fillcolor="#fbedd7" stroked="f"/>
                  <v:rect id="Rectangle 147" o:spid="_x0000_s1171" style="position:absolute;left:3544;top:6851;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wr0sUA&#10;AADcAAAADwAAAGRycy9kb3ducmV2LnhtbESPT4vCMBTE74LfITxhb5rq+o9qlGWhsAcRrS7s8dE8&#10;29LmpTRRu9/eCILHYWZ+w6y3nanFjVpXWlYwHkUgiDOrS84VnE/JcAnCeWSNtWVS8E8Otpt+b42x&#10;tnc+0i31uQgQdjEqKLxvYildVpBBN7INcfAutjXog2xzqVu8B7ip5SSK5tJgyWGhwIa+C8qq9GoU&#10;7GR1nifJsip/5ezafHZ/+8NpqtTHoPtagfDU+Xf41f7RCiaLMTzPhCM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XCvSxQAAANwAAAAPAAAAAAAAAAAAAAAAAJgCAABkcnMv&#10;ZG93bnJldi54bWxQSwUGAAAAAAQABAD1AAAAigMAAAAA&#10;" fillcolor="#faecd6" stroked="f"/>
                  <v:rect id="Rectangle 148" o:spid="_x0000_s1172" style="position:absolute;left:3544;top:6872;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y/GscA&#10;AADcAAAADwAAAGRycy9kb3ducmV2LnhtbESPT2vCQBTE70K/w/IEL8VszCHW6CpSCHiwlaZ/vD6y&#10;zySYfRuyW5N++26h4HGYmd8wm91oWnGj3jWWFSyiGARxaXXDlYKP93z+BMJ5ZI2tZVLwQw5224fJ&#10;BjNtB36jW+ErESDsMlRQe99lUrqyJoMush1x8C62N+iD7CupexwC3LQyieNUGmw4LNTY0XNN5bX4&#10;NgrMUZ/GVb6/psfXLj5/Lr7yx5dEqdl03K9BeBr9PfzfPmgFyTKBvzPhCM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svxrHAAAA3AAAAA8AAAAAAAAAAAAAAAAAmAIAAGRy&#10;cy9kb3ducmV2LnhtbFBLBQYAAAAABAAEAPUAAACMAwAAAAA=&#10;" fillcolor="#faecd5" stroked="f"/>
                  <v:rect id="Rectangle 149" o:spid="_x0000_s1173" style="position:absolute;left:3544;top:6882;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VfsUA&#10;AADcAAAADwAAAGRycy9kb3ducmV2LnhtbESPT2vCQBTE74LfYXlCb7qJhbREV6naQj0aW+rxkX0m&#10;odm3Ibv50376rlDwOMzMb5j1djS16Kl1lWUF8SICQZxbXXGh4OP8Nn8G4TyyxtoyKfghB9vNdLLG&#10;VNuBT9RnvhABwi5FBaX3TSqly0sy6Ba2IQ7e1bYGfZBtIXWLQ4CbWi6jKJEGKw4LJTa0Lyn/zjqj&#10;4OS+2PzGyW53jevm2F/Or93nQamH2fiyAuFp9Pfwf/tdK1g+PcL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xV+xQAAANwAAAAPAAAAAAAAAAAAAAAAAJgCAABkcnMv&#10;ZG93bnJldi54bWxQSwUGAAAAAAQABAD1AAAAigMAAAAA&#10;" fillcolor="#faebd4" stroked="f"/>
                  <v:rect id="Rectangle 150" o:spid="_x0000_s1174" style="position:absolute;left:3544;top:6893;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c98sIA&#10;AADcAAAADwAAAGRycy9kb3ducmV2LnhtbESP0YrCMBRE3xf8h3AF39bUIlupRpGCKD656gdcmmtb&#10;bG5qE2316zeCsI/DzJxhFqve1OJBrassK5iMIxDEudUVFwrOp833DITzyBpry6TgSQ5Wy8HXAlNt&#10;O/6lx9EXIkDYpaig9L5JpXR5SQbd2DbEwbvY1qAPsi2kbrELcFPLOIp+pMGKw0KJDWUl5dfj3SjI&#10;5Fa/bvIZ51myzg5ds08OxU2p0bBfz0F46v1/+NPeaQVxMoX3mXA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Jz3ywgAAANwAAAAPAAAAAAAAAAAAAAAAAJgCAABkcnMvZG93&#10;bnJldi54bWxQSwUGAAAAAAQABAD1AAAAhwMAAAAA&#10;" fillcolor="#faebd3" stroked="f"/>
                  <v:rect id="Rectangle 151" o:spid="_x0000_s1175" style="position:absolute;left:3544;top:6914;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O6GsQA&#10;AADcAAAADwAAAGRycy9kb3ducmV2LnhtbESPQWvCQBSE74L/YXmCN900WBNSVykVpTdbW6XHR/Y1&#10;G8y+DdlV4793hUKPw8x8wyxWvW3EhTpfO1bwNE1AEJdO11wp+P7aTHIQPiBrbByTght5WC2HgwUW&#10;2l35ky77UIkIYV+gAhNCW0jpS0MW/dS1xNH7dZ3FEGVXSd3hNcJtI9MkmUuLNccFgy29GSpP+7NV&#10;8LM+HfMZS5N/HLL5bpZt19anSo1H/esLiEB9+A//td+1gjR7hs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DuhrEAAAA3AAAAA8AAAAAAAAAAAAAAAAAmAIAAGRycy9k&#10;b3ducmV2LnhtbFBLBQYAAAAABAAEAPUAAACJAwAAAAA=&#10;" fillcolor="#faead2" stroked="f"/>
                  <v:rect id="Rectangle 152" o:spid="_x0000_s1176" style="position:absolute;left:3544;top:6924;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0Ta8MA&#10;AADcAAAADwAAAGRycy9kb3ducmV2LnhtbESPQWvCQBSE7wX/w/IEb3VjoKlEVxFF6EVC0168PbLP&#10;JJh9G7KrWf+9KxR6HGbmG2a9DaYTdxpca1nBYp6AIK6sbrlW8PtzfF+CcB5ZY2eZFDzIwXYzeVtj&#10;ru3I33QvfS0ihF2OChrv+1xKVzVk0M1tTxy9ix0M+iiHWuoBxwg3nUyTJJMGW44LDfa0b6i6ljej&#10;wBWLSut+mfoQzpdzcTwdPsxJqdk07FYgPAX/H/5rf2kF6WcGrzPx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0Ta8MAAADcAAAADwAAAAAAAAAAAAAAAACYAgAAZHJzL2Rv&#10;d25yZXYueG1sUEsFBgAAAAAEAAQA9QAAAIgDAAAAAA==&#10;" fillcolor="#faead1" stroked="f"/>
                  <v:rect id="Rectangle 153" o:spid="_x0000_s1177" style="position:absolute;left:3544;top:6935;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5BMQA&#10;AADcAAAADwAAAGRycy9kb3ducmV2LnhtbESP0YrCMBRE34X9h3AX9k1TldVSTUtRFnwRsfoBl+ba&#10;Fpub0kStfv1mYcHHYWbOMOtsMK24U+8aywqmkwgEcWl1w5WC8+lnHINwHllja5kUPMlBln6M1pho&#10;++Aj3QtfiQBhl6CC2vsukdKVNRl0E9sRB+9ie4M+yL6SusdHgJtWzqJoIQ02HBZq7GhTU3ktbkZB&#10;tf225Xy+2T/zfP86d4fYtDpW6utzyFcgPA3+Hf5v77SC2XIJf2fCEZ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ruQTEAAAA3AAAAA8AAAAAAAAAAAAAAAAAmAIAAGRycy9k&#10;b3ducmV2LnhtbFBLBQYAAAAABAAEAPUAAACJAwAAAAA=&#10;" fillcolor="#fae9d0" stroked="f"/>
                  <v:rect id="Rectangle 154" o:spid="_x0000_s1178" style="position:absolute;left:3544;top:6945;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AH8EA&#10;AADcAAAADwAAAGRycy9kb3ducmV2LnhtbERPTYvCMBC9C/6HMMLeNN2CulSjLCviHkSxK3gdmrGt&#10;NpPSZNv6781B8Ph438t1byrRUuNKywo+JxEI4szqknMF57/t+AuE88gaK8uk4EEO1qvhYImJth2f&#10;qE19LkIIuwQVFN7XiZQuK8igm9iaOHBX2xj0ATa51A12IdxUMo6imTRYcmgosKafgrJ7+m8UbHbl&#10;ZjrtdnJ+c4e9SeP2sjVHpT5G/fcChKfev8Uv969WEM/D2nAmHA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VwB/BAAAA3AAAAA8AAAAAAAAAAAAAAAAAmAIAAGRycy9kb3du&#10;cmV2LnhtbFBLBQYAAAAABAAEAPUAAACGAwAAAAA=&#10;" fillcolor="#fae9cf" stroked="f"/>
                  <v:rect id="Rectangle 155" o:spid="_x0000_s1179" style="position:absolute;left:3544;top:6966;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1K8YA&#10;AADcAAAADwAAAGRycy9kb3ducmV2LnhtbESPT2vCQBTE7wW/w/KEXorZxEP/RFexhZKCvZgWwdsj&#10;+0yC2bdhdzXx27uFgsdhZn7DLNej6cSFnG8tK8iSFARxZXXLtYLfn8/ZKwgfkDV2lknBlTysV5OH&#10;JebaDryjSxlqESHsc1TQhNDnUvqqIYM+sT1x9I7WGQxRulpqh0OEm07O0/RZGmw5LjTY00dD1ak8&#10;GwXFIRv2ZX9+L56uXbH7zly6wa1Sj9NxswARaAz38H/7SyuYv7zB35l4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g1K8YAAADcAAAADwAAAAAAAAAAAAAAAACYAgAAZHJz&#10;L2Rvd25yZXYueG1sUEsFBgAAAAAEAAQA9QAAAIsDAAAAAA==&#10;" fillcolor="#f9e8cd" stroked="f"/>
                  <v:rect id="Rectangle 156" o:spid="_x0000_s1180" style="position:absolute;left:3544;top:6987;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VI8EA&#10;AADcAAAADwAAAGRycy9kb3ducmV2LnhtbERPyWrDMBC9F/IPYgK91XJNE4xjJbSlhUJPsbNcB2ti&#10;m1gjI6mx+/fVoZDj4+3lbjaDuJHzvWUFz0kKgrixuudWwaH+fMpB+ICscbBMCn7Jw267eCix0Hbi&#10;Pd2q0IoYwr5ABV0IYyGlbzoy6BM7EkfuYp3BEKFrpXY4xXAzyCxN19Jgz7Ghw5HeO2qu1Y9R8G2q&#10;t7BafUynOtuf+WXUOR21Uo/L+XUDItAc7uJ/95dWkOVxfjwTj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G1SPBAAAA3AAAAA8AAAAAAAAAAAAAAAAAmAIAAGRycy9kb3du&#10;cmV2LnhtbFBLBQYAAAAABAAEAPUAAACGAwAAAAA=&#10;" fillcolor="#f9e8cc" stroked="f"/>
                  <v:rect id="Rectangle 157" o:spid="_x0000_s1181" style="position:absolute;left:3544;top:6997;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vEsYA&#10;AADcAAAADwAAAGRycy9kb3ducmV2LnhtbESPQWvCQBSE7wX/w/KE3pqNHoKkWUUKlRxKaVWQ3p7Z&#10;5yaYfRuzq4n/vlsoeBxm5humWI22FTfqfeNYwSxJQRBXTjdsFOx37y8LED4ga2wdk4I7eVgtJ08F&#10;5toN/E23bTAiQtjnqKAOocul9FVNFn3iOuLonVxvMUTZG6l7HCLctnKeppm02HBcqLGjt5qq8/Zq&#10;FRzd/vNqyrv/umxMOH/8lIdsXSr1PB3XryACjeER/m+XWsF8MYO/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pvEsYAAADcAAAADwAAAAAAAAAAAAAAAACYAgAAZHJz&#10;L2Rvd25yZXYueG1sUEsFBgAAAAAEAAQA9QAAAIsDAAAAAA==&#10;" fillcolor="#f9e7cb" stroked="f"/>
                  <v:rect id="Rectangle 158" o:spid="_x0000_s1182" style="position:absolute;left:3544;top:7018;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SUsAA&#10;AADcAAAADwAAAGRycy9kb3ducmV2LnhtbESPQYvCMBSE7wv+h/CEva2pPYhbjUUEF6/qHjw+mmcb&#10;bF5KEtuuv94sCB6HmfmGWZejbUVPPhjHCuazDARx5bThWsHvef+1BBEissbWMSn4owDlZvKxxkK7&#10;gY/Un2ItEoRDgQqaGLtCylA1ZDHMXEecvKvzFmOSvpba45DgtpV5li2kRcNpocGOdg1Vt9PdKjCP&#10;zjtC8y2vPvif/uD4fLko9TkdtysQkcb4Dr/aB60gX+bwfyYdAb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SUsAAAADcAAAADwAAAAAAAAAAAAAAAACYAgAAZHJzL2Rvd25y&#10;ZXYueG1sUEsFBgAAAAAEAAQA9QAAAIUDAAAAAA==&#10;" fillcolor="#f9e6c9" stroked="f"/>
                  <v:rect id="Rectangle 159" o:spid="_x0000_s1183" style="position:absolute;left:3544;top:7039;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6gIcQA&#10;AADcAAAADwAAAGRycy9kb3ducmV2LnhtbESPT4vCMBTE74LfITzBm6ZW1j/VKCIuLCzCbvXi7dE8&#10;22LzUppYu99+Iwgeh5n5DbPedqYSLTWutKxgMo5AEGdWl5wrOJ8+RwsQziNrrCyTgj9ysN30e2tM&#10;tH3wL7Wpz0WAsEtQQeF9nUjpsoIMurGtiYN3tY1BH2STS93gI8BNJeMomkmDJYeFAmvaF5Td0rtR&#10;cJt9y/jC/qMz95/5qY3Sw3FZKjUcdLsVCE+df4df7S+tIF5M4XkmHA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uoCHEAAAA3AAAAA8AAAAAAAAAAAAAAAAAmAIAAGRycy9k&#10;b3ducmV2LnhtbFBLBQYAAAAABAAEAPUAAACJAwAAAAA=&#10;" fillcolor="#f9e6c8" stroked="f"/>
                  <v:rect id="Rectangle 160" o:spid="_x0000_s1184" style="position:absolute;left:3544;top:7049;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wesUA&#10;AADcAAAADwAAAGRycy9kb3ducmV2LnhtbESPT4vCMBTE78J+h/AW9qapf9BSjbIruBT04LqCHh/N&#10;sy02L6WJWr+9EQSPw8z8hpktWlOJKzWutKyg34tAEGdWl5wr2P+vujEI55E1VpZJwZ0cLOYfnRkm&#10;2t74j647n4sAYZeggsL7OpHSZQUZdD1bEwfvZBuDPsgml7rBW4CbSg6iaCwNlhwWCqxpWVB23l2M&#10;gqM7VJd0I4/rdPtznyyHPIl/Wamvz/Z7CsJT69/hVzvVCgbxC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A/B6xQAAANwAAAAPAAAAAAAAAAAAAAAAAJgCAABkcnMv&#10;ZG93bnJldi54bWxQSwUGAAAAAAQABAD1AAAAigMAAAAA&#10;" fillcolor="#f9e5c7" stroked="f"/>
                  <v:rect id="Rectangle 161" o:spid="_x0000_s1185" style="position:absolute;left:3544;top:706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IMQA&#10;AADcAAAADwAAAGRycy9kb3ducmV2LnhtbESPUWvCMBSF3wf+h3CFvc10HRtSjTIF3V5krPMHXJtr&#10;U2xuahNj9+/NYODj4ZzzHc58OdhWROp941jB8yQDQVw53XCtYP+zeZqC8AFZY+uYFPySh+Vi9DDH&#10;Qrsrf1MsQy0ShH2BCkwIXSGlrwxZ9BPXESfv6HqLIcm+lrrHa4LbVuZZ9iYtNpwWDHa0NlSdyotV&#10;sK2/Vmcc4oeJL6Xc5Ofj7uCiUo/j4X0GItAQ7uH/9qdWkE9f4e9MOg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5CCDEAAAA3AAAAA8AAAAAAAAAAAAAAAAAmAIAAGRycy9k&#10;b3ducmV2LnhtbFBLBQYAAAAABAAEAPUAAACJAwAAAAA=&#10;" fillcolor="#f9e5c6" stroked="f"/>
                  <v:rect id="Rectangle 162" o:spid="_x0000_s1186" style="position:absolute;left:3544;top:7070;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2dcUA&#10;AADcAAAADwAAAGRycy9kb3ducmV2LnhtbESPW2sCMRSE34X+h3AKvmm2ClZWo5RSwUt98PZ+3Jzu&#10;hm5O1k10139vCgUfh5n5hpnOW1uKG9XeOFbw1k9AEGdOG84VHA+L3hiED8gaS8ek4E4e5rOXzhRT&#10;7Rre0W0fchEh7FNUUIRQpVL6rCCLvu8q4uj9uNpiiLLOpa6xiXBbykGSjKRFw3GhwIo+C8p+91er&#10;4HLO/Kp6PxxPm7XZfpvrsP1qWKnua/sxARGoDc/wf3upFQzGI/g7E4+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XvZ1xQAAANwAAAAPAAAAAAAAAAAAAAAAAJgCAABkcnMv&#10;ZG93bnJldi54bWxQSwUGAAAAAAQABAD1AAAAigMAAAAA&#10;" fillcolor="#f8e5c5" stroked="f"/>
                  <v:rect id="Rectangle 163" o:spid="_x0000_s1187" style="position:absolute;left:3544;top:708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92MMA&#10;AADcAAAADwAAAGRycy9kb3ducmV2LnhtbESPQYvCMBSE7wv+h/CEva2pHrR0jaKC4h7VPfT4bJ5t&#10;tXkpSbT135uFBY/DzHzDzJe9acSDnK8tKxiPEhDEhdU1lwp+T9uvFIQPyBoby6TgSR6Wi8HHHDNt&#10;Oz7Q4xhKESHsM1RQhdBmUvqiIoN+ZFvi6F2sMxiidKXUDrsIN42cJMlUGqw5LlTY0qai4na8GwU/&#10;2/R6rsfP3ObnXZpf7cF1u7VSn8N+9Q0iUB/e4f/2XiuYpDP4OxOP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U92MMAAADcAAAADwAAAAAAAAAAAAAAAACYAgAAZHJzL2Rv&#10;d25yZXYueG1sUEsFBgAAAAAEAAQA9QAAAIgDAAAAAA==&#10;" fillcolor="#f8e4c5" stroked="f"/>
                  <v:rect id="Rectangle 164" o:spid="_x0000_s1188" style="position:absolute;left:3544;top:709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NH8EA&#10;AADcAAAADwAAAGRycy9kb3ducmV2LnhtbERPy4rCMBTdD/gP4QruxtQig1RjEUVxIYhv3F2a2wc2&#10;N6WJWv9+shiY5eG8Z2lnavGi1lWWFYyGEQjizOqKCwXn0/p7AsJ5ZI21ZVLwIQfpvPc1w0TbNx/o&#10;dfSFCCHsElRQet8kUrqsJINuaBviwOW2NegDbAupW3yHcFPLOIp+pMGKQ0OJDS1Lyh7Hp1FQYX67&#10;PPfn+4H3491ycY03p5VRatDvFlMQnjr/L/5zb7WCeBLWhjPhCMj5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PjR/BAAAA3AAAAA8AAAAAAAAAAAAAAAAAmAIAAGRycy9kb3du&#10;cmV2LnhtbFBLBQYAAAAABAAEAPUAAACGAwAAAAA=&#10;" fillcolor="#f8e4c4" stroked="f"/>
                  <v:rect id="Rectangle 165" o:spid="_x0000_s1189" style="position:absolute;left:3544;top:7101;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HFMIA&#10;AADcAAAADwAAAGRycy9kb3ducmV2LnhtbESPQWvCQBSE7wX/w/IK3urGUEKMrlKEgjma9uDxkX1m&#10;g9m3Ibs1sb/eFQSPw8x8w2x2k+3ElQbfOlawXCQgiGunW24U/P58f+QgfEDW2DkmBTfysNvO3jZY&#10;aDfyka5VaESEsC9QgQmhL6T0tSGLfuF64uid3WAxRDk0Ug84RrjtZJokmbTYclww2NPeUH2p/qyC&#10;cXX+X+r28ulSe2JdmhKz0Cs1f5++1iACTeEVfrYPWkGar+BxJh4B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4cUwgAAANwAAAAPAAAAAAAAAAAAAAAAAJgCAABkcnMvZG93&#10;bnJldi54bWxQSwUGAAAAAAQABAD1AAAAhwMAAAAA&#10;" fillcolor="#f8e3c3" stroked="f"/>
                  <v:rect id="Rectangle 166" o:spid="_x0000_s1190" style="position:absolute;left:3544;top:7112;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V7L8A&#10;AADcAAAADwAAAGRycy9kb3ducmV2LnhtbERPzWrCQBC+C32HZQq96aQeRKOriFBpDxYafYAhO01C&#10;s7Mhu43x7Z2D4PHj+9/sRt+agfvYBLHwPsvAsJTBNVJZuJw/pkswMZE4aoOwhRtH2G1fJhvKXbjK&#10;Dw9FqoyGSMzJQp1SlyPGsmZPcRY6FuV+Q+8pKewrdD1dNdy3OM+yBXpqRBtq6vhQc/lX/HsL8yMW&#10;jSyKJZZf3+54Wg23c0Rr317H/RpM4jE9xQ/3p1PfSufrGT0CuL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GtXsvwAAANwAAAAPAAAAAAAAAAAAAAAAAJgCAABkcnMvZG93bnJl&#10;di54bWxQSwUGAAAAAAQABAD1AAAAhAMAAAAA&#10;" fillcolor="#f8e3c2" stroked="f"/>
                  <v:shape id="Freeform 167" o:spid="_x0000_s1191" style="position:absolute;left:3544;top:6580;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62F8MA&#10;AADcAAAADwAAAGRycy9kb3ducmV2LnhtbESPQWvCQBSE7wX/w/IEb80mEWubugYRUktvpqXnR/aZ&#10;DWbfhuyq8d93C4Ueh5n5htmUk+3FlUbfOVaQJSkI4sbpjlsFX5/V4zMIH5A19o5JwZ08lNvZwwYL&#10;7W58pGsdWhEh7AtUYEIYCil9Y8iiT9xAHL2TGy2GKMdW6hFvEW57mafpk7TYcVwwONDeUHOuL1bB&#10;8mI+6ju2hzVWFNx5Vb2dvjOlFvNp9woi0BT+w3/td60gf8ng90w8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62F8MAAADcAAAADwAAAAAAAAAAAAAAAACYAgAAZHJzL2Rv&#10;d25yZXYueG1sUEsFBgAAAAAEAAQA9QAAAIgDAAAAAA==&#10;" path="m2280,v23,,40,18,40,40l2320,40r,736l2320,776v,23,-17,40,-40,40c2280,816,2280,816,2280,816r,l40,816r,c18,816,,799,,776r,l,40c,18,18,,40,r,l2280,xe" filled="f" strokeweight=".5pt">
                    <v:stroke endcap="round"/>
                    <v:path arrowok="t" o:connecttype="custom" o:connectlocs="1485,0;1511,26;1511,26;1511,506;1511,506;1485,532;1485,532;1485,532;26,532;26,532;0,506;0,506;0,26;26,0;26,0;1485,0" o:connectangles="0,0,0,0,0,0,0,0,0,0,0,0,0,0,0,0"/>
                  </v:shape>
                  <v:rect id="Rectangle 168" o:spid="_x0000_s1192" style="position:absolute;left:4023;top:6643;width:50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w+cIA&#10;AADcAAAADwAAAGRycy9kb3ducmV2LnhtbESPzYoCMRCE7wu+Q2hhb2vGOYjOGkUEQWUvjvsAzaTn&#10;B5POkERnfHuzsOCxqKqvqPV2tEY8yIfOsYL5LANBXDndcaPg93r4WoIIEVmjcUwKnhRgu5l8rLHQ&#10;buALPcrYiAThUKCCNsa+kDJULVkMM9cTJ6923mJM0jdSexwS3BqZZ9lCWuw4LbTY076l6lberQJ5&#10;LQ/DsjQ+c+e8/jGn46Ump9TndNx9g4g0xnf4v33UCvJVDn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qnD5wgAAANwAAAAPAAAAAAAAAAAAAAAAAJgCAABkcnMvZG93&#10;bnJldi54bWxQSwUGAAAAAAQABAD1AAAAhwMAAAAA&#10;" filled="f" stroked="f">
                    <v:textbox style="mso-fit-shape-to-text:t" inset="0,0,0,0">
                      <w:txbxContent>
                        <w:p w14:paraId="4A818226" w14:textId="071EE5FB" w:rsidR="007C615B" w:rsidRDefault="007C615B">
                          <w:r>
                            <w:rPr>
                              <w:rFonts w:ascii="Arial" w:hAnsi="Arial" w:cs="Arial"/>
                              <w:color w:val="000000"/>
                              <w:sz w:val="10"/>
                              <w:szCs w:val="10"/>
                            </w:rPr>
                            <w:t>«CodeList»</w:t>
                          </w:r>
                        </w:p>
                      </w:txbxContent>
                    </v:textbox>
                  </v:rect>
                  <v:rect id="Rectangle 169" o:spid="_x0000_s1193" style="position:absolute;left:3856;top:6778;width:85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YsIA&#10;AADcAAAADwAAAGRycy9kb3ducmV2LnhtbESP3WoCMRSE7wu+QziCdzXrC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5tViwgAAANwAAAAPAAAAAAAAAAAAAAAAAJgCAABkcnMvZG93&#10;bnJldi54bWxQSwUGAAAAAAQABAD1AAAAhwMAAAAA&#10;" filled="f" stroked="f">
                    <v:textbox style="mso-fit-shape-to-text:t" inset="0,0,0,0">
                      <w:txbxContent>
                        <w:p w14:paraId="476995BD" w14:textId="66B7C23E" w:rsidR="007C615B" w:rsidRDefault="007C615B">
                          <w:r>
                            <w:rPr>
                              <w:rFonts w:ascii="Arial" w:hAnsi="Arial" w:cs="Arial"/>
                              <w:b/>
                              <w:bCs/>
                              <w:color w:val="000000"/>
                              <w:sz w:val="10"/>
                              <w:szCs w:val="10"/>
                            </w:rPr>
                            <w:t>RelationRoleTerm</w:t>
                          </w:r>
                        </w:p>
                      </w:txbxContent>
                    </v:textbox>
                  </v:rect>
                  <v:shape id="Freeform 170" o:spid="_x0000_s1194" style="position:absolute;left:3502;top:1345;width:2189;height:1095;visibility:visible;mso-wrap-style:square;v-text-anchor:top" coordsize="3360,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ON0sUA&#10;AADcAAAADwAAAGRycy9kb3ducmV2LnhtbESPUWvCQBCE3wv+h2OFvtWLUluNniKl1VrIgzE/YMlt&#10;csHcXshdNf77XqHQx2F2vtlZbwfbiiv1vnGsYDpJQBCXTjdcKyjOH08LED4ga2wdk4I7edhuRg9r&#10;TLW78YmueahFhLBPUYEJoUul9KUhi37iOuLoVa63GKLsa6l7vEW4beUsSV6kxYZjg8GO3gyVl/zb&#10;xjeWXzllh9eiOlwMlns87t+zuVKP42G3AhFoCP/Hf+lPrWC2fIbfMZ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43SxQAAANwAAAAPAAAAAAAAAAAAAAAAAJgCAABkcnMv&#10;ZG93bnJldi54bWxQSwUGAAAAAAQABAD1AAAAigMAAAAA&#10;" path="m3320,v23,,40,18,40,40l3360,40r,1600l3360,1640v,23,-17,40,-40,40c3320,1680,3320,1680,3320,1680r,l40,1680r,c18,1680,,1663,,1640r,l,40c,18,18,,40,r,l3320,xe" fillcolor="#bbc1d0" strokeweight="0">
                    <v:path arrowok="t" o:connecttype="custom" o:connectlocs="2163,0;2189,26;2189,26;2189,1069;2189,1069;2163,1095;2163,1095;2163,1095;26,1095;26,1095;0,1069;0,1069;0,26;26,0;26,0;2163,0" o:connectangles="0,0,0,0,0,0,0,0,0,0,0,0,0,0,0,0"/>
                  </v:shape>
                  <v:rect id="Rectangle 171" o:spid="_x0000_s1195" style="position:absolute;left:3471;top:1314;width:219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TtMUA&#10;AADcAAAADwAAAGRycy9kb3ducmV2LnhtbESPzWoCQRCE7wHfYWghF4kzGiLJxlFEkHjzJ0JybHY6&#10;u6s7PctOq5u3dwJCjkVVfUVN552v1YXaWAW2MBoaUMR5cBUXFg6fq6dXUFGQHdaBycIvRZjPeg9T&#10;zFy48o4ueylUgnDM0EIp0mRax7wkj3EYGuLk/YTWoyTZFtq1eE1wX+uxMRPtseK0UGJDy5Ly0/7s&#10;LRyl/ogmbNeyXH1V2+9nMzhvDtY+9rvFOyihTv7D9/baWRi/vcDfmXQE9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dO0xQAAANwAAAAPAAAAAAAAAAAAAAAAAJgCAABkcnMv&#10;ZG93bnJldi54bWxQSwUGAAAAAAQABAD1AAAAigMAAAAA&#10;" fillcolor="#ededed" stroked="f"/>
                  <v:rect id="Rectangle 172" o:spid="_x0000_s1196" style="position:absolute;left:3471;top:1324;width:219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JpJMUA&#10;AADcAAAADwAAAGRycy9kb3ducmV2LnhtbESPQWvCQBSE70L/w/IKvelurYYa3YRSCBTUQ7XQ6yP7&#10;TILZt2l2jem/dwsFj8PMfMNs8tG2YqDeN441PM8UCOLSmYYrDV/HYvoKwgdkg61j0vBLHvLsYbLB&#10;1Lgrf9JwCJWIEPYpaqhD6FIpfVmTRT9zHXH0Tq63GKLsK2l6vEa4beVcqURabDgu1NjRe03l+XCx&#10;GjBZmJ/96WV33F4SXFWjKpbfSuunx/FtDSLQGO7h//aH0TBfJf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mkkxQAAANwAAAAPAAAAAAAAAAAAAAAAAJgCAABkcnMv&#10;ZG93bnJldi54bWxQSwUGAAAAAAQABAD1AAAAigMAAAAA&#10;" stroked="f"/>
                  <v:rect id="Rectangle 173" o:spid="_x0000_s1197" style="position:absolute;left:3471;top:1575;width:2199;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kysYA&#10;AADcAAAADwAAAGRycy9kb3ducmV2LnhtbESPQWvCQBSE70L/w/IKXkrdmENtU1fRgiiC0FoPHh/Z&#10;12xI9m2aXZP037tCweMwM98w8+Vga9FR60vHCqaTBARx7nTJhYLT9+b5FYQPyBprx6TgjzwsFw+j&#10;OWba9fxF3TEUIkLYZ6jAhNBkUvrckEU/cQ1x9H5cazFE2RZSt9hHuK1lmiQv0mLJccFgQx+G8up4&#10;sQpmff5bXbpDutbnyu2ftr1Z46dS48dh9Q4i0BDu4f/2TitI32ZwO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kysYAAADcAAAADwAAAAAAAAAAAAAAAACYAgAAZHJz&#10;L2Rvd25yZXYueG1sUEsFBgAAAAAEAAQA9QAAAIsDAAAAAA==&#10;" fillcolor="#fefefe" stroked="f"/>
                  <v:rect id="Rectangle 174" o:spid="_x0000_s1198" style="position:absolute;left:3471;top:1616;width:2199;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488AA&#10;AADcAAAADwAAAGRycy9kb3ducmV2LnhtbERPTYvCMBC9L/gfwgh7W1M9yFqNUhRF2MtaxfPQjG21&#10;mdQmauuvNwfB4+N9zxatqcSdGldaVjAcRCCIM6tLzhUc9uufXxDOI2usLJOCjhws5r2vGcbaPnhH&#10;99TnIoSwi1FB4X0dS+myggy6ga2JA3eyjUEfYJNL3eAjhJtKjqJoLA2WHBoKrGlZUHZJb0ZB2W0S&#10;n1ztOXliV+n/v1W6Oz6V+u63yRSEp9Z/xG/3VisYTcLacCYcAT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Y0488AAAADcAAAADwAAAAAAAAAAAAAAAACYAgAAZHJzL2Rvd25y&#10;ZXYueG1sUEsFBgAAAAAEAAQA9QAAAIUDAAAAAA==&#10;" fillcolor="#fdfdfd" stroked="f"/>
                  <v:rect id="Rectangle 175" o:spid="_x0000_s1199" style="position:absolute;left:3471;top:165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oJsAA&#10;AADcAAAADwAAAGRycy9kb3ducmV2LnhtbESPzQrCMBCE74LvEFbwIprqQWo1ioiCePLvAZZmbYvN&#10;pjRRW5/eCILHYWa+YRarxpTiSbUrLCsYjyIQxKnVBWcKrpfdMAbhPLLG0jIpaMnBatntLDDR9sUn&#10;ep59JgKEXYIKcu+rREqX5mTQjWxFHLybrQ36IOtM6hpfAW5KOYmiqTRYcFjIsaJNTun9/DAKmrWl&#10;tp3Gg8EhPmpst9tN9r4r1e816zkIT43/h3/tvVYwmc3geyYcAbn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NoJsAAAADcAAAADwAAAAAAAAAAAAAAAACYAgAAZHJzL2Rvd25y&#10;ZXYueG1sUEsFBgAAAAAEAAQA9QAAAIUDAAAAAA==&#10;" fillcolor="#fcfcfc" stroked="f"/>
                  <v:rect id="Rectangle 176" o:spid="_x0000_s1200" style="position:absolute;left:3471;top:171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i+DrwA&#10;AADcAAAADwAAAGRycy9kb3ducmV2LnhtbERPzQ7BQBC+S7zDZiRubBFCWSISiSvqPumOtnRnm+5q&#10;y9Pbg8Txy/e/2XWmFA3VrrCsYDKOQBCnVhecKUiux9EShPPIGkvLpOBNDnbbfm+DsbYtn6m5+EyE&#10;EHYxKsi9r2IpXZqTQTe2FXHg7rY26AOsM6lrbEO4KeU0ihbSYMGhIceKDjmlz8vLKLjNl+dp+5Sf&#10;5PMwt9X9dUwaLJUaDrr9GoSnzv/FP/dJK5hFYX44E46A3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y6L4OvAAAANwAAAAPAAAAAAAAAAAAAAAAAJgCAABkcnMvZG93bnJldi54&#10;bWxQSwUGAAAAAAQABAD1AAAAgQMAAAAA&#10;" fillcolor="#fbfbfb" stroked="f"/>
                  <v:rect id="Rectangle 177" o:spid="_x0000_s1201" style="position:absolute;left:3471;top:176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EKW8cA&#10;AADcAAAADwAAAGRycy9kb3ducmV2LnhtbESP0WrCQBRE3wX/YblCX6RubKHG1FXEtqCFPhj9gEv2&#10;NgnN3l2zW5P69W5B8HGYmTPMYtWbRpyp9bVlBdNJAoK4sLrmUsHx8PGYgvABWWNjmRT8kYfVcjhY&#10;YKZtx3s656EUEcI+QwVVCC6T0hcVGfQT64ij921bgyHKtpS6xS7CTSOfkuRFGqw5LlToaFNR8ZP/&#10;GgWn/P34dhnP+u6znrsw/9od0rVT6mHUr19BBOrDPXxrb7WC52QK/2fiEZ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RClvHAAAA3AAAAA8AAAAAAAAAAAAAAAAAmAIAAGRy&#10;cy9kb3ducmV2LnhtbFBLBQYAAAAABAAEAPUAAACMAwAAAAA=&#10;" fillcolor="#fafafa" stroked="f"/>
                  <v:rect id="Rectangle 178" o:spid="_x0000_s1202" style="position:absolute;left:3471;top:1814;width:2199;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7pGsUA&#10;AADcAAAADwAAAGRycy9kb3ducmV2LnhtbESPQWvCQBSE74L/YXlCb3XXFEVSV5HS0mJR1AbPj+wz&#10;iWbfhuxW0/76rlDwOMzMN8xs0dlaXKj1lWMNo6ECQZw7U3GhIft6e5yC8AHZYO2YNPyQh8W835th&#10;atyVd3TZh0JECPsUNZQhNKmUPi/Joh+6hjh6R9daDFG2hTQtXiPc1jJRaiItVhwXSmzopaT8vP+2&#10;Gkw23iSr5HAy2/XEm99MfYb3V60fBt3yGUSgLtzD/+0Po+FJJXA7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ukaxQAAANwAAAAPAAAAAAAAAAAAAAAAAJgCAABkcnMv&#10;ZG93bnJldi54bWxQSwUGAAAAAAQABAD1AAAAigMAAAAA&#10;" fillcolor="#f9f9f9" stroked="f"/>
                  <v:rect id="Rectangle 179" o:spid="_x0000_s1203" style="position:absolute;left:3471;top:1867;width:2199;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AOcYA&#10;AADcAAAADwAAAGRycy9kb3ducmV2LnhtbESPzWrDMBCE74W8g9hALqWRm0AJbpTQlDj0UAr5sc8b&#10;a2ObWisjKY779lWhkOMwO9/sLNeDaUVPzjeWFTxPExDEpdUNVwpOx+xpAcIHZI2tZVLwQx7Wq9HD&#10;ElNtb7yn/hAqESHsU1RQh9ClUvqyJoN+ajvi6F2sMxiidJXUDm8Rblo5S5IXabDh2FBjR+81ld+H&#10;q4lvfO02mwK3WX5qz58aH2e52xdKTcbD2yuIQEO4H/+nP7SCeTKHvzGRAH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sAOcYAAADcAAAADwAAAAAAAAAAAAAAAACYAgAAZHJz&#10;L2Rvd25yZXYueG1sUEsFBgAAAAAEAAQA9QAAAIsDAAAAAA==&#10;" fillcolor="#f8f8f8" stroked="f"/>
                  <v:rect id="Rectangle 180" o:spid="_x0000_s1204" style="position:absolute;left:3471;top:189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G3jMYA&#10;AADcAAAADwAAAGRycy9kb3ducmV2LnhtbESPQWvCQBSE70L/w/IKvRTd2IqaNKtUwVb0ZOylt0f2&#10;NQlm34bsNib/visUPA4z8w2TrntTi45aV1lWMJ1EIIhzqysuFHydd+MlCOeRNdaWScFADtarh1GK&#10;ibZXPlGX+UIECLsEFZTeN4mULi/JoJvYhjh4P7Y16INsC6lbvAa4qeVLFM2lwYrDQokNbUvKL9mv&#10;UXCMzWaI7bDIuu+Ne/6sDqePHJV6euzf30B46v09/N/eawWv0QxuZ8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G3jMYAAADcAAAADwAAAAAAAAAAAAAAAACYAgAAZHJz&#10;L2Rvd25yZXYueG1sUEsFBgAAAAAEAAQA9QAAAIsDAAAAAA==&#10;" fillcolor="#f7f7f7" stroked="f"/>
                  <v:rect id="Rectangle 181" o:spid="_x0000_s1205" style="position:absolute;left:3471;top:195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Ju48UA&#10;AADcAAAADwAAAGRycy9kb3ducmV2LnhtbESPQWsCMRSE74L/IbxCL1ITW5SyNYpYBLGC1Cp4fN28&#10;7i5uXpYkdbf/3hQEj8PMfMNM552txYV8qBxrGA0VCOLcmYoLDYev1dMriBCRDdaOScMfBZjP+r0p&#10;Zsa1/EmXfSxEgnDIUEMZY5NJGfKSLIaha4iT9+O8xZikL6Tx2Ca4reWzUhNpseK0UGJDy5Ly8/7X&#10;amjV9p0HH9+T4/iwK/xqt6HTErV+fOgWbyAidfEevrXXRsOLGsP/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m7jxQAAANwAAAAPAAAAAAAAAAAAAAAAAJgCAABkcnMv&#10;ZG93bnJldi54bWxQSwUGAAAAAAQABAD1AAAAigMAAAAA&#10;" fillcolor="#f6f6f6" stroked="f"/>
                  <v:rect id="Rectangle 182" o:spid="_x0000_s1206" style="position:absolute;left:3471;top:200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sz5scA&#10;AADcAAAADwAAAGRycy9kb3ducmV2LnhtbESPQWvCQBSE70L/w/IKvZS6sdrYpq4iguJJaerB42v2&#10;NQnNvg3ZNYn+elcoeBxm5htmtuhNJVpqXGlZwWgYgSDOrC45V3D4Xr+8g3AeWWNlmRScycFi/jCY&#10;YaJtx1/Upj4XAcIuQQWF93UipcsKMuiGtiYO3q9tDPogm1zqBrsAN5V8jaJYGiw5LBRY06qg7C89&#10;GQVv9c9mOtmPd5f0eWMPVbZtP7qjUk+P/fIThKfe38P/7a1WMI5iuJ0JR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bM+bHAAAA3AAAAA8AAAAAAAAAAAAAAAAAmAIAAGRy&#10;cy9kb3ducmV2LnhtbFBLBQYAAAAABAAEAPUAAACMAwAAAAA=&#10;" fillcolor="#f5f5f5" stroked="f"/>
                  <v:rect id="Rectangle 183" o:spid="_x0000_s1207" style="position:absolute;left:3471;top:2054;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fGJMUA&#10;AADcAAAADwAAAGRycy9kb3ducmV2LnhtbESPQWvCQBSE74X+h+UJvdWNClVTVwkVQSgIail4e2Sf&#10;SWr2bdhdTfLvu4LgcZiZb5jFqjO1uJHzlWUFo2ECgji3uuJCwc9x8z4D4QOyxtoyKejJw2r5+rLA&#10;VNuW93Q7hEJECPsUFZQhNKmUPi/JoB/ahjh6Z+sMhihdIbXDNsJNLcdJ8iENVhwXSmzoq6T8crga&#10;Bb999ddm67ndZpvT9bybTC/9t1PqbdBlnyACdeEZfrS3WsEkmcL9TDw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x8YkxQAAANwAAAAPAAAAAAAAAAAAAAAAAJgCAABkcnMv&#10;ZG93bnJldi54bWxQSwUGAAAAAAQABAD1AAAAigMAAAAA&#10;" fillcolor="#f4f4f4" stroked="f"/>
                  <v:rect id="Rectangle 184" o:spid="_x0000_s1208" style="position:absolute;left:3471;top:2106;width:2199;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umW8AA&#10;AADcAAAADwAAAGRycy9kb3ducmV2LnhtbERPy4rCMBTdC/MP4Q7MThMVxalGEUFmVoIvZnttrm2x&#10;uSlNWjt+vVkILg/nvVh1thQt1b5wrGE4UCCIU2cKzjScjtv+DIQPyAZLx6Thnzyslh+9BSbG3XlP&#10;7SFkIoawT1BDHkKVSOnTnCz6gauII3d1tcUQYZ1JU+M9httSjpSaSosFx4YcK9rklN4OjdXw92ib&#10;8OMuTXsmuxtP6PZ9VErrr89uPQcRqAtv8cv9azSMVVwbz8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umW8AAAADcAAAADwAAAAAAAAAAAAAAAACYAgAAZHJzL2Rvd25y&#10;ZXYueG1sUEsFBgAAAAAEAAQA9QAAAIUDAAAAAA==&#10;" fillcolor="#f3f3f3" stroked="f"/>
                  <v:rect id="Rectangle 185" o:spid="_x0000_s1209" style="position:absolute;left:3471;top:213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GgosUA&#10;AADcAAAADwAAAGRycy9kb3ducmV2LnhtbESPQWvCQBSE74L/YXmCF6mbWig2dRWRKkILpVGR3h7Z&#10;ZzaYfRuya4z/vlsQPA4z8w0zW3S2Ei01vnSs4HmcgCDOnS65ULDfrZ+mIHxA1lg5JgU38rCY93sz&#10;TLW78g+1WShEhLBPUYEJoU6l9Lkhi37sauLonVxjMUTZFFI3eI1wW8lJkrxKiyXHBYM1rQzl5+xi&#10;FSzl8Ze/ss/2YM1NHvXobL83H0oNB93yHUSgLjzC9/ZWK3hJ3uD/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aCixQAAANwAAAAPAAAAAAAAAAAAAAAAAJgCAABkcnMv&#10;ZG93bnJldi54bWxQSwUGAAAAAAQABAD1AAAAigMAAAAA&#10;" fillcolor="#f2f2f2" stroked="f"/>
                  <v:rect id="Rectangle 186" o:spid="_x0000_s1210" style="position:absolute;left:3471;top:219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rfbcUA&#10;AADcAAAADwAAAGRycy9kb3ducmV2LnhtbESPwWrCQBCG70LfYZlCL1I3VhEbXUWkQvWmEUpvQ3ZM&#10;gtnZkN1q6tM7B8Hj8M//zXzzZedqdaE2VJ4NDAcJKOLc24oLA8ds8z4FFSKyxdozGfinAMvFS2+O&#10;qfVX3tPlEAslEA4pGihjbFKtQ16SwzDwDbFkJ986jDK2hbYtXgXuav2RJBPtsGK5UGJD65Ly8+HP&#10;CWV/dr/5+CvZ9bcb/vnMsl3X3Ix5e+1WM1CRuvhcfrS/rYHRUN4XGREBv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St9txQAAANwAAAAPAAAAAAAAAAAAAAAAAJgCAABkcnMv&#10;ZG93bnJldi54bWxQSwUGAAAAAAQABAD1AAAAigMAAAAA&#10;" fillcolor="#f1f1f1" stroked="f"/>
                  <v:rect id="Rectangle 187" o:spid="_x0000_s1211" style="position:absolute;left:3471;top:224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QcgA&#10;AADcAAAADwAAAGRycy9kb3ducmV2LnhtbESPQWvCQBSE74X+h+UVvBTdRGmxqauoIAgWQVsovb1m&#10;X7Jps29jdjXpv3cLhR6HmfmGmS16W4sLtb5yrCAdJSCIc6crLhW8vW6GUxA+IGusHZOCH/KwmN/e&#10;zDDTruMDXY6hFBHCPkMFJoQmk9Lnhiz6kWuIo1e41mKIsi2lbrGLcFvLcZI8SosVxwWDDa0N5d/H&#10;s1Ww2r2/6KfNlzkXD/f7pPg8HT46VGpw1y+fQQTqw3/4r73VCiZpCr9n4hG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AX9ByAAAANwAAAAPAAAAAAAAAAAAAAAAAJgCAABk&#10;cnMvZG93bnJldi54bWxQSwUGAAAAAAQABAD1AAAAjQMAAAAA&#10;" fillcolor="#f0f0f0" stroked="f"/>
                  <v:rect id="Rectangle 188" o:spid="_x0000_s1212" style="position:absolute;left:3471;top:2294;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B8cMA&#10;AADcAAAADwAAAGRycy9kb3ducmV2LnhtbESPQYvCMBSE7wv+h/AEb2uqgqzVKKIIepLtLtjjs3m2&#10;1ealNNHWf78RhD0OM/MNs1h1phIPalxpWcFoGIEgzqwuOVfw+7P7/ALhPLLGyjIpeJKD1bL3scBY&#10;25a/6ZH4XAQIuxgVFN7XsZQuK8igG9qaOHgX2xj0QTa51A22AW4qOY6iqTRYclgosKZNQdktuRsF&#10;bX2c6XWqz22aJjI7n7YHN70qNeh36zkIT53/D7/be61gMhrD60w4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GB8cMAAADcAAAADwAAAAAAAAAAAAAAAACYAgAAZHJzL2Rv&#10;d25yZXYueG1sUEsFBgAAAAAEAAQA9QAAAIgDAAAAAA==&#10;" fillcolor="#efefef" stroked="f"/>
                  <v:rect id="Rectangle 189" o:spid="_x0000_s1213" style="position:absolute;left:3471;top:2346;width:2199;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NvhsUA&#10;AADcAAAADwAAAGRycy9kb3ducmV2LnhtbESPT2sCMRTE74LfITzBm2atdJGtUapQEOmlKmhvj83b&#10;P93Ny5JEXb99Uyh4HGbmN8xy3ZtW3Mj52rKC2TQBQZxbXXOp4HT8mCxA+ICssbVMCh7kYb0aDpaY&#10;aXvnL7odQikihH2GCqoQukxKn1dk0E9tRxy9wjqDIUpXSu3wHuGmlS9JkkqDNceFCjvaVpQ3h6tR&#10;cHaL5rvY+CYpXveXqzmnl8+fVKnxqH9/AxGoD8/wf3unFcxnc/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2+GxQAAANwAAAAPAAAAAAAAAAAAAAAAAJgCAABkcnMv&#10;ZG93bnJldi54bWxQSwUGAAAAAAQABAD1AAAAigMAAAAA&#10;" fillcolor="#eee" stroked="f"/>
                  <v:rect id="Rectangle 190" o:spid="_x0000_s1214" style="position:absolute;left:3471;top:2378;width:2199;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66MUA&#10;AADcAAAADwAAAGRycy9kb3ducmV2LnhtbESPQWvCQBSE7wX/w/KEXoruqqVIdBURRG+1NlCPj+xr&#10;kpp9G7JPTf99t1DocZiZb5jluveNulEX68AWJmMDirgIrubSQv6+G81BRUF22AQmC98UYb0aPCwx&#10;c+HOb3Q7SakShGOGFiqRNtM6FhV5jOPQEifvM3QeJcmu1K7De4L7Rk+NedEea04LFba0rai4nK7e&#10;wpc0+2jC8SDb3Ud9PM/M0/U1t/Zx2G8WoIR6+Q//tQ/OwmzyDL9n0hH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3roxQAAANwAAAAPAAAAAAAAAAAAAAAAAJgCAABkcnMv&#10;ZG93bnJldi54bWxQSwUGAAAAAAQABAD1AAAAigMAAAAA&#10;" fillcolor="#ededed" stroked="f"/>
                  <v:shape id="Freeform 191" o:spid="_x0000_s1215" style="position:absolute;left:3471;top:1314;width:2188;height:1095;visibility:visible;mso-wrap-style:square;v-text-anchor:top" coordsize="3360,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Tx/McA&#10;AADcAAAADwAAAGRycy9kb3ducmV2LnhtbESPT2vCQBTE74LfYXmF3swmlrYaXcUWhBZ68Q/0+sw+&#10;k9Ddt2l2a2I/vSsIHoeZ+Q0zX/bWiBO1vnasIEtSEMSF0zWXCva79WgCwgdkjcYxKTiTh+ViOJhj&#10;rl3HGzptQykihH2OCqoQmlxKX1Rk0SeuIY7e0bUWQ5RtKXWLXYRbI8dp+iIt1hwXKmzovaLiZ/tn&#10;FRiz/uz679fJ+bBZve13v9Ps/yso9fjQr2YgAvXhHr61P7SCp+wZrmfiEZ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U8fzHAAAA3AAAAA8AAAAAAAAAAAAAAAAAmAIAAGRy&#10;cy9kb3ducmV2LnhtbFBLBQYAAAAABAAEAPUAAACMAwAAAAA=&#10;" path="m3320,v23,,40,18,40,40l3360,40r,1600l3360,1640v,23,-17,40,-40,40c3320,1680,3320,1680,3320,1680r,l40,1680r,c18,1680,,1663,,1640r,l,40c,18,18,,40,r,l3320,xe" filled="f" strokeweight=".5pt">
                    <v:stroke endcap="round"/>
                    <v:path arrowok="t" o:connecttype="custom" o:connectlocs="2162,0;2188,26;2188,26;2188,1069;2188,1069;2162,1095;2162,1095;2162,1095;26,1095;26,1095;0,1069;0,1069;0,26;26,0;26,0;2162,0" o:connectangles="0,0,0,0,0,0,0,0,0,0,0,0,0,0,0,0"/>
                  </v:shape>
                  <v:rect id="Rectangle 192" o:spid="_x0000_s1216" style="position:absolute;left:4377;top:1377;width:33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6PcEA&#10;AADcAAAADwAAAGRycy9kb3ducmV2LnhtbESPzYoCMRCE7wu+Q2jB25pRQWQ0igiCK3tx9AGaSc8P&#10;Jp0hic7s25sFwWNRVV9Rm91gjXiSD61jBbNpBoK4dLrlWsHtevxegQgRWaNxTAr+KMBuO/raYK5d&#10;zxd6FrEWCcIhRwVNjF0uZSgbshimriNOXuW8xZikr6X22Ce4NXKeZUtpseW00GBHh4bKe/GwCuS1&#10;OParwvjMnefVr/k5XSpySk3Gw34NItIQP+F3+6QVLGZL+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jej3BAAAA3AAAAA8AAAAAAAAAAAAAAAAAmAIAAGRycy9kb3du&#10;cmV2LnhtbFBLBQYAAAAABAAEAPUAAACGAwAAAAA=&#10;" filled="f" stroked="f">
                    <v:textbox style="mso-fit-shape-to-text:t" inset="0,0,0,0">
                      <w:txbxContent>
                        <w:p w14:paraId="32A39F90" w14:textId="3E83FEA9" w:rsidR="007C615B" w:rsidRDefault="007C615B">
                          <w:r>
                            <w:rPr>
                              <w:rFonts w:ascii="Arial" w:hAnsi="Arial" w:cs="Arial"/>
                              <w:color w:val="000000"/>
                              <w:sz w:val="10"/>
                              <w:szCs w:val="10"/>
                            </w:rPr>
                            <w:t>«Type»</w:t>
                          </w:r>
                        </w:p>
                      </w:txbxContent>
                    </v:textbox>
                  </v:rect>
                  <v:rect id="Rectangle 193" o:spid="_x0000_s1217" style="position:absolute;left:3627;top:1512;width:177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sIA&#10;AADcAAAADwAAAGRycy9kb3ducmV2LnhtbESPzYoCMRCE74LvEFrwphkVXBmNIoLgLl4cfYBm0vOD&#10;SWdIojP79puFhT0WVfUVtTsM1og3+dA6VrCYZyCIS6dbrhU87ufZBkSIyBqNY1LwTQEO+/Foh7l2&#10;Pd/oXcRaJAiHHBU0MXa5lKFsyGKYu444eZXzFmOSvpbaY5/g1shllq2lxZbTQoMdnRoqn8XLKpD3&#10;4txvCuMz97WsrubzcqvIKTWdDMctiEhD/A//tS9awWrx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79+mwgAAANwAAAAPAAAAAAAAAAAAAAAAAJgCAABkcnMvZG93&#10;bnJldi54bWxQSwUGAAAAAAQABAD1AAAAhwMAAAAA&#10;" filled="f" stroked="f">
                    <v:textbox style="mso-fit-shape-to-text:t" inset="0,0,0,0">
                      <w:txbxContent>
                        <w:p w14:paraId="68CD7986" w14:textId="43B5ACCE" w:rsidR="007C615B" w:rsidRDefault="007C615B">
                          <w:r>
                            <w:rPr>
                              <w:rFonts w:ascii="Arial" w:hAnsi="Arial" w:cs="Arial"/>
                              <w:b/>
                              <w:bCs/>
                              <w:color w:val="000000"/>
                              <w:sz w:val="10"/>
                              <w:szCs w:val="10"/>
                            </w:rPr>
                            <w:t>EarthMaterialDetails::ConstituentPart</w:t>
                          </w:r>
                        </w:p>
                      </w:txbxContent>
                    </v:textbox>
                  </v:rect>
                  <v:line id="Line 194" o:spid="_x0000_s1218" style="position:absolute;visibility:visible;mso-wrap-style:square" from="3471,1700" to="5659,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s3lsMAAADcAAAADwAAAGRycy9kb3ducmV2LnhtbERPyWrDMBC9F/oPYgq9NbJjSFM3cggB&#10;l5wKWaDXwZpaTqyRsVTb9ddHh0KPj7dvtpNtxUC9bxwrSBcJCOLK6YZrBZdz+bIG4QOyxtYxKfgl&#10;D9vi8WGDuXYjH2k4hVrEEPY5KjAhdLmUvjJk0S9cRxy5b9dbDBH2tdQ9jjHctnKZJCtpseHYYLCj&#10;vaHqdvqxCvbT9VgOH/Pr/Lm8VCZ7q79W651Sz0/T7h1EoCn8i//cB60gS+PaeCYeAVn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LN5bDAAAA3AAAAA8AAAAAAAAAAAAA&#10;AAAAoQIAAGRycy9kb3ducmV2LnhtbFBLBQYAAAAABAAEAPkAAACRAwAAAAA=&#10;" strokeweight=".5pt">
                    <v:stroke endcap="round"/>
                  </v:line>
                  <v:rect id="Rectangle 195" o:spid="_x0000_s1219" style="position:absolute;left:3606;top:1783;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uT8IA&#10;AADcAAAADwAAAGRycy9kb3ducmV2LnhtbESPzYoCMRCE74LvEFrwphkVFn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O5PwgAAANwAAAAPAAAAAAAAAAAAAAAAAJgCAABkcnMvZG93&#10;bnJldi54bWxQSwUGAAAAAAQABAD1AAAAhwMAAAAA&#10;" filled="f" stroked="f">
                    <v:textbox style="mso-fit-shape-to-text:t" inset="0,0,0,0">
                      <w:txbxContent>
                        <w:p w14:paraId="2BB331AE" w14:textId="347EE2DF" w:rsidR="007C615B" w:rsidRDefault="007C615B">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v:textbox>
                  </v:rect>
                  <v:rect id="Rectangle 196" o:spid="_x0000_s1220" style="position:absolute;left:3523;top:1919;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Nb74A&#10;AADcAAAADwAAAGRycy9kb3ducmV2LnhtbERPy4rCMBTdC/5DuMLsNLUDItUoIgiOzMbqB1ya2wcm&#10;NyWJtvP3ZjHg8nDe2/1ojXiRD51jBctFBoK4crrjRsH9dpqvQYSIrNE4JgV/FGC/m062WGg38JVe&#10;ZWxECuFQoII2xr6QMlQtWQwL1xMnrnbeYkzQN1J7HFK4NTLPspW02HFqaLGnY0vVo3xaBfJWnoZ1&#10;aXzmLnn9a37O15qcUl+z8bABEWmMH/G/+6wVfOd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5qjW++AAAA3AAAAA8AAAAAAAAAAAAAAAAAmAIAAGRycy9kb3ducmV2&#10;LnhtbFBLBQYAAAAABAAEAPUAAACDAwAAAAA=&#10;" filled="f" stroked="f">
                    <v:textbox style="mso-fit-shape-to-text:t" inset="0,0,0,0">
                      <w:txbxContent>
                        <w:p w14:paraId="02D2442E" w14:textId="0DF1F4AE" w:rsidR="007C615B" w:rsidRDefault="007C615B">
                          <w:r>
                            <w:rPr>
                              <w:rFonts w:ascii="Arial" w:hAnsi="Arial" w:cs="Arial"/>
                              <w:color w:val="3C3C3C"/>
                              <w:sz w:val="10"/>
                              <w:szCs w:val="10"/>
                            </w:rPr>
                            <w:t xml:space="preserve">+ </w:t>
                          </w:r>
                        </w:p>
                      </w:txbxContent>
                    </v:textbox>
                  </v:rect>
                  <v:rect id="Rectangle 197" o:spid="_x0000_s1221" style="position:absolute;left:3700;top:1919;width:1601;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Yo9MEA&#10;AADcAAAADwAAAGRycy9kb3ducmV2LnhtbESP3YrCMBSE7xd8h3AE79bUCot0jbIsCCreWH2AQ3P6&#10;wyYnJYm2vr0RhL0cZuYbZr0drRF38qFzrGAxz0AQV0533Ci4XnafKxAhIms0jknBgwJsN5OPNRba&#10;DXymexkbkSAcClTQxtgXUoaqJYth7nri5NXOW4xJ+kZqj0OCWyPzLPuSFjtOCy329NtS9VferAJ5&#10;KXfDqjQ+c8e8PpnD/lyTU2o2HX++QUQa43/43d5rBct8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mKPTBAAAA3AAAAA8AAAAAAAAAAAAAAAAAmAIAAGRycy9kb3du&#10;cmV2LnhtbFBLBQYAAAAABAAEAPUAAACGAwAAAAA=&#10;" filled="f" stroked="f">
                    <v:textbox style="mso-fit-shape-to-text:t" inset="0,0,0,0">
                      <w:txbxContent>
                        <w:p w14:paraId="16446D9D" w14:textId="688D08F2" w:rsidR="007C615B" w:rsidRDefault="007C615B">
                          <w:proofErr w:type="gramStart"/>
                          <w:r>
                            <w:rPr>
                              <w:rFonts w:ascii="Arial" w:hAnsi="Arial" w:cs="Arial"/>
                              <w:color w:val="3C3C3C"/>
                              <w:sz w:val="10"/>
                              <w:szCs w:val="10"/>
                            </w:rPr>
                            <w:t>role</w:t>
                          </w:r>
                          <w:proofErr w:type="gramEnd"/>
                          <w:r>
                            <w:rPr>
                              <w:rFonts w:ascii="Arial" w:hAnsi="Arial" w:cs="Arial"/>
                              <w:color w:val="3C3C3C"/>
                              <w:sz w:val="10"/>
                              <w:szCs w:val="10"/>
                            </w:rPr>
                            <w:t>: ConstituentPartRoleTerm [0..1]</w:t>
                          </w:r>
                        </w:p>
                      </w:txbxContent>
                    </v:textbox>
                  </v:rect>
                  <v:rect id="Rectangle 198" o:spid="_x0000_s1222" style="position:absolute;left:3606;top:2096;width:1351;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2g8EA&#10;AADcAAAADwAAAGRycy9kb3ducmV2LnhtbESP3YrCMBSE7wXfIRxh7zS1wiJdo4ggqOyNdR/g0Jz+&#10;YHJSkmjr25uFhb0cZuYbZrMbrRFP8qFzrGC5yEAQV0533Cj4uR3naxAhIms0jknBiwLsttPJBgvt&#10;Br7Ss4yNSBAOBSpoY+wLKUPVksWwcD1x8mrnLcYkfSO1xyHBrZF5ln1Kix2nhRZ7OrRU3cuHVSBv&#10;5XFYl8Zn7pLX3+Z8utbklPqYjfsvEJHG+B/+a5+0glWe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0toPBAAAA3AAAAA8AAAAAAAAAAAAAAAAAmAIAAGRycy9kb3du&#10;cmV2LnhtbFBLBQYAAAAABAAEAPUAAACGAwAAAAA=&#10;" filled="f" stroked="f">
                    <v:textbox style="mso-fit-shape-to-text:t" inset="0,0,0,0">
                      <w:txbxContent>
                        <w:p w14:paraId="059D07C8" w14:textId="41DC95D8" w:rsidR="007C615B" w:rsidRDefault="007C615B">
                          <w:r>
                            <w:rPr>
                              <w:rFonts w:ascii="Arial" w:hAnsi="Arial" w:cs="Arial"/>
                              <w:color w:val="000000"/>
                              <w:sz w:val="10"/>
                              <w:szCs w:val="10"/>
                            </w:rPr>
                            <w:t>«</w:t>
                          </w:r>
                          <w:proofErr w:type="gramStart"/>
                          <w:r>
                            <w:rPr>
                              <w:rFonts w:ascii="Arial" w:hAnsi="Arial" w:cs="Arial"/>
                              <w:color w:val="000000"/>
                              <w:sz w:val="10"/>
                              <w:szCs w:val="10"/>
                            </w:rPr>
                            <w:t>estimatedProperty</w:t>
                          </w:r>
                          <w:proofErr w:type="gramEnd"/>
                          <w:r>
                            <w:rPr>
                              <w:rFonts w:ascii="Arial" w:hAnsi="Arial" w:cs="Arial"/>
                              <w:color w:val="000000"/>
                              <w:sz w:val="10"/>
                              <w:szCs w:val="10"/>
                            </w:rPr>
                            <w:t>, voidable»</w:t>
                          </w:r>
                        </w:p>
                      </w:txbxContent>
                    </v:textbox>
                  </v:rect>
                  <v:rect id="Rectangle 199" o:spid="_x0000_s1223" style="position:absolute;left:3523;top:2232;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TGMEA&#10;AADcAAAADwAAAGRycy9kb3ducmV2LnhtbESP3YrCMBSE74V9h3CEvdPUCotUo4gguOKN1Qc4NKc/&#10;mJyUJGu7b28WhL0cZuYbZrMbrRFP8qFzrGAxz0AQV0533Ci4346zFYgQkTUax6TglwLsth+TDRba&#10;DXylZxkbkSAcClTQxtgXUoaqJYth7nri5NXOW4xJ+kZqj0OCWyPzLPuSFjtOCy32dGipepQ/VoG8&#10;lcdhVRqfuXNeX8z36VqTU+pzOu7XICKN8T/8bp+0gmW+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4ExjBAAAA3AAAAA8AAAAAAAAAAAAAAAAAmAIAAGRycy9kb3du&#10;cmV2LnhtbFBLBQYAAAAABAAEAPUAAACGAwAAAAA=&#10;" filled="f" stroked="f">
                    <v:textbox style="mso-fit-shape-to-text:t" inset="0,0,0,0">
                      <w:txbxContent>
                        <w:p w14:paraId="466D5F3A" w14:textId="78BF7229" w:rsidR="007C615B" w:rsidRDefault="007C615B">
                          <w:r>
                            <w:rPr>
                              <w:rFonts w:ascii="Arial" w:hAnsi="Arial" w:cs="Arial"/>
                              <w:color w:val="3C3C3C"/>
                              <w:sz w:val="10"/>
                              <w:szCs w:val="10"/>
                            </w:rPr>
                            <w:t xml:space="preserve">+ </w:t>
                          </w:r>
                        </w:p>
                      </w:txbxContent>
                    </v:textbox>
                  </v:rect>
                  <v:rect id="Rectangle 200" o:spid="_x0000_s1224" style="position:absolute;left:3700;top:2232;width:142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GLbMIA&#10;AADcAAAADwAAAGRycy9kb3ducmV2LnhtbESP3WoCMRSE7wXfIRzBO826liKrUUQQbOmNqw9w2Jz9&#10;weRkSaK7ffumUOjlMDPfMLvDaI14kQ+dYwWrZQaCuHK640bB/XZebECEiKzROCYF3xTgsJ9Odlho&#10;N/CVXmVsRIJwKFBBG2NfSBmqliyGpeuJk1c7bzEm6RupPQ4Jbo3Ms+xdWuw4LbTY06ml6lE+rQJ5&#10;K8/DpjQ+c595/WU+LteanFLz2Xjcgog0xv/wX/uiFazz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UYtswgAAANwAAAAPAAAAAAAAAAAAAAAAAJgCAABkcnMvZG93&#10;bnJldi54bWxQSwUGAAAAAAQABAD1AAAAhwMAAAAA&#10;" filled="f" stroked="f">
                    <v:textbox style="mso-fit-shape-to-text:t" inset="0,0,0,0">
                      <w:txbxContent>
                        <w:p w14:paraId="638B7758" w14:textId="57CE3ECF" w:rsidR="007C615B" w:rsidRDefault="007C615B">
                          <w:proofErr w:type="gramStart"/>
                          <w:r>
                            <w:rPr>
                              <w:rFonts w:ascii="Arial" w:hAnsi="Arial" w:cs="Arial"/>
                              <w:color w:val="3C3C3C"/>
                              <w:sz w:val="10"/>
                              <w:szCs w:val="10"/>
                            </w:rPr>
                            <w:t>proportion</w:t>
                          </w:r>
                          <w:proofErr w:type="gramEnd"/>
                          <w:r>
                            <w:rPr>
                              <w:rFonts w:ascii="Arial" w:hAnsi="Arial" w:cs="Arial"/>
                              <w:color w:val="3C3C3C"/>
                              <w:sz w:val="10"/>
                              <w:szCs w:val="10"/>
                            </w:rPr>
                            <w:t>: QuantityRange [0..1]</w:t>
                          </w:r>
                        </w:p>
                      </w:txbxContent>
                    </v:textbox>
                  </v:rect>
                  <v:shape id="Freeform 201" o:spid="_x0000_s1225" style="position:absolute;left:3398;top:4442;width:2564;height:1054;visibility:visible;mso-wrap-style:square;v-text-anchor:top" coordsize="3936,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DChcUA&#10;AADcAAAADwAAAGRycy9kb3ducmV2LnhtbESPQWvCQBSE74L/YXlCb2ZTi1pSN6EVhF6kmpaen9nX&#10;JDT7dsmumvrru4LgcZiZb5hVMZhOnKj3rWUFj0kKgriyuuVawdfnZvoMwgdkjZ1lUvBHHop8PFph&#10;pu2Z93QqQy0ihH2GCpoQXCalrxoy6BPriKP3Y3uDIcq+lrrHc4SbTs7SdCENthwXGnS0bqj6LY9G&#10;wfZj+b2nLbvq8rYrBzyU6cGtlXqYDK8vIAIN4R6+td+1gqfZHK5n4h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0MKFxQAAANwAAAAPAAAAAAAAAAAAAAAAAJgCAABkcnMv&#10;ZG93bnJldi54bWxQSwUGAAAAAAQABAD1AAAAigMAAAAA&#10;" path="m3896,v23,,40,18,40,40l3936,40r,1536l3936,1576v,23,-17,40,-40,40c3896,1616,3896,1616,3896,1616r,l40,1616r,c18,1616,,1599,,1576r,l,40c,18,18,,40,r,l3896,xe" fillcolor="#c6cad5" strokeweight="0">
                    <v:path arrowok="t" o:connecttype="custom" o:connectlocs="2538,0;2564,26;2564,26;2564,1028;2564,1028;2538,1054;2538,1054;2538,1054;26,1054;26,1054;0,1028;0,1028;0,26;26,0;26,0;2538,0" o:connectangles="0,0,0,0,0,0,0,0,0,0,0,0,0,0,0,0"/>
                  </v:shape>
                  <v:rect id="Rectangle 202" o:spid="_x0000_s1226" style="position:absolute;left:3366;top:4411;width:25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EuecMA&#10;AADcAAAADwAAAGRycy9kb3ducmV2LnhtbESPUWvCQBCE3wv+h2OFvtWNKQSNniKFSvtQwegPWHJr&#10;Eszthdw1xn/fKwg+DjPzDbPejrZVA/e+caJhPktAsZTONFJpOJ8+3xagfCAx1DphDXf2sN1MXtaU&#10;G3eTIw9FqFSEiM9JQx1ClyP6smZLfuY6luhdXG8pRNlXaHq6RbhtMU2SDC01Ehdq6vij5vJa/FoN&#10;6R6LRrJigeX3wex/lsP95FHr1+m4W4EKPIZn+NH+Mhre0wz+z8Qjg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EuecMAAADcAAAADwAAAAAAAAAAAAAAAACYAgAAZHJzL2Rv&#10;d25yZXYueG1sUEsFBgAAAAAEAAQA9QAAAIgDAAAAAA==&#10;" fillcolor="#f8e3c2" stroked="f"/>
                  <v:rect id="Rectangle 203" o:spid="_x0000_s1227" style="position:absolute;left:3366;top:4421;width:2575;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b5cYA&#10;AADcAAAADwAAAGRycy9kb3ducmV2LnhtbESPQWvCQBSE7wX/w/KE3upGC1ZiNmKlQrFUalTw+Mg+&#10;k2D2bZpdY/rvu0Khx2FmvmGSRW9q0VHrKssKxqMIBHFudcWFgsN+/TQD4TyyxtoyKfghB4t08JBg&#10;rO2Nd9RlvhABwi5GBaX3TSyly0sy6Ea2IQ7e2bYGfZBtIXWLtwA3tZxE0VQarDgslNjQqqT8kl2N&#10;Av29Obwep+ev9Ue2mjUdbU+fb1ulHof9cg7CU+//w3/td63gefIC9zPhCM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xb5cYAAADcAAAADwAAAAAAAAAAAAAAAACYAgAAZHJz&#10;L2Rvd25yZXYueG1sUEsFBgAAAAAEAAQA9QAAAIsDAAAAAA==&#10;" fillcolor="#fcf2e3" stroked="f"/>
                  <v:rect id="Rectangle 204" o:spid="_x0000_s1228" style="position:absolute;left:3366;top:4640;width:2575;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hiTr8A&#10;AADcAAAADwAAAGRycy9kb3ducmV2LnhtbERPy6rCMBDdC/5DGMGdptWLSDWKiK+V+OgHDM3YFptJ&#10;aaJWv/5mIbg8nPd82ZpKPKlxpWUF8TACQZxZXXKuIL1uB1MQziNrrCyTgjc5WC66nTkm2r74TM+L&#10;z0UIYZeggsL7OpHSZQUZdENbEwfuZhuDPsAml7rBVwg3lRxF0UQaLDk0FFjTuqDsfnkYBRLj4/lz&#10;uFXv099qH6eTdMdmo1S/165mIDy1/if+ug9awXgU1oYz4Qj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KGJOvwAAANwAAAAPAAAAAAAAAAAAAAAAAJgCAABkcnMvZG93bnJl&#10;di54bWxQSwUGAAAAAAQABAD1AAAAhAMAAAAA&#10;" fillcolor="#fcf2e2" stroked="f"/>
                </v:group>
                <v:rect id="Rectangle 206" o:spid="_x0000_s1229" style="position:absolute;left:21374;top:29597;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wcUA&#10;AADcAAAADwAAAGRycy9kb3ducmV2LnhtbESPT2sCMRTE7wW/Q3iCt5pVodjVKFoUStuDf8HjY/Pc&#10;BDcv202q229vhEKPw8z8hpnOW1eJKzXBelYw6GcgiAuvLZcKDvv18xhEiMgaK8+k4JcCzGedpynm&#10;2t94S9ddLEWCcMhRgYmxzqUMhSGHoe9r4uSdfeMwJtmUUjd4S3BXyWGWvUiHltOCwZreDBWX3Y9T&#10;sD6f9l+bj9FxtdyWrf38tqYaW6V63XYxARGpjf/hv/a7VjAavsLjTDo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91HBxQAAANwAAAAPAAAAAAAAAAAAAAAAAJgCAABkcnMv&#10;ZG93bnJldi54bWxQSwUGAAAAAAQABAD1AAAAigMAAAAA&#10;" fillcolor="#fcf1e2" stroked="f"/>
                <v:rect id="Rectangle 207" o:spid="_x0000_s1230" style="position:absolute;left:21374;top:29667;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JeMMA&#10;AADcAAAADwAAAGRycy9kb3ducmV2LnhtbERPu2rDMBTdA/0HcQtdQiO3IaY4UUwpFDqUhDhdvN1a&#10;N7KJdWUs1Y+/r4ZAxsN57/LJtmKg3jeOFbysEhDEldMNGwU/58/nNxA+IGtsHZOCmTzk+4fFDjPt&#10;Rj7RUAQjYgj7DBXUIXSZlL6qyaJfuY44chfXWwwR9kbqHscYblv5miSptNhwbKixo4+aqmvxZxVg&#10;qssNf5vD4TgNY2lOyfJ3vir19Di9b0EEmsJdfHN/aQXrdZwfz8QjIP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JeMMAAADcAAAADwAAAAAAAAAAAAAAAACYAgAAZHJzL2Rv&#10;d25yZXYueG1sUEsFBgAAAAAEAAQA9QAAAIgDAAAAAA==&#10;" fillcolor="#fcf1e1" stroked="f"/>
                <v:rect id="Rectangle 208" o:spid="_x0000_s1231" style="position:absolute;left:21374;top:29800;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W6MUA&#10;AADcAAAADwAAAGRycy9kb3ducmV2LnhtbESPX2sCMRDE3wt+h7CFvtWcFUROoxRB6B/64LWl+LZc&#10;1svh7eZIop7fvikUfBxm5jfMcj1wp84UYuvFwGRcgCKpvW2lMfD1uX2cg4oJxWLnhQxcKcJ6Nbpb&#10;Ymn9RXZ0rlKjMkRiiQZcSn2pdawdMcax70myd/CBMWUZGm0DXjKcO/1UFDPN2EpecNjTxlF9rE5s&#10;4PQzC++bath/XL9f33h35L3TbMzD/fC8AJVoSLfwf/vFGphOJ/B3Jh8B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5boxQAAANwAAAAPAAAAAAAAAAAAAAAAAJgCAABkcnMv&#10;ZG93bnJldi54bWxQSwUGAAAAAAQABAD1AAAAigMAAAAA&#10;" fillcolor="#fcf1e0" stroked="f"/>
                <v:rect id="Rectangle 209" o:spid="_x0000_s1232" style="position:absolute;left:21374;top:29864;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67MQA&#10;AADcAAAADwAAAGRycy9kb3ducmV2LnhtbESPQWvCQBSE7wX/w/IEb3Wj0ijRVUQrFHpq6sXbM/tM&#10;otm3YXebpP++Wyj0OMzMN8xmN5hGdOR8bVnBbJqAIC6srrlUcP48Pa9A+ICssbFMCr7Jw247etpg&#10;pm3PH9TloRQRwj5DBVUIbSalLyoy6Ke2JY7ezTqDIUpXSu2wj3DTyHmSpNJgzXGhwpYOFRWP/Mso&#10;uKyS/p4u+TV/eXeXY3d0Lu2uSk3Gw34NItAQ/sN/7TetYLGYw++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euzEAAAA3AAAAA8AAAAAAAAAAAAAAAAAmAIAAGRycy9k&#10;b3ducmV2LnhtbFBLBQYAAAAABAAEAPUAAACJAwAAAAA=&#10;" fillcolor="#fcf0e0" stroked="f"/>
                <v:rect id="Rectangle 210" o:spid="_x0000_s1233" style="position:absolute;left:21374;top:29997;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X2V8QA&#10;AADcAAAADwAAAGRycy9kb3ducmV2LnhtbESPQWsCMRSE70L/Q3gFL1Kzuihla5QiCD30ULW9v25e&#10;d5ckL0uS6u6/bwqCx2FmvmE2u8FZcaEQO88KFvMCBHHtdceNgs/z4ekZREzIGq1nUjBShN32YbLB&#10;SvsrH+lySo3IEI4VKmhT6ispY92Swzj3PXH2fnxwmLIMjdQBrxnurFwWxVo67DgvtNjTvqXanH6d&#10;gm87ro1ZBLv6Mh+J9GFvZu+jUtPH4fUFRKIh3cO39ptWUJYl/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F9lfEAAAA3AAAAA8AAAAAAAAAAAAAAAAAmAIAAGRycy9k&#10;b3ducmV2LnhtbFBLBQYAAAAABAAEAPUAAACJAwAAAAA=&#10;" fillcolor="#fcf0df" stroked="f"/>
                <v:rect id="Rectangle 211" o:spid="_x0000_s1234" style="position:absolute;left:21374;top:30130;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gV5sQA&#10;AADcAAAADwAAAGRycy9kb3ducmV2LnhtbESPT2vCQBTE7wW/w/KEXkrd1H+E6CpVKHjVePH2yL4m&#10;Idm3cXc1aT+9KxR6HGbmN8x6O5hW3Mn52rKCj0kCgriwuuZSwTn/ek9B+ICssbVMCn7Iw3Yzellj&#10;pm3PR7qfQikihH2GCqoQukxKX1Rk0E9sRxy9b+sMhihdKbXDPsJNK6dJspQGa44LFXa0r6hoTjej&#10;4LLYcdNi7pr+PM3T8HtL59c3pV7Hw+cKRKAh/If/2getYDabw/NMP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YFebEAAAA3AAAAA8AAAAAAAAAAAAAAAAAmAIAAGRycy9k&#10;b3ducmV2LnhtbFBLBQYAAAAABAAEAPUAAACJAwAAAAA=&#10;" fillcolor="#fbf0de" stroked="f"/>
                <v:rect id="Rectangle 212" o:spid="_x0000_s1235" style="position:absolute;left:21374;top:30327;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QQsUA&#10;AADcAAAADwAAAGRycy9kb3ducmV2LnhtbESPQWvCQBSE7wX/w/KE3upGxSLRTVCx0JNtoxdvz+wz&#10;CWbfht1tjP++Wyj0OMzMN8w6H0wrenK+saxgOklAEJdWN1wpOB3fXpYgfEDW2FomBQ/ykGejpzWm&#10;2t75i/oiVCJC2KeooA6hS6X0ZU0G/cR2xNG7WmcwROkqqR3eI9y0cpYkr9Jgw3Ghxo52NZW34tso&#10;WH4ms43vC/dxk/vr/nI4b0uzUOp5PGxWIAIN4T/8137XCubzBfyei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pBCxQAAANwAAAAPAAAAAAAAAAAAAAAAAJgCAABkcnMv&#10;ZG93bnJldi54bWxQSwUGAAAAAAQABAD1AAAAigMAAAAA&#10;" fillcolor="#fbefdd" stroked="f"/>
                <v:rect id="Rectangle 213" o:spid="_x0000_s1236" style="position:absolute;left:21374;top:30391;width:16351;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FpocQA&#10;AADcAAAADwAAAGRycy9kb3ducmV2LnhtbESPQWvCQBSE7wX/w/IKvTWbGkw1uooUCqWn1tT7M/vM&#10;RrNvQ3aj6b93CwWPw8x8w6w2o23FhXrfOFbwkqQgiCunG64V/JTvz3MQPiBrbB2Tgl/ysFlPHlZY&#10;aHflb7rsQi0ihH2BCkwIXSGlrwxZ9InriKN3dL3FEGVfS93jNcJtK6dpmkuLDccFgx29GarOu8Eq&#10;kLNTbXyo8q/zcZjy4vVzXx5QqafHcbsEEWgM9/B/+0MryLIc/s7E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BaaHEAAAA3AAAAA8AAAAAAAAAAAAAAAAAmAIAAGRycy9k&#10;b3ducmV2LnhtbFBLBQYAAAAABAAEAPUAAACJAwAAAAA=&#10;" fillcolor="#fbefdc" stroked="f"/>
                <v:rect id="Rectangle 214" o:spid="_x0000_s1237" style="position:absolute;left:21374;top:30657;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cv9sQA&#10;AADcAAAADwAAAGRycy9kb3ducmV2LnhtbESPQWvCQBSE74X+h+UVvNVNFa1GVykVwYsH0wbx9si+&#10;JsHs27C7xvjvXUHocZiZb5jlujeN6Mj52rKCj2ECgriwuuZSwe/P9n0GwgdkjY1lUnAjD+vV68sS&#10;U22vfKAuC6WIEPYpKqhCaFMpfVGRQT+0LXH0/qwzGKJ0pdQOrxFuGjlKkqk0WHNcqLCl74qKc3Yx&#10;CrJslAfXTM6Ix27XnfL9Md/MlRq89V8LEIH68B9+tndawXj8CY8z8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HL/bEAAAA3AAAAA8AAAAAAAAAAAAAAAAAmAIAAGRycy9k&#10;b3ducmV2LnhtbFBLBQYAAAAABAAEAPUAAACJAwAAAAA=&#10;" fillcolor="#fbeedb" stroked="f"/>
                <v:rect id="Rectangle 215" o:spid="_x0000_s1238" style="position:absolute;left:21374;top:30727;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vMAA&#10;AADcAAAADwAAAGRycy9kb3ducmV2LnhtbERPy4rCMBTdC/5DuMLsNPWJ1EaRcQRXgo+Nu0tz2xSb&#10;m04TtfP3k4Xg8nDe2aaztXhS6yvHCsajBARx7nTFpYLrZT9cgvABWWPtmBT8kYfNut/LMNXuxSd6&#10;nkMpYgj7FBWYEJpUSp8bsuhHriGOXOFaiyHCtpS6xVcMt7WcJMlCWqw4Nhhs6NtQfj8/rIJDLg3N&#10;bn65mxT7mo8/v9X8slDqa9BtVyACdeEjfrsPWsF0GtfGM/E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VvvMAAAADcAAAADwAAAAAAAAAAAAAAAACYAgAAZHJzL2Rvd25y&#10;ZXYueG1sUEsFBgAAAAAEAAQA9QAAAIUDAAAAAA==&#10;" fillcolor="#fbeeda" stroked="f"/>
                <v:rect id="Rectangle 216" o:spid="_x0000_s1239" style="position:absolute;left:21374;top:30924;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F+B8UA&#10;AADcAAAADwAAAGRycy9kb3ducmV2LnhtbESPQWvCQBSE7wX/w/IEb3VjA0FTVymlhR5y0QheH9nX&#10;JDX7Nma3ScyvdwsFj8PMfMNs96NpRE+dqy0rWC0jEMSF1TWXCk755/MahPPIGhvLpOBGDva72dMW&#10;U20HPlB/9KUIEHYpKqi8b1MpXVGRQbe0LXHwvm1n0AfZlVJ3OAS4aeRLFCXSYM1hocKW3isqLsdf&#10;o6Ahn0X5pSyu+c+UyTqJp+njrNRiPr69gvA0+kf4v/2lFcTxBv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X4HxQAAANwAAAAPAAAAAAAAAAAAAAAAAJgCAABkcnMv&#10;ZG93bnJldi54bWxQSwUGAAAAAAQABAD1AAAAigMAAAAA&#10;" fillcolor="#fbedd9" stroked="f"/>
                <v:rect id="Rectangle 217" o:spid="_x0000_s1240" style="position:absolute;left:21374;top:31057;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jw8cEA&#10;AADcAAAADwAAAGRycy9kb3ducmV2LnhtbERPXWvCMBR9H/gfwhV8W9Npka02ihYGUkRYne+X5q4p&#10;NjelybT798vDYI+H813sJtuLO42+c6zgJUlBEDdOd9wq+Ly8P7+C8AFZY++YFPyQh9129lRgrt2D&#10;P+heh1bEEPY5KjAhDLmUvjFk0SduII7clxsthgjHVuoRHzHc9nKZpmtpsePYYHCg0lBzq7+tgvJ0&#10;zuqjub6VfLtUgU+HitKDUov5tN+ACDSFf/Gf+6gVrLI4P56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48PHBAAAA3AAAAA8AAAAAAAAAAAAAAAAAmAIAAGRycy9kb3du&#10;cmV2LnhtbFBLBQYAAAAABAAEAPUAAACGAwAAAAA=&#10;" fillcolor="#fbedd8" stroked="f"/>
                <v:rect id="Rectangle 218" o:spid="_x0000_s1241" style="position:absolute;left:21374;top:31254;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GWMQA&#10;AADcAAAADwAAAGRycy9kb3ducmV2LnhtbESPQWvCQBSE74L/YXlCL1I3aUUkdQ0ilpZexOihx0f2&#10;mQ3Nvg27a0z/fbdQ6HGYmW+YTTnaTgzkQ+tYQb7IQBDXTrfcKLicXx/XIEJE1tg5JgXfFKDcTicb&#10;LLS784mGKjYiQTgUqMDE2BdShtqQxbBwPXHyrs5bjEn6RmqP9wS3nXzKspW02HJaMNjT3lD9Vd2s&#10;Asv9m26reTiaj7D/HOjgh+tBqYfZuHsBEWmM/+G/9rtW8LzM4fdMO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6RljEAAAA3AAAAA8AAAAAAAAAAAAAAAAAmAIAAGRycy9k&#10;b3ducmV2LnhtbFBLBQYAAAAABAAEAPUAAACJAwAAAAA=&#10;" fillcolor="#fbedd7" stroked="f"/>
                <v:rect id="Rectangle 219" o:spid="_x0000_s1242" style="position:absolute;left:21374;top:31388;width:16351;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NwhcUA&#10;AADcAAAADwAAAGRycy9kb3ducmV2LnhtbESPT2uDQBTE74F+h+UVeotr/iI2m1AKQg+lNJpAjw/3&#10;RUX3rbirsd++Wyj0OMzMb5jDaTadmGhwjWUFqygGQVxa3XCl4FJkywSE88gaO8uk4JscnI4PiwOm&#10;2t75TFPuKxEg7FJUUHvfp1K6siaDLrI9cfBudjDogxwqqQe8B7jp5DqO99Jgw2Ghxp5eayrbfDQK&#10;3mV72WdZ0jZXuRv7zfz18VlslXp6nF+eQXia/X/4r/2mFWy2a/g9E46AP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3CFxQAAANwAAAAPAAAAAAAAAAAAAAAAAJgCAABkcnMv&#10;ZG93bnJldi54bWxQSwUGAAAAAAQABAD1AAAAigMAAAAA&#10;" fillcolor="#faecd6" stroked="f"/>
                <v:rect id="Rectangle 220" o:spid="_x0000_s1243" style="position:absolute;left:21374;top:31584;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foccA&#10;AADcAAAADwAAAGRycy9kb3ducmV2LnhtbESPQWvCQBSE7wX/w/IEL6VuoiXU6CpBCPSQtqitXh/Z&#10;ZxLMvg3ZVdN/3y0Uehxm5htmtRlMK27Uu8aygngagSAurW64UvB5yJ9eQDiPrLG1TAq+ycFmPXpY&#10;YartnXd02/tKBAi7FBXU3neplK6syaCb2o44eGfbG/RB9pXUPd4D3LRyFkWJNNhwWKixo21N5WV/&#10;NQpMoT+GRZ5dkuK9i05f8TF/fJspNRkP2RKEp8H/h//ar1rB/HkOv2fCEZ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t36HHAAAA3AAAAA8AAAAAAAAAAAAAAAAAmAIAAGRy&#10;cy9kb3ducmV2LnhtbFBLBQYAAAAABAAEAPUAAACMAwAAAAA=&#10;" fillcolor="#faecd5" stroked="f"/>
                <v:rect id="Rectangle 221" o:spid="_x0000_s1244" style="position:absolute;left:21374;top:31654;width:16351;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R7sQA&#10;AADcAAAADwAAAGRycy9kb3ducmV2LnhtbESPQWsCMRSE70L/Q3iCN81abZHVKEURvWoLxdtj89wN&#10;bl62m7gb/70pFHocZuYbZrWJthYdtd44VjCdZCCIC6cNlwq+PvfjBQgfkDXWjknBgzxs1i+DFeba&#10;9Xyi7hxKkSDsc1RQhdDkUvqiIot+4hri5F1dazEk2ZZSt9gnuK3la5a9S4uG00KFDW0rKm7nu1XQ&#10;vxXyuOhuO/NziYdHvGxPu2+j1GgYP5YgAsXwH/5rH7WC2XwOv2fS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mke7EAAAA3AAAAA8AAAAAAAAAAAAAAAAAmAIAAGRycy9k&#10;b3ducmV2LnhtbFBLBQYAAAAABAAEAPUAAACJAwAAAAA=&#10;" fillcolor="#faebd5" stroked="f"/>
                <v:rect id="Rectangle 222" o:spid="_x0000_s1245" style="position:absolute;left:21374;top:31781;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PtscUA&#10;AADcAAAADwAAAGRycy9kb3ducmV2LnhtbESPT2vCQBTE7wW/w/IEb3WT2gZJs0rVFtqjWtHjI/vy&#10;h2bfhuwa0356VxB6HGbmN0y2HEwjeupcbVlBPI1AEOdW11wq+N5/PM5BOI+ssbFMCn7JwXIxesgw&#10;1fbCW+p3vhQBwi5FBZX3bSqlyysy6Ka2JQ5eYTuDPsiulLrDS4CbRj5FUSIN1hwWKmxpXVH+szsb&#10;BVt3ZPMXJ6tVETftV3/av58PG6Um4+HtFYSnwf+H7+1PrWD2/AK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0+2xxQAAANwAAAAPAAAAAAAAAAAAAAAAAJgCAABkcnMv&#10;ZG93bnJldi54bWxQSwUGAAAAAAQABAD1AAAAigMAAAAA&#10;" fillcolor="#faebd4" stroked="f"/>
                <v:rect id="Rectangle 223" o:spid="_x0000_s1246" style="position:absolute;left:21374;top:31915;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TDPsUA&#10;AADcAAAADwAAAGRycy9kb3ducmV2LnhtbESPwWrDMBBE74H+g9hCb4mctCTBjWyMIbT0lCb5gMXa&#10;yibWyraU2OnXV4VCj8PMvGF2+WRbcaPBN44VLBcJCOLK6YaNgvNpP9+C8AFZY+uYFNzJQ549zHaY&#10;ajfyJ92OwYgIYZ+igjqELpXSVzVZ9AvXEUfvyw0WQ5SDkXrAMcJtK1dJspYWG44LNXZU1lRdjler&#10;oJRv+ruX91VVboryMHYfm4PplXp6nIpXEIGm8B/+a79rBc8va/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NMM+xQAAANwAAAAPAAAAAAAAAAAAAAAAAJgCAABkcnMv&#10;ZG93bnJldi54bWxQSwUGAAAAAAQABAD1AAAAigMAAAAA&#10;" fillcolor="#faebd3" stroked="f"/>
                <v:rect id="Rectangle 224" o:spid="_x0000_s1247" style="position:absolute;left:21374;top:32118;width:1635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1sQA&#10;AADcAAAADwAAAGRycy9kb3ducmV2LnhtbESPQWvCQBSE7wX/w/IEb3VTDSakrlIqijdbW6XHR/Y1&#10;G8y+DdlV4793hUKPw8x8w8yXvW3EhTpfO1bwMk5AEJdO11wp+P5aP+cgfEDW2DgmBTfysFwMnuZY&#10;aHflT7rsQyUihH2BCkwIbSGlLw1Z9GPXEkfv13UWQ5RdJXWH1wi3jZwkyUxarDkuGGzp3VB52p+t&#10;gp/V6ZinLE3+cchmuzTbrKyfKDUa9m+vIAL14T/8195qBdM0g8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QRNbEAAAA3AAAAA8AAAAAAAAAAAAAAAAAmAIAAGRycy9k&#10;b3ducmV2LnhtbFBLBQYAAAAABAAEAPUAAACJAwAAAAA=&#10;" fillcolor="#faead2" stroked="f"/>
                <v:rect id="Rectangle 225" o:spid="_x0000_s1248" style="position:absolute;left:21374;top:32181;width:16351;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nor0A&#10;AADcAAAADwAAAGRycy9kb3ducmV2LnhtbERPyQrCMBC9C/5DGMGbpq5INYooghcRl4u3oRnbYjMp&#10;TdT49+YgeHy8fbEKphIvalxpWcGgn4AgzqwuOVdwvex6MxDOI2usLJOCDzlYLdutBabavvlEr7PP&#10;RQxhl6KCwvs6ldJlBRl0fVsTR+5uG4M+wiaXusF3DDeVHCbJVBosOTYUWNOmoOxxfhoF7jjItK5n&#10;Qx/C7X477g7biTko1e2E9RyEp+D/4p97rxWMxnFtPBOP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oPnor0AAADcAAAADwAAAAAAAAAAAAAAAACYAgAAZHJzL2Rvd25yZXYu&#10;eG1sUEsFBgAAAAAEAAQA9QAAAIIDAAAAAA==&#10;" fillcolor="#faead1" stroked="f"/>
                <v:rect id="Rectangle 226" o:spid="_x0000_s1249" style="position:absolute;left:21374;top:32448;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NzcQA&#10;AADcAAAADwAAAGRycy9kb3ducmV2LnhtbESP0YrCMBRE34X9h3AXfNN0tyq1GqUoC76IWP2AS3Nt&#10;yzY3pclq3a83guDjMDNnmOW6N424Uudqywq+xhEI4sLqmksF59PPKAHhPLLGxjIpuJOD9epjsMRU&#10;2xsf6Zr7UgQIuxQVVN63qZSuqMigG9uWOHgX2xn0QXal1B3eAtw08juKZtJgzWGhwpY2FRW/+Z9R&#10;UG6ntojjzf6eZfv/c3tITKMTpYaffbYA4an37/CrvdMK4skcnm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1Tc3EAAAA3AAAAA8AAAAAAAAAAAAAAAAAmAIAAGRycy9k&#10;b3ducmV2LnhtbFBLBQYAAAAABAAEAPUAAACJAwAAAAA=&#10;" fillcolor="#fae9d0" stroked="f"/>
                <v:rect id="Rectangle 227" o:spid="_x0000_s1250" style="position:absolute;left:21374;top:32512;width:16351;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ef5MIA&#10;AADcAAAADwAAAGRycy9kb3ducmV2LnhtbERPTWvCQBC9F/wPywje6kZLqkRXkYrooVSMgtchOybR&#10;7GzIrkn8991DocfH+16ue1OJlhpXWlYwGUcgiDOrS84VXM679zkI55E1VpZJwYscrFeDtyUm2nZ8&#10;ojb1uQgh7BJUUHhfJ1K6rCCDbmxr4sDdbGPQB9jkUjfYhXBTyWkUfUqDJYeGAmv6Kih7pE+jYLsv&#10;t3Hc7eXs7n6+TTptrztzVGo07DcLEJ56/y/+cx+0go84zA9nw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N5/kwgAAANwAAAAPAAAAAAAAAAAAAAAAAJgCAABkcnMvZG93&#10;bnJldi54bWxQSwUGAAAAAAQABAD1AAAAhwMAAAAA&#10;" fillcolor="#fae9cf" stroked="f"/>
                <v:rect id="Rectangle 228" o:spid="_x0000_s1251" style="position:absolute;left:21374;top:32708;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yMIA&#10;AADcAAAADwAAAGRycy9kb3ducmV2LnhtbESPQYvCMBSE7wv+h/AEb2taZRepRhFR8CDLrlbPj+bZ&#10;FpuXkkSt/94sCB6HmfmGmS0604gbOV9bVpAOExDEhdU1lwryw+ZzAsIHZI2NZVLwIA+Lee9jhpm2&#10;d/6j2z6UIkLYZ6igCqHNpPRFRQb90LbE0TtbZzBE6UqpHd4j3DRylCTf0mDNcaHCllYVFZf91ShA&#10;7OrtOnePY37alcuf35TTXaPUoN8tpyACdeEdfrW3WsH4K4X/M/E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OH/IwgAAANwAAAAPAAAAAAAAAAAAAAAAAJgCAABkcnMvZG93&#10;bnJldi54bWxQSwUGAAAAAAQABAD1AAAAhwMAAAAA&#10;" fillcolor="#f9e8ce" stroked="f"/>
                <v:rect id="Rectangle 229" o:spid="_x0000_s1252" style="position:absolute;left:21374;top:32842;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j0p8YA&#10;AADcAAAADwAAAGRycy9kb3ducmV2LnhtbESPQWvCQBSE7wX/w/KEXorZxNJSoqvYQknBXkyL4O2R&#10;fSbB7Nuwu5r4791CweMwM98wy/VoOnEh51vLCrIkBUFcWd1yreD353P2BsIHZI2dZVJwJQ/r1eRh&#10;ibm2A+/oUoZaRAj7HBU0IfS5lL5qyKBPbE8cvaN1BkOUrpba4RDhppPzNH2VBluOCw329NFQdSrP&#10;RkFxyIZ92Z/fi6drV+y+M5ducKvU43TcLEAEGsM9/N/+0gqeX+bwdyYe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j0p8YAAADcAAAADwAAAAAAAAAAAAAAAACYAgAAZHJz&#10;L2Rvd25yZXYueG1sUEsFBgAAAAAEAAQA9QAAAIsDAAAAAA==&#10;" fillcolor="#f9e8cd" stroked="f"/>
                <v:rect id="Rectangle 230" o:spid="_x0000_s1253" style="position:absolute;left:21374;top:33045;width:16351;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ojsMA&#10;AADcAAAADwAAAGRycy9kb3ducmV2LnhtbESPQYvCMBSE74L/ITxhb5quWpFqFJVdEDxZd/X6aJ5t&#10;2ealNNF2/70RBI/DzHzDLNedqcSdGldaVvA5ikAQZ1aXnCv4OX0P5yCcR9ZYWSYF/+Rgver3lpho&#10;2/KR7qnPRYCwS1BB4X2dSOmyggy6ka2Jg3e1jUEfZJNL3WAb4KaS4yiaSYMlh4UCa9oVlP2lN6Pg&#10;YNKtj+Ov9nwaHy88rfWcfrVSH4NuswDhqfPv8Ku91wom8QSeZ8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VojsMAAADcAAAADwAAAAAAAAAAAAAAAACYAgAAZHJzL2Rv&#10;d25yZXYueG1sUEsFBgAAAAAEAAQA9QAAAIgDAAAAAA==&#10;" fillcolor="#f9e8cc" stroked="f"/>
                <v:rect id="Rectangle 231" o:spid="_x0000_s1254" style="position:absolute;left:21374;top:33172;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zvUMYA&#10;AADcAAAADwAAAGRycy9kb3ducmV2LnhtbESPQWvCQBSE74L/YXlCb7qxtVKiGxGhJQcpaoXS22v2&#10;uQnJvk2zq8Z/3xUKPQ4z8w2zXPW2ERfqfOVYwXSSgCAunK7YKDh+vI5fQPiArLFxTApu5GGVDQdL&#10;TLW78p4uh2BEhLBPUUEZQptK6YuSLPqJa4mjd3KdxRBlZ6Tu8BrhtpGPSTKXFiuOCyW2tCmpqA9n&#10;q+DbHd/PJr/53c+bCfX2K/+cr3OlHkb9egEiUB/+w3/tXCt4ep7B/Uw8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zvUMYAAADcAAAADwAAAAAAAAAAAAAAAACYAgAAZHJz&#10;L2Rvd25yZXYueG1sUEsFBgAAAAAEAAQA9QAAAIsDAAAAAA==&#10;" fillcolor="#f9e7cb" stroked="f"/>
                <v:rect id="Rectangle 232" o:spid="_x0000_s1255" style="position:absolute;left:21374;top:33375;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wisMA&#10;AADcAAAADwAAAGRycy9kb3ducmV2LnhtbESPT2vCQBTE7wW/w/KE3pqNiv0Ts4oIltKbqd5fs6/Z&#10;YPZt2F1N/PZuodDjMDO/YcrNaDtxJR9axwpmWQ6CuHa65UbB8Wv/9AoiRGSNnWNScKMAm/XkocRC&#10;u4EPdK1iIxKEQ4EKTIx9IWWoDVkMmeuJk/fjvMWYpG+k9jgkuO3kPM+fpcWW04LBnnaG6nN1sQp2&#10;4fP77fQy09vhvXIH6kxjySj1OB23KxCRxvgf/mt/aAWL5RJ+z6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FwisMAAADcAAAADwAAAAAAAAAAAAAAAACYAgAAZHJzL2Rv&#10;d25yZXYueG1sUEsFBgAAAAAEAAQA9QAAAIgDAAAAAA==&#10;" fillcolor="#f9e7ca" stroked="f"/>
                <v:rect id="Rectangle 233" o:spid="_x0000_s1256" style="position:absolute;left:21374;top:33508;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H3i8IA&#10;AADcAAAADwAAAGRycy9kb3ducmV2LnhtbESPQWvCQBSE74L/YXlCb2ZTS0ObuooILblWe/D4yL4k&#10;S7Nvw+4a0/56VxA8DjPzDbPeTrYXI/lgHCt4znIQxLXThlsFP8fP5RuIEJE19o5JwR8F2G7mszWW&#10;2l34m8ZDbEWCcChRQRfjUEoZ6o4shswNxMlrnLcYk/St1B4vCW57ucrzQlo0nBY6HGjfUf17OFsF&#10;5n/wjtC8y8YH/zVWjo+nk1JPi2n3ASLSFB/he7vSCl5eC7idSUdA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UfeLwgAAANwAAAAPAAAAAAAAAAAAAAAAAJgCAABkcnMvZG93&#10;bnJldi54bWxQSwUGAAAAAAQABAD1AAAAhwMAAAAA&#10;" fillcolor="#f9e6c9" stroked="f"/>
                <v:rect id="Rectangle 234" o:spid="_x0000_s1257" style="position:absolute;left:21374;top:33705;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F+MUA&#10;AADcAAAADwAAAGRycy9kb3ducmV2LnhtbESPQWvCQBSE70L/w/IK3ppNlZg2dRURBaEUbNJLb4/s&#10;axLMvg3ZNYn/vlsoeBxm5htmvZ1MKwbqXWNZwXMUgyAurW64UvBVHJ9eQDiPrLG1TApu5GC7eZit&#10;MdN25E8acl+JAGGXoYLa+y6T0pU1GXSR7YiD92N7gz7IvpK6xzHATSsXcbySBhsOCzV2tK+pvORX&#10;o+CyepeLb/bJZK7ntBji/PDx2ig1f5x2byA8Tf4e/m+ftIJlksLf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IX4xQAAANwAAAAPAAAAAAAAAAAAAAAAAJgCAABkcnMv&#10;ZG93bnJldi54bWxQSwUGAAAAAAQABAD1AAAAigMAAAAA&#10;" fillcolor="#f9e6c8" stroked="f"/>
                <v:rect id="Rectangle 235" o:spid="_x0000_s1258" style="position:absolute;left:21374;top:33769;width:16351;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ZpcMA&#10;AADcAAAADwAAAGRycy9kb3ducmV2LnhtbERPTWvCQBC9C/0Pywi9NRuV1hCzShVaAvbQ2oI5Dtlp&#10;EpqdDdlNjP/ePRQ8Pt53tptMK0bqXWNZwSKKQRCXVjdcKfj5fntKQDiPrLG1TAqu5GC3fZhlmGp7&#10;4S8aT74SIYRdigpq77tUSlfWZNBFtiMO3K/tDfoA+0rqHi8h3LRyGccv0mDDoaHGjg41lX+nwSgo&#10;3Lkd8g9ZHPPP/XV9WPE6eWelHufT6waEp8nfxf/uXCtYPYe14Uw4An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ZpcMAAADcAAAADwAAAAAAAAAAAAAAAACYAgAAZHJzL2Rv&#10;d25yZXYueG1sUEsFBgAAAAAEAAQA9QAAAIgDAAAAAA==&#10;" fillcolor="#f9e5c7" stroked="f"/>
                <v:rect id="Rectangle 236" o:spid="_x0000_s1259" style="position:absolute;left:21374;top:34036;width:1635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Uh/8QA&#10;AADcAAAADwAAAGRycy9kb3ducmV2LnhtbESP0WoCMRRE3wv+Q7iCbzVbxVJXo6hg9aWUbv2A6+a6&#10;Wbq5WTdp3P59IxT6OMzMGWa57m0jInW+dqzgaZyBIC6drrlScPrcP76A8AFZY+OYFPyQh/Vq8LDE&#10;XLsbf1AsQiUShH2OCkwIbS6lLw1Z9GPXEifv4jqLIcmukrrDW4LbRk6y7FlarDktGGxpZ6j8Kr6t&#10;gtfqfXvFPh5MnBZyP7le3s4uKjUa9psFiEB9+A//tY9awXQ2h/uZd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1If/EAAAA3AAAAA8AAAAAAAAAAAAAAAAAmAIAAGRycy9k&#10;b3ducmV2LnhtbFBLBQYAAAAABAAEAPUAAACJAwAAAAA=&#10;" fillcolor="#f9e5c6" stroked="f"/>
                <v:rect id="Rectangle 237" o:spid="_x0000_s1260" style="position:absolute;left:21374;top:34099;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Yi/cIA&#10;AADcAAAADwAAAGRycy9kb3ducmV2LnhtbERPz2vCMBS+C/sfwht4s6kKOjqjiCioc4epu781b21Y&#10;81KbaOt/vxwEjx/f79mis5W4UeONYwXDJAVBnDttuFBwPm0GbyB8QNZYOSYFd/KwmL/0Zphp1/IX&#10;3Y6hEDGEfYYKyhDqTEqfl2TRJ64mjtyvayyGCJtC6gbbGG4rOUrTibRoODaUWNOqpPzveLUKLj+5&#10;39XT0/n7Y28+D+Y67tYtK9V/7ZbvIAJ14Sl+uLdawXgS58cz8Qj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iL9wgAAANwAAAAPAAAAAAAAAAAAAAAAAJgCAABkcnMvZG93&#10;bnJldi54bWxQSwUGAAAAAAQABAD1AAAAhwMAAAAA&#10;" fillcolor="#f8e5c5" stroked="f"/>
                <v:rect id="Rectangle 238" o:spid="_x0000_s1261" style="position:absolute;left:21374;top:34232;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3pUMQA&#10;AADcAAAADwAAAGRycy9kb3ducmV2LnhtbESPzWrDMBCE74W8g9hAbo3sBoJxI4e2kNAek/bg49ra&#10;+qfWykhq7Lx9FQj0OMzMN8xuP5tBXMj5zrKCdJ2AIK6t7rhR8PV5eMxA+ICscbBMCq7kYV8sHnaY&#10;azvxiS7n0IgIYZ+jgjaEMZfS1y0Z9Gs7Ekfv2zqDIUrXSO1winAzyKck2UqDHceFFkd6a6n+Of8a&#10;BR+HrK+69FrasjpmZW9Pbjq+KrVazi/PIALN4T98b79rBZttCrcz8Qj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d6VDEAAAA3AAAAA8AAAAAAAAAAAAAAAAAmAIAAGRycy9k&#10;b3ducmV2LnhtbFBLBQYAAAAABAAEAPUAAACJAwAAAAA=&#10;" fillcolor="#f8e4c5" stroked="f"/>
                <v:rect id="Rectangle 239" o:spid="_x0000_s1262" style="position:absolute;left:21374;top:34302;width:16351;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pTksQA&#10;AADcAAAADwAAAGRycy9kb3ducmV2LnhtbESPT4vCMBTE74LfITzBm6Z2F5FqFFFcPCyI//H2aJ5t&#10;sXkpTdTut98IgsdhZn7DTGaNKcWDaldYVjDoRyCIU6sLzhQc9qveCITzyBpLy6TgjxzMpu3WBBNt&#10;n7ylx85nIkDYJagg975KpHRpTgZd31bEwbva2qAPss6krvEZ4KaUcRQNpcGCw0KOFS1ySm+7u1FQ&#10;4PV8vG8Oly1vvn8X81P8s18apbqdZj4G4anxn/C7vdYKvoYxvM6EI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KU5LEAAAA3AAAAA8AAAAAAAAAAAAAAAAAmAIAAGRycy9k&#10;b3ducmV2LnhtbFBLBQYAAAAABAAEAPUAAACJAwAAAAA=&#10;" fillcolor="#f8e4c4" stroked="f"/>
                <v:rect id="Rectangle 240" o:spid="_x0000_s1263" style="position:absolute;left:21374;top:34563;width:16351;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ZmcMA&#10;AADcAAAADwAAAGRycy9kb3ducmV2LnhtbESPzWrDMBCE74W+g9hCb41sJ5jWjWxKIdAc83PIcbE2&#10;lom1MpYaO3n6KBDIcZiZb5hlNdlOnGnwrWMF6SwBQVw73XKjYL9bfXyC8AFZY+eYFFzIQ1W+viyx&#10;0G7kDZ23oRERwr5ABSaEvpDS14Ys+pnriaN3dIPFEOXQSD3gGOG2k1mS5NJiy3HBYE+/hurT9t8q&#10;GL+O11S3p4XL7IH12qwxD71S72/TzzeIQFN4hh/tP61gns/hfiYeAV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JZmcMAAADcAAAADwAAAAAAAAAAAAAAAACYAgAAZHJzL2Rv&#10;d25yZXYueG1sUEsFBgAAAAAEAAQA9QAAAIgDAAAAAA==&#10;" fillcolor="#f8e3c3" stroked="f"/>
                <v:rect id="Rectangle 241" o:spid="_x0000_s1264" style="position:absolute;left:21374;top:34632;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sVcMA&#10;AADcAAAADwAAAGRycy9kb3ducmV2LnhtbESP3WrCQBSE7wu+w3KE3tUTfwgaXUUKSnvRgtEHOGSP&#10;STB7NmS3Mb59Vyj0cpiZb5jNbrCN6rnztRMN00kCiqVwppZSw+V8eFuC8oHEUOOENTzYw247etlQ&#10;ZtxdTtznoVQRIj4jDVUIbYboi4ot+YlrWaJ3dZ2lEGVXounoHuG2wVmSpGiplrhQUcvvFRe3/Mdq&#10;mB0xryXNl1h8fpvj16p/nD1q/Toe9mtQgYfwH/5rfxgN83QBzzPxCOD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sVcMAAADcAAAADwAAAAAAAAAAAAAAAACYAgAAZHJzL2Rv&#10;d25yZXYueG1sUEsFBgAAAAAEAAQA9QAAAIgDAAAAAA==&#10;" fillcolor="#f8e3c2" stroked="f"/>
                <v:shape id="Freeform 242" o:spid="_x0000_s1265" style="position:absolute;left:21374;top:28009;width:16281;height:6687;visibility:visible;mso-wrap-style:square;v-text-anchor:top" coordsize="3936,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7R7scA&#10;AADcAAAADwAAAGRycy9kb3ducmV2LnhtbESP3WoCMRSE7wu+QzgF72q2lqqsRim2QrFI8Qf08rg5&#10;7i5uTpYkddc+fSMUvBxm5htmMmtNJS7kfGlZwXMvAUGcWV1yrmC3XTyNQPiArLGyTAqu5GE27TxM&#10;MNW24TVdNiEXEcI+RQVFCHUqpc8KMuh7tiaO3sk6gyFKl0vtsIlwU8l+kgykwZLjQoE1zQvKzpsf&#10;o+C4H7oDfcvVR/N+Wv4Oj9f+Vz5XqvvYvo1BBGrDPfzf/tQKXgavcDsTj4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O0e7HAAAA3AAAAA8AAAAAAAAAAAAAAAAAmAIAAGRy&#10;cy9kb3ducmV2LnhtbFBLBQYAAAAABAAEAPUAAACMAwAAAAA=&#10;" path="m3896,v23,,40,18,40,40l3936,40r,1536l3936,1576v,23,-17,40,-40,40c3896,1616,3896,1616,3896,1616r,l40,1616r,c18,1616,,1599,,1576r,l,40c,18,18,,40,r,l3896,xe" filled="f" strokeweight=".5pt">
                  <v:stroke endcap="round"/>
                  <v:path arrowok="t" o:connecttype="custom" o:connectlocs="1611594,0;1628140,16551;1628140,16551;1628140,652104;1628140,652104;1611594,668655;1611594,668655;1611594,668655;16546,668655;16546,668655;0,652104;0,652104;0,16551;16546,0;16546,0;1611594,0" o:connectangles="0,0,0,0,0,0,0,0,0,0,0,0,0,0,0,0"/>
                </v:shape>
                <v:rect id="Rectangle 243" o:spid="_x0000_s1266" style="position:absolute;left:28460;top:28409;width:1912;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QMEA&#10;AADcAAAADwAAAGRycy9kb3ducmV2LnhtbESP3YrCMBSE7xd8h3AE79ZUhSLVKMuCoMveWH2AQ3P6&#10;g8lJSaKtb79ZELwcZuYbZrsfrREP8qFzrGAxz0AQV0533Ci4Xg6faxAhIms0jknBkwLsd5OPLRba&#10;DXymRxkbkSAcClTQxtgXUoaqJYth7nri5NXOW4xJ+kZqj0OCWyOXWZZLix2nhRZ7+m6pupV3q0Be&#10;ysOwLo3P3M+y/jWn47kmp9RsOn5tQEQa4zv8ah+1glWe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lCUDBAAAA3AAAAA8AAAAAAAAAAAAAAAAAmAIAAGRycy9kb3du&#10;cmV2LnhtbFBLBQYAAAAABAAEAPUAAACGAwAAAAA=&#10;" filled="f" stroked="f">
                  <v:textbox style="mso-fit-shape-to-text:t" inset="0,0,0,0">
                    <w:txbxContent>
                      <w:p w14:paraId="1E4C8124" w14:textId="30A280D6" w:rsidR="007C615B" w:rsidRDefault="007C615B">
                        <w:r>
                          <w:rPr>
                            <w:rFonts w:ascii="Arial" w:hAnsi="Arial" w:cs="Arial"/>
                            <w:color w:val="000000"/>
                            <w:sz w:val="10"/>
                            <w:szCs w:val="10"/>
                          </w:rPr>
                          <w:t>«</w:t>
                        </w:r>
                        <w:proofErr w:type="gramStart"/>
                        <w:r>
                          <w:rPr>
                            <w:rFonts w:ascii="Arial" w:hAnsi="Arial" w:cs="Arial"/>
                            <w:color w:val="000000"/>
                            <w:sz w:val="10"/>
                            <w:szCs w:val="10"/>
                          </w:rPr>
                          <w:t>type</w:t>
                        </w:r>
                        <w:proofErr w:type="gramEnd"/>
                        <w:r>
                          <w:rPr>
                            <w:rFonts w:ascii="Arial" w:hAnsi="Arial" w:cs="Arial"/>
                            <w:color w:val="000000"/>
                            <w:sz w:val="10"/>
                            <w:szCs w:val="10"/>
                          </w:rPr>
                          <w:t>»</w:t>
                        </w:r>
                      </w:p>
                    </w:txbxContent>
                  </v:textbox>
                </v:rect>
                <v:rect id="Rectangle 244" o:spid="_x0000_s1267" style="position:absolute;left:26873;top:29267;width:490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28IA&#10;AADcAAAADwAAAGRycy9kb3ducmV2LnhtbESPzYoCMRCE74LvEFrYm2ZUcGXWKCIIKl4c9wGaSc8P&#10;Jp0hyTqzb78RhD0WVfUVtdkN1ogn+dA6VjCfZSCIS6dbrhV834/TNYgQkTUax6TglwLstuPRBnPt&#10;er7Rs4i1SBAOOSpoYuxyKUPZkMUwcx1x8irnLcYkfS21xz7BrZGLLFtJiy2nhQY7OjRUPoofq0De&#10;i2O/LozP3GVRXc35dKvIKfUxGfZfICIN8T/8bp+0guXq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6azbwgAAANwAAAAPAAAAAAAAAAAAAAAAAJgCAABkcnMvZG93&#10;bnJldi54bWxQSwUGAAAAAAQABAD1AAAAhwMAAAAA&#10;" filled="f" stroked="f">
                  <v:textbox style="mso-fit-shape-to-text:t" inset="0,0,0,0">
                    <w:txbxContent>
                      <w:p w14:paraId="65354D3C" w14:textId="7C58DB63" w:rsidR="007C615B" w:rsidRDefault="007C615B">
                        <w:r>
                          <w:rPr>
                            <w:rFonts w:ascii="Arial" w:hAnsi="Arial" w:cs="Arial"/>
                            <w:b/>
                            <w:bCs/>
                            <w:color w:val="000000"/>
                            <w:sz w:val="10"/>
                            <w:szCs w:val="10"/>
                          </w:rPr>
                          <w:t>MaterialRelation</w:t>
                        </w:r>
                      </w:p>
                    </w:txbxContent>
                  </v:textbox>
                </v:rect>
                <v:line id="Line 245" o:spid="_x0000_s1268" style="position:absolute;visibility:visible;mso-wrap-style:square" from="21374,30460" to="37655,3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1E68MAAADcAAAADwAAAGRycy9kb3ducmV2LnhtbERPz2vCMBS+C/sfwhvspuksdLUaRYSO&#10;nQY6YddH82zqmpfSZG3Xv345DHb8+H7vDpNtxUC9bxwreF4lIIgrpxuuFVw/ymUOwgdkja1jUvBD&#10;Hg77h8UOC+1GPtNwCbWIIewLVGBC6AopfWXIol+5jjhyN9dbDBH2tdQ9jjHctnKdJJm02HBsMNjR&#10;yVD1dfm2Ck7T/VwOr/PL/L6+Vibd1J9ZflTq6XE6bkEEmsK/+M/9phWkWVwbz8Qj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NROvDAAAA3AAAAA8AAAAAAAAAAAAA&#10;AAAAoQIAAGRycy9kb3ducmV2LnhtbFBLBQYAAAAABAAEAPkAAACRAwAAAAA=&#10;" strokeweight=".5pt">
                  <v:stroke endcap="round"/>
                </v:line>
                <v:rect id="Rectangle 246" o:spid="_x0000_s1269" style="position:absolute;left:22237;top:30988;width:3074;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dMsIA&#10;AADcAAAADwAAAGRycy9kb3ducmV2LnhtbESPzYoCMRCE74LvEFrwphkV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Op0ywgAAANwAAAAPAAAAAAAAAAAAAAAAAJgCAABkcnMvZG93&#10;bnJldi54bWxQSwUGAAAAAAQABAD1AAAAhwMAAAAA&#10;" filled="f" stroked="f">
                  <v:textbox style="mso-fit-shape-to-text:t" inset="0,0,0,0">
                    <w:txbxContent>
                      <w:p w14:paraId="77E55DF9" w14:textId="7CCE03BB" w:rsidR="007C615B" w:rsidRDefault="007C615B">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v:textbox>
                </v:rect>
                <v:rect id="Rectangle 247" o:spid="_x0000_s1270" style="position:absolute;left:21710;top:31851;width:3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micr8A&#10;AADcAAAADwAAAGRycy9kb3ducmV2LnhtbERPy4rCMBTdC/MP4Q7MTtNRUK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2aJyvwAAANwAAAAPAAAAAAAAAAAAAAAAAJgCAABkcnMvZG93bnJl&#10;di54bWxQSwUGAAAAAAQABAD1AAAAhAMAAAAA&#10;" filled="f" stroked="f">
                  <v:textbox style="mso-fit-shape-to-text:t" inset="0,0,0,0">
                    <w:txbxContent>
                      <w:p w14:paraId="06722A7A" w14:textId="7E5A5343" w:rsidR="007C615B" w:rsidRDefault="007C615B">
                        <w:r>
                          <w:rPr>
                            <w:rFonts w:ascii="Arial" w:hAnsi="Arial" w:cs="Arial"/>
                            <w:color w:val="3C3C3C"/>
                            <w:sz w:val="10"/>
                            <w:szCs w:val="10"/>
                          </w:rPr>
                          <w:t xml:space="preserve">+ </w:t>
                        </w:r>
                      </w:p>
                    </w:txbxContent>
                  </v:textbox>
                </v:rect>
                <v:rect id="Rectangle 248" o:spid="_x0000_s1271" style="position:absolute;left:22834;top:31851;width:126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UH6cIA&#10;AADcAAAADwAAAGRycy9kb3ducmV2LnhtbESPzYoCMRCE74LvEFrwphkV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lQfpwgAAANwAAAAPAAAAAAAAAAAAAAAAAJgCAABkcnMvZG93&#10;bnJldi54bWxQSwUGAAAAAAQABAD1AAAAhwMAAAAA&#10;" filled="f" stroked="f">
                  <v:textbox style="mso-fit-shape-to-text:t" inset="0,0,0,0">
                    <w:txbxContent>
                      <w:p w14:paraId="6A393D27" w14:textId="70C55ABE" w:rsidR="007C615B" w:rsidRDefault="007C615B">
                        <w:proofErr w:type="gramStart"/>
                        <w:r>
                          <w:rPr>
                            <w:rFonts w:ascii="Arial" w:hAnsi="Arial" w:cs="Arial"/>
                            <w:color w:val="3C3C3C"/>
                            <w:sz w:val="10"/>
                            <w:szCs w:val="10"/>
                          </w:rPr>
                          <w:t>relationship</w:t>
                        </w:r>
                        <w:proofErr w:type="gramEnd"/>
                        <w:r>
                          <w:rPr>
                            <w:rFonts w:ascii="Arial" w:hAnsi="Arial" w:cs="Arial"/>
                            <w:color w:val="3C3C3C"/>
                            <w:sz w:val="10"/>
                            <w:szCs w:val="10"/>
                          </w:rPr>
                          <w:t>: GeologicRelationshipTerm [0..1]</w:t>
                        </w:r>
                      </w:p>
                    </w:txbxContent>
                  </v:textbox>
                </v:rect>
                <v:rect id="Rectangle 249" o:spid="_x0000_s1272" style="position:absolute;left:21710;top:32708;width:375;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ZnsIA&#10;AADcAAAADwAAAGRycy9kb3ducmV2LnhtbESP3WoCMRSE7wXfIRzBO826Qi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5mewgAAANwAAAAPAAAAAAAAAAAAAAAAAJgCAABkcnMvZG93&#10;bnJldi54bWxQSwUGAAAAAAQABAD1AAAAhwMAAAAA&#10;" filled="f" stroked="f">
                  <v:textbox style="mso-fit-shape-to-text:t" inset="0,0,0,0">
                    <w:txbxContent>
                      <w:p w14:paraId="5E37145F" w14:textId="31E8D5E5" w:rsidR="007C615B" w:rsidRDefault="007C615B">
                        <w:r>
                          <w:rPr>
                            <w:rFonts w:ascii="Arial" w:hAnsi="Arial" w:cs="Arial"/>
                            <w:color w:val="3C3C3C"/>
                            <w:sz w:val="10"/>
                            <w:szCs w:val="10"/>
                          </w:rPr>
                          <w:t xml:space="preserve">+ </w:t>
                        </w:r>
                      </w:p>
                    </w:txbxContent>
                  </v:textbox>
                </v:rect>
                <v:rect id="Rectangle 250" o:spid="_x0000_s1273" style="position:absolute;left:22834;top:32708;width:10274;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8BcIA&#10;AADcAAAADwAAAGRycy9kb3ducmV2LnhtbESPzYoCMRCE74LvEFrwphkV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zwFwgAAANwAAAAPAAAAAAAAAAAAAAAAAJgCAABkcnMvZG93&#10;bnJldi54bWxQSwUGAAAAAAQABAD1AAAAhwMAAAAA&#10;" filled="f" stroked="f">
                  <v:textbox style="mso-fit-shape-to-text:t" inset="0,0,0,0">
                    <w:txbxContent>
                      <w:p w14:paraId="4C626E80" w14:textId="46057B03" w:rsidR="007C615B" w:rsidRDefault="007C615B">
                        <w:proofErr w:type="gramStart"/>
                        <w:r>
                          <w:rPr>
                            <w:rFonts w:ascii="Arial" w:hAnsi="Arial" w:cs="Arial"/>
                            <w:color w:val="3C3C3C"/>
                            <w:sz w:val="10"/>
                            <w:szCs w:val="10"/>
                          </w:rPr>
                          <w:t>sourceRole</w:t>
                        </w:r>
                        <w:proofErr w:type="gramEnd"/>
                        <w:r>
                          <w:rPr>
                            <w:rFonts w:ascii="Arial" w:hAnsi="Arial" w:cs="Arial"/>
                            <w:color w:val="3C3C3C"/>
                            <w:sz w:val="10"/>
                            <w:szCs w:val="10"/>
                          </w:rPr>
                          <w:t>: RelationRoleTerm [0..1]</w:t>
                        </w:r>
                      </w:p>
                    </w:txbxContent>
                  </v:textbox>
                </v:rect>
                <v:rect id="Rectangle 251" o:spid="_x0000_s1274" style="position:absolute;left:21710;top:33572;width:3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kccIA&#10;AADcAAAADwAAAGRycy9kb3ducmV2LnhtbESP3WoCMRSE7wu+QziCdzWrF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4qRxwgAAANwAAAAPAAAAAAAAAAAAAAAAAJgCAABkcnMvZG93&#10;bnJldi54bWxQSwUGAAAAAAQABAD1AAAAhwMAAAAA&#10;" filled="f" stroked="f">
                  <v:textbox style="mso-fit-shape-to-text:t" inset="0,0,0,0">
                    <w:txbxContent>
                      <w:p w14:paraId="5B4D05F8" w14:textId="4A9C126B" w:rsidR="007C615B" w:rsidRDefault="007C615B">
                        <w:r>
                          <w:rPr>
                            <w:rFonts w:ascii="Arial" w:hAnsi="Arial" w:cs="Arial"/>
                            <w:color w:val="3C3C3C"/>
                            <w:sz w:val="10"/>
                            <w:szCs w:val="10"/>
                          </w:rPr>
                          <w:t xml:space="preserve">+ </w:t>
                        </w:r>
                      </w:p>
                    </w:txbxContent>
                  </v:textbox>
                </v:rect>
                <v:rect id="Rectangle 252" o:spid="_x0000_s1275" style="position:absolute;left:22834;top:33572;width:998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B6sIA&#10;AADcAAAADwAAAGRycy9kb3ducmV2LnhtbESP3WoCMRSE7wu+QziCdzWrU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rgHqwgAAANwAAAAPAAAAAAAAAAAAAAAAAJgCAABkcnMvZG93&#10;bnJldi54bWxQSwUGAAAAAAQABAD1AAAAhwMAAAAA&#10;" filled="f" stroked="f">
                  <v:textbox style="mso-fit-shape-to-text:t" inset="0,0,0,0">
                    <w:txbxContent>
                      <w:p w14:paraId="607B7972" w14:textId="7833CDB2" w:rsidR="007C615B" w:rsidRDefault="007C615B">
                        <w:proofErr w:type="gramStart"/>
                        <w:r>
                          <w:rPr>
                            <w:rFonts w:ascii="Arial" w:hAnsi="Arial" w:cs="Arial"/>
                            <w:color w:val="3C3C3C"/>
                            <w:sz w:val="10"/>
                            <w:szCs w:val="10"/>
                          </w:rPr>
                          <w:t>targetRole</w:t>
                        </w:r>
                        <w:proofErr w:type="gramEnd"/>
                        <w:r>
                          <w:rPr>
                            <w:rFonts w:ascii="Arial" w:hAnsi="Arial" w:cs="Arial"/>
                            <w:color w:val="3C3C3C"/>
                            <w:sz w:val="10"/>
                            <w:szCs w:val="10"/>
                          </w:rPr>
                          <w:t>: RelationRoleTerm [0..1]</w:t>
                        </w:r>
                      </w:p>
                    </w:txbxContent>
                  </v:textbox>
                </v:rect>
                <v:shape id="Freeform 280" o:spid="_x0000_s1276" style="position:absolute;left:3505;top:20923;width:15424;height:3181;visibility:visible;mso-wrap-style:square;v-text-anchor:top" coordsize="372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cpFcQA&#10;AADcAAAADwAAAGRycy9kb3ducmV2LnhtbESP22oCMRRF3wv+QzhCX0STXigyGqVIS0dKS718wGFy&#10;OjM0ORmSqOPfG0Ho42ZfFnu+7J0VRwqx9azhYaJAEFfetFxr2O/ex1MQMSEbtJ5Jw5kiLBeDuzkW&#10;xp94Q8dtqkUe4VighialrpAyVg05jBPfEWfv1weHKctQSxPwlMedlY9KvUiHLWdCgx2tGqr+tgeX&#10;ud/lSL399F+rsD7ED2s/S8VB6/th/zoDkahP/+FbuzQantUTXM/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3KRXEAAAA3AAAAA8AAAAAAAAAAAAAAAAAmAIAAGRycy9k&#10;b3ducmV2LnhtbFBLBQYAAAAABAAEAPUAAACJAwAAAAA=&#10;" path="m3688,v23,,40,18,40,40l3728,40r,688l3728,728v,23,-17,40,-40,40c3688,768,3688,768,3688,768r,l40,768r,c18,768,,751,,728r,l,40c,18,18,,40,r,l3688,xe" fillcolor="#c1c6d3" strokeweight="0">
                  <v:path arrowok="t" o:connecttype="custom" o:connectlocs="1525865,0;1542415,16570;1542415,16570;1542415,301565;1542415,301565;1525865,318135;1525865,318135;1525865,318135;16550,318135;16550,318135;0,301565;0,301565;0,16570;16550,0;16550,0;1525865,0" o:connectangles="0,0,0,0,0,0,0,0,0,0,0,0,0,0,0,0"/>
                </v:shape>
                <v:rect id="Rectangle 281" o:spid="_x0000_s1277" style="position:absolute;left:3308;top:20726;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4OLcQA&#10;AADcAAAADwAAAGRycy9kb3ducmV2LnhtbESPT2vCQBTE70K/w/IKvZmNRUJIXUUtFunNWHJ+zb78&#10;qdm3Ibua+O27QqHHYWZ+w6w2k+nEjQbXWlawiGIQxKXVLdcKvs6HeQrCeWSNnWVScCcHm/XTbIWZ&#10;tiOf6Jb7WgQIuwwVNN73mZSubMigi2xPHLzKDgZ9kEMt9YBjgJtOvsZxIg22HBYa7GnfUHnJr0ZB&#10;URU7SnS+T9PPy0eVL37ev6uzUi/P0/YNhKfJ/4f/2ketYBkv4XEmH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uDi3EAAAA3AAAAA8AAAAAAAAAAAAAAAAAmAIAAGRycy9k&#10;b3ducmV2LnhtbFBLBQYAAAAABAAEAPUAAACJAwAAAAA=&#10;" fillcolor="#c5c5ff" stroked="f"/>
                <v:rect id="Rectangle 282" o:spid="_x0000_s1278" style="position:absolute;left:3308;top:20789;width:15488;height: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9N0cMA&#10;AADcAAAADwAAAGRycy9kb3ducmV2LnhtbESPQWvCQBSE7wX/w/IK3urGYqtJXUUExR4bhV4f2dds&#10;SPZt2N3G+O+7gtDjMDPfMOvtaDsxkA+NYwXzWQaCuHK64VrB5Xx4WYEIEVlj55gU3CjAdjN5WmOh&#10;3ZW/aChjLRKEQ4EKTIx9IWWoDFkMM9cTJ+/HeYsxSV9L7fGa4LaTr1n2Li02nBYM9rQ3VLXlr1VQ&#10;evf92VpvlvlqqE9tyI/zS67U9HncfYCINMb/8KN90goW2Rvcz6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9N0cMAAADcAAAADwAAAAAAAAAAAAAAAACYAgAAZHJzL2Rv&#10;d25yZXYueG1sUEsFBgAAAAAEAAQA9QAAAIgDAAAAAA==&#10;" fillcolor="#e9e9ff" stroked="f"/>
                <v:rect id="Rectangle 283" o:spid="_x0000_s1279" style="position:absolute;left:3308;top:21456;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BXsQA&#10;AADcAAAADwAAAGRycy9kb3ducmV2LnhtbESPUWvCMBSF34X9h3AHvmkyESedqbjBYDARVvcDrs1t&#10;U9bclCbaul9vhMEeD+ec73A229G14kJ9aDxreJorEMSlNw3XGr6P77M1iBCRDbaeScOVAmzzh8kG&#10;M+MH/qJLEWuRIBwy1GBj7DIpQ2nJYZj7jjh5le8dxiT7WpoehwR3rVwotZIOG04LFjt6s1T+FGen&#10;Qe2OtL/a4RNP8fX3MNTPSlUnraeP4+4FRKQx/of/2h9Gw1Kt4H4mHQG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ZQV7EAAAA3AAAAA8AAAAAAAAAAAAAAAAAmAIAAGRycy9k&#10;b3ducmV2LnhtbFBLBQYAAAAABAAEAPUAAACJAwAAAAA=&#10;" fillcolor="#e8e8ff" stroked="f"/>
                <v:rect id="Rectangle 284" o:spid="_x0000_s1280" style="position:absolute;left:3308;top:21520;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obAcIA&#10;AADcAAAADwAAAGRycy9kb3ducmV2LnhtbESPQYvCMBSE7wv+h/AEb2uiyK5Uo6igeFiEVRGPj+bZ&#10;FpuX2kSt/94IgsdhZr5hxtPGluJGtS8ca+h1FQji1JmCMw373fJ7CMIHZIOlY9LwIA/TSetrjIlx&#10;d/6n2zZkIkLYJ6ghD6FKpPRpThZ911XE0Tu52mKIss6kqfEe4baUfaV+pMWC40KOFS1ySs/bq9Vw&#10;sX+7w3m1UPNivjpWfo9hg6h1p93MRiACNeETfrfXRsNA/cLrTDwCcv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yhsBwgAAANwAAAAPAAAAAAAAAAAAAAAAAJgCAABkcnMvZG93&#10;bnJldi54bWxQSwUGAAAAAAQABAD1AAAAhwMAAAAA&#10;" fillcolor="#e7e7ff" stroked="f"/>
                <v:rect id="Rectangle 285" o:spid="_x0000_s1281" style="position:absolute;left:3308;top:21590;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XM78A&#10;AADcAAAADwAAAGRycy9kb3ducmV2LnhtbERPS0vDQBC+C/0Pywje2o1VSondhLYQLd7s4z5kxyQ0&#10;Oxt2t038985B8PjxvTfl5Hp1pxA7zwaeFxko4trbjhsD51M1X4OKCdli75kM/FCEspg9bDC3fuQv&#10;uh9ToySEY44G2pSGXOtYt+QwLvxALNy3Dw6TwNBoG3CUcNfrZZattMOOpaHFgfYt1dfjzUnvJ1Xr&#10;ztvx5VBTFfpd9bF7vxjz9Dht30AlmtK/+M99sAZeM1krZ+QI6O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nFczvwAAANwAAAAPAAAAAAAAAAAAAAAAAJgCAABkcnMvZG93bnJl&#10;di54bWxQSwUGAAAAAAQABAD1AAAAhAMAAAAA&#10;" fillcolor="#e6e6ff" stroked="f"/>
                <v:rect id="Rectangle 286" o:spid="_x0000_s1282" style="position:absolute;left:3308;top:21653;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AlMsYA&#10;AADcAAAADwAAAGRycy9kb3ducmV2LnhtbESP3WrCQBSE7wu+w3IK3pS6UYrY1FWCpaUX/iXtAxyy&#10;p0lo9mzMbmP06V1B8HKYmW+Y+bI3teiodZVlBeNRBII4t7riQsHP98fzDITzyBpry6TgRA6Wi8HD&#10;HGNtj5xSl/lCBAi7GBWU3jexlC4vyaAb2YY4eL+2NeiDbAupWzwGuKnlJIqm0mDFYaHEhlYl5X/Z&#10;v1GQZwmvu6ctUbb/3G2Sw3u/S89KDR/75A2Ep97fw7f2l1bwEr3C9Uw4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AlMsYAAADcAAAADwAAAAAAAAAAAAAAAACYAgAAZHJz&#10;L2Rvd25yZXYueG1sUEsFBgAAAAAEAAQA9QAAAIsDAAAAAA==&#10;" fillcolor="#e5e5ff" stroked="f"/>
                <v:rect id="Rectangle 287" o:spid="_x0000_s1283" style="position:absolute;left:3308;top:21717;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0msEA&#10;AADcAAAADwAAAGRycy9kb3ducmV2LnhtbERPTYvCMBC9C/sfwizsTdMui5SuUXShoChI1cMeh2Zs&#10;i82kJFHrvzcHwePjfc8Wg+nEjZxvLStIJwkI4srqlmsFp2MxzkD4gKyxs0wKHuRhMf8YzTDX9s4l&#10;3Q6hFjGEfY4KmhD6XEpfNWTQT2xPHLmzdQZDhK6W2uE9hptOfifJVBpsOTY02NNfQ9XlcDUKNuk+&#10;zY6dd9tdVhT/q7Lsk+ug1NfnsPwFEWgIb/HLvdYKftI4P56JR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0dJrBAAAA3AAAAA8AAAAAAAAAAAAAAAAAmAIAAGRycy9kb3du&#10;cmV2LnhtbFBLBQYAAAAABAAEAPUAAACGAwAAAAA=&#10;" fillcolor="#e4e4ff" stroked="f"/>
                <v:rect id="Rectangle 288" o:spid="_x0000_s1284" style="position:absolute;left:3308;top:21786;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3Iw8IA&#10;AADcAAAADwAAAGRycy9kb3ducmV2LnhtbESP3WoCMRSE7wu+QziCdzWb+oNsjSJCwduqD3DYHHdT&#10;NydrEtf17ZtCwcthZr5h1tvBtaKnEK1nDWpagCCuvLFcazifvt5XIGJCNth6Jg1PirDdjN7WWBr/&#10;4G/qj6kWGcKxRA1NSl0pZawachinviPO3sUHhynLUEsT8JHhrpUfRbGUDi3nhQY72jdUXY93p8Eu&#10;aH4I7Un1i9tqdv+preqrp9aT8bD7BJFoSK/wf/tgNMyVgr8z+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TcjDwgAAANwAAAAPAAAAAAAAAAAAAAAAAJgCAABkcnMvZG93&#10;bnJldi54bWxQSwUGAAAAAAQABAD1AAAAhwMAAAAA&#10;" fillcolor="#e3e3ff" stroked="f"/>
                <v:rect id="Rectangle 289" o:spid="_x0000_s1285" style="position:absolute;left:3308;top:21850;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o81cYA&#10;AADcAAAADwAAAGRycy9kb3ducmV2LnhtbESPQWvCQBSE74X+h+UVeqsbpdgQXUWUiqCXqpR6e2Rf&#10;k63ZtzG7NfHfu4LgcZiZb5jxtLOVOFPjjWMF/V4Cgjh32nChYL/7fEtB+ICssXJMCi7kYTp5fhpj&#10;pl3LX3TehkJECPsMFZQh1JmUPi/Jou+5mjh6v66xGKJsCqkbbCPcVnKQJENp0XBcKLGmeUn5cftv&#10;FZzaw4f5YzPffLfLffGzTjfLRarU60s3G4EI1IVH+N5eaQXv/QHczsQjIC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o81cYAAADcAAAADwAAAAAAAAAAAAAAAACYAgAAZHJz&#10;L2Rvd25yZXYueG1sUEsFBgAAAAAEAAQA9QAAAIsDAAAAAA==&#10;" fillcolor="#e2e2ff" stroked="f"/>
                <v:rect id="Rectangle 290" o:spid="_x0000_s1286" style="position:absolute;left:3308;top:21920;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MEA&#10;AADcAAAADwAAAGRycy9kb3ducmV2LnhtbESPT4vCMBTE78J+h/AW9qZpVWS3GkUFwat/ds+P5tmU&#10;Ji+liVq//UYQPA4z8xtmseqdFTfqQu1ZQT7KQBCXXtdcKTifdsNvECEia7SeScGDAqyWH4MFFtrf&#10;+UC3Y6xEgnAoUIGJsS2kDKUhh2HkW+LkXXznMCbZVVJ3eE9wZ+U4y2bSYc1pwWBLW0Nlc7w6Bc1+&#10;M8nNH5Ut/1zt4aHtrm9+lfr67NdzEJH6+A6/2nutYJpP4HkmHQ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v7vzBAAAA3AAAAA8AAAAAAAAAAAAAAAAAmAIAAGRycy9kb3du&#10;cmV2LnhtbFBLBQYAAAAABAAEAPUAAACGAwAAAAA=&#10;" fillcolor="#e1e1ff" stroked="f"/>
                <v:rect id="Rectangle 291" o:spid="_x0000_s1287" style="position:absolute;left:3308;top:21983;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1ThMcA&#10;AADcAAAADwAAAGRycy9kb3ducmV2LnhtbESPT2vCQBTE70K/w/IK3nQTDaVE19D6B/TQg7bo9ZF9&#10;TUKzb2N2TdJ+erdQ6HGYmd8wy2wwteiodZVlBfE0AkGcW11xoeDjfTd5BuE8ssbaMin4JgfZ6mG0&#10;xFTbno/UnXwhAoRdigpK75tUSpeXZNBNbUMcvE/bGvRBtoXULfYBbmo5i6InabDisFBiQ+uS8q/T&#10;zSjYvPbVeVgfkvPlrUtmucb5z/aq1PhxeFmA8DT4//Bfe68VJHECv2fCE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dU4THAAAA3AAAAA8AAAAAAAAAAAAAAAAAmAIAAGRy&#10;cy9kb3ducmV2LnhtbFBLBQYAAAAABAAEAPUAAACMAwAAAAA=&#10;" fillcolor="#e0e0ff" stroked="f"/>
                <v:rect id="Rectangle 292" o:spid="_x0000_s1288" style="position:absolute;left:3308;top:2211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7hYsYA&#10;AADcAAAADwAAAGRycy9kb3ducmV2LnhtbESPQWvCQBSE74L/YXlCb7pJaUVS12ALFhWEVlt6fWaf&#10;2WD2bciuJv333YLgcZiZb5h53ttaXKn1lWMF6SQBQVw4XXGp4OuwGs9A+ICssXZMCn7JQ74YDuaY&#10;adfxJ133oRQRwj5DBSaEJpPSF4Ys+olriKN3cq3FEGVbSt1iF+G2lo9JMpUWK44LBht6M1Sc9xer&#10;YPO6O67ejf/5Dmf90S1323qznSr1MOqXLyAC9eEevrXXWsFT+gz/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7hYsYAAADcAAAADwAAAAAAAAAAAAAAAACYAgAAZHJz&#10;L2Rvd25yZXYueG1sUEsFBgAAAAAEAAQA9QAAAIsDAAAAAA==&#10;" fillcolor="#dfdfff" stroked="f"/>
                <v:rect id="Rectangle 293" o:spid="_x0000_s1289" style="position:absolute;left:3308;top:22180;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yW0MIA&#10;AADcAAAADwAAAGRycy9kb3ducmV2LnhtbESP3YrCMBSE7wXfIZwF7zT1F6lNRXQFL/17gENzbMsm&#10;J6XJ2u4+vVlY8HKYmW+YbNtbI57U+tqxgukkAUFcOF1zqeB+O47XIHxA1mgck4If8rDNh4MMU+06&#10;vtDzGkoRIexTVFCF0KRS+qIii37iGuLoPVxrMUTZllK32EW4NXKWJCtpsea4UGFD+4qKr+u3VWCW&#10;VCzcRR/s72e3nDf3oz2cjVKjj363ARGoD+/wf/ukFSymK/g7E4+Az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JbQwgAAANwAAAAPAAAAAAAAAAAAAAAAAJgCAABkcnMvZG93&#10;bnJldi54bWxQSwUGAAAAAAQABAD1AAAAhwMAAAAA&#10;" fillcolor="#ddf" stroked="f"/>
                <v:rect id="Rectangle 294" o:spid="_x0000_s1290" style="position:absolute;left:3308;top:22313;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NSpMMA&#10;AADcAAAADwAAAGRycy9kb3ducmV2LnhtbESPT4vCMBTE7wt+h/AEL8uaWpZWukZRQdCb/8+P5m1b&#10;tnmpTdTutzeC4HGYmd8wk1lnanGj1lWWFYyGEQji3OqKCwXHw+prDMJ5ZI21ZVLwTw5m097HBDNt&#10;77yj294XIkDYZaig9L7JpHR5SQbd0DbEwfu1rUEfZFtI3eI9wE0t4yhKpMGKw0KJDS1Lyv/2V6Mg&#10;Xm8wOY8/N8ctrurkksan7eKs1KDfzX9AeOr8O/xqr7WC71EKzzPhCM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NSpMMAAADcAAAADwAAAAAAAAAAAAAAAACYAgAAZHJzL2Rv&#10;d25yZXYueG1sUEsFBgAAAAAEAAQA9QAAAIgDAAAAAA==&#10;" fillcolor="#dcdcff" stroked="f"/>
                <v:rect id="Rectangle 295" o:spid="_x0000_s1291" style="position:absolute;left:3308;top:22383;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81nsIA&#10;AADcAAAADwAAAGRycy9kb3ducmV2LnhtbERPy2rCQBTdF/yH4Qrd1YlFVGImorXFdlkfiLtr5poE&#10;M3fCzNSkf99ZCF0ezjtb9qYRd3K+tqxgPEpAEBdW11wqOOw/XuYgfEDW2FgmBb/kYZkPnjJMte34&#10;m+67UIoYwj5FBVUIbSqlLyoy6Ee2JY7c1TqDIUJXSu2wi+Gmka9JMpUGa44NFbb0VlFx2/0YBV/r&#10;iW3D5vy+nbtu5k6by/HYOKWeh/1qASJQH/7FD/enVjAZx7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HzWewgAAANwAAAAPAAAAAAAAAAAAAAAAAJgCAABkcnMvZG93&#10;bnJldi54bWxQSwUGAAAAAAQABAD1AAAAhwMAAAAA&#10;" fillcolor="#dbdbff" stroked="f"/>
                <v:rect id="Rectangle 296" o:spid="_x0000_s1292" style="position:absolute;left:3308;top:22447;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gzRMQA&#10;AADcAAAADwAAAGRycy9kb3ducmV2LnhtbESPT4vCMBTE78J+h/AW9qZpl0W0axRdETwJVg8eH83r&#10;n7V5KU201U9vBMHjMDO/YWaL3tTiSq2rLCuIRxEI4szqigsFx8NmOAHhPLLG2jIpuJGDxfxjMMNE&#10;2473dE19IQKEXYIKSu+bREqXlWTQjWxDHLzctgZ9kG0hdYtdgJtafkfRWBqsOCyU2NBfSdk5vRgF&#10;p3yVbvPM/d/j/fSW7rr+sN6slPr67Je/IDz1/h1+tbdawU88h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IM0TEAAAA3AAAAA8AAAAAAAAAAAAAAAAAmAIAAGRycy9k&#10;b3ducmV2LnhtbFBLBQYAAAAABAAEAPUAAACJAwAAAAA=&#10;" fillcolor="#dadaff" stroked="f"/>
                <v:rect id="Rectangle 297" o:spid="_x0000_s1293" style="position:absolute;left:3308;top:2251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O9D8EA&#10;AADcAAAADwAAAGRycy9kb3ducmV2LnhtbERPS27CMBDdI3EHa5C6QeAUVQVSDGqbtmIJgQMM8TSO&#10;iMeR7UK4PV5UYvn0/qtNb1txIR8axwqepxkI4srphmsFx8P3ZAEiRGSNrWNScKMAm/VwsMJcuyvv&#10;6VLGWqQQDjkqMDF2uZShMmQxTF1HnLhf5y3GBH0ttcdrCretnGXZq7TYcGow2NGnoepc/lkFNC6X&#10;/icWhSnmp49t5r92+nBW6mnUv7+BiNTHh/jfvdUKXmZpfjqTjo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TvQ/BAAAA3AAAAA8AAAAAAAAAAAAAAAAAmAIAAGRycy9kb3du&#10;cmV2LnhtbFBLBQYAAAAABAAEAPUAAACGAwAAAAA=&#10;" fillcolor="#d9d9ff" stroked="f"/>
                <v:rect id="Rectangle 298" o:spid="_x0000_s1294" style="position:absolute;left:3308;top:22580;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72yMYA&#10;AADcAAAADwAAAGRycy9kb3ducmV2LnhtbESPQWvCQBSE70L/w/IKvYhuIlokukoJlIoeSq3SHh/Z&#10;ZzY0+zbNrhr99W5B6HGYmW+Y+bKztThR6yvHCtJhAoK4cLriUsHu83UwBeEDssbaMSm4kIfl4qE3&#10;x0y7M3/QaRtKESHsM1RgQmgyKX1hyKIfuoY4egfXWgxRtqXULZ4j3NZylCTP0mLFccFgQ7mh4md7&#10;tAqS/LsxX7q/n1SblUQ/Xr9f336VenrsXmYgAnXhP3xvr7SC8SiFvzPx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72yMYAAADcAAAADwAAAAAAAAAAAAAAAACYAgAAZHJz&#10;L2Rvd25yZXYueG1sUEsFBgAAAAAEAAQA9QAAAIsDAAAAAA==&#10;" fillcolor="#d8d8ff" stroked="f"/>
                <v:rect id="Rectangle 299" o:spid="_x0000_s1295" style="position:absolute;left:3308;top:22644;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UcRMQA&#10;AADcAAAADwAAAGRycy9kb3ducmV2LnhtbESP0YrCMBRE34X9h3AXfNPUrohUo8jCuiqKrOsHXJpr&#10;W2xuahO1/XsjCD4OM3OGmc4bU4ob1a6wrGDQj0AQp1YXnCk4/v/0xiCcR9ZYWiYFLTmYzz46U0y0&#10;vfMf3Q4+EwHCLkEFufdVIqVLczLo+rYiDt7J1gZ9kHUmdY33ADeljKNoJA0WHBZyrOg7p/R8uBoF&#10;u/MgXp8W7X7Tpnq/3P4Oo8vXSqnuZ7OYgPDU+Hf41V5pBcM4h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HETEAAAA3AAAAA8AAAAAAAAAAAAAAAAAmAIAAGRycy9k&#10;b3ducmV2LnhtbFBLBQYAAAAABAAEAPUAAACJAwAAAAA=&#10;" fillcolor="#d7d7ff" stroked="f"/>
                <v:rect id="Rectangle 300" o:spid="_x0000_s1296" style="position:absolute;left:3308;top:22713;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7osQA&#10;AADcAAAADwAAAGRycy9kb3ducmV2LnhtbESPW2vCQBSE3wv+h+UIvtWNF0SimyClF1uK4OUHHLPH&#10;JJo9G3a3Gv99tyD0cZiZb5hl3plGXMn52rKC0TABQVxYXXOp4LB/e56D8AFZY2OZFNzJQ571npaY&#10;anvjLV13oRQRwj5FBVUIbSqlLyoy6Ie2JY7eyTqDIUpXSu3wFuGmkeMkmUmDNceFClt6qai47H6M&#10;Anc+fnxttqv6k9+/7SsafceglRr0u9UCRKAu/Icf7bVWMB1P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be6LEAAAA3AAAAA8AAAAAAAAAAAAAAAAAmAIAAGRycy9k&#10;b3ducmV2LnhtbFBLBQYAAAAABAAEAPUAAACJAwAAAAA=&#10;" fillcolor="#d6d6ff" stroked="f"/>
                <v:rect id="Rectangle 301" o:spid="_x0000_s1297" style="position:absolute;left:3308;top:2284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YJDsYA&#10;AADcAAAADwAAAGRycy9kb3ducmV2LnhtbESPQWvCQBSE74L/YXkFb2ZTsWJTV5FCrQehaEqht0f2&#10;NUmbfRt2VxP99W5B8DjMzDfMYtWbRpzI+dqygsckBUFcWF1zqeAzfxvPQfiArLGxTArO5GG1HA4W&#10;mGnb8Z5Oh1CKCGGfoYIqhDaT0hcVGfSJbYmj92OdwRClK6V22EW4aeQkTWfSYM1xocKWXisq/g5H&#10;owD97kNent7z7aaTX+H4/euey1yp0UO/fgERqA/38K291Qqmkyn8n4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YJDsYAAADcAAAADwAAAAAAAAAAAAAAAACYAgAAZHJz&#10;L2Rvd25yZXYueG1sUEsFBgAAAAAEAAQA9QAAAIsDAAAAAA==&#10;" fillcolor="#d4d4ff" stroked="f"/>
                <v:rect id="Rectangle 302" o:spid="_x0000_s1298" style="position:absolute;left:3308;top:22910;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08YA&#10;AADcAAAADwAAAGRycy9kb3ducmV2LnhtbESPQWvCQBSE74X+h+UVetNNRUOJ2YiIFaEntVW8vWZf&#10;k9Ds2zS76vrvXaHQ4zAz3zD5LJhWnKl3jWUFL8MEBHFpdcOVgo/d2+AVhPPIGlvLpOBKDmbF40OO&#10;mbYX3tB56ysRIewyVFB732VSurImg25oO+LofdveoI+yr6Tu8RLhppWjJEmlwYbjQo0dLWoqf7Yn&#10;o6D7Osz5fbVLj7/78TKEFX2u05NSz09hPgXhKfj/8F97rRWMRxO4n4lHQB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n08YAAADcAAAADwAAAAAAAAAAAAAAAACYAgAAZHJz&#10;L2Rvd25yZXYueG1sUEsFBgAAAAAEAAQA9QAAAIsDAAAAAA==&#10;" fillcolor="#d3d3ff" stroked="f"/>
                <v:rect id="Rectangle 303" o:spid="_x0000_s1299" style="position:absolute;left:3308;top:23044;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Xa8IA&#10;AADcAAAADwAAAGRycy9kb3ducmV2LnhtbESPT4vCMBTE74LfITzBm6b+QaQaRQRh2cOCVe+P5tlU&#10;m5fSpLV++42wsMdhZn7DbPe9rURHjS8dK5hNExDEudMlFwqul9NkDcIHZI2VY1LwJg/73XCwxVS7&#10;F5+py0IhIoR9igpMCHUqpc8NWfRTVxNH7+4aiyHKppC6wVeE20rOk2QlLZYcFwzWdDSUP7PWKujM&#10;zVXrxfEH3+13tnzU5ItLq9R41B82IAL14T/81/7SCpbzFXzOx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NdrwgAAANwAAAAPAAAAAAAAAAAAAAAAAJgCAABkcnMvZG93&#10;bnJldi54bWxQSwUGAAAAAAQABAD1AAAAhwMAAAAA&#10;" fillcolor="#d1d1ff" stroked="f"/>
                <v:rect id="Rectangle 304" o:spid="_x0000_s1300" style="position:absolute;left:3308;top:23177;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87MUA&#10;AADcAAAADwAAAGRycy9kb3ducmV2LnhtbESPQWvCQBSE7wX/w/IEb3WjiEp0FRGUtlQhVnt+ZF+T&#10;aPZtml019de7gtDjMDPfMNN5Y0pxodoVlhX0uhEI4tTqgjMF+6/V6xiE88gaS8uk4I8czGetlynG&#10;2l45ocvOZyJA2MWoIPe+iqV0aU4GXddWxMH7sbVBH2SdSV3jNcBNKftRNJQGCw4LOVa0zCk97c5G&#10;wWd0+GhuyTn5Xr0ft8fe5ndNB1Sq024WExCeGv8ffrbftIJBfwS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7zsxQAAANwAAAAPAAAAAAAAAAAAAAAAAJgCAABkcnMv&#10;ZG93bnJldi54bWxQSwUGAAAAAAQABAD1AAAAigMAAAAA&#10;" fillcolor="#d0d0ff" stroked="f"/>
                <v:rect id="Rectangle 305" o:spid="_x0000_s1301" style="position:absolute;left:3308;top:23241;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wvacYA&#10;AADcAAAADwAAAGRycy9kb3ducmV2LnhtbESPwWrCQBCG7wXfYRmht2ajtLWmWUWEQnvwUBWqtyE7&#10;JqnZ2ZDdaHz7zqHgcfjn/+abfDm4Rl2oC7VnA5MkBUVceFtzaWC/+3h6AxUissXGMxm4UYDlYvSQ&#10;Y2b9lb/pso2lEgiHDA1UMbaZ1qGoyGFIfEss2cl3DqOMXalth1eBu0ZP0/RVO6xZLlTY0rqi4rzt&#10;nWhQP/+qf0/Dz4wO9rY5HDexfDHmcTys3kFFGuJ9+b/9aQ08T8VWnhEC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wvacYAAADcAAAADwAAAAAAAAAAAAAAAACYAgAAZHJz&#10;L2Rvd25yZXYueG1sUEsFBgAAAAAEAAQA9QAAAIsDAAAAAA==&#10;" fillcolor="#cfcfff" stroked="f"/>
                <v:rect id="Rectangle 306" o:spid="_x0000_s1302" style="position:absolute;left:3308;top:23310;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hDRcAA&#10;AADcAAAADwAAAGRycy9kb3ducmV2LnhtbESPzYrCMBSF98K8Q7gDs9PUIqKdpiKCIMxqqri+Ntem&#10;THNTmqjt208EweXh/HycfDPYVtyp941jBfNZAoK4crrhWsHpuJ+uQPiArLF1TApG8rApPiY5Zto9&#10;+JfuZahFHGGfoQITQpdJ6StDFv3MdcTRu7reYoiyr6Xu8RHHbSvTJFlKiw1HgsGOdoaqv/Jmn5Dr&#10;sB5/UkMdLc7sL+OlHBulvj6H7TeIQEN4h1/tg1awSNfwPBOPgC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PhDRcAAAADcAAAADwAAAAAAAAAAAAAAAACYAgAAZHJzL2Rvd25y&#10;ZXYueG1sUEsFBgAAAAAEAAQA9QAAAIUDAAAAAA==&#10;" fillcolor="#ceceff" stroked="f"/>
                <v:rect id="Rectangle 307" o:spid="_x0000_s1303" style="position:absolute;left:3308;top:23374;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azsAA&#10;AADcAAAADwAAAGRycy9kb3ducmV2LnhtbERPS2vCQBC+F/wPywje6kYtRaKriBDoRaE+EG9DdkyC&#10;2dmQ3Zrk33cOhR4/vvd627tavagNlWcDs2kCijj3tuLCwOWcvS9BhYhssfZMBgYKsN2M3taYWt/x&#10;N71OsVASwiFFA2WMTap1yEtyGKa+IRbu4VuHUWBbaNtiJ+Gu1vMk+dQOK5aGEhval5Q/Tz/OgNQf&#10;kzNfhmszf975NmR9d8iMmYz73QpUpD7+i//cX9bAx0Lmyxk5An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oazsAAAADcAAAADwAAAAAAAAAAAAAAAACYAgAAZHJzL2Rvd25y&#10;ZXYueG1sUEsFBgAAAAAEAAQA9QAAAIUDAAAAAA==&#10;" fillcolor="#cdcdff" stroked="f"/>
                <v:rect id="Rectangle 308" o:spid="_x0000_s1304" style="position:absolute;left:3308;top:23444;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5fccA&#10;AADcAAAADwAAAGRycy9kb3ducmV2LnhtbESPQWvCQBSE7wX/w/KEXkqzsS1SU1dRaUERhKiHHh/Z&#10;ZxLMvg27G4399W6h0OMwM98w03lvGnEh52vLCkZJCoK4sLrmUsHx8PX8DsIHZI2NZVJwIw/z2eBh&#10;ipm2V87psg+liBD2GSqoQmgzKX1RkUGf2JY4eifrDIYoXSm1w2uEm0a+pOlYGqw5LlTY0qqi4rzv&#10;jAJ9O++c6Y7LTfuz/Xxydj3J62+lHof94gNEoD78h//aa63g7XUEv2fiEZ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uX3HAAAA3AAAAA8AAAAAAAAAAAAAAAAAmAIAAGRy&#10;cy9kb3ducmV2LnhtbFBLBQYAAAAABAAEAPUAAACMAwAAAAA=&#10;" fillcolor="#ccf" stroked="f"/>
                <v:rect id="Rectangle 309" o:spid="_x0000_s1305" style="position:absolute;left:3308;top:23507;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828QA&#10;AADcAAAADwAAAGRycy9kb3ducmV2LnhtbESPQWvCQBSE7wX/w/KE3pqNtkiIWYMUCu2pmKrnZ/aZ&#10;xGTfptk1xn/fLRR6HGbmGybLJ9OJkQbXWFawiGIQxKXVDVcK9l9vTwkI55E1dpZJwZ0c5JvZQ4ap&#10;tjfe0Vj4SgQIuxQV1N73qZSurMmgi2xPHLyzHQz6IIdK6gFvAW46uYzjlTTYcFiosafXmsq2uBoF&#10;7pqc9Pbzo7hcXHssMVlVh/Fbqcf5tF2D8DT5//Bf+10reHlewu+Zc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z/NvEAAAA3AAAAA8AAAAAAAAAAAAAAAAAmAIAAGRycy9k&#10;b3ducmV2LnhtbFBLBQYAAAAABAAEAPUAAACJAwAAAAA=&#10;" fillcolor="#cbcbff" stroked="f"/>
                <v:rect id="Rectangle 310" o:spid="_x0000_s1306" style="position:absolute;left:3308;top:23571;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4MdMYA&#10;AADcAAAADwAAAGRycy9kb3ducmV2LnhtbESPT2vCQBTE70K/w/KE3nSjllhSVymCJZRc/APt8ZF9&#10;Jmmzb0N2jdFP7wqCx2FmfsMsVr2pRUetqywrmIwjEMS51RUXCg77zegdhPPIGmvLpOBCDlbLl8EC&#10;E23PvKVu5wsRIOwSVFB63yRSurwkg25sG+LgHW1r0AfZFlK3eA5wU8tpFMXSYMVhocSG1iXl/7uT&#10;UfAXZ5f19uc6//rOTjH+pl2a7Y9KvQ77zw8Qnnr/DD/aqVbwNpvB/Uw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4MdMYAAADcAAAADwAAAAAAAAAAAAAAAACYAgAAZHJz&#10;L2Rvd25yZXYueG1sUEsFBgAAAAAEAAQA9QAAAIsDAAAAAA==&#10;" fillcolor="#cacaff" stroked="f"/>
                <v:rect id="Rectangle 311" o:spid="_x0000_s1307" style="position:absolute;left:3308;top:23704;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JEfcQA&#10;AADcAAAADwAAAGRycy9kb3ducmV2LnhtbESP3YrCMBSE74V9h3AE7zTVVdGuUcRFWRDEP5C9OzTH&#10;tmxzUppYu29vBMHLYWa+YWaLxhSipsrllhX0exEI4sTqnFMF59O6OwHhPLLGwjIp+CcHi/lHa4ax&#10;tnc+UH30qQgQdjEqyLwvYyldkpFB17MlcfCutjLog6xSqSu8B7gp5CCKxtJgzmEhw5JWGSV/x5tR&#10;MNrWl/3kV3P+nW6Wkq66bnZTpTrtZvkFwlPj3+FX+0crGH4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SRH3EAAAA3AAAAA8AAAAAAAAAAAAAAAAAmAIAAGRycy9k&#10;b3ducmV2LnhtbFBLBQYAAAAABAAEAPUAAACJAwAAAAA=&#10;" fillcolor="#c8c8ff" stroked="f"/>
                <v:rect id="Rectangle 312" o:spid="_x0000_s1308" style="position:absolute;left:3308;top:23774;width:15488;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6s18UA&#10;AADcAAAADwAAAGRycy9kb3ducmV2LnhtbESPQWvCQBSE74X+h+UVvNVNaislugYpCumlUA31+sg+&#10;k5Ds25hdk/jvu4WCx2FmvmHW6WRaMVDvassK4nkEgriwuuZSQX7cP7+DcB5ZY2uZFNzIQbp5fFhj&#10;ou3I3zQcfCkChF2CCirvu0RKV1Rk0M1tRxy8s+0N+iD7UuoexwA3rXyJoqU0WHNYqLCjj4qK5nA1&#10;Cn6yz3zxdYrdZdc05tz5Md/bUanZ07RdgfA0+Xv4v51pBa+LN/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qzXxQAAANwAAAAPAAAAAAAAAAAAAAAAAJgCAABkcnMv&#10;ZG93bnJldi54bWxQSwUGAAAAAAQABAD1AAAAigMAAAAA&#10;" fillcolor="#c7c7ff" stroked="f"/>
                <v:rect id="Rectangle 313" o:spid="_x0000_s1309" style="position:absolute;left:3308;top:23901;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z/fMUA&#10;AADcAAAADwAAAGRycy9kb3ducmV2LnhtbESPT2vCQBTE70K/w/IK3nRjW0JIs5HWUpHeTMTza/bl&#10;T82+Ddmtxm/fLQgeh5n5DZOtJ9OLM42us6xgtYxAEFdWd9woOJSfiwSE88gae8uk4EoO1vnDLMNU&#10;2wvv6Vz4RgQIuxQVtN4PqZSuasmgW9qBOHi1HQ36IMdG6hEvAW56+RRFsTTYcVhocaBNS9Wp+DUK&#10;jvXxnWJdbJLk67Sti9XPx3ddKjV/nN5eQXia/D18a++0gpfnGP7PhCM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nP98xQAAANwAAAAPAAAAAAAAAAAAAAAAAJgCAABkcnMv&#10;ZG93bnJldi54bWxQSwUGAAAAAAQABAD1AAAAigMAAAAA&#10;" fillcolor="#c5c5ff" stroked="f"/>
                <v:shape id="Freeform 314" o:spid="_x0000_s1310" style="position:absolute;left:3308;top:20726;width:15424;height:3175;visibility:visible;mso-wrap-style:square;v-text-anchor:top" coordsize="372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ujcMMA&#10;AADcAAAADwAAAGRycy9kb3ducmV2LnhtbESPQWvCQBSE7wX/w/IEb82mKm2IriJasVAvTUrPj+wz&#10;Cc2+DbtbE/+9Wyj0OMzMN8x6O5pOXMn51rKCpyQFQVxZ3XKt4LM8PmYgfEDW2FkmBTfysN1MHtaY&#10;azvwB12LUIsIYZ+jgiaEPpfSVw0Z9IntiaN3sc5giNLVUjscItx0cp6mz9Jgy3GhwZ72DVXfxY9R&#10;4I7yVOr0lXznvw4tZe/DmZxSs+m4W4EINIb/8F/7TStYLl7g90w8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ujcMMAAADcAAAADwAAAAAAAAAAAAAAAACYAgAAZHJzL2Rv&#10;d25yZXYueG1sUEsFBgAAAAAEAAQA9QAAAIgDAAAAAA==&#10;" path="m3688,v23,,40,18,40,40l3728,40r,688l3728,728v,23,-17,40,-40,40c3688,768,3688,768,3688,768r,l40,768r,c18,768,,751,,728r,l,40c,18,18,,40,r,l3688,xe" filled="f" strokeweight=".5pt">
                  <v:stroke endcap="round"/>
                  <v:path arrowok="t" o:connecttype="custom" o:connectlocs="1525865,0;1542415,16536;1542415,16536;1542415,300964;1542415,300964;1525865,317500;1525865,317500;1525865,317500;16550,317500;16550,317500;0,300964;0,300964;0,16536;16550,0;16550,0;1525865,0" o:connectangles="0,0,0,0,0,0,0,0,0,0,0,0,0,0,0,0"/>
                </v:shape>
                <v:rect id="Rectangle 315" o:spid="_x0000_s1311" style="position:absolute;left:9994;top:21126;width:1912;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0b8A&#10;AADcAAAADwAAAGRycy9kb3ducmV2LnhtbERPy4rCMBTdC/MP4Q7MTtNREalGkQFBBze2fsCluX1g&#10;clOSaOvfTxYDLg/nvd2P1ogn+dA5VvA9y0AQV0533Ci4lcfpGkSIyBqNY1LwogD73cdki7l2A1/p&#10;WcRGpBAOOSpoY+xzKUPVksUwcz1x4mrnLcYEfSO1xyGFWyPnWbaSFjtODS329NNSdS8eVoEsi+Ow&#10;LozP3O+8vpjz6VqTU+rrczxsQEQa41v87z5pBc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b9rRvwAAANwAAAAPAAAAAAAAAAAAAAAAAJgCAABkcnMvZG93bnJl&#10;di54bWxQSwUGAAAAAAQABAD1AAAAhAMAAAAA&#10;" filled="f" stroked="f">
                  <v:textbox style="mso-fit-shape-to-text:t" inset="0,0,0,0">
                    <w:txbxContent>
                      <w:p w14:paraId="375E7B12" w14:textId="26B31963" w:rsidR="007C615B" w:rsidRDefault="007C615B">
                        <w:r>
                          <w:rPr>
                            <w:rFonts w:ascii="Arial" w:hAnsi="Arial" w:cs="Arial"/>
                            <w:color w:val="000000"/>
                            <w:sz w:val="10"/>
                            <w:szCs w:val="10"/>
                          </w:rPr>
                          <w:t>«</w:t>
                        </w:r>
                        <w:proofErr w:type="gramStart"/>
                        <w:r>
                          <w:rPr>
                            <w:rFonts w:ascii="Arial" w:hAnsi="Arial" w:cs="Arial"/>
                            <w:color w:val="000000"/>
                            <w:sz w:val="10"/>
                            <w:szCs w:val="10"/>
                          </w:rPr>
                          <w:t>type</w:t>
                        </w:r>
                        <w:proofErr w:type="gramEnd"/>
                        <w:r>
                          <w:rPr>
                            <w:rFonts w:ascii="Arial" w:hAnsi="Arial" w:cs="Arial"/>
                            <w:color w:val="000000"/>
                            <w:sz w:val="10"/>
                            <w:szCs w:val="10"/>
                          </w:rPr>
                          <w:t>»</w:t>
                        </w:r>
                      </w:p>
                    </w:txbxContent>
                  </v:textbox>
                </v:rect>
                <v:rect id="Rectangle 316" o:spid="_x0000_s1312" style="position:absolute;left:4635;top:21975;width:1203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SsIA&#10;AADcAAAADwAAAGRycy9kb3ducmV2LnhtbESP3WoCMRSE7wu+QziCdzWrFtHVKFIQbPHG1Qc4bM7+&#10;YHKyJKm7ffumIHg5zMw3zHY/WCMe5EPrWMFsmoEgLp1uuVZwux7fVyBCRNZoHJOCXwqw343etphr&#10;1/OFHkWsRYJwyFFBE2OXSxnKhiyGqeuIk1c5bzEm6WupPfYJbo2cZ9lSWmw5LTTY0WdD5b34sQrk&#10;tTj2q8L4zH3Pq7P5Ol0qckpNxsNhAyLSEF/hZ/ukFXws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I39KwgAAANwAAAAPAAAAAAAAAAAAAAAAAJgCAABkcnMvZG93&#10;bnJldi54bWxQSwUGAAAAAAQABAD1AAAAhwMAAAAA&#10;" filled="f" stroked="f">
                  <v:textbox style="mso-fit-shape-to-text:t" inset="0,0,0,0">
                    <w:txbxContent>
                      <w:p w14:paraId="3FE1ABA1" w14:textId="00F7BF80" w:rsidR="007C615B" w:rsidRDefault="007C615B">
                        <w:r>
                          <w:rPr>
                            <w:rFonts w:ascii="Arial" w:hAnsi="Arial" w:cs="Arial"/>
                            <w:b/>
                            <w:bCs/>
                            <w:i/>
                            <w:iCs/>
                            <w:color w:val="000000"/>
                            <w:sz w:val="10"/>
                            <w:szCs w:val="10"/>
                          </w:rPr>
                          <w:t>GeologyBasic::AbstractFeatureRelation</w:t>
                        </w:r>
                      </w:p>
                    </w:txbxContent>
                  </v:textbox>
                </v:rect>
                <v:rect id="Rectangle 327" o:spid="_x0000_s1313" style="position:absolute;left:10261;top:43237;width:178;height:32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zd78A&#10;AADcAAAADwAAAGRycy9kb3ducmV2LnhtbERPy4rCMBTdC/MP4Q7MTtMRFalGkQFBBze2fsCluX1g&#10;clOSaOvfTxYDLg/nvd2P1ogn+dA5VvA9y0AQV0533Ci4lcfpGkSIyBqNY1LwogD73cdki7l2A1/p&#10;WcRGpBAOOSpoY+xzKUPVksUwcz1x4mrnLcYEfSO1xyGFWyPnWbaSFjtODS329NNSdS8eVoEsi+Ow&#10;LozP3O+8vpjz6VqTU+rrczxsQEQa41v87z5pBYtl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xjN3vwAAANwAAAAPAAAAAAAAAAAAAAAAAJgCAABkcnMvZG93bnJl&#10;di54bWxQSwUGAAAAAAQABAD1AAAAhAMAAAAA&#10;" filled="f" stroked="f">
                  <v:textbox style="mso-fit-shape-to-text:t" inset="0,0,0,0">
                    <w:txbxContent>
                      <w:p w14:paraId="5D2959AE" w14:textId="0D6FE98D" w:rsidR="007C615B" w:rsidRDefault="007C615B">
                        <w:r>
                          <w:rPr>
                            <w:rFonts w:ascii="Segoe UI" w:hAnsi="Segoe UI" w:cs="Segoe UI"/>
                            <w:color w:val="C0C0C0"/>
                            <w:sz w:val="10"/>
                            <w:szCs w:val="10"/>
                          </w:rPr>
                          <w:t xml:space="preserve"> </w:t>
                        </w:r>
                      </w:p>
                    </w:txbxContent>
                  </v:textbox>
                </v:rect>
                <v:line id="Line 330" o:spid="_x0000_s1314" style="position:absolute;visibility:visible;mso-wrap-style:square" from="9131,15297" to="9131,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jMQcUAAADcAAAADwAAAGRycy9kb3ducmV2LnhtbESPQWvCQBSE7wX/w/IEL0U3WhVJXUUU&#10;wUM9NArN8ZF9zaZm34bsqum/7wpCj8PMfMMs152txY1aXzlWMB4lIIgLpysuFZxP++EChA/IGmvH&#10;pOCXPKxXvZclptrd+ZNuWShFhLBPUYEJoUml9IUhi37kGuLofbvWYoiyLaVu8R7htpaTJJlLixXH&#10;BYMNbQ0Vl+xqFTT5LCw2+uPnqzzu2HSXKn/NM6UG/W7zDiJQF/7Dz/ZBK5jO3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jMQcUAAADcAAAADwAAAAAAAAAA&#10;AAAAAAChAgAAZHJzL2Rvd25yZXYueG1sUEsFBgAAAAAEAAQA+QAAAJMDAAAAAA==&#10;" strokeweight=".5pt">
                  <v:stroke joinstyle="bevel" endcap="round"/>
                </v:line>
                <v:line id="Line 331" o:spid="_x0000_s1315" style="position:absolute;visibility:visible;mso-wrap-style:square" from="9131,18141" to="12973,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FUNcUAAADcAAAADwAAAGRycy9kb3ducmV2LnhtbESPQWvCQBSE74X+h+UJXopuKlokuhFp&#10;KXioh8aCOT6yz2xM9m3IbjX++65Q8DjMzDfMejPYVlyo97VjBa/TBARx6XTNlYKfw+dkCcIHZI2t&#10;Y1JwIw+b7Plpjal2V/6mSx4qESHsU1RgQuhSKX1pyKKfuo44eifXWwxR9pXUPV4j3LZyliRv0mLN&#10;ccFgR++Gyib/tQq6YhGWW/11Plb7DzZDUxcvRa7UeDRsVyACDeER/m/vtIL5Yg73M/EIy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FUNcUAAADcAAAADwAAAAAAAAAA&#10;AAAAAAChAgAAZHJzL2Rvd25yZXYueG1sUEsFBgAAAAAEAAQA+QAAAJMDAAAAAA==&#10;" strokeweight=".5pt">
                  <v:stroke joinstyle="bevel" endcap="round"/>
                </v:line>
                <v:line id="Line 332" o:spid="_x0000_s1316" style="position:absolute;flip:y;visibility:visible;mso-wrap-style:square" from="12973,15297" to="12973,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hmf8QAAADcAAAADwAAAGRycy9kb3ducmV2LnhtbESPUWvCQBCE34X+h2OFvulFG6tET5FC&#10;QSgUawu+Lrk1F8ztpbmtxn/fKxR8HGbmG2a16X2jLtTFOrCByTgDRVwGW3Nl4OvzdbQAFQXZYhOY&#10;DNwowmb9MFhhYcOVP+hykEolCMcCDTiRttA6lo48xnFoiZN3Cp1HSbKrtO3wmuC+0dMse9Yea04L&#10;Dlt6cVSeDz/eQC87mbv3J5/n+rY/Z0ecv32jMY/DfrsEJdTLPfzf3lkD+WwGf2fSEd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2GZ/xAAAANwAAAAPAAAAAAAAAAAA&#10;AAAAAKECAABkcnMvZG93bnJldi54bWxQSwUGAAAAAAQABAD5AAAAkgMAAAAA&#10;" strokeweight=".5pt">
                  <v:stroke joinstyle="bevel" endcap="round"/>
                </v:line>
                <v:shape id="Freeform 333" o:spid="_x0000_s1317" style="position:absolute;left:12573;top:15297;width:793;height:990;visibility:visible;mso-wrap-style:square;v-text-anchor:top" coordsize="125,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3rcUA&#10;AADcAAAADwAAAGRycy9kb3ducmV2LnhtbESPwW7CMBBE70j9B2uRuIFD01KUYlCLWolLD0DhvMTb&#10;OEq8jmyXpH9fI1XqcTQzbzSrzWBbcSUfascK5rMMBHHpdM2Vgs/j+3QJIkRkja1jUvBDATbru9EK&#10;C+163tP1ECuRIBwKVGBi7AopQ2nIYpi5jjh5X85bjEn6SmqPfYLbVt5n2UJarDktGOxoa6hsDt9W&#10;wbI5feTH89MQ9ubS+9e3/JQ1uVKT8fDyDCLSEP/Df+2dVvDwuIDbmXQ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jetxQAAANwAAAAPAAAAAAAAAAAAAAAAAJgCAABkcnMv&#10;ZG93bnJldi54bWxQSwUGAAAAAAQABAD1AAAAigMAAAAA&#10;" path="m63,r62,156m63,l,156e" filled="f" strokeweight=".5pt">
                  <v:stroke joinstyle="bevel" endcap="round"/>
                  <v:path arrowok="t" o:connecttype="custom" o:connectlocs="40005,0;79375,99060;40005,0;0,99060" o:connectangles="0,0,0,0"/>
                  <o:lock v:ext="edit" verticies="t"/>
                </v:shape>
                <v:shape id="Freeform 334" o:spid="_x0000_s1318" style="position:absolute;left:11055;top:18141;width:0;height:2585;visibility:visible;mso-wrap-style:square;v-text-anchor:top" coordsize="0,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OnnMQA&#10;AADcAAAADwAAAGRycy9kb3ducmV2LnhtbESPQYvCMBSE7wv+h/AEb5oqrivVKCLq7sHLVkGPz+bZ&#10;FpuX0sRa/71ZEPY4zMw3zHzZmlI0VLvCsoLhIAJBnFpdcKbgeNj2pyCcR9ZYWiYFT3KwXHQ+5hhr&#10;++BfahKfiQBhF6OC3PsqltKlORl0A1sRB+9qa4M+yDqTusZHgJtSjqJoIg0WHBZyrGidU3pL7kbB&#10;5uS/d9tzchrSBa0ZNbf95h4p1eu2qxkIT63/D7/bP1rB+PML/s6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Tp5zEAAAA3AAAAA8AAAAAAAAAAAAAAAAAmAIAAGRycy9k&#10;b3ducmV2LnhtbFBLBQYAAAAABAAEAPUAAACJAwAAAAA=&#10;" path="m,l,73t,42l,188t,42l,303t,41l,407e" filled="f" strokeweight=".5pt">
                  <v:path arrowok="t" o:connecttype="custom" o:connectlocs="0,0;0,46355;0,73025;0,119380;0,146050;0,192405;0,218440;0,258445" o:connectangles="0,0,0,0,0,0,0,0"/>
                  <o:lock v:ext="edit" verticies="t"/>
                </v:shape>
                <v:line id="Line 335" o:spid="_x0000_s1319" style="position:absolute;flip:y;visibility:visible;mso-wrap-style:square" from="10922,23971" to="10922,28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nJ4cEAAADcAAAADwAAAGRycy9kb3ducmV2LnhtbERPTWvCQBC9F/wPywi91Y01rRJdpQiC&#10;UCitCl6H7JgNZmdjdtT477uHQo+P971Y9b5RN+piHdjAeJSBIi6DrbkycNhvXmagoiBbbAKTgQdF&#10;WC0HTwssbLjzD912UqkUwrFAA06kLbSOpSOPcRRa4sSdQudREuwqbTu8p3Df6Ncse9cea04NDlta&#10;OyrPu6s30MtWpu5r4vNcP77P2RGnnxc05nnYf8xBCfXyL/5zb62B/C2tTWfSEd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cnhwQAAANwAAAAPAAAAAAAAAAAAAAAA&#10;AKECAABkcnMvZG93bnJldi54bWxQSwUGAAAAAAQABAD5AAAAjwMAAAAA&#10;" strokeweight=".5pt">
                  <v:stroke joinstyle="bevel" endcap="round"/>
                </v:line>
                <v:shape id="Freeform 336" o:spid="_x0000_s1320" style="position:absolute;left:10521;top:23971;width:794;height:1060;visibility:visible;mso-wrap-style:square;v-text-anchor:top" coordsize="125,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DoR8UA&#10;AADcAAAADwAAAGRycy9kb3ducmV2LnhtbESPQWvCQBSE7wX/w/IEb3VjsaFGVxGp4MEeGj14fGaf&#10;STT7NuyuMf77bqHQ4zAz3zCLVW8a0ZHztWUFk3ECgriwuuZSwfGwff0A4QOyxsYyKXiSh9Vy8LLA&#10;TNsHf1OXh1JECPsMFVQhtJmUvqjIoB/bljh6F+sMhihdKbXDR4SbRr4lSSoN1hwXKmxpU1Fxy+9G&#10;Qbk55ebzcN+59Nyd9nn6Nb1eglKjYb+egwjUh//wX3unFUzfZ/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OhHxQAAANwAAAAPAAAAAAAAAAAAAAAAAJgCAABkcnMv&#10;ZG93bnJldi54bWxQSwUGAAAAAAQABAD1AAAAigMAAAAA&#10;" path="m125,167l,167,63,r62,167xe" fillcolor="#fcf2e3" stroked="f">
                  <v:path arrowok="t" o:connecttype="custom" o:connectlocs="79375,106045;0,106045;40005,0;79375,106045" o:connectangles="0,0,0,0"/>
                </v:shape>
                <v:shape id="Freeform 337" o:spid="_x0000_s1321" style="position:absolute;left:10521;top:23971;width:794;height:1060;visibility:visible;mso-wrap-style:square;v-text-anchor:top" coordsize="125,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e0xsAA&#10;AADcAAAADwAAAGRycy9kb3ducmV2LnhtbERPzYrCMBC+C/sOYRa8yJoqUtxqFNlFWDwIVh9gaMa2&#10;tJmUJK317TcHwePH97/dj6YVAzlfW1awmCcgiAuray4V3K7HrzUIH5A1tpZJwZM87Hcfky1m2j74&#10;QkMeShFD2GeooAqhy6T0RUUG/dx2xJG7W2cwROhKqR0+Yrhp5TJJUmmw5thQYUc/FRVN3hsFh1S7&#10;5uTPgynDYv37Pesbpl6p6ed42IAINIa3+OX+0wpWaZwfz8QjIH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e0xsAAAADcAAAADwAAAAAAAAAAAAAAAACYAgAAZHJzL2Rvd25y&#10;ZXYueG1sUEsFBgAAAAAEAAQA9QAAAIUDAAAAAA==&#10;" path="m125,167l,167,63,r62,167xe" filled="f" strokeweight=".5pt">
                  <v:stroke joinstyle="bevel" endcap="round"/>
                  <v:path arrowok="t" o:connecttype="custom" o:connectlocs="79375,106045;0,106045;40005,0;79375,106045" o:connectangles="0,0,0,0"/>
                </v:shape>
                <v:line id="Line 338" o:spid="_x0000_s1322" style="position:absolute;visibility:visible;mso-wrap-style:square" from="27666,15360" to="27666,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o9EMUAAADcAAAADwAAAGRycy9kb3ducmV2LnhtbESPQWvCQBSE70L/w/IKvYhuLCoSXYO0&#10;FHqwB1PBHB/ZZzYm+zZkt5r++64g9DjMzDfMJhtsK67U+9qxgtk0AUFcOl1zpeD4/TFZgfABWWPr&#10;mBT8kods+zTaYKrdjQ90zUMlIoR9igpMCF0qpS8NWfRT1xFH7+x6iyHKvpK6x1uE21a+JslSWqw5&#10;Lhjs6M1Q2eQ/VkFXLMJqp/eXU/X1zmZo6mJc5Eq9PA+7NYhAQ/gPP9qfWsF8OYP7mXg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So9EMUAAADcAAAADwAAAAAAAAAA&#10;AAAAAAChAgAAZHJzL2Rvd25yZXYueG1sUEsFBgAAAAAEAAQA+QAAAJMDAAAAAA==&#10;" strokeweight=".5pt">
                  <v:stroke joinstyle="bevel" endcap="round"/>
                </v:line>
                <v:line id="Line 339" o:spid="_x0000_s1323" style="position:absolute;visibility:visible;mso-wrap-style:square" from="27666,17811" to="31235,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ijZ8UAAADcAAAADwAAAGRycy9kb3ducmV2LnhtbESPQWvCQBSE70L/w/IKvYhuKioSXYO0&#10;FHqwB1PBHB/ZZzYm+zZkt5r++64g9DjMzDfMJhtsK67U+9qxgtdpAoK4dLrmSsHx+2OyAuEDssbW&#10;MSn4JQ/Z9mm0wVS7Gx/omodKRAj7FBWYELpUSl8asuinriOO3tn1FkOUfSV1j7cIt62cJclSWqw5&#10;Lhjs6M1Q2eQ/VkFXLMJqp/eXU/X1zmZo6mJc5Eq9PA+7NYhAQ/gPP9qfWsF8OYP7mXg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ijZ8UAAADcAAAADwAAAAAAAAAA&#10;AAAAAAChAgAAZHJzL2Rvd25yZXYueG1sUEsFBgAAAAAEAAQA+QAAAJMDAAAAAA==&#10;" strokeweight=".5pt">
                  <v:stroke joinstyle="bevel" endcap="round"/>
                </v:line>
                <v:line id="Line 340" o:spid="_x0000_s1324" style="position:absolute;flip:y;visibility:visible;mso-wrap-style:square" from="31235,15360" to="31235,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GRLcMAAADcAAAADwAAAGRycy9kb3ducmV2LnhtbESPUWvCQBCE3wv9D8cW+lYvrUElekoR&#10;CoJQrAq+Lrk1F8ztxdxW47/3CkIfh5n5hpktet+oC3WxDmzgfZCBIi6DrbkysN99vU1ARUG22AQm&#10;AzeKsJg/P82wsOHKP3TZSqUShGOBBpxIW2gdS0ce4yC0xMk7hs6jJNlV2nZ4TXDf6I8sG2mPNacF&#10;hy0tHZWn7a830MtKxu576PNc3zan7IDj9RmNeX3pP6eghHr5Dz/aK2sgHw3h70w6Anp+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RkS3DAAAA3AAAAA8AAAAAAAAAAAAA&#10;AAAAoQIAAGRycy9kb3ducmV2LnhtbFBLBQYAAAAABAAEAPkAAACRAwAAAAA=&#10;" strokeweight=".5pt">
                  <v:stroke joinstyle="bevel" endcap="round"/>
                </v:line>
                <v:shape id="Freeform 341" o:spid="_x0000_s1325" style="position:absolute;left:27330;top:15360;width:667;height:1327;visibility:visible;mso-wrap-style:square;v-text-anchor:top" coordsize="105,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qjpMEA&#10;AADcAAAADwAAAGRycy9kb3ducmV2LnhtbESPQYvCMBSE7wv+h/AEb2uqFpFqFFFE2ZvdPXh8NM+2&#10;2LyUJtr4782C4HGYmW+Y1SaYRjyoc7VlBZNxAoK4sLrmUsHf7+F7AcJ5ZI2NZVLwJAeb9eBrhZm2&#10;PZ/pkftSRAi7DBVU3reZlK6oyKAb25Y4elfbGfRRdqXUHfYRbho5TZK5NFhzXKiwpV1FxS2/GwV5&#10;uBzL8BPO6cWEkLZ6uu9nRqnRMGyXIDwF/wm/2yetIJ2n8H8mHgG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Ko6TBAAAA3AAAAA8AAAAAAAAAAAAAAAAAmAIAAGRycy9kb3du&#10;cmV2LnhtbFBLBQYAAAAABAAEAPUAAACGAwAAAAA=&#10;" path="m105,105l53,,,105,53,209,105,105xe" fillcolor="black" stroked="f">
                  <v:path arrowok="t" o:connecttype="custom" o:connectlocs="66675,66675;33655,0;0,66675;33655,132715;66675,66675" o:connectangles="0,0,0,0,0"/>
                </v:shape>
                <v:shape id="Freeform 342" o:spid="_x0000_s1326" style="position:absolute;left:27330;top:15360;width:667;height:1327;visibility:visible;mso-wrap-style:square;v-text-anchor:top" coordsize="105,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aszMQA&#10;AADcAAAADwAAAGRycy9kb3ducmV2LnhtbESP0WrCQBRE34X+w3ILfdNN1AaJrqKC4oMUjH7ANXub&#10;Dc3eDdltTP++KxT6OMzMGWa1GWwjeup87VhBOklAEJdO11wpuF0P4wUIH5A1No5JwQ952KxfRivM&#10;tXvwhfoiVCJC2OeowITQ5lL60pBFP3EtcfQ+XWcxRNlVUnf4iHDbyGmSZNJizXHBYEt7Q+VX8W0V&#10;zA6t8R/7Ml2k9104zrZ47M+ZUm+vw3YJItAQ/sN/7ZNWMM/e4Xk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2rMzEAAAA3AAAAA8AAAAAAAAAAAAAAAAAmAIAAGRycy9k&#10;b3ducmV2LnhtbFBLBQYAAAAABAAEAPUAAACJAwAAAAA=&#10;" path="m105,105l53,,,105,53,209,105,105xe" filled="f" strokeweight=".5pt">
                  <v:stroke joinstyle="bevel" endcap="round"/>
                  <v:path arrowok="t" o:connecttype="custom" o:connectlocs="66675,66675;33655,0;0,66675;33655,132715;66675,66675" o:connectangles="0,0,0,0,0"/>
                </v:shape>
                <v:shape id="Freeform 343" o:spid="_x0000_s1327" style="position:absolute;left:30841;top:15360;width:794;height:997;visibility:visible;mso-wrap-style:square;v-text-anchor:top" coordsize="125,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6Lo8MA&#10;AADcAAAADwAAAGRycy9kb3ducmV2LnhtbESPwWrDMBBE74X8g9hAbrXcEExxrYSSECj4FLuQHhdr&#10;a5taKyMptvv3UaDQ4zAzb5jisJhBTOR8b1nBS5KCIG6s7rlV8Fmfn19B+ICscbBMCn7Jw2G/eiow&#10;13bmC01VaEWEsM9RQRfCmEvpm44M+sSOxNH7ts5giNK1UjucI9wMcpummTTYc1zocKRjR81PdTMK&#10;zPlYX7+u1tLkZnm6DWW5y0qlNuvl/Q1EoCX8h//aH1rBLsvgcSYe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6Lo8MAAADcAAAADwAAAAAAAAAAAAAAAACYAgAAZHJzL2Rv&#10;d25yZXYueG1sUEsFBgAAAAAEAAQA9QAAAIgDAAAAAA==&#10;" path="m62,r63,157m62,l,157e" filled="f" strokeweight=".5pt">
                  <v:stroke joinstyle="bevel" endcap="round"/>
                  <v:path arrowok="t" o:connecttype="custom" o:connectlocs="39370,0;79375,99695;39370,0;0,99695" o:connectangles="0,0,0,0"/>
                  <o:lock v:ext="edit" verticies="t"/>
                </v:shape>
                <v:shape id="Freeform 344" o:spid="_x0000_s1328" style="position:absolute;left:29451;top:17811;width:0;height:9932;visibility:visible;mso-wrap-style:square;v-text-anchor:top" coordsize="0,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I/RMYA&#10;AADcAAAADwAAAGRycy9kb3ducmV2LnhtbESPQWvCQBSE74L/YXlCL1I31hJLdA2xqPUm2oLXR/Y1&#10;Cc2+Dbtbjf76bqHQ4zAz3zDLvDetuJDzjWUF00kCgri0uuFKwcf79vEFhA/IGlvLpOBGHvLVcLDE&#10;TNsrH+lyCpWIEPYZKqhD6DIpfVmTQT+xHXH0Pq0zGKJ0ldQOrxFuWvmUJKk02HBcqLGj15rKr9O3&#10;UXA+FOP97Ia76n5fH9945tLN1in1MOqLBYhAffgP/7X3WsFzOof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I/RMYAAADcAAAADwAAAAAAAAAAAAAAAACYAgAAZHJz&#10;L2Rvd25yZXYueG1sUEsFBgAAAAAEAAQA9QAAAIsDAAAAAA==&#10;" path="m,l,73t,42l,188t,42l,303t,41l,417t,42l,532t,42l,647t,41l,761t,42l,876t,42l,991t,41l,1105t,42l,1220t,42l,1335t,42l,1450t,41l,1564e" filled="f" strokeweight=".5pt">
                  <v:path arrowok="t" o:connecttype="custom" o:connectlocs="0,0;0,46355;0,73025;0,119380;0,146050;0,192405;0,218440;0,264795;0,291465;0,337820;0,364490;0,410845;0,436880;0,483235;0,509905;0,556260;0,582930;0,629285;0,655320;0,701675;0,728345;0,774700;0,801370;0,847725;0,874395;0,920750;0,946785;0,993140" o:connectangles="0,0,0,0,0,0,0,0,0,0,0,0,0,0,0,0,0,0,0,0,0,0,0,0,0,0,0,0"/>
                  <o:lock v:ext="edit" verticies="t"/>
                </v:shape>
                <v:rect id="Rectangle 346" o:spid="_x0000_s1329" style="position:absolute;left:32162;top:15894;width:4572;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QV8IA&#10;AADcAAAADwAAAGRycy9kb3ducmV2LnhtbESPzYoCMRCE74LvEFrwphlF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kFBXwgAAANwAAAAPAAAAAAAAAAAAAAAAAJgCAABkcnMvZG93&#10;bnJldi54bWxQSwUGAAAAAAQABAD1AAAAhwMAAAAA&#10;" filled="f" stroked="f">
                  <v:textbox style="mso-fit-shape-to-text:t" inset="0,0,0,0">
                    <w:txbxContent>
                      <w:p w14:paraId="16F0C559" w14:textId="0B0F8F57" w:rsidR="007C615B" w:rsidRDefault="007C615B">
                        <w:r>
                          <w:rPr>
                            <w:rFonts w:ascii="Arial" w:hAnsi="Arial" w:cs="Arial"/>
                            <w:color w:val="000000"/>
                            <w:sz w:val="10"/>
                            <w:szCs w:val="10"/>
                          </w:rPr>
                          <w:t>+relatedMaterial</w:t>
                        </w:r>
                      </w:p>
                    </w:txbxContent>
                  </v:textbox>
                </v:rect>
                <v:rect id="Rectangle 347" o:spid="_x0000_s1330" style="position:absolute;left:32162;top:16751;width:95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vF78A&#10;AADcAAAADwAAAGRycy9kb3ducmV2LnhtbERPy4rCMBTdC/MP4Q7MTtMRUa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c28XvwAAANwAAAAPAAAAAAAAAAAAAAAAAJgCAABkcnMvZG93bnJl&#10;di54bWxQSwUGAAAAAAQABAD1AAAAhAMAAAAA&#10;" filled="f" stroked="f">
                  <v:textbox style="mso-fit-shape-to-text:t" inset="0,0,0,0">
                    <w:txbxContent>
                      <w:p w14:paraId="6EFAA55D" w14:textId="205426E3" w:rsidR="007C615B" w:rsidRDefault="007C615B">
                        <w:proofErr w:type="gramStart"/>
                        <w:r>
                          <w:rPr>
                            <w:rFonts w:ascii="Arial" w:hAnsi="Arial" w:cs="Arial"/>
                            <w:color w:val="000000"/>
                            <w:sz w:val="10"/>
                            <w:szCs w:val="10"/>
                          </w:rPr>
                          <w:t>0..*</w:t>
                        </w:r>
                        <w:proofErr w:type="gramEnd"/>
                      </w:p>
                    </w:txbxContent>
                  </v:textbox>
                </v:rect>
                <v:rect id="Rectangle 348" o:spid="_x0000_s1331" style="position:absolute;left:13696;top:15690;width:450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jMIA&#10;AADcAAAADwAAAGRycy9kb3ducmV2LnhtbESPzYoCMRCE74LvEFrwphlF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P8qMwgAAANwAAAAPAAAAAAAAAAAAAAAAAJgCAABkcnMvZG93&#10;bnJldi54bWxQSwUGAAAAAAQABAD1AAAAhwMAAAAA&#10;" filled="f" stroked="f">
                  <v:textbox style="mso-fit-shape-to-text:t" inset="0,0,0,0">
                    <w:txbxContent>
                      <w:p w14:paraId="57649EF7" w14:textId="12FBC509" w:rsidR="007C615B" w:rsidRDefault="007C615B">
                        <w:r>
                          <w:rPr>
                            <w:rFonts w:ascii="Arial" w:hAnsi="Arial" w:cs="Arial"/>
                            <w:color w:val="000000"/>
                            <w:sz w:val="10"/>
                            <w:szCs w:val="10"/>
                          </w:rPr>
                          <w:t>+relatedFeature</w:t>
                        </w:r>
                      </w:p>
                    </w:txbxContent>
                  </v:textbox>
                </v:rect>
                <v:rect id="Rectangle 349" o:spid="_x0000_s1332" style="position:absolute;left:13696;top:16554;width:95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1U+8IA&#10;AADcAAAADwAAAGRycy9kb3ducmV2LnhtbESP3WoCMRSE7wXfIRzBO826SC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VT7wgAAANwAAAAPAAAAAAAAAAAAAAAAAJgCAABkcnMvZG93&#10;bnJldi54bWxQSwUGAAAAAAQABAD1AAAAhwMAAAAA&#10;" filled="f" stroked="f">
                  <v:textbox style="mso-fit-shape-to-text:t" inset="0,0,0,0">
                    <w:txbxContent>
                      <w:p w14:paraId="5FC29CB2" w14:textId="0A78257F" w:rsidR="007C615B" w:rsidRDefault="007C615B">
                        <w:proofErr w:type="gramStart"/>
                        <w:r>
                          <w:rPr>
                            <w:rFonts w:ascii="Arial" w:hAnsi="Arial" w:cs="Arial"/>
                            <w:color w:val="000000"/>
                            <w:sz w:val="10"/>
                            <w:szCs w:val="10"/>
                          </w:rPr>
                          <w:t>0..*</w:t>
                        </w:r>
                        <w:proofErr w:type="gramEnd"/>
                      </w:p>
                    </w:txbxContent>
                  </v:textbox>
                </v:rect>
                <v:rect id="Rectangle 350" o:spid="_x0000_s1333" style="position:absolute;left:1657;top:2317;width:187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xYMIA&#10;AADcAAAADwAAAGRycy9kb3ducmV2LnhtbESP3WoCMRSE7wu+QziCdzWrFpXVKFIQbPHG1Qc4bM7+&#10;YHKyJKm7ffumIHg5zMw3zHY/WCMe5EPrWMFsmoEgLp1uuVZwux7f1yBCRNZoHJOCXwqw343etphr&#10;1/OFHkWsRYJwyFFBE2OXSxnKhiyGqeuIk1c5bzEm6WupPfYJbo2cZ9lSWmw5LTTY0WdD5b34sQrk&#10;tTj268L4zH3Pq7P5Ol0qckpNxsNhAyLSEF/hZ/ukFXys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ofFgwgAAANwAAAAPAAAAAAAAAAAAAAAAAJgCAABkcnMvZG93&#10;bnJldi54bWxQSwUGAAAAAAQABAD1AAAAhwMAAAAA&#10;" filled="f" stroked="f">
                  <v:textbox style="mso-fit-shape-to-text:t" inset="0,0,0,0">
                    <w:txbxContent>
                      <w:p w14:paraId="3E432977" w14:textId="1F399A27" w:rsidR="007C615B" w:rsidRDefault="007C615B">
                        <w:r>
                          <w:rPr>
                            <w:rFonts w:ascii="Arial" w:hAnsi="Arial" w:cs="Arial"/>
                            <w:color w:val="0000C8"/>
                            <w:sz w:val="10"/>
                            <w:szCs w:val="10"/>
                          </w:rPr>
                          <w:t>Name:</w:t>
                        </w:r>
                      </w:p>
                    </w:txbxContent>
                  </v:textbox>
                </v:rect>
                <v:rect id="Rectangle 351" o:spid="_x0000_s1334" style="position:absolute;left:1657;top:3181;width:264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pFMIA&#10;AADcAAAADwAAAGRycy9kb3ducmV2LnhtbESPzYoCMRCE74LvEFrwphlF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SGkUwgAAANwAAAAPAAAAAAAAAAAAAAAAAJgCAABkcnMvZG93&#10;bnJldi54bWxQSwUGAAAAAAQABAD1AAAAhwMAAAAA&#10;" filled="f" stroked="f">
                  <v:textbox style="mso-fit-shape-to-text:t" inset="0,0,0,0">
                    <w:txbxContent>
                      <w:p w14:paraId="7FDB905F" w14:textId="5324EA83" w:rsidR="007C615B" w:rsidRDefault="007C615B">
                        <w:r>
                          <w:rPr>
                            <w:rFonts w:ascii="Arial" w:hAnsi="Arial" w:cs="Arial"/>
                            <w:color w:val="0000C8"/>
                            <w:sz w:val="10"/>
                            <w:szCs w:val="10"/>
                          </w:rPr>
                          <w:t>Package:</w:t>
                        </w:r>
                      </w:p>
                    </w:txbxContent>
                  </v:textbox>
                </v:rect>
                <v:rect id="Rectangle 352" o:spid="_x0000_s1335" style="position:absolute;left:1657;top:4038;width:2330;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Mj8IA&#10;AADcAAAADwAAAGRycy9kb3ducmV2LnhtbESP3WoCMRSE7wu+QziCdzWrWJ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BMyPwgAAANwAAAAPAAAAAAAAAAAAAAAAAJgCAABkcnMvZG93&#10;bnJldi54bWxQSwUGAAAAAAQABAD1AAAAhwMAAAAA&#10;" filled="f" stroked="f">
                  <v:textbox style="mso-fit-shape-to-text:t" inset="0,0,0,0">
                    <w:txbxContent>
                      <w:p w14:paraId="4A4597A7" w14:textId="1F8645CB" w:rsidR="007C615B" w:rsidRDefault="007C615B">
                        <w:r>
                          <w:rPr>
                            <w:rFonts w:ascii="Arial" w:hAnsi="Arial" w:cs="Arial"/>
                            <w:color w:val="0000C8"/>
                            <w:sz w:val="10"/>
                            <w:szCs w:val="10"/>
                          </w:rPr>
                          <w:t>Version:</w:t>
                        </w:r>
                      </w:p>
                    </w:txbxContent>
                  </v:textbox>
                </v:rect>
                <v:rect id="Rectangle 353" o:spid="_x0000_s1336" style="position:absolute;left:1657;top:4902;width:2051;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S+MIA&#10;AADcAAAADwAAAGRycy9kb3ducmV2LnhtbESPzYoCMRCE74LvEFrYm2YUcWXWKCIIKl4c9wGaSc8P&#10;Jp0hyTqzb78RhD0WVfUVtdkN1ogn+dA6VjCfZSCIS6dbrhV834/TNYgQkTUax6TglwLstuPRBnPt&#10;er7Rs4i1SBAOOSpoYuxyKUPZkMUwcx1x8irnLcYkfS21xz7BrZGLLFtJiy2nhQY7OjRUPoofq0De&#10;i2O/LozP3GVRXc35dKvIKfUxGfZfICIN8T/8bp+0guXn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1lL4wgAAANwAAAAPAAAAAAAAAAAAAAAAAJgCAABkcnMvZG93&#10;bnJldi54bWxQSwUGAAAAAAQABAD1AAAAhwMAAAAA&#10;" filled="f" stroked="f">
                  <v:textbox style="mso-fit-shape-to-text:t" inset="0,0,0,0">
                    <w:txbxContent>
                      <w:p w14:paraId="7D304A98" w14:textId="61B3FC16" w:rsidR="007C615B" w:rsidRDefault="007C615B">
                        <w:r>
                          <w:rPr>
                            <w:rFonts w:ascii="Arial" w:hAnsi="Arial" w:cs="Arial"/>
                            <w:color w:val="0000C8"/>
                            <w:sz w:val="10"/>
                            <w:szCs w:val="10"/>
                          </w:rPr>
                          <w:t>Author:</w:t>
                        </w:r>
                      </w:p>
                    </w:txbxContent>
                  </v:textbox>
                </v:rect>
                <v:rect id="Rectangle 354" o:spid="_x0000_s1337" style="position:absolute;left:5099;top:2317;width:10871;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r3Y8IA&#10;AADcAAAADwAAAGRycy9kb3ducmV2LnhtbESPzYoCMRCE74LvEFrwphlFVpk1igiCLl4c9wGaSc8P&#10;Jp0hyTqzb28WhD0WVfUVtd0P1ogn+dA6VrCYZyCIS6dbrhV830+zDYgQkTUax6TglwLsd+PRFnPt&#10;er7Rs4i1SBAOOSpoYuxyKUPZkMUwdx1x8irnLcYkfS21xz7BrZHLLPuQFltOCw12dGyofBQ/VoG8&#10;F6d+Uxifua9ldTWX860ip9R0Mhw+QUQa4n/43T5rBav1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vdjwgAAANwAAAAPAAAAAAAAAAAAAAAAAJgCAABkcnMvZG93&#10;bnJldi54bWxQSwUGAAAAAAQABAD1AAAAhwMAAAAA&#10;" filled="f" stroked="f">
                  <v:textbox style="mso-fit-shape-to-text:t" inset="0,0,0,0">
                    <w:txbxContent>
                      <w:p w14:paraId="50DABE1E" w14:textId="70D37E16" w:rsidR="007C615B" w:rsidRDefault="007C615B">
                        <w:r>
                          <w:rPr>
                            <w:rFonts w:ascii="Arial" w:hAnsi="Arial" w:cs="Arial"/>
                            <w:color w:val="000096"/>
                            <w:sz w:val="10"/>
                            <w:szCs w:val="10"/>
                          </w:rPr>
                          <w:t>Summary diagram: Geologic Relations</w:t>
                        </w:r>
                      </w:p>
                    </w:txbxContent>
                  </v:textbox>
                </v:rect>
                <v:rect id="Rectangle 355" o:spid="_x0000_s1338" style="position:absolute;left:5099;top:3181;width:6743;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jEb8A&#10;AADcAAAADwAAAGRycy9kb3ducmV2LnhtbERPy4rCMBTdC/MP4Q7MTtMRUalGkQFBBze2fsCluX1g&#10;clOSaOvfTxYDLg/nvd2P1ogn+dA5VvA9y0AQV0533Ci4lcfpGkSIyBqNY1LwogD73cdki7l2A1/p&#10;WcRGpBAOOSpoY+xzKUPVksUwcz1x4mrnLcYEfSO1xyGFWyPnWbaUFjtODS329NNSdS8eVoEsi+Ow&#10;LozP3O+8vpjz6VqTU+rrczxsQEQa41v87z5pBYtV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BWMRvwAAANwAAAAPAAAAAAAAAAAAAAAAAJgCAABkcnMvZG93bnJl&#10;di54bWxQSwUGAAAAAAQABAD1AAAAhAMAAAAA&#10;" filled="f" stroked="f">
                  <v:textbox style="mso-fit-shape-to-text:t" inset="0,0,0,0">
                    <w:txbxContent>
                      <w:p w14:paraId="7C9908FA" w14:textId="1CEFFD82" w:rsidR="007C615B" w:rsidRDefault="007C615B">
                        <w:r>
                          <w:rPr>
                            <w:rFonts w:ascii="Arial" w:hAnsi="Arial" w:cs="Arial"/>
                            <w:color w:val="000096"/>
                            <w:sz w:val="10"/>
                            <w:szCs w:val="10"/>
                          </w:rPr>
                          <w:t>«</w:t>
                        </w:r>
                        <w:proofErr w:type="gramStart"/>
                        <w:r>
                          <w:rPr>
                            <w:rFonts w:ascii="Arial" w:hAnsi="Arial" w:cs="Arial"/>
                            <w:color w:val="000096"/>
                            <w:sz w:val="10"/>
                            <w:szCs w:val="10"/>
                          </w:rPr>
                          <w:t>leaf</w:t>
                        </w:r>
                        <w:proofErr w:type="gramEnd"/>
                        <w:r>
                          <w:rPr>
                            <w:rFonts w:ascii="Arial" w:hAnsi="Arial" w:cs="Arial"/>
                            <w:color w:val="000096"/>
                            <w:sz w:val="10"/>
                            <w:szCs w:val="10"/>
                          </w:rPr>
                          <w:t>» GeologicRelation</w:t>
                        </w:r>
                      </w:p>
                    </w:txbxContent>
                  </v:textbox>
                </v:rect>
                <v:rect id="Rectangle 356" o:spid="_x0000_s1339" style="position:absolute;left:5099;top:4038;width:88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GisIA&#10;AADcAAAADwAAAGRycy9kb3ducmV2LnhtbESP3WoCMRSE7wu+QziCdzWrSNXVKFIQbPHG1Qc4bM7+&#10;YHKyJKm7ffumIHg5zMw3zHY/WCMe5EPrWMFsmoEgLp1uuVZwux7fVyBCRNZoHJOCXwqw343etphr&#10;1/OFHkWsRYJwyFFBE2OXSxnKhiyGqeuIk1c5bzEm6WupPfYJbo2cZ9mHtNhyWmiwo8+GynvxYxXI&#10;a3HsV4XxmfueV2fzdbpU5JSajIfDBkSkIb7Cz/ZJK1gs1/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caKwgAAANwAAAAPAAAAAAAAAAAAAAAAAJgCAABkcnMvZG93&#10;bnJldi54bWxQSwUGAAAAAAQABAD1AAAAhwMAAAAA&#10;" filled="f" stroked="f">
                  <v:textbox style="mso-fit-shape-to-text:t" inset="0,0,0,0">
                    <w:txbxContent>
                      <w:p w14:paraId="3DDD3706" w14:textId="21FA46E0" w:rsidR="007C615B" w:rsidRDefault="007C615B">
                        <w:r>
                          <w:rPr>
                            <w:rFonts w:ascii="Arial" w:hAnsi="Arial" w:cs="Arial"/>
                            <w:color w:val="000096"/>
                            <w:sz w:val="10"/>
                            <w:szCs w:val="10"/>
                          </w:rPr>
                          <w:t>4.1</w:t>
                        </w:r>
                      </w:p>
                    </w:txbxContent>
                  </v:textbox>
                </v:rect>
                <v:rect id="Rectangle 357" o:spid="_x0000_s1340" style="position:absolute;left:5099;top:4902;width:758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fML4A&#10;AADcAAAADwAAAGRycy9kb3ducmV2LnhtbERPy4rCMBTdD/gP4QruxlSRoVSjiCA44sbqB1ya2wcm&#10;NyWJtvP3ZiHM8nDem91ojXiRD51jBYt5BoK4crrjRsH9dvzOQYSIrNE4JgV/FGC3nXxtsNBu4Cu9&#10;ytiIFMKhQAVtjH0hZahashjmridOXO28xZigb6T2OKRwa+Qyy36kxY5TQ4s9HVqqHuXTKpC38jjk&#10;pfGZOy/ri/k9XWtySs2m434NItIY/8Uf90krWOVpfj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imHzC+AAAA3AAAAA8AAAAAAAAAAAAAAAAAmAIAAGRycy9kb3ducmV2&#10;LnhtbFBLBQYAAAAABAAEAPUAAACDAwAAAAA=&#10;" filled="f" stroked="f">
                  <v:textbox style="mso-fit-shape-to-text:t" inset="0,0,0,0">
                    <w:txbxContent>
                      <w:p w14:paraId="197DBCE5" w14:textId="64FC0507" w:rsidR="007C615B" w:rsidRDefault="007C615B">
                        <w:r>
                          <w:rPr>
                            <w:rFonts w:ascii="Arial" w:hAnsi="Arial" w:cs="Arial"/>
                            <w:color w:val="000096"/>
                            <w:sz w:val="10"/>
                            <w:szCs w:val="10"/>
                          </w:rPr>
                          <w:t>OGC/CGI GeoSciML SWG</w:t>
                        </w:r>
                      </w:p>
                    </w:txbxContent>
                  </v:textbox>
                </v:rect>
                <w10:anchorlock/>
              </v:group>
            </w:pict>
          </mc:Fallback>
        </mc:AlternateContent>
      </w:r>
    </w:p>
    <w:p w14:paraId="6AC44A74" w14:textId="1A3EC803" w:rsidR="009C64B2" w:rsidRDefault="009C64B2" w:rsidP="009C64B2">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33</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Titre4"/>
        <w:rPr>
          <w:lang w:val="en-CA"/>
        </w:rPr>
      </w:pPr>
      <w:r>
        <w:rPr>
          <w:lang w:val="en-CA"/>
        </w:rPr>
        <w:t>GeologicHistory</w:t>
      </w:r>
    </w:p>
    <w:p w14:paraId="043C07F0" w14:textId="77777777" w:rsidR="00853941" w:rsidRDefault="00853941" w:rsidP="00894DAA"/>
    <w:p w14:paraId="4B693FF2" w14:textId="197CBA9A" w:rsidR="00894DAA" w:rsidRDefault="00894DAA" w:rsidP="00894DAA">
      <w:r>
        <w:t xml:space="preserve">GeoSciML </w:t>
      </w:r>
      <w:r w:rsidR="00DC32F6">
        <w:t xml:space="preserve">uses the generic </w:t>
      </w:r>
      <w:r w:rsidR="00DC32F6" w:rsidRPr="00DC32F6">
        <w:rPr>
          <w:rStyle w:val="Entity"/>
        </w:rPr>
        <w:t>relatedFeature</w:t>
      </w:r>
      <w:proofErr w:type="gramStart"/>
      <w:r w:rsidR="00DC32F6" w:rsidRPr="00DC32F6">
        <w:rPr>
          <w:rStyle w:val="Entity"/>
        </w:rPr>
        <w:t>:</w:t>
      </w:r>
      <w:r w:rsidRPr="00DC32F6">
        <w:rPr>
          <w:rStyle w:val="Entity"/>
        </w:rPr>
        <w:t>Geologic</w:t>
      </w:r>
      <w:r w:rsidR="000944A6" w:rsidRPr="00DC32F6">
        <w:rPr>
          <w:rStyle w:val="Entity"/>
        </w:rPr>
        <w:t>Feature</w:t>
      </w:r>
      <w:r w:rsidRPr="00DC32F6">
        <w:rPr>
          <w:rStyle w:val="Entity"/>
        </w:rPr>
        <w:t>Relation</w:t>
      </w:r>
      <w:proofErr w:type="gramEnd"/>
      <w:r>
        <w:t xml:space="preserve"> to associate </w:t>
      </w:r>
      <w:r w:rsidRPr="00DC32F6">
        <w:rPr>
          <w:rStyle w:val="Entity"/>
        </w:rPr>
        <w:t>GeologicFeature</w:t>
      </w:r>
      <w:r>
        <w:t xml:space="preserve"> with other </w:t>
      </w:r>
      <w:r w:rsidRPr="00DC32F6">
        <w:rPr>
          <w:rStyle w:val="Entity"/>
        </w:rPr>
        <w:t>GeologicFeatures</w:t>
      </w:r>
      <w:r w:rsidR="00E6505F">
        <w:t xml:space="preserve">, which includes </w:t>
      </w:r>
      <w:r w:rsidR="00E6505F" w:rsidRPr="00DC32F6">
        <w:rPr>
          <w:rStyle w:val="Entity"/>
        </w:rPr>
        <w:t>GeologicEvents</w:t>
      </w:r>
      <w:r>
        <w:t>.  However, this functionality is only available from the Extension package because it ad</w:t>
      </w:r>
      <w:r w:rsidR="00E6505F">
        <w:t xml:space="preserve">ds extra complexity that </w:t>
      </w:r>
      <w:r>
        <w:t>Basic</w:t>
      </w:r>
      <w:r w:rsidR="00E6505F">
        <w:t xml:space="preserve"> hopes to avoid</w:t>
      </w:r>
      <w:r>
        <w:t xml:space="preserve">.  </w:t>
      </w:r>
    </w:p>
    <w:p w14:paraId="18CD4034" w14:textId="19724B65" w:rsidR="00E6505F" w:rsidRDefault="009D650C" w:rsidP="00894DAA">
      <w:r>
        <w:t xml:space="preserve">To allow geologic age description in GeoSciML Basic without </w:t>
      </w:r>
      <w:r w:rsidRPr="00DC32F6">
        <w:rPr>
          <w:rStyle w:val="Entity"/>
        </w:rPr>
        <w:t>GeologicFeatureRelation</w:t>
      </w:r>
      <w:r>
        <w:t xml:space="preserve">, </w:t>
      </w:r>
      <w:r w:rsidRPr="00DC32F6">
        <w:rPr>
          <w:rStyle w:val="Entity"/>
        </w:rPr>
        <w:t>GeologicFeature</w:t>
      </w:r>
      <w:r w:rsidR="00894DAA">
        <w:t xml:space="preserve"> </w:t>
      </w:r>
      <w:r>
        <w:t>has</w:t>
      </w:r>
      <w:r w:rsidR="00894DAA">
        <w:t xml:space="preserve"> an explicit </w:t>
      </w:r>
      <w:r w:rsidR="00894DAA" w:rsidRPr="00DC32F6">
        <w:rPr>
          <w:rStyle w:val="Entity"/>
        </w:rPr>
        <w:t>geologicHistory</w:t>
      </w:r>
      <w:r w:rsidR="00894DAA">
        <w:t xml:space="preserve"> property to associate </w:t>
      </w:r>
      <w:r w:rsidR="00894DAA" w:rsidRPr="00DC32F6">
        <w:rPr>
          <w:rStyle w:val="Entity"/>
        </w:rPr>
        <w:t>GeologicFeature</w:t>
      </w:r>
      <w:r w:rsidR="00894DAA">
        <w:t xml:space="preserve"> with a</w:t>
      </w:r>
      <w:r w:rsidR="00E6505F">
        <w:t xml:space="preserve"> </w:t>
      </w:r>
      <w:r w:rsidR="00E6505F" w:rsidRPr="00DC32F6">
        <w:rPr>
          <w:rStyle w:val="Entity"/>
        </w:rPr>
        <w:t>GeologicEvent</w:t>
      </w:r>
      <w:r w:rsidR="00E6505F">
        <w:t>.</w:t>
      </w:r>
      <w:r w:rsidR="00894DAA">
        <w:t xml:space="preserve">  The consequence for someone using Extension is </w:t>
      </w:r>
      <w:r w:rsidR="00E6505F">
        <w:t xml:space="preserve">the </w:t>
      </w:r>
      <w:r w:rsidR="00DC32F6">
        <w:t>presence</w:t>
      </w:r>
      <w:r w:rsidR="00E6505F">
        <w:t xml:space="preserve"> of</w:t>
      </w:r>
      <w:r w:rsidR="00894DAA">
        <w:t xml:space="preserve"> two </w:t>
      </w:r>
      <w:r>
        <w:t xml:space="preserve">different </w:t>
      </w:r>
      <w:r w:rsidR="00894DAA">
        <w:t xml:space="preserve">ways to link a </w:t>
      </w:r>
      <w:r w:rsidR="00894DAA" w:rsidRPr="00DC32F6">
        <w:rPr>
          <w:rStyle w:val="Entity"/>
        </w:rPr>
        <w:t>Geologic</w:t>
      </w:r>
      <w:r w:rsidR="00E6505F" w:rsidRPr="00DC32F6">
        <w:rPr>
          <w:rStyle w:val="Entity"/>
        </w:rPr>
        <w:t>Feature</w:t>
      </w:r>
      <w:r w:rsidR="00E6505F">
        <w:t xml:space="preserve"> and </w:t>
      </w:r>
      <w:r w:rsidR="00E6505F" w:rsidRPr="00DC32F6">
        <w:rPr>
          <w:rStyle w:val="Entity"/>
        </w:rPr>
        <w:t>GeologicEvent</w:t>
      </w:r>
      <w:r w:rsidR="00E6505F">
        <w:t>:</w:t>
      </w:r>
    </w:p>
    <w:p w14:paraId="5BF68F1B" w14:textId="77777777" w:rsidR="00E6505F" w:rsidRDefault="00E6505F" w:rsidP="00C44904">
      <w:pPr>
        <w:pStyle w:val="Paragraphedeliste"/>
        <w:numPr>
          <w:ilvl w:val="0"/>
          <w:numId w:val="30"/>
        </w:numPr>
      </w:pPr>
      <w:r>
        <w:t xml:space="preserve">A direct association through </w:t>
      </w:r>
      <w:r w:rsidRPr="00DC32F6">
        <w:rPr>
          <w:rStyle w:val="Entity"/>
        </w:rPr>
        <w:t>geologicHistory</w:t>
      </w:r>
    </w:p>
    <w:p w14:paraId="1FC71297" w14:textId="2FFC7248" w:rsidR="00894DAA" w:rsidRDefault="00E6505F" w:rsidP="00C44904">
      <w:pPr>
        <w:pStyle w:val="Paragraphedeliste"/>
        <w:numPr>
          <w:ilvl w:val="0"/>
          <w:numId w:val="30"/>
        </w:numPr>
      </w:pPr>
      <w:r>
        <w:lastRenderedPageBreak/>
        <w:t xml:space="preserve">A </w:t>
      </w:r>
      <w:r w:rsidR="00894DAA">
        <w:t xml:space="preserve">generic </w:t>
      </w:r>
      <w:r w:rsidR="00894DAA" w:rsidRPr="00DC32F6">
        <w:rPr>
          <w:rStyle w:val="Entity"/>
        </w:rPr>
        <w:t>Geologic</w:t>
      </w:r>
      <w:r w:rsidR="009D650C" w:rsidRPr="00DC32F6">
        <w:rPr>
          <w:rStyle w:val="Entity"/>
        </w:rPr>
        <w:t>Feature</w:t>
      </w:r>
      <w:r w:rsidR="00894DAA" w:rsidRPr="00DC32F6">
        <w:rPr>
          <w:rStyle w:val="Entity"/>
        </w:rPr>
        <w:t>Relation</w:t>
      </w:r>
      <w:r w:rsidR="00894DAA">
        <w:t>.</w:t>
      </w:r>
    </w:p>
    <w:p w14:paraId="3320DF02" w14:textId="3331FD72" w:rsidR="00894DAA" w:rsidRDefault="00894DAA" w:rsidP="00894DAA">
      <w:r>
        <w:t>To prevent confusion and promote consistency</w:t>
      </w:r>
      <w:r w:rsidR="00E6505F">
        <w:t>, especially in query scenarios</w:t>
      </w:r>
      <w:r>
        <w:t xml:space="preserve">, association between </w:t>
      </w:r>
      <w:r w:rsidRPr="00DC32F6">
        <w:rPr>
          <w:rStyle w:val="Entity"/>
        </w:rPr>
        <w:t>GeologicFeature</w:t>
      </w:r>
      <w:r>
        <w:t xml:space="preserve"> and </w:t>
      </w:r>
      <w:r w:rsidRPr="00DC32F6">
        <w:rPr>
          <w:rStyle w:val="Entity"/>
        </w:rPr>
        <w:t>GeologicEvent</w:t>
      </w:r>
      <w:r>
        <w:t xml:space="preserve">, for the purpose of describing geologic history, and therefore geologic age, shall use </w:t>
      </w:r>
      <w:r w:rsidRPr="00DC32F6">
        <w:rPr>
          <w:rStyle w:val="Entity"/>
        </w:rPr>
        <w:t>geologicHistory</w:t>
      </w:r>
      <w:r>
        <w:t xml:space="preserve"> property.</w:t>
      </w:r>
      <w:r w:rsidR="00DD6CCE">
        <w:t xml:space="preserve">  A </w:t>
      </w:r>
      <w:r w:rsidR="00DD6CCE" w:rsidRPr="00DC32F6">
        <w:rPr>
          <w:rStyle w:val="Entity"/>
        </w:rPr>
        <w:t>GeologicFeatureRelation</w:t>
      </w:r>
      <w:r w:rsidR="00DD6CCE">
        <w:t xml:space="preserve"> can be use in any other circumstances.</w:t>
      </w:r>
      <w:r w:rsidR="00E6505F">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33D0111" w:rsidR="00894DAA" w:rsidRPr="00D12552" w:rsidRDefault="00DD6CCE" w:rsidP="00DD6CCE">
            <w:pPr>
              <w:pStyle w:val="Tabletext10"/>
              <w:jc w:val="left"/>
              <w:rPr>
                <w:rStyle w:val="reqtext"/>
                <w:lang w:val="en-CA"/>
              </w:rPr>
            </w:pPr>
            <w:r>
              <w:rPr>
                <w:rStyle w:val="reqtext"/>
                <w:lang w:val="en-CA"/>
              </w:rPr>
              <w:t xml:space="preserve">A </w:t>
            </w:r>
            <w:r w:rsidRPr="00DC32F6">
              <w:rPr>
                <w:rStyle w:val="Entity"/>
              </w:rPr>
              <w:t>GeologicFeatureRelation</w:t>
            </w:r>
            <w:r>
              <w:rPr>
                <w:rStyle w:val="reqtext"/>
                <w:lang w:val="en-CA"/>
              </w:rPr>
              <w:t xml:space="preserve"> SHALL not </w:t>
            </w:r>
            <w:proofErr w:type="gramStart"/>
            <w:r>
              <w:rPr>
                <w:rStyle w:val="reqtext"/>
                <w:lang w:val="en-CA"/>
              </w:rPr>
              <w:t>be</w:t>
            </w:r>
            <w:proofErr w:type="gramEnd"/>
            <w:r>
              <w:rPr>
                <w:rStyle w:val="reqtext"/>
                <w:lang w:val="en-CA"/>
              </w:rPr>
              <w:t xml:space="preserve"> used between a </w:t>
            </w:r>
            <w:r w:rsidRPr="00DC32F6">
              <w:rPr>
                <w:rStyle w:val="Entity"/>
              </w:rPr>
              <w:t>GeologicFeature</w:t>
            </w:r>
            <w:r>
              <w:rPr>
                <w:rStyle w:val="reqtext"/>
                <w:lang w:val="en-CA"/>
              </w:rPr>
              <w:t xml:space="preserve"> and </w:t>
            </w:r>
            <w:r w:rsidRPr="00DC32F6">
              <w:rPr>
                <w:rStyle w:val="Entity"/>
              </w:rPr>
              <w:t>GeologicEvent</w:t>
            </w:r>
            <w:r>
              <w:rPr>
                <w:rStyle w:val="reqtext"/>
                <w:lang w:val="en-CA"/>
              </w:rPr>
              <w:t xml:space="preserve"> if </w:t>
            </w:r>
            <w:r w:rsidRPr="00DC32F6">
              <w:rPr>
                <w:rStyle w:val="Entity"/>
              </w:rPr>
              <w:t>GeologicFeature</w:t>
            </w:r>
            <w:r w:rsidR="00DC32F6" w:rsidRPr="00DC32F6">
              <w:rPr>
                <w:rStyle w:val="Entity"/>
              </w:rPr>
              <w:t>::</w:t>
            </w:r>
            <w:r w:rsidRPr="00DC32F6">
              <w:rPr>
                <w:rStyle w:val="Entity"/>
              </w:rPr>
              <w:t>geologicHistory</w:t>
            </w:r>
            <w:r>
              <w:rPr>
                <w:rStyle w:val="reqtext"/>
                <w:lang w:val="en-CA"/>
              </w:rPr>
              <w:t xml:space="preserve"> can fulfill the same semantic.</w:t>
            </w:r>
          </w:p>
        </w:tc>
      </w:tr>
    </w:tbl>
    <w:p w14:paraId="4065976A" w14:textId="77777777" w:rsidR="00894DAA" w:rsidRDefault="00894DAA" w:rsidP="00894DAA"/>
    <w:p w14:paraId="35279AC5" w14:textId="7B6D8570" w:rsidR="00894DAA" w:rsidRDefault="000D4260" w:rsidP="000D4260">
      <w:pPr>
        <w:pStyle w:val="Titre4"/>
        <w:rPr>
          <w:lang w:val="en-CA"/>
        </w:rPr>
      </w:pPr>
      <w:bookmarkStart w:id="330" w:name="_Ref440189613"/>
      <w:r>
        <w:rPr>
          <w:lang w:val="en-CA"/>
        </w:rPr>
        <w:t>GeologicFeatureRelation</w:t>
      </w:r>
      <w:bookmarkEnd w:id="330"/>
    </w:p>
    <w:p w14:paraId="40EA6690" w14:textId="77777777" w:rsidR="000D4260" w:rsidRDefault="000D4260" w:rsidP="00355CAB">
      <w:pPr>
        <w:rPr>
          <w:lang w:val="en-CA"/>
        </w:rPr>
      </w:pPr>
    </w:p>
    <w:p w14:paraId="37C20275" w14:textId="77777777" w:rsidR="00E6505F" w:rsidRDefault="000D4260" w:rsidP="000D4260">
      <w:pPr>
        <w:rPr>
          <w:lang w:val="en-CA"/>
        </w:rPr>
      </w:pPr>
      <w:r w:rsidRPr="000D4260">
        <w:rPr>
          <w:lang w:val="en-CA"/>
        </w:rPr>
        <w:t xml:space="preserve">The </w:t>
      </w:r>
      <w:r w:rsidRPr="00DC32F6">
        <w:rPr>
          <w:rStyle w:val="Entity"/>
        </w:rPr>
        <w:t>Geologic</w:t>
      </w:r>
      <w:r w:rsidR="000944A6" w:rsidRPr="00DC32F6">
        <w:rPr>
          <w:rStyle w:val="Entity"/>
        </w:rPr>
        <w:t>Feature</w:t>
      </w:r>
      <w:r w:rsidRPr="00DC32F6">
        <w:rPr>
          <w:rStyle w:val="Entity"/>
        </w:rPr>
        <w:t>Relation</w:t>
      </w:r>
      <w:r w:rsidRPr="000D4260">
        <w:rPr>
          <w:lang w:val="en-CA"/>
        </w:rPr>
        <w:t xml:space="preserve">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p>
    <w:p w14:paraId="20B29203" w14:textId="28E51800" w:rsidR="000D4260" w:rsidRPr="000D4260" w:rsidRDefault="000D4260" w:rsidP="000D4260">
      <w:pPr>
        <w:rPr>
          <w:lang w:val="en-CA"/>
        </w:rPr>
      </w:pP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7958C84E" w:rsidR="000D4260" w:rsidRDefault="000D4260" w:rsidP="000D4260">
      <w:pPr>
        <w:rPr>
          <w:lang w:val="en-CA"/>
        </w:rPr>
      </w:pPr>
      <w:r w:rsidRPr="000D4260">
        <w:rPr>
          <w:lang w:val="en-CA"/>
        </w:rPr>
        <w:t xml:space="preserve">Many other types of relationships can also be accommodated via GeologicRelation, for example, topological relations could be described where they are </w:t>
      </w:r>
      <w:r w:rsidR="00E6505F">
        <w:rPr>
          <w:lang w:val="en-CA"/>
        </w:rPr>
        <w:t>geologically</w:t>
      </w:r>
      <w:r w:rsidRPr="000D4260">
        <w:rPr>
          <w:lang w:val="en-CA"/>
        </w:rPr>
        <w:t xml:space="preserve"> significant.</w:t>
      </w:r>
    </w:p>
    <w:p w14:paraId="2E642AFC" w14:textId="61A35C78" w:rsidR="000D4260" w:rsidRDefault="008D1DC9" w:rsidP="000D4260">
      <w:pPr>
        <w:keepNext/>
      </w:pPr>
      <w:r>
        <w:rPr>
          <w:noProof/>
          <w:lang w:val="en-CA" w:eastAsia="en-CA"/>
        </w:rPr>
        <w:lastRenderedPageBreak/>
        <w:drawing>
          <wp:inline distT="0" distB="0" distL="0" distR="0" wp14:anchorId="7DF8CB7F" wp14:editId="7DAFF051">
            <wp:extent cx="4857115" cy="3430270"/>
            <wp:effectExtent l="0" t="0" r="635" b="0"/>
            <wp:docPr id="482" name="Imag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7115" cy="3430270"/>
                    </a:xfrm>
                    <a:prstGeom prst="rect">
                      <a:avLst/>
                    </a:prstGeom>
                    <a:noFill/>
                    <a:ln>
                      <a:noFill/>
                    </a:ln>
                  </pic:spPr>
                </pic:pic>
              </a:graphicData>
            </a:graphic>
          </wp:inline>
        </w:drawing>
      </w:r>
    </w:p>
    <w:p w14:paraId="146E8FDB" w14:textId="09D82D29" w:rsidR="00894DAA"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C615B">
        <w:rPr>
          <w:noProof/>
        </w:rPr>
        <w:t>34</w:t>
      </w:r>
      <w:r w:rsidR="00673E83">
        <w:rPr>
          <w:noProof/>
        </w:rPr>
        <w:fldChar w:fldCharType="end"/>
      </w:r>
      <w:r>
        <w:t>: Generic geologic feature relation</w:t>
      </w:r>
    </w:p>
    <w:p w14:paraId="6123B248" w14:textId="36569A64" w:rsidR="000944A6" w:rsidRPr="00E6505F" w:rsidRDefault="000944A6" w:rsidP="00E6505F">
      <w:pPr>
        <w:pStyle w:val="Titre5"/>
        <w:rPr>
          <w:lang w:val="en-CA"/>
        </w:rPr>
      </w:pPr>
      <w:proofErr w:type="gramStart"/>
      <w:r w:rsidRPr="00D970E9">
        <w:rPr>
          <w:lang w:val="en-CA"/>
        </w:rPr>
        <w:t>relationship</w:t>
      </w:r>
      <w:bookmarkStart w:id="331" w:name="BKM_D050A55A_5C1C_4F4B_986C_7C31687F2ED2"/>
      <w:bookmarkEnd w:id="331"/>
      <w:proofErr w:type="gramEnd"/>
    </w:p>
    <w:p w14:paraId="29C61658" w14:textId="31591F45" w:rsidR="000D4260" w:rsidRDefault="000944A6" w:rsidP="00D20646">
      <w:pPr>
        <w:rPr>
          <w:lang w:val="en-CA"/>
        </w:rPr>
      </w:pPr>
      <w:r>
        <w:rPr>
          <w:lang w:val="en-CA"/>
        </w:rPr>
        <w:t xml:space="preserve">The </w:t>
      </w:r>
      <w:r w:rsidRPr="00DC32F6">
        <w:rPr>
          <w:rStyle w:val="Entity"/>
        </w:rPr>
        <w:t>relationship</w:t>
      </w:r>
      <w:proofErr w:type="gramStart"/>
      <w:r w:rsidRPr="00DC32F6">
        <w:rPr>
          <w:rStyle w:val="Entity"/>
        </w:rPr>
        <w:t>:GeologicRelationshipTerm</w:t>
      </w:r>
      <w:proofErr w:type="gramEnd"/>
      <w:r>
        <w:rPr>
          <w:lang w:val="en-CA"/>
        </w:rPr>
        <w:t xml:space="preserve"> property contain</w:t>
      </w:r>
      <w:r w:rsidR="00E6505F">
        <w:rPr>
          <w:lang w:val="en-CA"/>
        </w:rPr>
        <w:t>s</w:t>
      </w:r>
      <w:r>
        <w:rPr>
          <w:lang w:val="en-CA"/>
        </w:rPr>
        <w:t xml:space="preserve">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4313B805" w14:textId="77DF066B" w:rsidR="000944A6" w:rsidRPr="00E6505F" w:rsidRDefault="000944A6" w:rsidP="00E6505F">
      <w:pPr>
        <w:pStyle w:val="Titre5"/>
        <w:rPr>
          <w:lang w:val="en-CA"/>
        </w:rPr>
      </w:pPr>
      <w:proofErr w:type="gramStart"/>
      <w:r w:rsidRPr="000944A6">
        <w:rPr>
          <w:lang w:val="en-CA"/>
        </w:rPr>
        <w:t>sourceRole</w:t>
      </w:r>
      <w:proofErr w:type="gramEnd"/>
    </w:p>
    <w:p w14:paraId="01448E3E" w14:textId="594F64E4" w:rsidR="000944A6" w:rsidRPr="00424648" w:rsidRDefault="000944A6" w:rsidP="00424648">
      <w:pPr>
        <w:rPr>
          <w:lang w:val="en-CA"/>
        </w:rPr>
      </w:pPr>
      <w:r>
        <w:rPr>
          <w:lang w:val="en-CA"/>
        </w:rPr>
        <w:t xml:space="preserve">The property </w:t>
      </w:r>
      <w:r w:rsidR="00DC32F6">
        <w:rPr>
          <w:rStyle w:val="Entity"/>
        </w:rPr>
        <w:t>sourceRole</w:t>
      </w:r>
      <w:proofErr w:type="gramStart"/>
      <w:r w:rsidR="00DC32F6">
        <w:rPr>
          <w:rStyle w:val="Entity"/>
        </w:rPr>
        <w:t>:RelationRolePropert</w:t>
      </w:r>
      <w:r w:rsidRPr="00DC32F6">
        <w:rPr>
          <w:rStyle w:val="Entity"/>
        </w:rPr>
        <w:t>y</w:t>
      </w:r>
      <w:proofErr w:type="gramEnd"/>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11F6BAA1" w14:textId="622B9B8E" w:rsidR="000944A6" w:rsidRPr="00E6505F" w:rsidRDefault="000944A6" w:rsidP="00E6505F">
      <w:pPr>
        <w:pStyle w:val="Titre5"/>
        <w:rPr>
          <w:lang w:val="en-CA"/>
        </w:rPr>
      </w:pPr>
      <w:proofErr w:type="gramStart"/>
      <w:r w:rsidRPr="00D970E9">
        <w:rPr>
          <w:lang w:val="en-CA"/>
        </w:rPr>
        <w:t>targetRole</w:t>
      </w:r>
      <w:proofErr w:type="gramEnd"/>
    </w:p>
    <w:p w14:paraId="41627506" w14:textId="72E98DB2" w:rsidR="000944A6" w:rsidRDefault="000944A6" w:rsidP="00D20646">
      <w:pPr>
        <w:rPr>
          <w:lang w:val="en-CA"/>
        </w:rPr>
      </w:pPr>
      <w:r>
        <w:rPr>
          <w:lang w:val="en-CA"/>
        </w:rPr>
        <w:t xml:space="preserve">The property </w:t>
      </w:r>
      <w:r w:rsidRPr="00DC32F6">
        <w:rPr>
          <w:rStyle w:val="Entity"/>
        </w:rPr>
        <w:t>targetRole</w:t>
      </w:r>
      <w:proofErr w:type="gramStart"/>
      <w:r w:rsidRPr="00DC32F6">
        <w:rPr>
          <w:rStyle w:val="Entity"/>
        </w:rPr>
        <w:t>:RelationRoleTerm</w:t>
      </w:r>
      <w:proofErr w:type="gramEnd"/>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Titre4"/>
        <w:rPr>
          <w:lang w:val="en-CA"/>
        </w:rPr>
      </w:pPr>
      <w:bookmarkStart w:id="332" w:name="BKM_18C9D12A_7280_4CA8_9066_431A68398F08"/>
      <w:bookmarkStart w:id="333" w:name="BKM_B740241F_3BC0_40B4_9972_D590F470452B"/>
      <w:bookmarkStart w:id="334" w:name="BKM_38727CDD_F0E8_4D00_A48C_555F0912BF41"/>
      <w:bookmarkEnd w:id="332"/>
      <w:bookmarkEnd w:id="333"/>
      <w:bookmarkEnd w:id="334"/>
      <w:r>
        <w:rPr>
          <w:lang w:val="en-CA"/>
        </w:rPr>
        <w:t>MaterialRelation</w:t>
      </w:r>
    </w:p>
    <w:p w14:paraId="58666531" w14:textId="77777777" w:rsidR="00AE357E" w:rsidRDefault="00AE357E" w:rsidP="000D4260">
      <w:pPr>
        <w:rPr>
          <w:lang w:val="en-CA"/>
        </w:rPr>
      </w:pPr>
    </w:p>
    <w:p w14:paraId="472F088D" w14:textId="449314F9" w:rsidR="000D4260" w:rsidRPr="000D4260" w:rsidRDefault="000D4260" w:rsidP="000D4260">
      <w:pPr>
        <w:rPr>
          <w:lang w:val="en-CA"/>
        </w:rPr>
      </w:pPr>
      <w:r w:rsidRPr="000D4260">
        <w:rPr>
          <w:lang w:val="en-CA"/>
        </w:rPr>
        <w:t xml:space="preserve">The </w:t>
      </w:r>
      <w:r w:rsidRPr="00DC32F6">
        <w:rPr>
          <w:rStyle w:val="Entity"/>
        </w:rPr>
        <w:t>MaterialRelation</w:t>
      </w:r>
      <w:r w:rsidRPr="000D4260">
        <w:rPr>
          <w:lang w:val="en-CA"/>
        </w:rPr>
        <w:t xml:space="preserve"> class describes the relationships b</w:t>
      </w:r>
      <w:r w:rsidR="00DC32F6">
        <w:rPr>
          <w:lang w:val="en-CA"/>
        </w:rPr>
        <w:t xml:space="preserve">etween constituent parts in an </w:t>
      </w:r>
      <w:r w:rsidR="00DC32F6" w:rsidRPr="00DC32F6">
        <w:rPr>
          <w:rStyle w:val="Entity"/>
        </w:rPr>
        <w:t>Earth</w:t>
      </w:r>
      <w:r w:rsidRPr="00DC32F6">
        <w:rPr>
          <w:rStyle w:val="Entity"/>
        </w:rPr>
        <w:t>Material</w:t>
      </w:r>
      <w:r w:rsidRPr="000D4260">
        <w:rPr>
          <w:lang w:val="en-CA"/>
        </w:rPr>
        <w:t xml:space="preserve"> (</w:t>
      </w:r>
      <w:r w:rsidR="00166987" w:rsidRPr="000D4260">
        <w:rPr>
          <w:lang w:val="en-CA"/>
        </w:rPr>
        <w:t>e.g.</w:t>
      </w:r>
      <w:r w:rsidRPr="000D4260">
        <w:rPr>
          <w:lang w:val="en-CA"/>
        </w:rPr>
        <w:t xml:space="preserve">: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60A66E85"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r w:rsidR="00166987" w:rsidRPr="000D4260">
        <w:rPr>
          <w:lang w:val="en-CA"/>
        </w:rPr>
        <w:t>The Source</w:t>
      </w:r>
      <w:r w:rsidRPr="000D4260">
        <w:rPr>
          <w:lang w:val="en-CA"/>
        </w:rPr>
        <w:t xml:space="preserve"> would originate with the albite constituentPart description.  In this case, the Target would point to the plagioclase </w:t>
      </w:r>
      <w:r w:rsidRPr="00484FB5">
        <w:rPr>
          <w:rStyle w:val="Entity"/>
        </w:rPr>
        <w:t>constituentPart</w:t>
      </w:r>
      <w:r w:rsidRPr="000D4260">
        <w:rPr>
          <w:lang w:val="en-CA"/>
        </w:rPr>
        <w:t xml:space="preserve"> description and the relationship attribute would </w:t>
      </w:r>
      <w:r w:rsidRPr="000D4260">
        <w:rPr>
          <w:lang w:val="en-CA"/>
        </w:rPr>
        <w:lastRenderedPageBreak/>
        <w:t xml:space="preserve">be 'overgrowth' and the </w:t>
      </w:r>
      <w:r w:rsidRPr="00484FB5">
        <w:rPr>
          <w:rStyle w:val="Entity"/>
        </w:rPr>
        <w:t>sourceRole</w:t>
      </w:r>
      <w:r w:rsidRPr="000D4260">
        <w:rPr>
          <w:lang w:val="en-CA"/>
        </w:rPr>
        <w:t xml:space="preserve"> is 'overgrows'.  Other appropriate role attributes might include: crosscuts, replaces, etc. for crosscutting</w:t>
      </w:r>
      <w:r w:rsidR="00AE357E">
        <w:rPr>
          <w:lang w:val="en-CA"/>
        </w:rPr>
        <w:t xml:space="preserve"> and replacement relationships.  </w:t>
      </w:r>
      <w:r w:rsidRPr="000D4260">
        <w:rPr>
          <w:lang w:val="en-CA"/>
        </w:rPr>
        <w:t>Inverse relationships mus</w:t>
      </w:r>
      <w:r w:rsidR="00E6505F">
        <w:rPr>
          <w:lang w:val="en-CA"/>
        </w:rPr>
        <w:t>t be explicitly recorded</w:t>
      </w:r>
      <w:r w:rsidRPr="000D4260">
        <w:rPr>
          <w:lang w:val="en-CA"/>
        </w:rPr>
        <w:t>.</w:t>
      </w:r>
    </w:p>
    <w:p w14:paraId="4973FE14" w14:textId="77777777" w:rsidR="000D4260" w:rsidRDefault="000D4260" w:rsidP="00355CAB">
      <w:pPr>
        <w:rPr>
          <w:lang w:val="en-CA"/>
        </w:rPr>
      </w:pPr>
    </w:p>
    <w:p w14:paraId="26AF2964" w14:textId="6DC731DD" w:rsidR="000D4260" w:rsidRDefault="008D1DC9" w:rsidP="000D4260">
      <w:pPr>
        <w:keepNext/>
      </w:pPr>
      <w:r>
        <w:rPr>
          <w:noProof/>
          <w:lang w:val="en-CA" w:eastAsia="en-CA"/>
        </w:rPr>
        <w:drawing>
          <wp:inline distT="0" distB="0" distL="0" distR="0" wp14:anchorId="3D709A2B" wp14:editId="3CF067B4">
            <wp:extent cx="4717415" cy="4822190"/>
            <wp:effectExtent l="0" t="0" r="6985" b="0"/>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7415" cy="4822190"/>
                    </a:xfrm>
                    <a:prstGeom prst="rect">
                      <a:avLst/>
                    </a:prstGeom>
                    <a:noFill/>
                    <a:ln>
                      <a:noFill/>
                    </a:ln>
                  </pic:spPr>
                </pic:pic>
              </a:graphicData>
            </a:graphic>
          </wp:inline>
        </w:drawing>
      </w:r>
    </w:p>
    <w:p w14:paraId="01E71704" w14:textId="0B763B27" w:rsidR="000D4260"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C615B">
        <w:rPr>
          <w:noProof/>
        </w:rPr>
        <w:t>35</w:t>
      </w:r>
      <w:r w:rsidR="00673E83">
        <w:rPr>
          <w:noProof/>
        </w:rPr>
        <w:fldChar w:fldCharType="end"/>
      </w:r>
      <w:r>
        <w:t>: Material relation</w:t>
      </w:r>
      <w:r w:rsidR="00853941">
        <w:t xml:space="preserve"> context diagram.</w:t>
      </w:r>
    </w:p>
    <w:p w14:paraId="358C8498" w14:textId="1BAFB95D" w:rsidR="001150E2" w:rsidRPr="00E6505F" w:rsidRDefault="001150E2" w:rsidP="00E6505F">
      <w:pPr>
        <w:pStyle w:val="Titre5"/>
        <w:rPr>
          <w:lang w:val="en-CA"/>
        </w:rPr>
      </w:pPr>
      <w:bookmarkStart w:id="335" w:name="BKM_C0695B09_DC02_4BDD_AE59_38E8AE1F4632"/>
      <w:bookmarkEnd w:id="335"/>
      <w:proofErr w:type="gramStart"/>
      <w:r>
        <w:rPr>
          <w:lang w:val="en-CA"/>
        </w:rPr>
        <w:t>relationship</w:t>
      </w:r>
      <w:proofErr w:type="gramEnd"/>
    </w:p>
    <w:p w14:paraId="7FCB3E9F" w14:textId="66FC3A17" w:rsidR="001150E2" w:rsidRDefault="001150E2" w:rsidP="00D20646">
      <w:pPr>
        <w:rPr>
          <w:lang w:val="en-CA"/>
        </w:rPr>
      </w:pPr>
      <w:r>
        <w:rPr>
          <w:lang w:val="en-CA"/>
        </w:rPr>
        <w:t xml:space="preserve">The property </w:t>
      </w:r>
      <w:r w:rsidRPr="00484FB5">
        <w:rPr>
          <w:rStyle w:val="Entity"/>
        </w:rPr>
        <w:t>relationship</w:t>
      </w:r>
      <w:proofErr w:type="gramStart"/>
      <w:r w:rsidRPr="00484FB5">
        <w:rPr>
          <w:rStyle w:val="Entity"/>
        </w:rPr>
        <w:t>:GeologicRelationshipTerm</w:t>
      </w:r>
      <w:proofErr w:type="gramEnd"/>
      <w:r>
        <w:rPr>
          <w:lang w:val="en-CA"/>
        </w:rPr>
        <w:t xml:space="preserve"> contain</w:t>
      </w:r>
      <w:r w:rsidR="00E6505F">
        <w:rPr>
          <w:lang w:val="en-CA"/>
        </w:rPr>
        <w:t>s</w:t>
      </w:r>
      <w:r>
        <w:rPr>
          <w:lang w:val="en-CA"/>
        </w:rPr>
        <w:t xml:space="preserve">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Titre5"/>
        <w:rPr>
          <w:lang w:val="en-CA"/>
        </w:rPr>
      </w:pPr>
      <w:proofErr w:type="gramStart"/>
      <w:r w:rsidRPr="00D970E9">
        <w:rPr>
          <w:lang w:val="en-CA"/>
        </w:rPr>
        <w:t>sourceRole</w:t>
      </w:r>
      <w:proofErr w:type="gramEnd"/>
    </w:p>
    <w:p w14:paraId="227A47C5" w14:textId="345A1361" w:rsidR="001150E2" w:rsidRDefault="001150E2" w:rsidP="00D20646">
      <w:pPr>
        <w:rPr>
          <w:lang w:val="en-CA"/>
        </w:rPr>
      </w:pPr>
      <w:r>
        <w:rPr>
          <w:lang w:val="en-CA"/>
        </w:rPr>
        <w:t xml:space="preserve">The property </w:t>
      </w:r>
      <w:r w:rsidRPr="00484FB5">
        <w:rPr>
          <w:rStyle w:val="Entity"/>
        </w:rPr>
        <w:t>sourceRole</w:t>
      </w:r>
      <w:proofErr w:type="gramStart"/>
      <w:r w:rsidRPr="00484FB5">
        <w:rPr>
          <w:rStyle w:val="Entity"/>
        </w:rPr>
        <w:t>:RelationRoleTerm</w:t>
      </w:r>
      <w:proofErr w:type="gramEnd"/>
      <w:r>
        <w:rPr>
          <w:lang w:val="en-CA"/>
        </w:rPr>
        <w:t xml:space="preserve"> contain</w:t>
      </w:r>
      <w:r w:rsidR="00E6505F">
        <w:rPr>
          <w:lang w:val="en-CA"/>
        </w:rPr>
        <w:t>s</w:t>
      </w:r>
      <w:r>
        <w:rPr>
          <w:lang w:val="en-CA"/>
        </w:rPr>
        <w:t xml:space="preserve">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31B3F423" w14:textId="4EEA796B" w:rsidR="001150E2" w:rsidRPr="00E6505F" w:rsidRDefault="001150E2" w:rsidP="00D20646">
      <w:pPr>
        <w:pStyle w:val="Titre5"/>
        <w:rPr>
          <w:lang w:val="en-CA"/>
        </w:rPr>
      </w:pPr>
      <w:proofErr w:type="gramStart"/>
      <w:r w:rsidRPr="001150E2">
        <w:rPr>
          <w:lang w:val="en-CA"/>
        </w:rPr>
        <w:t>targetRole</w:t>
      </w:r>
      <w:proofErr w:type="gramEnd"/>
    </w:p>
    <w:p w14:paraId="52BB40AC" w14:textId="2C4526E6" w:rsidR="000D4260" w:rsidRDefault="001150E2" w:rsidP="00355CAB">
      <w:pPr>
        <w:rPr>
          <w:lang w:val="en-CA"/>
        </w:rPr>
      </w:pPr>
      <w:r>
        <w:rPr>
          <w:lang w:val="en-CA"/>
        </w:rPr>
        <w:lastRenderedPageBreak/>
        <w:t xml:space="preserve">The </w:t>
      </w:r>
      <w:r w:rsidR="00484FB5">
        <w:rPr>
          <w:lang w:val="en-CA"/>
        </w:rPr>
        <w:t xml:space="preserve">property </w:t>
      </w:r>
      <w:r w:rsidRPr="00484FB5">
        <w:rPr>
          <w:rStyle w:val="Entity"/>
        </w:rPr>
        <w:t>targetRole</w:t>
      </w:r>
      <w:proofErr w:type="gramStart"/>
      <w:r w:rsidRPr="00484FB5">
        <w:rPr>
          <w:rStyle w:val="Entity"/>
        </w:rPr>
        <w:t>:RelationRoleTerm</w:t>
      </w:r>
      <w:proofErr w:type="gramEnd"/>
      <w:r>
        <w:rPr>
          <w:lang w:val="en-CA"/>
        </w:rPr>
        <w:t xml:space="preserve"> contain</w:t>
      </w:r>
      <w:r w:rsidR="00E6505F">
        <w:rPr>
          <w:lang w:val="en-CA"/>
        </w:rPr>
        <w:t>s</w:t>
      </w:r>
      <w:r>
        <w:rPr>
          <w:lang w:val="en-CA"/>
        </w:rPr>
        <w:t xml:space="preserve">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336" w:name="BKM_F11CCC02_4943_439C_97BD_3878F0BA0970"/>
      <w:bookmarkStart w:id="337" w:name="BKM_8ABBD347_C257_4419_A3F6_0485375DCF7F"/>
      <w:bookmarkStart w:id="338" w:name="BKM_40919ABF_3C16_41E1_8906_0D3CE189EB1B"/>
      <w:bookmarkEnd w:id="336"/>
      <w:bookmarkEnd w:id="337"/>
      <w:bookmarkEnd w:id="338"/>
      <w:r w:rsidR="00853941">
        <w:rPr>
          <w:lang w:val="en-CA"/>
        </w:rPr>
        <w:t>.</w:t>
      </w:r>
    </w:p>
    <w:p w14:paraId="74ACF777" w14:textId="5B50C3FD" w:rsidR="000D4260" w:rsidRDefault="00AE357E" w:rsidP="00AE357E">
      <w:pPr>
        <w:pStyle w:val="Titre3"/>
        <w:rPr>
          <w:lang w:val="en-CA"/>
        </w:rPr>
      </w:pPr>
      <w:bookmarkStart w:id="339" w:name="_Toc458065768"/>
      <w:r>
        <w:rPr>
          <w:lang w:val="en-CA"/>
        </w:rPr>
        <w:t xml:space="preserve">Earth material </w:t>
      </w:r>
      <w:r w:rsidR="00481AF6">
        <w:rPr>
          <w:lang w:val="en-CA"/>
        </w:rPr>
        <w:t>details</w:t>
      </w:r>
      <w:bookmarkEnd w:id="339"/>
    </w:p>
    <w:p w14:paraId="5D73C1E8" w14:textId="77777777" w:rsidR="00AE357E" w:rsidRDefault="00AE357E" w:rsidP="00355CAB">
      <w:pPr>
        <w:rPr>
          <w:lang w:val="en-CA"/>
        </w:rPr>
      </w:pPr>
    </w:p>
    <w:p w14:paraId="06F8AE77" w14:textId="77777777" w:rsidR="009B560C" w:rsidRDefault="009B560C" w:rsidP="00355CAB">
      <w:pPr>
        <w:rPr>
          <w:lang w:val="en-CA"/>
        </w:rPr>
      </w:pPr>
      <w:r w:rsidRPr="00484FB5">
        <w:rPr>
          <w:rStyle w:val="Entity"/>
        </w:rPr>
        <w:t>EarthMaterialDescription</w:t>
      </w:r>
      <w:r>
        <w:rPr>
          <w:lang w:val="en-CA"/>
        </w:rPr>
        <w:t xml:space="preserve"> abstract class is materialised into a series of concrete classes to address various aspects of EarthMaterial descriptions:</w:t>
      </w:r>
    </w:p>
    <w:p w14:paraId="7D168D6E" w14:textId="44667C77" w:rsidR="009B560C" w:rsidRPr="00484FB5" w:rsidRDefault="009B560C" w:rsidP="00C44904">
      <w:pPr>
        <w:numPr>
          <w:ilvl w:val="0"/>
          <w:numId w:val="21"/>
        </w:numPr>
        <w:spacing w:after="0"/>
        <w:rPr>
          <w:rStyle w:val="Entity"/>
        </w:rPr>
      </w:pPr>
      <w:r w:rsidRPr="00484FB5">
        <w:rPr>
          <w:rStyle w:val="Entity"/>
        </w:rPr>
        <w:t xml:space="preserve">CompositionDescription </w:t>
      </w:r>
    </w:p>
    <w:p w14:paraId="7C1DF0CC" w14:textId="33B13367" w:rsidR="009B560C" w:rsidRPr="00484FB5" w:rsidRDefault="009B560C" w:rsidP="00C44904">
      <w:pPr>
        <w:numPr>
          <w:ilvl w:val="0"/>
          <w:numId w:val="21"/>
        </w:numPr>
        <w:spacing w:after="0"/>
        <w:rPr>
          <w:rStyle w:val="Entity"/>
        </w:rPr>
      </w:pPr>
      <w:r w:rsidRPr="00484FB5">
        <w:rPr>
          <w:rStyle w:val="Entity"/>
        </w:rPr>
        <w:t xml:space="preserve">FabricDescription </w:t>
      </w:r>
    </w:p>
    <w:p w14:paraId="0F7566F3" w14:textId="2E4C0DFD" w:rsidR="009B560C" w:rsidRPr="00484FB5" w:rsidRDefault="009B560C" w:rsidP="00C44904">
      <w:pPr>
        <w:numPr>
          <w:ilvl w:val="0"/>
          <w:numId w:val="21"/>
        </w:numPr>
        <w:spacing w:after="0"/>
        <w:rPr>
          <w:rStyle w:val="Entity"/>
        </w:rPr>
      </w:pPr>
      <w:r w:rsidRPr="00484FB5">
        <w:rPr>
          <w:rStyle w:val="Entity"/>
        </w:rPr>
        <w:t>RockMaterialDescription</w:t>
      </w:r>
    </w:p>
    <w:p w14:paraId="2AC1BDB2" w14:textId="6F1B322D" w:rsidR="009B560C" w:rsidRPr="00484FB5" w:rsidRDefault="009B560C" w:rsidP="00C44904">
      <w:pPr>
        <w:numPr>
          <w:ilvl w:val="0"/>
          <w:numId w:val="21"/>
        </w:numPr>
        <w:spacing w:after="0"/>
        <w:rPr>
          <w:rStyle w:val="Entity"/>
        </w:rPr>
      </w:pPr>
      <w:r w:rsidRPr="00484FB5">
        <w:rPr>
          <w:rStyle w:val="Entity"/>
        </w:rPr>
        <w:t>AlterationDescription</w:t>
      </w:r>
    </w:p>
    <w:p w14:paraId="65970EAF" w14:textId="7DFFB861" w:rsidR="009B560C" w:rsidRPr="00484FB5" w:rsidRDefault="009B560C" w:rsidP="00C44904">
      <w:pPr>
        <w:numPr>
          <w:ilvl w:val="0"/>
          <w:numId w:val="21"/>
        </w:numPr>
        <w:spacing w:after="0"/>
        <w:rPr>
          <w:rStyle w:val="Entity"/>
        </w:rPr>
      </w:pPr>
      <w:r w:rsidRPr="00484FB5">
        <w:rPr>
          <w:rStyle w:val="Entity"/>
        </w:rPr>
        <w:t>PhysicalDescription</w:t>
      </w:r>
    </w:p>
    <w:p w14:paraId="0160EA0D" w14:textId="0B33A7D8" w:rsidR="009B560C" w:rsidRPr="00484FB5" w:rsidRDefault="009B560C" w:rsidP="00C44904">
      <w:pPr>
        <w:numPr>
          <w:ilvl w:val="0"/>
          <w:numId w:val="21"/>
        </w:numPr>
        <w:spacing w:after="0"/>
        <w:rPr>
          <w:rStyle w:val="Entity"/>
        </w:rPr>
      </w:pPr>
      <w:r w:rsidRPr="00484FB5">
        <w:rPr>
          <w:rStyle w:val="Entity"/>
        </w:rPr>
        <w:t>MetamorphicDescription</w:t>
      </w:r>
    </w:p>
    <w:p w14:paraId="56516244" w14:textId="30AA9033" w:rsidR="009B560C" w:rsidRPr="00484FB5" w:rsidRDefault="009B560C" w:rsidP="00C44904">
      <w:pPr>
        <w:numPr>
          <w:ilvl w:val="0"/>
          <w:numId w:val="21"/>
        </w:numPr>
        <w:spacing w:after="0"/>
        <w:rPr>
          <w:rStyle w:val="Entity"/>
        </w:rPr>
      </w:pPr>
      <w:r w:rsidRPr="00484FB5">
        <w:rPr>
          <w:rStyle w:val="Entity"/>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7FA74B25" w:rsidR="00AE357E" w:rsidRDefault="00A052E8" w:rsidP="00AE357E">
      <w:pPr>
        <w:keepNext/>
      </w:pPr>
      <w:r>
        <w:rPr>
          <w:noProof/>
          <w:lang w:val="en-CA" w:eastAsia="en-CA"/>
        </w:rPr>
        <w:drawing>
          <wp:inline distT="0" distB="0" distL="0" distR="0" wp14:anchorId="22EEDAAD" wp14:editId="742C911C">
            <wp:extent cx="5486400" cy="3913845"/>
            <wp:effectExtent l="0" t="0" r="0"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3913845"/>
                    </a:xfrm>
                    <a:prstGeom prst="rect">
                      <a:avLst/>
                    </a:prstGeom>
                    <a:noFill/>
                    <a:ln>
                      <a:noFill/>
                    </a:ln>
                  </pic:spPr>
                </pic:pic>
              </a:graphicData>
            </a:graphic>
          </wp:inline>
        </w:drawing>
      </w:r>
    </w:p>
    <w:p w14:paraId="787DD0D7" w14:textId="709E326C" w:rsidR="00AE357E" w:rsidRDefault="00AE357E" w:rsidP="00AE357E">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36</w:t>
      </w:r>
      <w:r w:rsidR="00673E83">
        <w:rPr>
          <w:noProof/>
        </w:rPr>
        <w:fldChar w:fldCharType="end"/>
      </w:r>
      <w:r>
        <w:t>: Overview of earth material description</w:t>
      </w:r>
      <w:r w:rsidR="00853941">
        <w:t>.</w:t>
      </w:r>
    </w:p>
    <w:p w14:paraId="6A6B155F" w14:textId="2A473E63" w:rsidR="00AE357E" w:rsidRDefault="00AE357E" w:rsidP="00AE357E">
      <w:pPr>
        <w:pStyle w:val="Titre4"/>
      </w:pPr>
      <w:r>
        <w:t>Alteration description</w:t>
      </w:r>
    </w:p>
    <w:p w14:paraId="601C9881" w14:textId="77777777" w:rsidR="00853941" w:rsidRDefault="00853941" w:rsidP="00AE357E"/>
    <w:p w14:paraId="2051B298" w14:textId="01D3D57E" w:rsidR="001150E2" w:rsidRDefault="00AE357E" w:rsidP="00AE357E">
      <w:r w:rsidRPr="00484FB5">
        <w:rPr>
          <w:rStyle w:val="Entity"/>
        </w:rPr>
        <w:lastRenderedPageBreak/>
        <w:t>AlterationDescription</w:t>
      </w:r>
      <w:r>
        <w:t xml:space="preserve">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w:t>
      </w:r>
      <w:r w:rsidRPr="00484FB5">
        <w:rPr>
          <w:rStyle w:val="Entity"/>
        </w:rPr>
        <w:t>GeologicUnit</w:t>
      </w:r>
      <w:r>
        <w:t xml:space="preserve"> </w:t>
      </w:r>
      <w:r w:rsidR="0016580A">
        <w:t>(</w:t>
      </w:r>
      <w:r w:rsidR="0016580A" w:rsidRPr="00484FB5">
        <w:rPr>
          <w:rStyle w:val="Entity"/>
        </w:rPr>
        <w:t>geologicUnitType</w:t>
      </w:r>
      <w:r w:rsidR="0016580A">
        <w:t xml:space="preserve"> = </w:t>
      </w:r>
      <w:r w:rsidR="0016580A" w:rsidRPr="00484FB5">
        <w:rPr>
          <w:rStyle w:val="xmlChar"/>
        </w:rPr>
        <w:t>PedologicUnit</w:t>
      </w:r>
      <w:r w:rsidR="0016580A">
        <w:t xml:space="preserve">) </w:t>
      </w:r>
      <w:r>
        <w:t xml:space="preserve">with unit parts representing the various horizons in the profile.  Thickness of a weathering profile can be delivered as </w:t>
      </w:r>
      <w:r w:rsidRPr="00484FB5">
        <w:rPr>
          <w:rStyle w:val="Entity"/>
        </w:rPr>
        <w:t>unitThickness</w:t>
      </w:r>
      <w:r>
        <w:t xml:space="preserve"> of a </w:t>
      </w:r>
      <w:r w:rsidR="001150E2" w:rsidRPr="00484FB5">
        <w:rPr>
          <w:rStyle w:val="Entity"/>
        </w:rPr>
        <w:t>GeologicUnit</w:t>
      </w:r>
      <w:r w:rsidR="001150E2">
        <w:t xml:space="preserve"> which </w:t>
      </w:r>
      <w:r w:rsidR="001150E2" w:rsidRPr="00484FB5">
        <w:rPr>
          <w:rStyle w:val="Entity"/>
        </w:rPr>
        <w:t>geologicUnitType</w:t>
      </w:r>
      <w:r w:rsidR="001150E2">
        <w:t xml:space="preserv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CA" w:eastAsia="en-CA"/>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Lgende"/>
      </w:pPr>
      <w:r>
        <w:t xml:space="preserve">Figure </w:t>
      </w:r>
      <w:r>
        <w:fldChar w:fldCharType="begin"/>
      </w:r>
      <w:r>
        <w:instrText xml:space="preserve"> SEQ Figure \* ARABIC </w:instrText>
      </w:r>
      <w:r>
        <w:fldChar w:fldCharType="separate"/>
      </w:r>
      <w:r w:rsidR="007C615B">
        <w:rPr>
          <w:noProof/>
        </w:rPr>
        <w:t>37</w:t>
      </w:r>
      <w:r>
        <w:fldChar w:fldCharType="end"/>
      </w:r>
      <w:r>
        <w:t xml:space="preserve"> </w:t>
      </w:r>
      <w:r w:rsidRPr="000D2BCF">
        <w:t>Example of a weathering profile</w:t>
      </w:r>
      <w:r w:rsidR="00853941">
        <w:t>.</w:t>
      </w:r>
    </w:p>
    <w:p w14:paraId="56717D41" w14:textId="727AFD98" w:rsidR="0043586C" w:rsidRPr="00791B66" w:rsidRDefault="00A052E8" w:rsidP="00D20646">
      <w:pPr>
        <w:keepNext/>
        <w:rPr>
          <w:lang w:val="en-CA"/>
        </w:rPr>
      </w:pPr>
      <w:r>
        <w:rPr>
          <w:noProof/>
          <w:lang w:val="en-CA" w:eastAsia="en-CA"/>
        </w:rPr>
        <w:lastRenderedPageBreak/>
        <w:drawing>
          <wp:inline distT="0" distB="0" distL="0" distR="0" wp14:anchorId="5F432ACE" wp14:editId="5D62BF54">
            <wp:extent cx="5486400" cy="5875563"/>
            <wp:effectExtent l="0" t="0" r="0"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5875563"/>
                    </a:xfrm>
                    <a:prstGeom prst="rect">
                      <a:avLst/>
                    </a:prstGeom>
                    <a:noFill/>
                    <a:ln>
                      <a:noFill/>
                    </a:ln>
                  </pic:spPr>
                </pic:pic>
              </a:graphicData>
            </a:graphic>
          </wp:inline>
        </w:drawing>
      </w:r>
    </w:p>
    <w:p w14:paraId="0A31306A" w14:textId="67EFFC58" w:rsidR="00AE357E" w:rsidRPr="006064ED" w:rsidRDefault="0043586C" w:rsidP="00D20646">
      <w:pPr>
        <w:pStyle w:val="Lgende"/>
        <w:rPr>
          <w:noProof/>
          <w:lang w:val="fr-CA" w:eastAsia="en-CA"/>
        </w:rPr>
      </w:pPr>
      <w:r w:rsidRPr="006064ED">
        <w:rPr>
          <w:lang w:val="fr-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7C615B">
        <w:rPr>
          <w:noProof/>
          <w:lang w:val="fr-CA"/>
        </w:rPr>
        <w:t>38</w:t>
      </w:r>
      <w:r w:rsidRPr="00791B66">
        <w:rPr>
          <w:lang w:val="en-CA"/>
        </w:rPr>
        <w:fldChar w:fldCharType="end"/>
      </w:r>
      <w:r w:rsidRPr="006064ED">
        <w:rPr>
          <w:lang w:val="fr-CA"/>
        </w:rPr>
        <w:t xml:space="preserve"> Alteration description context diagram</w:t>
      </w:r>
      <w:r w:rsidR="00853941" w:rsidRPr="006064ED">
        <w:rPr>
          <w:lang w:val="fr-CA"/>
        </w:rPr>
        <w:t>.</w:t>
      </w:r>
    </w:p>
    <w:p w14:paraId="2230D1EF" w14:textId="01D45D3C" w:rsidR="0043586C" w:rsidRPr="00791B66" w:rsidRDefault="00F658C5" w:rsidP="00D20646">
      <w:pPr>
        <w:keepNext/>
        <w:rPr>
          <w:lang w:val="en-CA"/>
        </w:rPr>
      </w:pPr>
      <w:r>
        <w:rPr>
          <w:noProof/>
          <w:lang w:val="en-CA" w:eastAsia="en-CA"/>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Lgende"/>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7C615B">
        <w:rPr>
          <w:noProof/>
        </w:rPr>
        <w:t>39</w:t>
      </w:r>
      <w:r>
        <w:fldChar w:fldCharType="end"/>
      </w:r>
      <w:r>
        <w:t xml:space="preserve"> : Example of describing alteration halo from Drewes</w:t>
      </w:r>
      <w:r w:rsidR="00BF4178">
        <w:t>.</w:t>
      </w:r>
    </w:p>
    <w:p w14:paraId="4953FB17" w14:textId="77777777" w:rsidR="0043586C" w:rsidRDefault="0043586C" w:rsidP="00AE357E"/>
    <w:p w14:paraId="006AABF8" w14:textId="79297120" w:rsidR="0016580A" w:rsidRPr="0016580A" w:rsidRDefault="0016580A" w:rsidP="00A14FB0">
      <w:pPr>
        <w:pStyle w:val="Titre5"/>
      </w:pPr>
      <w:proofErr w:type="gramStart"/>
      <w:r>
        <w:t>alterationType</w:t>
      </w:r>
      <w:proofErr w:type="gramEnd"/>
    </w:p>
    <w:p w14:paraId="36214D7B" w14:textId="1A01B9B4" w:rsidR="0016580A" w:rsidRDefault="0016580A" w:rsidP="00AE357E">
      <w:r>
        <w:t xml:space="preserve">The property </w:t>
      </w:r>
      <w:r w:rsidRPr="00484FB5">
        <w:rPr>
          <w:rStyle w:val="Entity"/>
        </w:rPr>
        <w:t>alterationType</w:t>
      </w:r>
      <w:proofErr w:type="gramStart"/>
      <w:r w:rsidRPr="00484FB5">
        <w:rPr>
          <w:rStyle w:val="Entity"/>
        </w:rPr>
        <w:t>:AlterationTypeTerm</w:t>
      </w:r>
      <w:proofErr w:type="gramEnd"/>
      <w:r>
        <w:t xml:space="preserve"> contain</w:t>
      </w:r>
      <w:r w:rsidR="00A14FB0">
        <w:t>s</w:t>
      </w:r>
      <w:r>
        <w:t xml:space="preserve"> a term </w:t>
      </w:r>
      <w:r w:rsidRPr="0016580A">
        <w:t>from a controlled vocabulary of alteration types (</w:t>
      </w:r>
      <w:r w:rsidR="00166987" w:rsidRPr="0016580A">
        <w:t>e.g.</w:t>
      </w:r>
      <w:r w:rsidRPr="0016580A">
        <w:t>; potassic, argillic, advanced argillic)</w:t>
      </w:r>
      <w:r w:rsidR="00CB122C">
        <w:t>.</w:t>
      </w:r>
    </w:p>
    <w:p w14:paraId="218938D1" w14:textId="0477C05B" w:rsidR="0016580A" w:rsidRPr="00A14FB0" w:rsidRDefault="0016580A" w:rsidP="00A14FB0">
      <w:pPr>
        <w:pStyle w:val="Titre5"/>
        <w:rPr>
          <w:lang w:val="en-CA"/>
        </w:rPr>
      </w:pPr>
      <w:proofErr w:type="gramStart"/>
      <w:r w:rsidRPr="00D970E9">
        <w:rPr>
          <w:lang w:val="en-CA"/>
        </w:rPr>
        <w:t>alterationProduct</w:t>
      </w:r>
      <w:proofErr w:type="gramEnd"/>
    </w:p>
    <w:p w14:paraId="6F237C1F" w14:textId="6E3DC668" w:rsidR="0016580A" w:rsidRDefault="0016580A" w:rsidP="00AE357E">
      <w:r>
        <w:t xml:space="preserve">The property </w:t>
      </w:r>
      <w:r w:rsidRPr="00484FB5">
        <w:rPr>
          <w:rStyle w:val="Entity"/>
        </w:rPr>
        <w:t>alterationProduct</w:t>
      </w:r>
      <w:r>
        <w:t xml:space="preserve"> </w:t>
      </w:r>
      <w:r w:rsidR="00A14FB0">
        <w:t>is</w:t>
      </w:r>
      <w:r>
        <w:t xml:space="preserve"> an association between the </w:t>
      </w:r>
      <w:r w:rsidRPr="00484FB5">
        <w:rPr>
          <w:rStyle w:val="Entity"/>
        </w:rPr>
        <w:t>AlterationDescripton</w:t>
      </w:r>
      <w:r>
        <w:t xml:space="preserve"> and </w:t>
      </w:r>
      <w:r w:rsidRPr="00484FB5">
        <w:rPr>
          <w:rStyle w:val="Entity"/>
        </w:rPr>
        <w:t>EarthMaterial</w:t>
      </w:r>
      <w:r>
        <w:t xml:space="preserve">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03CE8B1A" w14:textId="197C8B10" w:rsidR="0016580A" w:rsidRPr="00A14FB0" w:rsidRDefault="0016580A" w:rsidP="00A14FB0">
      <w:pPr>
        <w:pStyle w:val="Titre5"/>
        <w:rPr>
          <w:lang w:val="en-CA"/>
        </w:rPr>
      </w:pPr>
      <w:proofErr w:type="gramStart"/>
      <w:r w:rsidRPr="00D970E9">
        <w:rPr>
          <w:lang w:val="en-CA"/>
        </w:rPr>
        <w:t>alterationDistribution</w:t>
      </w:r>
      <w:proofErr w:type="gramEnd"/>
    </w:p>
    <w:p w14:paraId="0167B527" w14:textId="5770C113" w:rsidR="0016580A" w:rsidRDefault="0016580A" w:rsidP="00AE357E">
      <w:r>
        <w:t xml:space="preserve">The </w:t>
      </w:r>
      <w:r w:rsidRPr="00484FB5">
        <w:rPr>
          <w:rStyle w:val="Entity"/>
        </w:rPr>
        <w:t>alterationDistribution</w:t>
      </w:r>
      <w:r>
        <w:t xml:space="preserve"> </w:t>
      </w:r>
      <w:r w:rsidR="00484FB5">
        <w:t>(</w:t>
      </w:r>
      <w:r w:rsidR="008F3406">
        <w:rPr>
          <w:rStyle w:val="Entity"/>
        </w:rPr>
        <w:t>SWE::Category</w:t>
      </w:r>
      <w:r>
        <w:t xml:space="preserve">) property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2587662E" w14:textId="2685569F" w:rsidR="0016580A" w:rsidRPr="00A14FB0" w:rsidRDefault="0016580A" w:rsidP="00A14FB0">
      <w:pPr>
        <w:pStyle w:val="Titre5"/>
        <w:rPr>
          <w:lang w:val="en-CA"/>
        </w:rPr>
      </w:pPr>
      <w:bookmarkStart w:id="340" w:name="BKM_8201810A_8593_4A0C_A4FE_B4A134FDF11D"/>
      <w:bookmarkEnd w:id="340"/>
      <w:proofErr w:type="gramStart"/>
      <w:r w:rsidRPr="00D970E9">
        <w:rPr>
          <w:lang w:val="en-CA"/>
        </w:rPr>
        <w:t>alterationDegree</w:t>
      </w:r>
      <w:proofErr w:type="gramEnd"/>
    </w:p>
    <w:p w14:paraId="5667B120" w14:textId="29D4979E" w:rsidR="0016580A" w:rsidRDefault="0016580A" w:rsidP="00D20646">
      <w:pPr>
        <w:rPr>
          <w:lang w:val="en-CA"/>
        </w:rPr>
      </w:pPr>
      <w:r>
        <w:rPr>
          <w:lang w:val="en-CA"/>
        </w:rPr>
        <w:t xml:space="preserve">The property </w:t>
      </w:r>
      <w:r w:rsidRPr="00484FB5">
        <w:rPr>
          <w:rStyle w:val="Entity"/>
        </w:rPr>
        <w:t>alterationDegree</w:t>
      </w:r>
      <w:r>
        <w:rPr>
          <w:lang w:val="en-CA"/>
        </w:rPr>
        <w:t xml:space="preserve"> </w:t>
      </w:r>
      <w:r w:rsidR="00484FB5">
        <w:rPr>
          <w:lang w:val="en-CA"/>
        </w:rPr>
        <w:t>(</w:t>
      </w:r>
      <w:r w:rsidR="008F3406" w:rsidRPr="00424648">
        <w:rPr>
          <w:rStyle w:val="Entity"/>
        </w:rPr>
        <w:t>SWE::Category</w:t>
      </w:r>
      <w:r>
        <w:rPr>
          <w:lang w:val="en-CA"/>
        </w:rPr>
        <w:t xml:space="preserve">) </w:t>
      </w:r>
      <w:r w:rsidR="00A14FB0">
        <w:rPr>
          <w:lang w:val="en-CA"/>
        </w:rPr>
        <w:t xml:space="preserve">contains </w:t>
      </w:r>
      <w:r w:rsidR="0083280E">
        <w:rPr>
          <w:lang w:val="en-CA"/>
        </w:rPr>
        <w:t>a t</w:t>
      </w:r>
      <w:r w:rsidR="0083280E" w:rsidRPr="0083280E">
        <w:rPr>
          <w:lang w:val="en-CA"/>
        </w:rPr>
        <w:t>erm from a controlled vocabu</w:t>
      </w:r>
      <w:r w:rsidR="00A14FB0">
        <w:rPr>
          <w:lang w:val="en-CA"/>
        </w:rPr>
        <w:t>lary to indicate the magnitude</w:t>
      </w:r>
      <w:r w:rsidR="0083280E" w:rsidRPr="0083280E">
        <w:rPr>
          <w:lang w:val="en-CA"/>
        </w:rPr>
        <w:t xml:space="preserve"> of observed alteration.</w:t>
      </w:r>
    </w:p>
    <w:p w14:paraId="06D9839A" w14:textId="53B6DE00" w:rsidR="0083280E" w:rsidRDefault="0083280E" w:rsidP="00D20646">
      <w:pPr>
        <w:pStyle w:val="Titre5"/>
        <w:rPr>
          <w:lang w:val="en-CA"/>
        </w:rPr>
      </w:pPr>
      <w:proofErr w:type="gramStart"/>
      <w:r w:rsidRPr="0083280E">
        <w:rPr>
          <w:lang w:val="en-CA"/>
        </w:rPr>
        <w:t>alterationEvent</w:t>
      </w:r>
      <w:proofErr w:type="gramEnd"/>
    </w:p>
    <w:p w14:paraId="296F9AAA" w14:textId="3FE0E08D" w:rsidR="0083280E" w:rsidRDefault="0083280E" w:rsidP="00D20646">
      <w:pPr>
        <w:rPr>
          <w:lang w:val="en-CA"/>
        </w:rPr>
      </w:pPr>
      <w:r>
        <w:rPr>
          <w:lang w:val="en-CA"/>
        </w:rPr>
        <w:t xml:space="preserve">The property </w:t>
      </w:r>
      <w:r w:rsidRPr="00484FB5">
        <w:rPr>
          <w:rStyle w:val="Entity"/>
        </w:rPr>
        <w:t>alterationEvent</w:t>
      </w:r>
      <w:r>
        <w:rPr>
          <w:lang w:val="en-CA"/>
        </w:rPr>
        <w:t xml:space="preserve"> </w:t>
      </w:r>
      <w:r w:rsidR="00A14FB0">
        <w:rPr>
          <w:lang w:val="en-CA"/>
        </w:rPr>
        <w:t>is</w:t>
      </w:r>
      <w:r>
        <w:rPr>
          <w:lang w:val="en-CA"/>
        </w:rPr>
        <w:t xml:space="preserve"> an association between an </w:t>
      </w:r>
      <w:r w:rsidRPr="00484FB5">
        <w:rPr>
          <w:rStyle w:val="Entity"/>
        </w:rPr>
        <w:t>AlterationDescri</w:t>
      </w:r>
      <w:r w:rsidR="00166987" w:rsidRPr="00484FB5">
        <w:rPr>
          <w:rStyle w:val="Entity"/>
        </w:rPr>
        <w:t>p</w:t>
      </w:r>
      <w:r w:rsidRPr="00484FB5">
        <w:rPr>
          <w:rStyle w:val="Entity"/>
        </w:rPr>
        <w:t>tion</w:t>
      </w:r>
      <w:r>
        <w:rPr>
          <w:lang w:val="en-CA"/>
        </w:rPr>
        <w:t xml:space="preserve"> and a </w:t>
      </w:r>
      <w:r w:rsidRPr="00484FB5">
        <w:rPr>
          <w:rStyle w:val="Entity"/>
        </w:rPr>
        <w:t>GeologicEvent</w:t>
      </w:r>
      <w:r>
        <w:rPr>
          <w:lang w:val="en-CA"/>
        </w:rPr>
        <w:t xml:space="preserve"> describing the </w:t>
      </w:r>
      <w:r w:rsidRPr="00484FB5">
        <w:rPr>
          <w:rStyle w:val="Entity"/>
        </w:rPr>
        <w:t>GeologicEvent</w:t>
      </w:r>
      <w:r>
        <w:rPr>
          <w:lang w:val="en-CA"/>
        </w:rPr>
        <w:t xml:space="preserve"> associated with the alteration.</w:t>
      </w:r>
    </w:p>
    <w:p w14:paraId="2697A4C6" w14:textId="1579B09A" w:rsidR="00604E1E" w:rsidRDefault="00604E1E" w:rsidP="00604E1E">
      <w:pPr>
        <w:pStyle w:val="Titre4"/>
      </w:pPr>
      <w:bookmarkStart w:id="341" w:name="BKM_7C508FBF_33D9_484F_911B_6377C69AD667"/>
      <w:bookmarkStart w:id="342" w:name="BKM_ED5D19E5_9BBB_4493_91D3_D708625FA37A"/>
      <w:bookmarkStart w:id="343" w:name="BKM_E45C3931_F3F9_4BB2_B916_F57604E1D027"/>
      <w:bookmarkStart w:id="344" w:name="BKM_26449531_DA00_4286_BEAD_53641C8C6B18"/>
      <w:bookmarkEnd w:id="341"/>
      <w:bookmarkEnd w:id="342"/>
      <w:bookmarkEnd w:id="343"/>
      <w:bookmarkEnd w:id="344"/>
      <w:r>
        <w:lastRenderedPageBreak/>
        <w:t>Chemical Composition</w:t>
      </w:r>
    </w:p>
    <w:p w14:paraId="599250ED" w14:textId="77777777" w:rsidR="009B560C" w:rsidRDefault="009B560C" w:rsidP="00AE357E"/>
    <w:p w14:paraId="22990790" w14:textId="325D11F6" w:rsidR="00604E1E" w:rsidRDefault="009B560C" w:rsidP="00AE357E">
      <w:r w:rsidRPr="00484FB5">
        <w:rPr>
          <w:rStyle w:val="Entity"/>
        </w:rPr>
        <w:t>ChemicalComposition</w:t>
      </w:r>
      <w:r>
        <w:t xml:space="preserve"> is </w:t>
      </w:r>
      <w:r w:rsidR="00A02014">
        <w:t xml:space="preserve">a </w:t>
      </w:r>
      <w:r w:rsidR="00A02014" w:rsidRPr="00604E1E">
        <w:t>kind</w:t>
      </w:r>
      <w:r>
        <w:t xml:space="preserve"> of </w:t>
      </w:r>
      <w:r w:rsidRPr="00484FB5">
        <w:rPr>
          <w:rStyle w:val="Entity"/>
        </w:rPr>
        <w:t>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11EEE563" w:rsidR="00604E1E" w:rsidRDefault="00A052E8" w:rsidP="00604E1E">
      <w:pPr>
        <w:keepNext/>
      </w:pPr>
      <w:r>
        <w:rPr>
          <w:noProof/>
          <w:lang w:val="en-CA" w:eastAsia="en-CA"/>
        </w:rPr>
        <w:drawing>
          <wp:inline distT="0" distB="0" distL="0" distR="0" wp14:anchorId="674FE470" wp14:editId="001A745E">
            <wp:extent cx="4659630" cy="3040380"/>
            <wp:effectExtent l="0" t="0" r="7620" b="762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9630" cy="3040380"/>
                    </a:xfrm>
                    <a:prstGeom prst="rect">
                      <a:avLst/>
                    </a:prstGeom>
                    <a:noFill/>
                    <a:ln>
                      <a:noFill/>
                    </a:ln>
                  </pic:spPr>
                </pic:pic>
              </a:graphicData>
            </a:graphic>
          </wp:inline>
        </w:drawing>
      </w:r>
    </w:p>
    <w:p w14:paraId="63C3EBAA" w14:textId="0705A371"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40</w:t>
      </w:r>
      <w:r w:rsidR="00673E83">
        <w:rPr>
          <w:noProof/>
        </w:rPr>
        <w:fldChar w:fldCharType="end"/>
      </w:r>
      <w:r>
        <w:t>: Chemical composition</w:t>
      </w:r>
      <w:r w:rsidR="00CB122C">
        <w:t xml:space="preserve"> context diagram.</w:t>
      </w:r>
    </w:p>
    <w:p w14:paraId="75970A9E" w14:textId="14E00E8E" w:rsidR="00BF4178" w:rsidRPr="00A14FB0" w:rsidRDefault="00BF4178" w:rsidP="00A14FB0">
      <w:pPr>
        <w:pStyle w:val="Titre5"/>
        <w:rPr>
          <w:lang w:val="en-CA"/>
        </w:rPr>
      </w:pPr>
      <w:bookmarkStart w:id="345" w:name="BKM_D4FBCA43_958A_4AEF_8332_5F96792672DF"/>
      <w:bookmarkEnd w:id="345"/>
      <w:proofErr w:type="gramStart"/>
      <w:r w:rsidRPr="00D970E9">
        <w:rPr>
          <w:lang w:val="en-CA"/>
        </w:rPr>
        <w:t>chemicalAnalysis</w:t>
      </w:r>
      <w:proofErr w:type="gramEnd"/>
    </w:p>
    <w:p w14:paraId="3E7F39CC" w14:textId="69F92A9D" w:rsidR="00BF4178" w:rsidRDefault="00BF4178" w:rsidP="00D20646">
      <w:pPr>
        <w:rPr>
          <w:lang w:val="en-CA"/>
        </w:rPr>
      </w:pPr>
      <w:r>
        <w:rPr>
          <w:lang w:val="en-CA"/>
        </w:rPr>
        <w:t xml:space="preserve">The </w:t>
      </w:r>
      <w:r w:rsidRPr="00484FB5">
        <w:rPr>
          <w:rStyle w:val="Entity"/>
        </w:rPr>
        <w:t>chemicalAnalysis</w:t>
      </w:r>
      <w:r>
        <w:rPr>
          <w:lang w:val="en-CA"/>
        </w:rPr>
        <w:t xml:space="preserve"> </w:t>
      </w:r>
      <w:r w:rsidR="00484FB5">
        <w:rPr>
          <w:lang w:val="en-CA"/>
        </w:rPr>
        <w:t>property (</w:t>
      </w:r>
      <w:r w:rsidR="00484FB5" w:rsidRPr="00484FB5">
        <w:rPr>
          <w:rStyle w:val="Entity"/>
        </w:rPr>
        <w:t>SWE</w:t>
      </w:r>
      <w:proofErr w:type="gramStart"/>
      <w:r w:rsidRPr="00484FB5">
        <w:rPr>
          <w:rStyle w:val="Entity"/>
        </w:rPr>
        <w:t>:DataRecord</w:t>
      </w:r>
      <w:proofErr w:type="gramEnd"/>
      <w:r>
        <w:rPr>
          <w:lang w:val="en-CA"/>
        </w:rPr>
        <w:t>) contain</w:t>
      </w:r>
      <w:r w:rsidR="00A14FB0">
        <w:rPr>
          <w:lang w:val="en-CA"/>
        </w:rPr>
        <w:t>s</w:t>
      </w:r>
      <w:r>
        <w:rPr>
          <w:lang w:val="en-CA"/>
        </w:rPr>
        <w:t xml:space="preserve"> a collection of geochemical results in a form of a </w:t>
      </w:r>
      <w:r w:rsidRPr="00484FB5">
        <w:rPr>
          <w:rStyle w:val="Entity"/>
        </w:rPr>
        <w:t>DataRecord</w:t>
      </w:r>
      <w:r>
        <w:rPr>
          <w:lang w:val="en-CA"/>
        </w:rPr>
        <w:t xml:space="preserve"> (a collection of fields composed of description and values)</w:t>
      </w:r>
      <w:r w:rsidR="00CB122C">
        <w:rPr>
          <w:lang w:val="en-CA"/>
        </w:rPr>
        <w:t>.</w:t>
      </w:r>
    </w:p>
    <w:p w14:paraId="6A6F8840" w14:textId="77777777" w:rsidR="00AE357E" w:rsidRDefault="00AE357E" w:rsidP="00AE357E">
      <w:bookmarkStart w:id="346" w:name="BKM_7DA6E39E_93F3_43B7_9C51_9F05A691932A"/>
      <w:bookmarkEnd w:id="346"/>
    </w:p>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5B5AE85C" w:rsidR="00604E1E" w:rsidRDefault="00224DF5" w:rsidP="00AE357E">
      <w:r>
        <w:t xml:space="preserve">The </w:t>
      </w:r>
      <w:r w:rsidRPr="00484FB5">
        <w:rPr>
          <w:rStyle w:val="Entity"/>
        </w:rPr>
        <w:t>CompoundMaterialDescription</w:t>
      </w:r>
      <w:r>
        <w:t xml:space="preserve"> class is a </w:t>
      </w:r>
      <w:r w:rsidR="00A02014">
        <w:t>kind</w:t>
      </w:r>
      <w:r>
        <w:t xml:space="preserve"> of </w:t>
      </w:r>
      <w:r w:rsidRPr="00484FB5">
        <w:rPr>
          <w:rStyle w:val="Entity"/>
        </w:rPr>
        <w:t>EarthMaterialDescription</w:t>
      </w:r>
      <w:r>
        <w:t xml:space="preserve">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647DEDF7" w:rsidR="00604E1E" w:rsidRDefault="00A052E8" w:rsidP="00604E1E">
      <w:pPr>
        <w:keepNext/>
      </w:pPr>
      <w:r>
        <w:rPr>
          <w:noProof/>
          <w:lang w:val="en-CA" w:eastAsia="en-CA"/>
        </w:rPr>
        <w:lastRenderedPageBreak/>
        <w:drawing>
          <wp:inline distT="0" distB="0" distL="0" distR="0" wp14:anchorId="4D487D45" wp14:editId="13A412CC">
            <wp:extent cx="5486400" cy="4853188"/>
            <wp:effectExtent l="0" t="0" r="0" b="508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853188"/>
                    </a:xfrm>
                    <a:prstGeom prst="rect">
                      <a:avLst/>
                    </a:prstGeom>
                    <a:noFill/>
                    <a:ln>
                      <a:noFill/>
                    </a:ln>
                  </pic:spPr>
                </pic:pic>
              </a:graphicData>
            </a:graphic>
          </wp:inline>
        </w:drawing>
      </w:r>
    </w:p>
    <w:p w14:paraId="34F96725" w14:textId="5B30C923"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41</w:t>
      </w:r>
      <w:r w:rsidR="00673E83">
        <w:rPr>
          <w:noProof/>
        </w:rPr>
        <w:fldChar w:fldCharType="end"/>
      </w:r>
      <w:r>
        <w:t>: Compound material description</w:t>
      </w:r>
      <w:r w:rsidR="00CB122C">
        <w:t xml:space="preserve"> context diagram.</w:t>
      </w:r>
    </w:p>
    <w:p w14:paraId="1DC7B4CC" w14:textId="680B0619" w:rsidR="00224DF5" w:rsidRPr="00A14FB0" w:rsidRDefault="00224DF5" w:rsidP="00A14FB0">
      <w:pPr>
        <w:pStyle w:val="Titre5"/>
        <w:rPr>
          <w:lang w:val="en-CA"/>
        </w:rPr>
      </w:pPr>
      <w:bookmarkStart w:id="347" w:name="BKM_0126A46B_77F6_4F3D_8366_99D7292A119E"/>
      <w:bookmarkEnd w:id="347"/>
      <w:proofErr w:type="gramStart"/>
      <w:r w:rsidRPr="00D970E9">
        <w:rPr>
          <w:lang w:val="en-CA"/>
        </w:rPr>
        <w:t>compositionCategory</w:t>
      </w:r>
      <w:proofErr w:type="gramEnd"/>
    </w:p>
    <w:p w14:paraId="2DFC5351" w14:textId="577173D7" w:rsidR="00224DF5" w:rsidRDefault="00224DF5" w:rsidP="00D20646">
      <w:pPr>
        <w:rPr>
          <w:lang w:val="en-CA"/>
        </w:rPr>
      </w:pPr>
      <w:r>
        <w:rPr>
          <w:lang w:val="en-CA"/>
        </w:rPr>
        <w:t xml:space="preserve">The </w:t>
      </w:r>
      <w:r w:rsidRPr="00484FB5">
        <w:rPr>
          <w:rStyle w:val="Entity"/>
        </w:rPr>
        <w:t>compositionCategory</w:t>
      </w:r>
      <w:r>
        <w:rPr>
          <w:lang w:val="en-CA"/>
        </w:rPr>
        <w:t xml:space="preserve"> </w:t>
      </w:r>
      <w:r w:rsidR="00484FB5">
        <w:rPr>
          <w:lang w:val="en-CA"/>
        </w:rPr>
        <w:t>property (</w:t>
      </w:r>
      <w:r w:rsidR="008F3406">
        <w:rPr>
          <w:rStyle w:val="Entity"/>
        </w:rPr>
        <w:t>SWE::Category</w:t>
      </w:r>
      <w:r>
        <w:rPr>
          <w:lang w:val="en-CA"/>
        </w:rPr>
        <w:t>) provide</w:t>
      </w:r>
      <w:r w:rsidR="00A14FB0">
        <w:rPr>
          <w:lang w:val="en-CA"/>
        </w:rPr>
        <w:t>s</w:t>
      </w:r>
      <w:r>
        <w:rPr>
          <w:lang w:val="en-CA"/>
        </w:rPr>
        <w:t xml:space="preserv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Titre5"/>
        <w:rPr>
          <w:lang w:val="en-CA"/>
        </w:rPr>
      </w:pPr>
      <w:proofErr w:type="gramStart"/>
      <w:r w:rsidRPr="00D970E9">
        <w:rPr>
          <w:lang w:val="en-CA"/>
        </w:rPr>
        <w:t>geneticCategory</w:t>
      </w:r>
      <w:proofErr w:type="gramEnd"/>
    </w:p>
    <w:p w14:paraId="43478367" w14:textId="63E51881" w:rsidR="00224DF5" w:rsidRDefault="00224DF5" w:rsidP="00D20646">
      <w:pPr>
        <w:rPr>
          <w:lang w:val="en-CA"/>
        </w:rPr>
      </w:pPr>
      <w:r>
        <w:rPr>
          <w:lang w:val="en-CA"/>
        </w:rPr>
        <w:t>T</w:t>
      </w:r>
      <w:r w:rsidR="00484FB5">
        <w:rPr>
          <w:lang w:val="en-CA"/>
        </w:rPr>
        <w:t>he property geneticCategory (</w:t>
      </w:r>
      <w:r w:rsidR="008F3406">
        <w:rPr>
          <w:rStyle w:val="Entity"/>
        </w:rPr>
        <w:t>SWE::Category</w:t>
      </w:r>
      <w:r>
        <w:rPr>
          <w:lang w:val="en-CA"/>
        </w:rPr>
        <w:t>) provide</w:t>
      </w:r>
      <w:r w:rsidR="00A14FB0">
        <w:rPr>
          <w:lang w:val="en-CA"/>
        </w:rPr>
        <w:t>s</w:t>
      </w:r>
      <w:r>
        <w:rPr>
          <w:lang w:val="en-CA"/>
        </w:rPr>
        <w:t xml:space="preserve"> a</w:t>
      </w:r>
      <w:r w:rsidRPr="00224DF5">
        <w:rPr>
          <w:lang w:val="en-CA"/>
        </w:rPr>
        <w:t xml:space="preserve"> term </w:t>
      </w:r>
      <w:r>
        <w:rPr>
          <w:lang w:val="en-CA"/>
        </w:rPr>
        <w:t xml:space="preserve">from a controlled vocabulary </w:t>
      </w:r>
      <w:r w:rsidRPr="00224DF5">
        <w:rPr>
          <w:lang w:val="en-CA"/>
        </w:rPr>
        <w:t xml:space="preserve">that represents a summary geologic history of the material. </w:t>
      </w:r>
      <w:proofErr w:type="gramStart"/>
      <w:r w:rsidRPr="00224DF5">
        <w:rPr>
          <w:lang w:val="en-CA"/>
        </w:rPr>
        <w:t>(</w:t>
      </w:r>
      <w:r w:rsidR="00A02014" w:rsidRPr="00224DF5">
        <w:rPr>
          <w:lang w:val="en-CA"/>
        </w:rPr>
        <w:t>i.e.</w:t>
      </w:r>
      <w:r w:rsidRPr="00224DF5">
        <w:rPr>
          <w:lang w:val="en-CA"/>
        </w:rPr>
        <w:t xml:space="preserve">, a genetic </w:t>
      </w:r>
      <w:r w:rsidRPr="00224DF5">
        <w:rPr>
          <w:lang w:val="en-CA"/>
        </w:rPr>
        <w:lastRenderedPageBreak/>
        <w:t>process classifier term).</w:t>
      </w:r>
      <w:proofErr w:type="gramEnd"/>
      <w:r w:rsidRPr="00224DF5">
        <w:rPr>
          <w:lang w:val="en-CA"/>
        </w:rPr>
        <w:t xml:space="preserve"> Examples include igneous, sedimentary, metamorphic, shock metamorphic, volcanic, </w:t>
      </w:r>
      <w:proofErr w:type="gramStart"/>
      <w:r w:rsidRPr="00224DF5">
        <w:rPr>
          <w:lang w:val="en-CA"/>
        </w:rPr>
        <w:t>pyroclastic</w:t>
      </w:r>
      <w:proofErr w:type="gramEnd"/>
      <w:r w:rsidRPr="00224DF5">
        <w:rPr>
          <w:lang w:val="en-CA"/>
        </w:rPr>
        <w:t>.</w:t>
      </w:r>
    </w:p>
    <w:p w14:paraId="1C023176" w14:textId="2F58E2FE" w:rsidR="00224DF5" w:rsidRPr="00A14FB0" w:rsidRDefault="00224DF5" w:rsidP="00D20646">
      <w:pPr>
        <w:pStyle w:val="Titre5"/>
        <w:rPr>
          <w:lang w:val="en-CA"/>
        </w:rPr>
      </w:pPr>
      <w:proofErr w:type="gramStart"/>
      <w:r w:rsidRPr="00224DF5">
        <w:rPr>
          <w:lang w:val="en-CA"/>
        </w:rPr>
        <w:t>particleGeometry</w:t>
      </w:r>
      <w:proofErr w:type="gramEnd"/>
    </w:p>
    <w:p w14:paraId="4B1E1EC7" w14:textId="537FBE98" w:rsidR="00224DF5" w:rsidRDefault="00224DF5" w:rsidP="00D20646">
      <w:pPr>
        <w:rPr>
          <w:lang w:val="en-CA"/>
        </w:rPr>
      </w:pPr>
      <w:r>
        <w:rPr>
          <w:lang w:val="en-CA"/>
        </w:rPr>
        <w:t xml:space="preserve">The </w:t>
      </w:r>
      <w:r w:rsidRPr="00484FB5">
        <w:rPr>
          <w:rStyle w:val="Entity"/>
        </w:rPr>
        <w:t>particleGeometry</w:t>
      </w:r>
      <w:proofErr w:type="gramStart"/>
      <w:r w:rsidRPr="00484FB5">
        <w:rPr>
          <w:rStyle w:val="Entity"/>
        </w:rPr>
        <w:t>:ParticleGeometryDescription</w:t>
      </w:r>
      <w:proofErr w:type="gramEnd"/>
      <w:r>
        <w:rPr>
          <w:lang w:val="en-CA"/>
        </w:rPr>
        <w:t xml:space="preserve"> contain</w:t>
      </w:r>
      <w:r w:rsidR="00A14FB0">
        <w:rPr>
          <w:lang w:val="en-CA"/>
        </w:rPr>
        <w:t>s</w:t>
      </w:r>
      <w:r>
        <w:rPr>
          <w:lang w:val="en-CA"/>
        </w:rPr>
        <w:t xml:space="preserve"> an instance of </w:t>
      </w:r>
      <w:r w:rsidRPr="00484FB5">
        <w:rPr>
          <w:rStyle w:val="Entity"/>
        </w:rPr>
        <w:t>ParticleGeometryDescription</w:t>
      </w:r>
      <w:r w:rsidR="0011222F">
        <w:rPr>
          <w:lang w:val="en-CA"/>
        </w:rPr>
        <w:t>.</w:t>
      </w:r>
    </w:p>
    <w:p w14:paraId="31B6F5E2" w14:textId="5CB6F2EE" w:rsidR="004B1BCF" w:rsidRPr="00A14FB0" w:rsidRDefault="00484FB5" w:rsidP="00D20646">
      <w:pPr>
        <w:pStyle w:val="Titre5"/>
        <w:rPr>
          <w:lang w:val="en-CA"/>
        </w:rPr>
      </w:pPr>
      <w:proofErr w:type="gramStart"/>
      <w:r>
        <w:rPr>
          <w:lang w:val="en-CA"/>
        </w:rPr>
        <w:t>c</w:t>
      </w:r>
      <w:r w:rsidR="00224DF5" w:rsidRPr="00D970E9">
        <w:rPr>
          <w:lang w:val="en-CA"/>
        </w:rPr>
        <w:t>onstituent</w:t>
      </w:r>
      <w:proofErr w:type="gramEnd"/>
    </w:p>
    <w:p w14:paraId="44DADA49" w14:textId="2E7B90EE" w:rsidR="00224DF5" w:rsidRDefault="00224DF5" w:rsidP="00D20646">
      <w:pPr>
        <w:rPr>
          <w:lang w:val="en-CA"/>
        </w:rPr>
      </w:pPr>
      <w:r>
        <w:rPr>
          <w:lang w:val="en-CA"/>
        </w:rPr>
        <w:t xml:space="preserve">The property </w:t>
      </w:r>
      <w:r w:rsidRPr="00484FB5">
        <w:rPr>
          <w:rStyle w:val="Entity"/>
        </w:rPr>
        <w:t>constituent</w:t>
      </w:r>
      <w:r>
        <w:rPr>
          <w:lang w:val="en-CA"/>
        </w:rPr>
        <w:t xml:space="preserve"> </w:t>
      </w:r>
      <w:r w:rsidR="00A14FB0">
        <w:rPr>
          <w:lang w:val="en-CA"/>
        </w:rPr>
        <w:t>is</w:t>
      </w:r>
      <w:r>
        <w:rPr>
          <w:lang w:val="en-CA"/>
        </w:rPr>
        <w:t xml:space="preserve"> an association between a </w:t>
      </w:r>
      <w:r w:rsidR="004B1BCF" w:rsidRPr="00484FB5">
        <w:rPr>
          <w:rStyle w:val="Entity"/>
        </w:rPr>
        <w:t>CompoundMaterialDescription</w:t>
      </w:r>
      <w:r w:rsidR="004B1BCF">
        <w:rPr>
          <w:lang w:val="en-CA"/>
        </w:rPr>
        <w:t xml:space="preserve"> and a </w:t>
      </w:r>
      <w:r w:rsidR="004B1BCF" w:rsidRPr="00484FB5">
        <w:rPr>
          <w:rStyle w:val="Entity"/>
        </w:rPr>
        <w:t>ConstituentPart</w:t>
      </w:r>
      <w:r w:rsidR="004B1BCF">
        <w:rPr>
          <w:lang w:val="en-CA"/>
        </w:rPr>
        <w:t xml:space="preserve"> that </w:t>
      </w:r>
      <w:r w:rsidR="004B1BCF" w:rsidRPr="004B1BCF">
        <w:rPr>
          <w:lang w:val="en-CA"/>
        </w:rPr>
        <w:t xml:space="preserve">makes up part of the </w:t>
      </w:r>
      <w:r w:rsidR="004B1BCF" w:rsidRPr="00484FB5">
        <w:rPr>
          <w:rStyle w:val="Entity"/>
        </w:rPr>
        <w:t>CompoundMaterial</w:t>
      </w:r>
      <w:r w:rsidR="004B1BCF">
        <w:rPr>
          <w:lang w:val="en-CA"/>
        </w:rPr>
        <w:t>.</w:t>
      </w:r>
    </w:p>
    <w:p w14:paraId="7ED6961E" w14:textId="1C7BC235" w:rsidR="00604E1E" w:rsidRDefault="00E66A9E" w:rsidP="00E66A9E">
      <w:pPr>
        <w:pStyle w:val="Titre4"/>
      </w:pPr>
      <w:bookmarkStart w:id="348" w:name="BKM_68F68CA6_F7FB_411D_8560_851B7315C00E"/>
      <w:bookmarkStart w:id="349" w:name="BKM_F5243BEF_0ABC_4433_AFCB_2FCD01906472"/>
      <w:bookmarkEnd w:id="348"/>
      <w:bookmarkEnd w:id="349"/>
      <w:r>
        <w:t>ParticleGeometryDescription</w:t>
      </w:r>
    </w:p>
    <w:p w14:paraId="125F1862" w14:textId="77777777" w:rsidR="00E66A9E" w:rsidRDefault="00E66A9E" w:rsidP="00AE357E"/>
    <w:p w14:paraId="705F8B9C" w14:textId="6FA1E6BC" w:rsidR="00E66A9E" w:rsidRDefault="00E66A9E" w:rsidP="00AE357E">
      <w:r w:rsidRPr="00484FB5">
        <w:rPr>
          <w:rStyle w:val="Entity"/>
        </w:rPr>
        <w:t>ParticleGeometryDescription</w:t>
      </w:r>
      <w:r w:rsidRPr="00E66A9E">
        <w:t xml:space="preserve"> describes particles in a </w:t>
      </w:r>
      <w:r w:rsidRPr="00484FB5">
        <w:rPr>
          <w:rStyle w:val="Entity"/>
        </w:rPr>
        <w:t>CompoundMaterial</w:t>
      </w:r>
      <w:r w:rsidRPr="00E66A9E">
        <w:t xml:space="preserve"> independent of their relationship to each other or orientation. It is distinguished from </w:t>
      </w:r>
      <w:r w:rsidRPr="00484FB5">
        <w:rPr>
          <w:rStyle w:val="Entity"/>
        </w:rPr>
        <w:t>Fabric</w:t>
      </w:r>
      <w:r w:rsidRPr="00E66A9E">
        <w:t xml:space="preserve"> in that the </w:t>
      </w:r>
      <w:r w:rsidRPr="00484FB5">
        <w:rPr>
          <w:rStyle w:val="Entity"/>
        </w:rPr>
        <w:t>ParticleGeometryDescription</w:t>
      </w:r>
      <w:r w:rsidRPr="00E66A9E">
        <w:t xml:space="preserve"> remains constant if the material is disaggregated into its constituent particles, whereas </w:t>
      </w:r>
      <w:r w:rsidRPr="00484FB5">
        <w:rPr>
          <w:rStyle w:val="Entity"/>
        </w:rPr>
        <w:t>Fabric</w:t>
      </w:r>
      <w:r w:rsidRPr="00E66A9E">
        <w:t xml:space="preserve">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w:t>
      </w:r>
      <w:r w:rsidR="00484FB5">
        <w:t xml:space="preserve"> r</w:t>
      </w:r>
      <w:r w:rsidRPr="00E66A9E">
        <w:t>atio (</w:t>
      </w:r>
      <w:r w:rsidR="00797CDE" w:rsidRPr="00E66A9E">
        <w:t>e.g.</w:t>
      </w:r>
      <w:r w:rsidRPr="00E66A9E">
        <w:t>: elongated, platy, bladed, compact, acicular).</w:t>
      </w:r>
    </w:p>
    <w:p w14:paraId="7E62D424" w14:textId="59A54154" w:rsidR="00DE657E" w:rsidRDefault="00A052E8" w:rsidP="00D20646">
      <w:pPr>
        <w:keepNext/>
      </w:pPr>
      <w:r>
        <w:rPr>
          <w:noProof/>
          <w:lang w:val="en-CA" w:eastAsia="en-CA"/>
        </w:rPr>
        <w:lastRenderedPageBreak/>
        <w:drawing>
          <wp:inline distT="0" distB="0" distL="0" distR="0" wp14:anchorId="17919811" wp14:editId="70A08899">
            <wp:extent cx="2416810" cy="4030345"/>
            <wp:effectExtent l="0" t="0" r="2540" b="8255"/>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16810" cy="4030345"/>
                    </a:xfrm>
                    <a:prstGeom prst="rect">
                      <a:avLst/>
                    </a:prstGeom>
                    <a:noFill/>
                    <a:ln>
                      <a:noFill/>
                    </a:ln>
                  </pic:spPr>
                </pic:pic>
              </a:graphicData>
            </a:graphic>
          </wp:inline>
        </w:drawing>
      </w:r>
    </w:p>
    <w:p w14:paraId="516FE13B" w14:textId="07A39A57" w:rsidR="00DE657E" w:rsidRDefault="00DE657E" w:rsidP="00D20646">
      <w:pPr>
        <w:pStyle w:val="Lgende"/>
      </w:pPr>
      <w:r>
        <w:t xml:space="preserve">Figure </w:t>
      </w:r>
      <w:r>
        <w:fldChar w:fldCharType="begin"/>
      </w:r>
      <w:r>
        <w:instrText xml:space="preserve"> SEQ Figure \* ARABIC </w:instrText>
      </w:r>
      <w:r>
        <w:fldChar w:fldCharType="separate"/>
      </w:r>
      <w:r w:rsidR="007C615B">
        <w:rPr>
          <w:noProof/>
        </w:rPr>
        <w:t>42</w:t>
      </w:r>
      <w:r>
        <w:fldChar w:fldCharType="end"/>
      </w:r>
      <w:r>
        <w:t>: ParticleGeometry</w:t>
      </w:r>
      <w:r w:rsidR="004B1BCF">
        <w:t xml:space="preserve"> context diagram</w:t>
      </w:r>
    </w:p>
    <w:p w14:paraId="5796C57D" w14:textId="557E978B" w:rsidR="00E105E6" w:rsidRDefault="004B1BCF" w:rsidP="00791B66">
      <w:pPr>
        <w:pStyle w:val="Titre5"/>
      </w:pPr>
      <w:proofErr w:type="gramStart"/>
      <w:r w:rsidRPr="004B1BCF">
        <w:t>particleType</w:t>
      </w:r>
      <w:proofErr w:type="gramEnd"/>
    </w:p>
    <w:p w14:paraId="5573BF52" w14:textId="598ED498" w:rsidR="00A14FB0" w:rsidRPr="00A14FB0" w:rsidRDefault="004B1BCF" w:rsidP="00A14FB0">
      <w:r w:rsidRPr="00A14FB0">
        <w:t xml:space="preserve">The </w:t>
      </w:r>
      <w:r w:rsidRPr="00484FB5">
        <w:rPr>
          <w:rStyle w:val="Entity"/>
        </w:rPr>
        <w:t>particleType</w:t>
      </w:r>
      <w:proofErr w:type="gramStart"/>
      <w:r w:rsidRPr="00484FB5">
        <w:rPr>
          <w:rStyle w:val="Entity"/>
        </w:rPr>
        <w:t>:ParticleTypeTerm</w:t>
      </w:r>
      <w:proofErr w:type="gramEnd"/>
      <w:r w:rsidRPr="00A14FB0">
        <w:t xml:space="preserve"> provide a term from a controlled vocabulary to specify the nature of individual particles </w:t>
      </w:r>
      <w:r w:rsidR="00484FB5">
        <w:t xml:space="preserve">of each constituent in an </w:t>
      </w:r>
      <w:r w:rsidR="00484FB5" w:rsidRPr="00484FB5">
        <w:rPr>
          <w:rStyle w:val="Entity"/>
        </w:rPr>
        <w:t>Earth</w:t>
      </w:r>
      <w:r w:rsidRPr="00484FB5">
        <w:rPr>
          <w:rStyle w:val="Entity"/>
        </w:rPr>
        <w:t>Material</w:t>
      </w:r>
      <w:r w:rsidRPr="00A14FB0">
        <w:t xml:space="preserve"> aggregation, bas</w:t>
      </w:r>
      <w:r w:rsidR="007F03F0" w:rsidRPr="00A14FB0">
        <w:t xml:space="preserve">ed mostly on their genesis.  When </w:t>
      </w:r>
      <w:r w:rsidRPr="00A14FB0">
        <w:t xml:space="preserve">applied on </w:t>
      </w:r>
      <w:r w:rsidRPr="00484FB5">
        <w:rPr>
          <w:rStyle w:val="Entity"/>
        </w:rPr>
        <w:t>ParticleDescription</w:t>
      </w:r>
      <w:r w:rsidRPr="00A14FB0">
        <w:t xml:space="preserve"> for </w:t>
      </w:r>
      <w:r w:rsidRPr="00484FB5">
        <w:rPr>
          <w:rStyle w:val="Entity"/>
        </w:rPr>
        <w:t>CompoundMaterial</w:t>
      </w:r>
      <w:r w:rsidRPr="00A14FB0">
        <w:t xml:space="preserve">, then </w:t>
      </w:r>
      <w:r w:rsidR="007F03F0" w:rsidRPr="00A14FB0">
        <w:t xml:space="preserve">it </w:t>
      </w:r>
      <w:r w:rsidRPr="00A14FB0">
        <w:t>would characteri</w:t>
      </w:r>
      <w:r w:rsidR="004D2792" w:rsidRPr="00A14FB0">
        <w:t>s</w:t>
      </w:r>
      <w:r w:rsidRPr="00A14FB0">
        <w:t xml:space="preserve">e all particles in aggregate. Use this property on </w:t>
      </w:r>
      <w:r w:rsidRPr="00484FB5">
        <w:rPr>
          <w:rStyle w:val="Entity"/>
        </w:rPr>
        <w:t>CompoundMaterial</w:t>
      </w:r>
      <w:r w:rsidRPr="00A14FB0">
        <w:t xml:space="preserve">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rsidRPr="00A14FB0">
        <w:t xml:space="preserve"> compound material aggregation.</w:t>
      </w:r>
    </w:p>
    <w:p w14:paraId="6FF52C91" w14:textId="029B63AB" w:rsidR="00E105E6" w:rsidRDefault="0032727A" w:rsidP="004B1BCF">
      <w:pPr>
        <w:pStyle w:val="Titre5"/>
      </w:pPr>
      <w:proofErr w:type="gramStart"/>
      <w:r w:rsidRPr="0032727A">
        <w:t>aspectRatio</w:t>
      </w:r>
      <w:proofErr w:type="gramEnd"/>
    </w:p>
    <w:p w14:paraId="6E5DDB30" w14:textId="56E94CFB" w:rsidR="0032727A" w:rsidRDefault="0032727A" w:rsidP="004B1BCF">
      <w:r>
        <w:t xml:space="preserve">The </w:t>
      </w:r>
      <w:r w:rsidRPr="00484FB5">
        <w:rPr>
          <w:rStyle w:val="Entity"/>
        </w:rPr>
        <w:t>aspectRatio</w:t>
      </w:r>
      <w:r>
        <w:t xml:space="preserve"> property (</w:t>
      </w:r>
      <w:r w:rsidR="0057428A" w:rsidRPr="00484FB5">
        <w:rPr>
          <w:rStyle w:val="Entity"/>
        </w:rPr>
        <w:t>SWE:</w:t>
      </w:r>
      <w:r w:rsidRPr="00484FB5">
        <w:rPr>
          <w:rStyle w:val="Entity"/>
        </w:rPr>
        <w:t>:Category</w:t>
      </w:r>
      <w:r>
        <w:t>) contain</w:t>
      </w:r>
      <w:r w:rsidR="00A14FB0">
        <w:t>s</w:t>
      </w:r>
      <w:r>
        <w:t xml:space="preserve"> a term from a controlled </w:t>
      </w:r>
      <w:r w:rsidR="00A14FB0">
        <w:t>vocabulary</w:t>
      </w:r>
      <w:r>
        <w:t xml:space="preserve">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w:t>
      </w:r>
      <w:r w:rsidR="00424648">
        <w:t>[</w:t>
      </w:r>
      <w:r w:rsidR="00424648">
        <w:fldChar w:fldCharType="begin"/>
      </w:r>
      <w:r w:rsidR="00424648">
        <w:instrText xml:space="preserve"> REF _Ref458066644 \n \h </w:instrText>
      </w:r>
      <w:r w:rsidR="00424648">
        <w:fldChar w:fldCharType="separate"/>
      </w:r>
      <w:r w:rsidR="00424648">
        <w:t>16</w:t>
      </w:r>
      <w:r w:rsidR="00424648">
        <w:fldChar w:fldCharType="end"/>
      </w:r>
      <w:r w:rsidR="00424648">
        <w:t>] [</w:t>
      </w:r>
      <w:r w:rsidR="00424648">
        <w:fldChar w:fldCharType="begin"/>
      </w:r>
      <w:r w:rsidR="00424648">
        <w:instrText xml:space="preserve"> REF _Ref458066647 \n \h </w:instrText>
      </w:r>
      <w:r w:rsidR="00424648">
        <w:fldChar w:fldCharType="separate"/>
      </w:r>
      <w:r w:rsidR="00424648">
        <w:t>24</w:t>
      </w:r>
      <w:r w:rsidR="00424648">
        <w:fldChar w:fldCharType="end"/>
      </w:r>
      <w:r w:rsidR="00424648">
        <w:t>]</w:t>
      </w:r>
      <w:r w:rsidRPr="0032727A">
        <w:t>. (</w:t>
      </w:r>
      <w:r w:rsidR="00797CDE" w:rsidRPr="0032727A">
        <w:t>e.g.</w:t>
      </w:r>
      <w:r w:rsidRPr="0032727A">
        <w:t>: prolate, slightly flattened, very bladed, equant, acicular, tabular)</w:t>
      </w:r>
      <w:r w:rsidR="00CB122C">
        <w:t>.</w:t>
      </w:r>
    </w:p>
    <w:p w14:paraId="6B53B85D" w14:textId="5A8FD259" w:rsidR="0032727A" w:rsidRPr="0032727A" w:rsidRDefault="0032727A" w:rsidP="0067785F">
      <w:pPr>
        <w:pStyle w:val="Titre5"/>
      </w:pPr>
      <w:proofErr w:type="gramStart"/>
      <w:r>
        <w:t>s</w:t>
      </w:r>
      <w:r w:rsidRPr="0032727A">
        <w:t>hape</w:t>
      </w:r>
      <w:proofErr w:type="gramEnd"/>
    </w:p>
    <w:p w14:paraId="028A1B0E" w14:textId="39049961" w:rsidR="0032727A" w:rsidRDefault="0032727A" w:rsidP="004B1BCF">
      <w:r>
        <w:lastRenderedPageBreak/>
        <w:t xml:space="preserve">The </w:t>
      </w:r>
      <w:r w:rsidRPr="00484FB5">
        <w:rPr>
          <w:rStyle w:val="Entity"/>
        </w:rPr>
        <w:t>shape</w:t>
      </w:r>
      <w:r w:rsidRPr="0032727A">
        <w:t xml:space="preserve"> </w:t>
      </w:r>
      <w:r>
        <w:t>property (</w:t>
      </w:r>
      <w:r w:rsidR="008F3406">
        <w:rPr>
          <w:rStyle w:val="Entity"/>
        </w:rPr>
        <w:t>SWE::Category</w:t>
      </w:r>
      <w:r>
        <w:t xml:space="preserve">) </w:t>
      </w:r>
      <w:r w:rsidRPr="0032727A">
        <w:t>describe</w:t>
      </w:r>
      <w:r w:rsidR="0067785F">
        <w:t>s</w:t>
      </w:r>
      <w:r w:rsidRPr="0032727A">
        <w:t xml:space="preserve">, </w:t>
      </w:r>
    </w:p>
    <w:p w14:paraId="3890B2DD" w14:textId="46597D69" w:rsidR="0032727A" w:rsidRDefault="0032727A" w:rsidP="00C44904">
      <w:pPr>
        <w:numPr>
          <w:ilvl w:val="0"/>
          <w:numId w:val="22"/>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1594C5F7" w:rsidR="0032727A" w:rsidRDefault="0057428A" w:rsidP="00C44904">
      <w:pPr>
        <w:numPr>
          <w:ilvl w:val="0"/>
          <w:numId w:val="22"/>
        </w:numPr>
        <w:spacing w:after="0"/>
      </w:pPr>
      <w:proofErr w:type="gramStart"/>
      <w:r>
        <w:t>the</w:t>
      </w:r>
      <w:proofErr w:type="gramEnd"/>
      <w:r>
        <w:t xml:space="preserve"> </w:t>
      </w:r>
      <w:r w:rsidR="0032727A" w:rsidRPr="0032727A">
        <w:t>surface rounding of grains in sedimentary rocks. Roundness is a measure of the sharpness of the edges between surfaces bounding a particle</w:t>
      </w:r>
      <w:r w:rsidR="00424648">
        <w:t xml:space="preserve"> [</w:t>
      </w:r>
      <w:r w:rsidR="00424648">
        <w:fldChar w:fldCharType="begin"/>
      </w:r>
      <w:r w:rsidR="00424648">
        <w:instrText xml:space="preserve"> REF _Ref458066676 \n \h </w:instrText>
      </w:r>
      <w:r w:rsidR="00424648">
        <w:fldChar w:fldCharType="separate"/>
      </w:r>
      <w:r w:rsidR="00424648">
        <w:t>10</w:t>
      </w:r>
      <w:r w:rsidR="00424648">
        <w:fldChar w:fldCharType="end"/>
      </w:r>
      <w:r w:rsidR="00424648">
        <w:t>] [</w:t>
      </w:r>
      <w:r w:rsidR="00424648">
        <w:fldChar w:fldCharType="begin"/>
      </w:r>
      <w:r w:rsidR="00424648">
        <w:instrText xml:space="preserve"> REF _Ref458066679 \n \h </w:instrText>
      </w:r>
      <w:r w:rsidR="00424648">
        <w:fldChar w:fldCharType="separate"/>
      </w:r>
      <w:r w:rsidR="00424648">
        <w:t>22</w:t>
      </w:r>
      <w:r w:rsidR="00424648">
        <w:fldChar w:fldCharType="end"/>
      </w:r>
      <w:r w:rsidR="00424648">
        <w:t>]</w:t>
      </w:r>
      <w:r w:rsidR="0032727A" w:rsidRPr="0032727A">
        <w:t xml:space="preserve">.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3F26D7A1" w14:textId="7BA6D0AE" w:rsidR="00DE441D" w:rsidRDefault="00DE441D" w:rsidP="004B1BCF">
      <w:pPr>
        <w:pStyle w:val="Titre5"/>
      </w:pPr>
      <w:proofErr w:type="gramStart"/>
      <w:r>
        <w:t>s</w:t>
      </w:r>
      <w:r w:rsidRPr="00DE441D">
        <w:t>ize</w:t>
      </w:r>
      <w:proofErr w:type="gramEnd"/>
    </w:p>
    <w:p w14:paraId="67A0AB71" w14:textId="6F999AE1" w:rsidR="00DE441D" w:rsidRDefault="00DE441D" w:rsidP="00484FB5">
      <w:pPr>
        <w:pStyle w:val="Sansinterligne"/>
      </w:pPr>
      <w:r>
        <w:t xml:space="preserve">The property </w:t>
      </w:r>
      <w:r w:rsidRPr="00484FB5">
        <w:rPr>
          <w:rStyle w:val="Entity"/>
        </w:rPr>
        <w:t>size</w:t>
      </w:r>
      <w:r>
        <w:t xml:space="preserve"> (</w:t>
      </w:r>
      <w:r w:rsidR="008F3406">
        <w:rPr>
          <w:rStyle w:val="Entity"/>
        </w:rPr>
        <w:t>SWE::Quantity</w:t>
      </w:r>
      <w:r w:rsidRPr="00484FB5">
        <w:rPr>
          <w:rStyle w:val="Entity"/>
        </w:rPr>
        <w:t>Range</w:t>
      </w:r>
      <w:r>
        <w:t>) report</w:t>
      </w:r>
      <w:r w:rsidR="0067785F">
        <w:t>s</w:t>
      </w:r>
      <w:r>
        <w:t xml:space="preserve"> the s</w:t>
      </w:r>
      <w:r w:rsidRPr="00DE441D">
        <w:t xml:space="preserve">ize </w:t>
      </w:r>
      <w:r>
        <w:t>that</w:t>
      </w:r>
      <w:r w:rsidRPr="00DE441D">
        <w:t xml:space="preserve"> specifies particle grainsize.  Values may be reported using absolute measurements (</w:t>
      </w:r>
      <w:r w:rsidR="00797CDE" w:rsidRPr="00DE441D">
        <w:t>e.g.</w:t>
      </w:r>
      <w:r w:rsidRPr="00DE441D">
        <w:t xml:space="preserve">: range, mean, median, </w:t>
      </w:r>
      <w:proofErr w:type="gramStart"/>
      <w:r w:rsidRPr="00DE441D">
        <w:t>mode</w:t>
      </w:r>
      <w:proofErr w:type="gramEnd"/>
      <w:r w:rsidRPr="00DE441D">
        <w:t>, maximum</w:t>
      </w:r>
      <w:r w:rsidR="0067785F">
        <w:t>).</w:t>
      </w:r>
    </w:p>
    <w:p w14:paraId="5B3BEB1A" w14:textId="710280F8" w:rsidR="00DE441D" w:rsidRPr="0067785F" w:rsidRDefault="00DE441D" w:rsidP="0067785F">
      <w:pPr>
        <w:pStyle w:val="Titre5"/>
        <w:rPr>
          <w:lang w:val="en-CA"/>
        </w:rPr>
      </w:pPr>
      <w:proofErr w:type="gramStart"/>
      <w:r>
        <w:rPr>
          <w:lang w:val="en-CA"/>
        </w:rPr>
        <w:t>s</w:t>
      </w:r>
      <w:r w:rsidRPr="00D970E9">
        <w:rPr>
          <w:lang w:val="en-CA"/>
        </w:rPr>
        <w:t>orting</w:t>
      </w:r>
      <w:proofErr w:type="gramEnd"/>
    </w:p>
    <w:p w14:paraId="4FD88E0A" w14:textId="4ED8DF2E" w:rsidR="00DE441D" w:rsidRDefault="00DE441D">
      <w:pPr>
        <w:rPr>
          <w:lang w:val="en-CA"/>
        </w:rPr>
      </w:pPr>
      <w:r>
        <w:rPr>
          <w:lang w:val="en-CA"/>
        </w:rPr>
        <w:t xml:space="preserve">The </w:t>
      </w:r>
      <w:r w:rsidRPr="00484FB5">
        <w:rPr>
          <w:rStyle w:val="Entity"/>
        </w:rPr>
        <w:t>sorting</w:t>
      </w:r>
      <w:r>
        <w:rPr>
          <w:lang w:val="en-CA"/>
        </w:rPr>
        <w:t xml:space="preserve"> </w:t>
      </w:r>
      <w:r w:rsidR="00484FB5">
        <w:rPr>
          <w:lang w:val="en-CA"/>
        </w:rPr>
        <w:t>property (</w:t>
      </w:r>
      <w:r w:rsidR="008F3406">
        <w:rPr>
          <w:rStyle w:val="Entity"/>
        </w:rPr>
        <w:t>SWE::Category</w:t>
      </w:r>
      <w:r>
        <w:rPr>
          <w:lang w:val="en-CA"/>
        </w:rPr>
        <w:t xml:space="preserve">) </w:t>
      </w:r>
      <w:r w:rsidR="0067785F">
        <w:rPr>
          <w:lang w:val="en-CA"/>
        </w:rPr>
        <w:t xml:space="preserve">contains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w:t>
      </w:r>
      <w:r w:rsidRPr="00484FB5">
        <w:rPr>
          <w:rStyle w:val="Entity"/>
        </w:rPr>
        <w:t>CompoundMaterial</w:t>
      </w:r>
      <w:r w:rsidRPr="00DE441D">
        <w:rPr>
          <w:lang w:val="en-CA"/>
        </w:rPr>
        <w:t>. Terminology for sorting in sedimentary rocks is based on the quantitative Graphic Standard Deviation (IGSD) scheme proposed by Folk</w:t>
      </w:r>
      <w:r w:rsidR="00680CF9">
        <w:rPr>
          <w:lang w:val="en-CA"/>
        </w:rPr>
        <w:t xml:space="preserve"> [</w:t>
      </w:r>
      <w:r w:rsidR="00680CF9">
        <w:rPr>
          <w:lang w:val="en-CA"/>
        </w:rPr>
        <w:fldChar w:fldCharType="begin"/>
      </w:r>
      <w:r w:rsidR="00680CF9">
        <w:rPr>
          <w:lang w:val="en-CA"/>
        </w:rPr>
        <w:instrText xml:space="preserve"> REF _Ref458066719 \n \h </w:instrText>
      </w:r>
      <w:r w:rsidR="00680CF9">
        <w:rPr>
          <w:lang w:val="en-CA"/>
        </w:rPr>
      </w:r>
      <w:r w:rsidR="00680CF9">
        <w:rPr>
          <w:lang w:val="en-CA"/>
        </w:rPr>
        <w:fldChar w:fldCharType="separate"/>
      </w:r>
      <w:r w:rsidR="00680CF9">
        <w:rPr>
          <w:lang w:val="en-CA"/>
        </w:rPr>
        <w:t>5</w:t>
      </w:r>
      <w:r w:rsidR="00680CF9">
        <w:rPr>
          <w:lang w:val="en-CA"/>
        </w:rPr>
        <w:fldChar w:fldCharType="end"/>
      </w:r>
      <w:r w:rsidR="00680CF9">
        <w:rPr>
          <w:lang w:val="en-CA"/>
        </w:rPr>
        <w:t>] [</w:t>
      </w:r>
      <w:r w:rsidR="00680CF9">
        <w:rPr>
          <w:lang w:val="en-CA"/>
        </w:rPr>
        <w:fldChar w:fldCharType="begin"/>
      </w:r>
      <w:r w:rsidR="00680CF9">
        <w:rPr>
          <w:lang w:val="en-CA"/>
        </w:rPr>
        <w:instrText xml:space="preserve"> REF _Ref458066721 \n \h </w:instrText>
      </w:r>
      <w:r w:rsidR="00680CF9">
        <w:rPr>
          <w:lang w:val="en-CA"/>
        </w:rPr>
      </w:r>
      <w:r w:rsidR="00680CF9">
        <w:rPr>
          <w:lang w:val="en-CA"/>
        </w:rPr>
        <w:fldChar w:fldCharType="separate"/>
      </w:r>
      <w:r w:rsidR="00680CF9">
        <w:rPr>
          <w:lang w:val="en-CA"/>
        </w:rPr>
        <w:t>6</w:t>
      </w:r>
      <w:r w:rsidR="00680CF9">
        <w:rPr>
          <w:lang w:val="en-CA"/>
        </w:rPr>
        <w:fldChar w:fldCharType="end"/>
      </w:r>
      <w:r w:rsidR="00680CF9">
        <w:rPr>
          <w:lang w:val="en-CA"/>
        </w:rPr>
        <w:t>]</w:t>
      </w:r>
      <w:r w:rsidRPr="00DE441D">
        <w:rPr>
          <w:lang w:val="en-CA"/>
        </w:rPr>
        <w:t xml:space="preserve">.  Example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13061897" w14:textId="2C874D62" w:rsidR="003B691E" w:rsidRPr="0067785F" w:rsidRDefault="003B691E" w:rsidP="0067785F">
      <w:pPr>
        <w:pStyle w:val="Titre5"/>
        <w:rPr>
          <w:lang w:val="en-CA"/>
        </w:rPr>
      </w:pPr>
      <w:proofErr w:type="gramStart"/>
      <w:r w:rsidRPr="00D970E9">
        <w:rPr>
          <w:lang w:val="en-CA"/>
        </w:rPr>
        <w:t>sourceOrganism</w:t>
      </w:r>
      <w:proofErr w:type="gramEnd"/>
    </w:p>
    <w:p w14:paraId="2C6007F3" w14:textId="5AE9AC68" w:rsidR="003B691E" w:rsidRDefault="003B691E">
      <w:r>
        <w:t xml:space="preserve">The </w:t>
      </w:r>
      <w:r w:rsidRPr="00484FB5">
        <w:rPr>
          <w:rStyle w:val="Entity"/>
        </w:rPr>
        <w:t>sourceOrganism</w:t>
      </w:r>
      <w:r>
        <w:t xml:space="preserve"> property </w:t>
      </w:r>
      <w:r w:rsidR="0067785F">
        <w:t>is</w:t>
      </w:r>
      <w:r>
        <w:t xml:space="preserve"> an association between a </w:t>
      </w:r>
      <w:r w:rsidRPr="00484FB5">
        <w:rPr>
          <w:rStyle w:val="Entity"/>
        </w:rPr>
        <w:t>ParticleGeometryDescription</w:t>
      </w:r>
      <w:r>
        <w:t xml:space="preserve"> and an </w:t>
      </w:r>
      <w:r w:rsidRPr="00484FB5">
        <w:rPr>
          <w:rStyle w:val="Entity"/>
        </w:rPr>
        <w:t>Organism</w:t>
      </w:r>
      <w:r w:rsidRPr="003B691E">
        <w:t xml:space="preserve">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Titre4"/>
      </w:pPr>
      <w:bookmarkStart w:id="350" w:name="BKM_D2D5D1B2_3FF4_4650_95E3_DA08EE4A7DFF"/>
      <w:bookmarkStart w:id="351" w:name="BKM_7D2E3FD4_C90D_40DB_8BA1_3E5458C981C0"/>
      <w:bookmarkStart w:id="352" w:name="BKM_13EF909A_AB70_4901_8CA1_C3BA3F992378"/>
      <w:bookmarkStart w:id="353" w:name="BKM_A7128990_6B6B_49DD_9D88_9E8D7207A879"/>
      <w:bookmarkStart w:id="354" w:name="BKM_92F07FBA_BBCD_4C39_9112_B2569C6076C8"/>
      <w:bookmarkStart w:id="355" w:name="BKM_02F24C6F_6A70_4304_88F6_978891E8D391"/>
      <w:bookmarkEnd w:id="350"/>
      <w:bookmarkEnd w:id="351"/>
      <w:bookmarkEnd w:id="352"/>
      <w:bookmarkEnd w:id="353"/>
      <w:bookmarkEnd w:id="354"/>
      <w:bookmarkEnd w:id="355"/>
      <w:r w:rsidRPr="00E66A9E">
        <w:t>ConstituentPart</w:t>
      </w:r>
    </w:p>
    <w:p w14:paraId="33C81500" w14:textId="77777777" w:rsidR="00A052E8" w:rsidRDefault="00A052E8" w:rsidP="00E66A9E"/>
    <w:p w14:paraId="40C56803" w14:textId="77777777" w:rsidR="00A052E8" w:rsidRDefault="00A052E8" w:rsidP="00A052E8">
      <w:pPr>
        <w:keepNext/>
      </w:pPr>
      <w:r>
        <w:rPr>
          <w:noProof/>
          <w:lang w:val="en-CA" w:eastAsia="en-CA"/>
        </w:rPr>
        <w:lastRenderedPageBreak/>
        <w:drawing>
          <wp:inline distT="0" distB="0" distL="0" distR="0" wp14:anchorId="3EF7CEB5" wp14:editId="0BBEC9FD">
            <wp:extent cx="5486400" cy="6317462"/>
            <wp:effectExtent l="0" t="0" r="0" b="7620"/>
            <wp:docPr id="490" name="Imag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6317462"/>
                    </a:xfrm>
                    <a:prstGeom prst="rect">
                      <a:avLst/>
                    </a:prstGeom>
                    <a:noFill/>
                    <a:ln>
                      <a:noFill/>
                    </a:ln>
                  </pic:spPr>
                </pic:pic>
              </a:graphicData>
            </a:graphic>
          </wp:inline>
        </w:drawing>
      </w:r>
    </w:p>
    <w:p w14:paraId="1DDA608B" w14:textId="353F699A" w:rsidR="00A052E8" w:rsidRDefault="00A052E8" w:rsidP="00A052E8">
      <w:pPr>
        <w:pStyle w:val="Lgende"/>
      </w:pPr>
      <w:r>
        <w:t xml:space="preserve">Figure </w:t>
      </w:r>
      <w:r>
        <w:fldChar w:fldCharType="begin"/>
      </w:r>
      <w:r>
        <w:instrText xml:space="preserve"> SEQ Figure \* ARABIC </w:instrText>
      </w:r>
      <w:r>
        <w:fldChar w:fldCharType="separate"/>
      </w:r>
      <w:r w:rsidR="007C615B">
        <w:rPr>
          <w:noProof/>
        </w:rPr>
        <w:t>43</w:t>
      </w:r>
      <w:r>
        <w:fldChar w:fldCharType="end"/>
      </w:r>
      <w:r>
        <w:t xml:space="preserve"> : ConstituentPart context diagram</w:t>
      </w:r>
    </w:p>
    <w:p w14:paraId="58AC1117" w14:textId="75BBDFC4" w:rsidR="00E66A9E" w:rsidRDefault="00E42D7C" w:rsidP="00E66A9E">
      <w:r>
        <w:t xml:space="preserve">The </w:t>
      </w:r>
      <w:r w:rsidRPr="00E42D7C">
        <w:rPr>
          <w:rStyle w:val="Entity"/>
        </w:rPr>
        <w:t>Constituent</w:t>
      </w:r>
      <w:r w:rsidR="00E66A9E" w:rsidRPr="00E42D7C">
        <w:rPr>
          <w:rStyle w:val="Entity"/>
        </w:rPr>
        <w:t>Part</w:t>
      </w:r>
      <w:r w:rsidR="00E66A9E">
        <w:t xml:space="preserve"> </w:t>
      </w:r>
      <w:r>
        <w:t>class describes how Earth m</w:t>
      </w:r>
      <w:r w:rsidR="00E66A9E">
        <w:t>aterials</w:t>
      </w:r>
      <w:r>
        <w:t xml:space="preserve"> may be made up of other Earth m</w:t>
      </w:r>
      <w:r w:rsidR="00E66A9E">
        <w:t>aterials, including the proportion of the constituent part in the whole (</w:t>
      </w:r>
      <w:r w:rsidR="00797CDE">
        <w:t>e.g.</w:t>
      </w:r>
      <w:r w:rsidR="00E66A9E">
        <w:t xml:space="preserve">: 20%, minor, dominant); </w:t>
      </w:r>
      <w:r w:rsidR="00D16D48">
        <w:t xml:space="preserve">and </w:t>
      </w:r>
      <w:r w:rsidR="00E66A9E">
        <w:t>the role that the constituent plays in the whole (</w:t>
      </w:r>
      <w:r w:rsidR="00797CDE">
        <w:t>e.g.</w:t>
      </w:r>
      <w:r w:rsidR="00E66A9E">
        <w:t xml:space="preserve">: matrix, groundmass, framework, phenocryst, xenolith, vein). </w:t>
      </w:r>
    </w:p>
    <w:p w14:paraId="5C188B7A" w14:textId="6E09D3F7" w:rsidR="00E66A9E" w:rsidRDefault="00E66A9E" w:rsidP="00E66A9E">
      <w:r>
        <w:t>The distinction between "</w:t>
      </w:r>
      <w:r w:rsidRPr="00F47ED7">
        <w:rPr>
          <w:rStyle w:val="Entity"/>
        </w:rPr>
        <w:t>role</w:t>
      </w:r>
      <w:r>
        <w:t>" and "</w:t>
      </w:r>
      <w:r w:rsidRPr="00F47ED7">
        <w:rPr>
          <w:rStyle w:val="Entity"/>
        </w:rPr>
        <w:t>particleType</w:t>
      </w:r>
      <w:r>
        <w:t xml:space="preserve">" is subtle.  An operational test is that </w:t>
      </w:r>
      <w:r w:rsidR="00EA6BB5">
        <w:rPr>
          <w:rStyle w:val="Entity"/>
        </w:rPr>
        <w:t>particle</w:t>
      </w:r>
      <w:r w:rsidRPr="00F47ED7">
        <w:rPr>
          <w:rStyle w:val="Entity"/>
        </w:rPr>
        <w:t>Type</w:t>
      </w:r>
      <w:r>
        <w:t xml:space="preserve"> may be determined independent of relationship between particles in the aggregation, whereas role requires consideration of the relationship to other particles. A </w:t>
      </w:r>
      <w:r>
        <w:lastRenderedPageBreak/>
        <w:t xml:space="preserve">particle may be identified as clast, independent of its material composition, and independent of its relationship to other grains in a rock. The term 'floating clast' is a </w:t>
      </w:r>
      <w:r w:rsidRPr="00F47ED7">
        <w:rPr>
          <w:rStyle w:val="Entity"/>
        </w:rPr>
        <w:t>role</w:t>
      </w:r>
      <w:r>
        <w:t xml:space="preserve">, because it is dependent on the relationship 'not in contact with other clasts'. </w:t>
      </w:r>
      <w:r w:rsidR="00D16D48">
        <w:t>Readers should c</w:t>
      </w:r>
      <w:r>
        <w:t>onsider Dunham's textural classification of carbonate rocks (wackestone, packstone, grainstone...) in the description of carbonate rocks</w:t>
      </w:r>
      <w:r w:rsidR="00680CF9">
        <w:t xml:space="preserve"> [</w:t>
      </w:r>
      <w:r w:rsidR="00680CF9">
        <w:fldChar w:fldCharType="begin"/>
      </w:r>
      <w:r w:rsidR="00680CF9">
        <w:instrText xml:space="preserve"> REF _Ref458066747 \n \h </w:instrText>
      </w:r>
      <w:r w:rsidR="00680CF9">
        <w:fldChar w:fldCharType="separate"/>
      </w:r>
      <w:r w:rsidR="00680CF9">
        <w:t>4</w:t>
      </w:r>
      <w:r w:rsidR="00680CF9">
        <w:fldChar w:fldCharType="end"/>
      </w:r>
      <w:r w:rsidR="00680CF9">
        <w:t>]</w:t>
      </w:r>
      <w:r>
        <w:t>.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54F3EC68" w14:textId="70C92DC6" w:rsidR="00D16D48" w:rsidRPr="0067785F" w:rsidRDefault="00D16D48" w:rsidP="0067785F">
      <w:pPr>
        <w:pStyle w:val="Titre5"/>
        <w:rPr>
          <w:lang w:val="en-CA"/>
        </w:rPr>
      </w:pPr>
      <w:bookmarkStart w:id="356" w:name="BKM_D2385579_8CEC_41FC_ACD0_1242C0AEF96E"/>
      <w:bookmarkEnd w:id="356"/>
      <w:proofErr w:type="gramStart"/>
      <w:r>
        <w:rPr>
          <w:lang w:val="en-CA"/>
        </w:rPr>
        <w:t>role</w:t>
      </w:r>
      <w:proofErr w:type="gramEnd"/>
    </w:p>
    <w:p w14:paraId="3E1D77AF" w14:textId="71991119" w:rsidR="00D16D48" w:rsidRDefault="00D16D48" w:rsidP="00D20646">
      <w:pPr>
        <w:rPr>
          <w:lang w:val="en-CA"/>
        </w:rPr>
      </w:pPr>
      <w:r>
        <w:rPr>
          <w:lang w:val="en-CA"/>
        </w:rPr>
        <w:t xml:space="preserve">The </w:t>
      </w:r>
      <w:r w:rsidRPr="00FB5E7B">
        <w:rPr>
          <w:rStyle w:val="Entity"/>
        </w:rPr>
        <w:t>role: ConstituentPartRoleTerm</w:t>
      </w:r>
      <w:r>
        <w:rPr>
          <w:lang w:val="en-CA"/>
        </w:rPr>
        <w:t xml:space="preserve"> property contain</w:t>
      </w:r>
      <w:r w:rsidR="0067785F">
        <w:rPr>
          <w:lang w:val="en-CA"/>
        </w:rPr>
        <w:t>s</w:t>
      </w:r>
      <w:r>
        <w:rPr>
          <w:lang w:val="en-CA"/>
        </w:rPr>
        <w:t xml:space="preserve"> a term from a controlled vocabulary that describes t</w:t>
      </w:r>
      <w:r w:rsidRPr="00D16D48">
        <w:rPr>
          <w:lang w:val="en-CA"/>
        </w:rPr>
        <w:t xml:space="preserve">he role a </w:t>
      </w:r>
      <w:r w:rsidRPr="00FB5E7B">
        <w:rPr>
          <w:rStyle w:val="Entity"/>
        </w:rPr>
        <w:t>ConstituentPart</w:t>
      </w:r>
      <w:r w:rsidRPr="00D16D48">
        <w:rPr>
          <w:lang w:val="en-CA"/>
        </w:rPr>
        <w:t xml:space="preserve"> plays in a </w:t>
      </w:r>
      <w:r w:rsidRPr="00FB5E7B">
        <w:rPr>
          <w:rStyle w:val="Entity"/>
        </w:rPr>
        <w:t>CompoundMaterial</w:t>
      </w:r>
      <w:r w:rsidRPr="00D16D48">
        <w:rPr>
          <w:lang w:val="en-CA"/>
        </w:rPr>
        <w:t xml:space="preserve"> aggregation. The same </w:t>
      </w:r>
      <w:r w:rsidRPr="00FB5E7B">
        <w:rPr>
          <w:rStyle w:val="Entity"/>
        </w:rPr>
        <w:t>EarthMaterial</w:t>
      </w:r>
      <w:r w:rsidRPr="00D16D48">
        <w:rPr>
          <w:lang w:val="en-CA"/>
        </w:rPr>
        <w:t xml:space="preserve"> may occur as different </w:t>
      </w:r>
      <w:r w:rsidRPr="00FB5E7B">
        <w:rPr>
          <w:rStyle w:val="Entity"/>
        </w:rPr>
        <w:t>ConstituentParts</w:t>
      </w:r>
      <w:r w:rsidRPr="00D16D48">
        <w:rPr>
          <w:lang w:val="en-CA"/>
        </w:rPr>
        <w:t xml:space="preserve"> playing different roles within </w:t>
      </w:r>
      <w:r w:rsidR="00EC59A6">
        <w:rPr>
          <w:lang w:val="en-CA"/>
        </w:rPr>
        <w:t>one</w:t>
      </w:r>
      <w:r w:rsidRPr="00D16D48">
        <w:rPr>
          <w:lang w:val="en-CA"/>
        </w:rPr>
        <w:t xml:space="preserve"> </w:t>
      </w:r>
      <w:r w:rsidRPr="00FB5E7B">
        <w:rPr>
          <w:rStyle w:val="Entity"/>
        </w:rPr>
        <w:t>CompoundMaterial</w:t>
      </w:r>
      <w:r w:rsidRPr="00D16D48">
        <w:rPr>
          <w:lang w:val="en-CA"/>
        </w:rPr>
        <w:t>.  For example, feldspar may be present as</w:t>
      </w:r>
      <w:r>
        <w:rPr>
          <w:lang w:val="en-CA"/>
        </w:rPr>
        <w:t xml:space="preserve"> groundmass (</w:t>
      </w:r>
      <w:r w:rsidR="00AC23CF">
        <w:rPr>
          <w:lang w:val="en-CA"/>
        </w:rPr>
        <w:t xml:space="preserve">“groundmass” is </w:t>
      </w:r>
      <w:r>
        <w:rPr>
          <w:lang w:val="en-CA"/>
        </w:rPr>
        <w:t xml:space="preserve">a </w:t>
      </w:r>
      <w:r w:rsidRPr="00FB5E7B">
        <w:rPr>
          <w:rStyle w:val="Entity"/>
        </w:rPr>
        <w:t>ConstituentPart</w:t>
      </w:r>
      <w:r w:rsidR="00AC23CF" w:rsidRPr="00FB5E7B">
        <w:rPr>
          <w:rStyle w:val="Entity"/>
        </w:rPr>
        <w:t>::</w:t>
      </w:r>
      <w:r w:rsidRPr="00FB5E7B">
        <w:rPr>
          <w:rStyle w:val="Entity"/>
        </w:rPr>
        <w:t>role</w:t>
      </w:r>
      <w:r w:rsidRPr="00D16D48">
        <w:rPr>
          <w:lang w:val="en-CA"/>
        </w:rPr>
        <w:t>) and as p</w:t>
      </w:r>
      <w:r>
        <w:rPr>
          <w:lang w:val="en-CA"/>
        </w:rPr>
        <w:t xml:space="preserve">henocrysts </w:t>
      </w:r>
      <w:r w:rsidR="00AC23CF">
        <w:rPr>
          <w:lang w:val="en-CA"/>
        </w:rPr>
        <w:t>(“phenocryst” is another</w:t>
      </w:r>
      <w:r>
        <w:rPr>
          <w:lang w:val="en-CA"/>
        </w:rPr>
        <w:t xml:space="preserve"> </w:t>
      </w:r>
      <w:r w:rsidRPr="00FB5E7B">
        <w:rPr>
          <w:rStyle w:val="Entity"/>
        </w:rPr>
        <w:t>ConstituentPart</w:t>
      </w:r>
      <w:r w:rsidR="00AC23CF" w:rsidRPr="00FB5E7B">
        <w:rPr>
          <w:rStyle w:val="Entity"/>
        </w:rPr>
        <w:t>::</w:t>
      </w:r>
      <w:r w:rsidRPr="00FB5E7B">
        <w:rPr>
          <w:rStyle w:val="Entity"/>
        </w:rPr>
        <w:t>role</w:t>
      </w:r>
      <w:r w:rsidRPr="00D16D48">
        <w:rPr>
          <w:lang w:val="en-CA"/>
        </w:rPr>
        <w:t>) within a single igneous rock.</w:t>
      </w:r>
    </w:p>
    <w:p w14:paraId="6ABD01A4" w14:textId="14B404D9" w:rsidR="00D16D48" w:rsidRPr="0067785F" w:rsidRDefault="00AC23CF" w:rsidP="0067785F">
      <w:pPr>
        <w:pStyle w:val="Titre5"/>
        <w:rPr>
          <w:lang w:val="en-CA"/>
        </w:rPr>
      </w:pPr>
      <w:proofErr w:type="gramStart"/>
      <w:r>
        <w:rPr>
          <w:lang w:val="en-CA"/>
        </w:rPr>
        <w:t>p</w:t>
      </w:r>
      <w:r w:rsidR="00D16D48" w:rsidRPr="00D16D48">
        <w:rPr>
          <w:lang w:val="en-CA"/>
        </w:rPr>
        <w:t>roportion</w:t>
      </w:r>
      <w:proofErr w:type="gramEnd"/>
    </w:p>
    <w:p w14:paraId="6ECBC4A2" w14:textId="69358E5D" w:rsidR="00D16D48" w:rsidRDefault="00D16D48" w:rsidP="00D20646">
      <w:pPr>
        <w:rPr>
          <w:lang w:val="en-CA"/>
        </w:rPr>
      </w:pPr>
      <w:r>
        <w:rPr>
          <w:lang w:val="en-CA"/>
        </w:rPr>
        <w:t xml:space="preserve">The </w:t>
      </w:r>
      <w:r w:rsidRPr="00FB5E7B">
        <w:rPr>
          <w:rStyle w:val="Entity"/>
        </w:rPr>
        <w:t>proportion</w:t>
      </w:r>
      <w:r>
        <w:rPr>
          <w:lang w:val="en-CA"/>
        </w:rPr>
        <w:t xml:space="preserve"> property (</w:t>
      </w:r>
      <w:r w:rsidR="00253146" w:rsidRPr="00FB5E7B">
        <w:rPr>
          <w:rStyle w:val="Entity"/>
        </w:rPr>
        <w:t>SWE::Quantity</w:t>
      </w:r>
      <w:r w:rsidRPr="00FB5E7B">
        <w:rPr>
          <w:rStyle w:val="Entity"/>
        </w:rPr>
        <w:t>Range</w:t>
      </w:r>
      <w:r>
        <w:rPr>
          <w:lang w:val="en-CA"/>
        </w:rPr>
        <w:t>) report</w:t>
      </w:r>
      <w:r w:rsidR="0067785F">
        <w:rPr>
          <w:lang w:val="en-CA"/>
        </w:rPr>
        <w:t>s</w:t>
      </w:r>
      <w:r>
        <w:rPr>
          <w:lang w:val="en-CA"/>
        </w:rPr>
        <w:t xml:space="preserve">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w:t>
      </w:r>
      <w:r w:rsidRPr="00FB5E7B">
        <w:rPr>
          <w:rStyle w:val="Entity"/>
        </w:rPr>
        <w:t>ConstituentPart</w:t>
      </w:r>
      <w:r w:rsidRPr="00D16D48">
        <w:rPr>
          <w:lang w:val="en-CA"/>
        </w:rPr>
        <w:t xml:space="preserve"> portion in a </w:t>
      </w:r>
      <w:r w:rsidRPr="00FB5E7B">
        <w:rPr>
          <w:rStyle w:val="Entity"/>
        </w:rPr>
        <w:t>CompoundMaterial</w:t>
      </w:r>
      <w:r w:rsidRPr="00D16D48">
        <w:rPr>
          <w:lang w:val="en-CA"/>
        </w:rPr>
        <w:t xml:space="preserve">. </w:t>
      </w:r>
      <w:r>
        <w:rPr>
          <w:lang w:val="en-CA"/>
        </w:rPr>
        <w:t xml:space="preserve"> It</w:t>
      </w:r>
      <w:r w:rsidRPr="00D16D48">
        <w:rPr>
          <w:lang w:val="en-CA"/>
        </w:rPr>
        <w:t xml:space="preserve"> specifies the fraction of the </w:t>
      </w:r>
      <w:r w:rsidRPr="00FB5E7B">
        <w:rPr>
          <w:rStyle w:val="Entity"/>
        </w:rPr>
        <w:t>EarthMaterial</w:t>
      </w:r>
      <w:r w:rsidRPr="00D16D48">
        <w:rPr>
          <w:lang w:val="en-CA"/>
        </w:rPr>
        <w:t xml:space="preserve"> formed by the part (</w:t>
      </w:r>
      <w:r w:rsidR="00797CDE" w:rsidRPr="00D16D48">
        <w:rPr>
          <w:lang w:val="en-CA"/>
        </w:rPr>
        <w:t>e.g.</w:t>
      </w:r>
      <w:r w:rsidRPr="00D16D48">
        <w:rPr>
          <w:lang w:val="en-CA"/>
        </w:rPr>
        <w:t>: 20%, minor, dominant)</w:t>
      </w:r>
      <w:r>
        <w:rPr>
          <w:lang w:val="en-CA"/>
        </w:rPr>
        <w:t>.</w:t>
      </w:r>
    </w:p>
    <w:p w14:paraId="3156E009" w14:textId="1AD652FC" w:rsidR="00CB122C" w:rsidRPr="0067785F" w:rsidRDefault="00D16D48" w:rsidP="00D20646">
      <w:pPr>
        <w:pStyle w:val="Titre5"/>
        <w:rPr>
          <w:lang w:val="en-CA"/>
        </w:rPr>
      </w:pPr>
      <w:proofErr w:type="gramStart"/>
      <w:r w:rsidRPr="00D16D48">
        <w:rPr>
          <w:lang w:val="en-CA"/>
        </w:rPr>
        <w:t>constituentMaterial</w:t>
      </w:r>
      <w:proofErr w:type="gramEnd"/>
    </w:p>
    <w:p w14:paraId="5C94F73F" w14:textId="09CE0FB0" w:rsidR="00D16D48" w:rsidRDefault="00D16D48" w:rsidP="00D20646">
      <w:pPr>
        <w:rPr>
          <w:lang w:val="en-CA"/>
        </w:rPr>
      </w:pPr>
      <w:r>
        <w:rPr>
          <w:lang w:val="en-CA"/>
        </w:rPr>
        <w:t xml:space="preserve">The </w:t>
      </w:r>
      <w:r w:rsidRPr="00FB5E7B">
        <w:rPr>
          <w:rStyle w:val="Entity"/>
        </w:rPr>
        <w:t>constituentMaterial</w:t>
      </w:r>
      <w:r>
        <w:rPr>
          <w:lang w:val="en-CA"/>
        </w:rPr>
        <w:t xml:space="preserve"> property </w:t>
      </w:r>
      <w:r w:rsidR="0067785F">
        <w:rPr>
          <w:lang w:val="en-CA"/>
        </w:rPr>
        <w:t>is</w:t>
      </w:r>
      <w:r>
        <w:rPr>
          <w:lang w:val="en-CA"/>
        </w:rPr>
        <w:t xml:space="preserve"> an association between a </w:t>
      </w:r>
      <w:r w:rsidRPr="00FB5E7B">
        <w:rPr>
          <w:rStyle w:val="Entity"/>
        </w:rPr>
        <w:t>ConstituentPart</w:t>
      </w:r>
      <w:r>
        <w:rPr>
          <w:lang w:val="en-CA"/>
        </w:rPr>
        <w:t xml:space="preserve"> and an </w:t>
      </w:r>
      <w:r w:rsidRPr="00FB5E7B">
        <w:rPr>
          <w:rStyle w:val="Entity"/>
        </w:rPr>
        <w:t>EarthMaterial</w:t>
      </w:r>
      <w:r>
        <w:rPr>
          <w:lang w:val="en-CA"/>
        </w:rPr>
        <w:t xml:space="preserve"> that s</w:t>
      </w:r>
      <w:r w:rsidRPr="00D16D48">
        <w:rPr>
          <w:lang w:val="en-CA"/>
        </w:rPr>
        <w:t xml:space="preserve">pecifies the </w:t>
      </w:r>
      <w:r w:rsidRPr="00FB5E7B">
        <w:rPr>
          <w:rStyle w:val="Entity"/>
        </w:rPr>
        <w:t>EarthMaterial</w:t>
      </w:r>
      <w:r w:rsidRPr="00D16D48">
        <w:rPr>
          <w:lang w:val="en-CA"/>
        </w:rPr>
        <w:t xml:space="preserve"> that is forming the </w:t>
      </w:r>
      <w:r w:rsidRPr="00FB5E7B">
        <w:rPr>
          <w:rStyle w:val="Entity"/>
        </w:rPr>
        <w:t>ConstituentPart</w:t>
      </w:r>
      <w:r>
        <w:rPr>
          <w:lang w:val="en-CA"/>
        </w:rPr>
        <w:t>.</w:t>
      </w:r>
    </w:p>
    <w:p w14:paraId="5849D37D" w14:textId="77777777" w:rsidR="008E4068" w:rsidRDefault="008E4068" w:rsidP="00AE357E">
      <w:bookmarkStart w:id="357" w:name="BKM_C5A88E79_2FB3_4893_8914_60419C00F2D2"/>
      <w:bookmarkStart w:id="358" w:name="BKM_A4F3FCE3_772C_4588_A2A4_96535416D1B6"/>
      <w:bookmarkEnd w:id="357"/>
      <w:bookmarkEnd w:id="358"/>
    </w:p>
    <w:p w14:paraId="2343428C" w14:textId="59DBA3B7" w:rsidR="008E4068" w:rsidRDefault="003A479F" w:rsidP="003A479F">
      <w:pPr>
        <w:pStyle w:val="Titre4"/>
      </w:pPr>
      <w:r>
        <w:t>Fabric Description</w:t>
      </w:r>
    </w:p>
    <w:p w14:paraId="683123E5" w14:textId="77777777" w:rsidR="003A479F" w:rsidRDefault="003A479F" w:rsidP="003A479F"/>
    <w:p w14:paraId="20F0A6D9" w14:textId="5E8ADA27" w:rsidR="003A479F" w:rsidRDefault="003A479F" w:rsidP="003A479F">
      <w:r>
        <w:t xml:space="preserve">The </w:t>
      </w:r>
      <w:r w:rsidRPr="00FB5E7B">
        <w:rPr>
          <w:rStyle w:val="Entity"/>
        </w:rPr>
        <w:t>FabricDescription</w:t>
      </w:r>
      <w:r>
        <w:t xml:space="preserve"> </w:t>
      </w:r>
      <w:r w:rsidR="00656751">
        <w:t xml:space="preserve">Data Type </w:t>
      </w:r>
      <w:r>
        <w:t xml:space="preserve">describes all types of fabrics associated with a </w:t>
      </w:r>
      <w:r w:rsidRPr="00FB5E7B">
        <w:rPr>
          <w:rStyle w:val="Entity"/>
        </w:rPr>
        <w:t>CompoundMaterial</w:t>
      </w:r>
      <w:r>
        <w:t xml:space="preserve"> (</w:t>
      </w:r>
      <w:r w:rsidR="00797CDE">
        <w:t>i.e.</w:t>
      </w:r>
      <w:r>
        <w:t xml:space="preserve">, tectonic, metamorphic, sedimentary, igneous fabrics or textures).  It denotes a pattern, defined by one or more </w:t>
      </w:r>
      <w:r w:rsidRPr="00FB5E7B">
        <w:rPr>
          <w:rStyle w:val="Entity"/>
        </w:rPr>
        <w:t>CompoundMaterial</w:t>
      </w:r>
      <w:r>
        <w:t xml:space="preserve"> constituents, that is present throughout a rock body when considered at some scale.  </w:t>
      </w:r>
      <w:r w:rsidRPr="00FB5E7B">
        <w:rPr>
          <w:rStyle w:val="Entity"/>
        </w:rPr>
        <w:t>FabricDescription</w:t>
      </w:r>
      <w:r>
        <w:t xml:space="preserve"> is defined based on the average configuration of many constituents.  Penetrative fabric denotes that these constituents are distributed throughout the rock volume at the scale of observation </w:t>
      </w:r>
      <w:r w:rsidR="00680CF9">
        <w:t>[</w:t>
      </w:r>
      <w:r w:rsidR="00680CF9">
        <w:fldChar w:fldCharType="begin"/>
      </w:r>
      <w:r w:rsidR="00680CF9">
        <w:instrText xml:space="preserve"> REF _Ref458066762 \n \h </w:instrText>
      </w:r>
      <w:r w:rsidR="00680CF9">
        <w:fldChar w:fldCharType="separate"/>
      </w:r>
      <w:r w:rsidR="00680CF9">
        <w:t>15</w:t>
      </w:r>
      <w:r w:rsidR="00680CF9">
        <w:fldChar w:fldCharType="end"/>
      </w:r>
      <w:r w:rsidR="00680CF9">
        <w:t>]</w:t>
      </w:r>
      <w:r>
        <w:t>, and are repeated at distances that are small relative to the scale of the whole, such that they can be considered to pervade the whole uniformly (</w:t>
      </w:r>
      <w:r w:rsidR="00680CF9">
        <w:t>[</w:t>
      </w:r>
      <w:r w:rsidR="00680CF9">
        <w:fldChar w:fldCharType="begin"/>
      </w:r>
      <w:r w:rsidR="00680CF9">
        <w:instrText xml:space="preserve"> REF _Ref458066787 \n \h </w:instrText>
      </w:r>
      <w:r w:rsidR="00680CF9">
        <w:fldChar w:fldCharType="separate"/>
      </w:r>
      <w:r w:rsidR="00680CF9">
        <w:t>19</w:t>
      </w:r>
      <w:r w:rsidR="00680CF9">
        <w:fldChar w:fldCharType="end"/>
      </w:r>
      <w:r w:rsidR="00680CF9">
        <w:t xml:space="preserve">] </w:t>
      </w:r>
      <w:r>
        <w:t xml:space="preserve">p. 21-24; </w:t>
      </w:r>
      <w:r w:rsidR="00680CF9">
        <w:t>[</w:t>
      </w:r>
      <w:r w:rsidR="00680CF9">
        <w:fldChar w:fldCharType="begin"/>
      </w:r>
      <w:r w:rsidR="00680CF9">
        <w:instrText xml:space="preserve"> REF _Ref458066806 \n \h </w:instrText>
      </w:r>
      <w:r w:rsidR="00680CF9">
        <w:fldChar w:fldCharType="separate"/>
      </w:r>
      <w:r w:rsidR="00680CF9">
        <w:t>7</w:t>
      </w:r>
      <w:r w:rsidR="00680CF9">
        <w:fldChar w:fldCharType="end"/>
      </w:r>
      <w:r w:rsidR="00680CF9">
        <w:t>]</w:t>
      </w:r>
      <w:r>
        <w:t xml:space="preserve"> p. 73; [</w:t>
      </w:r>
      <w:r w:rsidR="00680CF9">
        <w:fldChar w:fldCharType="begin"/>
      </w:r>
      <w:r w:rsidR="00680CF9">
        <w:instrText xml:space="preserve"> REF _Ref458066676 \n \h </w:instrText>
      </w:r>
      <w:r w:rsidR="00680CF9">
        <w:fldChar w:fldCharType="separate"/>
      </w:r>
      <w:r w:rsidR="00680CF9">
        <w:t>10</w:t>
      </w:r>
      <w:r w:rsidR="00680CF9">
        <w:fldChar w:fldCharType="end"/>
      </w:r>
      <w:r w:rsidR="00680CF9">
        <w:t>],</w:t>
      </w:r>
      <w:r>
        <w:t>[</w:t>
      </w:r>
      <w:r w:rsidR="00680CF9">
        <w:fldChar w:fldCharType="begin"/>
      </w:r>
      <w:r w:rsidR="00680CF9">
        <w:instrText xml:space="preserve"> REF _Ref458066762 \n \h </w:instrText>
      </w:r>
      <w:r w:rsidR="00680CF9">
        <w:fldChar w:fldCharType="separate"/>
      </w:r>
      <w:r w:rsidR="00680CF9">
        <w:t>15</w:t>
      </w:r>
      <w:r w:rsidR="00680CF9">
        <w:fldChar w:fldCharType="end"/>
      </w:r>
      <w:r>
        <w:t xml:space="preserve">]). </w:t>
      </w:r>
    </w:p>
    <w:p w14:paraId="12A9B2A0" w14:textId="064A5B46" w:rsidR="003A479F" w:rsidRPr="00FF0DC1" w:rsidRDefault="003A479F" w:rsidP="003A479F">
      <w:pPr>
        <w:rPr>
          <w:lang w:val="en-CA"/>
        </w:rPr>
      </w:pPr>
      <w:r w:rsidRPr="00FB5E7B">
        <w:rPr>
          <w:rStyle w:val="Entity"/>
        </w:rPr>
        <w:t>FabricDescription</w:t>
      </w:r>
      <w:r>
        <w:t xml:space="preserve"> </w:t>
      </w:r>
      <w:r w:rsidR="00FB5E7B">
        <w:t xml:space="preserve">is distinguished from </w:t>
      </w:r>
      <w:r w:rsidR="00FB5E7B" w:rsidRPr="00FB5E7B">
        <w:rPr>
          <w:rStyle w:val="Entity"/>
        </w:rPr>
        <w:t>Particle</w:t>
      </w:r>
      <w:r w:rsidRPr="00FB5E7B">
        <w:rPr>
          <w:rStyle w:val="Entity"/>
        </w:rPr>
        <w:t>Geometry</w:t>
      </w:r>
      <w:r>
        <w:t xml:space="preserve"> based on the criteria that </w:t>
      </w:r>
      <w:r w:rsidR="004A04F6">
        <w:t>p</w:t>
      </w:r>
      <w:r>
        <w:t xml:space="preserve">article </w:t>
      </w:r>
      <w:r w:rsidR="004A04F6">
        <w:t>g</w:t>
      </w:r>
      <w:r>
        <w:t xml:space="preserve">eometry is preserved if a </w:t>
      </w:r>
      <w:r w:rsidRPr="00FB5E7B">
        <w:rPr>
          <w:rStyle w:val="Entity"/>
        </w:rPr>
        <w:t>CompoundMaterial</w:t>
      </w:r>
      <w:r>
        <w:t xml:space="preserve"> is disaggregated, while </w:t>
      </w:r>
      <w:r w:rsidRPr="00FB5E7B">
        <w:rPr>
          <w:rStyle w:val="Entity"/>
        </w:rPr>
        <w:t>FabricDescription</w:t>
      </w:r>
      <w:r>
        <w:t xml:space="preserve"> is not defined if the material is disaggr</w:t>
      </w:r>
      <w:r w:rsidRPr="00FF0DC1">
        <w:rPr>
          <w:lang w:val="en-CA"/>
        </w:rPr>
        <w:t>egated.</w:t>
      </w:r>
    </w:p>
    <w:p w14:paraId="18CFB605" w14:textId="46A4176C" w:rsidR="003A479F" w:rsidRPr="00FF0DC1" w:rsidRDefault="00A052E8" w:rsidP="003A479F">
      <w:pPr>
        <w:keepNext/>
        <w:rPr>
          <w:lang w:val="en-CA"/>
        </w:rPr>
      </w:pPr>
      <w:r>
        <w:rPr>
          <w:noProof/>
          <w:lang w:val="en-CA" w:eastAsia="en-CA"/>
        </w:rPr>
        <w:lastRenderedPageBreak/>
        <w:drawing>
          <wp:inline distT="0" distB="0" distL="0" distR="0" wp14:anchorId="6C732196" wp14:editId="1383E991">
            <wp:extent cx="4065270" cy="3086735"/>
            <wp:effectExtent l="0" t="0"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65270" cy="3086735"/>
                    </a:xfrm>
                    <a:prstGeom prst="rect">
                      <a:avLst/>
                    </a:prstGeom>
                    <a:noFill/>
                    <a:ln>
                      <a:noFill/>
                    </a:ln>
                  </pic:spPr>
                </pic:pic>
              </a:graphicData>
            </a:graphic>
          </wp:inline>
        </w:drawing>
      </w:r>
    </w:p>
    <w:p w14:paraId="13AEE541" w14:textId="6A4F13F2" w:rsidR="003A479F" w:rsidRPr="006064ED" w:rsidRDefault="003A479F" w:rsidP="003A479F">
      <w:pPr>
        <w:pStyle w:val="Lgende"/>
        <w:rPr>
          <w:lang w:val="fr-CA"/>
        </w:rPr>
      </w:pPr>
      <w:r w:rsidRPr="006064ED">
        <w:rPr>
          <w:lang w:val="fr-CA"/>
        </w:rPr>
        <w:t xml:space="preserve">Figure </w:t>
      </w:r>
      <w:r w:rsidR="00673E83" w:rsidRPr="00FF0DC1">
        <w:rPr>
          <w:lang w:val="en-CA"/>
        </w:rPr>
        <w:fldChar w:fldCharType="begin"/>
      </w:r>
      <w:r w:rsidR="00673E83" w:rsidRPr="006064ED">
        <w:rPr>
          <w:lang w:val="fr-CA"/>
        </w:rPr>
        <w:instrText xml:space="preserve"> SEQ Figure \* ARABIC </w:instrText>
      </w:r>
      <w:r w:rsidR="00673E83" w:rsidRPr="00FF0DC1">
        <w:rPr>
          <w:lang w:val="en-CA"/>
        </w:rPr>
        <w:fldChar w:fldCharType="separate"/>
      </w:r>
      <w:r w:rsidR="007C615B">
        <w:rPr>
          <w:noProof/>
          <w:lang w:val="fr-CA"/>
        </w:rPr>
        <w:t>44</w:t>
      </w:r>
      <w:r w:rsidR="00673E83" w:rsidRPr="00FF0DC1">
        <w:rPr>
          <w:noProof/>
          <w:lang w:val="en-CA"/>
        </w:rPr>
        <w:fldChar w:fldCharType="end"/>
      </w:r>
      <w:r w:rsidRPr="006064ED">
        <w:rPr>
          <w:lang w:val="fr-CA"/>
        </w:rPr>
        <w:t>: Fabric description</w:t>
      </w:r>
      <w:r w:rsidR="00CB122C" w:rsidRPr="006064ED">
        <w:rPr>
          <w:lang w:val="fr-CA"/>
        </w:rPr>
        <w:t xml:space="preserve"> context diagram.</w:t>
      </w:r>
    </w:p>
    <w:p w14:paraId="100E2C46" w14:textId="223B425C" w:rsidR="004A04F6" w:rsidRPr="0067785F" w:rsidRDefault="004A04F6" w:rsidP="00D20646">
      <w:pPr>
        <w:pStyle w:val="Titre5"/>
        <w:rPr>
          <w:lang w:val="en-CA"/>
        </w:rPr>
      </w:pPr>
      <w:proofErr w:type="gramStart"/>
      <w:r w:rsidRPr="00D970E9">
        <w:rPr>
          <w:lang w:val="en-CA"/>
        </w:rPr>
        <w:t>fabricType</w:t>
      </w:r>
      <w:proofErr w:type="gramEnd"/>
    </w:p>
    <w:p w14:paraId="66B9EE24" w14:textId="3E9B3793" w:rsidR="004A04F6" w:rsidRDefault="004A04F6" w:rsidP="00D20646">
      <w:r>
        <w:t xml:space="preserve">The </w:t>
      </w:r>
      <w:r w:rsidRPr="00FB5E7B">
        <w:rPr>
          <w:rStyle w:val="Entity"/>
        </w:rPr>
        <w:t>fabricType</w:t>
      </w:r>
      <w:proofErr w:type="gramStart"/>
      <w:r w:rsidRPr="00FB5E7B">
        <w:rPr>
          <w:rStyle w:val="Entity"/>
        </w:rPr>
        <w:t>:FabricTypeTerm</w:t>
      </w:r>
      <w:proofErr w:type="gramEnd"/>
      <w:r>
        <w:t xml:space="preserve"> property contain</w:t>
      </w:r>
      <w:r w:rsidR="0067785F">
        <w:t>s</w:t>
      </w:r>
      <w:r>
        <w:t xml:space="preserve"> a term from a controlled vocabulary</w:t>
      </w:r>
      <w:r w:rsidRPr="004A04F6">
        <w:t xml:space="preserve"> to denote the type of fabric in the </w:t>
      </w:r>
      <w:r w:rsidRPr="00FB5E7B">
        <w:rPr>
          <w:rStyle w:val="Entity"/>
        </w:rPr>
        <w:t>CompoundMaterial</w:t>
      </w:r>
      <w:r w:rsidRPr="004A04F6">
        <w:t xml:space="preserve"> (</w:t>
      </w:r>
      <w:r w:rsidR="00797CDE" w:rsidRPr="004A04F6">
        <w:t>e.g.</w:t>
      </w:r>
      <w:r w:rsidRPr="004A04F6">
        <w:t xml:space="preserve">, rapikivi texture, autobrecciation, spaced cleavage, porphyroblastic, cross-bedding).  The </w:t>
      </w:r>
      <w:r w:rsidRPr="00FB5E7B">
        <w:rPr>
          <w:rStyle w:val="Entity"/>
        </w:rPr>
        <w:t>fabricType</w:t>
      </w:r>
      <w:r w:rsidRPr="004A04F6">
        <w:t xml:space="preserve"> describes a pattern, defined by one or more </w:t>
      </w:r>
      <w:r w:rsidRPr="00FB5E7B">
        <w:rPr>
          <w:rStyle w:val="Entity"/>
        </w:rPr>
        <w:t>CompoundMaterial</w:t>
      </w:r>
      <w:r w:rsidRPr="004A04F6">
        <w:t xml:space="preserve">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80CF9">
        <w:t>[</w:t>
      </w:r>
      <w:r w:rsidR="00680CF9">
        <w:fldChar w:fldCharType="begin"/>
      </w:r>
      <w:r w:rsidR="00680CF9">
        <w:instrText xml:space="preserve"> REF _Ref458066762 \n \h </w:instrText>
      </w:r>
      <w:r w:rsidR="00680CF9">
        <w:fldChar w:fldCharType="separate"/>
      </w:r>
      <w:r w:rsidR="00680CF9">
        <w:t>15</w:t>
      </w:r>
      <w:r w:rsidR="00680CF9">
        <w:fldChar w:fldCharType="end"/>
      </w:r>
      <w:r w:rsidR="00680CF9">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Titre4"/>
      </w:pPr>
      <w:bookmarkStart w:id="359" w:name="BKM_CEE739CE_1DAA_46F5_B493_438C458DE763"/>
      <w:bookmarkStart w:id="360" w:name="BKM_F9869380_E0FA_4E99_89A5_99DF9CC6BB40"/>
      <w:bookmarkEnd w:id="359"/>
      <w:bookmarkEnd w:id="360"/>
      <w:r>
        <w:t>Inorganic fluid</w:t>
      </w:r>
    </w:p>
    <w:p w14:paraId="216E48B8" w14:textId="77777777" w:rsidR="00656751" w:rsidRDefault="00656751" w:rsidP="003A479F"/>
    <w:p w14:paraId="47D3B8EF" w14:textId="1782050E" w:rsidR="003A479F" w:rsidRDefault="003A479F" w:rsidP="003A479F">
      <w:r>
        <w:t>An inorganic</w:t>
      </w:r>
      <w:r w:rsidR="00656751">
        <w:t xml:space="preserve"> fluid</w:t>
      </w:r>
      <w:r w:rsidR="004A04F6">
        <w:t xml:space="preserve"> is a</w:t>
      </w:r>
      <w:r>
        <w:t xml:space="preserve"> non-crystalline </w:t>
      </w:r>
      <w:r w:rsidRPr="00FB5E7B">
        <w:rPr>
          <w:rStyle w:val="Entity"/>
        </w:rPr>
        <w:t>EarthMaterial</w:t>
      </w:r>
      <w:r>
        <w:t xml:space="preserve"> (solid, liquid, or gas) that tends to flow or conform to the shape of its container</w:t>
      </w:r>
      <w:r w:rsidR="00656751">
        <w:t xml:space="preserve"> (examples: water, brine, glass)</w:t>
      </w:r>
      <w:proofErr w:type="gramStart"/>
      <w:r>
        <w:t>..</w:t>
      </w:r>
      <w:proofErr w:type="gramEnd"/>
      <w:r>
        <w:t xml:space="preserve">  By convention liquid mercury is considered a mineral.   This class is an empty placeholder for extension at a later date, or by other domain models.</w:t>
      </w:r>
    </w:p>
    <w:p w14:paraId="69E636DF" w14:textId="77777777" w:rsidR="003A479F" w:rsidRDefault="003A479F" w:rsidP="00AE357E"/>
    <w:p w14:paraId="4C29A535" w14:textId="29DE6813" w:rsidR="003A479F" w:rsidRDefault="00A052E8" w:rsidP="003A479F">
      <w:pPr>
        <w:keepNext/>
      </w:pPr>
      <w:r>
        <w:rPr>
          <w:noProof/>
          <w:lang w:val="en-CA" w:eastAsia="en-CA"/>
        </w:rPr>
        <w:lastRenderedPageBreak/>
        <w:drawing>
          <wp:inline distT="0" distB="0" distL="0" distR="0" wp14:anchorId="4B9939C7" wp14:editId="0EB3FC30">
            <wp:extent cx="2743200" cy="3209290"/>
            <wp:effectExtent l="0" t="0" r="0" b="0"/>
            <wp:docPr id="492" name="Imag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31C59C31"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45</w:t>
      </w:r>
      <w:r w:rsidR="00673E83">
        <w:rPr>
          <w:noProof/>
        </w:rPr>
        <w:fldChar w:fldCharType="end"/>
      </w:r>
      <w:r>
        <w:t>: Inorganic fluid</w:t>
      </w:r>
      <w:r w:rsidR="00CB122C">
        <w:t xml:space="preserve"> context diagram.</w:t>
      </w:r>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2AC8A38C" w:rsidR="003A479F" w:rsidRDefault="00B11874" w:rsidP="00AE357E">
      <w:r>
        <w:t xml:space="preserve">The </w:t>
      </w:r>
      <w:r w:rsidR="00FB5E7B">
        <w:t xml:space="preserve">data type </w:t>
      </w:r>
      <w:r w:rsidR="009021BE" w:rsidRPr="00FB5E7B">
        <w:rPr>
          <w:rStyle w:val="Entity"/>
        </w:rPr>
        <w:t>MetamorphicDescription</w:t>
      </w:r>
      <w:r w:rsidR="009021BE" w:rsidRPr="009021BE">
        <w:t xml:space="preserve"> describes the character of metamorphism applied to a </w:t>
      </w:r>
      <w:r w:rsidR="009021BE" w:rsidRPr="00FB5E7B">
        <w:rPr>
          <w:rStyle w:val="Entity"/>
        </w:rPr>
        <w:t>CompoundMaterial</w:t>
      </w:r>
      <w:r w:rsidR="009021BE" w:rsidRPr="009021BE">
        <w:t xml:space="preserve"> or </w:t>
      </w:r>
      <w:r w:rsidR="009021BE" w:rsidRPr="00FB5E7B">
        <w:rPr>
          <w:rStyle w:val="Entity"/>
        </w:rPr>
        <w:t>GeologicUnit</w:t>
      </w:r>
      <w:r w:rsidR="009021BE" w:rsidRPr="009021BE">
        <w:t xml:space="preserve">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w:t>
      </w:r>
      <w:r w:rsidR="00FB4793" w:rsidRPr="00FB5E7B">
        <w:rPr>
          <w:rStyle w:val="Entity"/>
        </w:rPr>
        <w:t>MetamorphicDescription</w:t>
      </w:r>
      <w:r w:rsidR="00FB4793">
        <w:t xml:space="preserve"> provides a link to the </w:t>
      </w:r>
      <w:r w:rsidR="00FB4793" w:rsidRPr="00FB5E7B">
        <w:rPr>
          <w:rStyle w:val="Entity"/>
        </w:rPr>
        <w:t>GeologicEven</w:t>
      </w:r>
      <w:r w:rsidR="00797CDE" w:rsidRPr="00FB5E7B">
        <w:rPr>
          <w:rStyle w:val="Entity"/>
        </w:rPr>
        <w:t>t</w:t>
      </w:r>
      <w:r w:rsidR="00FB4793">
        <w:t xml:space="preserve"> associated to the metamorphic event.</w:t>
      </w:r>
    </w:p>
    <w:p w14:paraId="25C51777" w14:textId="139BA7E4" w:rsidR="003A479F" w:rsidRDefault="00A052E8" w:rsidP="003A479F">
      <w:pPr>
        <w:keepNext/>
      </w:pPr>
      <w:r>
        <w:rPr>
          <w:noProof/>
          <w:lang w:val="en-CA" w:eastAsia="en-CA"/>
        </w:rPr>
        <w:lastRenderedPageBreak/>
        <w:drawing>
          <wp:inline distT="0" distB="0" distL="0" distR="0" wp14:anchorId="451F7EC1" wp14:editId="2BB06FEB">
            <wp:extent cx="5486400" cy="5831786"/>
            <wp:effectExtent l="0" t="0" r="0" b="0"/>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831786"/>
                    </a:xfrm>
                    <a:prstGeom prst="rect">
                      <a:avLst/>
                    </a:prstGeom>
                    <a:noFill/>
                    <a:ln>
                      <a:noFill/>
                    </a:ln>
                  </pic:spPr>
                </pic:pic>
              </a:graphicData>
            </a:graphic>
          </wp:inline>
        </w:drawing>
      </w:r>
    </w:p>
    <w:p w14:paraId="57CFA55C" w14:textId="339ACF7A" w:rsidR="003A479F" w:rsidRPr="006064ED" w:rsidRDefault="003A479F" w:rsidP="003A479F">
      <w:pPr>
        <w:pStyle w:val="Lgende"/>
        <w:rPr>
          <w:lang w:val="fr-CA"/>
        </w:rPr>
      </w:pPr>
      <w:r w:rsidRPr="006064ED">
        <w:rPr>
          <w:lang w:val="fr-CA"/>
        </w:rPr>
        <w:t xml:space="preserve">Figure </w:t>
      </w:r>
      <w:r w:rsidR="00673E83">
        <w:fldChar w:fldCharType="begin"/>
      </w:r>
      <w:r w:rsidR="00673E83" w:rsidRPr="006064ED">
        <w:rPr>
          <w:lang w:val="fr-CA"/>
        </w:rPr>
        <w:instrText xml:space="preserve"> SEQ Figure \* ARABIC </w:instrText>
      </w:r>
      <w:r w:rsidR="00673E83">
        <w:fldChar w:fldCharType="separate"/>
      </w:r>
      <w:r w:rsidR="007C615B">
        <w:rPr>
          <w:noProof/>
          <w:lang w:val="fr-CA"/>
        </w:rPr>
        <w:t>46</w:t>
      </w:r>
      <w:r w:rsidR="00673E83">
        <w:rPr>
          <w:noProof/>
        </w:rPr>
        <w:fldChar w:fldCharType="end"/>
      </w:r>
      <w:r w:rsidRPr="006064ED">
        <w:rPr>
          <w:lang w:val="fr-CA"/>
        </w:rPr>
        <w:t xml:space="preserve">: Metamorphic </w:t>
      </w:r>
      <w:r w:rsidR="00CB122C" w:rsidRPr="006064ED">
        <w:rPr>
          <w:lang w:val="fr-CA"/>
        </w:rPr>
        <w:t>d</w:t>
      </w:r>
      <w:r w:rsidRPr="006064ED">
        <w:rPr>
          <w:lang w:val="fr-CA"/>
        </w:rPr>
        <w:t>escription</w:t>
      </w:r>
      <w:r w:rsidR="00CB122C" w:rsidRPr="006064ED">
        <w:rPr>
          <w:lang w:val="fr-CA"/>
        </w:rPr>
        <w:t xml:space="preserve"> context diagram.</w:t>
      </w:r>
    </w:p>
    <w:p w14:paraId="660FA01A" w14:textId="2246A0BF" w:rsidR="00B11874" w:rsidRPr="00B11874" w:rsidRDefault="00B11874" w:rsidP="001D1B97">
      <w:pPr>
        <w:pStyle w:val="Titre5"/>
      </w:pPr>
      <w:proofErr w:type="gramStart"/>
      <w:r w:rsidRPr="00B11874">
        <w:t>metamorphicFacies</w:t>
      </w:r>
      <w:proofErr w:type="gramEnd"/>
    </w:p>
    <w:p w14:paraId="37390CEA" w14:textId="593E4155" w:rsidR="00B11874" w:rsidRDefault="00B11874" w:rsidP="009021BE">
      <w:r>
        <w:t xml:space="preserve">The </w:t>
      </w:r>
      <w:r w:rsidRPr="00FB5E7B">
        <w:rPr>
          <w:rStyle w:val="Entity"/>
        </w:rPr>
        <w:t>metamorphicFacies</w:t>
      </w:r>
      <w:r>
        <w:t xml:space="preserve"> property (</w:t>
      </w:r>
      <w:r w:rsidR="00FB4793" w:rsidRPr="00FB5E7B">
        <w:rPr>
          <w:rStyle w:val="Entity"/>
        </w:rPr>
        <w:t>SWE</w:t>
      </w:r>
      <w:r w:rsidRPr="00FB5E7B">
        <w:rPr>
          <w:rStyle w:val="Entity"/>
        </w:rPr>
        <w:t>:</w:t>
      </w:r>
      <w:r w:rsidR="00325D59">
        <w:rPr>
          <w:rStyle w:val="Entity"/>
        </w:rPr>
        <w:t>:</w:t>
      </w:r>
      <w:r w:rsidRPr="00FB5E7B">
        <w:rPr>
          <w:rStyle w:val="Entity"/>
        </w:rPr>
        <w:t>Category</w:t>
      </w:r>
      <w:r>
        <w:t>) contain</w:t>
      </w:r>
      <w:r w:rsidR="001D1B97">
        <w:t>s</w:t>
      </w:r>
      <w:r>
        <w:t xml:space="preserve"> a term from a controlled vocabulary that describes </w:t>
      </w:r>
      <w:proofErr w:type="gramStart"/>
      <w:r>
        <w:t xml:space="preserve">a </w:t>
      </w:r>
      <w:r w:rsidRPr="00B11874">
        <w:t>characteristic mineral assemblages</w:t>
      </w:r>
      <w:proofErr w:type="gramEnd"/>
      <w:r w:rsidRPr="00B11874">
        <w:t xml:space="preserve">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Titre5"/>
      </w:pPr>
      <w:proofErr w:type="gramStart"/>
      <w:r w:rsidRPr="00F21FA6">
        <w:t>metamorphicGrade</w:t>
      </w:r>
      <w:proofErr w:type="gramEnd"/>
    </w:p>
    <w:p w14:paraId="0B1DFD96" w14:textId="445D4F37" w:rsidR="00F21FA6" w:rsidRDefault="00F21FA6" w:rsidP="00F21FA6">
      <w:r>
        <w:t xml:space="preserve">The </w:t>
      </w:r>
      <w:r w:rsidRPr="00FB5E7B">
        <w:rPr>
          <w:rStyle w:val="Entity"/>
        </w:rPr>
        <w:t>metamorphicGrade</w:t>
      </w:r>
      <w:r>
        <w:t xml:space="preserve"> property (</w:t>
      </w:r>
      <w:r w:rsidR="00FB4793" w:rsidRPr="00FB5E7B">
        <w:rPr>
          <w:rStyle w:val="Entity"/>
        </w:rPr>
        <w:t>SWE</w:t>
      </w:r>
      <w:r w:rsidR="001D1B97" w:rsidRPr="00FB5E7B">
        <w:rPr>
          <w:rStyle w:val="Entity"/>
        </w:rPr>
        <w:t>:</w:t>
      </w:r>
      <w:r w:rsidR="00325D59">
        <w:rPr>
          <w:rStyle w:val="Entity"/>
        </w:rPr>
        <w:t>:</w:t>
      </w:r>
      <w:r w:rsidR="001D1B97" w:rsidRPr="00FB5E7B">
        <w:rPr>
          <w:rStyle w:val="Entity"/>
        </w:rPr>
        <w:t>Category</w:t>
      </w:r>
      <w:r w:rsidR="001D1B97">
        <w:t>)</w:t>
      </w:r>
      <w:r>
        <w:t xml:space="preserve"> contain</w:t>
      </w:r>
      <w:r w:rsidR="001D1B97">
        <w:t>s</w:t>
      </w:r>
      <w:r>
        <w:t xml:space="preserve"> a term from a controlled vocabulary that indicates the intensity or rank of metamorphism applied to an </w:t>
      </w:r>
      <w:r w:rsidRPr="00FB5E7B">
        <w:rPr>
          <w:rStyle w:val="Entity"/>
        </w:rPr>
        <w:t>EarthMaterial</w:t>
      </w:r>
      <w:r>
        <w:t xml:space="preserve"> (</w:t>
      </w:r>
      <w:r w:rsidR="00797CDE">
        <w:t>e.g.</w:t>
      </w:r>
      <w:r>
        <w:t>: high metamorphic grade, low metamorphic grade).</w:t>
      </w:r>
    </w:p>
    <w:p w14:paraId="009BD2CF" w14:textId="3E0A19A8" w:rsidR="00F21FA6" w:rsidRDefault="00F21FA6" w:rsidP="00F21FA6">
      <w:r>
        <w:lastRenderedPageBreak/>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28C9A59" w14:textId="5062B2A0" w:rsidR="00F21FA6" w:rsidRDefault="00F21FA6" w:rsidP="009021BE">
      <w:pPr>
        <w:pStyle w:val="Titre5"/>
      </w:pPr>
      <w:proofErr w:type="gramStart"/>
      <w:r w:rsidRPr="00F21FA6">
        <w:t>peakPressureValue</w:t>
      </w:r>
      <w:proofErr w:type="gramEnd"/>
    </w:p>
    <w:p w14:paraId="6DB3E9C2" w14:textId="044FCDA5" w:rsidR="00F21FA6" w:rsidRDefault="00F21FA6" w:rsidP="009021BE">
      <w:r>
        <w:t xml:space="preserve">The </w:t>
      </w:r>
      <w:r w:rsidRPr="00FB5E7B">
        <w:rPr>
          <w:rStyle w:val="Entity"/>
        </w:rPr>
        <w:t>peakPressureValue</w:t>
      </w:r>
      <w:r>
        <w:t xml:space="preserve"> property (</w:t>
      </w:r>
      <w:r w:rsidR="00325D59">
        <w:rPr>
          <w:rStyle w:val="Entity"/>
        </w:rPr>
        <w:t>SWE::</w:t>
      </w:r>
      <w:r w:rsidR="00253146" w:rsidRPr="00FB5E7B">
        <w:rPr>
          <w:rStyle w:val="Entity"/>
        </w:rPr>
        <w:t>Quantity</w:t>
      </w:r>
      <w:r w:rsidR="001D1B97">
        <w:t>)</w:t>
      </w:r>
      <w:r>
        <w:t xml:space="preserve"> report</w:t>
      </w:r>
      <w:r w:rsidR="001D1B97">
        <w:t>s</w:t>
      </w:r>
      <w:r>
        <w:t xml:space="preserve"> a</w:t>
      </w:r>
      <w:r w:rsidRPr="00F21FA6">
        <w:t xml:space="preserve"> numerical value to indicate the estimated pressure at peak metamorphic conditions.</w:t>
      </w:r>
    </w:p>
    <w:p w14:paraId="50495A0B" w14:textId="1093CE9B" w:rsidR="00F21FA6" w:rsidRDefault="00F21FA6" w:rsidP="009021BE">
      <w:pPr>
        <w:pStyle w:val="Titre5"/>
      </w:pPr>
      <w:proofErr w:type="gramStart"/>
      <w:r w:rsidRPr="00F21FA6">
        <w:t>peakTemperatureValue</w:t>
      </w:r>
      <w:proofErr w:type="gramEnd"/>
    </w:p>
    <w:p w14:paraId="59AB70B8" w14:textId="0490EE10" w:rsidR="00F21FA6" w:rsidRDefault="00F21FA6" w:rsidP="009021BE">
      <w:r>
        <w:t xml:space="preserve">The </w:t>
      </w:r>
      <w:r w:rsidRPr="00FB5E7B">
        <w:rPr>
          <w:rStyle w:val="Entity"/>
        </w:rPr>
        <w:t>peakTemperatureValue</w:t>
      </w:r>
      <w:r>
        <w:t xml:space="preserve"> property (</w:t>
      </w:r>
      <w:r w:rsidR="00325D59">
        <w:rPr>
          <w:rStyle w:val="Entity"/>
        </w:rPr>
        <w:t>SWE:</w:t>
      </w:r>
      <w:r w:rsidR="00253146" w:rsidRPr="00FB5E7B">
        <w:rPr>
          <w:rStyle w:val="Entity"/>
        </w:rPr>
        <w:t>:Quantity</w:t>
      </w:r>
      <w:r>
        <w:t>) report</w:t>
      </w:r>
      <w:r w:rsidR="001D1B97">
        <w:t>s</w:t>
      </w:r>
      <w:r>
        <w:t xml:space="preserve"> a</w:t>
      </w:r>
      <w:r w:rsidRPr="00F21FA6">
        <w:t xml:space="preserve"> numerical value to indicate the estimated temperature at peak metamorphic conditions.</w:t>
      </w:r>
    </w:p>
    <w:p w14:paraId="10BF3859" w14:textId="5F694618" w:rsidR="00F21FA6" w:rsidRDefault="00F21FA6" w:rsidP="009021BE">
      <w:pPr>
        <w:pStyle w:val="Titre5"/>
      </w:pPr>
      <w:proofErr w:type="gramStart"/>
      <w:r w:rsidRPr="00F21FA6">
        <w:t>protolithLithology</w:t>
      </w:r>
      <w:proofErr w:type="gramEnd"/>
    </w:p>
    <w:p w14:paraId="6D6F907B" w14:textId="2CAEE149" w:rsidR="00F21FA6" w:rsidRDefault="001D1B97" w:rsidP="009021BE">
      <w:r>
        <w:t xml:space="preserve">The </w:t>
      </w:r>
      <w:r w:rsidRPr="00325D59">
        <w:rPr>
          <w:rStyle w:val="Entity"/>
        </w:rPr>
        <w:t>protolithLithology</w:t>
      </w:r>
      <w:r>
        <w:t xml:space="preserve"> is</w:t>
      </w:r>
      <w:r w:rsidR="00F21FA6">
        <w:t xml:space="preserve"> an association between a </w:t>
      </w:r>
      <w:r w:rsidR="00F21FA6" w:rsidRPr="00325D59">
        <w:rPr>
          <w:rStyle w:val="Entity"/>
        </w:rPr>
        <w:t>MetamorphicDescription</w:t>
      </w:r>
      <w:r w:rsidR="00F21FA6">
        <w:t xml:space="preserve"> and an </w:t>
      </w:r>
      <w:r w:rsidR="00F21FA6" w:rsidRPr="00325D59">
        <w:rPr>
          <w:rStyle w:val="Entity"/>
        </w:rPr>
        <w:t>EarthMaterial</w:t>
      </w:r>
      <w:r w:rsidR="00F21FA6">
        <w:t xml:space="preserve"> </w:t>
      </w:r>
      <w:r w:rsidR="00F21FA6" w:rsidRPr="00F21FA6">
        <w:t xml:space="preserve">that </w:t>
      </w:r>
      <w:r w:rsidR="003607F6">
        <w:t>describes</w:t>
      </w:r>
      <w:r w:rsidR="003607F6" w:rsidRPr="00F21FA6">
        <w:t xml:space="preserve"> </w:t>
      </w:r>
      <w:r w:rsidR="00F21FA6" w:rsidRPr="00F21FA6">
        <w:t xml:space="preserve">the pre-metamorphic lithology for this metamorphosed </w:t>
      </w:r>
      <w:r w:rsidR="00F21FA6" w:rsidRPr="00325D59">
        <w:rPr>
          <w:rStyle w:val="Entity"/>
        </w:rPr>
        <w:t>CompoundMaterial</w:t>
      </w:r>
      <w:r w:rsidR="00F21FA6" w:rsidRPr="00F21FA6">
        <w:t>.</w:t>
      </w:r>
    </w:p>
    <w:p w14:paraId="52FFF882" w14:textId="6E3C6AA0" w:rsidR="00F21FA6" w:rsidRPr="00F21FA6" w:rsidRDefault="00F21FA6" w:rsidP="001D1B97">
      <w:pPr>
        <w:pStyle w:val="Titre5"/>
      </w:pPr>
      <w:proofErr w:type="gramStart"/>
      <w:r w:rsidRPr="00F21FA6">
        <w:t>metamorphicEvent</w:t>
      </w:r>
      <w:proofErr w:type="gramEnd"/>
    </w:p>
    <w:p w14:paraId="718F9F5D" w14:textId="1AAC2284" w:rsidR="009021BE" w:rsidRDefault="00F21FA6" w:rsidP="00D20646">
      <w:pPr>
        <w:rPr>
          <w:lang w:val="en-CA"/>
        </w:rPr>
      </w:pPr>
      <w:bookmarkStart w:id="361" w:name="BKM_593C69E3_0EC2_4CB1_8B2B_D0FE22B7C017"/>
      <w:bookmarkEnd w:id="361"/>
      <w:r>
        <w:rPr>
          <w:lang w:val="en-CA"/>
        </w:rPr>
        <w:t xml:space="preserve">The </w:t>
      </w:r>
      <w:r w:rsidRPr="00325D59">
        <w:rPr>
          <w:rStyle w:val="Entity"/>
        </w:rPr>
        <w:t>metamorphicEvent</w:t>
      </w:r>
      <w:r>
        <w:rPr>
          <w:lang w:val="en-CA"/>
        </w:rPr>
        <w:t xml:space="preserve"> property </w:t>
      </w:r>
      <w:r w:rsidR="001D1B97">
        <w:rPr>
          <w:lang w:val="en-CA"/>
        </w:rPr>
        <w:t>is</w:t>
      </w:r>
      <w:r>
        <w:rPr>
          <w:lang w:val="en-CA"/>
        </w:rPr>
        <w:t xml:space="preserve"> an association between a </w:t>
      </w:r>
      <w:r w:rsidRPr="00325D59">
        <w:rPr>
          <w:rStyle w:val="Entity"/>
        </w:rPr>
        <w:t>MetamorphicDescription</w:t>
      </w:r>
      <w:r>
        <w:rPr>
          <w:lang w:val="en-CA"/>
        </w:rPr>
        <w:t xml:space="preserve"> and a </w:t>
      </w:r>
      <w:r w:rsidRPr="00325D59">
        <w:rPr>
          <w:rStyle w:val="Entity"/>
        </w:rPr>
        <w:t>GeologicEven</w:t>
      </w:r>
      <w:r w:rsidR="00797CDE" w:rsidRPr="00325D59">
        <w:rPr>
          <w:rStyle w:val="Entity"/>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w:t>
      </w:r>
      <w:r w:rsidRPr="00325D59">
        <w:rPr>
          <w:rStyle w:val="Entity"/>
        </w:rPr>
        <w:t>GeologicUnit</w:t>
      </w:r>
      <w:r w:rsidR="00CB122C">
        <w:rPr>
          <w:lang w:val="en-CA"/>
        </w:rPr>
        <w:t>.</w:t>
      </w:r>
    </w:p>
    <w:p w14:paraId="579E742D" w14:textId="3E22C134" w:rsidR="009021BE" w:rsidRDefault="00267D2C" w:rsidP="00267D2C">
      <w:pPr>
        <w:pStyle w:val="Titre4"/>
      </w:pPr>
      <w:bookmarkStart w:id="362" w:name="BKM_0ACE92C1_088C_42CF_93C8_D003E3CC8FC3"/>
      <w:bookmarkStart w:id="363" w:name="BKM_14E0F14F_4532_4342_B7F1_67313964C676"/>
      <w:bookmarkStart w:id="364" w:name="BKM_80AE61D4_C509_4CAA_B004_0231DB42B137"/>
      <w:bookmarkStart w:id="365" w:name="BKM_5F5D6549_09AD_4BCF_806A_9B95D5D4E734"/>
      <w:bookmarkStart w:id="366" w:name="BKM_80BAF21E_2C4E_40CD_B42E_41BCEA94DECC"/>
      <w:bookmarkEnd w:id="362"/>
      <w:bookmarkEnd w:id="363"/>
      <w:bookmarkEnd w:id="364"/>
      <w:bookmarkEnd w:id="365"/>
      <w:bookmarkEnd w:id="366"/>
      <w:r>
        <w:t>OrganicMaterial</w:t>
      </w:r>
    </w:p>
    <w:p w14:paraId="50ADFF2A" w14:textId="77777777" w:rsidR="00267D2C" w:rsidRDefault="00267D2C" w:rsidP="009021BE"/>
    <w:p w14:paraId="1370954B" w14:textId="4349E12A" w:rsidR="00267D2C" w:rsidRDefault="00746E7F" w:rsidP="00267D2C">
      <w:r w:rsidRPr="00325D59">
        <w:rPr>
          <w:rStyle w:val="Entity"/>
        </w:rPr>
        <w:t>Organi</w:t>
      </w:r>
      <w:r w:rsidR="003607F6" w:rsidRPr="00325D59">
        <w:rPr>
          <w:rStyle w:val="Entity"/>
        </w:rPr>
        <w:t>c</w:t>
      </w:r>
      <w:r w:rsidRPr="00325D59">
        <w:rPr>
          <w:rStyle w:val="Entity"/>
        </w:rPr>
        <w:t>Material</w:t>
      </w:r>
      <w:r>
        <w:t xml:space="preserve"> is a</w:t>
      </w:r>
      <w:r w:rsidR="00267D2C">
        <w:t xml:space="preserve">n </w:t>
      </w:r>
      <w:r w:rsidR="00267D2C" w:rsidRPr="00325D59">
        <w:rPr>
          <w:rStyle w:val="Entity"/>
        </w:rPr>
        <w:t>EarthMaterial</w:t>
      </w:r>
      <w:r w:rsidR="00267D2C">
        <w:t xml:space="preserve"> that belongs to the class of chemical compounds having a reduced carbon basis (as distinct from carbonates), and derived from living organisms. </w:t>
      </w:r>
      <w:r>
        <w:t>It</w:t>
      </w:r>
      <w:r w:rsidR="00267D2C">
        <w:t xml:space="preserve"> </w:t>
      </w:r>
      <w:r>
        <w:t>i</w:t>
      </w:r>
      <w:r w:rsidR="00267D2C">
        <w:t xml:space="preserve">ncludes high-carbon </w:t>
      </w:r>
      <w:r w:rsidR="00267D2C" w:rsidRPr="00325D59">
        <w:rPr>
          <w:rStyle w:val="Entity"/>
        </w:rPr>
        <w:t>EarthMaterials</w:t>
      </w:r>
      <w:r w:rsidR="00267D2C">
        <w:t xml:space="preserve"> such as bitumen, peat, and coal.   This class is an empty placeholder for extension at a later date, or by other domain models</w:t>
      </w:r>
      <w:r w:rsidR="00CB122C">
        <w:t>.</w:t>
      </w:r>
    </w:p>
    <w:p w14:paraId="15D8A032" w14:textId="1A3B1015" w:rsidR="00CB122C" w:rsidRDefault="00A052E8" w:rsidP="00FF0DC1">
      <w:pPr>
        <w:keepNext/>
      </w:pPr>
      <w:r>
        <w:rPr>
          <w:noProof/>
          <w:lang w:val="en-CA" w:eastAsia="en-CA"/>
        </w:rPr>
        <w:lastRenderedPageBreak/>
        <w:drawing>
          <wp:inline distT="0" distB="0" distL="0" distR="0" wp14:anchorId="2AB446FD" wp14:editId="5E7A7082">
            <wp:extent cx="2743200" cy="3098165"/>
            <wp:effectExtent l="0" t="0" r="0" b="698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200" cy="3098165"/>
                    </a:xfrm>
                    <a:prstGeom prst="rect">
                      <a:avLst/>
                    </a:prstGeom>
                    <a:noFill/>
                    <a:ln>
                      <a:noFill/>
                    </a:ln>
                  </pic:spPr>
                </pic:pic>
              </a:graphicData>
            </a:graphic>
          </wp:inline>
        </w:drawing>
      </w:r>
    </w:p>
    <w:p w14:paraId="565AC4A7" w14:textId="060B4AFF" w:rsidR="00267D2C" w:rsidRDefault="00CB122C" w:rsidP="00FF0DC1">
      <w:pPr>
        <w:pStyle w:val="Lgende"/>
      </w:pPr>
      <w:r>
        <w:t xml:space="preserve">Figure </w:t>
      </w:r>
      <w:r>
        <w:fldChar w:fldCharType="begin"/>
      </w:r>
      <w:r>
        <w:instrText xml:space="preserve"> SEQ Figure \* ARABIC </w:instrText>
      </w:r>
      <w:r>
        <w:fldChar w:fldCharType="separate"/>
      </w:r>
      <w:r w:rsidR="007C615B">
        <w:rPr>
          <w:noProof/>
        </w:rPr>
        <w:t>47</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Titre4"/>
      </w:pPr>
      <w:r>
        <w:t>Organism</w:t>
      </w:r>
    </w:p>
    <w:p w14:paraId="65AEEC56" w14:textId="77777777" w:rsidR="00267D2C" w:rsidRDefault="00267D2C" w:rsidP="009021BE"/>
    <w:p w14:paraId="3A4007D8" w14:textId="69000880" w:rsidR="00267D2C" w:rsidRDefault="00746E7F" w:rsidP="009021BE">
      <w:r w:rsidRPr="00325D59">
        <w:rPr>
          <w:rStyle w:val="Entity"/>
        </w:rPr>
        <w:t>Organism</w:t>
      </w:r>
      <w:r>
        <w:t xml:space="preserve">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52DE05E" w:rsidR="00267D2C" w:rsidRDefault="00A052E8" w:rsidP="00267D2C">
      <w:pPr>
        <w:keepNext/>
      </w:pPr>
      <w:r>
        <w:rPr>
          <w:noProof/>
          <w:lang w:val="en-CA" w:eastAsia="en-CA"/>
        </w:rPr>
        <w:lastRenderedPageBreak/>
        <w:drawing>
          <wp:inline distT="0" distB="0" distL="0" distR="0" wp14:anchorId="53016CDC" wp14:editId="4B505DDE">
            <wp:extent cx="2416810" cy="4030345"/>
            <wp:effectExtent l="0" t="0" r="2540" b="8255"/>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16810" cy="4030345"/>
                    </a:xfrm>
                    <a:prstGeom prst="rect">
                      <a:avLst/>
                    </a:prstGeom>
                    <a:noFill/>
                    <a:ln>
                      <a:noFill/>
                    </a:ln>
                  </pic:spPr>
                </pic:pic>
              </a:graphicData>
            </a:graphic>
          </wp:inline>
        </w:drawing>
      </w:r>
    </w:p>
    <w:p w14:paraId="107DAD59" w14:textId="7AF1414B"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48</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Titre4"/>
      </w:pPr>
      <w:bookmarkStart w:id="367" w:name="_Ref447104844"/>
      <w:r>
        <w:t>Physical Description</w:t>
      </w:r>
      <w:bookmarkEnd w:id="367"/>
    </w:p>
    <w:p w14:paraId="790A9EF7" w14:textId="77777777" w:rsidR="00267D2C" w:rsidRDefault="00267D2C" w:rsidP="00267D2C"/>
    <w:p w14:paraId="76D60FE7" w14:textId="4B2100AD" w:rsidR="00267D2C" w:rsidRDefault="00746E7F" w:rsidP="00267D2C">
      <w:r w:rsidRPr="00325D59">
        <w:rPr>
          <w:rStyle w:val="Entity"/>
        </w:rPr>
        <w:t>PhysicalDescription</w:t>
      </w:r>
      <w:r>
        <w:t xml:space="preserve"> is a</w:t>
      </w:r>
      <w:r w:rsidR="00267D2C">
        <w:t xml:space="preserve"> class t</w:t>
      </w:r>
      <w:r>
        <w:t>hat</w:t>
      </w:r>
      <w:r w:rsidR="00267D2C">
        <w:t xml:space="preserve"> describe</w:t>
      </w:r>
      <w:r>
        <w:t>s</w:t>
      </w:r>
      <w:r w:rsidR="00267D2C">
        <w:t xml:space="preserve"> the numeric physical properties of a geologic unit</w:t>
      </w:r>
      <w:r w:rsidR="006619B2">
        <w:t xml:space="preserve"> (</w:t>
      </w:r>
      <w:r w:rsidR="006619B2" w:rsidRPr="00325D59">
        <w:rPr>
          <w:rStyle w:val="Entity"/>
        </w:rPr>
        <w:t>GeologicUnit</w:t>
      </w:r>
      <w:r w:rsidR="006619B2">
        <w:t xml:space="preserve"> </w:t>
      </w:r>
      <w:r w:rsidR="006619B2">
        <w:fldChar w:fldCharType="begin"/>
      </w:r>
      <w:r w:rsidR="006619B2">
        <w:instrText xml:space="preserve"> REF _Ref440800006 \n \h </w:instrText>
      </w:r>
      <w:r w:rsidR="006619B2">
        <w:fldChar w:fldCharType="separate"/>
      </w:r>
      <w:r w:rsidR="007C615B">
        <w:t>8.4.1.3</w:t>
      </w:r>
      <w:r w:rsidR="006619B2">
        <w:fldChar w:fldCharType="end"/>
      </w:r>
      <w:r w:rsidR="006619B2">
        <w:t>)</w:t>
      </w:r>
      <w:r w:rsidR="00267D2C">
        <w:t>, earth material</w:t>
      </w:r>
      <w:r w:rsidR="006619B2">
        <w:t xml:space="preserve"> (</w:t>
      </w:r>
      <w:r w:rsidR="006619B2" w:rsidRPr="00325D59">
        <w:rPr>
          <w:rStyle w:val="Entity"/>
        </w:rPr>
        <w:t>EarthMaterial</w:t>
      </w:r>
      <w:r w:rsidR="006619B2">
        <w:t xml:space="preserve"> </w:t>
      </w:r>
      <w:r w:rsidR="006619B2">
        <w:fldChar w:fldCharType="begin"/>
      </w:r>
      <w:r w:rsidR="006619B2">
        <w:instrText xml:space="preserve"> REF _Ref440800018 \n \h </w:instrText>
      </w:r>
      <w:r w:rsidR="006619B2">
        <w:fldChar w:fldCharType="separate"/>
      </w:r>
      <w:r w:rsidR="007C615B">
        <w:t>8.4.1.6</w:t>
      </w:r>
      <w:r w:rsidR="006619B2">
        <w:fldChar w:fldCharType="end"/>
      </w:r>
      <w:r w:rsidR="006619B2">
        <w:t>)</w:t>
      </w:r>
      <w:r w:rsidR="00267D2C">
        <w:t>, or geologic structure</w:t>
      </w:r>
      <w:r w:rsidR="006619B2">
        <w:t xml:space="preserve"> (</w:t>
      </w:r>
      <w:r w:rsidR="006619B2" w:rsidRPr="00325D59">
        <w:rPr>
          <w:rStyle w:val="Entity"/>
        </w:rPr>
        <w:t>GeologicStructure</w:t>
      </w:r>
      <w:r w:rsidR="006619B2">
        <w:t xml:space="preserve"> </w:t>
      </w:r>
      <w:r w:rsidR="006619B2">
        <w:fldChar w:fldCharType="begin"/>
      </w:r>
      <w:r w:rsidR="006619B2">
        <w:instrText xml:space="preserve"> REF _Ref440800034 \n \h </w:instrText>
      </w:r>
      <w:r w:rsidR="006619B2">
        <w:fldChar w:fldCharType="separate"/>
      </w:r>
      <w:r w:rsidR="007C615B">
        <w:t>8.4.3.1</w:t>
      </w:r>
      <w:r w:rsidR="006619B2">
        <w:fldChar w:fldCharType="end"/>
      </w:r>
      <w:r w:rsidR="006619B2">
        <w:t>)</w:t>
      </w:r>
      <w:r w:rsidR="00267D2C">
        <w:t xml:space="preserve">. </w:t>
      </w:r>
      <w:proofErr w:type="gramStart"/>
      <w:r w:rsidR="00267D2C">
        <w:t>(</w:t>
      </w:r>
      <w:r w:rsidR="00797CDE">
        <w:t>e.g.</w:t>
      </w:r>
      <w:r w:rsidR="00267D2C">
        <w:t>; density, po</w:t>
      </w:r>
      <w:r w:rsidR="00680CF9">
        <w:t>rosity, magnetic susceptibility, remanent</w:t>
      </w:r>
      <w:r w:rsidR="00267D2C">
        <w:t xml:space="preserve"> magnetism).</w:t>
      </w:r>
      <w:proofErr w:type="gramEnd"/>
      <w:r w:rsidR="00267D2C">
        <w:t xml:space="preserve">  These properties are modelled here as scalar numeric values (</w:t>
      </w:r>
      <w:r w:rsidR="00253146" w:rsidRPr="00325D59">
        <w:rPr>
          <w:rStyle w:val="Entity"/>
        </w:rPr>
        <w:t>SWE::Quantity</w:t>
      </w:r>
      <w:r w:rsidR="00267D2C">
        <w:t xml:space="preserve">).  </w:t>
      </w:r>
    </w:p>
    <w:p w14:paraId="798742E7" w14:textId="5F9E485F" w:rsidR="00267D2C" w:rsidRDefault="00267D2C" w:rsidP="00267D2C">
      <w:r>
        <w:t xml:space="preserve">Vector and tensor physical properties are considered to be more applicable to located observations and should be delivered as </w:t>
      </w:r>
      <w:r w:rsidR="00746E7F" w:rsidRPr="00325D59">
        <w:rPr>
          <w:rStyle w:val="Entity"/>
        </w:rPr>
        <w:t>OM_</w:t>
      </w:r>
      <w:r w:rsidRPr="00325D59">
        <w:rPr>
          <w:rStyle w:val="Entity"/>
        </w:rPr>
        <w:t>Observations</w:t>
      </w:r>
      <w:r>
        <w:t xml:space="preserve">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w:t>
      </w:r>
      <w:r w:rsidR="006619B2" w:rsidRPr="00325D59">
        <w:rPr>
          <w:rStyle w:val="Entity"/>
        </w:rPr>
        <w:t>GeologicUnit</w:t>
      </w:r>
      <w:r w:rsidR="006619B2">
        <w:t xml:space="preserve">, </w:t>
      </w:r>
      <w:r w:rsidR="006619B2" w:rsidRPr="00325D59">
        <w:rPr>
          <w:rStyle w:val="Entity"/>
        </w:rPr>
        <w:t>GeologicStructure</w:t>
      </w:r>
      <w:r w:rsidR="006619B2">
        <w:t xml:space="preserve"> are valid feature</w:t>
      </w:r>
      <w:r w:rsidR="003607F6">
        <w:t>s</w:t>
      </w:r>
      <w:r w:rsidR="006619B2">
        <w:t xml:space="preserve"> of interest</w:t>
      </w:r>
      <w:r w:rsidR="003607F6">
        <w:t xml:space="preserve"> for any </w:t>
      </w:r>
      <w:r w:rsidR="003607F6" w:rsidRPr="00325D59">
        <w:rPr>
          <w:rStyle w:val="Entity"/>
        </w:rPr>
        <w:t>OM_Observation</w:t>
      </w:r>
      <w:r w:rsidR="001D1B97">
        <w:t>.</w:t>
      </w:r>
    </w:p>
    <w:p w14:paraId="038780F7" w14:textId="77777777" w:rsidR="006619B2" w:rsidRDefault="006619B2" w:rsidP="00267D2C"/>
    <w:p w14:paraId="51ADD180" w14:textId="7584D246" w:rsidR="00267D2C" w:rsidRDefault="00A052E8" w:rsidP="00267D2C">
      <w:pPr>
        <w:keepNext/>
      </w:pPr>
      <w:r>
        <w:rPr>
          <w:noProof/>
          <w:lang w:val="en-CA" w:eastAsia="en-CA"/>
        </w:rPr>
        <w:lastRenderedPageBreak/>
        <w:drawing>
          <wp:inline distT="0" distB="0" distL="0" distR="0" wp14:anchorId="74DE3B9D" wp14:editId="305CDC86">
            <wp:extent cx="4874895" cy="4764405"/>
            <wp:effectExtent l="0" t="0" r="1905" b="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74895" cy="4764405"/>
                    </a:xfrm>
                    <a:prstGeom prst="rect">
                      <a:avLst/>
                    </a:prstGeom>
                    <a:noFill/>
                    <a:ln>
                      <a:noFill/>
                    </a:ln>
                  </pic:spPr>
                </pic:pic>
              </a:graphicData>
            </a:graphic>
          </wp:inline>
        </w:drawing>
      </w:r>
    </w:p>
    <w:p w14:paraId="115CF369" w14:textId="4D25CB50"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49</w:t>
      </w:r>
      <w:r w:rsidR="00673E83">
        <w:rPr>
          <w:noProof/>
        </w:rPr>
        <w:fldChar w:fldCharType="end"/>
      </w:r>
      <w:r>
        <w:t xml:space="preserve">: Physical </w:t>
      </w:r>
      <w:r w:rsidR="00CB122C">
        <w:t>d</w:t>
      </w:r>
      <w:r>
        <w:t>escription</w:t>
      </w:r>
      <w:r w:rsidR="00CB122C">
        <w:t xml:space="preserve"> context diagram.</w:t>
      </w:r>
    </w:p>
    <w:p w14:paraId="11F0E779" w14:textId="0DDF5DDA" w:rsidR="00746E7F" w:rsidRDefault="00746E7F" w:rsidP="00267D2C">
      <w:pPr>
        <w:pStyle w:val="Titre5"/>
      </w:pPr>
      <w:proofErr w:type="gramStart"/>
      <w:r>
        <w:t>propertyName</w:t>
      </w:r>
      <w:proofErr w:type="gramEnd"/>
    </w:p>
    <w:p w14:paraId="29F1A6CE" w14:textId="66793953" w:rsidR="00746E7F" w:rsidRDefault="00746E7F" w:rsidP="00267D2C">
      <w:r>
        <w:t xml:space="preserve">The property </w:t>
      </w:r>
      <w:r w:rsidRPr="00325D59">
        <w:rPr>
          <w:rStyle w:val="Entity"/>
        </w:rPr>
        <w:t>propertyName</w:t>
      </w:r>
      <w:proofErr w:type="gramStart"/>
      <w:r w:rsidRPr="00325D59">
        <w:rPr>
          <w:rStyle w:val="Entity"/>
        </w:rPr>
        <w:t>:PhysicalPropertyTerm</w:t>
      </w:r>
      <w:proofErr w:type="gramEnd"/>
      <w:r w:rsidRPr="00746E7F">
        <w:t xml:space="preserve"> </w:t>
      </w:r>
      <w:r>
        <w:t>contain</w:t>
      </w:r>
      <w:r w:rsidR="001D1B97">
        <w:t>s</w:t>
      </w:r>
      <w:r>
        <w:t xml:space="preserve">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194AC483" w14:textId="447E986A" w:rsidR="00746E7F" w:rsidRPr="001D1B97" w:rsidRDefault="00746E7F" w:rsidP="00267D2C">
      <w:pPr>
        <w:pStyle w:val="Titre5"/>
        <w:rPr>
          <w:lang w:val="en-CA"/>
        </w:rPr>
      </w:pPr>
      <w:proofErr w:type="gramStart"/>
      <w:r w:rsidRPr="00D970E9">
        <w:rPr>
          <w:lang w:val="en-CA"/>
        </w:rPr>
        <w:t>propertyMeasure</w:t>
      </w:r>
      <w:proofErr w:type="gramEnd"/>
    </w:p>
    <w:p w14:paraId="6096A0D4" w14:textId="1FDF1194" w:rsidR="00746E7F" w:rsidRDefault="00746E7F" w:rsidP="00267D2C">
      <w:r>
        <w:t xml:space="preserve">The </w:t>
      </w:r>
      <w:r w:rsidRPr="00325D59">
        <w:rPr>
          <w:rStyle w:val="Entity"/>
        </w:rPr>
        <w:t>propertyMeasure</w:t>
      </w:r>
      <w:r>
        <w:t xml:space="preserve"> property (</w:t>
      </w:r>
      <w:r w:rsidR="00253146" w:rsidRPr="00325D59">
        <w:rPr>
          <w:rStyle w:val="Entity"/>
        </w:rPr>
        <w:t>SWE::Quantity</w:t>
      </w:r>
      <w:r>
        <w:t xml:space="preserve">) </w:t>
      </w:r>
      <w:r w:rsidR="001D1B97">
        <w:t xml:space="preserve">is </w:t>
      </w:r>
      <w:r>
        <w:t>a</w:t>
      </w:r>
      <w:r w:rsidRPr="00746E7F">
        <w:t xml:space="preserve"> scalar measurement of the physical property of a rock material, unit or structure</w:t>
      </w:r>
      <w:r w:rsidR="00CB122C">
        <w:t>.</w:t>
      </w:r>
    </w:p>
    <w:p w14:paraId="3F6B2C30" w14:textId="77777777" w:rsidR="00267D2C" w:rsidRDefault="00267D2C" w:rsidP="00267D2C">
      <w:bookmarkStart w:id="368" w:name="BKM_DF21AB41_C085_4AC9_B6F6_DFFDFCF925FF"/>
      <w:bookmarkStart w:id="369" w:name="BKM_41B8BC40_9B55_499E_B59B_A3F4FD630754"/>
      <w:bookmarkStart w:id="370" w:name="BKM_1184394F_75EC_44D4_8904_2EB2061759E4"/>
      <w:bookmarkEnd w:id="368"/>
      <w:bookmarkEnd w:id="369"/>
      <w:bookmarkEnd w:id="370"/>
    </w:p>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3C2F895C" w:rsidR="00267D2C" w:rsidRDefault="00994C33" w:rsidP="00267D2C">
      <w:r w:rsidRPr="00325D59">
        <w:rPr>
          <w:rStyle w:val="Entity"/>
        </w:rPr>
        <w:t>RockMaterialDescription</w:t>
      </w:r>
      <w:r>
        <w:t xml:space="preserve"> provides extended description of </w:t>
      </w:r>
      <w:r w:rsidRPr="00325D59">
        <w:rPr>
          <w:rStyle w:val="Entity"/>
        </w:rPr>
        <w:t>RockMaterial</w:t>
      </w:r>
      <w:r>
        <w:t>.</w:t>
      </w:r>
    </w:p>
    <w:p w14:paraId="51DD3B26" w14:textId="118386C0" w:rsidR="00267D2C" w:rsidRDefault="00A052E8" w:rsidP="00267D2C">
      <w:pPr>
        <w:keepNext/>
      </w:pPr>
      <w:r>
        <w:rPr>
          <w:noProof/>
          <w:lang w:val="en-CA" w:eastAsia="en-CA"/>
        </w:rPr>
        <w:lastRenderedPageBreak/>
        <w:drawing>
          <wp:inline distT="0" distB="0" distL="0" distR="0" wp14:anchorId="69492E6C" wp14:editId="2574EBB7">
            <wp:extent cx="2370455" cy="6610350"/>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70455" cy="6610350"/>
                    </a:xfrm>
                    <a:prstGeom prst="rect">
                      <a:avLst/>
                    </a:prstGeom>
                    <a:noFill/>
                    <a:ln>
                      <a:noFill/>
                    </a:ln>
                  </pic:spPr>
                </pic:pic>
              </a:graphicData>
            </a:graphic>
          </wp:inline>
        </w:drawing>
      </w:r>
    </w:p>
    <w:p w14:paraId="5D13B185" w14:textId="476A6D37"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50</w:t>
      </w:r>
      <w:r w:rsidR="00673E83">
        <w:rPr>
          <w:noProof/>
        </w:rPr>
        <w:fldChar w:fldCharType="end"/>
      </w:r>
      <w:r>
        <w:t>: Rock material description</w:t>
      </w:r>
      <w:r w:rsidR="00CB122C">
        <w:t xml:space="preserve"> context diagram.</w:t>
      </w:r>
    </w:p>
    <w:p w14:paraId="0BB29AF8" w14:textId="7A2F77F8" w:rsidR="00994C33" w:rsidRPr="001D1B97" w:rsidRDefault="00994C33" w:rsidP="001D1B97">
      <w:pPr>
        <w:pStyle w:val="Titre5"/>
        <w:rPr>
          <w:lang w:val="en-CA"/>
        </w:rPr>
      </w:pPr>
      <w:bookmarkStart w:id="371" w:name="BKM_54B0933A_5E39_4E6A_A950_9E63F5E10F0B"/>
      <w:bookmarkEnd w:id="371"/>
      <w:proofErr w:type="gramStart"/>
      <w:r w:rsidRPr="00994C33">
        <w:rPr>
          <w:lang w:val="en-CA"/>
        </w:rPr>
        <w:t>consolidationDegree</w:t>
      </w:r>
      <w:proofErr w:type="gramEnd"/>
    </w:p>
    <w:p w14:paraId="00C47DE6" w14:textId="405F669D" w:rsidR="00994C33" w:rsidRDefault="00994C33" w:rsidP="00D20646">
      <w:pPr>
        <w:rPr>
          <w:lang w:val="en-CA"/>
        </w:rPr>
      </w:pPr>
      <w:r>
        <w:rPr>
          <w:lang w:val="en-CA"/>
        </w:rPr>
        <w:t xml:space="preserve">The </w:t>
      </w:r>
      <w:r w:rsidRPr="00325D59">
        <w:rPr>
          <w:rStyle w:val="Entity"/>
        </w:rPr>
        <w:t>consolidationDegree</w:t>
      </w:r>
      <w:r w:rsidRPr="00994C33">
        <w:rPr>
          <w:lang w:val="en-CA"/>
        </w:rPr>
        <w:t xml:space="preserve"> property</w:t>
      </w:r>
      <w:r>
        <w:rPr>
          <w:lang w:val="en-CA"/>
        </w:rPr>
        <w:t xml:space="preserve"> (</w:t>
      </w:r>
      <w:r w:rsidR="003607F6" w:rsidRPr="00325D59">
        <w:rPr>
          <w:rStyle w:val="Entity"/>
        </w:rPr>
        <w:t>SWE</w:t>
      </w:r>
      <w:r w:rsidRPr="00325D59">
        <w:rPr>
          <w:rStyle w:val="Entity"/>
        </w:rPr>
        <w:t>:</w:t>
      </w:r>
      <w:r w:rsidR="00325D59" w:rsidRPr="00325D59">
        <w:rPr>
          <w:rStyle w:val="Entity"/>
        </w:rPr>
        <w:t>:</w:t>
      </w:r>
      <w:r w:rsidRPr="00325D59">
        <w:rPr>
          <w:rStyle w:val="Entity"/>
        </w:rPr>
        <w:t>Category</w:t>
      </w:r>
      <w:r>
        <w:rPr>
          <w:lang w:val="en-CA"/>
        </w:rPr>
        <w:t>) contain</w:t>
      </w:r>
      <w:r w:rsidR="001D1B97">
        <w:rPr>
          <w:lang w:val="en-CA"/>
        </w:rPr>
        <w:t>s</w:t>
      </w:r>
      <w:r>
        <w:rPr>
          <w:lang w:val="en-CA"/>
        </w:rPr>
        <w:t xml:space="preserve"> a term from a controlled vocabulary</w:t>
      </w:r>
      <w:r w:rsidRPr="00994C33">
        <w:rPr>
          <w:lang w:val="en-CA"/>
        </w:rPr>
        <w:t xml:space="preserve"> that specifies the degree to which an aggregation of </w:t>
      </w:r>
      <w:r w:rsidRPr="00325D59">
        <w:rPr>
          <w:rStyle w:val="Entity"/>
        </w:rPr>
        <w:t>EarthMaterial</w:t>
      </w:r>
      <w:r w:rsidRPr="00994C33">
        <w:rPr>
          <w:lang w:val="en-CA"/>
        </w:rPr>
        <w:t xml:space="preserve"> particles is a distinct solid material. Consolidation and induration are related concepts specified by this property. They define a continuum from unconsolidated material to very hard rock. Induration is the degree to which a consolidated material is made hard, operationally </w:t>
      </w:r>
      <w:r w:rsidRPr="00994C33">
        <w:rPr>
          <w:lang w:val="en-CA"/>
        </w:rPr>
        <w:lastRenderedPageBreak/>
        <w:t>determined by how difficult it is to break a piece of the material. Consolidated materials may have</w:t>
      </w:r>
      <w:r w:rsidR="00680CF9">
        <w:rPr>
          <w:lang w:val="en-CA"/>
        </w:rPr>
        <w:t xml:space="preserve"> varying degrees of induration [</w:t>
      </w:r>
      <w:r w:rsidR="00680CF9">
        <w:rPr>
          <w:lang w:val="en-CA"/>
        </w:rPr>
        <w:fldChar w:fldCharType="begin"/>
      </w:r>
      <w:r w:rsidR="00680CF9">
        <w:rPr>
          <w:lang w:val="en-CA"/>
        </w:rPr>
        <w:instrText xml:space="preserve"> REF _Ref458066370 \n \h </w:instrText>
      </w:r>
      <w:r w:rsidR="00680CF9">
        <w:rPr>
          <w:lang w:val="en-CA"/>
        </w:rPr>
      </w:r>
      <w:r w:rsidR="00680CF9">
        <w:rPr>
          <w:lang w:val="en-CA"/>
        </w:rPr>
        <w:fldChar w:fldCharType="separate"/>
      </w:r>
      <w:r w:rsidR="00680CF9">
        <w:rPr>
          <w:lang w:val="en-CA"/>
        </w:rPr>
        <w:t>13</w:t>
      </w:r>
      <w:r w:rsidR="00680CF9">
        <w:rPr>
          <w:lang w:val="en-CA"/>
        </w:rPr>
        <w:fldChar w:fldCharType="end"/>
      </w:r>
      <w:r w:rsidR="00680CF9">
        <w:rPr>
          <w:lang w:val="en-CA"/>
        </w:rPr>
        <w:t>]</w:t>
      </w:r>
      <w:r w:rsidR="00CB122C">
        <w:rPr>
          <w:lang w:val="en-CA"/>
        </w:rPr>
        <w:t>.</w:t>
      </w:r>
    </w:p>
    <w:p w14:paraId="447B9940" w14:textId="73E087CF" w:rsidR="00481AF6" w:rsidRDefault="00481AF6" w:rsidP="00481AF6">
      <w:pPr>
        <w:pStyle w:val="Titre3"/>
      </w:pPr>
      <w:bookmarkStart w:id="372" w:name="BKM_CE58381D_F747_4812_83C3_00C6282DB05A"/>
      <w:bookmarkStart w:id="373" w:name="_Toc458065769"/>
      <w:bookmarkEnd w:id="372"/>
      <w:r>
        <w:t>GeologicAgeDetails</w:t>
      </w:r>
      <w:bookmarkEnd w:id="373"/>
    </w:p>
    <w:p w14:paraId="2618636E" w14:textId="77777777" w:rsidR="00531DC8" w:rsidRDefault="00531DC8" w:rsidP="00267D2C"/>
    <w:p w14:paraId="54B30C02" w14:textId="74E4C453" w:rsidR="00481AF6" w:rsidRDefault="00531DC8" w:rsidP="00267D2C">
      <w:r w:rsidRPr="00325D59">
        <w:rPr>
          <w:rStyle w:val="Entity"/>
        </w:rPr>
        <w:t>GeologicEventDescription</w:t>
      </w:r>
      <w:r w:rsidRPr="00531DC8">
        <w:t xml:space="preserve"> provides extended description of geologic events through links to </w:t>
      </w:r>
      <w:r w:rsidRPr="00325D59">
        <w:rPr>
          <w:rStyle w:val="Entity"/>
        </w:rPr>
        <w:t>GeochronologicEras</w:t>
      </w:r>
      <w:r w:rsidRPr="00531DC8">
        <w:t xml:space="preserve"> in the GeologicTimescale </w:t>
      </w:r>
      <w:r w:rsidR="001D1B97">
        <w:t>model</w:t>
      </w:r>
      <w:r w:rsidRPr="00531DC8">
        <w:t>.</w:t>
      </w:r>
      <w:r w:rsidR="00AB10FC">
        <w:t xml:space="preserve">  GeoSciM</w:t>
      </w:r>
      <w:r w:rsidR="001D1B97">
        <w:t>L basic provides terms whereas E</w:t>
      </w:r>
      <w:r w:rsidR="00AB10FC">
        <w:t xml:space="preserve">xtension provides a full ontology to describe geochronology (see </w:t>
      </w:r>
      <w:r w:rsidR="00AB10FC">
        <w:fldChar w:fldCharType="begin"/>
      </w:r>
      <w:r w:rsidR="00AB10FC">
        <w:instrText xml:space="preserve"> REF _Ref432948522 \r \h </w:instrText>
      </w:r>
      <w:r w:rsidR="00AB10FC">
        <w:fldChar w:fldCharType="separate"/>
      </w:r>
      <w:r w:rsidR="007C615B">
        <w:t>8.6</w:t>
      </w:r>
      <w:r w:rsidR="00AB10FC">
        <w:fldChar w:fldCharType="end"/>
      </w:r>
      <w:r w:rsidR="00AB10FC">
        <w:t>).</w:t>
      </w:r>
    </w:p>
    <w:p w14:paraId="32597B25" w14:textId="16D3566A" w:rsidR="00AB10FC" w:rsidRPr="00A052E8" w:rsidRDefault="00A052E8" w:rsidP="00AB10FC">
      <w:pPr>
        <w:keepNext/>
      </w:pPr>
      <w:r>
        <w:rPr>
          <w:noProof/>
          <w:lang w:val="en-CA" w:eastAsia="en-CA"/>
        </w:rPr>
        <w:lastRenderedPageBreak/>
        <w:drawing>
          <wp:inline distT="0" distB="0" distL="0" distR="0" wp14:anchorId="17D9D23F" wp14:editId="1EE9E8D5">
            <wp:extent cx="5486400" cy="726663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7266635"/>
                    </a:xfrm>
                    <a:prstGeom prst="rect">
                      <a:avLst/>
                    </a:prstGeom>
                    <a:noFill/>
                    <a:ln>
                      <a:noFill/>
                    </a:ln>
                  </pic:spPr>
                </pic:pic>
              </a:graphicData>
            </a:graphic>
          </wp:inline>
        </w:drawing>
      </w:r>
    </w:p>
    <w:p w14:paraId="41259C92" w14:textId="47F7BC63" w:rsidR="00481AF6"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51</w:t>
      </w:r>
      <w:r w:rsidR="00673E83">
        <w:rPr>
          <w:noProof/>
        </w:rPr>
        <w:fldChar w:fldCharType="end"/>
      </w:r>
      <w:r>
        <w:t xml:space="preserve">: GeologicEventDescription </w:t>
      </w:r>
      <w:r w:rsidR="00CB122C">
        <w:t>summary diagram.</w:t>
      </w:r>
    </w:p>
    <w:p w14:paraId="7C4A5005" w14:textId="1A0CF221" w:rsidR="00633964" w:rsidRPr="001D1B97" w:rsidRDefault="00633964" w:rsidP="00267D2C">
      <w:pPr>
        <w:pStyle w:val="Titre4"/>
        <w:rPr>
          <w:lang w:val="en-CA"/>
        </w:rPr>
      </w:pPr>
      <w:proofErr w:type="gramStart"/>
      <w:r w:rsidRPr="00D970E9">
        <w:rPr>
          <w:lang w:val="en-CA"/>
        </w:rPr>
        <w:lastRenderedPageBreak/>
        <w:t>olderGeochronologicEra</w:t>
      </w:r>
      <w:proofErr w:type="gramEnd"/>
    </w:p>
    <w:p w14:paraId="004D2F45" w14:textId="10895CE9" w:rsidR="00633964" w:rsidRDefault="00633964" w:rsidP="00267D2C">
      <w:r>
        <w:t xml:space="preserve">The </w:t>
      </w:r>
      <w:r w:rsidRPr="00325D59">
        <w:rPr>
          <w:rStyle w:val="Entity"/>
        </w:rPr>
        <w:t>olderGeochronologicalEra</w:t>
      </w:r>
      <w:r w:rsidR="001D1B97">
        <w:t xml:space="preserve"> property</w:t>
      </w:r>
      <w:r>
        <w:t xml:space="preserve"> </w:t>
      </w:r>
      <w:r w:rsidR="001D1B97">
        <w:t>is</w:t>
      </w:r>
      <w:r>
        <w:t xml:space="preserve"> an association between a </w:t>
      </w:r>
      <w:r w:rsidRPr="00325D59">
        <w:rPr>
          <w:rStyle w:val="Entity"/>
        </w:rPr>
        <w:t>GeologicEventDescription</w:t>
      </w:r>
      <w:r>
        <w:t xml:space="preserve"> and a </w:t>
      </w:r>
      <w:r w:rsidRPr="00325D59">
        <w:rPr>
          <w:rStyle w:val="Entity"/>
        </w:rPr>
        <w:t>GeochronologicEra</w:t>
      </w:r>
      <w:r>
        <w:t xml:space="preserve"> that </w:t>
      </w:r>
      <w:r w:rsidRPr="00633964">
        <w:t>corresponds to the older estimated age of a geologic feature.</w:t>
      </w:r>
    </w:p>
    <w:p w14:paraId="36CA2CFA" w14:textId="58C586F3" w:rsidR="00633964" w:rsidRPr="001D1B97" w:rsidRDefault="00633964" w:rsidP="00633964">
      <w:pPr>
        <w:pStyle w:val="Titre4"/>
        <w:rPr>
          <w:lang w:val="en-CA"/>
        </w:rPr>
      </w:pPr>
      <w:proofErr w:type="gramStart"/>
      <w:r>
        <w:rPr>
          <w:lang w:val="en-CA"/>
        </w:rPr>
        <w:t>younger</w:t>
      </w:r>
      <w:r w:rsidRPr="00D970E9">
        <w:rPr>
          <w:lang w:val="en-CA"/>
        </w:rPr>
        <w:t>GeochronologicEra</w:t>
      </w:r>
      <w:proofErr w:type="gramEnd"/>
    </w:p>
    <w:p w14:paraId="052C35E3" w14:textId="00BE1045" w:rsidR="00633964" w:rsidRDefault="00633964" w:rsidP="00633964">
      <w:r>
        <w:t>The yo</w:t>
      </w:r>
      <w:r w:rsidR="001D1B97">
        <w:t>ungerGeochronologicEra property is</w:t>
      </w:r>
      <w:r>
        <w:t xml:space="preserve"> an association between a </w:t>
      </w:r>
      <w:r w:rsidRPr="00325D59">
        <w:rPr>
          <w:rStyle w:val="Entity"/>
        </w:rPr>
        <w:t>GeologicEventDescription</w:t>
      </w:r>
      <w:r>
        <w:t xml:space="preserve"> and a </w:t>
      </w:r>
      <w:r w:rsidRPr="00325D59">
        <w:rPr>
          <w:rStyle w:val="Entity"/>
        </w:rPr>
        <w:t>GeochronologicEra</w:t>
      </w:r>
      <w:r>
        <w:t xml:space="preserve">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Titre3"/>
      </w:pPr>
      <w:bookmarkStart w:id="374" w:name="BKM_D8A9D87B_FAA3_4CC2_BC9F_D27B111A2980"/>
      <w:bookmarkStart w:id="375" w:name="BKM_C843AC0B_80BB_4AD8_B2F6_459B6FFBBEB7"/>
      <w:bookmarkStart w:id="376" w:name="_Toc458065770"/>
      <w:bookmarkEnd w:id="374"/>
      <w:bookmarkEnd w:id="375"/>
      <w:r>
        <w:t>Geologic Structure Details</w:t>
      </w:r>
      <w:bookmarkEnd w:id="376"/>
    </w:p>
    <w:p w14:paraId="234AB6D3" w14:textId="77777777" w:rsidR="00733354" w:rsidRDefault="00733354" w:rsidP="00267D2C"/>
    <w:p w14:paraId="264C8A90" w14:textId="31C6D45A" w:rsidR="00AB10FC" w:rsidRDefault="00AB10FC" w:rsidP="00267D2C">
      <w:r w:rsidRPr="00AB10FC">
        <w:t>The Geologic</w:t>
      </w:r>
      <w:r w:rsidR="00325D59">
        <w:t xml:space="preserve"> </w:t>
      </w:r>
      <w:r w:rsidRPr="00AB10FC">
        <w:t>Structure</w:t>
      </w:r>
      <w:r w:rsidR="00733354">
        <w:t xml:space="preserve"> </w:t>
      </w:r>
      <w:r w:rsidRPr="00AB10FC">
        <w:t>Details package provides for extended descriptions of geologic structures.</w:t>
      </w:r>
      <w:r>
        <w:t xml:space="preserve">  </w:t>
      </w:r>
    </w:p>
    <w:p w14:paraId="50C723CE" w14:textId="1BBCD006" w:rsidR="00AB10FC" w:rsidRDefault="0095264C" w:rsidP="00AB10FC">
      <w:pPr>
        <w:keepNext/>
      </w:pPr>
      <w:r>
        <w:rPr>
          <w:noProof/>
          <w:lang w:val="en-CA" w:eastAsia="en-CA"/>
        </w:rPr>
        <w:drawing>
          <wp:inline distT="0" distB="0" distL="0" distR="0" wp14:anchorId="5D6B6E0C" wp14:editId="27A35C1B">
            <wp:extent cx="5486400" cy="4262464"/>
            <wp:effectExtent l="0" t="0" r="0" b="508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262464"/>
                    </a:xfrm>
                    <a:prstGeom prst="rect">
                      <a:avLst/>
                    </a:prstGeom>
                    <a:noFill/>
                    <a:ln>
                      <a:noFill/>
                    </a:ln>
                  </pic:spPr>
                </pic:pic>
              </a:graphicData>
            </a:graphic>
          </wp:inline>
        </w:drawing>
      </w:r>
    </w:p>
    <w:p w14:paraId="35EDFFC2" w14:textId="75C46DB0" w:rsidR="00AB10FC"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52</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Titre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rsidRPr="00325D59">
        <w:rPr>
          <w:rStyle w:val="Entity"/>
        </w:rPr>
        <w:t>Contact</w:t>
      </w:r>
      <w:r w:rsidR="008B0EF5" w:rsidRPr="00325D59">
        <w:rPr>
          <w:rStyle w:val="Entity"/>
        </w:rPr>
        <w:t>D</w:t>
      </w:r>
      <w:r w:rsidR="00FC626E" w:rsidRPr="00325D59">
        <w:rPr>
          <w:rStyle w:val="Entity"/>
        </w:rPr>
        <w:t>escription</w:t>
      </w:r>
      <w:r w:rsidR="00FC626E">
        <w:t xml:space="preserve"> provides e</w:t>
      </w:r>
      <w:r w:rsidR="00FC626E" w:rsidRPr="00FC626E">
        <w:t>xtended descriptive properties of a geologic contact.</w:t>
      </w:r>
      <w:r w:rsidR="00FC626E">
        <w:t xml:space="preserve">  If the contact type is </w:t>
      </w:r>
      <w:r w:rsidR="00FC626E" w:rsidRPr="00325D59">
        <w:rPr>
          <w:rStyle w:val="Entity"/>
        </w:rPr>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64CBCBAF" w:rsidR="00FC626E" w:rsidRPr="00650C18" w:rsidRDefault="0095264C" w:rsidP="00FC626E">
      <w:pPr>
        <w:keepNext/>
        <w:rPr>
          <w:lang w:val="en-CA"/>
        </w:rPr>
      </w:pPr>
      <w:r>
        <w:rPr>
          <w:noProof/>
          <w:lang w:val="en-CA" w:eastAsia="en-CA"/>
        </w:rPr>
        <w:drawing>
          <wp:inline distT="0" distB="0" distL="0" distR="0" wp14:anchorId="625F86E8" wp14:editId="1DE71FAC">
            <wp:extent cx="5486400" cy="4950289"/>
            <wp:effectExtent l="0" t="0" r="0" b="3175"/>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950289"/>
                    </a:xfrm>
                    <a:prstGeom prst="rect">
                      <a:avLst/>
                    </a:prstGeom>
                    <a:noFill/>
                    <a:ln>
                      <a:noFill/>
                    </a:ln>
                  </pic:spPr>
                </pic:pic>
              </a:graphicData>
            </a:graphic>
          </wp:inline>
        </w:drawing>
      </w:r>
    </w:p>
    <w:p w14:paraId="777DACC5" w14:textId="401B4A84" w:rsidR="00AB10FC" w:rsidRPr="006064ED" w:rsidRDefault="00FC626E" w:rsidP="00FC626E">
      <w:pPr>
        <w:pStyle w:val="Lgende"/>
        <w:rPr>
          <w:lang w:val="fr-CA"/>
        </w:rPr>
      </w:pPr>
      <w:r w:rsidRPr="006064ED">
        <w:rPr>
          <w:lang w:val="fr-CA"/>
        </w:rPr>
        <w:t xml:space="preserve">Figure </w:t>
      </w:r>
      <w:r w:rsidR="00673E83" w:rsidRPr="00650C18">
        <w:rPr>
          <w:lang w:val="en-CA"/>
        </w:rPr>
        <w:fldChar w:fldCharType="begin"/>
      </w:r>
      <w:r w:rsidR="00673E83" w:rsidRPr="006064ED">
        <w:rPr>
          <w:lang w:val="fr-CA"/>
        </w:rPr>
        <w:instrText xml:space="preserve"> SEQ Figure \* ARABIC </w:instrText>
      </w:r>
      <w:r w:rsidR="00673E83" w:rsidRPr="00650C18">
        <w:rPr>
          <w:lang w:val="en-CA"/>
        </w:rPr>
        <w:fldChar w:fldCharType="separate"/>
      </w:r>
      <w:r w:rsidR="007C615B">
        <w:rPr>
          <w:noProof/>
          <w:lang w:val="fr-CA"/>
        </w:rPr>
        <w:t>53</w:t>
      </w:r>
      <w:r w:rsidR="00673E83" w:rsidRPr="00650C18">
        <w:rPr>
          <w:noProof/>
          <w:lang w:val="en-CA"/>
        </w:rPr>
        <w:fldChar w:fldCharType="end"/>
      </w:r>
      <w:r w:rsidRPr="006064ED">
        <w:rPr>
          <w:lang w:val="fr-CA"/>
        </w:rPr>
        <w:t>: Contact</w:t>
      </w:r>
      <w:r w:rsidR="00CB122C" w:rsidRPr="006064ED">
        <w:rPr>
          <w:lang w:val="fr-CA"/>
        </w:rPr>
        <w:t xml:space="preserve"> d</w:t>
      </w:r>
      <w:r w:rsidRPr="006064ED">
        <w:rPr>
          <w:lang w:val="fr-CA"/>
        </w:rPr>
        <w:t>escription</w:t>
      </w:r>
      <w:r w:rsidR="008B0EF5" w:rsidRPr="006064ED">
        <w:rPr>
          <w:lang w:val="fr-CA"/>
        </w:rPr>
        <w:t xml:space="preserve"> context diagram.</w:t>
      </w:r>
    </w:p>
    <w:p w14:paraId="6FB9FDC1" w14:textId="1E154429" w:rsidR="00FC626E" w:rsidRPr="006064ED" w:rsidRDefault="00FC626E" w:rsidP="00FC626E">
      <w:pPr>
        <w:autoSpaceDE w:val="0"/>
        <w:autoSpaceDN w:val="0"/>
        <w:adjustRightInd w:val="0"/>
        <w:spacing w:after="0"/>
        <w:rPr>
          <w:color w:val="000000"/>
          <w:sz w:val="20"/>
          <w:szCs w:val="20"/>
          <w:lang w:val="fr-CA"/>
        </w:rPr>
      </w:pPr>
      <w:bookmarkStart w:id="377" w:name="BKM_E2CFECC1_AAB5_40F6_ABD4_D77907DA9990"/>
      <w:bookmarkEnd w:id="377"/>
    </w:p>
    <w:p w14:paraId="51D46C0C" w14:textId="439DD910" w:rsidR="008B0EF5" w:rsidRPr="001D1B97" w:rsidRDefault="008B0EF5" w:rsidP="001D1B97">
      <w:pPr>
        <w:pStyle w:val="Titre5"/>
        <w:rPr>
          <w:lang w:val="en-CA"/>
        </w:rPr>
      </w:pPr>
      <w:proofErr w:type="gramStart"/>
      <w:r w:rsidRPr="00E44A26">
        <w:rPr>
          <w:lang w:val="en-CA"/>
        </w:rPr>
        <w:t>contactCharacter</w:t>
      </w:r>
      <w:proofErr w:type="gramEnd"/>
    </w:p>
    <w:p w14:paraId="5CB1C26D" w14:textId="3588CD30" w:rsidR="0010071D" w:rsidRDefault="008B0EF5" w:rsidP="00650C18">
      <w:pPr>
        <w:rPr>
          <w:lang w:val="en-CA"/>
        </w:rPr>
      </w:pPr>
      <w:r>
        <w:rPr>
          <w:lang w:val="en-CA"/>
        </w:rPr>
        <w:t xml:space="preserve">The </w:t>
      </w:r>
      <w:r w:rsidRPr="00325D59">
        <w:rPr>
          <w:rStyle w:val="Entity"/>
        </w:rPr>
        <w:t>contactCharacter</w:t>
      </w:r>
      <w:r>
        <w:rPr>
          <w:lang w:val="en-CA"/>
        </w:rPr>
        <w:t xml:space="preserve"> (</w:t>
      </w:r>
      <w:r w:rsidR="008F3406">
        <w:rPr>
          <w:rStyle w:val="Entity"/>
        </w:rPr>
        <w:t>SWE::Category</w:t>
      </w:r>
      <w:r>
        <w:rPr>
          <w:lang w:val="en-CA"/>
        </w:rPr>
        <w:t>) contain</w:t>
      </w:r>
      <w:r w:rsidR="001D1B97">
        <w:rPr>
          <w:lang w:val="en-CA"/>
        </w:rPr>
        <w:t>s</w:t>
      </w:r>
      <w:r>
        <w:rPr>
          <w:lang w:val="en-CA"/>
        </w:rPr>
        <w:t xml:space="preserve">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665326F0" w14:textId="17D9CD43" w:rsidR="008B0EF5" w:rsidRPr="001D1B97" w:rsidRDefault="008B0EF5" w:rsidP="00D20646">
      <w:pPr>
        <w:pStyle w:val="Titre6"/>
        <w:rPr>
          <w:lang w:val="en-CA"/>
        </w:rPr>
      </w:pPr>
      <w:proofErr w:type="gramStart"/>
      <w:r>
        <w:rPr>
          <w:lang w:val="en-CA"/>
        </w:rPr>
        <w:t>orientation</w:t>
      </w:r>
      <w:proofErr w:type="gramEnd"/>
    </w:p>
    <w:p w14:paraId="08ED4D63" w14:textId="4FA355E3" w:rsidR="008B0EF5" w:rsidRDefault="008B0EF5" w:rsidP="00D20646">
      <w:pPr>
        <w:rPr>
          <w:lang w:val="en-CA"/>
        </w:rPr>
      </w:pPr>
      <w:r>
        <w:rPr>
          <w:lang w:val="en-CA"/>
        </w:rPr>
        <w:lastRenderedPageBreak/>
        <w:t xml:space="preserve">The </w:t>
      </w:r>
      <w:r w:rsidRPr="00707C33">
        <w:rPr>
          <w:rStyle w:val="Entity"/>
        </w:rPr>
        <w:t>orientation</w:t>
      </w:r>
      <w:proofErr w:type="gramStart"/>
      <w:r w:rsidRPr="00707C33">
        <w:rPr>
          <w:rStyle w:val="Entity"/>
        </w:rPr>
        <w:t>:GSML</w:t>
      </w:r>
      <w:proofErr w:type="gramEnd"/>
      <w:r w:rsidRPr="00707C33">
        <w:rPr>
          <w:rStyle w:val="Entity"/>
        </w:rPr>
        <w:t>_PlanarOrientation</w:t>
      </w:r>
      <w:r>
        <w:rPr>
          <w:lang w:val="en-CA"/>
        </w:rPr>
        <w:t xml:space="preserve"> property report</w:t>
      </w:r>
      <w:r w:rsidR="001D1B97">
        <w:rPr>
          <w:lang w:val="en-CA"/>
        </w:rPr>
        <w:t>s</w:t>
      </w:r>
      <w:r>
        <w:rPr>
          <w:lang w:val="en-CA"/>
        </w:rPr>
        <w:t xml:space="preserve">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2CE6977C" w14:textId="0BCBE574" w:rsidR="008B0EF5" w:rsidRPr="001D1B97" w:rsidRDefault="008B0EF5" w:rsidP="00D20646">
      <w:pPr>
        <w:pStyle w:val="Titre5"/>
        <w:rPr>
          <w:lang w:val="en-CA"/>
        </w:rPr>
      </w:pPr>
      <w:proofErr w:type="gramStart"/>
      <w:r w:rsidRPr="00D970E9">
        <w:rPr>
          <w:lang w:val="en-CA"/>
        </w:rPr>
        <w:t>correlatesWith</w:t>
      </w:r>
      <w:proofErr w:type="gramEnd"/>
    </w:p>
    <w:p w14:paraId="39BB7009" w14:textId="571A598B" w:rsidR="008B0EF5" w:rsidRPr="001D1B97" w:rsidRDefault="008B0EF5" w:rsidP="00D20646">
      <w:r>
        <w:rPr>
          <w:lang w:val="en-CA"/>
        </w:rPr>
        <w:t xml:space="preserve">The </w:t>
      </w:r>
      <w:r w:rsidRPr="00707C33">
        <w:rPr>
          <w:rStyle w:val="Entity"/>
        </w:rPr>
        <w:t>correlatesWith</w:t>
      </w:r>
      <w:r>
        <w:rPr>
          <w:lang w:val="en-CA"/>
        </w:rPr>
        <w:t xml:space="preserve"> property </w:t>
      </w:r>
      <w:r w:rsidR="001D1B97">
        <w:rPr>
          <w:lang w:val="en-CA"/>
        </w:rPr>
        <w:t>is</w:t>
      </w:r>
      <w:r>
        <w:rPr>
          <w:lang w:val="en-CA"/>
        </w:rPr>
        <w:t xml:space="preserve"> an association between </w:t>
      </w:r>
      <w:r w:rsidRPr="00707C33">
        <w:rPr>
          <w:rStyle w:val="Entity"/>
        </w:rPr>
        <w:t>ContactDescription</w:t>
      </w:r>
      <w:r>
        <w:rPr>
          <w:lang w:val="en-CA"/>
        </w:rPr>
        <w:t xml:space="preserve"> and a </w:t>
      </w:r>
      <w:r w:rsidRPr="00707C33">
        <w:rPr>
          <w:rStyle w:val="Entity"/>
        </w:rPr>
        <w:t>GeochronologicBoundary</w:t>
      </w:r>
      <w:r>
        <w:rPr>
          <w:lang w:val="en-CA"/>
        </w:rPr>
        <w:t xml:space="preserve"> describing </w:t>
      </w:r>
      <w:r w:rsidRPr="008B0EF5">
        <w:rPr>
          <w:lang w:val="en-CA"/>
        </w:rPr>
        <w:t>a geochronologic (</w:t>
      </w:r>
      <w:r w:rsidR="00EB7A36" w:rsidRPr="008B0EF5">
        <w:rPr>
          <w:lang w:val="en-CA"/>
        </w:rPr>
        <w:t>i.e.</w:t>
      </w:r>
      <w:r w:rsidRPr="008B0EF5">
        <w:rPr>
          <w:lang w:val="en-CA"/>
        </w:rPr>
        <w:t>, time zone) boundary that may correlate with it.</w:t>
      </w:r>
      <w:r w:rsidR="001D1B97">
        <w:rPr>
          <w:lang w:val="en-CA"/>
        </w:rPr>
        <w:t xml:space="preserve">  Therefore, </w:t>
      </w:r>
      <w:r w:rsidR="001D1B97">
        <w:t xml:space="preserve">a contact correlation with a </w:t>
      </w:r>
      <w:r w:rsidR="001D1B97" w:rsidRPr="00707C33">
        <w:rPr>
          <w:rStyle w:val="Entity"/>
        </w:rPr>
        <w:t>GeochronologicBoundary</w:t>
      </w:r>
      <w:r w:rsidR="001D1B97">
        <w:t xml:space="preserve"> SHALL ONLY </w:t>
      </w:r>
      <w:proofErr w:type="gramStart"/>
      <w:r w:rsidR="001D1B97">
        <w:t>be</w:t>
      </w:r>
      <w:proofErr w:type="gramEnd"/>
      <w:r w:rsidR="001D1B97">
        <w:t xml:space="preserve"> allowed when the </w:t>
      </w:r>
      <w:r w:rsidR="001D1B97" w:rsidRPr="00707C33">
        <w:rPr>
          <w:rStyle w:val="Entity"/>
        </w:rPr>
        <w:t>contactType</w:t>
      </w:r>
      <w:r w:rsidR="001D1B97">
        <w:t xml:space="preserve"> is a </w:t>
      </w:r>
      <w:r w:rsidR="001D1B97" w:rsidRPr="00707C33">
        <w:rPr>
          <w:rStyle w:val="Entity"/>
        </w:rPr>
        <w:t>ChronostratigraphicBoundary</w:t>
      </w:r>
      <w:r w:rsidR="001D1B97">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78" w:name="BKM_C1076615_3AE6_4988_8393_E66493CD8FB0"/>
            <w:bookmarkStart w:id="379" w:name="BKM_A9BDB16E_7011_463E_B96E_FB003E3472AA"/>
            <w:bookmarkEnd w:id="378"/>
            <w:bookmarkEnd w:id="379"/>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07663165" w:rsidR="00FC626E" w:rsidRPr="00D12552" w:rsidRDefault="00FC626E" w:rsidP="001D1B97">
            <w:pPr>
              <w:pStyle w:val="Tabletext10"/>
              <w:jc w:val="left"/>
              <w:rPr>
                <w:rStyle w:val="reqtext"/>
                <w:lang w:val="en-CA"/>
              </w:rPr>
            </w:pPr>
            <w:proofErr w:type="gramStart"/>
            <w:r>
              <w:rPr>
                <w:rStyle w:val="reqtext"/>
                <w:lang w:val="en-CA"/>
              </w:rPr>
              <w:t>correlatesWith</w:t>
            </w:r>
            <w:proofErr w:type="gramEnd"/>
            <w:r>
              <w:rPr>
                <w:rStyle w:val="reqtext"/>
                <w:lang w:val="en-CA"/>
              </w:rPr>
              <w:t xml:space="preserve"> association to a GeochronologicBondary SHALL be allowed only when contactType </w:t>
            </w:r>
            <w:r w:rsidR="001D1B97">
              <w:rPr>
                <w:rStyle w:val="reqtext"/>
                <w:lang w:val="en-CA"/>
              </w:rPr>
              <w:t>is a</w:t>
            </w:r>
            <w:r>
              <w:rPr>
                <w:rStyle w:val="reqtext"/>
                <w:lang w:val="en-CA"/>
              </w:rPr>
              <w:t xml:space="preserve"> </w:t>
            </w:r>
            <w:r w:rsidRPr="00FC626E">
              <w:rPr>
                <w:rStyle w:val="reqtext"/>
                <w:lang w:val="en-CA"/>
              </w:rPr>
              <w:t>ChronostratigraphicBoundary</w:t>
            </w:r>
            <w:r w:rsidR="00CB122C">
              <w:rPr>
                <w:rStyle w:val="reqtext"/>
                <w:lang w:val="en-CA"/>
              </w:rPr>
              <w:t>.</w:t>
            </w:r>
          </w:p>
        </w:tc>
      </w:tr>
    </w:tbl>
    <w:p w14:paraId="416180C4" w14:textId="77777777" w:rsidR="008B0EF5" w:rsidRDefault="008B0EF5" w:rsidP="00AB10FC"/>
    <w:p w14:paraId="06743E2A" w14:textId="68CAE696" w:rsidR="00FC626E" w:rsidRDefault="00FC626E" w:rsidP="00FC626E">
      <w:pPr>
        <w:pStyle w:val="Titre4"/>
      </w:pPr>
      <w:bookmarkStart w:id="380" w:name="_Ref456030847"/>
      <w:r>
        <w:t>DisplacementEvent</w:t>
      </w:r>
      <w:bookmarkEnd w:id="380"/>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AA29A94" w:rsidR="00FC626E" w:rsidRDefault="0095264C" w:rsidP="00FC626E">
      <w:pPr>
        <w:keepNext/>
      </w:pPr>
      <w:r>
        <w:rPr>
          <w:noProof/>
          <w:lang w:val="en-CA" w:eastAsia="en-CA"/>
        </w:rPr>
        <w:lastRenderedPageBreak/>
        <w:drawing>
          <wp:inline distT="0" distB="0" distL="0" distR="0" wp14:anchorId="02E54BAD" wp14:editId="6F71C515">
            <wp:extent cx="3925570" cy="5760085"/>
            <wp:effectExtent l="0" t="0" r="0" b="0"/>
            <wp:docPr id="502" name="Imag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25570" cy="5760085"/>
                    </a:xfrm>
                    <a:prstGeom prst="rect">
                      <a:avLst/>
                    </a:prstGeom>
                    <a:noFill/>
                    <a:ln>
                      <a:noFill/>
                    </a:ln>
                  </pic:spPr>
                </pic:pic>
              </a:graphicData>
            </a:graphic>
          </wp:inline>
        </w:drawing>
      </w:r>
    </w:p>
    <w:p w14:paraId="40398DF5" w14:textId="5DE7AE8A" w:rsidR="00FC626E" w:rsidRDefault="00FC626E" w:rsidP="00FC626E">
      <w:pPr>
        <w:pStyle w:val="Lgende"/>
      </w:pPr>
      <w:bookmarkStart w:id="381" w:name="_Ref446932377"/>
      <w:r>
        <w:t xml:space="preserve">Figure </w:t>
      </w:r>
      <w:r w:rsidR="00673E83">
        <w:fldChar w:fldCharType="begin"/>
      </w:r>
      <w:r w:rsidR="00673E83">
        <w:instrText xml:space="preserve"> SEQ Figure \* ARABIC </w:instrText>
      </w:r>
      <w:r w:rsidR="00673E83">
        <w:fldChar w:fldCharType="separate"/>
      </w:r>
      <w:r w:rsidR="007C615B">
        <w:rPr>
          <w:noProof/>
        </w:rPr>
        <w:t>54</w:t>
      </w:r>
      <w:r w:rsidR="00673E83">
        <w:rPr>
          <w:noProof/>
        </w:rPr>
        <w:fldChar w:fldCharType="end"/>
      </w:r>
      <w:bookmarkEnd w:id="381"/>
      <w:r>
        <w:t>: DisplacementEvent</w:t>
      </w:r>
      <w:r w:rsidR="00A63650">
        <w:t xml:space="preserve"> context diagram</w:t>
      </w:r>
    </w:p>
    <w:p w14:paraId="484C4FD9" w14:textId="4372163F" w:rsidR="00A63650" w:rsidRPr="00B538DE" w:rsidRDefault="00A63650" w:rsidP="00D20646">
      <w:pPr>
        <w:pStyle w:val="Titre5"/>
        <w:rPr>
          <w:lang w:val="en-CA"/>
        </w:rPr>
      </w:pPr>
      <w:proofErr w:type="gramStart"/>
      <w:r w:rsidRPr="00D970E9">
        <w:rPr>
          <w:lang w:val="en-CA"/>
        </w:rPr>
        <w:t>incrementalDisplacement</w:t>
      </w:r>
      <w:proofErr w:type="gramEnd"/>
    </w:p>
    <w:p w14:paraId="26D8AAE4" w14:textId="0B72CC97" w:rsidR="00A63650" w:rsidRDefault="00A63650" w:rsidP="00D20646">
      <w:r>
        <w:t xml:space="preserve">The </w:t>
      </w:r>
      <w:r w:rsidRPr="00707C33">
        <w:rPr>
          <w:rStyle w:val="Entity"/>
        </w:rPr>
        <w:t>incrementalDisplacement</w:t>
      </w:r>
      <w:proofErr w:type="gramStart"/>
      <w:r w:rsidRPr="00707C33">
        <w:rPr>
          <w:rStyle w:val="Entity"/>
        </w:rPr>
        <w:t>:DisplacementValue</w:t>
      </w:r>
      <w:proofErr w:type="gramEnd"/>
      <w:r>
        <w:t xml:space="preserve"> property </w:t>
      </w:r>
      <w:r w:rsidR="00B538DE">
        <w:t>contains a</w:t>
      </w:r>
      <w:r w:rsidR="003C6266">
        <w:t xml:space="preserve"> </w:t>
      </w:r>
      <w:r w:rsidR="003C6266" w:rsidRPr="00707C33">
        <w:rPr>
          <w:rStyle w:val="Entity"/>
        </w:rPr>
        <w:t>DisplacementValue</w:t>
      </w:r>
      <w:r w:rsidR="003C6266">
        <w:t xml:space="preserve"> </w:t>
      </w:r>
      <w:r w:rsidR="00B538DE">
        <w:t>(</w:t>
      </w:r>
      <w:r w:rsidR="00B538DE">
        <w:fldChar w:fldCharType="begin"/>
      </w:r>
      <w:r w:rsidR="00B538DE">
        <w:instrText xml:space="preserve"> REF _Ref456439485 \r \h </w:instrText>
      </w:r>
      <w:r w:rsidR="00B538DE">
        <w:fldChar w:fldCharType="separate"/>
      </w:r>
      <w:r w:rsidR="007C615B">
        <w:t>8.5.4.4</w:t>
      </w:r>
      <w:r w:rsidR="00B538DE">
        <w:fldChar w:fldCharType="end"/>
      </w:r>
      <w:r w:rsidR="00B538DE">
        <w:t xml:space="preserve">) </w:t>
      </w:r>
      <w:r>
        <w:t>report</w:t>
      </w:r>
      <w:r w:rsidR="003C6266">
        <w:t>ing</w:t>
      </w:r>
      <w:r>
        <w:t xml:space="preserve"> </w:t>
      </w:r>
      <w:r w:rsidRPr="00A63650">
        <w:t>the parameters of the displacement</w:t>
      </w:r>
      <w:r>
        <w:t>.</w:t>
      </w:r>
    </w:p>
    <w:p w14:paraId="71B4C2ED" w14:textId="534B9CB4" w:rsidR="008C4F74" w:rsidRDefault="009A0D4B" w:rsidP="00FC626E">
      <w:pPr>
        <w:pStyle w:val="Titre4"/>
      </w:pPr>
      <w:r>
        <w:t>Layering</w:t>
      </w:r>
    </w:p>
    <w:p w14:paraId="4697C042" w14:textId="77777777" w:rsidR="009A0D4B" w:rsidRDefault="009A0D4B" w:rsidP="00D20646"/>
    <w:p w14:paraId="68EF5A3E" w14:textId="1B2FD468" w:rsidR="009A0D4B" w:rsidRDefault="003C6266" w:rsidP="00D20646">
      <w:r>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rsidR="00680CF9">
        <w:t xml:space="preserve"> [</w:t>
      </w:r>
      <w:r w:rsidR="00680CF9">
        <w:fldChar w:fldCharType="begin"/>
      </w:r>
      <w:r w:rsidR="00680CF9">
        <w:instrText xml:space="preserve"> REF _Ref458066370 \n \h </w:instrText>
      </w:r>
      <w:r w:rsidR="00680CF9">
        <w:fldChar w:fldCharType="separate"/>
      </w:r>
      <w:r w:rsidR="00680CF9">
        <w:t>13</w:t>
      </w:r>
      <w:r w:rsidR="00680CF9">
        <w:fldChar w:fldCharType="end"/>
      </w:r>
      <w:r w:rsidR="00680CF9">
        <w:t>]</w:t>
      </w:r>
      <w:r w:rsidR="00B538DE">
        <w:t xml:space="preserve">.  The </w:t>
      </w:r>
      <w:r w:rsidR="009A0D4B" w:rsidRPr="00707C33">
        <w:rPr>
          <w:rStyle w:val="Entity"/>
        </w:rPr>
        <w:t>GeologicStructure</w:t>
      </w:r>
      <w:r w:rsidR="009A0D4B" w:rsidRPr="009A0D4B">
        <w:t xml:space="preserve"> characteristic of gneiss is layering. </w:t>
      </w:r>
    </w:p>
    <w:p w14:paraId="4319CBB1" w14:textId="00CE8B01" w:rsidR="009A0D4B" w:rsidRDefault="0095264C" w:rsidP="00D20646">
      <w:pPr>
        <w:keepNext/>
      </w:pPr>
      <w:r>
        <w:rPr>
          <w:noProof/>
          <w:lang w:val="en-CA" w:eastAsia="en-CA"/>
        </w:rPr>
        <w:lastRenderedPageBreak/>
        <w:drawing>
          <wp:inline distT="0" distB="0" distL="0" distR="0" wp14:anchorId="22BD6CAC" wp14:editId="4C2349AF">
            <wp:extent cx="4898390" cy="3907790"/>
            <wp:effectExtent l="0" t="0" r="0" b="0"/>
            <wp:docPr id="503" name="Imag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98390" cy="3907790"/>
                    </a:xfrm>
                    <a:prstGeom prst="rect">
                      <a:avLst/>
                    </a:prstGeom>
                    <a:noFill/>
                    <a:ln>
                      <a:noFill/>
                    </a:ln>
                  </pic:spPr>
                </pic:pic>
              </a:graphicData>
            </a:graphic>
          </wp:inline>
        </w:drawing>
      </w:r>
    </w:p>
    <w:p w14:paraId="46B783CF" w14:textId="752414B0" w:rsidR="009A0D4B" w:rsidRDefault="009A0D4B" w:rsidP="00D20646">
      <w:pPr>
        <w:pStyle w:val="Lgende"/>
      </w:pPr>
      <w:r>
        <w:t xml:space="preserve">Figure </w:t>
      </w:r>
      <w:r>
        <w:fldChar w:fldCharType="begin"/>
      </w:r>
      <w:r>
        <w:instrText xml:space="preserve"> SEQ Figure \* ARABIC </w:instrText>
      </w:r>
      <w:r>
        <w:fldChar w:fldCharType="separate"/>
      </w:r>
      <w:r w:rsidR="007C615B">
        <w:rPr>
          <w:noProof/>
        </w:rPr>
        <w:t>55</w:t>
      </w:r>
      <w:r>
        <w:fldChar w:fldCharType="end"/>
      </w:r>
      <w:r>
        <w:t>: Layering</w:t>
      </w:r>
      <w:r w:rsidR="00A63650">
        <w:t xml:space="preserve"> context diagram</w:t>
      </w:r>
    </w:p>
    <w:p w14:paraId="72B8C7C9" w14:textId="77777777" w:rsidR="009A0D4B" w:rsidRDefault="009A0D4B" w:rsidP="00D20646"/>
    <w:p w14:paraId="0B4252AC" w14:textId="47087BBE" w:rsidR="00A63650" w:rsidRDefault="00A63650" w:rsidP="00D20646">
      <w:pPr>
        <w:pStyle w:val="Titre5"/>
      </w:pPr>
      <w:proofErr w:type="gramStart"/>
      <w:r>
        <w:t>layeringComposition</w:t>
      </w:r>
      <w:proofErr w:type="gramEnd"/>
    </w:p>
    <w:p w14:paraId="092A68DA" w14:textId="69BA429C" w:rsidR="00A63650" w:rsidRPr="00777586" w:rsidRDefault="00A63650" w:rsidP="00A63650">
      <w:r w:rsidRPr="00A63650">
        <w:t xml:space="preserve">The </w:t>
      </w:r>
      <w:r w:rsidRPr="00707C33">
        <w:rPr>
          <w:rStyle w:val="Entity"/>
        </w:rPr>
        <w:t>layeringComposition</w:t>
      </w:r>
      <w:r w:rsidRPr="00A63650">
        <w:t xml:space="preserve"> property </w:t>
      </w:r>
      <w:r w:rsidR="00B538DE">
        <w:t xml:space="preserve">is </w:t>
      </w:r>
      <w:r w:rsidRPr="00A63650">
        <w:t xml:space="preserve">an association between a </w:t>
      </w:r>
      <w:r w:rsidRPr="00707C33">
        <w:rPr>
          <w:rStyle w:val="Entity"/>
        </w:rPr>
        <w:t>Layering</w:t>
      </w:r>
      <w:r w:rsidRPr="00A63650">
        <w:t xml:space="preserve"> and a </w:t>
      </w:r>
      <w:r w:rsidRPr="00707C33">
        <w:rPr>
          <w:rStyle w:val="Entity"/>
        </w:rPr>
        <w:t>RockMaterial</w:t>
      </w:r>
      <w:r w:rsidRPr="00A63650">
        <w:t xml:space="preserve">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Titre4"/>
      </w:pPr>
      <w:bookmarkStart w:id="382" w:name="_Ref456439485"/>
      <w:r>
        <w:t>DisplacementValue</w:t>
      </w:r>
      <w:bookmarkEnd w:id="382"/>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4365D40A" w:rsidR="00386910" w:rsidRDefault="0095264C" w:rsidP="00386910">
      <w:pPr>
        <w:keepNext/>
      </w:pPr>
      <w:r>
        <w:rPr>
          <w:noProof/>
          <w:lang w:val="en-CA" w:eastAsia="en-CA"/>
        </w:rPr>
        <w:lastRenderedPageBreak/>
        <w:drawing>
          <wp:inline distT="0" distB="0" distL="0" distR="0" wp14:anchorId="570ABC81" wp14:editId="1CDF8116">
            <wp:extent cx="5486400" cy="4974665"/>
            <wp:effectExtent l="0" t="0" r="0" b="0"/>
            <wp:docPr id="506" name="Imag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974665"/>
                    </a:xfrm>
                    <a:prstGeom prst="rect">
                      <a:avLst/>
                    </a:prstGeom>
                    <a:noFill/>
                    <a:ln>
                      <a:noFill/>
                    </a:ln>
                  </pic:spPr>
                </pic:pic>
              </a:graphicData>
            </a:graphic>
          </wp:inline>
        </w:drawing>
      </w:r>
    </w:p>
    <w:p w14:paraId="6B5034BE" w14:textId="019FF739" w:rsidR="00777586" w:rsidRDefault="00386910" w:rsidP="00386910">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56</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383" w:name="BKM_0148DBC7_BEFE_411F_BDA0_ED2509780C45"/>
      <w:bookmarkEnd w:id="383"/>
    </w:p>
    <w:p w14:paraId="0DCD049C" w14:textId="34699162" w:rsidR="00A41036" w:rsidRPr="00B538DE" w:rsidRDefault="00A41036" w:rsidP="00B538DE">
      <w:pPr>
        <w:pStyle w:val="Titre5"/>
        <w:rPr>
          <w:lang w:val="en-CA"/>
        </w:rPr>
      </w:pPr>
      <w:proofErr w:type="gramStart"/>
      <w:r w:rsidRPr="00D970E9">
        <w:rPr>
          <w:lang w:val="en-CA"/>
        </w:rPr>
        <w:t>hangingWallDirection</w:t>
      </w:r>
      <w:proofErr w:type="gramEnd"/>
    </w:p>
    <w:p w14:paraId="0D368CB9" w14:textId="50A95B9E" w:rsidR="00A41036" w:rsidRDefault="00A41036" w:rsidP="00D20646">
      <w:pPr>
        <w:rPr>
          <w:lang w:val="en-CA"/>
        </w:rPr>
      </w:pPr>
      <w:r>
        <w:rPr>
          <w:lang w:val="en-CA"/>
        </w:rPr>
        <w:t xml:space="preserve">The property </w:t>
      </w:r>
      <w:r w:rsidRPr="00707C33">
        <w:rPr>
          <w:rStyle w:val="Entity"/>
        </w:rPr>
        <w:t>hangingWallDirection</w:t>
      </w:r>
      <w:proofErr w:type="gramStart"/>
      <w:r w:rsidRPr="00707C33">
        <w:rPr>
          <w:rStyle w:val="Entity"/>
        </w:rPr>
        <w:t>:GSML</w:t>
      </w:r>
      <w:proofErr w:type="gramEnd"/>
      <w:r w:rsidRPr="00707C33">
        <w:rPr>
          <w:rStyle w:val="Entity"/>
        </w:rPr>
        <w:t>_LinearOrientation</w:t>
      </w:r>
      <w:r>
        <w:rPr>
          <w:lang w:val="en-CA"/>
        </w:rPr>
        <w:t xml:space="preserve"> describe</w:t>
      </w:r>
      <w:r w:rsidR="00B538DE">
        <w:rPr>
          <w:lang w:val="en-CA"/>
        </w:rPr>
        <w:t>s</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5584D448" w14:textId="5F50B9D4" w:rsidR="00AF6A26" w:rsidRPr="00B538DE" w:rsidRDefault="00AF6A26" w:rsidP="00B538DE">
      <w:pPr>
        <w:pStyle w:val="Titre5"/>
        <w:rPr>
          <w:lang w:val="en-CA"/>
        </w:rPr>
      </w:pPr>
      <w:proofErr w:type="gramStart"/>
      <w:r>
        <w:rPr>
          <w:lang w:val="en-CA"/>
        </w:rPr>
        <w:t>movementSense</w:t>
      </w:r>
      <w:proofErr w:type="gramEnd"/>
    </w:p>
    <w:p w14:paraId="1EFFA905" w14:textId="274351BE" w:rsidR="00AF6A26" w:rsidRDefault="00AF6A26" w:rsidP="00D20646">
      <w:pPr>
        <w:rPr>
          <w:lang w:val="en-CA"/>
        </w:rPr>
      </w:pPr>
      <w:r>
        <w:rPr>
          <w:lang w:val="en-CA"/>
        </w:rPr>
        <w:t>The</w:t>
      </w:r>
      <w:r w:rsidR="00707C33">
        <w:rPr>
          <w:lang w:val="en-CA"/>
        </w:rPr>
        <w:t xml:space="preserve"> property</w:t>
      </w:r>
      <w:r>
        <w:rPr>
          <w:lang w:val="en-CA"/>
        </w:rPr>
        <w:t xml:space="preserve"> </w:t>
      </w:r>
      <w:r w:rsidRPr="00707C33">
        <w:rPr>
          <w:rStyle w:val="Entity"/>
        </w:rPr>
        <w:t>movementSense</w:t>
      </w:r>
      <w:proofErr w:type="gramStart"/>
      <w:r w:rsidRPr="00707C33">
        <w:rPr>
          <w:rStyle w:val="Entity"/>
        </w:rPr>
        <w:t>:MovementSenseTerm</w:t>
      </w:r>
      <w:proofErr w:type="gramEnd"/>
      <w:r>
        <w:rPr>
          <w:lang w:val="en-CA"/>
        </w:rPr>
        <w:t xml:space="preserve"> </w:t>
      </w:r>
      <w:r w:rsidR="00B538DE">
        <w:rPr>
          <w:lang w:val="en-CA"/>
        </w:rPr>
        <w:t>contains a</w:t>
      </w:r>
      <w:r>
        <w:rPr>
          <w:lang w:val="en-CA"/>
        </w:rPr>
        <w:t xml:space="preserve">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Titre5"/>
        <w:rPr>
          <w:lang w:val="en-CA"/>
        </w:rPr>
      </w:pPr>
      <w:proofErr w:type="gramStart"/>
      <w:r w:rsidRPr="00D970E9">
        <w:rPr>
          <w:lang w:val="en-CA"/>
        </w:rPr>
        <w:t>movementType</w:t>
      </w:r>
      <w:proofErr w:type="gramEnd"/>
    </w:p>
    <w:p w14:paraId="6B1E694D" w14:textId="04C0E03B" w:rsidR="00AF6A26" w:rsidRDefault="00AF6A26" w:rsidP="00D20646">
      <w:pPr>
        <w:rPr>
          <w:lang w:val="en-CA"/>
        </w:rPr>
      </w:pPr>
      <w:r>
        <w:rPr>
          <w:lang w:val="en-CA"/>
        </w:rPr>
        <w:t xml:space="preserve">The property </w:t>
      </w:r>
      <w:r w:rsidRPr="00707C33">
        <w:rPr>
          <w:rStyle w:val="Entity"/>
        </w:rPr>
        <w:t>mov</w:t>
      </w:r>
      <w:r w:rsidR="00B538DE" w:rsidRPr="00707C33">
        <w:rPr>
          <w:rStyle w:val="Entity"/>
        </w:rPr>
        <w:t>ementType</w:t>
      </w:r>
      <w:proofErr w:type="gramStart"/>
      <w:r w:rsidR="00B538DE" w:rsidRPr="00707C33">
        <w:rPr>
          <w:rStyle w:val="Entity"/>
        </w:rPr>
        <w:t>:MovementTypeTerm</w:t>
      </w:r>
      <w:proofErr w:type="gramEnd"/>
      <w:r>
        <w:rPr>
          <w:lang w:val="en-CA"/>
        </w:rPr>
        <w:t xml:space="preserve"> contain</w:t>
      </w:r>
      <w:r w:rsidR="00B538DE">
        <w:rPr>
          <w:lang w:val="en-CA"/>
        </w:rPr>
        <w:t>s</w:t>
      </w:r>
      <w:r>
        <w:rPr>
          <w:lang w:val="en-CA"/>
        </w:rPr>
        <w:t xml:space="preserve">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Titre5"/>
        <w:rPr>
          <w:lang w:val="en-CA"/>
        </w:rPr>
      </w:pPr>
      <w:proofErr w:type="gramStart"/>
      <w:r w:rsidRPr="00D970E9">
        <w:rPr>
          <w:lang w:val="en-CA"/>
        </w:rPr>
        <w:lastRenderedPageBreak/>
        <w:t>displacementEvent</w:t>
      </w:r>
      <w:proofErr w:type="gramEnd"/>
    </w:p>
    <w:p w14:paraId="27FE90A0" w14:textId="5CA3A809" w:rsidR="00AF6A26" w:rsidRDefault="00AF6A26" w:rsidP="00D20646">
      <w:pPr>
        <w:rPr>
          <w:lang w:val="en-CA"/>
        </w:rPr>
      </w:pPr>
      <w:r>
        <w:rPr>
          <w:lang w:val="en-CA"/>
        </w:rPr>
        <w:t xml:space="preserve">The property </w:t>
      </w:r>
      <w:r w:rsidRPr="00707C33">
        <w:rPr>
          <w:rStyle w:val="Entity"/>
        </w:rPr>
        <w:t>displacementEvent</w:t>
      </w:r>
      <w:r>
        <w:rPr>
          <w:lang w:val="en-CA"/>
        </w:rPr>
        <w:t xml:space="preserve"> </w:t>
      </w:r>
      <w:r w:rsidR="00B538DE">
        <w:rPr>
          <w:lang w:val="en-CA"/>
        </w:rPr>
        <w:t>is</w:t>
      </w:r>
      <w:r w:rsidR="003C6266">
        <w:rPr>
          <w:lang w:val="en-CA"/>
        </w:rPr>
        <w:t xml:space="preserve"> an association between a </w:t>
      </w:r>
      <w:r w:rsidR="003C6266" w:rsidRPr="00707C33">
        <w:rPr>
          <w:rStyle w:val="Entity"/>
        </w:rPr>
        <w:t>Displacement</w:t>
      </w:r>
      <w:r w:rsidR="003C6266">
        <w:rPr>
          <w:lang w:val="en-CA"/>
        </w:rPr>
        <w:t xml:space="preserve"> and a </w:t>
      </w:r>
      <w:r w:rsidR="003C6266" w:rsidRPr="00707C33">
        <w:rPr>
          <w:rStyle w:val="Entity"/>
        </w:rPr>
        <w:t>GeologicEvent</w:t>
      </w:r>
      <w:r w:rsidR="003C6266">
        <w:rPr>
          <w:lang w:val="en-CA"/>
        </w:rPr>
        <w:t xml:space="preserve">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Titre4"/>
      </w:pPr>
      <w:bookmarkStart w:id="384" w:name="BKM_3201DCDD_D133_49AE_90CB_9F86F5B18ACE"/>
      <w:bookmarkStart w:id="385" w:name="BKM_5AEA7724_2100_40A1_BA99_6516E4CE2A3E"/>
      <w:bookmarkStart w:id="386" w:name="BKM_65E9638C_341E_4069_9C8F_D8BC2F8B7601"/>
      <w:bookmarkEnd w:id="384"/>
      <w:bookmarkEnd w:id="385"/>
      <w:bookmarkEnd w:id="386"/>
      <w:r>
        <w:t>SeparationValue</w:t>
      </w:r>
    </w:p>
    <w:p w14:paraId="0835FC54" w14:textId="77777777" w:rsidR="008279FB" w:rsidRDefault="008279FB" w:rsidP="00AB10FC"/>
    <w:p w14:paraId="41A1AB52" w14:textId="2173FD72" w:rsidR="00777586" w:rsidRDefault="00C74871" w:rsidP="00AB10FC">
      <w:r w:rsidRPr="00707C33">
        <w:rPr>
          <w:rStyle w:val="Entity"/>
        </w:rPr>
        <w:t>SeparationValue</w:t>
      </w:r>
      <w:r>
        <w:t xml:space="preserve"> is a kind of </w:t>
      </w:r>
      <w:r w:rsidRPr="00707C33">
        <w:rPr>
          <w:rStyle w:val="Entity"/>
        </w:rPr>
        <w:t>DisplacementValue</w:t>
      </w:r>
      <w:r>
        <w:t xml:space="preserve"> that describes t</w:t>
      </w:r>
      <w:r w:rsidR="00777586" w:rsidRPr="00777586">
        <w:t>he amount of separation displacement across a structure.</w:t>
      </w:r>
    </w:p>
    <w:p w14:paraId="5AA86401" w14:textId="07FCC3D8" w:rsidR="00C74871" w:rsidRPr="00B538DE" w:rsidRDefault="00B538DE" w:rsidP="00B538DE">
      <w:pPr>
        <w:pStyle w:val="Titre5"/>
        <w:rPr>
          <w:lang w:val="en-CA"/>
        </w:rPr>
      </w:pPr>
      <w:proofErr w:type="gramStart"/>
      <w:r>
        <w:rPr>
          <w:lang w:val="en-CA"/>
        </w:rPr>
        <w:t>s</w:t>
      </w:r>
      <w:r w:rsidR="00C74871" w:rsidRPr="00D970E9">
        <w:rPr>
          <w:lang w:val="en-CA"/>
        </w:rPr>
        <w:t>eparation</w:t>
      </w:r>
      <w:proofErr w:type="gramEnd"/>
    </w:p>
    <w:p w14:paraId="4BB6DBF2" w14:textId="0BCCC335" w:rsidR="00C74871" w:rsidRDefault="00C74871" w:rsidP="00AB10FC">
      <w:r>
        <w:t xml:space="preserve">The property </w:t>
      </w:r>
      <w:r w:rsidRPr="00707C33">
        <w:rPr>
          <w:rStyle w:val="Entity"/>
        </w:rPr>
        <w:t>separation</w:t>
      </w:r>
      <w:proofErr w:type="gramStart"/>
      <w:r w:rsidRPr="00707C33">
        <w:rPr>
          <w:rStyle w:val="Entity"/>
        </w:rPr>
        <w:t>:GSML</w:t>
      </w:r>
      <w:proofErr w:type="gramEnd"/>
      <w:r w:rsidRPr="00707C33">
        <w:rPr>
          <w:rStyle w:val="Entity"/>
        </w:rPr>
        <w:t>_Vector</w:t>
      </w:r>
      <w:r>
        <w:t xml:space="preserve"> report</w:t>
      </w:r>
      <w:r w:rsidR="00B538DE">
        <w:t>s</w:t>
      </w:r>
      <w:r>
        <w:t xml:space="preserve">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Titre4"/>
      </w:pPr>
      <w:bookmarkStart w:id="387" w:name="BKM_08A92A70_F1F3_4B2A_9DC3_7E931F02BD38"/>
      <w:bookmarkStart w:id="388" w:name="BKM_3F7EC057_E707_4A06_A6E3_17A0DD602106"/>
      <w:bookmarkEnd w:id="387"/>
      <w:bookmarkEnd w:id="388"/>
      <w:r>
        <w:t>NetSlipValue</w:t>
      </w:r>
    </w:p>
    <w:p w14:paraId="0786FEA3" w14:textId="77777777" w:rsidR="00777586" w:rsidRPr="00777586" w:rsidRDefault="00777586" w:rsidP="00777586"/>
    <w:p w14:paraId="1A3385D7" w14:textId="79CED148" w:rsidR="00777586" w:rsidRDefault="00C74871" w:rsidP="00AB10FC">
      <w:r w:rsidRPr="00707C33">
        <w:rPr>
          <w:rStyle w:val="Entity"/>
        </w:rPr>
        <w:t>NetSlipValue</w:t>
      </w:r>
      <w:r>
        <w:t xml:space="preserve"> is a kind of </w:t>
      </w:r>
      <w:r w:rsidRPr="00707C33">
        <w:rPr>
          <w:rStyle w:val="Entity"/>
        </w:rPr>
        <w:t>DisplacementValue</w:t>
      </w:r>
      <w:r>
        <w:t xml:space="preserve"> that describes the </w:t>
      </w:r>
      <w:r w:rsidR="00777586" w:rsidRPr="00777586">
        <w:t>total amount of slip displacement along a structure.</w:t>
      </w:r>
    </w:p>
    <w:p w14:paraId="1FEE56C3" w14:textId="0C6F2D77" w:rsidR="00C74871" w:rsidRPr="00B538DE" w:rsidRDefault="00C74871" w:rsidP="00B538DE">
      <w:pPr>
        <w:pStyle w:val="Titre5"/>
        <w:rPr>
          <w:lang w:val="en-CA"/>
        </w:rPr>
      </w:pPr>
      <w:proofErr w:type="gramStart"/>
      <w:r w:rsidRPr="00D970E9">
        <w:rPr>
          <w:lang w:val="en-CA"/>
        </w:rPr>
        <w:t>netSlip</w:t>
      </w:r>
      <w:proofErr w:type="gramEnd"/>
    </w:p>
    <w:p w14:paraId="63409A79" w14:textId="683A8B31" w:rsidR="00C74871" w:rsidRDefault="00C74871">
      <w:pPr>
        <w:rPr>
          <w:lang w:val="en-CA"/>
        </w:rPr>
      </w:pPr>
      <w:r>
        <w:rPr>
          <w:lang w:val="en-CA"/>
        </w:rPr>
        <w:t xml:space="preserve">The property </w:t>
      </w:r>
      <w:r w:rsidRPr="00707C33">
        <w:rPr>
          <w:rStyle w:val="Entity"/>
        </w:rPr>
        <w:t>netSlip</w:t>
      </w:r>
      <w:proofErr w:type="gramStart"/>
      <w:r w:rsidRPr="00707C33">
        <w:rPr>
          <w:rStyle w:val="Entity"/>
        </w:rPr>
        <w:t>:GSML</w:t>
      </w:r>
      <w:proofErr w:type="gramEnd"/>
      <w:r w:rsidRPr="00707C33">
        <w:rPr>
          <w:rStyle w:val="Entity"/>
        </w:rPr>
        <w:t>_Vector</w:t>
      </w:r>
      <w:r>
        <w:rPr>
          <w:lang w:val="en-CA"/>
        </w:rPr>
        <w:t xml:space="preserve"> report</w:t>
      </w:r>
      <w:r w:rsidR="00B538DE">
        <w:rPr>
          <w:lang w:val="en-CA"/>
        </w:rPr>
        <w:t>s</w:t>
      </w:r>
      <w:r>
        <w:rPr>
          <w:lang w:val="en-CA"/>
        </w:rPr>
        <w:t xml:space="preserve"> t</w:t>
      </w:r>
      <w:r w:rsidRPr="00C74871">
        <w:rPr>
          <w:lang w:val="en-CA"/>
        </w:rPr>
        <w:t xml:space="preserve">he value of the net slip, expressed as </w:t>
      </w:r>
      <w:r w:rsidR="003C6266">
        <w:rPr>
          <w:lang w:val="en-CA"/>
        </w:rPr>
        <w:t xml:space="preserve">a </w:t>
      </w:r>
      <w:r w:rsidRPr="00C74871">
        <w:rPr>
          <w:lang w:val="en-CA"/>
        </w:rPr>
        <w:t>vector.</w:t>
      </w:r>
    </w:p>
    <w:p w14:paraId="26EAEE9A" w14:textId="708C6F54" w:rsidR="00C74871" w:rsidRPr="00B538DE" w:rsidRDefault="00C74871" w:rsidP="00C74871">
      <w:pPr>
        <w:pStyle w:val="Titre5"/>
        <w:rPr>
          <w:lang w:val="en-CA"/>
        </w:rPr>
      </w:pPr>
      <w:proofErr w:type="gramStart"/>
      <w:r w:rsidRPr="00D970E9">
        <w:rPr>
          <w:lang w:val="en-CA"/>
        </w:rPr>
        <w:t>slipComponent</w:t>
      </w:r>
      <w:proofErr w:type="gramEnd"/>
    </w:p>
    <w:p w14:paraId="328BE539" w14:textId="1B80F9F1" w:rsidR="00C74871" w:rsidRDefault="00C74871" w:rsidP="00C74871">
      <w:r>
        <w:t xml:space="preserve">The </w:t>
      </w:r>
      <w:r w:rsidRPr="00707C33">
        <w:rPr>
          <w:rStyle w:val="Entity"/>
        </w:rPr>
        <w:t>slipComponent</w:t>
      </w:r>
      <w:proofErr w:type="gramStart"/>
      <w:r w:rsidRPr="00707C33">
        <w:rPr>
          <w:rStyle w:val="Entity"/>
        </w:rPr>
        <w:t>:SlipComponents</w:t>
      </w:r>
      <w:proofErr w:type="gramEnd"/>
      <w:r>
        <w:t xml:space="preserve"> property associate</w:t>
      </w:r>
      <w:r w:rsidR="00B538DE">
        <w:t>s</w:t>
      </w:r>
      <w:r w:rsidRPr="00C74871">
        <w:t xml:space="preserve"> the individual slip components with the net slip values.</w:t>
      </w:r>
    </w:p>
    <w:p w14:paraId="15BF2CAA" w14:textId="6830264E" w:rsidR="00FE753A" w:rsidRDefault="00FE753A" w:rsidP="00FE753A">
      <w:pPr>
        <w:pStyle w:val="Titre4"/>
      </w:pPr>
      <w:bookmarkStart w:id="389" w:name="BKM_5D7D3A73_2BA5_4999_B2D9_B2638FD2E3F3"/>
      <w:bookmarkStart w:id="390" w:name="BKM_7025CFD1_5818_4184_A744_DEA2C7504840"/>
      <w:bookmarkEnd w:id="389"/>
      <w:bookmarkEnd w:id="390"/>
      <w:r>
        <w:t>SlipComponents</w:t>
      </w:r>
    </w:p>
    <w:p w14:paraId="662F6527" w14:textId="77777777" w:rsidR="00FE753A" w:rsidRDefault="00FE753A" w:rsidP="00AB10FC"/>
    <w:p w14:paraId="2FF514EA" w14:textId="619E9C7C" w:rsidR="00FE753A" w:rsidRDefault="0044096A" w:rsidP="00AB10FC">
      <w:r w:rsidRPr="00707C33">
        <w:rPr>
          <w:rStyle w:val="Entity"/>
        </w:rPr>
        <w:t>SlipComponents</w:t>
      </w:r>
      <w:r>
        <w:t xml:space="preserve"> is a kind of </w:t>
      </w:r>
      <w:r w:rsidRPr="00707C33">
        <w:rPr>
          <w:rStyle w:val="Entity"/>
        </w:rPr>
        <w:t>DisplacementValue</w:t>
      </w:r>
      <w:r>
        <w:t xml:space="preserve"> </w:t>
      </w:r>
      <w:r w:rsidR="00E231D7">
        <w:t>that is a r</w:t>
      </w:r>
      <w:r w:rsidR="00FE753A" w:rsidRPr="00FE753A">
        <w:t xml:space="preserve">epresentation of slip as vector resolved into components </w:t>
      </w:r>
      <w:r w:rsidR="00EA6BB5">
        <w:t>within</w:t>
      </w:r>
      <w:r w:rsidR="00747A08">
        <w:t xml:space="preserve"> a</w:t>
      </w:r>
      <w:r w:rsidR="00FE753A" w:rsidRPr="00FE753A">
        <w:t xml:space="preserve">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1EEC3163" w:rsidR="00CF2518" w:rsidRPr="00D12552" w:rsidRDefault="00CF2518" w:rsidP="003C6266">
            <w:pPr>
              <w:pStyle w:val="Tabletext10"/>
              <w:jc w:val="left"/>
              <w:rPr>
                <w:rStyle w:val="reqtext"/>
                <w:lang w:val="en-CA"/>
              </w:rPr>
            </w:pPr>
            <w:r w:rsidRPr="00707C33">
              <w:rPr>
                <w:rStyle w:val="Entity"/>
              </w:rPr>
              <w:t>SlipComponents</w:t>
            </w:r>
            <w:r>
              <w:rPr>
                <w:rStyle w:val="reqtext"/>
                <w:lang w:val="en-CA"/>
              </w:rPr>
              <w:t xml:space="preserve">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62D635F3" w14:textId="7EFD7A39" w:rsidR="00CF2518" w:rsidRPr="00B538DE" w:rsidRDefault="00CF2518" w:rsidP="00B538DE">
      <w:pPr>
        <w:pStyle w:val="Titre5"/>
        <w:rPr>
          <w:lang w:val="en-CA"/>
        </w:rPr>
      </w:pPr>
      <w:proofErr w:type="gramStart"/>
      <w:r>
        <w:rPr>
          <w:lang w:val="en-CA"/>
        </w:rPr>
        <w:t>h</w:t>
      </w:r>
      <w:r w:rsidRPr="00D970E9">
        <w:rPr>
          <w:lang w:val="en-CA"/>
        </w:rPr>
        <w:t>eave</w:t>
      </w:r>
      <w:proofErr w:type="gramEnd"/>
    </w:p>
    <w:p w14:paraId="72EF29A5" w14:textId="0489D1E4" w:rsidR="00CF2518" w:rsidRDefault="00CF2518">
      <w:pPr>
        <w:rPr>
          <w:lang w:val="en-CA"/>
        </w:rPr>
      </w:pPr>
      <w:r>
        <w:rPr>
          <w:lang w:val="en-CA"/>
        </w:rPr>
        <w:t xml:space="preserve">The property </w:t>
      </w:r>
      <w:r w:rsidRPr="00707C33">
        <w:rPr>
          <w:rStyle w:val="Entity"/>
        </w:rPr>
        <w:t>heave</w:t>
      </w:r>
      <w:proofErr w:type="gramStart"/>
      <w:r w:rsidRPr="00707C33">
        <w:rPr>
          <w:rStyle w:val="Entity"/>
        </w:rPr>
        <w:t>:GSML</w:t>
      </w:r>
      <w:proofErr w:type="gramEnd"/>
      <w:r w:rsidRPr="00707C33">
        <w:rPr>
          <w:rStyle w:val="Entity"/>
        </w:rPr>
        <w:t>_Vector</w:t>
      </w:r>
      <w:r>
        <w:rPr>
          <w:lang w:val="en-CA"/>
        </w:rPr>
        <w:t xml:space="preserve"> contain</w:t>
      </w:r>
      <w:r w:rsidR="00B538DE">
        <w:rPr>
          <w:lang w:val="en-CA"/>
        </w:rPr>
        <w:t>s</w:t>
      </w:r>
      <w:r>
        <w:rPr>
          <w:lang w:val="en-CA"/>
        </w:rPr>
        <w:t xml:space="preserve"> a c</w:t>
      </w:r>
      <w:r w:rsidRPr="00CF2518">
        <w:rPr>
          <w:lang w:val="en-CA"/>
        </w:rPr>
        <w:t>omponent of slip in the horizontal, and perpendicular to the strike of the fault</w:t>
      </w:r>
      <w:r w:rsidR="008279FB">
        <w:rPr>
          <w:lang w:val="en-CA"/>
        </w:rPr>
        <w:t>.</w:t>
      </w:r>
    </w:p>
    <w:p w14:paraId="365774C3" w14:textId="24287C4C" w:rsidR="00CF2518" w:rsidRPr="00CF2518" w:rsidRDefault="00CF2518" w:rsidP="00B538DE">
      <w:pPr>
        <w:pStyle w:val="Titre5"/>
      </w:pPr>
      <w:proofErr w:type="gramStart"/>
      <w:r w:rsidRPr="00CF2518">
        <w:t>horizontalSlip</w:t>
      </w:r>
      <w:proofErr w:type="gramEnd"/>
    </w:p>
    <w:p w14:paraId="605A0376" w14:textId="43E4BFE0" w:rsidR="00CF2518" w:rsidRDefault="00CF2518" w:rsidP="00CF2518">
      <w:r>
        <w:lastRenderedPageBreak/>
        <w:t xml:space="preserve">The property </w:t>
      </w:r>
      <w:r w:rsidR="00B538DE" w:rsidRPr="00707C33">
        <w:rPr>
          <w:rStyle w:val="Entity"/>
        </w:rPr>
        <w:t>horizontalSlip</w:t>
      </w:r>
      <w:proofErr w:type="gramStart"/>
      <w:r w:rsidR="00B538DE" w:rsidRPr="00707C33">
        <w:rPr>
          <w:rStyle w:val="Entity"/>
        </w:rPr>
        <w:t>:GSML</w:t>
      </w:r>
      <w:proofErr w:type="gramEnd"/>
      <w:r w:rsidR="00B538DE" w:rsidRPr="00707C33">
        <w:rPr>
          <w:rStyle w:val="Entity"/>
        </w:rPr>
        <w:t>_Vector</w:t>
      </w:r>
      <w:r>
        <w:t xml:space="preserve"> contain</w:t>
      </w:r>
      <w:r w:rsidR="00B538DE">
        <w:t>s</w:t>
      </w:r>
      <w:r>
        <w:t xml:space="preserve"> a s</w:t>
      </w:r>
      <w:r w:rsidRPr="00CF2518">
        <w:t>lip component that is horizontal and parallel to strike of the fault</w:t>
      </w:r>
      <w:r>
        <w:t>.</w:t>
      </w:r>
    </w:p>
    <w:p w14:paraId="6C315263" w14:textId="6EE496D9" w:rsidR="00CF2518" w:rsidRPr="00B538DE" w:rsidRDefault="00CF2518" w:rsidP="00B538DE">
      <w:pPr>
        <w:pStyle w:val="Titre5"/>
        <w:rPr>
          <w:lang w:val="en-CA"/>
        </w:rPr>
      </w:pPr>
      <w:proofErr w:type="gramStart"/>
      <w:r>
        <w:rPr>
          <w:lang w:val="en-CA"/>
        </w:rPr>
        <w:t>t</w:t>
      </w:r>
      <w:r w:rsidRPr="00D970E9">
        <w:rPr>
          <w:lang w:val="en-CA"/>
        </w:rPr>
        <w:t>hrow</w:t>
      </w:r>
      <w:proofErr w:type="gramEnd"/>
    </w:p>
    <w:p w14:paraId="021E884D" w14:textId="64ACF362" w:rsidR="00CF2518" w:rsidRDefault="00CF2518">
      <w:r>
        <w:rPr>
          <w:lang w:val="en-CA"/>
        </w:rPr>
        <w:t xml:space="preserve">The property </w:t>
      </w:r>
      <w:r w:rsidRPr="00707C33">
        <w:rPr>
          <w:rStyle w:val="Entity"/>
        </w:rPr>
        <w:t>throw</w:t>
      </w:r>
      <w:proofErr w:type="gramStart"/>
      <w:r w:rsidRPr="00707C33">
        <w:rPr>
          <w:rStyle w:val="Entity"/>
        </w:rPr>
        <w:t>:GSML</w:t>
      </w:r>
      <w:proofErr w:type="gramEnd"/>
      <w:r w:rsidRPr="00707C33">
        <w:rPr>
          <w:rStyle w:val="Entity"/>
        </w:rPr>
        <w:t>_Vector</w:t>
      </w:r>
      <w:r>
        <w:rPr>
          <w:lang w:val="en-CA"/>
        </w:rPr>
        <w:t xml:space="preserve"> contain</w:t>
      </w:r>
      <w:r w:rsidR="00B538DE">
        <w:rPr>
          <w:lang w:val="en-CA"/>
        </w:rPr>
        <w:t>s</w:t>
      </w:r>
      <w:r>
        <w:rPr>
          <w:lang w:val="en-CA"/>
        </w:rPr>
        <w:t xml:space="preserve"> the v</w:t>
      </w:r>
      <w:r w:rsidRPr="00CF2518">
        <w:rPr>
          <w:lang w:val="en-CA"/>
        </w:rPr>
        <w:t>ertical component of slip.</w:t>
      </w:r>
    </w:p>
    <w:p w14:paraId="16A51A8E" w14:textId="77777777" w:rsidR="00E231D7" w:rsidRDefault="00E231D7" w:rsidP="00AB10FC">
      <w:bookmarkStart w:id="391" w:name="BKM_D8F0C163_8545_458E_90CD_CA5151787B07"/>
      <w:bookmarkStart w:id="392" w:name="BKM_C37626AA_696F_429A_B16D_4833F8339B50"/>
      <w:bookmarkStart w:id="393" w:name="BKM_8E0A8CD6_1952_49E4_ACE7_469172BABBA7"/>
      <w:bookmarkStart w:id="394" w:name="BKM_498C83DB_DFDB_4234_B978_7C656FD73043"/>
      <w:bookmarkEnd w:id="391"/>
      <w:bookmarkEnd w:id="392"/>
      <w:bookmarkEnd w:id="393"/>
      <w:bookmarkEnd w:id="394"/>
    </w:p>
    <w:p w14:paraId="5BB0F76E" w14:textId="3DDDCD36" w:rsidR="00FE753A" w:rsidRDefault="00FE753A" w:rsidP="00FE753A">
      <w:pPr>
        <w:pStyle w:val="Titre4"/>
      </w:pPr>
      <w:r>
        <w:t>FoldDescription</w:t>
      </w:r>
    </w:p>
    <w:p w14:paraId="2F11184B" w14:textId="77777777" w:rsidR="00FE753A" w:rsidRDefault="00FE753A" w:rsidP="00AB10FC"/>
    <w:p w14:paraId="19D35EBD" w14:textId="523EC8C7" w:rsidR="00FC626E" w:rsidRDefault="00072862" w:rsidP="00AB10FC">
      <w:r w:rsidRPr="00707C33">
        <w:rPr>
          <w:rStyle w:val="Entity"/>
        </w:rPr>
        <w:t>FoldDescription</w:t>
      </w:r>
      <w:r>
        <w:t xml:space="preserve"> is an e</w:t>
      </w:r>
      <w:r w:rsidR="00FE753A" w:rsidRPr="00FE753A">
        <w:t>xtended descriptive propert</w:t>
      </w:r>
      <w:r w:rsidR="008279FB">
        <w:t>y</w:t>
      </w:r>
      <w:r w:rsidR="00FE753A" w:rsidRPr="00FE753A">
        <w:t xml:space="preserve"> of a fold structure.</w:t>
      </w:r>
    </w:p>
    <w:p w14:paraId="0C9B8DB0" w14:textId="52468FE2" w:rsidR="00FE753A" w:rsidRDefault="001E6E27" w:rsidP="00FE753A">
      <w:pPr>
        <w:keepNext/>
      </w:pPr>
      <w:r w:rsidRPr="001E6E27">
        <w:t xml:space="preserve"> </w:t>
      </w:r>
      <w:r w:rsidR="0095264C">
        <w:rPr>
          <w:noProof/>
          <w:lang w:val="en-CA" w:eastAsia="en-CA"/>
        </w:rPr>
        <w:drawing>
          <wp:inline distT="0" distB="0" distL="0" distR="0" wp14:anchorId="1D9E89BF" wp14:editId="733EAE07">
            <wp:extent cx="5486400" cy="5087765"/>
            <wp:effectExtent l="0" t="0" r="0" b="0"/>
            <wp:docPr id="505" name="Imag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087765"/>
                    </a:xfrm>
                    <a:prstGeom prst="rect">
                      <a:avLst/>
                    </a:prstGeom>
                    <a:noFill/>
                    <a:ln>
                      <a:noFill/>
                    </a:ln>
                  </pic:spPr>
                </pic:pic>
              </a:graphicData>
            </a:graphic>
          </wp:inline>
        </w:drawing>
      </w:r>
    </w:p>
    <w:p w14:paraId="67314E9E" w14:textId="6478EA2B"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57</w:t>
      </w:r>
      <w:r w:rsidR="00673E83">
        <w:rPr>
          <w:noProof/>
        </w:rPr>
        <w:fldChar w:fldCharType="end"/>
      </w:r>
      <w:r>
        <w:t>: FoldDescription</w:t>
      </w:r>
      <w:r w:rsidR="001E6E27">
        <w:t xml:space="preserve"> context diagram</w:t>
      </w:r>
      <w:r w:rsidR="008279FB">
        <w:t>.</w:t>
      </w:r>
    </w:p>
    <w:p w14:paraId="07E5DEED" w14:textId="05E5C6AF" w:rsidR="00385692" w:rsidRPr="003A73F1" w:rsidRDefault="00385692" w:rsidP="003A73F1">
      <w:pPr>
        <w:pStyle w:val="Titre5"/>
        <w:rPr>
          <w:lang w:val="en-CA"/>
        </w:rPr>
      </w:pPr>
      <w:bookmarkStart w:id="395" w:name="BKM_D8139323_6092_443C_A360_3F3BE3361CC0"/>
      <w:bookmarkEnd w:id="395"/>
      <w:proofErr w:type="gramStart"/>
      <w:r>
        <w:rPr>
          <w:lang w:val="en-CA"/>
        </w:rPr>
        <w:t>amplitude</w:t>
      </w:r>
      <w:proofErr w:type="gramEnd"/>
    </w:p>
    <w:p w14:paraId="3C1CC4D4" w14:textId="3C2E47F5" w:rsidR="00385692" w:rsidRDefault="00385692" w:rsidP="00D20646">
      <w:pPr>
        <w:rPr>
          <w:lang w:val="en-CA"/>
        </w:rPr>
      </w:pPr>
      <w:r>
        <w:rPr>
          <w:lang w:val="en-CA"/>
        </w:rPr>
        <w:lastRenderedPageBreak/>
        <w:t xml:space="preserve">The </w:t>
      </w:r>
      <w:r w:rsidRPr="00707C33">
        <w:rPr>
          <w:rStyle w:val="Entity"/>
        </w:rPr>
        <w:t>amplitude</w:t>
      </w:r>
      <w:r>
        <w:rPr>
          <w:lang w:val="en-CA"/>
        </w:rPr>
        <w:t xml:space="preserve"> property (</w:t>
      </w:r>
      <w:r w:rsidR="00253146" w:rsidRPr="00707C33">
        <w:rPr>
          <w:rStyle w:val="Entity"/>
        </w:rPr>
        <w:t>SWE::Quantity</w:t>
      </w:r>
      <w:r w:rsidRPr="00707C33">
        <w:rPr>
          <w:rStyle w:val="Entity"/>
        </w:rPr>
        <w:t>Range</w:t>
      </w:r>
      <w:r>
        <w:rPr>
          <w:lang w:val="en-CA"/>
        </w:rPr>
        <w:t>) report</w:t>
      </w:r>
      <w:r w:rsidR="003A73F1">
        <w:rPr>
          <w:lang w:val="en-CA"/>
        </w:rPr>
        <w:t>s</w:t>
      </w:r>
      <w:r>
        <w:rPr>
          <w:lang w:val="en-CA"/>
        </w:rPr>
        <w:t xml:space="preserve"> the l</w:t>
      </w:r>
      <w:r w:rsidRPr="00385692">
        <w:rPr>
          <w:lang w:val="en-CA"/>
        </w:rPr>
        <w:t>ength from line segment connecting inflection points on adjacent fold limbs to the intervening fold hinge</w:t>
      </w:r>
      <w:r>
        <w:rPr>
          <w:lang w:val="en-CA"/>
        </w:rPr>
        <w:t>.</w:t>
      </w:r>
    </w:p>
    <w:p w14:paraId="3FDF5BF1" w14:textId="7EA0A191" w:rsidR="00385692" w:rsidRPr="003A73F1" w:rsidRDefault="00385692" w:rsidP="00D20646">
      <w:pPr>
        <w:pStyle w:val="Titre5"/>
        <w:rPr>
          <w:lang w:val="en-CA"/>
        </w:rPr>
      </w:pPr>
      <w:proofErr w:type="gramStart"/>
      <w:r w:rsidRPr="00D970E9">
        <w:rPr>
          <w:lang w:val="en-CA"/>
        </w:rPr>
        <w:t>axialSurfaceOrientation</w:t>
      </w:r>
      <w:proofErr w:type="gramEnd"/>
    </w:p>
    <w:p w14:paraId="1B185FCA" w14:textId="4DEBD681" w:rsidR="00385692" w:rsidRDefault="00385692" w:rsidP="00D20646">
      <w:pPr>
        <w:rPr>
          <w:lang w:val="en-CA"/>
        </w:rPr>
      </w:pPr>
      <w:r>
        <w:rPr>
          <w:lang w:val="en-CA"/>
        </w:rPr>
        <w:t xml:space="preserve">The property </w:t>
      </w:r>
      <w:r w:rsidRPr="00707C33">
        <w:rPr>
          <w:rStyle w:val="Entity"/>
        </w:rPr>
        <w:t>axialSurfaceOrientation</w:t>
      </w:r>
      <w:proofErr w:type="gramStart"/>
      <w:r w:rsidRPr="00707C33">
        <w:rPr>
          <w:rStyle w:val="Entity"/>
        </w:rPr>
        <w:t>:GSML</w:t>
      </w:r>
      <w:proofErr w:type="gramEnd"/>
      <w:r w:rsidRPr="00707C33">
        <w:rPr>
          <w:rStyle w:val="Entity"/>
        </w:rPr>
        <w:t>_PlanarOrientation</w:t>
      </w:r>
      <w:r>
        <w:rPr>
          <w:lang w:val="en-CA"/>
        </w:rPr>
        <w:t xml:space="preserve"> </w:t>
      </w:r>
      <w:r w:rsidR="003A73F1">
        <w:rPr>
          <w:lang w:val="en-CA"/>
        </w:rPr>
        <w:t xml:space="preserve">is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xml:space="preserve">. As a geologic surface, it has geometric properties, including orientation, which may be specified by observations at one or more locations, or 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0FD95EC" w14:textId="36B3F0FD" w:rsidR="00385692" w:rsidRPr="00707C33" w:rsidRDefault="00385692" w:rsidP="00707C33">
      <w:pPr>
        <w:pStyle w:val="Titre5"/>
        <w:rPr>
          <w:lang w:val="en-CA"/>
        </w:rPr>
      </w:pPr>
      <w:proofErr w:type="gramStart"/>
      <w:r w:rsidRPr="00D970E9">
        <w:rPr>
          <w:lang w:val="en-CA"/>
        </w:rPr>
        <w:t>geneticModel</w:t>
      </w:r>
      <w:proofErr w:type="gramEnd"/>
    </w:p>
    <w:p w14:paraId="7A53A074" w14:textId="3109703F" w:rsidR="00385692" w:rsidRDefault="00385692" w:rsidP="00D20646">
      <w:r>
        <w:rPr>
          <w:lang w:val="en-CA"/>
        </w:rPr>
        <w:t xml:space="preserve">The property </w:t>
      </w:r>
      <w:r w:rsidRPr="00707C33">
        <w:rPr>
          <w:rStyle w:val="Entity"/>
        </w:rPr>
        <w:t>geneticModel</w:t>
      </w:r>
      <w:r>
        <w:rPr>
          <w:lang w:val="en-CA"/>
        </w:rPr>
        <w:t xml:space="preserve"> (</w:t>
      </w:r>
      <w:r w:rsidR="00732681" w:rsidRPr="00707C33">
        <w:rPr>
          <w:rStyle w:val="Entity"/>
        </w:rPr>
        <w:t>SWE:</w:t>
      </w:r>
      <w:r w:rsidRPr="00707C33">
        <w:rPr>
          <w:rStyle w:val="Entity"/>
        </w:rPr>
        <w:t>:Category</w:t>
      </w:r>
      <w:r>
        <w:rPr>
          <w:lang w:val="en-CA"/>
        </w:rPr>
        <w:t>) contain</w:t>
      </w:r>
      <w:r w:rsidR="003A73F1">
        <w:rPr>
          <w:lang w:val="en-CA"/>
        </w:rPr>
        <w:t>s</w:t>
      </w:r>
      <w:r>
        <w:rPr>
          <w:lang w:val="en-CA"/>
        </w:rPr>
        <w:t xml:space="preserve">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A49D19A" w14:textId="0AEC718B" w:rsidR="00385692" w:rsidRPr="003A73F1" w:rsidRDefault="00385692" w:rsidP="00D20646">
      <w:pPr>
        <w:pStyle w:val="Titre5"/>
        <w:rPr>
          <w:lang w:val="en-CA"/>
        </w:rPr>
      </w:pPr>
      <w:proofErr w:type="gramStart"/>
      <w:r w:rsidRPr="00385692">
        <w:rPr>
          <w:lang w:val="en-CA"/>
        </w:rPr>
        <w:t>hingeLineCurvature</w:t>
      </w:r>
      <w:proofErr w:type="gramEnd"/>
    </w:p>
    <w:p w14:paraId="36BBC52F" w14:textId="7E13279F" w:rsidR="00385692" w:rsidRPr="00D970E9" w:rsidRDefault="00732681" w:rsidP="00D20646">
      <w:pPr>
        <w:rPr>
          <w:lang w:val="en-CA"/>
        </w:rPr>
      </w:pPr>
      <w:r>
        <w:rPr>
          <w:lang w:val="en-CA"/>
        </w:rPr>
        <w:t>T</w:t>
      </w:r>
      <w:r w:rsidR="00385692">
        <w:rPr>
          <w:lang w:val="en-CA"/>
        </w:rPr>
        <w:t xml:space="preserve">he </w:t>
      </w:r>
      <w:r w:rsidR="00385692" w:rsidRPr="00707C33">
        <w:rPr>
          <w:rStyle w:val="Entity"/>
        </w:rPr>
        <w:t>hingeLineCurvature</w:t>
      </w:r>
      <w:r w:rsidR="00385692">
        <w:rPr>
          <w:lang w:val="en-CA"/>
        </w:rPr>
        <w:t xml:space="preserve"> property (</w:t>
      </w:r>
      <w:r w:rsidRPr="00707C33">
        <w:rPr>
          <w:rStyle w:val="Entity"/>
        </w:rPr>
        <w:t>SWE</w:t>
      </w:r>
      <w:r w:rsidR="00385692" w:rsidRPr="00707C33">
        <w:rPr>
          <w:rStyle w:val="Entity"/>
        </w:rPr>
        <w:t>:</w:t>
      </w:r>
      <w:r w:rsidR="00707C33">
        <w:rPr>
          <w:rStyle w:val="Entity"/>
        </w:rPr>
        <w:t>:</w:t>
      </w:r>
      <w:r w:rsidR="00385692" w:rsidRPr="00707C33">
        <w:rPr>
          <w:rStyle w:val="Entity"/>
        </w:rPr>
        <w:t>Category</w:t>
      </w:r>
      <w:r w:rsidR="00385692">
        <w:rPr>
          <w:lang w:val="en-CA"/>
        </w:rPr>
        <w:t>) contain</w:t>
      </w:r>
      <w:r w:rsidR="003A73F1">
        <w:rPr>
          <w:lang w:val="en-CA"/>
        </w:rPr>
        <w:t>s</w:t>
      </w:r>
      <w:r w:rsidR="00385692">
        <w:rPr>
          <w:lang w:val="en-CA"/>
        </w:rPr>
        <w:t xml:space="preserve">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52A6F2C" w14:textId="57F0885A" w:rsidR="007A315C" w:rsidRPr="003A73F1" w:rsidRDefault="007A315C" w:rsidP="003A73F1">
      <w:pPr>
        <w:pStyle w:val="Titre5"/>
        <w:rPr>
          <w:lang w:val="en-CA"/>
        </w:rPr>
      </w:pPr>
      <w:proofErr w:type="gramStart"/>
      <w:r w:rsidRPr="007A315C">
        <w:rPr>
          <w:lang w:val="en-CA"/>
        </w:rPr>
        <w:t>hingeLineOrientation</w:t>
      </w:r>
      <w:proofErr w:type="gramEnd"/>
    </w:p>
    <w:p w14:paraId="47F7A401" w14:textId="7757214E" w:rsidR="007A315C" w:rsidRDefault="007A315C" w:rsidP="00D20646">
      <w:pPr>
        <w:rPr>
          <w:lang w:val="en-CA"/>
        </w:rPr>
      </w:pPr>
      <w:r>
        <w:rPr>
          <w:lang w:val="en-CA"/>
        </w:rPr>
        <w:t xml:space="preserve">The property </w:t>
      </w:r>
      <w:r w:rsidRPr="00707C33">
        <w:rPr>
          <w:rStyle w:val="Entity"/>
        </w:rPr>
        <w:t>hingeLineOrientation</w:t>
      </w:r>
      <w:proofErr w:type="gramStart"/>
      <w:r w:rsidRPr="00707C33">
        <w:rPr>
          <w:rStyle w:val="Entity"/>
        </w:rPr>
        <w:t>:GSML</w:t>
      </w:r>
      <w:proofErr w:type="gramEnd"/>
      <w:r w:rsidRPr="00707C33">
        <w:rPr>
          <w:rStyle w:val="Entity"/>
        </w:rPr>
        <w:t>_LinearOrientation</w:t>
      </w:r>
      <w:r>
        <w:rPr>
          <w:lang w:val="en-CA"/>
        </w:rPr>
        <w:t xml:space="preserve"> report</w:t>
      </w:r>
      <w:r w:rsidR="003A73F1">
        <w:rPr>
          <w:lang w:val="en-CA"/>
        </w:rPr>
        <w:t>s</w:t>
      </w:r>
      <w:r>
        <w:rPr>
          <w:lang w:val="en-CA"/>
        </w:rPr>
        <w:t xml:space="preserve"> the s</w:t>
      </w:r>
      <w:r w:rsidRPr="007A315C">
        <w:rPr>
          <w:lang w:val="en-CA"/>
        </w:rPr>
        <w:t>pecification of hing</w:t>
      </w:r>
      <w:r>
        <w:rPr>
          <w:lang w:val="en-CA"/>
        </w:rPr>
        <w:t xml:space="preserve">e line orientation for fold.  </w:t>
      </w:r>
      <w:r w:rsidRPr="00707C33">
        <w:rPr>
          <w:rStyle w:val="Entity"/>
        </w:rPr>
        <w:t>GSML_LinearOrientation</w:t>
      </w:r>
      <w:r w:rsidRPr="007A315C">
        <w:rPr>
          <w:lang w:val="en-CA"/>
        </w:rPr>
        <w:t xml:space="preserve">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1E0C2E26" w14:textId="50D92777" w:rsidR="007A315C" w:rsidRPr="003A73F1" w:rsidRDefault="007A315C" w:rsidP="003A73F1">
      <w:pPr>
        <w:pStyle w:val="Titre5"/>
        <w:rPr>
          <w:lang w:val="en-CA"/>
        </w:rPr>
      </w:pPr>
      <w:proofErr w:type="gramStart"/>
      <w:r w:rsidRPr="00D970E9">
        <w:rPr>
          <w:lang w:val="en-CA"/>
        </w:rPr>
        <w:t>hingeShape</w:t>
      </w:r>
      <w:proofErr w:type="gramEnd"/>
    </w:p>
    <w:p w14:paraId="0D63B090" w14:textId="3030F88C" w:rsidR="007A315C" w:rsidRDefault="007A315C" w:rsidP="00083053">
      <w:pPr>
        <w:rPr>
          <w:rFonts w:ascii="Calibri" w:hAnsi="Calibri"/>
          <w:b/>
          <w:bCs/>
          <w:color w:val="000000"/>
          <w:sz w:val="20"/>
          <w:szCs w:val="20"/>
          <w:lang w:val="en-CA"/>
        </w:rPr>
      </w:pPr>
      <w:r w:rsidRPr="00D20646">
        <w:rPr>
          <w:bCs/>
          <w:lang w:val="en-CA"/>
        </w:rPr>
        <w:t xml:space="preserve">The property </w:t>
      </w:r>
      <w:r w:rsidRPr="00707C33">
        <w:rPr>
          <w:rStyle w:val="Entity"/>
        </w:rPr>
        <w:t>hingeShape</w:t>
      </w:r>
      <w:r w:rsidRPr="00D20646">
        <w:rPr>
          <w:bCs/>
          <w:lang w:val="en-CA"/>
        </w:rPr>
        <w:t xml:space="preserve"> (</w:t>
      </w:r>
      <w:r w:rsidR="00C1314B" w:rsidRPr="00707C33">
        <w:rPr>
          <w:rStyle w:val="Entity"/>
        </w:rPr>
        <w:t>SWE</w:t>
      </w:r>
      <w:r w:rsidR="00707C33">
        <w:rPr>
          <w:rStyle w:val="Entity"/>
        </w:rPr>
        <w:t>:</w:t>
      </w:r>
      <w:r w:rsidRPr="00707C33">
        <w:rPr>
          <w:rStyle w:val="Entity"/>
        </w:rPr>
        <w:t>:Category</w:t>
      </w:r>
      <w:r w:rsidRPr="00D20646">
        <w:rPr>
          <w:bCs/>
          <w:lang w:val="en-CA"/>
        </w:rPr>
        <w:t>) report</w:t>
      </w:r>
      <w:r w:rsidR="003A73F1">
        <w:rPr>
          <w:bCs/>
          <w:lang w:val="en-CA"/>
        </w:rPr>
        <w:t>s</w:t>
      </w:r>
      <w:r w:rsidRPr="00D20646">
        <w:rPr>
          <w:bCs/>
          <w:lang w:val="en-CA"/>
        </w:rPr>
        <w:t xml:space="preserve">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62E94121" w14:textId="3296AA94" w:rsidR="00385692" w:rsidRPr="003A73F1" w:rsidRDefault="00B66D7C" w:rsidP="003A73F1">
      <w:pPr>
        <w:pStyle w:val="Titre5"/>
        <w:rPr>
          <w:lang w:val="en-CA"/>
        </w:rPr>
      </w:pPr>
      <w:proofErr w:type="gramStart"/>
      <w:r>
        <w:rPr>
          <w:lang w:val="en-CA"/>
        </w:rPr>
        <w:t>interLimbAngle</w:t>
      </w:r>
      <w:proofErr w:type="gramEnd"/>
    </w:p>
    <w:p w14:paraId="716057D2" w14:textId="61BBD625" w:rsidR="00B66D7C" w:rsidRDefault="00B66D7C" w:rsidP="00B66D7C">
      <w:pPr>
        <w:rPr>
          <w:lang w:val="en-CA"/>
        </w:rPr>
      </w:pPr>
      <w:r>
        <w:rPr>
          <w:lang w:val="en-CA"/>
        </w:rPr>
        <w:t xml:space="preserve">The property </w:t>
      </w:r>
      <w:r w:rsidRPr="00707C33">
        <w:rPr>
          <w:rStyle w:val="Entity"/>
        </w:rPr>
        <w:t>interLimbAngle</w:t>
      </w:r>
      <w:r>
        <w:rPr>
          <w:lang w:val="en-CA"/>
        </w:rPr>
        <w:t xml:space="preserve"> (</w:t>
      </w:r>
      <w:r w:rsidR="00C1314B" w:rsidRPr="00707C33">
        <w:rPr>
          <w:rStyle w:val="Entity"/>
        </w:rPr>
        <w:t>SWE</w:t>
      </w:r>
      <w:r w:rsidRPr="00707C33">
        <w:rPr>
          <w:rStyle w:val="Entity"/>
        </w:rPr>
        <w:t>:</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00D0B916" w14:textId="4C6B3A44" w:rsidR="00B66D7C" w:rsidRPr="003A73F1" w:rsidRDefault="00B66D7C" w:rsidP="003A73F1">
      <w:pPr>
        <w:pStyle w:val="Titre5"/>
        <w:rPr>
          <w:lang w:val="en-CA"/>
        </w:rPr>
      </w:pPr>
      <w:proofErr w:type="gramStart"/>
      <w:r w:rsidRPr="00B66D7C">
        <w:rPr>
          <w:lang w:val="en-CA"/>
        </w:rPr>
        <w:t>limbShape</w:t>
      </w:r>
      <w:proofErr w:type="gramEnd"/>
    </w:p>
    <w:p w14:paraId="7E0EE71C" w14:textId="3FE40B54" w:rsidR="00B66D7C" w:rsidRDefault="00B66D7C" w:rsidP="00B66D7C">
      <w:pPr>
        <w:rPr>
          <w:lang w:val="en-CA"/>
        </w:rPr>
      </w:pPr>
      <w:r>
        <w:rPr>
          <w:lang w:val="en-CA"/>
        </w:rPr>
        <w:t xml:space="preserve">The </w:t>
      </w:r>
      <w:r w:rsidRPr="00707C33">
        <w:rPr>
          <w:rStyle w:val="Entity"/>
        </w:rPr>
        <w:t>limbShape</w:t>
      </w:r>
      <w:r>
        <w:rPr>
          <w:lang w:val="en-CA"/>
        </w:rPr>
        <w:t xml:space="preserve"> property (</w:t>
      </w:r>
      <w:r w:rsidR="00C1314B" w:rsidRPr="00707C33">
        <w:rPr>
          <w:rStyle w:val="Entity"/>
        </w:rPr>
        <w:t>SWE</w:t>
      </w:r>
      <w:r w:rsidRPr="00707C33">
        <w:rPr>
          <w:rStyle w:val="Entity"/>
        </w:rPr>
        <w:t>:</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003A73F1">
        <w:rPr>
          <w:lang w:val="en-CA"/>
        </w:rPr>
        <w:t>s</w:t>
      </w:r>
      <w:r w:rsidRPr="00B66D7C">
        <w:rPr>
          <w:lang w:val="en-CA"/>
        </w:rPr>
        <w:t>traight vs curved limbs, kink, chevron, sinusoidal, box</w:t>
      </w:r>
      <w:r>
        <w:rPr>
          <w:lang w:val="en-CA"/>
        </w:rPr>
        <w:t>).</w:t>
      </w:r>
    </w:p>
    <w:p w14:paraId="13589B9B" w14:textId="631F85D0" w:rsidR="00B66D7C" w:rsidRDefault="00B66D7C" w:rsidP="00D20646">
      <w:pPr>
        <w:pStyle w:val="Titre5"/>
        <w:rPr>
          <w:lang w:val="en-CA"/>
        </w:rPr>
      </w:pPr>
      <w:proofErr w:type="gramStart"/>
      <w:r>
        <w:rPr>
          <w:lang w:val="en-CA"/>
        </w:rPr>
        <w:t>s</w:t>
      </w:r>
      <w:r w:rsidRPr="00D970E9">
        <w:rPr>
          <w:lang w:val="en-CA"/>
        </w:rPr>
        <w:t>pan</w:t>
      </w:r>
      <w:proofErr w:type="gramEnd"/>
    </w:p>
    <w:p w14:paraId="12F43895" w14:textId="53A39B54" w:rsidR="00B66D7C" w:rsidRDefault="00B66D7C">
      <w:pPr>
        <w:rPr>
          <w:lang w:val="en-CA"/>
        </w:rPr>
      </w:pPr>
      <w:r>
        <w:rPr>
          <w:lang w:val="en-CA"/>
        </w:rPr>
        <w:lastRenderedPageBreak/>
        <w:t xml:space="preserve">The </w:t>
      </w:r>
      <w:r w:rsidRPr="00707C33">
        <w:rPr>
          <w:rStyle w:val="Entity"/>
        </w:rPr>
        <w:t>span</w:t>
      </w:r>
      <w:r>
        <w:rPr>
          <w:lang w:val="en-CA"/>
        </w:rPr>
        <w:t xml:space="preserve"> property (</w:t>
      </w:r>
      <w:r w:rsidR="00253146" w:rsidRPr="00707C33">
        <w:rPr>
          <w:rStyle w:val="Entity"/>
        </w:rPr>
        <w:t>SWE::Quantity</w:t>
      </w:r>
      <w:r w:rsidRPr="00707C33">
        <w:rPr>
          <w:rStyle w:val="Entity"/>
        </w:rPr>
        <w:t>Range</w:t>
      </w:r>
      <w:r>
        <w:rPr>
          <w:lang w:val="en-CA"/>
        </w:rPr>
        <w:t>) report</w:t>
      </w:r>
      <w:r w:rsidR="003A73F1">
        <w:rPr>
          <w:lang w:val="en-CA"/>
        </w:rPr>
        <w:t>s</w:t>
      </w:r>
      <w:r>
        <w:rPr>
          <w:lang w:val="en-CA"/>
        </w:rPr>
        <w:t xml:space="preserve"> a value describing the </w:t>
      </w:r>
      <w:r w:rsidRPr="00B66D7C">
        <w:rPr>
          <w:lang w:val="en-CA"/>
        </w:rPr>
        <w:t>linear distance between inflection points in a single fold</w:t>
      </w:r>
      <w:r>
        <w:rPr>
          <w:lang w:val="en-CA"/>
        </w:rPr>
        <w:t>.</w:t>
      </w:r>
    </w:p>
    <w:p w14:paraId="75FF131E" w14:textId="443BE6C6" w:rsidR="007E7F7B" w:rsidRPr="003A73F1" w:rsidRDefault="007E7F7B" w:rsidP="003A73F1">
      <w:pPr>
        <w:pStyle w:val="Titre5"/>
        <w:rPr>
          <w:lang w:val="en-CA"/>
        </w:rPr>
      </w:pPr>
      <w:proofErr w:type="gramStart"/>
      <w:r>
        <w:rPr>
          <w:lang w:val="en-CA"/>
        </w:rPr>
        <w:t>s</w:t>
      </w:r>
      <w:r w:rsidRPr="007E7F7B">
        <w:rPr>
          <w:lang w:val="en-CA"/>
        </w:rPr>
        <w:t>ymmetry</w:t>
      </w:r>
      <w:proofErr w:type="gramEnd"/>
    </w:p>
    <w:p w14:paraId="01290D45" w14:textId="2A936611" w:rsidR="007E7F7B" w:rsidRDefault="007E7F7B" w:rsidP="00B66D7C">
      <w:pPr>
        <w:rPr>
          <w:lang w:val="en-CA"/>
        </w:rPr>
      </w:pPr>
      <w:r>
        <w:rPr>
          <w:lang w:val="en-CA"/>
        </w:rPr>
        <w:t xml:space="preserve">The </w:t>
      </w:r>
      <w:r w:rsidRPr="00707C33">
        <w:rPr>
          <w:rStyle w:val="Entity"/>
        </w:rPr>
        <w:t>symmetry</w:t>
      </w:r>
      <w:r>
        <w:rPr>
          <w:lang w:val="en-CA"/>
        </w:rPr>
        <w:t xml:space="preserve"> property (</w:t>
      </w:r>
      <w:r w:rsidR="00C1314B" w:rsidRPr="00707C33">
        <w:rPr>
          <w:rStyle w:val="Entity"/>
        </w:rPr>
        <w:t>SWE</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6F2457DE" w14:textId="230FF16A" w:rsidR="007E7F7B" w:rsidRPr="003A73F1" w:rsidRDefault="00C1314B" w:rsidP="003A73F1">
      <w:pPr>
        <w:pStyle w:val="Titre5"/>
        <w:rPr>
          <w:lang w:val="en-CA"/>
        </w:rPr>
      </w:pPr>
      <w:proofErr w:type="gramStart"/>
      <w:r>
        <w:rPr>
          <w:lang w:val="en-CA"/>
        </w:rPr>
        <w:t>s</w:t>
      </w:r>
      <w:r w:rsidR="007E7F7B" w:rsidRPr="00D970E9">
        <w:rPr>
          <w:lang w:val="en-CA"/>
        </w:rPr>
        <w:t>ystem</w:t>
      </w:r>
      <w:proofErr w:type="gramEnd"/>
    </w:p>
    <w:p w14:paraId="0845962F" w14:textId="7C610A95" w:rsidR="007E7F7B" w:rsidRPr="00B66D7C" w:rsidRDefault="007E7F7B" w:rsidP="00B66D7C">
      <w:pPr>
        <w:rPr>
          <w:lang w:val="en-CA"/>
        </w:rPr>
      </w:pPr>
      <w:r>
        <w:rPr>
          <w:lang w:val="en-CA"/>
        </w:rPr>
        <w:t xml:space="preserve">The </w:t>
      </w:r>
      <w:r w:rsidRPr="00707C33">
        <w:rPr>
          <w:rStyle w:val="Entity"/>
        </w:rPr>
        <w:t>system</w:t>
      </w:r>
      <w:r>
        <w:rPr>
          <w:lang w:val="en-CA"/>
        </w:rPr>
        <w:t xml:space="preserve"> property </w:t>
      </w:r>
      <w:r w:rsidR="003A73F1">
        <w:rPr>
          <w:lang w:val="en-CA"/>
        </w:rPr>
        <w:t>is</w:t>
      </w:r>
      <w:r>
        <w:rPr>
          <w:lang w:val="en-CA"/>
        </w:rPr>
        <w:t xml:space="preserve"> an association between a </w:t>
      </w:r>
      <w:r w:rsidRPr="00707C33">
        <w:rPr>
          <w:rStyle w:val="Entity"/>
        </w:rPr>
        <w:t>FoldDescription</w:t>
      </w:r>
      <w:r>
        <w:rPr>
          <w:lang w:val="en-CA"/>
        </w:rPr>
        <w:t xml:space="preserve"> and a </w:t>
      </w:r>
      <w:r w:rsidRPr="00707C33">
        <w:rPr>
          <w:rStyle w:val="Entity"/>
        </w:rPr>
        <w:t>FoldSystem</w:t>
      </w:r>
      <w:r>
        <w:rPr>
          <w:lang w:val="en-CA"/>
        </w:rPr>
        <w:t xml:space="preserve"> that aggregates f</w:t>
      </w:r>
      <w:r w:rsidRPr="007E7F7B">
        <w:rPr>
          <w:lang w:val="en-CA"/>
        </w:rPr>
        <w:t xml:space="preserve">olds </w:t>
      </w:r>
      <w:r>
        <w:rPr>
          <w:lang w:val="en-CA"/>
        </w:rPr>
        <w:t xml:space="preserve">into a system. </w:t>
      </w:r>
    </w:p>
    <w:p w14:paraId="771BEC55" w14:textId="1770CC0B" w:rsidR="00FE753A" w:rsidRDefault="00FE753A" w:rsidP="00FE753A">
      <w:pPr>
        <w:pStyle w:val="Titre4"/>
      </w:pPr>
      <w:bookmarkStart w:id="396" w:name="BKM_9F55EEFA_C0E3_452C_8F3E_4601CB5BDD65"/>
      <w:bookmarkStart w:id="397" w:name="BKM_B6CF2C95_A27D_49AD_BB55_36897A8B9A93"/>
      <w:bookmarkStart w:id="398" w:name="BKM_C47055C6_23E4_4FE1_89C3_7EA3E53F016F"/>
      <w:bookmarkStart w:id="399" w:name="BKM_BE3EB69A_2E9F_4015_9A53_7E29585ADF99"/>
      <w:bookmarkStart w:id="400" w:name="BKM_D49811C3_C3B3_4361_989B_69411D4795BC"/>
      <w:bookmarkStart w:id="401" w:name="BKM_6411C0D6_8DBF_4DB6_A7B6_ADED17047AE5"/>
      <w:bookmarkStart w:id="402" w:name="BKM_2C450E0F_0DB6_4DEB_964F_DE2661303D3A"/>
      <w:bookmarkStart w:id="403" w:name="BKM_5CAB0B26_2CE6_42AB_B2CE_2FA413E9F025"/>
      <w:bookmarkStart w:id="404" w:name="BKM_FA6FE08B_7A03_4337_979E_0DF7D1B98F33"/>
      <w:bookmarkStart w:id="405" w:name="BKM_922E2E10_A22B_488C_B866_3D68572C1248"/>
      <w:bookmarkEnd w:id="396"/>
      <w:bookmarkEnd w:id="397"/>
      <w:bookmarkEnd w:id="398"/>
      <w:bookmarkEnd w:id="399"/>
      <w:bookmarkEnd w:id="400"/>
      <w:bookmarkEnd w:id="401"/>
      <w:bookmarkEnd w:id="402"/>
      <w:bookmarkEnd w:id="403"/>
      <w:bookmarkEnd w:id="404"/>
      <w:bookmarkEnd w:id="405"/>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rsidRPr="008F3406">
        <w:rPr>
          <w:rStyle w:val="Entity"/>
        </w:rPr>
        <w:t>FoldSystem</w:t>
      </w:r>
      <w:r w:rsidR="007E7F7B">
        <w:t xml:space="preserve">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390C1FFC" w:rsidR="00FE753A" w:rsidRDefault="0095264C" w:rsidP="00FE753A">
      <w:pPr>
        <w:keepNext/>
      </w:pPr>
      <w:r>
        <w:rPr>
          <w:noProof/>
          <w:lang w:val="en-CA" w:eastAsia="en-CA"/>
        </w:rPr>
        <w:lastRenderedPageBreak/>
        <w:drawing>
          <wp:inline distT="0" distB="0" distL="0" distR="0" wp14:anchorId="07B29D64" wp14:editId="3650C81D">
            <wp:extent cx="5486400" cy="5730196"/>
            <wp:effectExtent l="0" t="0" r="0" b="4445"/>
            <wp:docPr id="507" name="Imag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5730196"/>
                    </a:xfrm>
                    <a:prstGeom prst="rect">
                      <a:avLst/>
                    </a:prstGeom>
                    <a:noFill/>
                    <a:ln>
                      <a:noFill/>
                    </a:ln>
                  </pic:spPr>
                </pic:pic>
              </a:graphicData>
            </a:graphic>
          </wp:inline>
        </w:drawing>
      </w:r>
    </w:p>
    <w:p w14:paraId="580337F0" w14:textId="54B98270"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58</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406" w:name="BKM_60CC5835_79D2_4A13_B4A8_D7D9DBF215A3"/>
      <w:bookmarkEnd w:id="406"/>
    </w:p>
    <w:p w14:paraId="09A70291" w14:textId="3A63279D" w:rsidR="007E7F7B" w:rsidRPr="003A73F1" w:rsidRDefault="007E7F7B" w:rsidP="003A73F1">
      <w:pPr>
        <w:pStyle w:val="Titre5"/>
        <w:rPr>
          <w:lang w:val="en-CA"/>
        </w:rPr>
      </w:pPr>
      <w:proofErr w:type="gramStart"/>
      <w:r>
        <w:rPr>
          <w:lang w:val="en-CA"/>
        </w:rPr>
        <w:t>periodic</w:t>
      </w:r>
      <w:proofErr w:type="gramEnd"/>
    </w:p>
    <w:p w14:paraId="2A0E1BF0" w14:textId="4B10BCA2" w:rsidR="007E7F7B" w:rsidRDefault="007E7F7B" w:rsidP="00D20646">
      <w:pPr>
        <w:rPr>
          <w:lang w:val="en-CA"/>
        </w:rPr>
      </w:pPr>
      <w:r>
        <w:rPr>
          <w:lang w:val="en-CA"/>
        </w:rPr>
        <w:t xml:space="preserve">The property </w:t>
      </w:r>
      <w:r w:rsidRPr="008F3406">
        <w:rPr>
          <w:rStyle w:val="Entity"/>
        </w:rPr>
        <w:t>periodic</w:t>
      </w:r>
      <w:proofErr w:type="gramStart"/>
      <w:r w:rsidRPr="008F3406">
        <w:rPr>
          <w:rStyle w:val="Entity"/>
        </w:rPr>
        <w:t>:</w:t>
      </w:r>
      <w:r w:rsidR="00C1314B" w:rsidRPr="008F3406">
        <w:rPr>
          <w:rStyle w:val="Entity"/>
        </w:rPr>
        <w:t>Primitive</w:t>
      </w:r>
      <w:proofErr w:type="gramEnd"/>
      <w:r w:rsidR="00C1314B" w:rsidRPr="008F3406">
        <w:rPr>
          <w:rStyle w:val="Entity"/>
        </w:rPr>
        <w:t>::</w:t>
      </w:r>
      <w:r w:rsidRPr="008F3406">
        <w:rPr>
          <w:rStyle w:val="Entity"/>
        </w:rPr>
        <w:t>Boolean</w:t>
      </w:r>
      <w:r>
        <w:rPr>
          <w:lang w:val="en-CA"/>
        </w:rPr>
        <w:t xml:space="preserve"> report</w:t>
      </w:r>
      <w:r w:rsidR="003A73F1">
        <w:rPr>
          <w:lang w:val="en-CA"/>
        </w:rPr>
        <w:t>s TRUE if</w:t>
      </w:r>
      <w:r>
        <w:rPr>
          <w:lang w:val="en-CA"/>
        </w:rPr>
        <w:t xml:space="preserve"> the hinges in a train are regularly spaced, and FALSE otherwise.</w:t>
      </w:r>
    </w:p>
    <w:p w14:paraId="5408D9BE" w14:textId="552322AC" w:rsidR="007E7F7B" w:rsidRPr="003A73F1" w:rsidRDefault="007E7F7B" w:rsidP="00D20646">
      <w:pPr>
        <w:pStyle w:val="Titre5"/>
        <w:rPr>
          <w:lang w:val="en-CA"/>
        </w:rPr>
      </w:pPr>
      <w:proofErr w:type="gramStart"/>
      <w:r>
        <w:rPr>
          <w:lang w:val="en-CA"/>
        </w:rPr>
        <w:t>wavelength</w:t>
      </w:r>
      <w:proofErr w:type="gramEnd"/>
    </w:p>
    <w:p w14:paraId="44AFF6BB" w14:textId="5BEFC40C" w:rsidR="007E7F7B" w:rsidRDefault="007E7F7B" w:rsidP="00D20646">
      <w:pPr>
        <w:rPr>
          <w:lang w:val="en-CA"/>
        </w:rPr>
      </w:pPr>
      <w:r>
        <w:rPr>
          <w:lang w:val="en-CA"/>
        </w:rPr>
        <w:t xml:space="preserve">The property </w:t>
      </w:r>
      <w:r w:rsidRPr="008F3406">
        <w:rPr>
          <w:rStyle w:val="Entity"/>
        </w:rPr>
        <w:t>wavelength</w:t>
      </w:r>
      <w:r>
        <w:rPr>
          <w:lang w:val="en-CA"/>
        </w:rPr>
        <w:t xml:space="preserve"> (</w:t>
      </w:r>
      <w:r w:rsidR="00253146" w:rsidRPr="008F3406">
        <w:rPr>
          <w:rStyle w:val="Entity"/>
        </w:rPr>
        <w:t>SWE::Quantity</w:t>
      </w:r>
      <w:r w:rsidRPr="008F3406">
        <w:rPr>
          <w:rStyle w:val="Entity"/>
        </w:rPr>
        <w:t>Range</w:t>
      </w:r>
      <w:r>
        <w:rPr>
          <w:lang w:val="en-CA"/>
        </w:rPr>
        <w:t>) contain</w:t>
      </w:r>
      <w:r w:rsidR="003A73F1">
        <w:rPr>
          <w:lang w:val="en-CA"/>
        </w:rPr>
        <w:t>s</w:t>
      </w:r>
      <w:r>
        <w:rPr>
          <w:lang w:val="en-CA"/>
        </w:rPr>
        <w:t xml:space="preserve">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Titre5"/>
        <w:rPr>
          <w:lang w:val="en-CA"/>
        </w:rPr>
      </w:pPr>
      <w:proofErr w:type="gramStart"/>
      <w:r w:rsidRPr="00D970E9">
        <w:rPr>
          <w:lang w:val="en-CA"/>
        </w:rPr>
        <w:t>foldSystemMember</w:t>
      </w:r>
      <w:proofErr w:type="gramEnd"/>
    </w:p>
    <w:p w14:paraId="22B2235C" w14:textId="1F3E7D32" w:rsidR="007E7F7B" w:rsidRDefault="007E7F7B" w:rsidP="00D20646">
      <w:pPr>
        <w:rPr>
          <w:lang w:val="en-CA"/>
        </w:rPr>
      </w:pPr>
      <w:r>
        <w:rPr>
          <w:lang w:val="en-CA"/>
        </w:rPr>
        <w:lastRenderedPageBreak/>
        <w:t xml:space="preserve">The </w:t>
      </w:r>
      <w:r w:rsidRPr="008F3406">
        <w:rPr>
          <w:rStyle w:val="Entity"/>
        </w:rPr>
        <w:t>foldSystemMember</w:t>
      </w:r>
      <w:r>
        <w:rPr>
          <w:lang w:val="en-CA"/>
        </w:rPr>
        <w:t xml:space="preserve"> </w:t>
      </w:r>
      <w:r w:rsidR="003A73F1">
        <w:rPr>
          <w:lang w:val="en-CA"/>
        </w:rPr>
        <w:t>is</w:t>
      </w:r>
      <w:r>
        <w:rPr>
          <w:lang w:val="en-CA"/>
        </w:rPr>
        <w:t xml:space="preserve"> an association between a </w:t>
      </w:r>
      <w:r w:rsidRPr="008F3406">
        <w:rPr>
          <w:rStyle w:val="Entity"/>
        </w:rPr>
        <w:t>FoldSystem</w:t>
      </w:r>
      <w:r>
        <w:rPr>
          <w:lang w:val="en-CA"/>
        </w:rPr>
        <w:t xml:space="preserve"> and the </w:t>
      </w:r>
      <w:r w:rsidRPr="008F3406">
        <w:rPr>
          <w:rStyle w:val="Entity"/>
        </w:rPr>
        <w:t>Folds</w:t>
      </w:r>
      <w:r>
        <w:rPr>
          <w:lang w:val="en-CA"/>
        </w:rPr>
        <w:t xml:space="preserve"> that are member</w:t>
      </w:r>
      <w:r w:rsidR="00C1314B">
        <w:rPr>
          <w:lang w:val="en-CA"/>
        </w:rPr>
        <w:t>s</w:t>
      </w:r>
      <w:r>
        <w:rPr>
          <w:lang w:val="en-CA"/>
        </w:rPr>
        <w:t xml:space="preserve"> of that system.</w:t>
      </w:r>
    </w:p>
    <w:p w14:paraId="69156B22" w14:textId="4576B81B" w:rsidR="00FE753A" w:rsidRDefault="003804FE" w:rsidP="003804FE">
      <w:pPr>
        <w:pStyle w:val="Titre4"/>
      </w:pPr>
      <w:bookmarkStart w:id="407" w:name="BKM_50AAAF20_CB99_4ABC_9FAE_60AD6D1987FD"/>
      <w:bookmarkStart w:id="408" w:name="BKM_15CC129A_078F_4F7E_80FD_248D1D0D33F2"/>
      <w:bookmarkEnd w:id="407"/>
      <w:bookmarkEnd w:id="408"/>
      <w:r>
        <w:t>FoliationDescription</w:t>
      </w:r>
    </w:p>
    <w:p w14:paraId="37BF6AF3" w14:textId="77777777" w:rsidR="003804FE" w:rsidRDefault="003804FE" w:rsidP="00AB10FC"/>
    <w:p w14:paraId="49A2EDDB" w14:textId="1696FF9A" w:rsidR="003804FE" w:rsidRDefault="007E7F7B" w:rsidP="00AB10FC">
      <w:r w:rsidRPr="008F3406">
        <w:rPr>
          <w:rStyle w:val="Entity"/>
        </w:rPr>
        <w:t>FoliationDescription</w:t>
      </w:r>
      <w:r>
        <w:t xml:space="preserve"> provides e</w:t>
      </w:r>
      <w:r w:rsidR="003804FE" w:rsidRPr="003804FE">
        <w:t>xtended descriptive properties of a foliation structure.</w:t>
      </w:r>
    </w:p>
    <w:p w14:paraId="0AA5820D" w14:textId="77777777" w:rsidR="003804FE" w:rsidRDefault="003804FE" w:rsidP="00AB10FC"/>
    <w:p w14:paraId="5082C7BD" w14:textId="37EBD7A4" w:rsidR="003804FE" w:rsidRDefault="0095264C" w:rsidP="003804FE">
      <w:pPr>
        <w:keepNext/>
      </w:pPr>
      <w:r>
        <w:rPr>
          <w:noProof/>
          <w:lang w:val="en-CA" w:eastAsia="en-CA"/>
        </w:rPr>
        <w:drawing>
          <wp:inline distT="0" distB="0" distL="0" distR="0" wp14:anchorId="432337D8" wp14:editId="41076E9D">
            <wp:extent cx="5486400" cy="5862004"/>
            <wp:effectExtent l="0" t="0" r="0" b="5715"/>
            <wp:docPr id="508" name="Imag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5862004"/>
                    </a:xfrm>
                    <a:prstGeom prst="rect">
                      <a:avLst/>
                    </a:prstGeom>
                    <a:noFill/>
                    <a:ln>
                      <a:noFill/>
                    </a:ln>
                  </pic:spPr>
                </pic:pic>
              </a:graphicData>
            </a:graphic>
          </wp:inline>
        </w:drawing>
      </w:r>
    </w:p>
    <w:p w14:paraId="0A7AE18D" w14:textId="6ED11ED7" w:rsidR="003804FE" w:rsidRDefault="003804FE" w:rsidP="003804FE">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59</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409" w:name="BKM_FDDB3C9C_445F_40FB_AB70_ED1438E267DC"/>
      <w:bookmarkEnd w:id="409"/>
    </w:p>
    <w:p w14:paraId="6456629C" w14:textId="7A00994A" w:rsidR="007E7F7B" w:rsidRPr="003A73F1" w:rsidRDefault="007E7F7B" w:rsidP="003A73F1">
      <w:pPr>
        <w:pStyle w:val="Titre5"/>
        <w:rPr>
          <w:lang w:val="en-CA"/>
        </w:rPr>
      </w:pPr>
      <w:proofErr w:type="gramStart"/>
      <w:r>
        <w:rPr>
          <w:lang w:val="en-CA"/>
        </w:rPr>
        <w:lastRenderedPageBreak/>
        <w:t>definingElement</w:t>
      </w:r>
      <w:proofErr w:type="gramEnd"/>
      <w:r>
        <w:rPr>
          <w:lang w:val="en-CA"/>
        </w:rPr>
        <w:t xml:space="preserve"> </w:t>
      </w:r>
    </w:p>
    <w:p w14:paraId="022559B6" w14:textId="42462D58" w:rsidR="007E7F7B" w:rsidRPr="008F3406" w:rsidRDefault="007E7F7B" w:rsidP="008F3406">
      <w:pPr>
        <w:rPr>
          <w:lang w:val="en-CA"/>
        </w:rPr>
      </w:pPr>
      <w:r>
        <w:rPr>
          <w:lang w:val="en-CA"/>
        </w:rPr>
        <w:t xml:space="preserve">The property </w:t>
      </w:r>
      <w:r w:rsidRPr="008F3406">
        <w:rPr>
          <w:rStyle w:val="Entity"/>
        </w:rPr>
        <w:t>definingElement</w:t>
      </w:r>
      <w:r>
        <w:rPr>
          <w:lang w:val="en-CA"/>
        </w:rPr>
        <w:t xml:space="preserve"> (</w:t>
      </w:r>
      <w:r w:rsidR="00734129" w:rsidRPr="008F3406">
        <w:rPr>
          <w:rStyle w:val="Entity"/>
        </w:rPr>
        <w:t>SWE</w:t>
      </w:r>
      <w:r w:rsidRPr="008F3406">
        <w:rPr>
          <w:rStyle w:val="Entity"/>
        </w:rPr>
        <w:t>:</w:t>
      </w:r>
      <w:r w:rsidR="008F3406">
        <w:rPr>
          <w:rStyle w:val="Entity"/>
        </w:rPr>
        <w:t>:</w:t>
      </w:r>
      <w:r w:rsidRPr="008F3406">
        <w:rPr>
          <w:rStyle w:val="Entity"/>
        </w:rPr>
        <w:t>Category</w:t>
      </w:r>
      <w:r>
        <w:rPr>
          <w:lang w:val="en-CA"/>
        </w:rPr>
        <w:t>) contain</w:t>
      </w:r>
      <w:r w:rsidR="003A73F1">
        <w:rPr>
          <w:lang w:val="en-CA"/>
        </w:rPr>
        <w:t>s</w:t>
      </w:r>
      <w:r>
        <w:rPr>
          <w:lang w:val="en-CA"/>
        </w:rPr>
        <w:t xml:space="preserve"> a term from a controlled vocabulary describing the k</w:t>
      </w:r>
      <w:r w:rsidRPr="007E7F7B">
        <w:rPr>
          <w:lang w:val="en-CA"/>
        </w:rPr>
        <w:t xml:space="preserve">inds of describable inhomogeneity in a rock body that may define a </w:t>
      </w:r>
      <w:r w:rsidRPr="008F3406">
        <w:rPr>
          <w:rStyle w:val="Entity"/>
        </w:rPr>
        <w:t>GeologicStructure</w:t>
      </w:r>
      <w:r w:rsidRPr="007E7F7B">
        <w:rPr>
          <w:lang w:val="en-CA"/>
        </w:rPr>
        <w:t xml:space="preserve">.   Examples include </w:t>
      </w:r>
      <w:r w:rsidR="008F3406">
        <w:rPr>
          <w:lang w:val="en-CA"/>
        </w:rPr>
        <w:t>d</w:t>
      </w:r>
      <w:r w:rsidRPr="007E7F7B">
        <w:rPr>
          <w:lang w:val="en-CA"/>
        </w:rPr>
        <w:t>iscontinuity</w:t>
      </w:r>
      <w:r w:rsidR="008F3406">
        <w:rPr>
          <w:lang w:val="en-CA"/>
        </w:rPr>
        <w:t>, shaped surface, oriented p</w:t>
      </w:r>
      <w:r w:rsidRPr="007E7F7B">
        <w:rPr>
          <w:lang w:val="en-CA"/>
        </w:rPr>
        <w:t xml:space="preserve">article, </w:t>
      </w:r>
      <w:r w:rsidR="008F3406">
        <w:rPr>
          <w:lang w:val="en-CA"/>
        </w:rPr>
        <w:t>material boundary, and l</w:t>
      </w:r>
      <w:r w:rsidRPr="007E7F7B">
        <w:rPr>
          <w:lang w:val="en-CA"/>
        </w:rPr>
        <w:t xml:space="preserve">ayer.  </w:t>
      </w:r>
    </w:p>
    <w:p w14:paraId="75788F81" w14:textId="744DA3BD" w:rsidR="00DA196D" w:rsidRPr="003A73F1" w:rsidRDefault="00DA196D" w:rsidP="009C163F">
      <w:pPr>
        <w:pStyle w:val="Titre5"/>
        <w:rPr>
          <w:lang w:val="en-CA"/>
        </w:rPr>
      </w:pPr>
      <w:proofErr w:type="gramStart"/>
      <w:r>
        <w:rPr>
          <w:lang w:val="en-CA"/>
        </w:rPr>
        <w:t>c</w:t>
      </w:r>
      <w:r w:rsidRPr="00DA196D">
        <w:rPr>
          <w:lang w:val="en-CA"/>
        </w:rPr>
        <w:t>ontinuity</w:t>
      </w:r>
      <w:proofErr w:type="gramEnd"/>
    </w:p>
    <w:p w14:paraId="618CB52B" w14:textId="4F246511" w:rsidR="00DA196D" w:rsidRPr="008F3406" w:rsidRDefault="00DA196D" w:rsidP="008F3406">
      <w:pPr>
        <w:rPr>
          <w:lang w:val="en-CA"/>
        </w:rPr>
      </w:pPr>
      <w:r>
        <w:rPr>
          <w:lang w:val="en-CA"/>
        </w:rPr>
        <w:t xml:space="preserve">The </w:t>
      </w:r>
      <w:r w:rsidRPr="008F3406">
        <w:rPr>
          <w:rStyle w:val="Entity"/>
        </w:rPr>
        <w:t>continuity</w:t>
      </w:r>
      <w:r>
        <w:rPr>
          <w:lang w:val="en-CA"/>
        </w:rPr>
        <w:t xml:space="preserve"> proper</w:t>
      </w:r>
      <w:r w:rsidR="00734129">
        <w:rPr>
          <w:lang w:val="en-CA"/>
        </w:rPr>
        <w:t>t</w:t>
      </w:r>
      <w:r>
        <w:rPr>
          <w:lang w:val="en-CA"/>
        </w:rPr>
        <w:t>y (</w:t>
      </w:r>
      <w:r w:rsidR="00734129" w:rsidRPr="008F3406">
        <w:rPr>
          <w:rStyle w:val="Entity"/>
        </w:rPr>
        <w:t>SWE</w:t>
      </w:r>
      <w:r w:rsidRPr="008F3406">
        <w:rPr>
          <w:rStyle w:val="Entity"/>
        </w:rPr>
        <w:t>:</w:t>
      </w:r>
      <w:r w:rsidR="008F3406">
        <w:rPr>
          <w:rStyle w:val="Entity"/>
        </w:rPr>
        <w:t>:</w:t>
      </w:r>
      <w:r w:rsidRPr="008F3406">
        <w:rPr>
          <w:rStyle w:val="Entity"/>
        </w:rPr>
        <w:t>Category</w:t>
      </w:r>
      <w:r>
        <w:rPr>
          <w:lang w:val="en-CA"/>
        </w:rPr>
        <w:t>) report</w:t>
      </w:r>
      <w:r w:rsidR="003A73F1">
        <w:rPr>
          <w:lang w:val="en-CA"/>
        </w:rPr>
        <w:t>s</w:t>
      </w:r>
      <w:r>
        <w:rPr>
          <w:lang w:val="en-CA"/>
        </w:rPr>
        <w:t xml:space="preserve"> a term from a controlled vocabulary </w:t>
      </w:r>
      <w:r w:rsidRPr="00DA196D">
        <w:rPr>
          <w:lang w:val="en-CA"/>
        </w:rPr>
        <w:t>to distinguish continuous vs. disjunct cleavages</w:t>
      </w:r>
      <w:r w:rsidR="008F3406">
        <w:rPr>
          <w:lang w:val="en-CA"/>
        </w:rPr>
        <w:t>.</w:t>
      </w:r>
    </w:p>
    <w:p w14:paraId="31CCB8BC" w14:textId="341A2226" w:rsidR="00DA196D" w:rsidRPr="003A73F1" w:rsidRDefault="00DA196D" w:rsidP="003A73F1">
      <w:pPr>
        <w:pStyle w:val="Titre5"/>
        <w:rPr>
          <w:lang w:val="en-CA"/>
        </w:rPr>
      </w:pPr>
      <w:proofErr w:type="gramStart"/>
      <w:r>
        <w:rPr>
          <w:lang w:val="en-CA"/>
        </w:rPr>
        <w:t>intensity</w:t>
      </w:r>
      <w:proofErr w:type="gramEnd"/>
    </w:p>
    <w:p w14:paraId="305EE0CC" w14:textId="19465F97" w:rsidR="00DA196D" w:rsidRPr="00DA196D" w:rsidRDefault="00DA196D" w:rsidP="00DA196D">
      <w:pPr>
        <w:rPr>
          <w:lang w:val="en-CA"/>
        </w:rPr>
      </w:pPr>
      <w:r>
        <w:rPr>
          <w:lang w:val="en-CA"/>
        </w:rPr>
        <w:t xml:space="preserve">The </w:t>
      </w:r>
      <w:r w:rsidR="00FA3C67" w:rsidRPr="008F3406">
        <w:rPr>
          <w:rStyle w:val="Entity"/>
        </w:rPr>
        <w:t>intensity</w:t>
      </w:r>
      <w:r w:rsidR="00FA3C67">
        <w:rPr>
          <w:lang w:val="en-CA"/>
        </w:rPr>
        <w:t xml:space="preserve"> </w:t>
      </w:r>
      <w:r>
        <w:rPr>
          <w:lang w:val="en-CA"/>
        </w:rPr>
        <w:t>property (</w:t>
      </w:r>
      <w:r w:rsidR="00FA3C67" w:rsidRPr="008F3406">
        <w:rPr>
          <w:rStyle w:val="Entity"/>
        </w:rPr>
        <w:t>SWE</w:t>
      </w:r>
      <w:r w:rsidRPr="008F3406">
        <w:rPr>
          <w:rStyle w:val="Entity"/>
        </w:rPr>
        <w:t>:</w:t>
      </w:r>
      <w:r w:rsidR="008F3406">
        <w:rPr>
          <w:rStyle w:val="Entity"/>
        </w:rPr>
        <w:t>:</w:t>
      </w:r>
      <w:r w:rsidRPr="008F3406">
        <w:rPr>
          <w:rStyle w:val="Entity"/>
        </w:rPr>
        <w:t>Category</w:t>
      </w:r>
      <w:r>
        <w:rPr>
          <w:lang w:val="en-CA"/>
        </w:rPr>
        <w:t>) contain</w:t>
      </w:r>
      <w:r w:rsidR="003A73F1">
        <w:rPr>
          <w:lang w:val="en-CA"/>
        </w:rPr>
        <w:t>s</w:t>
      </w:r>
      <w:r>
        <w:rPr>
          <w:lang w:val="en-CA"/>
        </w:rPr>
        <w:t xml:space="preserve">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4573C1F7" w14:textId="278D4EFC" w:rsidR="00DA196D" w:rsidRPr="003A73F1" w:rsidRDefault="00DA196D" w:rsidP="003A73F1">
      <w:pPr>
        <w:pStyle w:val="Titre5"/>
        <w:rPr>
          <w:lang w:val="en-CA"/>
        </w:rPr>
      </w:pPr>
      <w:proofErr w:type="gramStart"/>
      <w:r w:rsidRPr="00DA196D">
        <w:rPr>
          <w:lang w:val="en-CA"/>
        </w:rPr>
        <w:t>mineralElement</w:t>
      </w:r>
      <w:proofErr w:type="gramEnd"/>
    </w:p>
    <w:p w14:paraId="04E4E897" w14:textId="4C1681F4" w:rsidR="00DA196D" w:rsidRDefault="00DA196D" w:rsidP="009C163F">
      <w:pPr>
        <w:rPr>
          <w:lang w:val="en-CA"/>
        </w:rPr>
      </w:pPr>
      <w:r>
        <w:rPr>
          <w:lang w:val="en-CA"/>
        </w:rPr>
        <w:t xml:space="preserve">The </w:t>
      </w:r>
      <w:r w:rsidRPr="008F3406">
        <w:rPr>
          <w:rStyle w:val="Entity"/>
        </w:rPr>
        <w:t>mineralElement</w:t>
      </w:r>
      <w:r>
        <w:rPr>
          <w:lang w:val="en-CA"/>
        </w:rPr>
        <w:t xml:space="preserve"> property </w:t>
      </w:r>
      <w:r w:rsidR="003A73F1">
        <w:rPr>
          <w:lang w:val="en-CA"/>
        </w:rPr>
        <w:t xml:space="preserve">is </w:t>
      </w:r>
      <w:r>
        <w:rPr>
          <w:lang w:val="en-CA"/>
        </w:rPr>
        <w:t xml:space="preserve">an association between </w:t>
      </w:r>
      <w:r w:rsidRPr="008F3406">
        <w:rPr>
          <w:rStyle w:val="Entity"/>
        </w:rPr>
        <w:t>FoliationDescription</w:t>
      </w:r>
      <w:r>
        <w:rPr>
          <w:lang w:val="en-CA"/>
        </w:rPr>
        <w:t xml:space="preserve"> and a </w:t>
      </w:r>
      <w:r w:rsidRPr="008F3406">
        <w:rPr>
          <w:rStyle w:val="Entity"/>
        </w:rPr>
        <w:t>Mineral</w:t>
      </w:r>
      <w:r>
        <w:rPr>
          <w:lang w:val="en-CA"/>
        </w:rPr>
        <w:t xml:space="preserve"> that defines that foliation.</w:t>
      </w:r>
    </w:p>
    <w:p w14:paraId="24ECEB6F" w14:textId="55BBD5F6" w:rsidR="00DA196D" w:rsidRPr="003A73F1" w:rsidRDefault="00DA196D" w:rsidP="003A73F1">
      <w:pPr>
        <w:pStyle w:val="Titre5"/>
        <w:rPr>
          <w:lang w:val="en-CA"/>
        </w:rPr>
      </w:pPr>
      <w:proofErr w:type="gramStart"/>
      <w:r>
        <w:rPr>
          <w:lang w:val="en-CA"/>
        </w:rPr>
        <w:t>o</w:t>
      </w:r>
      <w:r w:rsidRPr="00DA196D">
        <w:rPr>
          <w:lang w:val="en-CA"/>
        </w:rPr>
        <w:t>rientation</w:t>
      </w:r>
      <w:proofErr w:type="gramEnd"/>
    </w:p>
    <w:p w14:paraId="39D7C545" w14:textId="4853B508" w:rsidR="00DA196D" w:rsidRDefault="00DA196D" w:rsidP="009C163F">
      <w:pPr>
        <w:rPr>
          <w:lang w:val="en-CA"/>
        </w:rPr>
      </w:pPr>
      <w:r>
        <w:rPr>
          <w:lang w:val="en-CA"/>
        </w:rPr>
        <w:t xml:space="preserve">The </w:t>
      </w:r>
      <w:r w:rsidRPr="008F3406">
        <w:rPr>
          <w:rStyle w:val="Entity"/>
        </w:rPr>
        <w:t>orientation</w:t>
      </w:r>
      <w:proofErr w:type="gramStart"/>
      <w:r w:rsidRPr="008F3406">
        <w:rPr>
          <w:rStyle w:val="Entity"/>
        </w:rPr>
        <w:t>:GSML</w:t>
      </w:r>
      <w:proofErr w:type="gramEnd"/>
      <w:r w:rsidRPr="008F3406">
        <w:rPr>
          <w:rStyle w:val="Entity"/>
        </w:rPr>
        <w:t>_PlanarOrientation</w:t>
      </w:r>
      <w:r>
        <w:rPr>
          <w:lang w:val="en-CA"/>
        </w:rPr>
        <w:t xml:space="preserve"> contain</w:t>
      </w:r>
      <w:r w:rsidR="003A73F1">
        <w:rPr>
          <w:lang w:val="en-CA"/>
        </w:rPr>
        <w:t>s</w:t>
      </w:r>
      <w:r>
        <w:rPr>
          <w:lang w:val="en-CA"/>
        </w:rPr>
        <w:t xml:space="preserve"> an e</w:t>
      </w:r>
      <w:r w:rsidRPr="00DA196D">
        <w:rPr>
          <w:lang w:val="en-CA"/>
        </w:rPr>
        <w:t>stimate of the planar orientation of the foliation structure.</w:t>
      </w:r>
    </w:p>
    <w:p w14:paraId="51982F6D" w14:textId="47557E7B" w:rsidR="009C163F" w:rsidRDefault="009C163F" w:rsidP="009C163F">
      <w:pPr>
        <w:pStyle w:val="Titre5"/>
        <w:rPr>
          <w:lang w:val="en-CA"/>
        </w:rPr>
      </w:pPr>
      <w:proofErr w:type="gramStart"/>
      <w:r>
        <w:rPr>
          <w:lang w:val="en-CA"/>
        </w:rPr>
        <w:t>s</w:t>
      </w:r>
      <w:r w:rsidRPr="00D970E9">
        <w:rPr>
          <w:lang w:val="en-CA"/>
        </w:rPr>
        <w:t>pacing</w:t>
      </w:r>
      <w:proofErr w:type="gramEnd"/>
    </w:p>
    <w:p w14:paraId="45BF15E9" w14:textId="7927E414" w:rsidR="009C163F" w:rsidRDefault="009C163F" w:rsidP="009C163F">
      <w:pPr>
        <w:rPr>
          <w:lang w:val="en-CA"/>
        </w:rPr>
      </w:pPr>
      <w:r>
        <w:rPr>
          <w:lang w:val="en-CA"/>
        </w:rPr>
        <w:t xml:space="preserve">The </w:t>
      </w:r>
      <w:r w:rsidRPr="008F3406">
        <w:rPr>
          <w:rStyle w:val="Entity"/>
        </w:rPr>
        <w:t>spacing</w:t>
      </w:r>
      <w:r>
        <w:rPr>
          <w:lang w:val="en-CA"/>
        </w:rPr>
        <w:t xml:space="preserve"> property (</w:t>
      </w:r>
      <w:r w:rsidR="00253146" w:rsidRPr="008F3406">
        <w:rPr>
          <w:rStyle w:val="Entity"/>
        </w:rPr>
        <w:t>SWE::Quantity</w:t>
      </w:r>
      <w:r w:rsidRPr="008F3406">
        <w:rPr>
          <w:rStyle w:val="Entity"/>
        </w:rPr>
        <w:t>Range</w:t>
      </w:r>
      <w:r>
        <w:rPr>
          <w:lang w:val="en-CA"/>
        </w:rPr>
        <w:t>) contain</w:t>
      </w:r>
      <w:r w:rsidR="003A73F1">
        <w:rPr>
          <w:lang w:val="en-CA"/>
        </w:rPr>
        <w:t>s</w:t>
      </w:r>
      <w:r>
        <w:rPr>
          <w:lang w:val="en-CA"/>
        </w:rPr>
        <w:t xml:space="preserve">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Titre4"/>
      </w:pPr>
      <w:bookmarkStart w:id="410" w:name="BKM_19D968ED_E9E9_4696_A463_9B8A89B9A29C"/>
      <w:bookmarkStart w:id="411" w:name="BKM_A9E84D60_87E8_4274_B497_38C594525434"/>
      <w:bookmarkStart w:id="412" w:name="BKM_F7EC3986_4D93_479D_BDAB_FDA23552D58F"/>
      <w:bookmarkStart w:id="413" w:name="BKM_3788366B_341E_49F9_A366_57B90FBEF589"/>
      <w:bookmarkStart w:id="414" w:name="BKM_472C9381_9698_46F2_8E04_2E603A1474CC"/>
      <w:bookmarkStart w:id="415" w:name="BKM_33E4A038_4438_4CEF_A4A6_6E8349B6FDCC"/>
      <w:bookmarkEnd w:id="410"/>
      <w:bookmarkEnd w:id="411"/>
      <w:bookmarkEnd w:id="412"/>
      <w:bookmarkEnd w:id="413"/>
      <w:bookmarkEnd w:id="414"/>
      <w:bookmarkEnd w:id="415"/>
      <w:r>
        <w:t>ShearDisplacementStructureDescription</w:t>
      </w:r>
    </w:p>
    <w:p w14:paraId="7ACDA1D5" w14:textId="77777777" w:rsidR="00617E36" w:rsidRDefault="00617E36" w:rsidP="00AB10FC"/>
    <w:p w14:paraId="0ACBB233" w14:textId="42FE0D3D" w:rsidR="00617E36" w:rsidRDefault="009C163F" w:rsidP="00AB10FC">
      <w:r w:rsidRPr="008F3406">
        <w:rPr>
          <w:rStyle w:val="Entity"/>
        </w:rPr>
        <w:t>ShearDisplacementStructureDescription</w:t>
      </w:r>
      <w:r>
        <w:t xml:space="preserve">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7C615B">
        <w:t>8.4.3.5</w:t>
      </w:r>
      <w:r>
        <w:fldChar w:fldCharType="end"/>
      </w:r>
      <w:r>
        <w:t xml:space="preserve"> by extending the abstract property block </w:t>
      </w:r>
      <w:r w:rsidRPr="008F3406">
        <w:rPr>
          <w:rStyle w:val="Entity"/>
        </w:rPr>
        <w:t>ShearDisplacementStructureAbstractDescription</w:t>
      </w:r>
      <w:r>
        <w:t>.</w:t>
      </w:r>
    </w:p>
    <w:p w14:paraId="30DEBDCB" w14:textId="316764EF" w:rsidR="00617E36" w:rsidRDefault="0095264C" w:rsidP="00617E36">
      <w:pPr>
        <w:keepNext/>
      </w:pPr>
      <w:r>
        <w:rPr>
          <w:noProof/>
          <w:lang w:val="en-CA" w:eastAsia="en-CA"/>
        </w:rPr>
        <w:lastRenderedPageBreak/>
        <w:drawing>
          <wp:inline distT="0" distB="0" distL="0" distR="0" wp14:anchorId="1ADF83B7" wp14:editId="79BB6E3F">
            <wp:extent cx="5486400" cy="4049757"/>
            <wp:effectExtent l="0" t="0" r="0" b="8255"/>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4049757"/>
                    </a:xfrm>
                    <a:prstGeom prst="rect">
                      <a:avLst/>
                    </a:prstGeom>
                    <a:noFill/>
                    <a:ln>
                      <a:noFill/>
                    </a:ln>
                  </pic:spPr>
                </pic:pic>
              </a:graphicData>
            </a:graphic>
          </wp:inline>
        </w:drawing>
      </w:r>
    </w:p>
    <w:p w14:paraId="3149E471" w14:textId="070090BE" w:rsidR="00617E36" w:rsidRDefault="00617E36" w:rsidP="00617E36">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60</w:t>
      </w:r>
      <w:r w:rsidR="00673E83">
        <w:rPr>
          <w:noProof/>
        </w:rPr>
        <w:fldChar w:fldCharType="end"/>
      </w:r>
      <w:r>
        <w:t>: ShearDisplacementStructureDescription</w:t>
      </w:r>
      <w:r w:rsidR="008279FB">
        <w:t xml:space="preserve"> context diagram.</w:t>
      </w:r>
    </w:p>
    <w:p w14:paraId="584B105E" w14:textId="772909F4" w:rsidR="001B4102" w:rsidRPr="003A73F1" w:rsidRDefault="001B4102" w:rsidP="003A73F1">
      <w:pPr>
        <w:pStyle w:val="Titre5"/>
        <w:rPr>
          <w:lang w:val="en-CA"/>
        </w:rPr>
      </w:pPr>
      <w:bookmarkStart w:id="416" w:name="BKM_E32F3F79_7117_4294_86FD_A68126B03F62"/>
      <w:bookmarkEnd w:id="416"/>
      <w:proofErr w:type="gramStart"/>
      <w:r w:rsidRPr="001B4102">
        <w:rPr>
          <w:lang w:val="en-CA"/>
        </w:rPr>
        <w:t>deformationStyle</w:t>
      </w:r>
      <w:proofErr w:type="gramEnd"/>
    </w:p>
    <w:p w14:paraId="52BFD03F" w14:textId="68911B0B" w:rsidR="001B4102" w:rsidRDefault="001B4102" w:rsidP="00D20646">
      <w:pPr>
        <w:rPr>
          <w:lang w:val="en-CA"/>
        </w:rPr>
      </w:pPr>
      <w:r>
        <w:rPr>
          <w:lang w:val="en-CA"/>
        </w:rPr>
        <w:t xml:space="preserve">The </w:t>
      </w:r>
      <w:r w:rsidRPr="008F3406">
        <w:rPr>
          <w:rStyle w:val="Entity"/>
        </w:rPr>
        <w:t>deformationStyle</w:t>
      </w:r>
      <w:proofErr w:type="gramStart"/>
      <w:r w:rsidRPr="008F3406">
        <w:rPr>
          <w:rStyle w:val="Entity"/>
        </w:rPr>
        <w:t>:DeformationStyleTerm</w:t>
      </w:r>
      <w:proofErr w:type="gramEnd"/>
      <w:r>
        <w:rPr>
          <w:lang w:val="en-CA"/>
        </w:rPr>
        <w:t xml:space="preserve"> contain</w:t>
      </w:r>
      <w:r w:rsidR="003A73F1">
        <w:rPr>
          <w:lang w:val="en-CA"/>
        </w:rPr>
        <w:t>s</w:t>
      </w:r>
      <w:r>
        <w:rPr>
          <w:lang w:val="en-CA"/>
        </w:rPr>
        <w:t xml:space="preserve">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0D130A1B" w14:textId="7F3476EB" w:rsidR="001B4102" w:rsidRPr="003A73F1" w:rsidRDefault="001B4102" w:rsidP="00D20646">
      <w:pPr>
        <w:pStyle w:val="Titre5"/>
        <w:rPr>
          <w:lang w:val="en-CA"/>
        </w:rPr>
      </w:pPr>
      <w:proofErr w:type="gramStart"/>
      <w:r w:rsidRPr="001B4102">
        <w:rPr>
          <w:lang w:val="en-CA"/>
        </w:rPr>
        <w:t>planeOrientation</w:t>
      </w:r>
      <w:proofErr w:type="gramEnd"/>
    </w:p>
    <w:p w14:paraId="44426849" w14:textId="38A23922" w:rsidR="001B4102" w:rsidRDefault="001B4102" w:rsidP="00D20646">
      <w:pPr>
        <w:rPr>
          <w:lang w:val="en-CA"/>
        </w:rPr>
      </w:pPr>
      <w:r>
        <w:rPr>
          <w:lang w:val="en-CA"/>
        </w:rPr>
        <w:t xml:space="preserve">The property </w:t>
      </w:r>
      <w:r w:rsidRPr="008F3406">
        <w:rPr>
          <w:rStyle w:val="Entity"/>
        </w:rPr>
        <w:t>planeOrientation</w:t>
      </w:r>
      <w:proofErr w:type="gramStart"/>
      <w:r w:rsidRPr="008F3406">
        <w:rPr>
          <w:rStyle w:val="Entity"/>
        </w:rPr>
        <w:t>:GSML</w:t>
      </w:r>
      <w:proofErr w:type="gramEnd"/>
      <w:r w:rsidRPr="008F3406">
        <w:rPr>
          <w:rStyle w:val="Entity"/>
        </w:rPr>
        <w:t>_PlanarOrientation</w:t>
      </w:r>
      <w:r>
        <w:rPr>
          <w:lang w:val="en-CA"/>
        </w:rPr>
        <w:t xml:space="preserve"> contain</w:t>
      </w:r>
      <w:r w:rsidR="003A73F1">
        <w:rPr>
          <w:lang w:val="en-CA"/>
        </w:rPr>
        <w:t>s</w:t>
      </w:r>
      <w:r>
        <w:rPr>
          <w:lang w:val="en-CA"/>
        </w:rPr>
        <w:t xml:space="preserve"> a description </w:t>
      </w:r>
      <w:r w:rsidRPr="001B4102">
        <w:rPr>
          <w:lang w:val="en-CA"/>
        </w:rPr>
        <w:t xml:space="preserve">capturing the orientation of the </w:t>
      </w:r>
      <w:r>
        <w:rPr>
          <w:lang w:val="en-CA"/>
        </w:rPr>
        <w:t>structure’s plane.</w:t>
      </w:r>
    </w:p>
    <w:p w14:paraId="6316CB63" w14:textId="351F90CC" w:rsidR="001B4102" w:rsidRPr="003A73F1" w:rsidRDefault="001B4102" w:rsidP="00D20646">
      <w:pPr>
        <w:pStyle w:val="Titre5"/>
        <w:rPr>
          <w:lang w:val="en-CA"/>
        </w:rPr>
      </w:pPr>
      <w:proofErr w:type="gramStart"/>
      <w:r w:rsidRPr="00D970E9">
        <w:rPr>
          <w:lang w:val="en-CA"/>
        </w:rPr>
        <w:t>stPhysicalProperty</w:t>
      </w:r>
      <w:proofErr w:type="gramEnd"/>
    </w:p>
    <w:p w14:paraId="0E6B94EF" w14:textId="7C20705F" w:rsidR="001B4102" w:rsidRDefault="001B4102" w:rsidP="00D20646">
      <w:pPr>
        <w:rPr>
          <w:lang w:val="en-CA"/>
        </w:rPr>
      </w:pPr>
      <w:r>
        <w:rPr>
          <w:lang w:val="en-CA"/>
        </w:rPr>
        <w:t xml:space="preserve">The property </w:t>
      </w:r>
      <w:r w:rsidRPr="008F3406">
        <w:rPr>
          <w:rStyle w:val="Entity"/>
        </w:rPr>
        <w:t>stPhysicalProperty</w:t>
      </w:r>
      <w:proofErr w:type="gramStart"/>
      <w:r w:rsidRPr="008F3406">
        <w:rPr>
          <w:rStyle w:val="Entity"/>
        </w:rPr>
        <w:t>:PhysicalDescription</w:t>
      </w:r>
      <w:proofErr w:type="gramEnd"/>
      <w:r>
        <w:rPr>
          <w:lang w:val="en-CA"/>
        </w:rPr>
        <w:t xml:space="preserve"> contain</w:t>
      </w:r>
      <w:r w:rsidR="003A73F1">
        <w:rPr>
          <w:lang w:val="en-CA"/>
        </w:rPr>
        <w:t>s</w:t>
      </w:r>
      <w:r>
        <w:rPr>
          <w:lang w:val="en-CA"/>
        </w:rPr>
        <w:t xml:space="preserve"> value of generic physical properties </w:t>
      </w:r>
      <w:r w:rsidR="008F3406">
        <w:rPr>
          <w:lang w:val="en-CA"/>
        </w:rPr>
        <w:t>(</w:t>
      </w:r>
      <w:r w:rsidR="008F3406">
        <w:rPr>
          <w:lang w:val="en-CA"/>
        </w:rPr>
        <w:fldChar w:fldCharType="begin"/>
      </w:r>
      <w:r w:rsidR="008F3406">
        <w:rPr>
          <w:lang w:val="en-CA"/>
        </w:rPr>
        <w:instrText xml:space="preserve"> REF _Ref447104844 \r \h </w:instrText>
      </w:r>
      <w:r w:rsidR="008F3406">
        <w:rPr>
          <w:lang w:val="en-CA"/>
        </w:rPr>
      </w:r>
      <w:r w:rsidR="008F3406">
        <w:rPr>
          <w:lang w:val="en-CA"/>
        </w:rPr>
        <w:fldChar w:fldCharType="separate"/>
      </w:r>
      <w:r w:rsidR="007C615B">
        <w:rPr>
          <w:lang w:val="en-CA"/>
        </w:rPr>
        <w:t>8.5.2.11</w:t>
      </w:r>
      <w:r w:rsidR="008F3406">
        <w:rPr>
          <w:lang w:val="en-CA"/>
        </w:rPr>
        <w:fldChar w:fldCharType="end"/>
      </w:r>
      <w:r w:rsidR="008F3406">
        <w:rPr>
          <w:lang w:val="en-CA"/>
        </w:rPr>
        <w:t xml:space="preserve">) </w:t>
      </w:r>
      <w:r>
        <w:rPr>
          <w:lang w:val="en-CA"/>
        </w:rPr>
        <w:t>not addressed in this specification.</w:t>
      </w:r>
    </w:p>
    <w:p w14:paraId="16C26230" w14:textId="4787F2BB" w:rsidR="00CB339F" w:rsidRDefault="00CB339F" w:rsidP="00CB339F">
      <w:pPr>
        <w:pStyle w:val="Titre3"/>
      </w:pPr>
      <w:bookmarkStart w:id="417" w:name="BKM_76F0AF36_F011_4216_B99A_7C75820C7A2C"/>
      <w:bookmarkStart w:id="418" w:name="BKM_B13360B8_167E_4DA8_A7B7_EA7DCABE7993"/>
      <w:bookmarkStart w:id="419" w:name="_Toc458065771"/>
      <w:bookmarkEnd w:id="417"/>
      <w:bookmarkEnd w:id="418"/>
      <w:r>
        <w:t>Geologic Unit Details</w:t>
      </w:r>
      <w:bookmarkEnd w:id="419"/>
    </w:p>
    <w:p w14:paraId="0EEDACEA" w14:textId="77777777" w:rsidR="00CB339F" w:rsidRDefault="00CB339F" w:rsidP="00AB10FC"/>
    <w:p w14:paraId="54DF5947" w14:textId="0C36B6FE" w:rsidR="00FE753A" w:rsidRDefault="00CB339F" w:rsidP="00AB10FC">
      <w:r w:rsidRPr="00CB339F">
        <w:t xml:space="preserve">The </w:t>
      </w:r>
      <w:r w:rsidRPr="008F3406">
        <w:rPr>
          <w:rStyle w:val="Entity"/>
        </w:rPr>
        <w:t>GeologicUnitDetails</w:t>
      </w:r>
      <w:r w:rsidRPr="00CB339F">
        <w:t xml:space="preserve">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7C615B">
        <w:t>8.4.1.3</w:t>
      </w:r>
      <w:r w:rsidR="00297011">
        <w:fldChar w:fldCharType="end"/>
      </w:r>
      <w:r w:rsidR="00297011">
        <w:t>)</w:t>
      </w:r>
      <w:r w:rsidRPr="00CB339F">
        <w:t>.</w:t>
      </w:r>
    </w:p>
    <w:p w14:paraId="47A20F63" w14:textId="3F1B2216" w:rsidR="00CB339F" w:rsidRDefault="0095264C" w:rsidP="00CB339F">
      <w:pPr>
        <w:keepNext/>
      </w:pPr>
      <w:r>
        <w:rPr>
          <w:noProof/>
          <w:lang w:val="en-CA" w:eastAsia="en-CA"/>
        </w:rPr>
        <w:lastRenderedPageBreak/>
        <w:drawing>
          <wp:inline distT="0" distB="0" distL="0" distR="0" wp14:anchorId="680742D4" wp14:editId="77BD9572">
            <wp:extent cx="3220720" cy="7041515"/>
            <wp:effectExtent l="0" t="0" r="0" b="6985"/>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20720" cy="7041515"/>
                    </a:xfrm>
                    <a:prstGeom prst="rect">
                      <a:avLst/>
                    </a:prstGeom>
                    <a:noFill/>
                    <a:ln>
                      <a:noFill/>
                    </a:ln>
                  </pic:spPr>
                </pic:pic>
              </a:graphicData>
            </a:graphic>
          </wp:inline>
        </w:drawing>
      </w:r>
    </w:p>
    <w:p w14:paraId="0BFCB1FE" w14:textId="4D1D3621" w:rsidR="00CB339F" w:rsidRDefault="00CB339F" w:rsidP="00CB339F">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61</w:t>
      </w:r>
      <w:r w:rsidR="00673E83">
        <w:rPr>
          <w:noProof/>
        </w:rPr>
        <w:fldChar w:fldCharType="end"/>
      </w:r>
      <w:r>
        <w:t>: GeologicUnitDetails</w:t>
      </w:r>
    </w:p>
    <w:p w14:paraId="7845201B" w14:textId="14FAF705" w:rsidR="00CB339F" w:rsidRDefault="00CB339F" w:rsidP="00CB339F">
      <w:pPr>
        <w:pStyle w:val="Titre4"/>
      </w:pPr>
      <w:r>
        <w:t>GeologicUnitDescription</w:t>
      </w:r>
    </w:p>
    <w:p w14:paraId="369CCE5F" w14:textId="77777777" w:rsidR="00CB339F" w:rsidRDefault="00CB339F" w:rsidP="00AB10FC"/>
    <w:p w14:paraId="4577D310" w14:textId="735997EA" w:rsidR="00CB339F" w:rsidRDefault="00297011" w:rsidP="00AB10FC">
      <w:r w:rsidRPr="008F3406">
        <w:rPr>
          <w:rStyle w:val="Entity"/>
        </w:rPr>
        <w:lastRenderedPageBreak/>
        <w:t>GeologicUnitDescription</w:t>
      </w:r>
      <w:r>
        <w:t xml:space="preserve">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7C615B">
        <w:t>8.4.1.3</w:t>
      </w:r>
      <w:r>
        <w:fldChar w:fldCharType="end"/>
      </w:r>
      <w:r>
        <w:t>)</w:t>
      </w:r>
      <w:r w:rsidRPr="00CB339F">
        <w:t>.</w:t>
      </w:r>
    </w:p>
    <w:p w14:paraId="7B43DA20" w14:textId="1D1E3269" w:rsidR="00297011" w:rsidRPr="003A73F1" w:rsidRDefault="00297011" w:rsidP="00D20646">
      <w:pPr>
        <w:pStyle w:val="Titre5"/>
        <w:rPr>
          <w:lang w:val="en-CA"/>
        </w:rPr>
      </w:pPr>
      <w:bookmarkStart w:id="420" w:name="BKM_E8CC2926_B007_4DFB_997F_F78EC469DF9A"/>
      <w:bookmarkEnd w:id="420"/>
      <w:proofErr w:type="gramStart"/>
      <w:r w:rsidRPr="00297011">
        <w:rPr>
          <w:lang w:val="en-CA"/>
        </w:rPr>
        <w:t>bodyMorphology</w:t>
      </w:r>
      <w:proofErr w:type="gramEnd"/>
    </w:p>
    <w:p w14:paraId="7513F6EE" w14:textId="0383EB85" w:rsidR="00297011" w:rsidRDefault="00297011" w:rsidP="00D20646">
      <w:pPr>
        <w:rPr>
          <w:lang w:val="en-CA"/>
        </w:rPr>
      </w:pPr>
      <w:r>
        <w:rPr>
          <w:lang w:val="en-CA"/>
        </w:rPr>
        <w:t xml:space="preserve">The </w:t>
      </w:r>
      <w:r w:rsidRPr="008F3406">
        <w:rPr>
          <w:rStyle w:val="Entity"/>
        </w:rPr>
        <w:t>bodyMorphology</w:t>
      </w:r>
      <w:r>
        <w:rPr>
          <w:lang w:val="en-CA"/>
        </w:rPr>
        <w:t xml:space="preserve"> property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w:t>
      </w:r>
      <w:r w:rsidR="003A73F1">
        <w:rPr>
          <w:lang w:val="en-CA"/>
        </w:rPr>
        <w:t>s</w:t>
      </w:r>
      <w:r>
        <w:rPr>
          <w:lang w:val="en-CA"/>
        </w:rPr>
        <w:t xml:space="preserve"> a term from a controlled vocabulary describing the </w:t>
      </w:r>
      <w:r w:rsidRPr="00297011">
        <w:rPr>
          <w:lang w:val="en-CA"/>
        </w:rPr>
        <w:t xml:space="preserve">geometry or form of a </w:t>
      </w:r>
      <w:r w:rsidRPr="008F3406">
        <w:rPr>
          <w:rStyle w:val="Entity"/>
        </w:rPr>
        <w:t>GeologicUnit</w:t>
      </w:r>
      <w:r w:rsidRPr="00297011">
        <w:rPr>
          <w:lang w:val="en-CA"/>
        </w:rPr>
        <w:t xml:space="preserve">.  Examples include: dike (dyke), cone, fan, sheet, etc. </w:t>
      </w:r>
      <w:r>
        <w:rPr>
          <w:lang w:val="en-CA"/>
        </w:rPr>
        <w:t>The m</w:t>
      </w:r>
      <w:r w:rsidRPr="00297011">
        <w:rPr>
          <w:lang w:val="en-CA"/>
        </w:rPr>
        <w:t>orphology is independent of the substance (</w:t>
      </w:r>
      <w:r w:rsidRPr="008F3406">
        <w:rPr>
          <w:rStyle w:val="Entity"/>
        </w:rPr>
        <w:t>EarthMaterial</w:t>
      </w:r>
      <w:r w:rsidRPr="00297011">
        <w:rPr>
          <w:lang w:val="en-CA"/>
        </w:rPr>
        <w:t xml:space="preserve">) that composes the </w:t>
      </w:r>
      <w:r w:rsidRPr="008F3406">
        <w:rPr>
          <w:rStyle w:val="Entity"/>
        </w:rPr>
        <w:t>GeologicUnit</w:t>
      </w:r>
      <w:r w:rsidRPr="00297011">
        <w:rPr>
          <w:lang w:val="en-CA"/>
        </w:rPr>
        <w:t xml:space="preserve"> or process that formed it.</w:t>
      </w:r>
    </w:p>
    <w:p w14:paraId="4CB2A0FC" w14:textId="7701CC37" w:rsidR="00297011" w:rsidRPr="003A73F1" w:rsidRDefault="00297011" w:rsidP="003A73F1">
      <w:pPr>
        <w:pStyle w:val="Titre5"/>
        <w:rPr>
          <w:lang w:val="en-CA"/>
        </w:rPr>
      </w:pPr>
      <w:proofErr w:type="gramStart"/>
      <w:r w:rsidRPr="00D970E9">
        <w:rPr>
          <w:lang w:val="en-CA"/>
        </w:rPr>
        <w:t>unitComposition</w:t>
      </w:r>
      <w:proofErr w:type="gramEnd"/>
    </w:p>
    <w:p w14:paraId="7BD6B331" w14:textId="76EEFC4B" w:rsidR="00297011" w:rsidRDefault="00297011" w:rsidP="00D20646">
      <w:pPr>
        <w:rPr>
          <w:lang w:val="en-CA"/>
        </w:rPr>
      </w:pPr>
      <w:r>
        <w:rPr>
          <w:lang w:val="en-CA"/>
        </w:rPr>
        <w:t xml:space="preserve">The </w:t>
      </w:r>
      <w:r w:rsidRPr="008F3406">
        <w:rPr>
          <w:rStyle w:val="Entity"/>
        </w:rPr>
        <w:t>unitComposition</w:t>
      </w:r>
      <w:r>
        <w:rPr>
          <w:lang w:val="en-CA"/>
        </w:rPr>
        <w:t xml:space="preserve"> property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w:t>
      </w:r>
      <w:r w:rsidR="003A73F1">
        <w:rPr>
          <w:lang w:val="en-CA"/>
        </w:rPr>
        <w:t>s</w:t>
      </w:r>
      <w:r>
        <w:rPr>
          <w:lang w:val="en-CA"/>
        </w:rPr>
        <w:t xml:space="preserv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83964F0" w14:textId="03AA8FF5" w:rsidR="00297011" w:rsidRPr="003A73F1" w:rsidRDefault="00297011" w:rsidP="00D20646">
      <w:pPr>
        <w:pStyle w:val="Titre5"/>
        <w:rPr>
          <w:lang w:val="en-CA"/>
        </w:rPr>
      </w:pPr>
      <w:proofErr w:type="gramStart"/>
      <w:r w:rsidRPr="00297011">
        <w:rPr>
          <w:lang w:val="en-CA"/>
        </w:rPr>
        <w:t>outcropCharacter</w:t>
      </w:r>
      <w:proofErr w:type="gramEnd"/>
    </w:p>
    <w:p w14:paraId="40C3828C" w14:textId="4951C52D" w:rsidR="00297011" w:rsidRDefault="00297011" w:rsidP="00D20646">
      <w:pPr>
        <w:rPr>
          <w:lang w:val="en-CA"/>
        </w:rPr>
      </w:pPr>
      <w:r>
        <w:rPr>
          <w:lang w:val="en-CA"/>
        </w:rPr>
        <w:t xml:space="preserve">The property </w:t>
      </w:r>
      <w:r w:rsidRPr="008F3406">
        <w:rPr>
          <w:rStyle w:val="Entity"/>
        </w:rPr>
        <w:t>outcropCharacter</w:t>
      </w:r>
      <w:r>
        <w:rPr>
          <w:lang w:val="en-CA"/>
        </w:rPr>
        <w:t xml:space="preserve">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31F9C15B" w14:textId="6BFEEBF2" w:rsidR="00297011" w:rsidRPr="003A73F1" w:rsidRDefault="00297011" w:rsidP="00D20646">
      <w:pPr>
        <w:pStyle w:val="Titre5"/>
        <w:rPr>
          <w:lang w:val="en-CA"/>
        </w:rPr>
      </w:pPr>
      <w:proofErr w:type="gramStart"/>
      <w:r w:rsidRPr="00D970E9">
        <w:rPr>
          <w:lang w:val="en-CA"/>
        </w:rPr>
        <w:t>unitThickness</w:t>
      </w:r>
      <w:proofErr w:type="gramEnd"/>
      <w:r>
        <w:rPr>
          <w:lang w:val="en-CA"/>
        </w:rPr>
        <w:t xml:space="preserve"> </w:t>
      </w:r>
    </w:p>
    <w:p w14:paraId="2ED0352E" w14:textId="77777777" w:rsidR="00EF5FC1" w:rsidRDefault="00297011" w:rsidP="00EF5FC1">
      <w:pPr>
        <w:rPr>
          <w:lang w:val="en-CA"/>
        </w:rPr>
      </w:pPr>
      <w:r>
        <w:rPr>
          <w:lang w:val="en-CA"/>
        </w:rPr>
        <w:t xml:space="preserve">The property </w:t>
      </w:r>
      <w:r w:rsidRPr="008F3406">
        <w:rPr>
          <w:rStyle w:val="Entity"/>
        </w:rPr>
        <w:t>unitThickness</w:t>
      </w:r>
      <w:r>
        <w:rPr>
          <w:lang w:val="en-CA"/>
        </w:rPr>
        <w:t xml:space="preserve"> (</w:t>
      </w:r>
      <w:r w:rsidR="00253146" w:rsidRPr="008F3406">
        <w:rPr>
          <w:rStyle w:val="Entity"/>
        </w:rPr>
        <w:t>SWE::Quantity</w:t>
      </w:r>
      <w:r w:rsidRPr="008F3406">
        <w:rPr>
          <w:rStyle w:val="Entity"/>
        </w:rPr>
        <w:t>Range</w:t>
      </w:r>
      <w:r>
        <w:rPr>
          <w:lang w:val="en-CA"/>
        </w:rPr>
        <w:t>) provide</w:t>
      </w:r>
      <w:r w:rsidR="003A73F1">
        <w:rPr>
          <w:lang w:val="en-CA"/>
        </w:rPr>
        <w:t>s</w:t>
      </w:r>
      <w:r>
        <w:rPr>
          <w:lang w:val="en-CA"/>
        </w:rPr>
        <w:t xml:space="preserve"> a value that represents the t</w:t>
      </w:r>
      <w:r w:rsidRPr="00297011">
        <w:rPr>
          <w:lang w:val="en-CA"/>
        </w:rPr>
        <w:t xml:space="preserve">ypical thickness of the geologic unit. </w:t>
      </w:r>
      <w:r>
        <w:rPr>
          <w:lang w:val="en-CA"/>
        </w:rPr>
        <w:t>It is a</w:t>
      </w:r>
      <w:r w:rsidRPr="00297011">
        <w:rPr>
          <w:lang w:val="en-CA"/>
        </w:rPr>
        <w:t>lways reported as a range.</w:t>
      </w:r>
    </w:p>
    <w:p w14:paraId="203C7EA5" w14:textId="0E98E55D" w:rsidR="00E97193" w:rsidRPr="00EF5FC1" w:rsidRDefault="00EF5FC1" w:rsidP="00D20646">
      <w:pPr>
        <w:pStyle w:val="Titre5"/>
        <w:rPr>
          <w:lang w:val="en-CA"/>
        </w:rPr>
      </w:pPr>
      <w:r>
        <w:rPr>
          <w:lang w:val="en-CA"/>
        </w:rPr>
        <w:t xml:space="preserve"> </w:t>
      </w:r>
      <w:proofErr w:type="gramStart"/>
      <w:r w:rsidR="00E97193">
        <w:rPr>
          <w:lang w:val="en-CA"/>
        </w:rPr>
        <w:t>b</w:t>
      </w:r>
      <w:r w:rsidR="00297011" w:rsidRPr="00D970E9">
        <w:rPr>
          <w:lang w:val="en-CA"/>
        </w:rPr>
        <w:t>edding</w:t>
      </w:r>
      <w:proofErr w:type="gramEnd"/>
    </w:p>
    <w:p w14:paraId="0B9C9B62" w14:textId="1C82AF74" w:rsidR="00297011" w:rsidRDefault="00297011" w:rsidP="00D20646">
      <w:pPr>
        <w:rPr>
          <w:lang w:val="en-CA"/>
        </w:rPr>
      </w:pPr>
      <w:r>
        <w:rPr>
          <w:lang w:val="en-CA"/>
        </w:rPr>
        <w:t xml:space="preserve">The </w:t>
      </w:r>
      <w:r w:rsidRPr="008F3406">
        <w:rPr>
          <w:rStyle w:val="Entity"/>
        </w:rPr>
        <w:t>bedding</w:t>
      </w:r>
      <w:proofErr w:type="gramStart"/>
      <w:r w:rsidRPr="008F3406">
        <w:rPr>
          <w:rStyle w:val="Entity"/>
        </w:rPr>
        <w:t>:BeddingDescription</w:t>
      </w:r>
      <w:proofErr w:type="gramEnd"/>
      <w:r>
        <w:rPr>
          <w:lang w:val="en-CA"/>
        </w:rPr>
        <w:t xml:space="preserve"> property report</w:t>
      </w:r>
      <w:r w:rsidR="00EF5FC1">
        <w:rPr>
          <w:lang w:val="en-CA"/>
        </w:rPr>
        <w:t>s</w:t>
      </w:r>
      <w:r>
        <w:rPr>
          <w:lang w:val="en-CA"/>
        </w:rPr>
        <w:t xml:space="preserve">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7C615B">
        <w:rPr>
          <w:lang w:val="en-CA"/>
        </w:rPr>
        <w:t>8.5.5.2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Titre4"/>
      </w:pPr>
      <w:bookmarkStart w:id="421" w:name="BKM_BB58E692_A1AE_4D52_B50D_8A8583AB1BE4"/>
      <w:bookmarkStart w:id="422" w:name="BKM_31BF4296_6E8D_413D_AA94_37BAA601A4E2"/>
      <w:bookmarkStart w:id="423" w:name="BKM_0CE007A8_3CE4_4605_997D_014E0E71F898"/>
      <w:bookmarkStart w:id="424" w:name="BKM_4ACCDAB5_D34A_4312_AB32_2B6F03610F7A"/>
      <w:bookmarkStart w:id="425" w:name="_Ref440802024"/>
      <w:bookmarkEnd w:id="421"/>
      <w:bookmarkEnd w:id="422"/>
      <w:bookmarkEnd w:id="423"/>
      <w:bookmarkEnd w:id="424"/>
      <w:r>
        <w:t>BeddingDescription</w:t>
      </w:r>
      <w:bookmarkEnd w:id="425"/>
    </w:p>
    <w:p w14:paraId="30D66ADD" w14:textId="77777777" w:rsidR="006045F2" w:rsidRPr="006045F2" w:rsidRDefault="006045F2" w:rsidP="006045F2"/>
    <w:p w14:paraId="79D9664E" w14:textId="5751F0E1" w:rsidR="006045F2" w:rsidRDefault="00E97193" w:rsidP="00AB10FC">
      <w:r w:rsidRPr="008F3406">
        <w:rPr>
          <w:rStyle w:val="Entity"/>
        </w:rPr>
        <w:t>BeddingDescription</w:t>
      </w:r>
      <w:r>
        <w:t xml:space="preserve"> provide</w:t>
      </w:r>
      <w:r w:rsidR="00D331B1">
        <w:t>s</w:t>
      </w:r>
      <w:r>
        <w:t xml:space="preserve"> a detailed</w:t>
      </w:r>
      <w:r w:rsidR="006045F2" w:rsidRPr="006045F2">
        <w:t xml:space="preserve"> description of the bedding characteristics of a geologic unit.</w:t>
      </w:r>
    </w:p>
    <w:p w14:paraId="58E0D95D" w14:textId="0C94F408" w:rsidR="00E97193" w:rsidRPr="00093E54" w:rsidRDefault="00E97193" w:rsidP="00D20646">
      <w:pPr>
        <w:pStyle w:val="Titre5"/>
        <w:rPr>
          <w:lang w:val="en-CA"/>
        </w:rPr>
      </w:pPr>
      <w:bookmarkStart w:id="426" w:name="BKM_19472229_5BF0_45F8_BED6_B86B706423A9"/>
      <w:bookmarkEnd w:id="426"/>
      <w:proofErr w:type="gramStart"/>
      <w:r w:rsidRPr="00D970E9">
        <w:rPr>
          <w:lang w:val="en-CA"/>
        </w:rPr>
        <w:t>beddingPattern</w:t>
      </w:r>
      <w:proofErr w:type="gramEnd"/>
    </w:p>
    <w:p w14:paraId="2CDC152D" w14:textId="72D7A751" w:rsidR="00D1762E" w:rsidRDefault="00E97193" w:rsidP="00D20646">
      <w:pPr>
        <w:rPr>
          <w:lang w:val="en-CA"/>
        </w:rPr>
      </w:pPr>
      <w:r>
        <w:rPr>
          <w:lang w:val="en-CA"/>
        </w:rPr>
        <w:t xml:space="preserve">The property </w:t>
      </w:r>
      <w:r w:rsidRPr="008F3406">
        <w:rPr>
          <w:rStyle w:val="Entity"/>
        </w:rPr>
        <w:t>beddingPattern</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60066019" w14:textId="5FEF92E2" w:rsidR="00336ECD" w:rsidRPr="00093E54" w:rsidRDefault="00D1762E" w:rsidP="00D20646">
      <w:pPr>
        <w:pStyle w:val="Titre5"/>
        <w:rPr>
          <w:lang w:val="en-CA"/>
        </w:rPr>
      </w:pPr>
      <w:proofErr w:type="gramStart"/>
      <w:r w:rsidRPr="00D1762E">
        <w:rPr>
          <w:lang w:val="en-CA"/>
        </w:rPr>
        <w:t>beddingStyle</w:t>
      </w:r>
      <w:proofErr w:type="gramEnd"/>
    </w:p>
    <w:p w14:paraId="0BAB2450" w14:textId="5FF06FAB" w:rsidR="00D1762E" w:rsidRDefault="00D1762E" w:rsidP="00D20646">
      <w:pPr>
        <w:rPr>
          <w:lang w:val="en-CA"/>
        </w:rPr>
      </w:pPr>
      <w:r>
        <w:rPr>
          <w:lang w:val="en-CA"/>
        </w:rPr>
        <w:t xml:space="preserve">The property </w:t>
      </w:r>
      <w:r w:rsidRPr="008F3406">
        <w:rPr>
          <w:rStyle w:val="Entity"/>
        </w:rPr>
        <w:t>beddingStyle</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vocabulary </w:t>
      </w:r>
      <w:r w:rsidR="00336ECD" w:rsidRPr="00336ECD">
        <w:rPr>
          <w:lang w:val="en-CA"/>
        </w:rPr>
        <w:t xml:space="preserve">specifying the style of bedding in a stratified geologic unit (e.g. lenticular, irregular, planar, vague, </w:t>
      </w:r>
      <w:r w:rsidR="008F3406" w:rsidRPr="00336ECD">
        <w:rPr>
          <w:lang w:val="en-CA"/>
        </w:rPr>
        <w:t>and massive</w:t>
      </w:r>
      <w:r w:rsidR="00336ECD" w:rsidRPr="00336ECD">
        <w:rPr>
          <w:lang w:val="en-CA"/>
        </w:rPr>
        <w:t>)</w:t>
      </w:r>
      <w:r w:rsidR="00336ECD">
        <w:rPr>
          <w:lang w:val="en-CA"/>
        </w:rPr>
        <w:t>.</w:t>
      </w:r>
    </w:p>
    <w:p w14:paraId="0486BD06" w14:textId="52E7354F" w:rsidR="00336ECD" w:rsidRPr="00093E54" w:rsidRDefault="00336ECD" w:rsidP="00D20646">
      <w:pPr>
        <w:pStyle w:val="Titre5"/>
        <w:rPr>
          <w:lang w:val="en-CA"/>
        </w:rPr>
      </w:pPr>
      <w:proofErr w:type="gramStart"/>
      <w:r w:rsidRPr="00336ECD">
        <w:rPr>
          <w:lang w:val="en-CA"/>
        </w:rPr>
        <w:t>beddingThickness</w:t>
      </w:r>
      <w:proofErr w:type="gramEnd"/>
    </w:p>
    <w:p w14:paraId="5E11BC67" w14:textId="3E69E17C" w:rsidR="00336ECD" w:rsidRDefault="00336ECD" w:rsidP="00D20646">
      <w:pPr>
        <w:rPr>
          <w:lang w:val="en-CA"/>
        </w:rPr>
      </w:pPr>
      <w:r>
        <w:rPr>
          <w:lang w:val="en-CA"/>
        </w:rPr>
        <w:lastRenderedPageBreak/>
        <w:t xml:space="preserve">The property </w:t>
      </w:r>
      <w:r w:rsidRPr="008F3406">
        <w:rPr>
          <w:rStyle w:val="Entity"/>
        </w:rPr>
        <w:t>beddingThickness</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vocabulary </w:t>
      </w:r>
      <w:r w:rsidRPr="00336ECD">
        <w:rPr>
          <w:lang w:val="en-CA"/>
        </w:rPr>
        <w:t>characterizing the thickness of bedding in the unit.</w:t>
      </w:r>
    </w:p>
    <w:p w14:paraId="56D8292E" w14:textId="3F53894E" w:rsidR="00FE43AC" w:rsidRDefault="00FE43AC" w:rsidP="00FE43AC">
      <w:pPr>
        <w:pStyle w:val="Titre3"/>
      </w:pPr>
      <w:bookmarkStart w:id="427" w:name="BKM_B8E145AE_8356_455D_8AF6_DD01E80B774C"/>
      <w:bookmarkStart w:id="428" w:name="BKM_8FB90A67_2503_406F_8326_44811B80D96C"/>
      <w:bookmarkStart w:id="429" w:name="BKM_32D036C1_ECEB_4E0E_8D49_567109DB3963"/>
      <w:bookmarkStart w:id="430" w:name="_Toc458065772"/>
      <w:bookmarkEnd w:id="427"/>
      <w:bookmarkEnd w:id="428"/>
      <w:bookmarkEnd w:id="429"/>
      <w:r>
        <w:t>GeoSciML extension vocabularies</w:t>
      </w:r>
      <w:bookmarkEnd w:id="430"/>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7C615B">
        <w:t xml:space="preserve">Table </w:t>
      </w:r>
      <w:r w:rsidR="007C615B">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Lgende"/>
        <w:keepNext/>
      </w:pPr>
      <w:bookmarkStart w:id="431" w:name="_Ref433004816"/>
      <w:proofErr w:type="gramStart"/>
      <w:r>
        <w:t xml:space="preserve">Table </w:t>
      </w:r>
      <w:r w:rsidR="00415E41">
        <w:fldChar w:fldCharType="begin"/>
      </w:r>
      <w:r w:rsidR="00415E41">
        <w:instrText xml:space="preserve"> SEQ Table \* ARABIC </w:instrText>
      </w:r>
      <w:r w:rsidR="00415E41">
        <w:fldChar w:fldCharType="separate"/>
      </w:r>
      <w:r w:rsidR="007C615B">
        <w:rPr>
          <w:noProof/>
        </w:rPr>
        <w:t>5</w:t>
      </w:r>
      <w:r w:rsidR="00415E41">
        <w:fldChar w:fldCharType="end"/>
      </w:r>
      <w:bookmarkEnd w:id="431"/>
      <w:r>
        <w:t xml:space="preserve"> : GeoSciML vocabularies</w:t>
      </w:r>
      <w:r w:rsidR="008279FB">
        <w:t>.</w:t>
      </w:r>
      <w:proofErr w:type="gramEnd"/>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2518"/>
        <w:gridCol w:w="6338"/>
      </w:tblGrid>
      <w:tr w:rsidR="00FE43AC" w:rsidRPr="008F3406" w14:paraId="2D9E3680" w14:textId="77777777" w:rsidTr="008F3406">
        <w:tc>
          <w:tcPr>
            <w:tcW w:w="2518" w:type="dxa"/>
            <w:tcBorders>
              <w:top w:val="nil"/>
              <w:bottom w:val="single" w:sz="8" w:space="0" w:color="000000"/>
            </w:tcBorders>
            <w:shd w:val="clear" w:color="auto" w:fill="auto"/>
          </w:tcPr>
          <w:p w14:paraId="491BB4D1" w14:textId="36A16FA2" w:rsidR="00FE43AC" w:rsidRPr="008F3406" w:rsidRDefault="00FE43AC" w:rsidP="00AB10FC">
            <w:pPr>
              <w:rPr>
                <w:rFonts w:ascii="Consolas" w:eastAsia="MS Gothic" w:hAnsi="Consolas" w:cs="Consolas"/>
                <w:b/>
                <w:bCs/>
                <w:color w:val="000000"/>
                <w:sz w:val="18"/>
                <w:szCs w:val="18"/>
              </w:rPr>
            </w:pPr>
            <w:r w:rsidRPr="008F3406">
              <w:rPr>
                <w:rFonts w:ascii="Consolas" w:eastAsia="MS Gothic" w:hAnsi="Consolas" w:cs="Consolas"/>
                <w:b/>
                <w:bCs/>
                <w:color w:val="000000"/>
                <w:sz w:val="18"/>
                <w:szCs w:val="18"/>
              </w:rPr>
              <w:t>Vocabulary</w:t>
            </w:r>
          </w:p>
        </w:tc>
        <w:tc>
          <w:tcPr>
            <w:tcW w:w="6338" w:type="dxa"/>
            <w:tcBorders>
              <w:top w:val="nil"/>
              <w:bottom w:val="single" w:sz="8" w:space="0" w:color="000000"/>
            </w:tcBorders>
            <w:shd w:val="clear" w:color="auto" w:fill="auto"/>
          </w:tcPr>
          <w:p w14:paraId="46F484FA" w14:textId="6A44630E" w:rsidR="00FE43AC" w:rsidRPr="008F3406" w:rsidRDefault="00FE43AC" w:rsidP="00AB10FC">
            <w:pPr>
              <w:rPr>
                <w:rFonts w:ascii="Consolas" w:eastAsia="MS Gothic" w:hAnsi="Consolas" w:cs="Consolas"/>
                <w:b/>
                <w:bCs/>
                <w:color w:val="000000"/>
                <w:sz w:val="18"/>
                <w:szCs w:val="18"/>
              </w:rPr>
            </w:pPr>
            <w:r w:rsidRPr="008F3406">
              <w:rPr>
                <w:rFonts w:ascii="Consolas" w:eastAsia="MS Gothic" w:hAnsi="Consolas" w:cs="Consolas"/>
                <w:b/>
                <w:bCs/>
                <w:color w:val="000000"/>
                <w:sz w:val="18"/>
                <w:szCs w:val="18"/>
              </w:rPr>
              <w:t>Description</w:t>
            </w:r>
          </w:p>
        </w:tc>
      </w:tr>
      <w:tr w:rsidR="000A793F" w:rsidRPr="008F3406" w14:paraId="73DC6493" w14:textId="77777777" w:rsidTr="008F3406">
        <w:tc>
          <w:tcPr>
            <w:tcW w:w="2518" w:type="dxa"/>
            <w:shd w:val="clear" w:color="auto" w:fill="C0C0C0"/>
          </w:tcPr>
          <w:p w14:paraId="299D9183" w14:textId="205C4F23"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GeologicRelationshipTerm</w:t>
            </w:r>
          </w:p>
        </w:tc>
        <w:tc>
          <w:tcPr>
            <w:tcW w:w="6338" w:type="dxa"/>
            <w:shd w:val="clear" w:color="auto" w:fill="C0C0C0"/>
          </w:tcPr>
          <w:p w14:paraId="1CE40D3B" w14:textId="05C587C4" w:rsidR="00FE43AC" w:rsidRPr="008F3406" w:rsidRDefault="00FE43AC" w:rsidP="00AB10FC">
            <w:pPr>
              <w:rPr>
                <w:rFonts w:ascii="Consolas" w:hAnsi="Consolas" w:cs="Consolas"/>
                <w:color w:val="000000"/>
                <w:sz w:val="18"/>
                <w:szCs w:val="18"/>
                <w:lang w:val="en-CA"/>
              </w:rPr>
            </w:pPr>
            <w:r w:rsidRPr="008F3406">
              <w:rPr>
                <w:rFonts w:ascii="Consolas" w:hAnsi="Consolas" w:cs="Consolas"/>
                <w:color w:val="000000"/>
                <w:sz w:val="18"/>
                <w:szCs w:val="18"/>
                <w:lang w:val="en-CA"/>
              </w:rPr>
              <w:t xml:space="preserve">Refers to a vocabulary of terms describing </w:t>
            </w:r>
            <w:proofErr w:type="gramStart"/>
            <w:r w:rsidRPr="008F3406">
              <w:rPr>
                <w:rFonts w:ascii="Consolas" w:hAnsi="Consolas" w:cs="Consolas"/>
                <w:color w:val="000000"/>
                <w:sz w:val="18"/>
                <w:szCs w:val="18"/>
                <w:lang w:val="en-CA"/>
              </w:rPr>
              <w:t>a relationships</w:t>
            </w:r>
            <w:proofErr w:type="gramEnd"/>
            <w:r w:rsidRPr="008F3406">
              <w:rPr>
                <w:rFonts w:ascii="Consolas" w:hAnsi="Consolas" w:cs="Consolas"/>
                <w:color w:val="000000"/>
                <w:sz w:val="18"/>
                <w:szCs w:val="18"/>
                <w:lang w:val="en-CA"/>
              </w:rPr>
              <w:t xml:space="preserve"> between geologic features or objects</w:t>
            </w:r>
            <w:r w:rsidR="008279FB" w:rsidRPr="008F3406">
              <w:rPr>
                <w:rFonts w:ascii="Consolas" w:hAnsi="Consolas" w:cs="Consolas"/>
                <w:color w:val="000000"/>
                <w:sz w:val="18"/>
                <w:szCs w:val="18"/>
                <w:lang w:val="en-CA"/>
              </w:rPr>
              <w:t>.</w:t>
            </w:r>
          </w:p>
        </w:tc>
      </w:tr>
      <w:tr w:rsidR="00FE43AC" w:rsidRPr="008F3406" w14:paraId="318C2F8F" w14:textId="77777777" w:rsidTr="008F3406">
        <w:tc>
          <w:tcPr>
            <w:tcW w:w="2518" w:type="dxa"/>
            <w:shd w:val="clear" w:color="auto" w:fill="auto"/>
          </w:tcPr>
          <w:p w14:paraId="690B5AEE" w14:textId="4EF1E00F"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RelationRoleTerm</w:t>
            </w:r>
          </w:p>
        </w:tc>
        <w:tc>
          <w:tcPr>
            <w:tcW w:w="6338" w:type="dxa"/>
            <w:shd w:val="clear" w:color="auto" w:fill="auto"/>
          </w:tcPr>
          <w:p w14:paraId="73AC3C24" w14:textId="05F61FC8"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roles played by geologic features or objects in a geologic relationship</w:t>
            </w:r>
            <w:r w:rsidR="008279FB" w:rsidRPr="008F3406">
              <w:rPr>
                <w:rFonts w:ascii="Consolas" w:hAnsi="Consolas" w:cs="Consolas"/>
                <w:color w:val="000000"/>
                <w:sz w:val="18"/>
                <w:szCs w:val="18"/>
              </w:rPr>
              <w:t>.</w:t>
            </w:r>
          </w:p>
        </w:tc>
      </w:tr>
      <w:tr w:rsidR="000A793F" w:rsidRPr="008F3406" w14:paraId="06E73D59" w14:textId="77777777" w:rsidTr="008F3406">
        <w:tc>
          <w:tcPr>
            <w:tcW w:w="2518" w:type="dxa"/>
            <w:shd w:val="clear" w:color="auto" w:fill="C0C0C0"/>
          </w:tcPr>
          <w:p w14:paraId="6A094BCD" w14:textId="3684DC52"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AlterationTypeTerm</w:t>
            </w:r>
          </w:p>
        </w:tc>
        <w:tc>
          <w:tcPr>
            <w:tcW w:w="6338" w:type="dxa"/>
            <w:shd w:val="clear" w:color="auto" w:fill="C0C0C0"/>
          </w:tcPr>
          <w:p w14:paraId="01ADE2ED" w14:textId="43BF4976"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8F3406" w14:paraId="598B3102" w14:textId="77777777" w:rsidTr="008F3406">
        <w:tc>
          <w:tcPr>
            <w:tcW w:w="2518" w:type="dxa"/>
            <w:shd w:val="clear" w:color="auto" w:fill="auto"/>
          </w:tcPr>
          <w:p w14:paraId="702928FE" w14:textId="5CEF5CA9" w:rsidR="00FE43AC" w:rsidRPr="008F3406" w:rsidRDefault="00FE43AC" w:rsidP="00AB10FC">
            <w:pPr>
              <w:rPr>
                <w:rFonts w:ascii="Consolas" w:hAnsi="Consolas" w:cs="Consolas"/>
                <w:b/>
                <w:bCs/>
                <w:color w:val="000000"/>
                <w:sz w:val="18"/>
                <w:szCs w:val="18"/>
                <w:lang w:val="en-CA"/>
              </w:rPr>
            </w:pPr>
            <w:r w:rsidRPr="008F3406">
              <w:rPr>
                <w:rFonts w:ascii="Consolas" w:hAnsi="Consolas" w:cs="Consolas"/>
                <w:b/>
                <w:bCs/>
                <w:color w:val="000000"/>
                <w:sz w:val="18"/>
                <w:szCs w:val="18"/>
              </w:rPr>
              <w:t>ConstituentPartRoleTerm</w:t>
            </w:r>
          </w:p>
        </w:tc>
        <w:tc>
          <w:tcPr>
            <w:tcW w:w="6338" w:type="dxa"/>
            <w:shd w:val="clear" w:color="auto" w:fill="auto"/>
          </w:tcPr>
          <w:p w14:paraId="761688CE" w14:textId="0C66F119"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role played by a constituent part of a compound material (</w:t>
            </w:r>
            <w:r w:rsidR="004D38A0" w:rsidRPr="008F3406">
              <w:rPr>
                <w:rFonts w:ascii="Consolas" w:hAnsi="Consolas" w:cs="Consolas"/>
                <w:color w:val="000000"/>
                <w:sz w:val="18"/>
                <w:szCs w:val="18"/>
              </w:rPr>
              <w:t>e.g.</w:t>
            </w:r>
            <w:r w:rsidRPr="008F3406">
              <w:rPr>
                <w:rFonts w:ascii="Consolas" w:hAnsi="Consolas" w:cs="Consolas"/>
                <w:color w:val="000000"/>
                <w:sz w:val="18"/>
                <w:szCs w:val="18"/>
              </w:rPr>
              <w:t>, matrix, phenocryst)</w:t>
            </w:r>
            <w:r w:rsidR="008279FB" w:rsidRPr="008F3406">
              <w:rPr>
                <w:rFonts w:ascii="Consolas" w:hAnsi="Consolas" w:cs="Consolas"/>
                <w:color w:val="000000"/>
                <w:sz w:val="18"/>
                <w:szCs w:val="18"/>
              </w:rPr>
              <w:t>.</w:t>
            </w:r>
          </w:p>
        </w:tc>
      </w:tr>
      <w:tr w:rsidR="000A793F" w:rsidRPr="008F3406" w14:paraId="0F45BD13" w14:textId="77777777" w:rsidTr="008F3406">
        <w:tc>
          <w:tcPr>
            <w:tcW w:w="2518" w:type="dxa"/>
            <w:shd w:val="clear" w:color="auto" w:fill="C0C0C0"/>
          </w:tcPr>
          <w:p w14:paraId="4BE40267" w14:textId="5DC6E4B7"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FabricTypeTerm</w:t>
            </w:r>
          </w:p>
        </w:tc>
        <w:tc>
          <w:tcPr>
            <w:tcW w:w="6338" w:type="dxa"/>
            <w:shd w:val="clear" w:color="auto" w:fill="C0C0C0"/>
          </w:tcPr>
          <w:p w14:paraId="053CF9BF" w14:textId="5280E56E"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fabric present</w:t>
            </w:r>
            <w:r w:rsidR="008279FB" w:rsidRPr="008F3406">
              <w:rPr>
                <w:rFonts w:ascii="Consolas" w:hAnsi="Consolas" w:cs="Consolas"/>
                <w:color w:val="000000"/>
                <w:sz w:val="18"/>
                <w:szCs w:val="18"/>
              </w:rPr>
              <w:t>.</w:t>
            </w:r>
          </w:p>
        </w:tc>
      </w:tr>
      <w:tr w:rsidR="00FE43AC" w:rsidRPr="008F3406" w14:paraId="62E8ADB8" w14:textId="77777777" w:rsidTr="008F3406">
        <w:tc>
          <w:tcPr>
            <w:tcW w:w="2518" w:type="dxa"/>
            <w:shd w:val="clear" w:color="auto" w:fill="auto"/>
          </w:tcPr>
          <w:p w14:paraId="01734D96" w14:textId="6A0C5B57" w:rsidR="00FE43AC" w:rsidRPr="008F3406" w:rsidRDefault="00FE43AC" w:rsidP="00FE43AC">
            <w:pPr>
              <w:rPr>
                <w:rFonts w:ascii="Consolas" w:hAnsi="Consolas" w:cs="Consolas"/>
                <w:b/>
                <w:bCs/>
                <w:color w:val="000000"/>
                <w:sz w:val="18"/>
                <w:szCs w:val="18"/>
              </w:rPr>
            </w:pPr>
            <w:r w:rsidRPr="008F3406">
              <w:rPr>
                <w:rFonts w:ascii="Consolas" w:hAnsi="Consolas" w:cs="Consolas"/>
                <w:b/>
                <w:bCs/>
                <w:color w:val="000000"/>
                <w:sz w:val="18"/>
                <w:szCs w:val="18"/>
              </w:rPr>
              <w:t>MineralNameTerm</w:t>
            </w:r>
          </w:p>
        </w:tc>
        <w:tc>
          <w:tcPr>
            <w:tcW w:w="6338" w:type="dxa"/>
            <w:shd w:val="clear" w:color="auto" w:fill="auto"/>
          </w:tcPr>
          <w:p w14:paraId="3F741223" w14:textId="35EE85AD"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mineral names</w:t>
            </w:r>
            <w:r w:rsidR="008279FB" w:rsidRPr="008F3406">
              <w:rPr>
                <w:rFonts w:ascii="Consolas" w:hAnsi="Consolas" w:cs="Consolas"/>
                <w:color w:val="000000"/>
                <w:sz w:val="18"/>
                <w:szCs w:val="18"/>
              </w:rPr>
              <w:t>.</w:t>
            </w:r>
          </w:p>
        </w:tc>
      </w:tr>
      <w:tr w:rsidR="000A793F" w:rsidRPr="008F3406" w14:paraId="7A414FDB" w14:textId="77777777" w:rsidTr="008F3406">
        <w:tc>
          <w:tcPr>
            <w:tcW w:w="2518" w:type="dxa"/>
            <w:shd w:val="clear" w:color="auto" w:fill="C0C0C0"/>
          </w:tcPr>
          <w:p w14:paraId="135D4B75" w14:textId="6C7DFC2F"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ParticleTypeTerm</w:t>
            </w:r>
          </w:p>
        </w:tc>
        <w:tc>
          <w:tcPr>
            <w:tcW w:w="6338" w:type="dxa"/>
            <w:shd w:val="clear" w:color="auto" w:fill="C0C0C0"/>
          </w:tcPr>
          <w:p w14:paraId="7D247249" w14:textId="4ACFB027"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particle in the compound earth material (</w:t>
            </w:r>
            <w:r w:rsidR="004D38A0" w:rsidRPr="008F3406">
              <w:rPr>
                <w:rFonts w:ascii="Consolas" w:hAnsi="Consolas" w:cs="Consolas"/>
                <w:color w:val="000000"/>
                <w:sz w:val="18"/>
                <w:szCs w:val="18"/>
              </w:rPr>
              <w:t>e.g.</w:t>
            </w:r>
            <w:r w:rsidRPr="008F3406">
              <w:rPr>
                <w:rFonts w:ascii="Consolas" w:hAnsi="Consolas" w:cs="Consolas"/>
                <w:color w:val="000000"/>
                <w:sz w:val="18"/>
                <w:szCs w:val="18"/>
              </w:rPr>
              <w:t>, bioclast, phenocryst, pyroclast)</w:t>
            </w:r>
            <w:r w:rsidR="008279FB" w:rsidRPr="008F3406">
              <w:rPr>
                <w:rFonts w:ascii="Consolas" w:hAnsi="Consolas" w:cs="Consolas"/>
                <w:color w:val="000000"/>
                <w:sz w:val="18"/>
                <w:szCs w:val="18"/>
              </w:rPr>
              <w:t>.</w:t>
            </w:r>
          </w:p>
        </w:tc>
      </w:tr>
      <w:tr w:rsidR="00FE43AC" w:rsidRPr="008F3406" w14:paraId="2F7F49AF" w14:textId="77777777" w:rsidTr="008F3406">
        <w:tc>
          <w:tcPr>
            <w:tcW w:w="2518" w:type="dxa"/>
            <w:shd w:val="clear" w:color="auto" w:fill="auto"/>
          </w:tcPr>
          <w:p w14:paraId="192C35DB" w14:textId="27B50DB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PhysicalPropertyTerm</w:t>
            </w:r>
          </w:p>
        </w:tc>
        <w:tc>
          <w:tcPr>
            <w:tcW w:w="6338" w:type="dxa"/>
            <w:shd w:val="clear" w:color="auto" w:fill="auto"/>
          </w:tcPr>
          <w:p w14:paraId="501ACEE0" w14:textId="2A557FB1"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physical property types (</w:t>
            </w:r>
            <w:r w:rsidR="004D38A0" w:rsidRPr="008F3406">
              <w:rPr>
                <w:rFonts w:ascii="Consolas" w:hAnsi="Consolas" w:cs="Consolas"/>
                <w:color w:val="000000"/>
                <w:sz w:val="18"/>
                <w:szCs w:val="18"/>
              </w:rPr>
              <w:t>e.g.</w:t>
            </w:r>
            <w:r w:rsidRPr="008F3406">
              <w:rPr>
                <w:rFonts w:ascii="Consolas" w:hAnsi="Consolas" w:cs="Consolas"/>
                <w:color w:val="000000"/>
                <w:sz w:val="18"/>
                <w:szCs w:val="18"/>
              </w:rPr>
              <w:t xml:space="preserve">, density, porosity, magnetic susceptibility, magnetic remanence, conductivity, </w:t>
            </w:r>
            <w:r w:rsidR="004D38A0" w:rsidRPr="008F3406">
              <w:rPr>
                <w:rFonts w:ascii="Consolas" w:hAnsi="Consolas" w:cs="Consolas"/>
                <w:color w:val="000000"/>
                <w:sz w:val="18"/>
                <w:szCs w:val="18"/>
              </w:rPr>
              <w:t>etc.</w:t>
            </w:r>
            <w:r w:rsidRPr="008F3406">
              <w:rPr>
                <w:rFonts w:ascii="Consolas" w:hAnsi="Consolas" w:cs="Consolas"/>
                <w:color w:val="000000"/>
                <w:sz w:val="18"/>
                <w:szCs w:val="18"/>
              </w:rPr>
              <w:t>)</w:t>
            </w:r>
            <w:r w:rsidR="008279FB" w:rsidRPr="008F3406">
              <w:rPr>
                <w:rFonts w:ascii="Consolas" w:hAnsi="Consolas" w:cs="Consolas"/>
                <w:color w:val="000000"/>
                <w:sz w:val="18"/>
                <w:szCs w:val="18"/>
              </w:rPr>
              <w:t>.</w:t>
            </w:r>
          </w:p>
        </w:tc>
      </w:tr>
      <w:tr w:rsidR="000A793F" w:rsidRPr="008F3406" w14:paraId="77A0E095" w14:textId="77777777" w:rsidTr="008F3406">
        <w:tc>
          <w:tcPr>
            <w:tcW w:w="2518" w:type="dxa"/>
            <w:shd w:val="clear" w:color="auto" w:fill="C0C0C0"/>
          </w:tcPr>
          <w:p w14:paraId="413A7E0A" w14:textId="00A91475"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DeformationStyleTerm</w:t>
            </w:r>
          </w:p>
        </w:tc>
        <w:tc>
          <w:tcPr>
            <w:tcW w:w="6338" w:type="dxa"/>
            <w:shd w:val="clear" w:color="auto" w:fill="C0C0C0"/>
          </w:tcPr>
          <w:p w14:paraId="7C0219B3" w14:textId="63DB02C9"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A controlled vocabulary of terms describing the style of deformation (</w:t>
            </w:r>
            <w:r w:rsidR="004D38A0" w:rsidRPr="008F3406">
              <w:rPr>
                <w:rFonts w:ascii="Consolas" w:hAnsi="Consolas" w:cs="Consolas"/>
                <w:color w:val="000000"/>
                <w:sz w:val="18"/>
                <w:szCs w:val="18"/>
              </w:rPr>
              <w:t>e.g.</w:t>
            </w:r>
            <w:r w:rsidRPr="008F3406">
              <w:rPr>
                <w:rFonts w:ascii="Consolas" w:hAnsi="Consolas" w:cs="Consolas"/>
                <w:color w:val="000000"/>
                <w:sz w:val="18"/>
                <w:szCs w:val="18"/>
              </w:rPr>
              <w:t>, brittle, ductile).</w:t>
            </w:r>
          </w:p>
        </w:tc>
      </w:tr>
      <w:tr w:rsidR="00FE43AC" w:rsidRPr="008F3406" w14:paraId="2C4231E8" w14:textId="77777777" w:rsidTr="008F3406">
        <w:tc>
          <w:tcPr>
            <w:tcW w:w="2518" w:type="dxa"/>
            <w:shd w:val="clear" w:color="auto" w:fill="auto"/>
          </w:tcPr>
          <w:p w14:paraId="71D4BE5E" w14:textId="39A9BBB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LineationTypeTerm</w:t>
            </w:r>
          </w:p>
        </w:tc>
        <w:tc>
          <w:tcPr>
            <w:tcW w:w="6338" w:type="dxa"/>
            <w:shd w:val="clear" w:color="auto" w:fill="auto"/>
          </w:tcPr>
          <w:p w14:paraId="0998214D" w14:textId="6D80D57C" w:rsidR="00FE43AC" w:rsidRPr="008F3406" w:rsidRDefault="00FE43AC" w:rsidP="00935765">
            <w:pPr>
              <w:tabs>
                <w:tab w:val="left" w:pos="3546"/>
              </w:tabs>
              <w:rPr>
                <w:rFonts w:ascii="Consolas" w:hAnsi="Consolas" w:cs="Consolas"/>
                <w:color w:val="000000"/>
                <w:sz w:val="18"/>
                <w:szCs w:val="18"/>
              </w:rPr>
            </w:pPr>
            <w:r w:rsidRPr="008F3406">
              <w:rPr>
                <w:rFonts w:ascii="Consolas" w:hAnsi="Consolas" w:cs="Consolas"/>
                <w:color w:val="000000"/>
                <w:sz w:val="18"/>
                <w:szCs w:val="18"/>
              </w:rPr>
              <w:t xml:space="preserve">Refers to a vocabulary of terms describing the type of lineation.  Examples include: flow lines, scratches, striae, slickenlines, </w:t>
            </w:r>
            <w:proofErr w:type="gramStart"/>
            <w:r w:rsidRPr="008F3406">
              <w:rPr>
                <w:rFonts w:ascii="Consolas" w:hAnsi="Consolas" w:cs="Consolas"/>
                <w:color w:val="000000"/>
                <w:sz w:val="18"/>
                <w:szCs w:val="18"/>
              </w:rPr>
              <w:t>linear</w:t>
            </w:r>
            <w:proofErr w:type="gramEnd"/>
            <w:r w:rsidRPr="008F3406">
              <w:rPr>
                <w:rFonts w:ascii="Consolas" w:hAnsi="Consolas" w:cs="Consolas"/>
                <w:color w:val="000000"/>
                <w:sz w:val="18"/>
                <w:szCs w:val="18"/>
              </w:rPr>
              <w:t xml:space="preserve"> arrangements of elongate components in sediments, elongate minerals, crinkles, and lines of intersection between penetrative planar structures.</w:t>
            </w:r>
          </w:p>
        </w:tc>
      </w:tr>
      <w:tr w:rsidR="000A793F" w:rsidRPr="008F3406" w14:paraId="09EF80BD" w14:textId="77777777" w:rsidTr="008F3406">
        <w:tc>
          <w:tcPr>
            <w:tcW w:w="2518" w:type="dxa"/>
            <w:shd w:val="clear" w:color="auto" w:fill="C0C0C0"/>
          </w:tcPr>
          <w:p w14:paraId="02816E32" w14:textId="50D78AC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MovementSenseTerm</w:t>
            </w:r>
          </w:p>
        </w:tc>
        <w:tc>
          <w:tcPr>
            <w:tcW w:w="6338" w:type="dxa"/>
            <w:shd w:val="clear" w:color="auto" w:fill="C0C0C0"/>
          </w:tcPr>
          <w:p w14:paraId="3A6D30A2" w14:textId="42A45290"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sense of movement on a shear displacement structure</w:t>
            </w:r>
            <w:r w:rsidR="008279FB" w:rsidRPr="008F3406">
              <w:rPr>
                <w:rFonts w:ascii="Consolas" w:hAnsi="Consolas" w:cs="Consolas"/>
                <w:color w:val="000000"/>
                <w:sz w:val="18"/>
                <w:szCs w:val="18"/>
              </w:rPr>
              <w:t>.</w:t>
            </w:r>
          </w:p>
        </w:tc>
      </w:tr>
      <w:tr w:rsidR="00FE43AC" w:rsidRPr="008F3406" w14:paraId="3EBA984D" w14:textId="77777777" w:rsidTr="008F3406">
        <w:tc>
          <w:tcPr>
            <w:tcW w:w="2518" w:type="dxa"/>
            <w:shd w:val="clear" w:color="auto" w:fill="auto"/>
          </w:tcPr>
          <w:p w14:paraId="442A7A86" w14:textId="0E20384C"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lastRenderedPageBreak/>
              <w:t>MovementTypeTerm</w:t>
            </w:r>
          </w:p>
        </w:tc>
        <w:tc>
          <w:tcPr>
            <w:tcW w:w="6338" w:type="dxa"/>
            <w:shd w:val="clear" w:color="auto" w:fill="auto"/>
          </w:tcPr>
          <w:p w14:paraId="2CAB326F" w14:textId="29585E88"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 xml:space="preserve">Refers to a vocabulary of terms describing the type of </w:t>
            </w:r>
            <w:r w:rsidR="004D38A0" w:rsidRPr="008F3406">
              <w:rPr>
                <w:rFonts w:ascii="Consolas" w:hAnsi="Consolas" w:cs="Consolas"/>
                <w:color w:val="000000"/>
                <w:sz w:val="18"/>
                <w:szCs w:val="18"/>
              </w:rPr>
              <w:t>movement (e.g.</w:t>
            </w:r>
            <w:r w:rsidRPr="008F3406">
              <w:rPr>
                <w:rFonts w:ascii="Consolas" w:hAnsi="Consolas" w:cs="Consolas"/>
                <w:color w:val="000000"/>
                <w:sz w:val="18"/>
                <w:szCs w:val="18"/>
              </w:rPr>
              <w:t>, dip-slip, strike-slip)</w:t>
            </w:r>
            <w:r w:rsidR="008279FB" w:rsidRPr="008F3406">
              <w:rPr>
                <w:rFonts w:ascii="Consolas" w:hAnsi="Consolas" w:cs="Consolas"/>
                <w:color w:val="000000"/>
                <w:sz w:val="18"/>
                <w:szCs w:val="18"/>
              </w:rPr>
              <w:t>.</w:t>
            </w:r>
          </w:p>
        </w:tc>
      </w:tr>
      <w:tr w:rsidR="000A793F" w:rsidRPr="008F3406" w14:paraId="6C1B54E8" w14:textId="77777777" w:rsidTr="008F3406">
        <w:tc>
          <w:tcPr>
            <w:tcW w:w="2518" w:type="dxa"/>
            <w:shd w:val="clear" w:color="auto" w:fill="C0C0C0"/>
          </w:tcPr>
          <w:p w14:paraId="1771A2DC" w14:textId="4AD639E1"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NonDirectionalStructureTypeTerm</w:t>
            </w:r>
          </w:p>
        </w:tc>
        <w:tc>
          <w:tcPr>
            <w:tcW w:w="6338" w:type="dxa"/>
            <w:shd w:val="clear" w:color="auto" w:fill="C0C0C0"/>
          </w:tcPr>
          <w:p w14:paraId="7D818013" w14:textId="277054B8" w:rsidR="00FE43AC" w:rsidRPr="008F3406" w:rsidRDefault="00FE43AC" w:rsidP="00935765">
            <w:pPr>
              <w:tabs>
                <w:tab w:val="left" w:pos="3668"/>
              </w:tabs>
              <w:rPr>
                <w:rFonts w:ascii="Consolas" w:hAnsi="Consolas" w:cs="Consolas"/>
                <w:color w:val="000000"/>
                <w:sz w:val="18"/>
                <w:szCs w:val="18"/>
              </w:rPr>
            </w:pPr>
            <w:r w:rsidRPr="008F3406">
              <w:rPr>
                <w:rFonts w:ascii="Consolas" w:hAnsi="Consolas" w:cs="Consolas"/>
                <w:color w:val="000000"/>
                <w:sz w:val="18"/>
                <w:szCs w:val="18"/>
              </w:rPr>
              <w:t>Refers to a vocabulary of terms describing types of non-directional structures (</w:t>
            </w:r>
            <w:r w:rsidR="004D38A0" w:rsidRPr="008F3406">
              <w:rPr>
                <w:rFonts w:ascii="Consolas" w:hAnsi="Consolas" w:cs="Consolas"/>
                <w:color w:val="000000"/>
                <w:sz w:val="18"/>
                <w:szCs w:val="18"/>
              </w:rPr>
              <w:t>e.g.</w:t>
            </w:r>
            <w:r w:rsidRPr="008F3406">
              <w:rPr>
                <w:rFonts w:ascii="Consolas" w:hAnsi="Consolas" w:cs="Consolas"/>
                <w:color w:val="000000"/>
                <w:sz w:val="18"/>
                <w:szCs w:val="18"/>
              </w:rPr>
              <w:t xml:space="preserve">, miarolitic cavity, flame structure, load cast, shatter cone, trace fossil, fossil mold, </w:t>
            </w:r>
            <w:r w:rsidR="004D38A0" w:rsidRPr="008F3406">
              <w:rPr>
                <w:rFonts w:ascii="Consolas" w:hAnsi="Consolas" w:cs="Consolas"/>
                <w:color w:val="000000"/>
                <w:sz w:val="18"/>
                <w:szCs w:val="18"/>
              </w:rPr>
              <w:t>etc.</w:t>
            </w:r>
            <w:r w:rsidRPr="008F3406">
              <w:rPr>
                <w:rFonts w:ascii="Consolas" w:hAnsi="Consolas" w:cs="Consolas"/>
                <w:color w:val="000000"/>
                <w:sz w:val="18"/>
                <w:szCs w:val="18"/>
              </w:rPr>
              <w:t>)</w:t>
            </w:r>
            <w:r w:rsidR="008279FB" w:rsidRPr="008F3406">
              <w:rPr>
                <w:rFonts w:ascii="Consolas" w:hAnsi="Consolas" w:cs="Consolas"/>
                <w:color w:val="000000"/>
                <w:sz w:val="18"/>
                <w:szCs w:val="18"/>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41AF59EF" w:rsidR="003666A1" w:rsidRDefault="003666A1" w:rsidP="003666A1">
      <w:pPr>
        <w:pStyle w:val="Titre2"/>
        <w:rPr>
          <w:lang w:val="en-CA"/>
        </w:rPr>
      </w:pPr>
      <w:bookmarkStart w:id="432" w:name="_Ref432948522"/>
      <w:bookmarkStart w:id="433" w:name="_Toc458065773"/>
      <w:r w:rsidRPr="00D12552">
        <w:rPr>
          <w:lang w:val="en-CA"/>
        </w:rPr>
        <w:lastRenderedPageBreak/>
        <w:t xml:space="preserve">GeoSciML </w:t>
      </w:r>
      <w:r>
        <w:rPr>
          <w:lang w:val="en-CA"/>
        </w:rPr>
        <w:t>GeologicTime</w:t>
      </w:r>
      <w:r w:rsidRPr="00D12552">
        <w:rPr>
          <w:lang w:val="en-CA"/>
        </w:rPr>
        <w:t xml:space="preserve"> Requirements </w:t>
      </w:r>
      <w:bookmarkEnd w:id="432"/>
      <w:r w:rsidR="004D38A0" w:rsidRPr="00D12552">
        <w:rPr>
          <w:lang w:val="en-CA"/>
        </w:rPr>
        <w:t>Class</w:t>
      </w:r>
      <w:r w:rsidR="004D38A0">
        <w:rPr>
          <w:lang w:val="en-CA"/>
        </w:rPr>
        <w:t xml:space="preserve"> </w:t>
      </w:r>
      <w:r w:rsidR="004D38A0">
        <w:t>(</w:t>
      </w:r>
      <w:r w:rsidR="00052694">
        <w:t>Normative)</w:t>
      </w:r>
      <w:bookmarkEnd w:id="433"/>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3A362773" w:rsidR="00501FA1"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30BC73F0"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/req/gsml4-timescale/</w:t>
            </w:r>
            <w:r w:rsidR="007078B0">
              <w:rPr>
                <w:rFonts w:ascii="Calibri" w:eastAsia="MS Mincho" w:hAnsi="Calibri"/>
                <w:b/>
                <w:sz w:val="20"/>
                <w:szCs w:val="20"/>
                <w:lang w:val="en-CA"/>
              </w:rPr>
              <w:t>start</w:t>
            </w:r>
            <w:r w:rsidRPr="00513449">
              <w:rPr>
                <w:rFonts w:ascii="Calibri" w:eastAsia="MS Mincho" w:hAnsi="Calibri"/>
                <w:b/>
                <w:sz w:val="20"/>
                <w:szCs w:val="20"/>
                <w:lang w:val="en-CA"/>
              </w:rPr>
              <w:t xml:space="preserve"> </w:t>
            </w:r>
          </w:p>
          <w:p w14:paraId="3920242F" w14:textId="6F77C110" w:rsidR="00513449" w:rsidRPr="00402582" w:rsidRDefault="007078B0" w:rsidP="00513449">
            <w:pPr>
              <w:spacing w:before="100" w:beforeAutospacing="1" w:after="100" w:afterAutospacing="1" w:line="230" w:lineRule="atLeast"/>
              <w:rPr>
                <w:rFonts w:ascii="Calibri" w:eastAsia="MS Mincho" w:hAnsi="Calibri"/>
                <w:sz w:val="20"/>
                <w:szCs w:val="20"/>
                <w:lang w:val="en-CA"/>
              </w:rPr>
            </w:pPr>
            <w:r>
              <w:rPr>
                <w:rFonts w:ascii="Calibri" w:eastAsia="MS Mincho" w:hAnsi="Calibri"/>
                <w:sz w:val="20"/>
                <w:szCs w:val="20"/>
                <w:lang w:val="en-CA"/>
              </w:rPr>
              <w:t>The start TimeOrdinalEraBoundary SHALL refer to the oldest boundary</w:t>
            </w:r>
          </w:p>
        </w:tc>
      </w:tr>
    </w:tbl>
    <w:p w14:paraId="4A31815E" w14:textId="77777777" w:rsidR="00513449" w:rsidRDefault="00513449" w:rsidP="00355CAB">
      <w:pPr>
        <w:rPr>
          <w:lang w:val="en-CA"/>
        </w:rPr>
      </w:pPr>
    </w:p>
    <w:p w14:paraId="2231DF6F" w14:textId="16676A76" w:rsidR="003666A1" w:rsidRDefault="003666A1" w:rsidP="00355CAB">
      <w:pPr>
        <w:rPr>
          <w:lang w:val="en-CA"/>
        </w:rPr>
      </w:pPr>
      <w:r w:rsidRPr="003666A1">
        <w:rPr>
          <w:lang w:val="en-CA"/>
        </w:rPr>
        <w:t>The Geologic Time package</w:t>
      </w:r>
      <w:r w:rsidR="00775F72">
        <w:rPr>
          <w:lang w:val="en-CA"/>
        </w:rPr>
        <w:t xml:space="preserve">, developed by </w:t>
      </w:r>
      <w:r w:rsidR="00B676F5">
        <w:rPr>
          <w:lang w:val="en-CA"/>
        </w:rPr>
        <w:t xml:space="preserve">Simon </w:t>
      </w:r>
      <w:r w:rsidR="00775F72">
        <w:rPr>
          <w:lang w:val="en-CA"/>
        </w:rPr>
        <w:t xml:space="preserve">Cox </w:t>
      </w:r>
      <w:r w:rsidR="00B676F5">
        <w:rPr>
          <w:lang w:val="en-CA"/>
        </w:rPr>
        <w:t xml:space="preserve">(CSIRO) </w:t>
      </w:r>
      <w:r w:rsidR="00775F72">
        <w:rPr>
          <w:lang w:val="en-CA"/>
        </w:rPr>
        <w:t xml:space="preserve">and </w:t>
      </w:r>
      <w:r w:rsidR="00B676F5">
        <w:rPr>
          <w:lang w:val="en-CA"/>
        </w:rPr>
        <w:t>Steve Richard (Arizona Geological Survey</w:t>
      </w:r>
      <w:r w:rsidR="00775F72">
        <w:rPr>
          <w:lang w:val="en-CA"/>
        </w:rPr>
        <w:t>)</w:t>
      </w:r>
      <w:r w:rsidR="00680CF9">
        <w:rPr>
          <w:lang w:val="en-CA"/>
        </w:rPr>
        <w:t xml:space="preserve"> [</w:t>
      </w:r>
      <w:r w:rsidR="00680CF9">
        <w:rPr>
          <w:lang w:val="en-CA"/>
        </w:rPr>
        <w:fldChar w:fldCharType="begin"/>
      </w:r>
      <w:r w:rsidR="00680CF9">
        <w:rPr>
          <w:lang w:val="en-CA"/>
        </w:rPr>
        <w:instrText xml:space="preserve"> REF _Ref458067042 \n \h </w:instrText>
      </w:r>
      <w:r w:rsidR="00680CF9">
        <w:rPr>
          <w:lang w:val="en-CA"/>
        </w:rPr>
      </w:r>
      <w:r w:rsidR="00680CF9">
        <w:rPr>
          <w:lang w:val="en-CA"/>
        </w:rPr>
        <w:fldChar w:fldCharType="separate"/>
      </w:r>
      <w:r w:rsidR="00680CF9">
        <w:rPr>
          <w:lang w:val="en-CA"/>
        </w:rPr>
        <w:t>1</w:t>
      </w:r>
      <w:r w:rsidR="00680CF9">
        <w:rPr>
          <w:lang w:val="en-CA"/>
        </w:rPr>
        <w:fldChar w:fldCharType="end"/>
      </w:r>
      <w:r w:rsidR="00B676F5">
        <w:rPr>
          <w:lang w:val="en-CA"/>
        </w:rPr>
        <w:t>]</w:t>
      </w:r>
      <w:r w:rsidR="00775F72">
        <w:rPr>
          <w:lang w:val="en-CA"/>
        </w:rPr>
        <w:t xml:space="preserve">,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685DA52A" w:rsidR="000B1244" w:rsidRDefault="0095264C" w:rsidP="000B1244">
      <w:pPr>
        <w:keepNext/>
      </w:pPr>
      <w:r>
        <w:rPr>
          <w:noProof/>
          <w:lang w:val="en-CA" w:eastAsia="en-CA"/>
        </w:rPr>
        <w:lastRenderedPageBreak/>
        <w:drawing>
          <wp:inline distT="0" distB="0" distL="0" distR="0" wp14:anchorId="0C3AC849" wp14:editId="28AE11DF">
            <wp:extent cx="5486400" cy="6154372"/>
            <wp:effectExtent l="0" t="0" r="0" b="0"/>
            <wp:docPr id="511" name="Imag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6154372"/>
                    </a:xfrm>
                    <a:prstGeom prst="rect">
                      <a:avLst/>
                    </a:prstGeom>
                    <a:noFill/>
                    <a:ln>
                      <a:noFill/>
                    </a:ln>
                  </pic:spPr>
                </pic:pic>
              </a:graphicData>
            </a:graphic>
          </wp:inline>
        </w:drawing>
      </w:r>
    </w:p>
    <w:p w14:paraId="1CA1FBA7" w14:textId="6ABD7166"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C615B">
        <w:rPr>
          <w:noProof/>
        </w:rPr>
        <w:t>62</w:t>
      </w:r>
      <w:r w:rsidR="00673E83">
        <w:rPr>
          <w:noProof/>
        </w:rPr>
        <w:fldChar w:fldCharType="end"/>
      </w:r>
      <w:r>
        <w:t>: GeologicTime dependencies</w:t>
      </w:r>
      <w:r w:rsidR="008279FB">
        <w:t>.</w:t>
      </w:r>
    </w:p>
    <w:p w14:paraId="2C2DA796" w14:textId="1EEF7A22" w:rsidR="008F4E9C" w:rsidRDefault="0095264C" w:rsidP="008F4E9C">
      <w:pPr>
        <w:keepNext/>
      </w:pPr>
      <w:r>
        <w:rPr>
          <w:noProof/>
          <w:lang w:val="en-CA" w:eastAsia="en-CA"/>
        </w:rPr>
        <w:lastRenderedPageBreak/>
        <w:drawing>
          <wp:inline distT="0" distB="0" distL="0" distR="0" wp14:anchorId="2372B5B5" wp14:editId="1891B8DF">
            <wp:extent cx="5486400" cy="4740870"/>
            <wp:effectExtent l="0" t="0" r="0" b="3175"/>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4740870"/>
                    </a:xfrm>
                    <a:prstGeom prst="rect">
                      <a:avLst/>
                    </a:prstGeom>
                    <a:noFill/>
                    <a:ln>
                      <a:noFill/>
                    </a:ln>
                  </pic:spPr>
                </pic:pic>
              </a:graphicData>
            </a:graphic>
          </wp:inline>
        </w:drawing>
      </w:r>
    </w:p>
    <w:p w14:paraId="7CF7A581" w14:textId="3A01CB4B" w:rsidR="008F4E9C" w:rsidRDefault="008F4E9C" w:rsidP="008F4E9C">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63</w:t>
      </w:r>
      <w:r w:rsidR="00673E83">
        <w:rPr>
          <w:noProof/>
        </w:rPr>
        <w:fldChar w:fldCharType="end"/>
      </w:r>
      <w:r>
        <w:t>: Geologic Time summary diagram</w:t>
      </w:r>
      <w:r w:rsidR="008279FB">
        <w:t>.</w:t>
      </w:r>
    </w:p>
    <w:p w14:paraId="1B5DD8CD" w14:textId="60B4F9D0" w:rsidR="008F4E9C" w:rsidRDefault="008F4E9C" w:rsidP="00D81A7B">
      <w:pPr>
        <w:pStyle w:val="Titre3"/>
      </w:pPr>
      <w:bookmarkStart w:id="434" w:name="_Toc458065774"/>
      <w:r w:rsidRPr="008F4E9C">
        <w:t>Global Boundary Stratotype Sections and Points</w:t>
      </w:r>
      <w:bookmarkEnd w:id="434"/>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79004643" w:rsidR="00821F1F" w:rsidRDefault="0095264C" w:rsidP="00821F1F">
      <w:pPr>
        <w:keepNext/>
      </w:pPr>
      <w:r>
        <w:rPr>
          <w:noProof/>
          <w:lang w:val="en-CA" w:eastAsia="en-CA"/>
        </w:rPr>
        <w:lastRenderedPageBreak/>
        <w:drawing>
          <wp:inline distT="0" distB="0" distL="0" distR="0" wp14:anchorId="641BEFEF" wp14:editId="20EAA048">
            <wp:extent cx="5486400" cy="4147364"/>
            <wp:effectExtent l="0" t="0" r="0" b="5715"/>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4147364"/>
                    </a:xfrm>
                    <a:prstGeom prst="rect">
                      <a:avLst/>
                    </a:prstGeom>
                    <a:noFill/>
                    <a:ln>
                      <a:noFill/>
                    </a:ln>
                  </pic:spPr>
                </pic:pic>
              </a:graphicData>
            </a:graphic>
          </wp:inline>
        </w:drawing>
      </w:r>
    </w:p>
    <w:p w14:paraId="5D21835B" w14:textId="4C1CE5C3" w:rsidR="008F4E9C" w:rsidRDefault="00821F1F" w:rsidP="00821F1F">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64</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Titre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233D34DA" w:rsidR="00821F1F" w:rsidRPr="00083053" w:rsidRDefault="0095264C" w:rsidP="00821F1F">
      <w:pPr>
        <w:keepNext/>
        <w:rPr>
          <w:lang w:val="en-CA"/>
        </w:rPr>
      </w:pPr>
      <w:r>
        <w:rPr>
          <w:noProof/>
          <w:lang w:val="en-CA" w:eastAsia="en-CA"/>
        </w:rPr>
        <w:lastRenderedPageBreak/>
        <w:drawing>
          <wp:inline distT="0" distB="0" distL="0" distR="0" wp14:anchorId="38B09C9F" wp14:editId="4C63944D">
            <wp:extent cx="3069590" cy="4647565"/>
            <wp:effectExtent l="0" t="0" r="0" b="635"/>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69590" cy="4647565"/>
                    </a:xfrm>
                    <a:prstGeom prst="rect">
                      <a:avLst/>
                    </a:prstGeom>
                    <a:noFill/>
                    <a:ln>
                      <a:noFill/>
                    </a:ln>
                  </pic:spPr>
                </pic:pic>
              </a:graphicData>
            </a:graphic>
          </wp:inline>
        </w:drawing>
      </w:r>
    </w:p>
    <w:p w14:paraId="27847BD6" w14:textId="7868DC28" w:rsidR="00821F1F" w:rsidRPr="003C3333" w:rsidRDefault="00821F1F" w:rsidP="00821F1F">
      <w:pPr>
        <w:pStyle w:val="Lgende"/>
        <w:rPr>
          <w:lang w:val="fr-CA"/>
        </w:rPr>
      </w:pPr>
      <w:r w:rsidRPr="003C3333">
        <w:rPr>
          <w:lang w:val="fr-CA"/>
        </w:rPr>
        <w:t xml:space="preserve">Figure </w:t>
      </w:r>
      <w:r w:rsidR="00673E83" w:rsidRPr="00083053">
        <w:rPr>
          <w:lang w:val="en-CA"/>
        </w:rPr>
        <w:fldChar w:fldCharType="begin"/>
      </w:r>
      <w:r w:rsidR="00673E83" w:rsidRPr="003C3333">
        <w:rPr>
          <w:lang w:val="fr-CA"/>
        </w:rPr>
        <w:instrText xml:space="preserve"> SEQ Figure \* ARABIC </w:instrText>
      </w:r>
      <w:r w:rsidR="00673E83" w:rsidRPr="00083053">
        <w:rPr>
          <w:lang w:val="en-CA"/>
        </w:rPr>
        <w:fldChar w:fldCharType="separate"/>
      </w:r>
      <w:r w:rsidR="007C615B">
        <w:rPr>
          <w:noProof/>
          <w:lang w:val="fr-CA"/>
        </w:rPr>
        <w:t>65</w:t>
      </w:r>
      <w:r w:rsidR="00673E83" w:rsidRPr="00083053">
        <w:rPr>
          <w:noProof/>
          <w:lang w:val="en-CA"/>
        </w:rPr>
        <w:fldChar w:fldCharType="end"/>
      </w:r>
      <w:r w:rsidR="00024B9A" w:rsidRPr="003C3333">
        <w:rPr>
          <w:lang w:val="fr-CA"/>
        </w:rPr>
        <w:t>: Stratigraphic points</w:t>
      </w:r>
      <w:r w:rsidR="009328CD" w:rsidRPr="003C3333">
        <w:rPr>
          <w:lang w:val="fr-CA"/>
        </w:rPr>
        <w:t xml:space="preserve"> context diagram</w:t>
      </w:r>
    </w:p>
    <w:p w14:paraId="3C98EEDE" w14:textId="01533E07" w:rsidR="009328CD" w:rsidRPr="00093E54" w:rsidRDefault="009328CD" w:rsidP="000B1244">
      <w:pPr>
        <w:pStyle w:val="Titre5"/>
        <w:rPr>
          <w:lang w:val="en-CA"/>
        </w:rPr>
      </w:pPr>
      <w:proofErr w:type="gramStart"/>
      <w:r w:rsidRPr="00083053">
        <w:rPr>
          <w:lang w:val="en-CA"/>
        </w:rPr>
        <w:t>primaryGuidingCriterion</w:t>
      </w:r>
      <w:proofErr w:type="gramEnd"/>
    </w:p>
    <w:p w14:paraId="3F0500E6" w14:textId="1D253EEC" w:rsidR="009328CD" w:rsidRPr="000B1244" w:rsidRDefault="009328CD" w:rsidP="009328CD">
      <w:r>
        <w:t xml:space="preserve">The property </w:t>
      </w:r>
      <w:r w:rsidRPr="008F3406">
        <w:rPr>
          <w:rStyle w:val="Entity"/>
        </w:rPr>
        <w:t>primaryGuidingCriterion</w:t>
      </w:r>
      <w:proofErr w:type="gramStart"/>
      <w:r w:rsidR="00253146" w:rsidRPr="008F3406">
        <w:rPr>
          <w:rStyle w:val="Entity"/>
        </w:rPr>
        <w:t>:Primitive</w:t>
      </w:r>
      <w:proofErr w:type="gramEnd"/>
      <w:r w:rsidR="00253146" w:rsidRPr="008F3406">
        <w:rPr>
          <w:rStyle w:val="Entity"/>
        </w:rPr>
        <w:t>::CharacterString</w:t>
      </w:r>
      <w:r w:rsidR="00093E54">
        <w:rPr>
          <w:lang w:val="en-CA"/>
        </w:rPr>
        <w:t xml:space="preserve"> </w:t>
      </w:r>
      <w:r>
        <w:rPr>
          <w:lang w:val="en-CA"/>
        </w:rPr>
        <w:t>contain</w:t>
      </w:r>
      <w:r w:rsidR="00093E54">
        <w:rPr>
          <w:lang w:val="en-CA"/>
        </w:rPr>
        <w:t>s</w:t>
      </w:r>
      <w:r>
        <w:rPr>
          <w:lang w:val="en-CA"/>
        </w:rPr>
        <w:t xml:space="preserve"> a </w:t>
      </w:r>
      <w:r w:rsidRPr="009328CD">
        <w:rPr>
          <w:lang w:val="en-CA"/>
        </w:rPr>
        <w:t>description of the primary criterion used to establish this stratigraphic point</w:t>
      </w:r>
      <w:r>
        <w:rPr>
          <w:lang w:val="en-CA"/>
        </w:rPr>
        <w:t>.</w:t>
      </w:r>
    </w:p>
    <w:p w14:paraId="4FC2B950" w14:textId="3FF80853" w:rsidR="009328CD" w:rsidRPr="00093E54" w:rsidRDefault="009328CD" w:rsidP="00093E54">
      <w:pPr>
        <w:pStyle w:val="Titre5"/>
        <w:rPr>
          <w:lang w:val="en-CA"/>
        </w:rPr>
      </w:pPr>
      <w:bookmarkStart w:id="435" w:name="BKM_58D632CF_BB56_4A60_B802_C78FC42B4B0D"/>
      <w:bookmarkEnd w:id="435"/>
      <w:proofErr w:type="gramStart"/>
      <w:r w:rsidRPr="00D970E9">
        <w:rPr>
          <w:lang w:val="en-CA"/>
        </w:rPr>
        <w:t>additionalCorrelationProperty</w:t>
      </w:r>
      <w:proofErr w:type="gramEnd"/>
    </w:p>
    <w:p w14:paraId="0DFB9598" w14:textId="04F2A289" w:rsidR="009328CD" w:rsidRDefault="009328CD" w:rsidP="00D20646">
      <w:pPr>
        <w:rPr>
          <w:lang w:val="en-CA"/>
        </w:rPr>
      </w:pPr>
      <w:r>
        <w:rPr>
          <w:lang w:val="en-CA"/>
        </w:rPr>
        <w:t xml:space="preserve">The property </w:t>
      </w:r>
      <w:r w:rsidRPr="008F3406">
        <w:rPr>
          <w:rStyle w:val="Entity"/>
        </w:rPr>
        <w:t>additionnalCorrelationProperty</w:t>
      </w:r>
      <w:proofErr w:type="gramStart"/>
      <w:r w:rsidR="00253146" w:rsidRPr="008F3406">
        <w:rPr>
          <w:rStyle w:val="Entity"/>
        </w:rPr>
        <w:t>:Primitive</w:t>
      </w:r>
      <w:proofErr w:type="gramEnd"/>
      <w:r w:rsidR="00253146" w:rsidRPr="008F3406">
        <w:rPr>
          <w:rStyle w:val="Entity"/>
        </w:rPr>
        <w:t>::CharacterString</w:t>
      </w:r>
      <w:r>
        <w:rPr>
          <w:lang w:val="en-CA"/>
        </w:rPr>
        <w:t xml:space="preserve"> contain</w:t>
      </w:r>
      <w:r w:rsidR="00093E54">
        <w:rPr>
          <w:lang w:val="en-CA"/>
        </w:rPr>
        <w:t>s</w:t>
      </w:r>
      <w:r>
        <w:rPr>
          <w:lang w:val="en-CA"/>
        </w:rPr>
        <w:t xml:space="preserve"> a</w:t>
      </w:r>
      <w:r w:rsidRPr="009328CD">
        <w:rPr>
          <w:lang w:val="en-CA"/>
        </w:rPr>
        <w:t>ny additional criteria used to establish this stratigraphic point</w:t>
      </w:r>
      <w:r w:rsidR="008279FB">
        <w:rPr>
          <w:lang w:val="en-CA"/>
        </w:rPr>
        <w:t>.</w:t>
      </w:r>
    </w:p>
    <w:p w14:paraId="679E5A10" w14:textId="7D7681DB" w:rsidR="009328CD" w:rsidRPr="00093E54" w:rsidRDefault="009328CD" w:rsidP="00D20646">
      <w:pPr>
        <w:pStyle w:val="Titre5"/>
        <w:rPr>
          <w:lang w:val="en-CA"/>
        </w:rPr>
      </w:pPr>
      <w:proofErr w:type="gramStart"/>
      <w:r>
        <w:rPr>
          <w:lang w:val="en-CA"/>
        </w:rPr>
        <w:t>s</w:t>
      </w:r>
      <w:r w:rsidRPr="009328CD">
        <w:rPr>
          <w:lang w:val="en-CA"/>
        </w:rPr>
        <w:t>tatus</w:t>
      </w:r>
      <w:proofErr w:type="gramEnd"/>
    </w:p>
    <w:p w14:paraId="5E0E0A8F" w14:textId="06903B6B" w:rsidR="009328CD" w:rsidRDefault="009328CD" w:rsidP="00D20646">
      <w:pPr>
        <w:rPr>
          <w:lang w:val="en-CA"/>
        </w:rPr>
      </w:pPr>
      <w:r>
        <w:rPr>
          <w:lang w:val="en-CA"/>
        </w:rPr>
        <w:t xml:space="preserve">The property </w:t>
      </w:r>
      <w:r w:rsidRPr="008F3406">
        <w:rPr>
          <w:rStyle w:val="Entity"/>
        </w:rPr>
        <w:t>status</w:t>
      </w:r>
      <w:proofErr w:type="gramStart"/>
      <w:r w:rsidR="00253146" w:rsidRPr="008F3406">
        <w:rPr>
          <w:rStyle w:val="Entity"/>
        </w:rPr>
        <w:t>:Primitive</w:t>
      </w:r>
      <w:proofErr w:type="gramEnd"/>
      <w:r w:rsidR="00253146" w:rsidRPr="008F3406">
        <w:rPr>
          <w:rStyle w:val="Entity"/>
        </w:rPr>
        <w:t>::CharacterString</w:t>
      </w:r>
      <w:r>
        <w:rPr>
          <w:lang w:val="en-CA"/>
        </w:rPr>
        <w:t xml:space="preserve"> contain</w:t>
      </w:r>
      <w:r w:rsidR="00093E54">
        <w:rPr>
          <w:lang w:val="en-CA"/>
        </w:rPr>
        <w:t>s</w:t>
      </w:r>
      <w:r>
        <w:rPr>
          <w:lang w:val="en-CA"/>
        </w:rPr>
        <w:t xml:space="preserve">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Titre4"/>
      </w:pPr>
      <w:bookmarkStart w:id="436" w:name="BKM_B8B6E400_425B_496D_997B_63F3369FC8C6"/>
      <w:bookmarkStart w:id="437" w:name="BKM_0A8B18AD_F79E_4E63_8D17_DE2C48F3AF42"/>
      <w:bookmarkStart w:id="438" w:name="BKM_F023F8DE_07B5_4FF5_8335_917836DF40EC"/>
      <w:bookmarkEnd w:id="436"/>
      <w:bookmarkEnd w:id="437"/>
      <w:bookmarkEnd w:id="438"/>
      <w:r>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Titre4"/>
      </w:pPr>
      <w:r>
        <w:lastRenderedPageBreak/>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145EAF6B" w:rsidR="00024B9A" w:rsidRPr="00083053" w:rsidRDefault="0095264C" w:rsidP="00024B9A">
      <w:pPr>
        <w:keepNext/>
        <w:rPr>
          <w:lang w:val="en-CA"/>
        </w:rPr>
      </w:pPr>
      <w:r>
        <w:rPr>
          <w:noProof/>
          <w:lang w:val="en-CA" w:eastAsia="en-CA"/>
        </w:rPr>
        <w:drawing>
          <wp:inline distT="0" distB="0" distL="0" distR="0" wp14:anchorId="695E742D" wp14:editId="20F93B25">
            <wp:extent cx="4723130" cy="5078730"/>
            <wp:effectExtent l="0" t="0" r="1270" b="762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23130" cy="5078730"/>
                    </a:xfrm>
                    <a:prstGeom prst="rect">
                      <a:avLst/>
                    </a:prstGeom>
                    <a:noFill/>
                    <a:ln>
                      <a:noFill/>
                    </a:ln>
                  </pic:spPr>
                </pic:pic>
              </a:graphicData>
            </a:graphic>
          </wp:inline>
        </w:drawing>
      </w:r>
    </w:p>
    <w:p w14:paraId="25FBC17D" w14:textId="71B36A3A" w:rsidR="00024B9A" w:rsidRPr="006064ED" w:rsidRDefault="00024B9A" w:rsidP="00024B9A">
      <w:pPr>
        <w:pStyle w:val="Lgende"/>
        <w:rPr>
          <w:lang w:val="fr-CA"/>
        </w:rPr>
      </w:pPr>
      <w:r w:rsidRPr="006064ED">
        <w:rPr>
          <w:lang w:val="fr-CA"/>
        </w:rPr>
        <w:t xml:space="preserve">Figure </w:t>
      </w:r>
      <w:r w:rsidR="00673E83" w:rsidRPr="00083053">
        <w:rPr>
          <w:lang w:val="en-CA"/>
        </w:rPr>
        <w:fldChar w:fldCharType="begin"/>
      </w:r>
      <w:r w:rsidR="00673E83" w:rsidRPr="006064ED">
        <w:rPr>
          <w:lang w:val="fr-CA"/>
        </w:rPr>
        <w:instrText xml:space="preserve"> SEQ Figure \* ARABIC </w:instrText>
      </w:r>
      <w:r w:rsidR="00673E83" w:rsidRPr="00083053">
        <w:rPr>
          <w:lang w:val="en-CA"/>
        </w:rPr>
        <w:fldChar w:fldCharType="separate"/>
      </w:r>
      <w:r w:rsidR="007C615B">
        <w:rPr>
          <w:noProof/>
          <w:lang w:val="fr-CA"/>
        </w:rPr>
        <w:t>66</w:t>
      </w:r>
      <w:r w:rsidR="00673E83" w:rsidRPr="00083053">
        <w:rPr>
          <w:noProof/>
          <w:lang w:val="en-CA"/>
        </w:rPr>
        <w:fldChar w:fldCharType="end"/>
      </w:r>
      <w:r w:rsidRPr="006064ED">
        <w:rPr>
          <w:lang w:val="fr-CA"/>
        </w:rPr>
        <w:t>: Stratigraphic sections</w:t>
      </w:r>
      <w:r w:rsidR="009328CD" w:rsidRPr="006064ED">
        <w:rPr>
          <w:lang w:val="fr-CA"/>
        </w:rPr>
        <w:t xml:space="preserve"> context diagram</w:t>
      </w:r>
      <w:r w:rsidR="008279FB" w:rsidRPr="006064ED">
        <w:rPr>
          <w:lang w:val="fr-CA"/>
        </w:rPr>
        <w:t>.</w:t>
      </w:r>
    </w:p>
    <w:p w14:paraId="60A1878C" w14:textId="47D4757B" w:rsidR="009328CD" w:rsidRPr="00093E54" w:rsidRDefault="009328CD" w:rsidP="00093E54">
      <w:pPr>
        <w:pStyle w:val="Titre5"/>
        <w:rPr>
          <w:lang w:val="en-CA"/>
        </w:rPr>
      </w:pPr>
      <w:proofErr w:type="gramStart"/>
      <w:r w:rsidRPr="00975F19">
        <w:rPr>
          <w:lang w:val="en-CA"/>
        </w:rPr>
        <w:t>geologicS</w:t>
      </w:r>
      <w:r w:rsidRPr="00D970E9">
        <w:rPr>
          <w:lang w:val="en-CA"/>
        </w:rPr>
        <w:t>etting</w:t>
      </w:r>
      <w:proofErr w:type="gramEnd"/>
    </w:p>
    <w:p w14:paraId="20281BFA" w14:textId="256D4AB5" w:rsidR="009328CD" w:rsidRDefault="009328CD">
      <w:pPr>
        <w:rPr>
          <w:lang w:val="en-CA"/>
        </w:rPr>
      </w:pPr>
      <w:r>
        <w:rPr>
          <w:lang w:val="en-CA"/>
        </w:rPr>
        <w:t xml:space="preserve">The property </w:t>
      </w:r>
      <w:r w:rsidRPr="008F3406">
        <w:rPr>
          <w:rStyle w:val="Entity"/>
        </w:rPr>
        <w:t>geologicSetting</w:t>
      </w:r>
      <w:proofErr w:type="gramStart"/>
      <w:r w:rsidR="00253146" w:rsidRPr="008F3406">
        <w:rPr>
          <w:rStyle w:val="Entity"/>
        </w:rPr>
        <w:t>:Primitive</w:t>
      </w:r>
      <w:proofErr w:type="gramEnd"/>
      <w:r w:rsidR="00253146" w:rsidRPr="008F3406">
        <w:rPr>
          <w:rStyle w:val="Entity"/>
        </w:rPr>
        <w:t>::CharacterString</w:t>
      </w:r>
      <w:r>
        <w:rPr>
          <w:lang w:val="en-CA"/>
        </w:rPr>
        <w:t xml:space="preserve"> contain</w:t>
      </w:r>
      <w:r w:rsidR="00093E54">
        <w:rPr>
          <w:lang w:val="en-CA"/>
        </w:rPr>
        <w:t>s</w:t>
      </w:r>
      <w:r>
        <w:rPr>
          <w:lang w:val="en-CA"/>
        </w:rPr>
        <w:t xml:space="preserve"> a</w:t>
      </w:r>
      <w:r w:rsidRPr="009328CD">
        <w:rPr>
          <w:lang w:val="en-CA"/>
        </w:rPr>
        <w:t xml:space="preserve"> description of the geologic setting of the stratigraphic section</w:t>
      </w:r>
      <w:r w:rsidR="008279FB">
        <w:rPr>
          <w:lang w:val="en-CA"/>
        </w:rPr>
        <w:t>.</w:t>
      </w:r>
    </w:p>
    <w:p w14:paraId="165C9B21" w14:textId="0AD2C038" w:rsidR="009328CD" w:rsidRPr="009328CD" w:rsidRDefault="009328CD" w:rsidP="00093E54">
      <w:pPr>
        <w:pStyle w:val="Titre5"/>
      </w:pPr>
      <w:proofErr w:type="gramStart"/>
      <w:r w:rsidRPr="009328CD">
        <w:t>geologicDescription</w:t>
      </w:r>
      <w:proofErr w:type="gramEnd"/>
    </w:p>
    <w:p w14:paraId="3AE0C16C" w14:textId="6CA04C21" w:rsidR="009328CD" w:rsidRDefault="009328CD" w:rsidP="009328CD">
      <w:r>
        <w:t xml:space="preserve">The </w:t>
      </w:r>
      <w:r w:rsidRPr="008F3406">
        <w:rPr>
          <w:rStyle w:val="Entity"/>
        </w:rPr>
        <w:t>geologicDescription</w:t>
      </w:r>
      <w:proofErr w:type="gramStart"/>
      <w:r w:rsidR="00253146" w:rsidRPr="008F3406">
        <w:rPr>
          <w:rStyle w:val="Entity"/>
        </w:rPr>
        <w:t>:Primitive</w:t>
      </w:r>
      <w:proofErr w:type="gramEnd"/>
      <w:r w:rsidR="00253146" w:rsidRPr="008F3406">
        <w:rPr>
          <w:rStyle w:val="Entity"/>
        </w:rPr>
        <w:t>::CharacterString</w:t>
      </w:r>
      <w:r>
        <w:t xml:space="preserve"> contain</w:t>
      </w:r>
      <w:r w:rsidR="00093E54">
        <w:t>s</w:t>
      </w:r>
      <w:r>
        <w:t xml:space="preserve">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546E21EE" w14:textId="52F2383D" w:rsidR="009328CD" w:rsidRPr="009328CD" w:rsidRDefault="009328CD" w:rsidP="00093E54">
      <w:pPr>
        <w:pStyle w:val="Titre5"/>
      </w:pPr>
      <w:proofErr w:type="gramStart"/>
      <w:r>
        <w:t>a</w:t>
      </w:r>
      <w:r w:rsidRPr="009328CD">
        <w:t>ccessibility</w:t>
      </w:r>
      <w:proofErr w:type="gramEnd"/>
    </w:p>
    <w:p w14:paraId="291D23E9" w14:textId="6FB76184" w:rsidR="009328CD" w:rsidRDefault="009328CD" w:rsidP="009328CD">
      <w:r>
        <w:lastRenderedPageBreak/>
        <w:t xml:space="preserve">The property </w:t>
      </w:r>
      <w:r w:rsidRPr="008F3406">
        <w:rPr>
          <w:rStyle w:val="Entity"/>
        </w:rPr>
        <w:t>accessibility</w:t>
      </w:r>
      <w:proofErr w:type="gramStart"/>
      <w:r w:rsidR="00253146" w:rsidRPr="008F3406">
        <w:rPr>
          <w:rStyle w:val="Entity"/>
        </w:rPr>
        <w:t>:Primitive</w:t>
      </w:r>
      <w:proofErr w:type="gramEnd"/>
      <w:r w:rsidR="00253146" w:rsidRPr="008F3406">
        <w:rPr>
          <w:rStyle w:val="Entity"/>
        </w:rPr>
        <w:t>::CharacterString</w:t>
      </w:r>
      <w:r>
        <w:t xml:space="preserve"> contain</w:t>
      </w:r>
      <w:r w:rsidR="00093E54">
        <w:t>s</w:t>
      </w:r>
      <w:r>
        <w:t xml:space="preserve"> a</w:t>
      </w:r>
      <w:r w:rsidRPr="009328CD">
        <w:t xml:space="preserve"> description of the ability to access the stratigraphic section</w:t>
      </w:r>
      <w:r w:rsidR="008279FB">
        <w:t>.</w:t>
      </w:r>
    </w:p>
    <w:p w14:paraId="6B495CC4" w14:textId="6DE5BB41" w:rsidR="009328CD" w:rsidRPr="009328CD" w:rsidRDefault="009328CD" w:rsidP="00093E54">
      <w:pPr>
        <w:pStyle w:val="Titre5"/>
      </w:pPr>
      <w:proofErr w:type="gramStart"/>
      <w:r>
        <w:t>c</w:t>
      </w:r>
      <w:r w:rsidRPr="009328CD">
        <w:t>onservation</w:t>
      </w:r>
      <w:proofErr w:type="gramEnd"/>
    </w:p>
    <w:p w14:paraId="75664D6D" w14:textId="3B112980" w:rsidR="009328CD" w:rsidRDefault="009328CD" w:rsidP="009328CD">
      <w:r>
        <w:t xml:space="preserve">The property </w:t>
      </w:r>
      <w:r w:rsidRPr="008F3406">
        <w:rPr>
          <w:rStyle w:val="Entity"/>
        </w:rPr>
        <w:t>conservation</w:t>
      </w:r>
      <w:proofErr w:type="gramStart"/>
      <w:r w:rsidR="00253146" w:rsidRPr="008F3406">
        <w:rPr>
          <w:rStyle w:val="Entity"/>
        </w:rPr>
        <w:t>:Primitive</w:t>
      </w:r>
      <w:proofErr w:type="gramEnd"/>
      <w:r w:rsidR="00253146" w:rsidRPr="008F3406">
        <w:rPr>
          <w:rStyle w:val="Entity"/>
        </w:rPr>
        <w:t>::CharacterString</w:t>
      </w:r>
      <w:r>
        <w:t xml:space="preserve"> contain</w:t>
      </w:r>
      <w:r w:rsidR="00093E54">
        <w:t>s</w:t>
      </w:r>
      <w:r>
        <w:t xml:space="preserve"> a</w:t>
      </w:r>
      <w:r w:rsidRPr="009328CD">
        <w:t xml:space="preserve"> description of measures to conserve the stratigraphic section</w:t>
      </w:r>
      <w:r w:rsidR="008279FB">
        <w:t>.</w:t>
      </w:r>
    </w:p>
    <w:p w14:paraId="4098BE06" w14:textId="0760C900" w:rsidR="00024B9A" w:rsidRDefault="009C2973" w:rsidP="009C2973">
      <w:pPr>
        <w:pStyle w:val="Titre3"/>
      </w:pPr>
      <w:bookmarkStart w:id="439" w:name="BKM_1C0FB01B_F4A6_4733_BA06_87BA9B2415C9"/>
      <w:bookmarkStart w:id="440" w:name="BKM_FF29DAEB_3E4E_4D00_B3A1_D0E4D913A1D2"/>
      <w:bookmarkStart w:id="441" w:name="BKM_2769F637_48D7_42F4_B567_915886458F2C"/>
      <w:bookmarkStart w:id="442" w:name="BKM_DAEF393B_8D05_4043_87C1_9038BA957915"/>
      <w:bookmarkStart w:id="443" w:name="BKM_45E678ED_7B83_4A86_A4BD_BC55352F39D9"/>
      <w:bookmarkStart w:id="444" w:name="_Toc458065775"/>
      <w:bookmarkEnd w:id="439"/>
      <w:bookmarkEnd w:id="440"/>
      <w:bookmarkEnd w:id="441"/>
      <w:bookmarkEnd w:id="442"/>
      <w:bookmarkEnd w:id="443"/>
      <w:r>
        <w:t>Temporal Reference System</w:t>
      </w:r>
      <w:bookmarkEnd w:id="444"/>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5DE911A9" w:rsidR="009C2973" w:rsidRDefault="0095264C" w:rsidP="009C2973">
      <w:pPr>
        <w:keepNext/>
      </w:pPr>
      <w:r>
        <w:rPr>
          <w:noProof/>
          <w:lang w:val="en-CA" w:eastAsia="en-CA"/>
        </w:rPr>
        <w:lastRenderedPageBreak/>
        <w:drawing>
          <wp:inline distT="0" distB="0" distL="0" distR="0" wp14:anchorId="4972C5B1" wp14:editId="1772F23E">
            <wp:extent cx="5486400" cy="6464236"/>
            <wp:effectExtent l="0" t="0" r="0" b="0"/>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6464236"/>
                    </a:xfrm>
                    <a:prstGeom prst="rect">
                      <a:avLst/>
                    </a:prstGeom>
                    <a:noFill/>
                    <a:ln>
                      <a:noFill/>
                    </a:ln>
                  </pic:spPr>
                </pic:pic>
              </a:graphicData>
            </a:graphic>
          </wp:inline>
        </w:drawing>
      </w:r>
    </w:p>
    <w:p w14:paraId="45D9D86A" w14:textId="1AFB2AA6" w:rsidR="009C2973" w:rsidRDefault="009C2973" w:rsidP="009C2973">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67</w:t>
      </w:r>
      <w:r w:rsidR="00673E83">
        <w:rPr>
          <w:noProof/>
        </w:rPr>
        <w:fldChar w:fldCharType="end"/>
      </w:r>
      <w:r>
        <w:t>: Temporal Reference System</w:t>
      </w:r>
      <w:r w:rsidR="008279FB">
        <w:t xml:space="preserve"> summary diagram.</w:t>
      </w:r>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728B54CA" w:rsidR="009C2973" w:rsidRDefault="008816FC" w:rsidP="00821F1F">
      <w:r w:rsidRPr="008F3406">
        <w:rPr>
          <w:rStyle w:val="Entity"/>
        </w:rPr>
        <w:t>TimeOrdinalReferenceSystem</w:t>
      </w:r>
      <w:r>
        <w:t xml:space="preserve"> is a</w:t>
      </w:r>
      <w:r w:rsidR="009C2973" w:rsidRPr="009C2973">
        <w:t xml:space="preserve"> time reference system comprised of an ordered set of time periods (time ordinal eras).</w:t>
      </w:r>
    </w:p>
    <w:p w14:paraId="0375289F" w14:textId="253B5E66" w:rsidR="008816FC" w:rsidRDefault="008816FC" w:rsidP="00D20646">
      <w:pPr>
        <w:pStyle w:val="Titre5"/>
      </w:pPr>
      <w:proofErr w:type="gramStart"/>
      <w:r w:rsidRPr="008816FC">
        <w:t>referencePoint</w:t>
      </w:r>
      <w:proofErr w:type="gramEnd"/>
    </w:p>
    <w:p w14:paraId="45C1F84E" w14:textId="0A464F33" w:rsidR="008816FC" w:rsidRDefault="008816FC" w:rsidP="00821F1F">
      <w:r>
        <w:lastRenderedPageBreak/>
        <w:t xml:space="preserve">The property </w:t>
      </w:r>
      <w:r w:rsidRPr="008F3406">
        <w:rPr>
          <w:rStyle w:val="Entity"/>
        </w:rPr>
        <w:t>referencePoint</w:t>
      </w:r>
      <w:r>
        <w:t xml:space="preserve"> </w:t>
      </w:r>
      <w:r w:rsidR="00BC51DB">
        <w:t>is</w:t>
      </w:r>
      <w:r>
        <w:t xml:space="preserve"> an association between a </w:t>
      </w:r>
      <w:r w:rsidRPr="008F3406">
        <w:rPr>
          <w:rStyle w:val="Entity"/>
        </w:rPr>
        <w:t>TimeOrdinalReferenceSystem</w:t>
      </w:r>
      <w:r>
        <w:t xml:space="preserve"> and a </w:t>
      </w:r>
      <w:r w:rsidRPr="008F3406">
        <w:rPr>
          <w:rStyle w:val="Entity"/>
        </w:rPr>
        <w:t>TimeOrdinalEraBoundary</w:t>
      </w:r>
      <w:r>
        <w:t xml:space="preserve">.  A </w:t>
      </w:r>
      <w:r w:rsidRPr="008F3406">
        <w:rPr>
          <w:rStyle w:val="Entity"/>
        </w:rPr>
        <w:t>TimeOrdinalReferenceSystem</w:t>
      </w:r>
      <w:r>
        <w:t xml:space="preserve"> refer</w:t>
      </w:r>
      <w:r w:rsidR="00BC51DB">
        <w:t>s</w:t>
      </w:r>
      <w:r>
        <w:t xml:space="preserve"> to two </w:t>
      </w:r>
      <w:r w:rsidRPr="008816FC">
        <w:t>reference points defining the extent of the system</w:t>
      </w:r>
      <w:r>
        <w:t>.</w:t>
      </w:r>
    </w:p>
    <w:p w14:paraId="39343BBF" w14:textId="3DF6E9B5" w:rsidR="008816FC" w:rsidRPr="00BC51DB" w:rsidRDefault="008816FC" w:rsidP="00BC51DB">
      <w:pPr>
        <w:pStyle w:val="Titre5"/>
        <w:rPr>
          <w:lang w:val="en-CA"/>
        </w:rPr>
      </w:pPr>
      <w:proofErr w:type="gramStart"/>
      <w:r>
        <w:rPr>
          <w:lang w:val="en-CA"/>
        </w:rPr>
        <w:t>c</w:t>
      </w:r>
      <w:r w:rsidRPr="00D970E9">
        <w:rPr>
          <w:lang w:val="en-CA"/>
        </w:rPr>
        <w:t>omponent</w:t>
      </w:r>
      <w:proofErr w:type="gramEnd"/>
    </w:p>
    <w:p w14:paraId="5C310522" w14:textId="13632635" w:rsidR="008816FC" w:rsidRDefault="008816FC">
      <w:pPr>
        <w:rPr>
          <w:lang w:val="en-CA"/>
        </w:rPr>
      </w:pPr>
      <w:r>
        <w:rPr>
          <w:lang w:val="en-CA"/>
        </w:rPr>
        <w:t xml:space="preserve">The property </w:t>
      </w:r>
      <w:r w:rsidRPr="008F3406">
        <w:rPr>
          <w:rStyle w:val="Entity"/>
        </w:rPr>
        <w:t>component</w:t>
      </w:r>
      <w:r>
        <w:rPr>
          <w:lang w:val="en-CA"/>
        </w:rPr>
        <w:t xml:space="preserve"> </w:t>
      </w:r>
      <w:r w:rsidR="00BC51DB">
        <w:rPr>
          <w:lang w:val="en-CA"/>
        </w:rPr>
        <w:t>is</w:t>
      </w:r>
      <w:r>
        <w:rPr>
          <w:lang w:val="en-CA"/>
        </w:rPr>
        <w:t xml:space="preserve"> an association to a </w:t>
      </w:r>
      <w:r w:rsidRPr="008F3406">
        <w:rPr>
          <w:rStyle w:val="Entity"/>
        </w:rPr>
        <w:t>TimeOrdinalEra</w:t>
      </w:r>
      <w:r>
        <w:rPr>
          <w:lang w:val="en-CA"/>
        </w:rPr>
        <w:t xml:space="preserve"> that is part of the </w:t>
      </w:r>
      <w:r w:rsidRPr="008F3406">
        <w:rPr>
          <w:rStyle w:val="Entity"/>
        </w:rPr>
        <w:t>TimeOrdinalReferenceSystem</w:t>
      </w:r>
      <w:r>
        <w:rPr>
          <w:lang w:val="en-CA"/>
        </w:rPr>
        <w:t xml:space="preserve">.  A </w:t>
      </w:r>
      <w:r w:rsidRPr="008F3406">
        <w:rPr>
          <w:rStyle w:val="Entity"/>
        </w:rPr>
        <w:t>TimeOrdinalReferenceSystem</w:t>
      </w:r>
      <w:r>
        <w:rPr>
          <w:lang w:val="en-CA"/>
        </w:rPr>
        <w:t xml:space="preserve"> is composed of a collection of TimeOrdinalEra</w:t>
      </w:r>
      <w:r w:rsidR="005D5CE5">
        <w:rPr>
          <w:lang w:val="en-CA"/>
        </w:rPr>
        <w:t>s</w:t>
      </w:r>
      <w:r>
        <w:rPr>
          <w:lang w:val="en-CA"/>
        </w:rPr>
        <w:t>.</w:t>
      </w:r>
    </w:p>
    <w:p w14:paraId="0A518A66" w14:textId="1A88AE43" w:rsidR="009C2973" w:rsidRDefault="00B0615B" w:rsidP="00B0615B">
      <w:pPr>
        <w:pStyle w:val="Titre4"/>
      </w:pPr>
      <w:r>
        <w:t>TimeOrdinalEra</w:t>
      </w:r>
    </w:p>
    <w:p w14:paraId="368C3DDC" w14:textId="77777777" w:rsidR="00B0615B" w:rsidRDefault="00B0615B" w:rsidP="00B0615B"/>
    <w:p w14:paraId="08DA865F" w14:textId="29C791B6" w:rsidR="00B0615B" w:rsidRDefault="008816FC" w:rsidP="00B0615B">
      <w:r w:rsidRPr="008F3406">
        <w:rPr>
          <w:rStyle w:val="Entity"/>
        </w:rPr>
        <w:t>TimeOrdinalEra</w:t>
      </w:r>
      <w:r>
        <w:t xml:space="preserve"> is a period of time between two boundaries.  </w:t>
      </w:r>
      <w:r w:rsidR="00B0615B">
        <w:t>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w:t>
      </w:r>
      <w:r w:rsidR="004A18C3" w:rsidRPr="008F3406">
        <w:rPr>
          <w:rStyle w:val="Entity"/>
        </w:rPr>
        <w:t>TimeOrdinalEra</w:t>
      </w:r>
      <w:r w:rsidR="004A18C3">
        <w:t xml:space="preserve"> can be composed or other era and organized into an </w:t>
      </w:r>
      <w:r w:rsidR="00A94DEF">
        <w:t>arbitrarily</w:t>
      </w:r>
      <w:r w:rsidR="004A18C3">
        <w:t xml:space="preserve"> deep nested tree.</w:t>
      </w:r>
      <w:r w:rsidR="00B0615B">
        <w:t xml:space="preserve"> </w:t>
      </w:r>
    </w:p>
    <w:p w14:paraId="7BAA56CA" w14:textId="31F9EB24" w:rsidR="00F613F1" w:rsidRPr="00F613F1" w:rsidRDefault="005D5CE5" w:rsidP="00BC51DB">
      <w:pPr>
        <w:pStyle w:val="Titre5"/>
      </w:pPr>
      <w:proofErr w:type="gramStart"/>
      <w:r>
        <w:t>m</w:t>
      </w:r>
      <w:r w:rsidR="00F613F1" w:rsidRPr="00F613F1">
        <w:t>ember</w:t>
      </w:r>
      <w:proofErr w:type="gramEnd"/>
    </w:p>
    <w:p w14:paraId="53DC834F" w14:textId="6B698EFA" w:rsidR="00F613F1" w:rsidRDefault="00F613F1" w:rsidP="00F84286">
      <w:r>
        <w:t xml:space="preserve">The property </w:t>
      </w:r>
      <w:r w:rsidRPr="008F3406">
        <w:rPr>
          <w:rStyle w:val="Entity"/>
        </w:rPr>
        <w:t>member</w:t>
      </w:r>
      <w:r>
        <w:t xml:space="preserve"> </w:t>
      </w:r>
      <w:r w:rsidR="00BC51DB">
        <w:t>is</w:t>
      </w:r>
      <w:r>
        <w:t xml:space="preserve"> an association between a </w:t>
      </w:r>
      <w:r w:rsidRPr="008F3406">
        <w:rPr>
          <w:rStyle w:val="Entity"/>
        </w:rPr>
        <w:t>TimeOrdinalEra</w:t>
      </w:r>
      <w:r>
        <w:t xml:space="preserve"> and another </w:t>
      </w:r>
      <w:r w:rsidRPr="008F3406">
        <w:rPr>
          <w:rStyle w:val="Entity"/>
        </w:rPr>
        <w:t>TimeOrdinalEra</w:t>
      </w:r>
      <w:r>
        <w:t xml:space="preserve"> which is hierarchically below.  The </w:t>
      </w:r>
      <w:r w:rsidR="00A94DEF">
        <w:t>referred</w:t>
      </w:r>
      <w:r>
        <w:t xml:space="preserve"> TimeOrdinalEras are subdivision the current </w:t>
      </w:r>
      <w:r w:rsidRPr="008F3406">
        <w:rPr>
          <w:rStyle w:val="Entity"/>
        </w:rPr>
        <w:t>TimeOrdinalEra</w:t>
      </w:r>
      <w:r>
        <w:t>.</w:t>
      </w:r>
      <w:r w:rsidR="00F84286">
        <w:t xml:space="preserve"> Note that </w:t>
      </w:r>
      <w:r>
        <w:t>nesting shall not be cyclic</w:t>
      </w:r>
      <w:r w:rsidR="00F84286">
        <w:t xml:space="preserve">.  </w:t>
      </w:r>
      <w:r w:rsidR="003424E5">
        <w:t xml:space="preserve">A </w:t>
      </w:r>
      <w:r w:rsidR="003424E5" w:rsidRPr="008F3406">
        <w:rPr>
          <w:rStyle w:val="Entity"/>
        </w:rPr>
        <w:t>TimeOrdinalEra</w:t>
      </w:r>
      <w:r w:rsidR="003424E5">
        <w:t xml:space="preserve">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3C68AB9D" w14:textId="68CA0063" w:rsidR="00CF0A2E" w:rsidRDefault="005A3B48" w:rsidP="00B0615B">
      <w:pPr>
        <w:pStyle w:val="Titre5"/>
      </w:pPr>
      <w:proofErr w:type="gramStart"/>
      <w:r>
        <w:t>group</w:t>
      </w:r>
      <w:proofErr w:type="gramEnd"/>
    </w:p>
    <w:p w14:paraId="0F9BD5EA" w14:textId="7720966C" w:rsidR="00EA7BCE" w:rsidRDefault="00EA7BCE" w:rsidP="00B0615B">
      <w:r>
        <w:t xml:space="preserve">The </w:t>
      </w:r>
      <w:r w:rsidRPr="008F3406">
        <w:rPr>
          <w:rStyle w:val="Entity"/>
        </w:rPr>
        <w:t>group</w:t>
      </w:r>
      <w:r>
        <w:t xml:space="preserve"> property </w:t>
      </w:r>
      <w:r w:rsidR="00BC51DB">
        <w:t>is</w:t>
      </w:r>
      <w:r>
        <w:t xml:space="preserve"> an association to a (single) parent </w:t>
      </w:r>
      <w:r w:rsidRPr="008F3406">
        <w:rPr>
          <w:rStyle w:val="Entity"/>
        </w:rPr>
        <w:t>TimeOrdinalEra</w:t>
      </w:r>
      <w:r>
        <w:t xml:space="preserve">. The </w:t>
      </w:r>
      <w:r w:rsidR="00F84286">
        <w:t>group association</w:t>
      </w:r>
      <w:r w:rsidR="003424E5">
        <w:t>s</w:t>
      </w:r>
      <w:r w:rsidR="00F84286">
        <w:t xml:space="preserve"> shall not </w:t>
      </w:r>
      <w:r w:rsidR="003424E5">
        <w:t>produce</w:t>
      </w:r>
      <w:r w:rsidR="00F84286">
        <w:t xml:space="preserve"> a cyclic graph. </w:t>
      </w:r>
      <w:r w:rsidR="00747A08">
        <w:t xml:space="preserve">  </w:t>
      </w:r>
      <w:r w:rsidR="00F84286">
        <w:t xml:space="preserve">A </w:t>
      </w:r>
      <w:r w:rsidR="00F84286" w:rsidRPr="008F3406">
        <w:rPr>
          <w:rStyle w:val="Entity"/>
        </w:rPr>
        <w:t>TimeOrdinalEra</w:t>
      </w:r>
      <w:r w:rsidR="00F84286">
        <w:t xml:space="preserve"> </w:t>
      </w:r>
      <w:r w:rsidR="00747A08">
        <w:t xml:space="preserve">group shall point to its immediate parent </w:t>
      </w:r>
      <w:r w:rsidR="00747A08" w:rsidRPr="008F3406">
        <w:rPr>
          <w:rStyle w:val="Entity"/>
        </w:rPr>
        <w:t>TimeOrdinalEra</w:t>
      </w:r>
      <w:r w:rsidR="00747A08">
        <w:t xml:space="preserve">.  </w:t>
      </w:r>
      <w:r w:rsidR="00F84286" w:rsidRPr="00F84286">
        <w:t xml:space="preserve"> </w:t>
      </w:r>
    </w:p>
    <w:p w14:paraId="3FA71AF7" w14:textId="78EC4FCD" w:rsidR="009C372C" w:rsidRDefault="009C372C" w:rsidP="00B0615B">
      <w:r>
        <w:t>By convention, the “</w:t>
      </w:r>
      <w:r w:rsidRPr="008F3406">
        <w:rPr>
          <w:rStyle w:val="Entity"/>
        </w:rPr>
        <w:t>start</w:t>
      </w:r>
      <w:r>
        <w:t xml:space="preserve">” of the </w:t>
      </w:r>
      <w:r w:rsidRPr="008F3406">
        <w:rPr>
          <w:rStyle w:val="Entity"/>
        </w:rPr>
        <w:t>TimeOrdinalEra</w:t>
      </w:r>
      <w:r>
        <w:t xml:space="preserve"> is the oldest boundary because it is when the era “started” to exist in time.  The “</w:t>
      </w:r>
      <w:r w:rsidRPr="008F3406">
        <w:rPr>
          <w:rStyle w:val="Entity"/>
        </w:rPr>
        <w:t>end</w:t>
      </w:r>
      <w:r>
        <w:t>” is therefore the youngest boundary.</w:t>
      </w:r>
    </w:p>
    <w:p w14:paraId="3D9D7812" w14:textId="474A0958" w:rsidR="00EA7BCE" w:rsidRDefault="00347A75" w:rsidP="00D20646">
      <w:pPr>
        <w:pStyle w:val="Titre5"/>
        <w:rPr>
          <w:lang w:val="en-CA"/>
        </w:rPr>
      </w:pPr>
      <w:proofErr w:type="gramStart"/>
      <w:r>
        <w:rPr>
          <w:lang w:val="en-CA"/>
        </w:rPr>
        <w:t>s</w:t>
      </w:r>
      <w:r w:rsidRPr="00D970E9">
        <w:rPr>
          <w:lang w:val="en-CA"/>
        </w:rPr>
        <w:t>tart</w:t>
      </w:r>
      <w:proofErr w:type="gramEnd"/>
    </w:p>
    <w:p w14:paraId="0C0121F2" w14:textId="658BC4DC" w:rsidR="00347A75" w:rsidRDefault="00347A75">
      <w:pPr>
        <w:rPr>
          <w:lang w:val="en-CA"/>
        </w:rPr>
      </w:pPr>
      <w:r>
        <w:rPr>
          <w:lang w:val="en-CA"/>
        </w:rPr>
        <w:t xml:space="preserve">The </w:t>
      </w:r>
      <w:r w:rsidRPr="008F3406">
        <w:rPr>
          <w:rStyle w:val="Entity"/>
        </w:rPr>
        <w:t>start</w:t>
      </w:r>
      <w:r>
        <w:rPr>
          <w:lang w:val="en-CA"/>
        </w:rPr>
        <w:t xml:space="preserve"> property </w:t>
      </w:r>
      <w:r w:rsidR="009C372C">
        <w:rPr>
          <w:lang w:val="en-CA"/>
        </w:rPr>
        <w:t>is</w:t>
      </w:r>
      <w:r>
        <w:rPr>
          <w:lang w:val="en-CA"/>
        </w:rPr>
        <w:t xml:space="preserve"> an association to a </w:t>
      </w:r>
      <w:r w:rsidRPr="008F3406">
        <w:rPr>
          <w:rStyle w:val="Entity"/>
        </w:rPr>
        <w:t>TimeOrdinalEraBoundary</w:t>
      </w:r>
      <w:r>
        <w:rPr>
          <w:lang w:val="en-CA"/>
        </w:rPr>
        <w:t xml:space="preserve"> that defines the start </w:t>
      </w:r>
      <w:r w:rsidR="008B1551">
        <w:rPr>
          <w:lang w:val="en-CA"/>
        </w:rPr>
        <w:t xml:space="preserve">(the oldest) </w:t>
      </w:r>
      <w:r w:rsidR="009C372C">
        <w:rPr>
          <w:lang w:val="en-CA"/>
        </w:rPr>
        <w:t xml:space="preserve">boundary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6D25BD84" w14:textId="77777777" w:rsidTr="00D806CC">
        <w:trPr>
          <w:cantSplit/>
        </w:trPr>
        <w:tc>
          <w:tcPr>
            <w:tcW w:w="4219" w:type="dxa"/>
            <w:tcBorders>
              <w:right w:val="nil"/>
            </w:tcBorders>
            <w:shd w:val="clear" w:color="auto" w:fill="auto"/>
          </w:tcPr>
          <w:p w14:paraId="43C0D51B" w14:textId="4C5358A0"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start</w:t>
            </w:r>
          </w:p>
        </w:tc>
        <w:tc>
          <w:tcPr>
            <w:tcW w:w="4678" w:type="dxa"/>
            <w:tcBorders>
              <w:left w:val="nil"/>
            </w:tcBorders>
            <w:shd w:val="clear" w:color="auto" w:fill="auto"/>
          </w:tcPr>
          <w:p w14:paraId="57BC4812" w14:textId="0828BB03" w:rsidR="008B1551" w:rsidRPr="00D12552" w:rsidRDefault="008B1551" w:rsidP="00D806CC">
            <w:pPr>
              <w:pStyle w:val="Tabletext10"/>
              <w:jc w:val="left"/>
              <w:rPr>
                <w:rStyle w:val="reqtext"/>
                <w:lang w:val="en-CA"/>
              </w:rPr>
            </w:pPr>
            <w:r>
              <w:rPr>
                <w:rStyle w:val="reqtext"/>
                <w:lang w:val="en-CA"/>
              </w:rPr>
              <w:t xml:space="preserve">The start </w:t>
            </w:r>
            <w:r w:rsidRPr="008F3406">
              <w:rPr>
                <w:rStyle w:val="Entity"/>
              </w:rPr>
              <w:t>TimeOrdinalEraBoundary</w:t>
            </w:r>
            <w:r>
              <w:rPr>
                <w:rStyle w:val="reqtext"/>
                <w:lang w:val="en-CA"/>
              </w:rPr>
              <w:t xml:space="preserve"> SHALL refer to the oldest boundary</w:t>
            </w:r>
          </w:p>
        </w:tc>
      </w:tr>
    </w:tbl>
    <w:p w14:paraId="586403A0" w14:textId="77777777" w:rsidR="008B1551" w:rsidRDefault="008B1551">
      <w:pPr>
        <w:rPr>
          <w:lang w:val="en-CA"/>
        </w:rPr>
      </w:pPr>
    </w:p>
    <w:p w14:paraId="2D460557" w14:textId="648EFF6F" w:rsidR="00347A75" w:rsidRPr="009C372C" w:rsidRDefault="00347A75" w:rsidP="009C372C">
      <w:pPr>
        <w:pStyle w:val="Titre5"/>
        <w:rPr>
          <w:lang w:val="en-CA"/>
        </w:rPr>
      </w:pPr>
      <w:proofErr w:type="gramStart"/>
      <w:r>
        <w:rPr>
          <w:lang w:val="en-CA"/>
        </w:rPr>
        <w:t>end</w:t>
      </w:r>
      <w:proofErr w:type="gramEnd"/>
    </w:p>
    <w:p w14:paraId="7ECF01DE" w14:textId="78A9997A" w:rsidR="004A18C3" w:rsidRDefault="00347A75" w:rsidP="0034031E">
      <w:r>
        <w:rPr>
          <w:lang w:val="en-CA"/>
        </w:rPr>
        <w:t xml:space="preserve">The </w:t>
      </w:r>
      <w:r w:rsidRPr="008F3406">
        <w:rPr>
          <w:rStyle w:val="Entity"/>
        </w:rPr>
        <w:t>end</w:t>
      </w:r>
      <w:r>
        <w:rPr>
          <w:lang w:val="en-CA"/>
        </w:rPr>
        <w:t xml:space="preserve"> property </w:t>
      </w:r>
      <w:r w:rsidR="009C372C">
        <w:rPr>
          <w:lang w:val="en-CA"/>
        </w:rPr>
        <w:t>is</w:t>
      </w:r>
      <w:r>
        <w:rPr>
          <w:lang w:val="en-CA"/>
        </w:rPr>
        <w:t xml:space="preserve"> an association to a </w:t>
      </w:r>
      <w:r w:rsidRPr="008F3406">
        <w:rPr>
          <w:rStyle w:val="Entity"/>
        </w:rPr>
        <w:t>TimeOrdinalEraBoundary</w:t>
      </w:r>
      <w:r>
        <w:rPr>
          <w:lang w:val="en-CA"/>
        </w:rPr>
        <w:t xml:space="preserve"> that defines the end </w:t>
      </w:r>
      <w:r w:rsidR="008B1551">
        <w:rPr>
          <w:lang w:val="en-CA"/>
        </w:rPr>
        <w:t xml:space="preserve">(the youngest) </w:t>
      </w:r>
      <w:r w:rsidR="009C372C">
        <w:rPr>
          <w:lang w:val="en-CA"/>
        </w:rPr>
        <w:t xml:space="preserve">boundary </w:t>
      </w:r>
      <w:r>
        <w:rPr>
          <w:lang w:val="en-CA"/>
        </w:rPr>
        <w:t>of the era.</w:t>
      </w:r>
      <w:r w:rsidR="0034031E">
        <w:t xml:space="preserve"> </w:t>
      </w:r>
    </w:p>
    <w:p w14:paraId="39A11776" w14:textId="77777777" w:rsidR="008B1551" w:rsidRDefault="008B1551"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6640CA68" w:rsidR="00B0615B" w:rsidRDefault="00347A75" w:rsidP="00821F1F">
      <w:r>
        <w:t xml:space="preserve">A </w:t>
      </w:r>
      <w:r w:rsidRPr="008F3406">
        <w:rPr>
          <w:rStyle w:val="Entity"/>
        </w:rPr>
        <w:t>TimeOrdinalEraBoundary</w:t>
      </w:r>
      <w:r>
        <w:t xml:space="preserve"> is a</w:t>
      </w:r>
      <w:r w:rsidR="00B0615B" w:rsidRPr="00B0615B">
        <w:t xml:space="preserve"> point in Earth's history which bounds a </w:t>
      </w:r>
      <w:r w:rsidR="00B0615B" w:rsidRPr="008F3406">
        <w:rPr>
          <w:rStyle w:val="Entity"/>
        </w:rPr>
        <w:t>TimeOrdinalEra</w:t>
      </w:r>
      <w:r w:rsidR="00B0615B" w:rsidRPr="00B0615B">
        <w:t>.</w:t>
      </w:r>
    </w:p>
    <w:p w14:paraId="7C1340D0" w14:textId="2CF4AA93" w:rsidR="008132F4" w:rsidRPr="008132F4" w:rsidRDefault="00077991" w:rsidP="009C372C">
      <w:pPr>
        <w:pStyle w:val="Titre5"/>
      </w:pPr>
      <w:proofErr w:type="gramStart"/>
      <w:r>
        <w:t>position</w:t>
      </w:r>
      <w:proofErr w:type="gramEnd"/>
    </w:p>
    <w:p w14:paraId="751D2AC9" w14:textId="63D54075" w:rsidR="008132F4" w:rsidRDefault="008132F4">
      <w:r>
        <w:t xml:space="preserve">The </w:t>
      </w:r>
      <w:r w:rsidRPr="008F3406">
        <w:rPr>
          <w:rStyle w:val="Entity"/>
        </w:rPr>
        <w:t>position</w:t>
      </w:r>
      <w:proofErr w:type="gramStart"/>
      <w:r w:rsidRPr="008F3406">
        <w:rPr>
          <w:rStyle w:val="Entity"/>
        </w:rPr>
        <w:t>:TM</w:t>
      </w:r>
      <w:proofErr w:type="gramEnd"/>
      <w:r w:rsidRPr="008F3406">
        <w:rPr>
          <w:rStyle w:val="Entity"/>
        </w:rPr>
        <w:t>_Instant</w:t>
      </w:r>
      <w:r>
        <w:t xml:space="preserve"> property describe</w:t>
      </w:r>
      <w:r w:rsidR="009C372C">
        <w:t>s</w:t>
      </w:r>
      <w:r>
        <w:t xml:space="preserve"> a </w:t>
      </w:r>
      <w:r w:rsidRPr="008132F4">
        <w:t>point in time corresponding to the era boundary</w:t>
      </w:r>
      <w:r>
        <w:t>.</w:t>
      </w:r>
    </w:p>
    <w:p w14:paraId="726A0120" w14:textId="142F487C" w:rsidR="008132F4" w:rsidRPr="008132F4" w:rsidRDefault="008132F4" w:rsidP="009C372C">
      <w:pPr>
        <w:pStyle w:val="Titre5"/>
      </w:pPr>
      <w:proofErr w:type="gramStart"/>
      <w:r w:rsidRPr="008132F4">
        <w:t>positionalUncertainty</w:t>
      </w:r>
      <w:proofErr w:type="gramEnd"/>
    </w:p>
    <w:p w14:paraId="2EC85A37" w14:textId="26BBF595" w:rsidR="008132F4" w:rsidRDefault="008132F4" w:rsidP="008132F4">
      <w:r>
        <w:t xml:space="preserve">The property </w:t>
      </w:r>
      <w:r w:rsidRPr="008F3406">
        <w:rPr>
          <w:rStyle w:val="Entity"/>
        </w:rPr>
        <w:t>positionalUncertainty</w:t>
      </w:r>
      <w:r>
        <w:t xml:space="preserve"> (</w:t>
      </w:r>
      <w:r w:rsidR="00253146" w:rsidRPr="008F3406">
        <w:rPr>
          <w:rStyle w:val="Entity"/>
        </w:rPr>
        <w:t>SWE::Quantity</w:t>
      </w:r>
      <w:r>
        <w:t xml:space="preserve">) </w:t>
      </w:r>
      <w:r w:rsidR="009C372C">
        <w:t>contains</w:t>
      </w:r>
      <w:r>
        <w:t xml:space="preserve"> a</w:t>
      </w:r>
      <w:r w:rsidRPr="008132F4">
        <w:t xml:space="preserve"> measure of the uncertainty in the estimate of the point in time of the era boundary</w:t>
      </w:r>
      <w:r>
        <w:t>.</w:t>
      </w:r>
    </w:p>
    <w:p w14:paraId="509EE877" w14:textId="7D643135" w:rsidR="0059102D" w:rsidRPr="0059102D" w:rsidRDefault="008132F4" w:rsidP="009C372C">
      <w:pPr>
        <w:pStyle w:val="Titre5"/>
      </w:pPr>
      <w:proofErr w:type="gramStart"/>
      <w:r w:rsidRPr="008132F4">
        <w:t>previousEra</w:t>
      </w:r>
      <w:proofErr w:type="gramEnd"/>
    </w:p>
    <w:p w14:paraId="68AF7099" w14:textId="70E1F383" w:rsidR="008132F4" w:rsidRDefault="008132F4" w:rsidP="008132F4">
      <w:r>
        <w:t xml:space="preserve">The property </w:t>
      </w:r>
      <w:r w:rsidRPr="008F3406">
        <w:rPr>
          <w:rStyle w:val="Entity"/>
        </w:rPr>
        <w:t>previousEra</w:t>
      </w:r>
      <w:r>
        <w:t xml:space="preserve"> </w:t>
      </w:r>
      <w:r w:rsidR="009C372C">
        <w:t>is</w:t>
      </w:r>
      <w:r>
        <w:t xml:space="preserve"> an association between </w:t>
      </w:r>
      <w:r w:rsidR="0059102D">
        <w:t xml:space="preserve">a </w:t>
      </w:r>
      <w:r w:rsidR="0059102D" w:rsidRPr="008F3406">
        <w:rPr>
          <w:rStyle w:val="Entity"/>
        </w:rPr>
        <w:t>TimeOrdinalEraBoundary</w:t>
      </w:r>
      <w:r w:rsidR="0059102D">
        <w:t xml:space="preserve"> and a </w:t>
      </w:r>
      <w:r w:rsidR="0059102D" w:rsidRPr="008F3406">
        <w:rPr>
          <w:rStyle w:val="Entity"/>
        </w:rPr>
        <w:t>TimeOrdinalEra</w:t>
      </w:r>
      <w:r w:rsidR="0059102D">
        <w:t xml:space="preserve"> to reference the preceding </w:t>
      </w:r>
      <w:r w:rsidR="009C372C">
        <w:t xml:space="preserve">(oldest) </w:t>
      </w:r>
      <w:r w:rsidR="0059102D">
        <w:t>era.</w:t>
      </w:r>
    </w:p>
    <w:p w14:paraId="0D748B9E" w14:textId="459A1F05" w:rsidR="0059102D" w:rsidRPr="009C372C" w:rsidRDefault="0059102D" w:rsidP="009C372C">
      <w:pPr>
        <w:pStyle w:val="Titre5"/>
        <w:rPr>
          <w:lang w:val="en-CA"/>
        </w:rPr>
      </w:pPr>
      <w:proofErr w:type="gramStart"/>
      <w:r w:rsidRPr="00D970E9">
        <w:rPr>
          <w:lang w:val="en-CA"/>
        </w:rPr>
        <w:t>nextEra</w:t>
      </w:r>
      <w:proofErr w:type="gramEnd"/>
    </w:p>
    <w:p w14:paraId="360B90B8" w14:textId="1B01A8B7" w:rsidR="0059102D" w:rsidRDefault="0059102D" w:rsidP="0059102D">
      <w:r>
        <w:t xml:space="preserve">The property </w:t>
      </w:r>
      <w:r w:rsidRPr="008F3406">
        <w:rPr>
          <w:rStyle w:val="Entity"/>
        </w:rPr>
        <w:t>nextEra</w:t>
      </w:r>
      <w:r>
        <w:t xml:space="preserve"> </w:t>
      </w:r>
      <w:r w:rsidR="009C372C">
        <w:t>is</w:t>
      </w:r>
      <w:r>
        <w:t xml:space="preserve"> an association between a </w:t>
      </w:r>
      <w:r w:rsidRPr="008F3406">
        <w:rPr>
          <w:rStyle w:val="Entity"/>
        </w:rPr>
        <w:t>TimeOrdinalEraBoundary</w:t>
      </w:r>
      <w:r>
        <w:t xml:space="preserve"> and a </w:t>
      </w:r>
      <w:r w:rsidRPr="008F3406">
        <w:rPr>
          <w:rStyle w:val="Entity"/>
        </w:rPr>
        <w:t>TimeOrdinalEra</w:t>
      </w:r>
      <w:r>
        <w:t xml:space="preserve"> to reference the succeeding era.</w:t>
      </w:r>
    </w:p>
    <w:p w14:paraId="2B9AD269" w14:textId="72D6E40C" w:rsidR="0059102D" w:rsidRPr="009C372C" w:rsidRDefault="0059102D" w:rsidP="009C372C">
      <w:pPr>
        <w:pStyle w:val="Titre5"/>
        <w:rPr>
          <w:lang w:val="en-CA"/>
        </w:rPr>
      </w:pPr>
      <w:proofErr w:type="gramStart"/>
      <w:r w:rsidRPr="00D970E9">
        <w:rPr>
          <w:lang w:val="en-CA"/>
        </w:rPr>
        <w:t>observationalBasis</w:t>
      </w:r>
      <w:proofErr w:type="gramEnd"/>
    </w:p>
    <w:p w14:paraId="5FA1BE3B" w14:textId="1313880F" w:rsidR="0059102D" w:rsidRDefault="0059102D">
      <w:r>
        <w:rPr>
          <w:lang w:val="en-CA"/>
        </w:rPr>
        <w:t>The p</w:t>
      </w:r>
      <w:r w:rsidR="009C372C">
        <w:rPr>
          <w:lang w:val="en-CA"/>
        </w:rPr>
        <w:t xml:space="preserve">roperty </w:t>
      </w:r>
      <w:r w:rsidR="009C372C" w:rsidRPr="008F3406">
        <w:rPr>
          <w:rStyle w:val="Entity"/>
        </w:rPr>
        <w:t>observationalBasis</w:t>
      </w:r>
      <w:r w:rsidR="009C372C">
        <w:rPr>
          <w:lang w:val="en-CA"/>
        </w:rPr>
        <w:t xml:space="preserve"> is</w:t>
      </w:r>
      <w:r>
        <w:rPr>
          <w:lang w:val="en-CA"/>
        </w:rPr>
        <w:t xml:space="preserve"> be an association between a </w:t>
      </w:r>
      <w:r w:rsidRPr="008F3406">
        <w:rPr>
          <w:rStyle w:val="Entity"/>
        </w:rPr>
        <w:t>TimeOrdinalEraBoundary</w:t>
      </w:r>
      <w:r>
        <w:rPr>
          <w:lang w:val="en-CA"/>
        </w:rPr>
        <w:t xml:space="preserve"> and a</w:t>
      </w:r>
      <w:r w:rsidR="005D5B95">
        <w:rPr>
          <w:lang w:val="en-CA"/>
        </w:rPr>
        <w:t>n</w:t>
      </w:r>
      <w:r>
        <w:rPr>
          <w:lang w:val="en-CA"/>
        </w:rPr>
        <w:t xml:space="preserve"> </w:t>
      </w:r>
      <w:r w:rsidR="008F3406" w:rsidRPr="008F3406">
        <w:rPr>
          <w:rStyle w:val="Entity"/>
        </w:rPr>
        <w:t>OM::</w:t>
      </w:r>
      <w:r w:rsidRPr="008F3406">
        <w:rPr>
          <w:rStyle w:val="Entity"/>
        </w:rPr>
        <w:t xml:space="preserve">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009C372C">
        <w:rPr>
          <w:lang w:val="en-CA"/>
        </w:rPr>
        <w:t xml:space="preserve">the existence of the boundary defined by </w:t>
      </w:r>
      <w:r w:rsidRPr="0059102D">
        <w:rPr>
          <w:lang w:val="en-CA"/>
        </w:rPr>
        <w:t>ge</w:t>
      </w:r>
      <w:r w:rsidR="009C372C">
        <w:rPr>
          <w:lang w:val="en-CA"/>
        </w:rPr>
        <w:t>ochronology, paleontology, or other evidence</w:t>
      </w:r>
      <w:r w:rsidR="008279FB">
        <w:rPr>
          <w:lang w:val="en-CA"/>
        </w:rPr>
        <w:t>.</w:t>
      </w:r>
    </w:p>
    <w:p w14:paraId="4F046F66" w14:textId="58C4DB99" w:rsidR="00B0615B" w:rsidRDefault="00935ECA" w:rsidP="00935ECA">
      <w:pPr>
        <w:pStyle w:val="Titre3"/>
      </w:pPr>
      <w:bookmarkStart w:id="445" w:name="BKM_63ECF066_EE03_4253_8744_0F86D06238D4"/>
      <w:bookmarkStart w:id="446" w:name="BKM_87370C48_A777_490F_8AD5_7B430EEB4CC8"/>
      <w:bookmarkStart w:id="447" w:name="BKM_229122EC_1DA3_4235_81D3_26787B18C5E7"/>
      <w:bookmarkStart w:id="448" w:name="_Toc458065776"/>
      <w:bookmarkEnd w:id="445"/>
      <w:bookmarkEnd w:id="446"/>
      <w:bookmarkEnd w:id="447"/>
      <w:r>
        <w:t>Time scale</w:t>
      </w:r>
      <w:bookmarkEnd w:id="448"/>
    </w:p>
    <w:p w14:paraId="1399B02A" w14:textId="77777777" w:rsidR="00935ECA" w:rsidRDefault="00935ECA" w:rsidP="00821F1F"/>
    <w:p w14:paraId="7F1B637E" w14:textId="6AA81148" w:rsidR="00935ECA" w:rsidRDefault="00935ECA" w:rsidP="00821F1F">
      <w:r w:rsidRPr="00935ECA">
        <w:t xml:space="preserve">The </w:t>
      </w:r>
      <w:r w:rsidRPr="005603F4">
        <w:rPr>
          <w:rStyle w:val="Entity"/>
        </w:rPr>
        <w:t>Timescale</w:t>
      </w:r>
      <w:r w:rsidRPr="00935ECA">
        <w:t xml:space="preserve"> package describes geologic time periods (geochronologic eras) and the boundaries between them.</w:t>
      </w:r>
    </w:p>
    <w:p w14:paraId="586D1C06" w14:textId="12C17646" w:rsidR="00935ECA" w:rsidRDefault="0095264C" w:rsidP="00935ECA">
      <w:pPr>
        <w:keepNext/>
      </w:pPr>
      <w:r>
        <w:rPr>
          <w:noProof/>
          <w:lang w:val="en-CA" w:eastAsia="en-CA"/>
        </w:rPr>
        <w:lastRenderedPageBreak/>
        <w:drawing>
          <wp:inline distT="0" distB="0" distL="0" distR="0" wp14:anchorId="0FCF50C1" wp14:editId="61164A3E">
            <wp:extent cx="5486400" cy="4681112"/>
            <wp:effectExtent l="0" t="0" r="0" b="5715"/>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681112"/>
                    </a:xfrm>
                    <a:prstGeom prst="rect">
                      <a:avLst/>
                    </a:prstGeom>
                    <a:noFill/>
                    <a:ln>
                      <a:noFill/>
                    </a:ln>
                  </pic:spPr>
                </pic:pic>
              </a:graphicData>
            </a:graphic>
          </wp:inline>
        </w:drawing>
      </w:r>
    </w:p>
    <w:p w14:paraId="4CABE6E0" w14:textId="07EFB632" w:rsidR="00935ECA" w:rsidRDefault="00935ECA" w:rsidP="00935ECA">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68</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Titre4"/>
      </w:pPr>
      <w:r>
        <w:t>GeologicTimeScale</w:t>
      </w:r>
    </w:p>
    <w:p w14:paraId="01DE5331" w14:textId="77777777" w:rsidR="00B42641" w:rsidRDefault="00B42641" w:rsidP="00821F1F"/>
    <w:p w14:paraId="1E34490B" w14:textId="602BE3B3" w:rsidR="00B42641" w:rsidRDefault="00B42641" w:rsidP="00821F1F">
      <w:r w:rsidRPr="00B42641">
        <w:t xml:space="preserve">The classic "Geologic Timescale" </w:t>
      </w:r>
      <w:r w:rsidR="0095264C">
        <w:t>(</w:t>
      </w:r>
      <w:hyperlink r:id="rId87" w:history="1">
        <w:r w:rsidR="0095264C" w:rsidRPr="00A74C9D">
          <w:rPr>
            <w:rStyle w:val="Lienhypertexte"/>
          </w:rPr>
          <w:t>http://www.stratigraphy.org/index.php/ics-chart-timescale</w:t>
        </w:r>
      </w:hyperlink>
      <w:r w:rsidR="0095264C">
        <w:t xml:space="preserve">) </w:t>
      </w:r>
      <w:r w:rsidRPr="00B42641">
        <w:t>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412952CB" w14:textId="533E846D" w:rsidR="00935ECA" w:rsidRDefault="001B130F" w:rsidP="00935ECA">
      <w:r w:rsidRPr="001B130F">
        <w:t xml:space="preserve">A </w:t>
      </w:r>
      <w:r w:rsidRPr="005603F4">
        <w:rPr>
          <w:rStyle w:val="Entity"/>
        </w:rPr>
        <w:t>GeochronologicEra</w:t>
      </w:r>
      <w:r w:rsidRPr="001B130F">
        <w:t xml:space="preserve"> is a period of time between two </w:t>
      </w:r>
      <w:r w:rsidRPr="005603F4">
        <w:rPr>
          <w:rStyle w:val="Entity"/>
        </w:rPr>
        <w:t>GeochronologicBoundaries</w:t>
      </w:r>
      <w:r>
        <w:t xml:space="preserve">. </w:t>
      </w:r>
      <w:r w:rsidR="00935ECA">
        <w:t xml:space="preserve">The association of a </w:t>
      </w:r>
      <w:r w:rsidRPr="005603F4">
        <w:rPr>
          <w:rStyle w:val="Entity"/>
        </w:rPr>
        <w:t>GeochronologicEra</w:t>
      </w:r>
      <w:r>
        <w:t xml:space="preserve"> </w:t>
      </w:r>
      <w:r w:rsidR="00935ECA">
        <w:t xml:space="preserve">with a stratotype is optional.  In the GSSP approach recommended by ICS for the Global Geologic Timescale, </w:t>
      </w:r>
      <w:r w:rsidR="001F413D">
        <w:t xml:space="preserve">Unit Stratotypes are not used.  </w:t>
      </w:r>
      <w:r w:rsidR="00935ECA">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449CFBFF" w:rsidR="00606F7E" w:rsidRDefault="0095264C" w:rsidP="00606F7E">
      <w:pPr>
        <w:keepNext/>
      </w:pPr>
      <w:r>
        <w:rPr>
          <w:noProof/>
          <w:lang w:val="en-CA" w:eastAsia="en-CA"/>
        </w:rPr>
        <w:drawing>
          <wp:inline distT="0" distB="0" distL="0" distR="0" wp14:anchorId="0BDB7882" wp14:editId="7F85F666">
            <wp:extent cx="5486400" cy="4971503"/>
            <wp:effectExtent l="0" t="0" r="0" b="635"/>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4971503"/>
                    </a:xfrm>
                    <a:prstGeom prst="rect">
                      <a:avLst/>
                    </a:prstGeom>
                    <a:noFill/>
                    <a:ln>
                      <a:noFill/>
                    </a:ln>
                  </pic:spPr>
                </pic:pic>
              </a:graphicData>
            </a:graphic>
          </wp:inline>
        </w:drawing>
      </w:r>
    </w:p>
    <w:p w14:paraId="21B3C114" w14:textId="099E431E" w:rsidR="00935ECA" w:rsidRDefault="00606F7E" w:rsidP="00606F7E">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69</w:t>
      </w:r>
      <w:r w:rsidR="00673E83">
        <w:rPr>
          <w:noProof/>
        </w:rPr>
        <w:fldChar w:fldCharType="end"/>
      </w:r>
      <w:r>
        <w:t xml:space="preserve"> : GeochronologicEra</w:t>
      </w:r>
      <w:r w:rsidR="008279FB">
        <w:t xml:space="preserve"> context diagram.</w:t>
      </w:r>
    </w:p>
    <w:p w14:paraId="31E54DBB" w14:textId="3FF7841E" w:rsidR="001B130F" w:rsidRPr="001F413D" w:rsidRDefault="001B130F" w:rsidP="001F413D">
      <w:pPr>
        <w:pStyle w:val="Titre5"/>
        <w:rPr>
          <w:lang w:val="en-CA"/>
        </w:rPr>
      </w:pPr>
      <w:bookmarkStart w:id="449" w:name="BKM_87E807D4_B547_4527_95DA_3886362CC5FC"/>
      <w:bookmarkEnd w:id="449"/>
      <w:proofErr w:type="gramStart"/>
      <w:r>
        <w:rPr>
          <w:lang w:val="en-CA"/>
        </w:rPr>
        <w:t>r</w:t>
      </w:r>
      <w:r w:rsidRPr="00D970E9">
        <w:rPr>
          <w:lang w:val="en-CA"/>
        </w:rPr>
        <w:t>ank</w:t>
      </w:r>
      <w:proofErr w:type="gramEnd"/>
    </w:p>
    <w:p w14:paraId="7E907D78" w14:textId="762DCA9D" w:rsidR="001B130F" w:rsidRDefault="001B130F" w:rsidP="00D20646">
      <w:pPr>
        <w:rPr>
          <w:lang w:val="en-CA"/>
        </w:rPr>
      </w:pPr>
      <w:r>
        <w:rPr>
          <w:lang w:val="en-CA"/>
        </w:rPr>
        <w:t xml:space="preserve">The property </w:t>
      </w:r>
      <w:r w:rsidRPr="005603F4">
        <w:rPr>
          <w:rStyle w:val="Entity"/>
        </w:rPr>
        <w:t>rank</w:t>
      </w:r>
      <w:proofErr w:type="gramStart"/>
      <w:r w:rsidRPr="005603F4">
        <w:rPr>
          <w:rStyle w:val="Entity"/>
        </w:rPr>
        <w:t>:GeochronologicEraRank</w:t>
      </w:r>
      <w:proofErr w:type="gramEnd"/>
      <w:r>
        <w:rPr>
          <w:lang w:val="en-CA"/>
        </w:rPr>
        <w:t xml:space="preserve"> </w:t>
      </w:r>
      <w:r w:rsidR="001F413D">
        <w:rPr>
          <w:lang w:val="en-CA"/>
        </w:rPr>
        <w:t>contains</w:t>
      </w:r>
      <w:r>
        <w:rPr>
          <w:lang w:val="en-CA"/>
        </w:rPr>
        <w:t xml:space="preserv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D5F024E" w14:textId="0C2AEB93" w:rsidR="00B3199C" w:rsidRPr="001F413D" w:rsidRDefault="00B3199C" w:rsidP="00D20646">
      <w:pPr>
        <w:pStyle w:val="Titre5"/>
        <w:rPr>
          <w:lang w:val="en-CA"/>
        </w:rPr>
      </w:pPr>
      <w:proofErr w:type="gramStart"/>
      <w:r>
        <w:rPr>
          <w:lang w:val="en-CA"/>
        </w:rPr>
        <w:t>s</w:t>
      </w:r>
      <w:r w:rsidR="001B130F" w:rsidRPr="00D970E9">
        <w:rPr>
          <w:lang w:val="en-CA"/>
        </w:rPr>
        <w:t>tratotype</w:t>
      </w:r>
      <w:proofErr w:type="gramEnd"/>
    </w:p>
    <w:p w14:paraId="2A2B8404" w14:textId="51C7FB9C" w:rsidR="001B130F" w:rsidRDefault="001B130F" w:rsidP="00D20646">
      <w:pPr>
        <w:rPr>
          <w:lang w:val="en-CA"/>
        </w:rPr>
      </w:pPr>
      <w:r>
        <w:rPr>
          <w:lang w:val="en-CA"/>
        </w:rPr>
        <w:t xml:space="preserve">The property </w:t>
      </w:r>
      <w:r w:rsidRPr="005603F4">
        <w:rPr>
          <w:rStyle w:val="Entity"/>
        </w:rPr>
        <w:t>stratotype</w:t>
      </w:r>
      <w:r>
        <w:rPr>
          <w:lang w:val="en-CA"/>
        </w:rPr>
        <w:t xml:space="preserve"> </w:t>
      </w:r>
      <w:r w:rsidR="001F413D">
        <w:rPr>
          <w:lang w:val="en-CA"/>
        </w:rPr>
        <w:t xml:space="preserve">is </w:t>
      </w:r>
      <w:r>
        <w:rPr>
          <w:lang w:val="en-CA"/>
        </w:rPr>
        <w:t xml:space="preserve">an association between a </w:t>
      </w:r>
      <w:r w:rsidRPr="005603F4">
        <w:rPr>
          <w:rStyle w:val="Entity"/>
        </w:rPr>
        <w:t>GeochronologicEra</w:t>
      </w:r>
      <w:r>
        <w:rPr>
          <w:lang w:val="en-CA"/>
        </w:rPr>
        <w:t xml:space="preserve"> and </w:t>
      </w:r>
      <w:r w:rsidRPr="005603F4">
        <w:rPr>
          <w:rStyle w:val="Entity"/>
        </w:rPr>
        <w:t>StratigraphicSection</w:t>
      </w:r>
      <w:r>
        <w:rPr>
          <w:lang w:val="en-CA"/>
        </w:rPr>
        <w:t xml:space="preserve">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Titre4"/>
      </w:pPr>
      <w:bookmarkStart w:id="450" w:name="BKM_84F1004A_AA50_459B_B70A_65E13CA8B294"/>
      <w:bookmarkEnd w:id="450"/>
      <w:r>
        <w:lastRenderedPageBreak/>
        <w:t>GeochronologicBoundary</w:t>
      </w:r>
    </w:p>
    <w:p w14:paraId="606CAAC4" w14:textId="77777777" w:rsidR="00606F7E" w:rsidRDefault="00606F7E" w:rsidP="00821F1F"/>
    <w:p w14:paraId="453A51FA" w14:textId="7804FA48" w:rsidR="00606F7E" w:rsidRDefault="00757EBF" w:rsidP="00821F1F">
      <w:r>
        <w:t xml:space="preserve">A </w:t>
      </w:r>
      <w:r w:rsidRPr="005603F4">
        <w:rPr>
          <w:rStyle w:val="Entity"/>
        </w:rPr>
        <w:t>GeochronologicBoundary</w:t>
      </w:r>
      <w:r>
        <w:t xml:space="preserve"> is a </w:t>
      </w:r>
      <w:r w:rsidR="00606F7E" w:rsidRPr="00606F7E">
        <w:t>boundary between two geochronologic time periods</w:t>
      </w:r>
      <w:r w:rsidR="008279FB">
        <w:t>.</w:t>
      </w:r>
    </w:p>
    <w:p w14:paraId="7D8220B0" w14:textId="77777777" w:rsidR="00606F7E" w:rsidRDefault="00606F7E" w:rsidP="00821F1F"/>
    <w:p w14:paraId="5A63EE19" w14:textId="3549DB9B" w:rsidR="00C343CA" w:rsidRDefault="0095264C" w:rsidP="00C343CA">
      <w:pPr>
        <w:keepNext/>
      </w:pPr>
      <w:r>
        <w:rPr>
          <w:noProof/>
          <w:lang w:val="en-CA" w:eastAsia="en-CA"/>
        </w:rPr>
        <w:drawing>
          <wp:inline distT="0" distB="0" distL="0" distR="0" wp14:anchorId="32BD0312" wp14:editId="747B02F8">
            <wp:extent cx="5486400" cy="6004717"/>
            <wp:effectExtent l="0" t="0" r="0" b="0"/>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6004717"/>
                    </a:xfrm>
                    <a:prstGeom prst="rect">
                      <a:avLst/>
                    </a:prstGeom>
                    <a:noFill/>
                    <a:ln>
                      <a:noFill/>
                    </a:ln>
                  </pic:spPr>
                </pic:pic>
              </a:graphicData>
            </a:graphic>
          </wp:inline>
        </w:drawing>
      </w:r>
    </w:p>
    <w:p w14:paraId="042CF880" w14:textId="14A7D1A8" w:rsidR="00606F7E" w:rsidRDefault="00C343CA" w:rsidP="00C343CA">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70</w:t>
      </w:r>
      <w:r w:rsidR="00673E83">
        <w:rPr>
          <w:noProof/>
        </w:rPr>
        <w:fldChar w:fldCharType="end"/>
      </w:r>
      <w:r>
        <w:t>: GeochronologyBoundary</w:t>
      </w:r>
      <w:r w:rsidR="00757EBF">
        <w:t xml:space="preserve"> context diagram</w:t>
      </w:r>
      <w:r w:rsidR="008279FB">
        <w:t>.</w:t>
      </w:r>
    </w:p>
    <w:p w14:paraId="54E0E5E0" w14:textId="3C0AB82B" w:rsidR="00757EBF" w:rsidRDefault="00757EBF" w:rsidP="00D20646">
      <w:pPr>
        <w:pStyle w:val="Titre5"/>
      </w:pPr>
      <w:proofErr w:type="gramStart"/>
      <w:r>
        <w:t>s</w:t>
      </w:r>
      <w:r w:rsidRPr="00757EBF">
        <w:t>tratotype</w:t>
      </w:r>
      <w:proofErr w:type="gramEnd"/>
    </w:p>
    <w:p w14:paraId="6FC6D43D" w14:textId="07BBB576" w:rsidR="00757EBF" w:rsidRDefault="00757EBF" w:rsidP="00D20646">
      <w:r>
        <w:t xml:space="preserve">The property </w:t>
      </w:r>
      <w:r w:rsidRPr="005603F4">
        <w:rPr>
          <w:rStyle w:val="Entity"/>
        </w:rPr>
        <w:t>stratotype</w:t>
      </w:r>
      <w:r>
        <w:t xml:space="preserve"> </w:t>
      </w:r>
      <w:r w:rsidR="001F413D">
        <w:t>is</w:t>
      </w:r>
      <w:r>
        <w:t xml:space="preserve"> an association between a </w:t>
      </w:r>
      <w:r w:rsidRPr="005603F4">
        <w:rPr>
          <w:rStyle w:val="Entity"/>
        </w:rPr>
        <w:t>GeochronologicBoundary</w:t>
      </w:r>
      <w:r>
        <w:t xml:space="preserve"> and a </w:t>
      </w:r>
      <w:r w:rsidRPr="005603F4">
        <w:rPr>
          <w:rStyle w:val="Entity"/>
        </w:rPr>
        <w:t>StratigraphicPoint</w:t>
      </w:r>
      <w:r>
        <w:t xml:space="preserve"> that are associated with the boundary. A </w:t>
      </w:r>
      <w:r w:rsidRPr="005603F4">
        <w:rPr>
          <w:rStyle w:val="Entity"/>
        </w:rPr>
        <w:t>GeochronologicBoundary</w:t>
      </w:r>
      <w:r>
        <w:t xml:space="preserve"> </w:t>
      </w:r>
      <w:r>
        <w:lastRenderedPageBreak/>
        <w:t xml:space="preserve">can be associated with more than one </w:t>
      </w:r>
      <w:r w:rsidRPr="005603F4">
        <w:rPr>
          <w:rStyle w:val="Entity"/>
        </w:rPr>
        <w:t>StratigraphicPoints</w:t>
      </w:r>
      <w:r>
        <w:t>,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7C615B">
        <w:t xml:space="preserve">Figure </w:t>
      </w:r>
      <w:r w:rsidR="007C615B">
        <w:rPr>
          <w:noProof/>
        </w:rPr>
        <w:t>71</w:t>
      </w:r>
      <w:r>
        <w:fldChar w:fldCharType="end"/>
      </w:r>
      <w:r>
        <w:t xml:space="preserve"> show a partial encoding of Miocene</w:t>
      </w:r>
    </w:p>
    <w:p w14:paraId="6DB19622" w14:textId="5904545D" w:rsidR="008132F4" w:rsidRDefault="00F658C5" w:rsidP="008132F4">
      <w:pPr>
        <w:keepNext/>
      </w:pPr>
      <w:r>
        <w:rPr>
          <w:noProof/>
          <w:lang w:val="en-CA" w:eastAsia="en-CA"/>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Lgende"/>
      </w:pPr>
      <w:bookmarkStart w:id="451" w:name="_Ref440945032"/>
      <w:r>
        <w:t xml:space="preserve">Figure </w:t>
      </w:r>
      <w:r>
        <w:fldChar w:fldCharType="begin"/>
      </w:r>
      <w:r>
        <w:instrText xml:space="preserve"> SEQ Figure \* ARABIC </w:instrText>
      </w:r>
      <w:r>
        <w:fldChar w:fldCharType="separate"/>
      </w:r>
      <w:r w:rsidR="007C615B">
        <w:rPr>
          <w:noProof/>
        </w:rPr>
        <w:t>71</w:t>
      </w:r>
      <w:r>
        <w:fldChar w:fldCharType="end"/>
      </w:r>
      <w:bookmarkEnd w:id="451"/>
      <w:r>
        <w:t xml:space="preserve"> : Partial encoding of Miocene</w:t>
      </w:r>
      <w:r w:rsidR="008279FB">
        <w:t xml:space="preserve"> instance diagram.</w:t>
      </w:r>
    </w:p>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5638AB1E" w:rsidR="00B42641" w:rsidRDefault="00757EBF" w:rsidP="00C343CA">
      <w:r w:rsidRPr="005603F4">
        <w:rPr>
          <w:rStyle w:val="Entity"/>
        </w:rPr>
        <w:t>NumericEraBoundary</w:t>
      </w:r>
      <w:r>
        <w:t xml:space="preserve">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421446CD" w:rsidR="008279FB" w:rsidRDefault="0095264C" w:rsidP="00083053">
      <w:pPr>
        <w:keepNext/>
      </w:pPr>
      <w:r>
        <w:rPr>
          <w:noProof/>
          <w:lang w:val="en-CA" w:eastAsia="en-CA"/>
        </w:rPr>
        <w:lastRenderedPageBreak/>
        <w:drawing>
          <wp:inline distT="0" distB="0" distL="0" distR="0" wp14:anchorId="227433BB" wp14:editId="73B0009C">
            <wp:extent cx="3552825" cy="4140835"/>
            <wp:effectExtent l="0" t="0" r="9525" b="0"/>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52825" cy="4140835"/>
                    </a:xfrm>
                    <a:prstGeom prst="rect">
                      <a:avLst/>
                    </a:prstGeom>
                    <a:noFill/>
                    <a:ln>
                      <a:noFill/>
                    </a:ln>
                  </pic:spPr>
                </pic:pic>
              </a:graphicData>
            </a:graphic>
          </wp:inline>
        </w:drawing>
      </w:r>
    </w:p>
    <w:p w14:paraId="701A1A7D" w14:textId="6EDD6E09" w:rsidR="00B42641" w:rsidRDefault="008279FB" w:rsidP="00083053">
      <w:pPr>
        <w:pStyle w:val="Lgende"/>
      </w:pPr>
      <w:r>
        <w:t xml:space="preserve">Figure </w:t>
      </w:r>
      <w:r>
        <w:fldChar w:fldCharType="begin"/>
      </w:r>
      <w:r>
        <w:instrText xml:space="preserve"> SEQ Figure \* ARABIC </w:instrText>
      </w:r>
      <w:r>
        <w:fldChar w:fldCharType="separate"/>
      </w:r>
      <w:r w:rsidR="007C615B">
        <w:rPr>
          <w:noProof/>
        </w:rPr>
        <w:t>72</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032693F7" w:rsidR="00B42641" w:rsidRDefault="00B42641" w:rsidP="00C343CA">
      <w:r w:rsidRPr="00B42641">
        <w:t>A standard numeric age point (a numeric analogue to a 'golden spike') applicable to the formal subdivision of the Precambrian, and perhaps the Pleistocene/Holocene boundary (</w:t>
      </w:r>
      <w:r w:rsidR="00680CF9">
        <w:t>[</w:t>
      </w:r>
      <w:r w:rsidR="00680CF9">
        <w:fldChar w:fldCharType="begin"/>
      </w:r>
      <w:r w:rsidR="00680CF9">
        <w:instrText xml:space="preserve"> REF _Ref458067102 \n \h </w:instrText>
      </w:r>
      <w:r w:rsidR="00680CF9">
        <w:fldChar w:fldCharType="separate"/>
      </w:r>
      <w:r w:rsidR="00680CF9">
        <w:t>23</w:t>
      </w:r>
      <w:r w:rsidR="00680CF9">
        <w:fldChar w:fldCharType="end"/>
      </w:r>
      <w:r w:rsidR="00680CF9">
        <w:t>]</w:t>
      </w:r>
      <w:r w:rsidR="0095264C">
        <w:t xml:space="preserve">; </w:t>
      </w:r>
      <w:hyperlink r:id="rId92" w:history="1">
        <w:r w:rsidR="0095264C" w:rsidRPr="00A74C9D">
          <w:rPr>
            <w:rStyle w:val="Lienhypertexte"/>
          </w:rPr>
          <w:t>http://www.stratigraphy.org/index.php/ics-chart-timescale</w:t>
        </w:r>
      </w:hyperlink>
      <w:r w:rsidRPr="00B42641">
        <w:t>)</w:t>
      </w:r>
      <w:r w:rsidR="008279FB">
        <w:t>.</w:t>
      </w:r>
      <w:r w:rsidR="0095264C">
        <w:t xml:space="preserve"> </w:t>
      </w:r>
      <w:r w:rsidR="001F413D">
        <w:t xml:space="preserve"> The boundary is not defined from a physical stratotype, although it can be influence by some, but placed at a convenient numerical value.</w:t>
      </w:r>
    </w:p>
    <w:p w14:paraId="38A758B3" w14:textId="77777777" w:rsidR="00B42641" w:rsidRDefault="00B42641" w:rsidP="00C343CA"/>
    <w:p w14:paraId="11C42997" w14:textId="0BEADEA6" w:rsidR="00B42641" w:rsidRDefault="00FE43AC" w:rsidP="00B42641">
      <w:pPr>
        <w:pStyle w:val="Titre3"/>
      </w:pPr>
      <w:bookmarkStart w:id="452" w:name="_Toc458065777"/>
      <w:r>
        <w:t>Geologic time</w:t>
      </w:r>
      <w:r w:rsidR="00B42641">
        <w:t xml:space="preserve"> vocabularies</w:t>
      </w:r>
      <w:bookmarkEnd w:id="452"/>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7C615B">
        <w:t xml:space="preserve">Table </w:t>
      </w:r>
      <w:r w:rsidR="007C615B">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Lgende"/>
        <w:keepNext/>
      </w:pPr>
      <w:bookmarkStart w:id="453" w:name="_Ref433005219"/>
      <w:proofErr w:type="gramStart"/>
      <w:r>
        <w:lastRenderedPageBreak/>
        <w:t xml:space="preserve">Table </w:t>
      </w:r>
      <w:r w:rsidR="00415E41">
        <w:fldChar w:fldCharType="begin"/>
      </w:r>
      <w:r w:rsidR="00415E41">
        <w:instrText xml:space="preserve"> SEQ Table \* ARABIC </w:instrText>
      </w:r>
      <w:r w:rsidR="00415E41">
        <w:fldChar w:fldCharType="separate"/>
      </w:r>
      <w:r w:rsidR="007C615B">
        <w:rPr>
          <w:noProof/>
        </w:rPr>
        <w:t>6</w:t>
      </w:r>
      <w:r w:rsidR="00415E41">
        <w:fldChar w:fldCharType="end"/>
      </w:r>
      <w:bookmarkEnd w:id="453"/>
      <w:r>
        <w:t>: Geologic time vocabulary</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5603F4"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Vocabulary</w:t>
            </w:r>
          </w:p>
        </w:tc>
        <w:tc>
          <w:tcPr>
            <w:tcW w:w="6196" w:type="dxa"/>
            <w:tcBorders>
              <w:top w:val="single" w:sz="8" w:space="0" w:color="000000"/>
              <w:bottom w:val="single" w:sz="8" w:space="0" w:color="000000"/>
            </w:tcBorders>
            <w:shd w:val="clear" w:color="auto" w:fill="auto"/>
          </w:tcPr>
          <w:p w14:paraId="719AC0AD" w14:textId="77777777"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Description</w:t>
            </w:r>
          </w:p>
        </w:tc>
      </w:tr>
      <w:tr w:rsidR="000A793F" w:rsidRPr="005603F4" w14:paraId="2C9843FD" w14:textId="77777777" w:rsidTr="00D970E9">
        <w:tc>
          <w:tcPr>
            <w:tcW w:w="2660" w:type="dxa"/>
            <w:shd w:val="clear" w:color="auto" w:fill="C0C0C0"/>
          </w:tcPr>
          <w:p w14:paraId="6EECDC8F" w14:textId="3660D708"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GeochronologicEraRank</w:t>
            </w:r>
          </w:p>
        </w:tc>
        <w:tc>
          <w:tcPr>
            <w:tcW w:w="6196" w:type="dxa"/>
            <w:tcBorders>
              <w:left w:val="nil"/>
              <w:right w:val="nil"/>
            </w:tcBorders>
            <w:shd w:val="clear" w:color="auto" w:fill="C0C0C0"/>
          </w:tcPr>
          <w:p w14:paraId="7C663BAD" w14:textId="77777777" w:rsidR="00FE43AC" w:rsidRPr="005603F4" w:rsidRDefault="00FE43AC" w:rsidP="00FE43AC">
            <w:pPr>
              <w:rPr>
                <w:rFonts w:ascii="Consolas" w:hAnsi="Consolas" w:cs="Consolas"/>
                <w:color w:val="000000"/>
                <w:sz w:val="18"/>
                <w:szCs w:val="18"/>
                <w:lang w:val="en-CA"/>
              </w:rPr>
            </w:pPr>
            <w:r w:rsidRPr="005603F4">
              <w:rPr>
                <w:rFonts w:ascii="Consolas" w:hAnsi="Consolas" w:cs="Consolas"/>
                <w:color w:val="000000"/>
                <w:sz w:val="18"/>
                <w:szCs w:val="18"/>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5603F4" w:rsidRDefault="00FE43AC" w:rsidP="00FE43AC">
            <w:pPr>
              <w:rPr>
                <w:rFonts w:ascii="Consolas" w:hAnsi="Consolas" w:cs="Consolas"/>
                <w:color w:val="000000"/>
                <w:sz w:val="18"/>
                <w:szCs w:val="18"/>
                <w:lang w:val="en-CA"/>
              </w:rPr>
            </w:pPr>
            <w:r w:rsidRPr="005603F4">
              <w:rPr>
                <w:rFonts w:ascii="Consolas" w:hAnsi="Consolas" w:cs="Consolas"/>
                <w:color w:val="000000"/>
                <w:sz w:val="18"/>
                <w:szCs w:val="18"/>
                <w:lang w:val="en-CA"/>
              </w:rPr>
              <w:t>For example:</w:t>
            </w:r>
          </w:p>
          <w:p w14:paraId="5BB2EEF5"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eon</w:t>
            </w:r>
          </w:p>
          <w:p w14:paraId="7A862556"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era</w:t>
            </w:r>
          </w:p>
          <w:p w14:paraId="07534982"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period</w:t>
            </w:r>
          </w:p>
          <w:p w14:paraId="2137BE0B"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epoch</w:t>
            </w:r>
          </w:p>
          <w:p w14:paraId="0FD6556F" w14:textId="72828036"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25325A42" w:rsidR="009B3BBD" w:rsidRDefault="009B3BBD" w:rsidP="009B3BBD">
      <w:pPr>
        <w:pStyle w:val="Titre2"/>
        <w:rPr>
          <w:lang w:val="en-CA"/>
        </w:rPr>
      </w:pPr>
      <w:bookmarkStart w:id="454" w:name="_Toc458065778"/>
      <w:r w:rsidRPr="00D12552">
        <w:rPr>
          <w:lang w:val="en-CA"/>
        </w:rPr>
        <w:lastRenderedPageBreak/>
        <w:t xml:space="preserve">GeoSciML </w:t>
      </w:r>
      <w:r>
        <w:rPr>
          <w:lang w:val="en-CA"/>
        </w:rPr>
        <w:t>Borehole</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454"/>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4A944736" w:rsidR="00513449"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1776CEE0"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sidR="007078B0">
              <w:rPr>
                <w:rStyle w:val="requri"/>
                <w:lang w:val="en-CA"/>
              </w:rPr>
              <w:t>interval-1D-C</w:t>
            </w:r>
            <w:r>
              <w:rPr>
                <w:rStyle w:val="requri"/>
                <w:lang w:val="en-CA"/>
              </w:rPr>
              <w:t>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794BB93B" w:rsidR="00CD7325" w:rsidRDefault="00CD7325" w:rsidP="00CD7325">
      <w:pPr>
        <w:rPr>
          <w:lang w:val="en-CA"/>
        </w:rPr>
      </w:pPr>
      <w:r w:rsidRPr="00CD7325">
        <w:rPr>
          <w:lang w:val="en-CA"/>
        </w:rPr>
        <w:t xml:space="preserve">The GeoSciML </w:t>
      </w:r>
      <w:r w:rsidRPr="005603F4">
        <w:rPr>
          <w:rStyle w:val="Entity"/>
        </w:rPr>
        <w:t>Borehole</w:t>
      </w:r>
      <w:r w:rsidRPr="00CD7325">
        <w:rPr>
          <w:lang w:val="en-CA"/>
        </w:rPr>
        <w:t xml:space="preserve"> package contains </w:t>
      </w:r>
      <w:r w:rsidR="008E5B1A">
        <w:rPr>
          <w:lang w:val="en-CA"/>
        </w:rPr>
        <w:t>an</w:t>
      </w:r>
      <w:r w:rsidR="004E6F80">
        <w:rPr>
          <w:lang w:val="en-CA"/>
        </w:rPr>
        <w:t xml:space="preserve"> information model for</w:t>
      </w:r>
      <w:r w:rsidR="005603F4">
        <w:rPr>
          <w:lang w:val="en-CA"/>
        </w:rPr>
        <w:t xml:space="preserve"> b</w:t>
      </w:r>
      <w:r w:rsidRPr="00CD7325">
        <w:rPr>
          <w:lang w:val="en-CA"/>
        </w:rPr>
        <w:t>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 xml:space="preserve">Observations and Measurements </w:t>
      </w:r>
      <w:r>
        <w:rPr>
          <w:lang w:val="en-CA"/>
        </w:rPr>
        <w:t>(ISO19156)</w:t>
      </w:r>
      <w:r w:rsidRPr="00CD7325">
        <w:rPr>
          <w:lang w:val="en-CA"/>
        </w:rPr>
        <w:t>.</w:t>
      </w:r>
    </w:p>
    <w:p w14:paraId="733C5CE2" w14:textId="77777777" w:rsidR="000B1244" w:rsidRDefault="000B1244" w:rsidP="00CD7325">
      <w:pPr>
        <w:rPr>
          <w:lang w:val="en-CA"/>
        </w:rPr>
      </w:pPr>
    </w:p>
    <w:p w14:paraId="7457C781" w14:textId="32CFF1C4" w:rsidR="000B1244" w:rsidRDefault="0095264C" w:rsidP="000B1244">
      <w:pPr>
        <w:keepNext/>
      </w:pPr>
      <w:r>
        <w:rPr>
          <w:noProof/>
          <w:lang w:val="en-CA" w:eastAsia="en-CA"/>
        </w:rPr>
        <w:drawing>
          <wp:inline distT="0" distB="0" distL="0" distR="0" wp14:anchorId="509A5A6E" wp14:editId="0F3AA016">
            <wp:extent cx="5486400" cy="5089024"/>
            <wp:effectExtent l="0" t="0" r="0" b="0"/>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5089024"/>
                    </a:xfrm>
                    <a:prstGeom prst="rect">
                      <a:avLst/>
                    </a:prstGeom>
                    <a:noFill/>
                    <a:ln>
                      <a:noFill/>
                    </a:ln>
                  </pic:spPr>
                </pic:pic>
              </a:graphicData>
            </a:graphic>
          </wp:inline>
        </w:drawing>
      </w:r>
    </w:p>
    <w:p w14:paraId="6DC4376B" w14:textId="2F6440B0"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C615B">
        <w:rPr>
          <w:noProof/>
        </w:rPr>
        <w:t>73</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39354B47" w:rsidR="00F46BB7" w:rsidRDefault="0095264C" w:rsidP="00F46BB7">
      <w:pPr>
        <w:keepNext/>
      </w:pPr>
      <w:r>
        <w:rPr>
          <w:noProof/>
          <w:lang w:val="en-CA" w:eastAsia="en-CA"/>
        </w:rPr>
        <w:lastRenderedPageBreak/>
        <w:drawing>
          <wp:inline distT="0" distB="0" distL="0" distR="0" wp14:anchorId="20FAB219" wp14:editId="4EEDE052">
            <wp:extent cx="5486400" cy="4536180"/>
            <wp:effectExtent l="0" t="0" r="0" b="0"/>
            <wp:docPr id="522" name="Imag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4536180"/>
                    </a:xfrm>
                    <a:prstGeom prst="rect">
                      <a:avLst/>
                    </a:prstGeom>
                    <a:noFill/>
                    <a:ln>
                      <a:noFill/>
                    </a:ln>
                  </pic:spPr>
                </pic:pic>
              </a:graphicData>
            </a:graphic>
          </wp:inline>
        </w:drawing>
      </w:r>
    </w:p>
    <w:p w14:paraId="799B4D2A" w14:textId="434927FE" w:rsidR="00611A7A"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C615B">
        <w:rPr>
          <w:noProof/>
        </w:rPr>
        <w:t>74</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Titre3"/>
        <w:rPr>
          <w:lang w:val="en-CA"/>
        </w:rPr>
      </w:pPr>
      <w:bookmarkStart w:id="455" w:name="_Toc458065779"/>
      <w:r>
        <w:rPr>
          <w:lang w:val="en-CA"/>
        </w:rPr>
        <w:t>Borehole</w:t>
      </w:r>
      <w:bookmarkEnd w:id="455"/>
    </w:p>
    <w:p w14:paraId="54B9517D" w14:textId="77777777" w:rsidR="00B8253A" w:rsidRDefault="00B8253A" w:rsidP="00CD7325">
      <w:pPr>
        <w:rPr>
          <w:lang w:val="en-CA"/>
        </w:rPr>
      </w:pPr>
    </w:p>
    <w:p w14:paraId="1C005FD0" w14:textId="59F4B6C0" w:rsidR="00F46BB7" w:rsidRDefault="000B1244" w:rsidP="00CD7325">
      <w:pPr>
        <w:rPr>
          <w:lang w:val="en-CA"/>
        </w:rPr>
      </w:pPr>
      <w:r>
        <w:rPr>
          <w:lang w:val="en-CA"/>
        </w:rPr>
        <w:t xml:space="preserve">This requirements class describes </w:t>
      </w:r>
      <w:r w:rsidRPr="005603F4">
        <w:rPr>
          <w:rStyle w:val="Entity"/>
        </w:rPr>
        <w:t>Borehole</w:t>
      </w:r>
      <w:r>
        <w:rPr>
          <w:lang w:val="en-CA"/>
        </w:rPr>
        <w:t xml:space="preserve"> and </w:t>
      </w:r>
      <w:r w:rsidRPr="005603F4">
        <w:rPr>
          <w:rStyle w:val="Entity"/>
        </w:rPr>
        <w:t>BoreholeInterval</w:t>
      </w:r>
      <w:r>
        <w:rPr>
          <w:lang w:val="en-CA"/>
        </w:rPr>
        <w:t xml:space="preserve"> and related data types. </w:t>
      </w:r>
      <w:r w:rsidR="005603F4">
        <w:rPr>
          <w:lang w:val="en-CA"/>
        </w:rPr>
        <w:t xml:space="preserve"> This package is interested in b</w:t>
      </w:r>
      <w:r>
        <w:rPr>
          <w:lang w:val="en-CA"/>
        </w:rPr>
        <w:t>orehole as a mean to sample geologic units underground</w:t>
      </w:r>
      <w:r w:rsidR="00090DCF">
        <w:rPr>
          <w:lang w:val="en-CA"/>
        </w:rPr>
        <w:t xml:space="preserve"> and thus provide a linear map of the geology.</w:t>
      </w:r>
    </w:p>
    <w:p w14:paraId="3756A78B" w14:textId="0B53076A" w:rsidR="00F46BB7" w:rsidRDefault="0095264C" w:rsidP="00F46BB7">
      <w:pPr>
        <w:keepNext/>
      </w:pPr>
      <w:r>
        <w:rPr>
          <w:noProof/>
          <w:lang w:val="en-CA" w:eastAsia="en-CA"/>
        </w:rPr>
        <w:lastRenderedPageBreak/>
        <w:drawing>
          <wp:inline distT="0" distB="0" distL="0" distR="0" wp14:anchorId="4B697377" wp14:editId="2D63B873">
            <wp:extent cx="5486400" cy="3001605"/>
            <wp:effectExtent l="0" t="0" r="0" b="8890"/>
            <wp:docPr id="523" name="Imag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3001605"/>
                    </a:xfrm>
                    <a:prstGeom prst="rect">
                      <a:avLst/>
                    </a:prstGeom>
                    <a:noFill/>
                    <a:ln>
                      <a:noFill/>
                    </a:ln>
                  </pic:spPr>
                </pic:pic>
              </a:graphicData>
            </a:graphic>
          </wp:inline>
        </w:drawing>
      </w:r>
    </w:p>
    <w:p w14:paraId="0F8F0235" w14:textId="44262699" w:rsidR="00F46BB7"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C615B">
        <w:rPr>
          <w:noProof/>
        </w:rPr>
        <w:t>75</w:t>
      </w:r>
      <w:r w:rsidR="00673E83">
        <w:rPr>
          <w:noProof/>
        </w:rPr>
        <w:fldChar w:fldCharType="end"/>
      </w:r>
      <w:r>
        <w:t>: Borehole</w:t>
      </w:r>
      <w:r w:rsidR="00B8253A">
        <w:t xml:space="preserve"> context diagram.</w:t>
      </w:r>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3B8EB98E" w:rsidR="00F46BB7" w:rsidRDefault="005603F4" w:rsidP="00CD7325">
      <w:pPr>
        <w:rPr>
          <w:lang w:val="en-CA"/>
        </w:rPr>
      </w:pPr>
      <w:r>
        <w:rPr>
          <w:lang w:val="en-CA"/>
        </w:rPr>
        <w:t xml:space="preserve">A </w:t>
      </w:r>
      <w:r w:rsidRPr="005603F4">
        <w:rPr>
          <w:rStyle w:val="Entity"/>
        </w:rPr>
        <w:t>B</w:t>
      </w:r>
      <w:r w:rsidR="00F46BB7" w:rsidRPr="005603F4">
        <w:rPr>
          <w:rStyle w:val="Entity"/>
        </w:rPr>
        <w:t>orehole</w:t>
      </w:r>
      <w:r w:rsidR="00F46BB7" w:rsidRPr="00F46BB7">
        <w:rPr>
          <w:lang w:val="en-CA"/>
        </w:rPr>
        <w:t xml:space="preserve"> is the generalized term for any narrow shaft drilled in the ground, either vertically, horizontally, or inclined.</w:t>
      </w:r>
    </w:p>
    <w:p w14:paraId="5ECF0A3D" w14:textId="4DEE5AB4" w:rsidR="006A1F12" w:rsidRPr="008E5B1A" w:rsidRDefault="006A1F12" w:rsidP="008E5B1A">
      <w:pPr>
        <w:pStyle w:val="Titre5"/>
        <w:rPr>
          <w:lang w:val="en-CA"/>
        </w:rPr>
      </w:pPr>
      <w:proofErr w:type="gramStart"/>
      <w:r w:rsidRPr="006A1F12">
        <w:rPr>
          <w:lang w:val="en-CA"/>
        </w:rPr>
        <w:t>indexData</w:t>
      </w:r>
      <w:proofErr w:type="gramEnd"/>
    </w:p>
    <w:p w14:paraId="3C5870FD" w14:textId="1E68EDC1" w:rsidR="006A1F12" w:rsidRDefault="006A1F12" w:rsidP="00CD7325">
      <w:pPr>
        <w:rPr>
          <w:lang w:val="en-CA"/>
        </w:rPr>
      </w:pPr>
      <w:r>
        <w:rPr>
          <w:lang w:val="en-CA"/>
        </w:rPr>
        <w:t xml:space="preserve">The property </w:t>
      </w:r>
      <w:r w:rsidRPr="005603F4">
        <w:rPr>
          <w:rStyle w:val="Entity"/>
        </w:rPr>
        <w:t>indexData</w:t>
      </w:r>
      <w:proofErr w:type="gramStart"/>
      <w:r w:rsidRPr="005603F4">
        <w:rPr>
          <w:rStyle w:val="Entity"/>
        </w:rPr>
        <w:t>:Borehol</w:t>
      </w:r>
      <w:r w:rsidR="00675648" w:rsidRPr="005603F4">
        <w:rPr>
          <w:rStyle w:val="Entity"/>
        </w:rPr>
        <w:t>e</w:t>
      </w:r>
      <w:r w:rsidRPr="005603F4">
        <w:rPr>
          <w:rStyle w:val="Entity"/>
        </w:rPr>
        <w:t>Detail</w:t>
      </w:r>
      <w:proofErr w:type="gramEnd"/>
      <w:r>
        <w:rPr>
          <w:lang w:val="en-CA"/>
        </w:rPr>
        <w:t xml:space="preserve"> s</w:t>
      </w:r>
      <w:r w:rsidR="008E5B1A">
        <w:rPr>
          <w:lang w:val="en-CA"/>
        </w:rPr>
        <w:t>pecifies</w:t>
      </w:r>
      <w:r w:rsidRPr="006A1F12">
        <w:rPr>
          <w:lang w:val="en-CA"/>
        </w:rPr>
        <w:t xml:space="preserve"> </w:t>
      </w:r>
      <w:r w:rsidR="00675648">
        <w:rPr>
          <w:lang w:val="en-CA"/>
        </w:rPr>
        <w:t>borehole details, such as the operator, the custodian, dates of drilling, etc.</w:t>
      </w:r>
    </w:p>
    <w:p w14:paraId="73C3E875" w14:textId="5EF56A7C" w:rsidR="00675648" w:rsidRPr="008E5B1A" w:rsidRDefault="006A1F12" w:rsidP="008E5B1A">
      <w:pPr>
        <w:pStyle w:val="Titre5"/>
        <w:rPr>
          <w:lang w:val="en-CA"/>
        </w:rPr>
      </w:pPr>
      <w:proofErr w:type="gramStart"/>
      <w:r w:rsidRPr="006A1F12">
        <w:rPr>
          <w:lang w:val="en-CA"/>
        </w:rPr>
        <w:t>downholeDrillingDetails</w:t>
      </w:r>
      <w:proofErr w:type="gramEnd"/>
    </w:p>
    <w:p w14:paraId="34841602" w14:textId="001EE885" w:rsidR="00675648" w:rsidRDefault="00675648" w:rsidP="006A1F12">
      <w:pPr>
        <w:rPr>
          <w:lang w:val="en-CA"/>
        </w:rPr>
      </w:pPr>
      <w:r>
        <w:rPr>
          <w:lang w:val="en-CA"/>
        </w:rPr>
        <w:t xml:space="preserve">The property </w:t>
      </w:r>
      <w:r w:rsidRPr="005603F4">
        <w:rPr>
          <w:rStyle w:val="Entity"/>
        </w:rPr>
        <w:t>downholeDrillingDetails</w:t>
      </w:r>
      <w:proofErr w:type="gramStart"/>
      <w:r w:rsidRPr="005603F4">
        <w:rPr>
          <w:rStyle w:val="Entity"/>
        </w:rPr>
        <w:t>:DrillingDetails</w:t>
      </w:r>
      <w:proofErr w:type="gramEnd"/>
      <w:r>
        <w:rPr>
          <w:lang w:val="en-CA"/>
        </w:rPr>
        <w:t xml:space="preserve"> </w:t>
      </w:r>
      <w:r w:rsidR="008E5B1A">
        <w:rPr>
          <w:lang w:val="en-CA"/>
        </w:rPr>
        <w:t>specifies</w:t>
      </w:r>
      <w:r w:rsidRPr="00675648">
        <w:rPr>
          <w:lang w:val="en-CA"/>
        </w:rPr>
        <w:t xml:space="preserve"> the drilling method and borehole diameter for intervals down the borehole</w:t>
      </w:r>
      <w:r>
        <w:rPr>
          <w:lang w:val="en-CA"/>
        </w:rPr>
        <w:t>.</w:t>
      </w:r>
    </w:p>
    <w:p w14:paraId="686790B2" w14:textId="219E3B8E" w:rsidR="00675648" w:rsidRPr="008E5B1A" w:rsidRDefault="00675648" w:rsidP="008E5B1A">
      <w:pPr>
        <w:pStyle w:val="Titre5"/>
        <w:rPr>
          <w:lang w:val="en-CA"/>
        </w:rPr>
      </w:pPr>
      <w:proofErr w:type="gramStart"/>
      <w:r>
        <w:rPr>
          <w:lang w:val="en-CA"/>
        </w:rPr>
        <w:t>logElement</w:t>
      </w:r>
      <w:proofErr w:type="gramEnd"/>
    </w:p>
    <w:p w14:paraId="183E72E8" w14:textId="409CAC27" w:rsidR="00675648" w:rsidRDefault="00675648" w:rsidP="006A1F12">
      <w:pPr>
        <w:rPr>
          <w:lang w:val="en-CA"/>
        </w:rPr>
      </w:pPr>
      <w:r>
        <w:rPr>
          <w:lang w:val="en-CA"/>
        </w:rPr>
        <w:t xml:space="preserve">The property </w:t>
      </w:r>
      <w:r w:rsidRPr="005603F4">
        <w:rPr>
          <w:rStyle w:val="Entity"/>
        </w:rPr>
        <w:t>logElement</w:t>
      </w:r>
      <w:r>
        <w:rPr>
          <w:lang w:val="en-CA"/>
        </w:rPr>
        <w:t xml:space="preserve"> </w:t>
      </w:r>
      <w:r w:rsidR="008E5B1A">
        <w:rPr>
          <w:lang w:val="en-CA"/>
        </w:rPr>
        <w:t>is</w:t>
      </w:r>
      <w:r>
        <w:rPr>
          <w:lang w:val="en-CA"/>
        </w:rPr>
        <w:t xml:space="preserve"> an association between a </w:t>
      </w:r>
      <w:r w:rsidRPr="005603F4">
        <w:rPr>
          <w:rStyle w:val="Entity"/>
        </w:rPr>
        <w:t>Borehole</w:t>
      </w:r>
      <w:r>
        <w:rPr>
          <w:lang w:val="en-CA"/>
        </w:rPr>
        <w:t xml:space="preserve"> and a </w:t>
      </w:r>
      <w:r w:rsidR="005603F4">
        <w:rPr>
          <w:rStyle w:val="Entity"/>
        </w:rPr>
        <w:t>BoreholeInterval</w:t>
      </w:r>
      <w:r>
        <w:rPr>
          <w:lang w:val="en-CA"/>
        </w:rPr>
        <w:t xml:space="preserve"> </w:t>
      </w:r>
      <w:r w:rsidRPr="00675648">
        <w:rPr>
          <w:lang w:val="en-CA"/>
        </w:rPr>
        <w:t>instance</w:t>
      </w:r>
      <w:r w:rsidR="004E6F80">
        <w:rPr>
          <w:lang w:val="en-CA"/>
        </w:rPr>
        <w:t>.</w:t>
      </w:r>
    </w:p>
    <w:p w14:paraId="6FF1F5A6" w14:textId="6826F380" w:rsidR="00675648" w:rsidRDefault="00675648" w:rsidP="00D20646">
      <w:pPr>
        <w:pStyle w:val="Titre5"/>
        <w:rPr>
          <w:lang w:val="en-CA"/>
        </w:rPr>
      </w:pPr>
      <w:proofErr w:type="gramStart"/>
      <w:r>
        <w:rPr>
          <w:lang w:val="en-CA"/>
        </w:rPr>
        <w:t>referenceLocation</w:t>
      </w:r>
      <w:proofErr w:type="gramEnd"/>
    </w:p>
    <w:p w14:paraId="3958527D" w14:textId="52B7C7BB" w:rsidR="00675648" w:rsidRDefault="00675648" w:rsidP="006A1F12">
      <w:pPr>
        <w:rPr>
          <w:lang w:val="en-CA"/>
        </w:rPr>
      </w:pPr>
      <w:r>
        <w:rPr>
          <w:lang w:val="en-CA"/>
        </w:rPr>
        <w:t xml:space="preserve">The property </w:t>
      </w:r>
      <w:r w:rsidRPr="005603F4">
        <w:rPr>
          <w:rStyle w:val="Entity"/>
        </w:rPr>
        <w:t>referenceLocation</w:t>
      </w:r>
      <w:r>
        <w:rPr>
          <w:lang w:val="en-CA"/>
        </w:rPr>
        <w:t xml:space="preserve"> </w:t>
      </w:r>
      <w:r w:rsidR="008E5B1A">
        <w:rPr>
          <w:lang w:val="en-CA"/>
        </w:rPr>
        <w:t>is</w:t>
      </w:r>
      <w:r>
        <w:rPr>
          <w:lang w:val="en-CA"/>
        </w:rPr>
        <w:t xml:space="preserve"> an association between a </w:t>
      </w:r>
      <w:r w:rsidRPr="005603F4">
        <w:rPr>
          <w:rStyle w:val="Entity"/>
        </w:rPr>
        <w:t>Borehole</w:t>
      </w:r>
      <w:r>
        <w:rPr>
          <w:lang w:val="en-CA"/>
        </w:rPr>
        <w:t xml:space="preserve"> and </w:t>
      </w:r>
      <w:r w:rsidR="00B45030">
        <w:rPr>
          <w:lang w:val="en-CA"/>
        </w:rPr>
        <w:t>an</w:t>
      </w:r>
      <w:r>
        <w:rPr>
          <w:lang w:val="en-CA"/>
        </w:rPr>
        <w:t xml:space="preserve"> </w:t>
      </w:r>
      <w:r w:rsidRPr="005603F4">
        <w:rPr>
          <w:rStyle w:val="Entity"/>
        </w:rPr>
        <w:t>OriginPosition</w:t>
      </w:r>
      <w:r>
        <w:rPr>
          <w:lang w:val="en-CA"/>
        </w:rPr>
        <w:t xml:space="preserve"> </w:t>
      </w:r>
      <w:r w:rsidRPr="00675648">
        <w:rPr>
          <w:lang w:val="en-CA"/>
        </w:rPr>
        <w:t>corresponding to the start point of a borehole log.  This may correspond to the borehole collar location (</w:t>
      </w:r>
      <w:r w:rsidR="00B45030" w:rsidRPr="00675648">
        <w:rPr>
          <w:lang w:val="en-CA"/>
        </w:rPr>
        <w:t>e.g.</w:t>
      </w:r>
      <w:r w:rsidRPr="00675648">
        <w:rPr>
          <w:lang w:val="en-CA"/>
        </w:rPr>
        <w:t xml:space="preserve">, </w:t>
      </w:r>
      <w:proofErr w:type="gramStart"/>
      <w:r w:rsidRPr="00675648">
        <w:rPr>
          <w:lang w:val="en-CA"/>
        </w:rPr>
        <w:t>kelly</w:t>
      </w:r>
      <w:proofErr w:type="gramEnd"/>
      <w:r w:rsidRPr="00675648">
        <w:rPr>
          <w:lang w:val="en-CA"/>
        </w:rPr>
        <w:t xml:space="preserve"> bush).</w:t>
      </w:r>
    </w:p>
    <w:p w14:paraId="6B64F2FE" w14:textId="1ACADC35" w:rsidR="000A04A2" w:rsidRDefault="000A04A2" w:rsidP="000A04A2">
      <w:pPr>
        <w:pStyle w:val="Titre5"/>
        <w:rPr>
          <w:lang w:val="en-CA"/>
        </w:rPr>
      </w:pPr>
      <w:r>
        <w:rPr>
          <w:lang w:val="en-CA"/>
        </w:rPr>
        <w:t>OM</w:t>
      </w:r>
      <w:proofErr w:type="gramStart"/>
      <w:r>
        <w:rPr>
          <w:lang w:val="en-CA"/>
        </w:rPr>
        <w:t>:sampledFeature</w:t>
      </w:r>
      <w:proofErr w:type="gramEnd"/>
    </w:p>
    <w:p w14:paraId="736EABDA" w14:textId="77777777" w:rsidR="000A04A2" w:rsidRDefault="000A04A2" w:rsidP="000A04A2">
      <w:pPr>
        <w:rPr>
          <w:lang w:val="en-CA"/>
        </w:rPr>
      </w:pPr>
    </w:p>
    <w:p w14:paraId="0911EAFC" w14:textId="55852D55" w:rsidR="000A04A2" w:rsidRPr="000A04A2" w:rsidRDefault="000A04A2" w:rsidP="000A04A2">
      <w:pPr>
        <w:rPr>
          <w:lang w:val="en-CA"/>
        </w:rPr>
      </w:pPr>
      <w:r w:rsidRPr="005603F4">
        <w:rPr>
          <w:rStyle w:val="Entity"/>
        </w:rPr>
        <w:lastRenderedPageBreak/>
        <w:t>Borehole</w:t>
      </w:r>
      <w:r>
        <w:rPr>
          <w:lang w:val="en-CA"/>
        </w:rPr>
        <w:t xml:space="preserve"> inherits </w:t>
      </w:r>
      <w:r w:rsidRPr="005603F4">
        <w:rPr>
          <w:rStyle w:val="Entity"/>
        </w:rPr>
        <w:t>sampledFeature</w:t>
      </w:r>
      <w:r>
        <w:rPr>
          <w:lang w:val="en-CA"/>
        </w:rPr>
        <w:t xml:space="preserve"> from </w:t>
      </w:r>
      <w:r w:rsidR="005603F4" w:rsidRPr="005603F4">
        <w:rPr>
          <w:rStyle w:val="Entity"/>
        </w:rPr>
        <w:t>OM::</w:t>
      </w:r>
      <w:r w:rsidRPr="005603F4">
        <w:rPr>
          <w:rStyle w:val="Entity"/>
        </w:rPr>
        <w:t>SF_SamplingFeature</w:t>
      </w:r>
      <w:r>
        <w:rPr>
          <w:lang w:val="en-CA"/>
        </w:rPr>
        <w:t xml:space="preserve">, which link the </w:t>
      </w:r>
      <w:r w:rsidR="003E17BA">
        <w:rPr>
          <w:lang w:val="en-CA"/>
        </w:rPr>
        <w:t>sampling feature to the real world feature it is designed to sample (</w:t>
      </w:r>
      <w:r w:rsidR="003E17BA" w:rsidRPr="003E17BA">
        <w:rPr>
          <w:lang w:val="en-CA"/>
        </w:rPr>
        <w:t>19156:2011</w:t>
      </w:r>
      <w:r w:rsidR="003E17BA">
        <w:rPr>
          <w:lang w:val="en-CA"/>
        </w:rPr>
        <w:t xml:space="preserve">, clause 9.2.2.4). </w:t>
      </w:r>
      <w:r w:rsidRPr="000A04A2">
        <w:rPr>
          <w:lang w:val="en-CA"/>
        </w:rPr>
        <w:t xml:space="preserve">In the context of GeoSciML, this will typically be a </w:t>
      </w:r>
      <w:r w:rsidRPr="005603F4">
        <w:rPr>
          <w:rStyle w:val="Entity"/>
        </w:rPr>
        <w:t>GeologicFeature</w:t>
      </w:r>
      <w:r w:rsidRPr="000A04A2">
        <w:rPr>
          <w:lang w:val="en-CA"/>
        </w:rPr>
        <w:t xml:space="preserve">, such as a geologic unit. If the </w:t>
      </w:r>
      <w:r w:rsidRPr="005603F4">
        <w:rPr>
          <w:rStyle w:val="Entity"/>
        </w:rPr>
        <w:t>SamplingFeature</w:t>
      </w:r>
      <w:r w:rsidRPr="000A04A2">
        <w:rPr>
          <w:lang w:val="en-CA"/>
        </w:rPr>
        <w:t xml:space="preserve"> samples multiple features (e.g. borehole, traverse) </w:t>
      </w:r>
    </w:p>
    <w:p w14:paraId="0F70773A" w14:textId="1334AADA" w:rsidR="000A04A2" w:rsidRPr="003E17BA" w:rsidRDefault="000A04A2" w:rsidP="00C44904">
      <w:pPr>
        <w:pStyle w:val="Paragraphedeliste"/>
        <w:numPr>
          <w:ilvl w:val="0"/>
          <w:numId w:val="31"/>
        </w:numPr>
        <w:rPr>
          <w:lang w:val="en-CA"/>
        </w:rPr>
      </w:pPr>
      <w:r w:rsidRPr="003E17BA">
        <w:rPr>
          <w:lang w:val="en-CA"/>
        </w:rPr>
        <w:t>if it is a s</w:t>
      </w:r>
      <w:r w:rsidR="005603F4">
        <w:rPr>
          <w:lang w:val="en-CA"/>
        </w:rPr>
        <w:t xml:space="preserve">equence of units, then the </w:t>
      </w:r>
      <w:r w:rsidR="005603F4" w:rsidRPr="005603F4">
        <w:rPr>
          <w:rStyle w:val="Entity"/>
        </w:rPr>
        <w:t>part:</w:t>
      </w:r>
      <w:r w:rsidRPr="005603F4">
        <w:rPr>
          <w:rStyle w:val="Entity"/>
        </w:rPr>
        <w:t>GeologicUnitPart</w:t>
      </w:r>
      <w:r w:rsidRPr="003E17BA">
        <w:rPr>
          <w:lang w:val="en-CA"/>
        </w:rPr>
        <w:t xml:space="preserve"> mechanisms may be used, </w:t>
      </w:r>
    </w:p>
    <w:p w14:paraId="307290BB" w14:textId="7F3B6729" w:rsidR="000A04A2" w:rsidRDefault="000A04A2" w:rsidP="00C44904">
      <w:pPr>
        <w:pStyle w:val="Paragraphedeliste"/>
        <w:numPr>
          <w:ilvl w:val="0"/>
          <w:numId w:val="31"/>
        </w:numPr>
        <w:rPr>
          <w:lang w:val="en-CA"/>
        </w:rPr>
      </w:pPr>
      <w:r w:rsidRPr="003E17BA">
        <w:rPr>
          <w:lang w:val="en-CA"/>
        </w:rPr>
        <w:t xml:space="preserve">else if it is an informal collection that exists only because of the sampling, then multiple </w:t>
      </w:r>
      <w:r w:rsidRPr="005603F4">
        <w:rPr>
          <w:rStyle w:val="Entity"/>
        </w:rPr>
        <w:t>sampledFeature</w:t>
      </w:r>
      <w:r w:rsidRPr="003E17BA">
        <w:rPr>
          <w:lang w:val="en-CA"/>
        </w:rPr>
        <w:t xml:space="preserve"> roles should be used</w:t>
      </w:r>
    </w:p>
    <w:p w14:paraId="739E1276" w14:textId="77777777" w:rsidR="003E17BA" w:rsidRPr="003E17BA" w:rsidRDefault="003E17BA" w:rsidP="003E17BA">
      <w:pPr>
        <w:rPr>
          <w:lang w:val="en-CA"/>
        </w:rPr>
      </w:pPr>
    </w:p>
    <w:p w14:paraId="5409A7D9" w14:textId="6D018B4F" w:rsidR="00F46BB7" w:rsidRDefault="00F46BB7" w:rsidP="00F46BB7">
      <w:pPr>
        <w:pStyle w:val="Titre4"/>
        <w:rPr>
          <w:lang w:val="en-CA"/>
        </w:rPr>
      </w:pPr>
      <w:bookmarkStart w:id="456" w:name="_Ref456518000"/>
      <w:r>
        <w:rPr>
          <w:lang w:val="en-CA"/>
        </w:rPr>
        <w:t>DrillingDetails</w:t>
      </w:r>
      <w:bookmarkEnd w:id="456"/>
    </w:p>
    <w:p w14:paraId="258B25B7" w14:textId="77777777" w:rsidR="00F46BB7" w:rsidRDefault="00F46BB7" w:rsidP="00CD7325">
      <w:pPr>
        <w:rPr>
          <w:lang w:val="en-CA"/>
        </w:rPr>
      </w:pPr>
    </w:p>
    <w:p w14:paraId="11791404" w14:textId="6072794E" w:rsidR="00F46BB7" w:rsidRDefault="00AB4325" w:rsidP="00CD7325">
      <w:pPr>
        <w:rPr>
          <w:lang w:val="en-CA"/>
        </w:rPr>
      </w:pPr>
      <w:r w:rsidRPr="005603F4">
        <w:rPr>
          <w:rStyle w:val="Entity"/>
        </w:rPr>
        <w:t>Drilling</w:t>
      </w:r>
      <w:r w:rsidR="004E6F80" w:rsidRPr="005603F4">
        <w:rPr>
          <w:rStyle w:val="Entity"/>
        </w:rPr>
        <w:t>Details</w:t>
      </w:r>
      <w:r w:rsidR="004E6F80">
        <w:rPr>
          <w:lang w:val="en-CA"/>
        </w:rPr>
        <w:t xml:space="preserve"> is a</w:t>
      </w:r>
      <w:r w:rsidR="00F46BB7" w:rsidRPr="00F46BB7">
        <w:rPr>
          <w:lang w:val="en-CA"/>
        </w:rPr>
        <w:t xml:space="preserve"> class t</w:t>
      </w:r>
      <w:r w:rsidR="004E6F80">
        <w:rPr>
          <w:lang w:val="en-CA"/>
        </w:rPr>
        <w:t>hat</w:t>
      </w:r>
      <w:r w:rsidR="00F46BB7" w:rsidRPr="00F46BB7">
        <w:rPr>
          <w:lang w:val="en-CA"/>
        </w:rPr>
        <w:t xml:space="preserve"> capture</w:t>
      </w:r>
      <w:r w:rsidR="004E6F80">
        <w:rPr>
          <w:lang w:val="en-CA"/>
        </w:rPr>
        <w:t>s</w:t>
      </w:r>
      <w:r w:rsidR="00F46BB7" w:rsidRPr="00F46BB7">
        <w:rPr>
          <w:lang w:val="en-CA"/>
        </w:rPr>
        <w:t xml:space="preserve"> </w:t>
      </w:r>
      <w:r w:rsidR="004E6F80">
        <w:rPr>
          <w:lang w:val="en-CA"/>
        </w:rPr>
        <w:t xml:space="preserve">the </w:t>
      </w:r>
      <w:r w:rsidR="00F46BB7" w:rsidRPr="00F46BB7">
        <w:rPr>
          <w:lang w:val="en-CA"/>
        </w:rPr>
        <w:t xml:space="preserve">description of drilling methods and </w:t>
      </w:r>
      <w:proofErr w:type="gramStart"/>
      <w:r w:rsidR="00F46BB7" w:rsidRPr="00F46BB7">
        <w:rPr>
          <w:lang w:val="en-CA"/>
        </w:rPr>
        <w:t>hole</w:t>
      </w:r>
      <w:proofErr w:type="gramEnd"/>
      <w:r w:rsidR="00F46BB7" w:rsidRPr="00F46BB7">
        <w:rPr>
          <w:lang w:val="en-CA"/>
        </w:rPr>
        <w:t xml:space="preserve"> diameter</w:t>
      </w:r>
      <w:r w:rsidR="004E6F80">
        <w:rPr>
          <w:lang w:val="en-CA"/>
        </w:rPr>
        <w:t>s</w:t>
      </w:r>
      <w:r w:rsidR="00F46BB7" w:rsidRPr="00F46BB7">
        <w:rPr>
          <w:lang w:val="en-CA"/>
        </w:rPr>
        <w:t xml:space="preserve"> down the </w:t>
      </w:r>
      <w:r w:rsidR="004E6F80">
        <w:rPr>
          <w:lang w:val="en-CA"/>
        </w:rPr>
        <w:t>drilling path</w:t>
      </w:r>
      <w:r w:rsidR="00F46BB7" w:rsidRPr="00F46BB7">
        <w:rPr>
          <w:lang w:val="en-CA"/>
        </w:rPr>
        <w:t>.</w:t>
      </w:r>
      <w:r>
        <w:rPr>
          <w:lang w:val="en-CA"/>
        </w:rPr>
        <w:t xml:space="preserve">  Properties that apply to the </w:t>
      </w:r>
      <w:r w:rsidRPr="005603F4">
        <w:rPr>
          <w:rStyle w:val="Entity"/>
        </w:rPr>
        <w:t>Borehole</w:t>
      </w:r>
      <w:r>
        <w:rPr>
          <w:lang w:val="en-CA"/>
        </w:rPr>
        <w:t xml:space="preserve"> as a whole are managed in </w:t>
      </w:r>
      <w:r w:rsidRPr="005603F4">
        <w:rPr>
          <w:rStyle w:val="Entity"/>
        </w:rPr>
        <w:t>BoreholeDetails</w:t>
      </w:r>
      <w:r>
        <w:rPr>
          <w:lang w:val="en-CA"/>
        </w:rPr>
        <w:t xml:space="preserve"> (</w:t>
      </w:r>
      <w:r>
        <w:rPr>
          <w:lang w:val="en-CA"/>
        </w:rPr>
        <w:fldChar w:fldCharType="begin"/>
      </w:r>
      <w:r>
        <w:rPr>
          <w:lang w:val="en-CA"/>
        </w:rPr>
        <w:instrText xml:space="preserve"> REF _Ref456518173 \r \h </w:instrText>
      </w:r>
      <w:r>
        <w:rPr>
          <w:lang w:val="en-CA"/>
        </w:rPr>
      </w:r>
      <w:r>
        <w:rPr>
          <w:lang w:val="en-CA"/>
        </w:rPr>
        <w:fldChar w:fldCharType="separate"/>
      </w:r>
      <w:r w:rsidR="007C615B">
        <w:rPr>
          <w:lang w:val="en-CA"/>
        </w:rPr>
        <w:t>8.7.1.4</w:t>
      </w:r>
      <w:r>
        <w:rPr>
          <w:lang w:val="en-CA"/>
        </w:rPr>
        <w:fldChar w:fldCharType="end"/>
      </w:r>
      <w:r>
        <w:rPr>
          <w:lang w:val="en-CA"/>
        </w:rPr>
        <w:t xml:space="preserve">). </w:t>
      </w:r>
    </w:p>
    <w:p w14:paraId="257F67F8" w14:textId="27BFE172" w:rsidR="008B1DC6" w:rsidRDefault="008B1DC6" w:rsidP="008B1DC6">
      <w:pPr>
        <w:keepNext/>
        <w:rPr>
          <w:noProof/>
          <w:lang w:val="en-CA" w:eastAsia="en-CA"/>
        </w:rPr>
      </w:pPr>
    </w:p>
    <w:p w14:paraId="72C112B5" w14:textId="11903A36" w:rsidR="00745739" w:rsidRDefault="0095264C" w:rsidP="008B1DC6">
      <w:pPr>
        <w:keepNext/>
      </w:pPr>
      <w:r>
        <w:rPr>
          <w:noProof/>
          <w:lang w:val="en-CA" w:eastAsia="en-CA"/>
        </w:rPr>
        <w:drawing>
          <wp:inline distT="0" distB="0" distL="0" distR="0" wp14:anchorId="5DB4EEEC" wp14:editId="1FD79A1B">
            <wp:extent cx="5486400" cy="3519785"/>
            <wp:effectExtent l="0" t="0" r="0" b="5080"/>
            <wp:docPr id="524" name="Imag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519785"/>
                    </a:xfrm>
                    <a:prstGeom prst="rect">
                      <a:avLst/>
                    </a:prstGeom>
                    <a:noFill/>
                    <a:ln>
                      <a:noFill/>
                    </a:ln>
                  </pic:spPr>
                </pic:pic>
              </a:graphicData>
            </a:graphic>
          </wp:inline>
        </w:drawing>
      </w:r>
    </w:p>
    <w:p w14:paraId="6C408421" w14:textId="51892DC8"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C615B">
        <w:rPr>
          <w:noProof/>
        </w:rPr>
        <w:t>76</w:t>
      </w:r>
      <w:r w:rsidR="00673E83">
        <w:rPr>
          <w:noProof/>
        </w:rPr>
        <w:fldChar w:fldCharType="end"/>
      </w:r>
      <w:r>
        <w:t>: Drilling details</w:t>
      </w:r>
    </w:p>
    <w:p w14:paraId="6B71DB12" w14:textId="0613483B" w:rsidR="0056286F" w:rsidRPr="008E5B1A" w:rsidRDefault="0056286F" w:rsidP="008E5B1A">
      <w:pPr>
        <w:pStyle w:val="Titre5"/>
        <w:rPr>
          <w:lang w:val="en-CA"/>
        </w:rPr>
      </w:pPr>
      <w:proofErr w:type="gramStart"/>
      <w:r w:rsidRPr="00D970E9">
        <w:rPr>
          <w:lang w:val="en-CA"/>
        </w:rPr>
        <w:t>drillingMethod</w:t>
      </w:r>
      <w:proofErr w:type="gramEnd"/>
    </w:p>
    <w:p w14:paraId="10A4F4C1" w14:textId="4A98E952" w:rsidR="0056286F" w:rsidRDefault="0056286F">
      <w:pPr>
        <w:rPr>
          <w:lang w:val="en-CA"/>
        </w:rPr>
      </w:pPr>
      <w:r>
        <w:rPr>
          <w:lang w:val="en-CA"/>
        </w:rPr>
        <w:lastRenderedPageBreak/>
        <w:t xml:space="preserve">The </w:t>
      </w:r>
      <w:r w:rsidRPr="005603F4">
        <w:rPr>
          <w:rStyle w:val="Entity"/>
        </w:rPr>
        <w:t>drillingMethod</w:t>
      </w:r>
      <w:proofErr w:type="gramStart"/>
      <w:r w:rsidRPr="005603F4">
        <w:rPr>
          <w:rStyle w:val="Entity"/>
        </w:rPr>
        <w:t>:BoreholeDrillingMethodCode</w:t>
      </w:r>
      <w:proofErr w:type="gramEnd"/>
      <w:r>
        <w:rPr>
          <w:lang w:val="en-CA"/>
        </w:rPr>
        <w:t xml:space="preserve"> property contain</w:t>
      </w:r>
      <w:r w:rsidR="008E5B1A">
        <w:rPr>
          <w:lang w:val="en-CA"/>
        </w:rPr>
        <w:t>s</w:t>
      </w:r>
      <w:r>
        <w:rPr>
          <w:lang w:val="en-CA"/>
        </w:rPr>
        <w:t xml:space="preserve">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8E5B1A">
        <w:rPr>
          <w:lang w:val="en-CA"/>
        </w:rPr>
        <w:t>.</w:t>
      </w:r>
    </w:p>
    <w:p w14:paraId="5FF268D0" w14:textId="5D7CD58A" w:rsidR="0056286F" w:rsidRPr="008E5B1A" w:rsidRDefault="0056286F" w:rsidP="008E5B1A">
      <w:pPr>
        <w:pStyle w:val="Titre5"/>
        <w:rPr>
          <w:lang w:val="en-CA"/>
        </w:rPr>
      </w:pPr>
      <w:proofErr w:type="gramStart"/>
      <w:r w:rsidRPr="0056286F">
        <w:rPr>
          <w:lang w:val="en-CA"/>
        </w:rPr>
        <w:t>boreholeDiameter</w:t>
      </w:r>
      <w:proofErr w:type="gramEnd"/>
    </w:p>
    <w:p w14:paraId="5BD51EAE" w14:textId="6DC23233" w:rsidR="0056286F" w:rsidRDefault="0056286F" w:rsidP="0056286F">
      <w:pPr>
        <w:rPr>
          <w:lang w:val="en-CA"/>
        </w:rPr>
      </w:pPr>
      <w:r>
        <w:rPr>
          <w:lang w:val="en-CA"/>
        </w:rPr>
        <w:t xml:space="preserve">The </w:t>
      </w:r>
      <w:r w:rsidRPr="005603F4">
        <w:rPr>
          <w:rStyle w:val="Entity"/>
        </w:rPr>
        <w:t>boreholeDiameter</w:t>
      </w:r>
      <w:r>
        <w:rPr>
          <w:lang w:val="en-CA"/>
        </w:rPr>
        <w:t xml:space="preserve"> property (</w:t>
      </w:r>
      <w:r w:rsidR="00253146" w:rsidRPr="005603F4">
        <w:rPr>
          <w:rStyle w:val="Entity"/>
        </w:rPr>
        <w:t>SWE::Quantity</w:t>
      </w:r>
      <w:r>
        <w:rPr>
          <w:lang w:val="en-CA"/>
        </w:rPr>
        <w:t>) contain</w:t>
      </w:r>
      <w:r w:rsidR="008E5B1A">
        <w:rPr>
          <w:lang w:val="en-CA"/>
        </w:rPr>
        <w:t>s</w:t>
      </w:r>
      <w:r>
        <w:rPr>
          <w:lang w:val="en-CA"/>
        </w:rPr>
        <w:t xml:space="preserve"> a measurement (a value and a unit of measure) corresponding to the diameter of the drilled hole.</w:t>
      </w:r>
    </w:p>
    <w:p w14:paraId="310EEED4" w14:textId="41F5C658" w:rsidR="004E6F80" w:rsidRPr="008E5B1A" w:rsidRDefault="0056286F" w:rsidP="0056286F">
      <w:pPr>
        <w:pStyle w:val="Titre5"/>
        <w:rPr>
          <w:lang w:val="en-CA"/>
        </w:rPr>
      </w:pPr>
      <w:proofErr w:type="gramStart"/>
      <w:r>
        <w:rPr>
          <w:lang w:val="en-CA"/>
        </w:rPr>
        <w:t>intervalBegin</w:t>
      </w:r>
      <w:proofErr w:type="gramEnd"/>
    </w:p>
    <w:p w14:paraId="1E31593B" w14:textId="3B947A1D" w:rsidR="0056286F" w:rsidRDefault="0056286F" w:rsidP="0056286F">
      <w:pPr>
        <w:rPr>
          <w:lang w:val="en-CA"/>
        </w:rPr>
      </w:pPr>
      <w:r>
        <w:rPr>
          <w:lang w:val="en-CA"/>
        </w:rPr>
        <w:t xml:space="preserve">The </w:t>
      </w:r>
      <w:r w:rsidRPr="005603F4">
        <w:rPr>
          <w:rStyle w:val="Entity"/>
        </w:rPr>
        <w:t>intervalBegin</w:t>
      </w:r>
      <w:r>
        <w:rPr>
          <w:lang w:val="en-CA"/>
        </w:rPr>
        <w:t xml:space="preserve"> property (</w:t>
      </w:r>
      <w:r w:rsidR="00253146" w:rsidRPr="005603F4">
        <w:rPr>
          <w:rStyle w:val="Entity"/>
        </w:rPr>
        <w:t>SWE::Quantity</w:t>
      </w:r>
      <w:r>
        <w:rPr>
          <w:lang w:val="en-CA"/>
        </w:rPr>
        <w:t>) contain</w:t>
      </w:r>
      <w:r w:rsidR="008E5B1A">
        <w:rPr>
          <w:lang w:val="en-CA"/>
        </w:rPr>
        <w:t>s</w:t>
      </w:r>
      <w:r>
        <w:rPr>
          <w:lang w:val="en-CA"/>
        </w:rPr>
        <w:t xml:space="preserve">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w:t>
      </w:r>
      <w:r w:rsidR="005603F4">
        <w:rPr>
          <w:rStyle w:val="Entity"/>
        </w:rPr>
        <w:t>i</w:t>
      </w:r>
      <w:r w:rsidRPr="005603F4">
        <w:rPr>
          <w:rStyle w:val="Entity"/>
        </w:rPr>
        <w:t>ntervalEnd</w:t>
      </w:r>
      <w:r w:rsidRPr="0056286F">
        <w:rPr>
          <w:lang w:val="en-CA"/>
        </w:rPr>
        <w:t xml:space="preserve">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75DE08EA" w14:textId="11F1BBC5" w:rsidR="0056286F" w:rsidRPr="001F16B2" w:rsidRDefault="0056286F" w:rsidP="0056286F">
      <w:pPr>
        <w:pStyle w:val="Titre5"/>
        <w:rPr>
          <w:lang w:val="en-CA"/>
        </w:rPr>
      </w:pPr>
      <w:proofErr w:type="gramStart"/>
      <w:r>
        <w:rPr>
          <w:lang w:val="en-CA"/>
        </w:rPr>
        <w:t>intervalEnd</w:t>
      </w:r>
      <w:proofErr w:type="gramEnd"/>
    </w:p>
    <w:p w14:paraId="7A22B259" w14:textId="50EF8895" w:rsidR="008B1DC6" w:rsidRDefault="0056286F" w:rsidP="00D20646">
      <w:pPr>
        <w:rPr>
          <w:lang w:val="en-CA"/>
        </w:rPr>
      </w:pPr>
      <w:bookmarkStart w:id="457" w:name="BKM_A12417ED_F0A6_4403_85AA_20F080BAB4D5"/>
      <w:bookmarkEnd w:id="457"/>
      <w:r>
        <w:rPr>
          <w:lang w:val="en-CA"/>
        </w:rPr>
        <w:t xml:space="preserve">The property </w:t>
      </w:r>
      <w:r w:rsidRPr="005603F4">
        <w:rPr>
          <w:rStyle w:val="Entity"/>
        </w:rPr>
        <w:t>intervalEnd</w:t>
      </w:r>
      <w:r>
        <w:rPr>
          <w:lang w:val="en-CA"/>
        </w:rPr>
        <w:t xml:space="preserve"> (</w:t>
      </w:r>
      <w:r w:rsidR="00253146" w:rsidRPr="005603F4">
        <w:rPr>
          <w:rStyle w:val="Entity"/>
        </w:rPr>
        <w:t>SWE::Quantity</w:t>
      </w:r>
      <w:r>
        <w:rPr>
          <w:lang w:val="en-CA"/>
        </w:rPr>
        <w:t>) contain</w:t>
      </w:r>
      <w:r w:rsidR="001F16B2">
        <w:rPr>
          <w:lang w:val="en-CA"/>
        </w:rPr>
        <w:t>s</w:t>
      </w:r>
      <w:r>
        <w:rPr>
          <w:lang w:val="en-CA"/>
        </w:rPr>
        <w:t xml:space="preserve">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69EE6CE0" w14:textId="40122FD1" w:rsidR="002F5463" w:rsidRPr="001F16B2" w:rsidRDefault="002F5463" w:rsidP="001F16B2">
      <w:pPr>
        <w:pStyle w:val="Titre5"/>
        <w:rPr>
          <w:lang w:val="en-CA"/>
        </w:rPr>
      </w:pPr>
      <w:proofErr w:type="gramStart"/>
      <w:r>
        <w:rPr>
          <w:lang w:val="en-CA"/>
        </w:rPr>
        <w:t>interval</w:t>
      </w:r>
      <w:proofErr w:type="gramEnd"/>
    </w:p>
    <w:p w14:paraId="49FC8C99" w14:textId="2F8E9D94" w:rsidR="002F5463" w:rsidRDefault="002F5463" w:rsidP="00D20646">
      <w:pPr>
        <w:rPr>
          <w:lang w:val="en-CA"/>
        </w:rPr>
      </w:pPr>
      <w:r>
        <w:rPr>
          <w:lang w:val="en-CA"/>
        </w:rPr>
        <w:t xml:space="preserve">The property </w:t>
      </w:r>
      <w:r w:rsidRPr="005603F4">
        <w:rPr>
          <w:rStyle w:val="Entity"/>
        </w:rPr>
        <w:t>interval</w:t>
      </w:r>
      <w:proofErr w:type="gramStart"/>
      <w:r w:rsidRPr="005603F4">
        <w:rPr>
          <w:rStyle w:val="Entity"/>
        </w:rPr>
        <w:t>:GM</w:t>
      </w:r>
      <w:proofErr w:type="gramEnd"/>
      <w:r w:rsidRPr="005603F4">
        <w:rPr>
          <w:rStyle w:val="Entity"/>
        </w:rPr>
        <w:t>_Object</w:t>
      </w:r>
      <w:r>
        <w:rPr>
          <w:lang w:val="en-CA"/>
        </w:rPr>
        <w:t xml:space="preserve"> </w:t>
      </w:r>
      <w:r w:rsidR="001F16B2">
        <w:rPr>
          <w:lang w:val="en-CA"/>
        </w:rPr>
        <w:t>is</w:t>
      </w:r>
      <w:r>
        <w:rPr>
          <w:lang w:val="en-CA"/>
        </w:rPr>
        <w:t xml:space="preserv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w:t>
      </w:r>
      <w:r w:rsidRPr="005603F4">
        <w:rPr>
          <w:rStyle w:val="Entity"/>
        </w:rPr>
        <w:t>intervalBegin</w:t>
      </w:r>
      <w:r>
        <w:rPr>
          <w:lang w:val="en-CA"/>
        </w:rPr>
        <w:t xml:space="preserve"> and </w:t>
      </w:r>
      <w:r w:rsidRPr="005603F4">
        <w:rPr>
          <w:rStyle w:val="Entity"/>
        </w:rPr>
        <w:t>intervalEnd</w:t>
      </w:r>
      <w:r>
        <w:rPr>
          <w:lang w:val="en-CA"/>
        </w:rPr>
        <w:t xml:space="preserve">.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4A1D8B6B" w:rsidR="00B3403C" w:rsidRDefault="00B3403C" w:rsidP="00B3403C">
      <w:pPr>
        <w:rPr>
          <w:lang w:val="en-CA"/>
        </w:rPr>
      </w:pPr>
      <w:bookmarkStart w:id="458" w:name="BKM_25F49F60_E3B5_4649_859A_CB23C16B4FDD"/>
      <w:bookmarkStart w:id="459" w:name="BKM_D18D7519_9180_4B84_84F3_D595F9367FF9"/>
      <w:bookmarkStart w:id="460" w:name="BKM_E2471C2A_7288_4681_B62D_57416C5AAFFF"/>
      <w:bookmarkStart w:id="461" w:name="BKM_C67677C2_A392_4DF9_BEE3_2543E744EE8A"/>
      <w:bookmarkEnd w:id="458"/>
      <w:bookmarkEnd w:id="459"/>
      <w:bookmarkEnd w:id="460"/>
      <w:bookmarkEnd w:id="461"/>
      <w:r w:rsidRPr="00B3403C">
        <w:rPr>
          <w:lang w:val="en-CA"/>
        </w:rPr>
        <w:t xml:space="preserve">Encoding </w:t>
      </w:r>
      <w:r>
        <w:rPr>
          <w:lang w:val="en-CA"/>
        </w:rPr>
        <w:t>of the drilled interval</w:t>
      </w:r>
      <w:r w:rsidRPr="00B3403C">
        <w:rPr>
          <w:lang w:val="en-CA"/>
        </w:rPr>
        <w:t xml:space="preserve"> using </w:t>
      </w:r>
      <w:r w:rsidR="005603F4" w:rsidRPr="005603F4">
        <w:rPr>
          <w:rStyle w:val="Entity"/>
        </w:rPr>
        <w:t>GEO::</w:t>
      </w:r>
      <w:r w:rsidRPr="005603F4">
        <w:rPr>
          <w:rStyle w:val="Entity"/>
        </w:rPr>
        <w:t>GM_LineString</w:t>
      </w:r>
      <w:r w:rsidRPr="00B3403C">
        <w:rPr>
          <w:lang w:val="en-CA"/>
        </w:rPr>
        <w:t xml:space="preserve">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Titre4"/>
        <w:rPr>
          <w:lang w:val="en-CA"/>
        </w:rPr>
      </w:pPr>
      <w:bookmarkStart w:id="462" w:name="_Ref443827761"/>
      <w:r>
        <w:rPr>
          <w:lang w:val="en-CA"/>
        </w:rPr>
        <w:t>BoreholeInterval</w:t>
      </w:r>
      <w:bookmarkEnd w:id="462"/>
    </w:p>
    <w:p w14:paraId="3F9555FC" w14:textId="77777777" w:rsidR="008B1DC6" w:rsidRDefault="008B1DC6" w:rsidP="00CD7325">
      <w:pPr>
        <w:rPr>
          <w:lang w:val="en-CA"/>
        </w:rPr>
      </w:pPr>
    </w:p>
    <w:p w14:paraId="015152CD" w14:textId="29514489" w:rsidR="008C1955" w:rsidRDefault="001A5E53" w:rsidP="008C1955">
      <w:pPr>
        <w:rPr>
          <w:lang w:val="en-CA"/>
        </w:rPr>
      </w:pPr>
      <w:r>
        <w:rPr>
          <w:lang w:val="en-CA"/>
        </w:rPr>
        <w:lastRenderedPageBreak/>
        <w:t xml:space="preserve">A </w:t>
      </w:r>
      <w:r w:rsidRPr="005603F4">
        <w:rPr>
          <w:rStyle w:val="Entity"/>
        </w:rPr>
        <w:t>BoreholeInterval</w:t>
      </w:r>
      <w:r>
        <w:rPr>
          <w:lang w:val="en-CA"/>
        </w:rPr>
        <w:t xml:space="preserve"> is a</w:t>
      </w:r>
      <w:r w:rsidR="005603F4">
        <w:rPr>
          <w:lang w:val="en-CA"/>
        </w:rPr>
        <w:t xml:space="preserve"> special kind of </w:t>
      </w:r>
      <w:r w:rsidR="005603F4" w:rsidRPr="005603F4">
        <w:rPr>
          <w:rStyle w:val="Entity"/>
        </w:rPr>
        <w:t>Mapped</w:t>
      </w:r>
      <w:r w:rsidRPr="005603F4">
        <w:rPr>
          <w:rStyle w:val="Entity"/>
        </w:rPr>
        <w:t>Feature</w:t>
      </w:r>
      <w:r>
        <w:rPr>
          <w:lang w:val="en-CA"/>
        </w:rPr>
        <w:t xml:space="preserve"> (</w:t>
      </w:r>
      <w:r>
        <w:rPr>
          <w:lang w:val="en-CA"/>
        </w:rPr>
        <w:fldChar w:fldCharType="begin"/>
      </w:r>
      <w:r>
        <w:rPr>
          <w:lang w:val="en-CA"/>
        </w:rPr>
        <w:instrText xml:space="preserve"> REF _Ref454623231 \r \h </w:instrText>
      </w:r>
      <w:r>
        <w:rPr>
          <w:lang w:val="en-CA"/>
        </w:rPr>
      </w:r>
      <w:r>
        <w:rPr>
          <w:lang w:val="en-CA"/>
        </w:rPr>
        <w:fldChar w:fldCharType="separate"/>
      </w:r>
      <w:r w:rsidR="007C615B">
        <w:rPr>
          <w:lang w:val="en-CA"/>
        </w:rPr>
        <w:t>8.4.1.2</w:t>
      </w:r>
      <w:r>
        <w:rPr>
          <w:lang w:val="en-CA"/>
        </w:rPr>
        <w:fldChar w:fldCharType="end"/>
      </w:r>
      <w:r>
        <w:rPr>
          <w:lang w:val="en-CA"/>
        </w:rPr>
        <w:t>)</w:t>
      </w:r>
      <w:r w:rsidRPr="008B1DC6">
        <w:rPr>
          <w:lang w:val="en-CA"/>
        </w:rPr>
        <w:t xml:space="preserve"> </w:t>
      </w:r>
      <w:r w:rsidRPr="001A5E53">
        <w:rPr>
          <w:lang w:val="en-CA"/>
        </w:rPr>
        <w:t>whose shape is 1-D interval and uses the SRS of the containing borehole</w:t>
      </w:r>
      <w:r>
        <w:rPr>
          <w:lang w:val="en-CA"/>
        </w:rPr>
        <w:t>.</w:t>
      </w:r>
      <w:r w:rsidR="00D01493">
        <w:rPr>
          <w:lang w:val="en-CA"/>
        </w:rPr>
        <w:t xml:space="preserve"> </w:t>
      </w:r>
      <w:r w:rsidR="008C1955">
        <w:rPr>
          <w:lang w:val="en-CA"/>
        </w:rPr>
        <w:t xml:space="preserve">  </w:t>
      </w:r>
      <w:r w:rsidR="008C1955" w:rsidRPr="00816874">
        <w:rPr>
          <w:lang w:val="en-CA"/>
        </w:rPr>
        <w:t>The "</w:t>
      </w:r>
      <w:r w:rsidR="008C1955" w:rsidRPr="005603F4">
        <w:rPr>
          <w:rStyle w:val="Entity"/>
        </w:rPr>
        <w:t>mappedIntervalBegin</w:t>
      </w:r>
      <w:r w:rsidR="008C1955" w:rsidRPr="00816874">
        <w:rPr>
          <w:lang w:val="en-CA"/>
        </w:rPr>
        <w:t>" and "</w:t>
      </w:r>
      <w:r w:rsidR="008C1955" w:rsidRPr="005603F4">
        <w:rPr>
          <w:rStyle w:val="Entity"/>
        </w:rPr>
        <w:t>mappedIntervalEnd</w:t>
      </w:r>
      <w:r w:rsidR="008C1955" w:rsidRPr="00816874">
        <w:rPr>
          <w:lang w:val="en-CA"/>
        </w:rPr>
        <w:t xml:space="preserve">" </w:t>
      </w:r>
      <w:r>
        <w:rPr>
          <w:lang w:val="en-CA"/>
        </w:rPr>
        <w:t>properties</w:t>
      </w:r>
      <w:r w:rsidR="008C1955" w:rsidRPr="00816874">
        <w:rPr>
          <w:lang w:val="en-CA"/>
        </w:rPr>
        <w:t xml:space="preserve"> are </w:t>
      </w:r>
      <w:r w:rsidR="00D01493">
        <w:rPr>
          <w:lang w:val="en-CA"/>
        </w:rPr>
        <w:t xml:space="preserve">alternative to the 1D geometry </w:t>
      </w:r>
      <w:r w:rsidR="008C1955" w:rsidRPr="00816874">
        <w:rPr>
          <w:lang w:val="en-CA"/>
        </w:rPr>
        <w:t>to overcome problems with the delivery and queryability of 1D GML shapes.</w:t>
      </w:r>
    </w:p>
    <w:p w14:paraId="2DA1AC18" w14:textId="52F6C02A" w:rsidR="008B1DC6" w:rsidRDefault="008B1DC6" w:rsidP="008B1DC6">
      <w:pPr>
        <w:keepNext/>
        <w:rPr>
          <w:noProof/>
          <w:lang w:val="en-CA" w:eastAsia="en-CA"/>
        </w:rPr>
      </w:pPr>
    </w:p>
    <w:p w14:paraId="521D6CB5" w14:textId="67EE6BDE" w:rsidR="00E62D87" w:rsidRDefault="0095264C" w:rsidP="008B1DC6">
      <w:pPr>
        <w:keepNext/>
      </w:pPr>
      <w:r>
        <w:rPr>
          <w:noProof/>
          <w:lang w:val="en-CA" w:eastAsia="en-CA"/>
        </w:rPr>
        <w:drawing>
          <wp:inline distT="0" distB="0" distL="0" distR="0" wp14:anchorId="648CF8FA" wp14:editId="0ADF46DC">
            <wp:extent cx="5486400" cy="4005616"/>
            <wp:effectExtent l="0" t="0" r="0" b="0"/>
            <wp:docPr id="525" name="Imag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4005616"/>
                    </a:xfrm>
                    <a:prstGeom prst="rect">
                      <a:avLst/>
                    </a:prstGeom>
                    <a:noFill/>
                    <a:ln>
                      <a:noFill/>
                    </a:ln>
                  </pic:spPr>
                </pic:pic>
              </a:graphicData>
            </a:graphic>
          </wp:inline>
        </w:drawing>
      </w:r>
    </w:p>
    <w:p w14:paraId="18DBC4F9" w14:textId="21B409F1"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C615B">
        <w:rPr>
          <w:noProof/>
        </w:rPr>
        <w:t>77</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342A339C" w14:textId="2084392E" w:rsidR="00043700" w:rsidRPr="001A5E53" w:rsidRDefault="00043700" w:rsidP="001A5E53">
      <w:pPr>
        <w:pStyle w:val="Titre5"/>
        <w:rPr>
          <w:lang w:val="en-CA"/>
        </w:rPr>
      </w:pPr>
      <w:proofErr w:type="gramStart"/>
      <w:r w:rsidRPr="00043700">
        <w:rPr>
          <w:lang w:val="en-CA"/>
        </w:rPr>
        <w:t>observationMethod</w:t>
      </w:r>
      <w:proofErr w:type="gramEnd"/>
    </w:p>
    <w:p w14:paraId="33F0D5BE" w14:textId="2BDEAD1F" w:rsidR="00043700" w:rsidRDefault="00043700" w:rsidP="00CD7325">
      <w:pPr>
        <w:rPr>
          <w:lang w:val="en-CA"/>
        </w:rPr>
      </w:pPr>
      <w:r>
        <w:rPr>
          <w:lang w:val="en-CA"/>
        </w:rPr>
        <w:t xml:space="preserve">The </w:t>
      </w:r>
      <w:r w:rsidRPr="005603F4">
        <w:rPr>
          <w:rStyle w:val="Entity"/>
        </w:rPr>
        <w:t>observationMethod property</w:t>
      </w:r>
      <w:r>
        <w:rPr>
          <w:lang w:val="en-CA"/>
        </w:rPr>
        <w:t xml:space="preserve"> </w:t>
      </w:r>
      <w:r w:rsidRPr="005603F4">
        <w:rPr>
          <w:rStyle w:val="Entity"/>
        </w:rPr>
        <w:t>(</w:t>
      </w:r>
      <w:r w:rsidR="008F3406" w:rsidRPr="005603F4">
        <w:rPr>
          <w:rStyle w:val="Entity"/>
        </w:rPr>
        <w:t>SWE::Category</w:t>
      </w:r>
      <w:r>
        <w:rPr>
          <w:lang w:val="en-CA"/>
        </w:rPr>
        <w:t xml:space="preserve">) </w:t>
      </w:r>
      <w:r w:rsidR="001A5E53">
        <w:rPr>
          <w:lang w:val="en-CA"/>
        </w:rPr>
        <w:t>contains</w:t>
      </w:r>
      <w:r>
        <w:rPr>
          <w:lang w:val="en-CA"/>
        </w:rPr>
        <w:t xml:space="preserve"> a term from a controlled vocabulary that describes the </w:t>
      </w:r>
      <w:r w:rsidRPr="00043700">
        <w:rPr>
          <w:lang w:val="en-CA"/>
        </w:rPr>
        <w:t>method used to observe the properties of the borehole</w:t>
      </w:r>
      <w:r>
        <w:rPr>
          <w:lang w:val="en-CA"/>
        </w:rPr>
        <w:t>.</w:t>
      </w:r>
    </w:p>
    <w:p w14:paraId="575CA145" w14:textId="2F842FB5" w:rsidR="00816874" w:rsidRPr="001A5E53" w:rsidRDefault="00816874" w:rsidP="00CD7325">
      <w:pPr>
        <w:pStyle w:val="Titre5"/>
        <w:rPr>
          <w:lang w:val="en-CA"/>
        </w:rPr>
      </w:pPr>
      <w:proofErr w:type="gramStart"/>
      <w:r>
        <w:rPr>
          <w:lang w:val="en-CA"/>
        </w:rPr>
        <w:t>s</w:t>
      </w:r>
      <w:r w:rsidR="00043700" w:rsidRPr="00043700">
        <w:rPr>
          <w:lang w:val="en-CA"/>
        </w:rPr>
        <w:t>pecification</w:t>
      </w:r>
      <w:proofErr w:type="gramEnd"/>
    </w:p>
    <w:p w14:paraId="3B7CEA9B" w14:textId="79DEB52F" w:rsidR="00043700" w:rsidRDefault="00043700" w:rsidP="00CD7325">
      <w:pPr>
        <w:rPr>
          <w:lang w:val="en-CA"/>
        </w:rPr>
      </w:pPr>
      <w:r>
        <w:rPr>
          <w:lang w:val="en-CA"/>
        </w:rPr>
        <w:t xml:space="preserve">The </w:t>
      </w:r>
      <w:r w:rsidRPr="005603F4">
        <w:rPr>
          <w:rStyle w:val="Entity"/>
        </w:rPr>
        <w:t>specification</w:t>
      </w:r>
      <w:r>
        <w:rPr>
          <w:lang w:val="en-CA"/>
        </w:rPr>
        <w:t xml:space="preserve"> </w:t>
      </w:r>
      <w:r w:rsidR="00A14461">
        <w:rPr>
          <w:lang w:val="en-CA"/>
        </w:rPr>
        <w:t xml:space="preserve">property </w:t>
      </w:r>
      <w:r w:rsidR="001A5E53">
        <w:rPr>
          <w:lang w:val="en-CA"/>
        </w:rPr>
        <w:t>is</w:t>
      </w:r>
      <w:r w:rsidR="00816874">
        <w:rPr>
          <w:lang w:val="en-CA"/>
        </w:rPr>
        <w:t xml:space="preserve"> an association between a </w:t>
      </w:r>
      <w:r w:rsidR="00816874" w:rsidRPr="005603F4">
        <w:rPr>
          <w:rStyle w:val="Entity"/>
        </w:rPr>
        <w:t>BoreholeInterval</w:t>
      </w:r>
      <w:r w:rsidR="00816874">
        <w:rPr>
          <w:lang w:val="en-CA"/>
        </w:rPr>
        <w:t xml:space="preserve"> and a </w:t>
      </w:r>
      <w:r w:rsidR="00816874" w:rsidRPr="005603F4">
        <w:rPr>
          <w:rStyle w:val="Entity"/>
        </w:rPr>
        <w:t>GFI_Feature</w:t>
      </w:r>
      <w:r w:rsidR="00816874">
        <w:rPr>
          <w:lang w:val="en-CA"/>
        </w:rPr>
        <w:t xml:space="preserv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w:t>
      </w:r>
      <w:r w:rsidR="00816874" w:rsidRPr="005603F4">
        <w:rPr>
          <w:rStyle w:val="Entity"/>
        </w:rPr>
        <w:t>GeologicUnit</w:t>
      </w:r>
      <w:r w:rsidR="00816874">
        <w:rPr>
          <w:lang w:val="en-CA"/>
        </w:rPr>
        <w:t xml:space="preserve">).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w:t>
      </w:r>
      <w:r w:rsidR="00816874" w:rsidRPr="005603F4">
        <w:rPr>
          <w:rStyle w:val="Entity"/>
        </w:rPr>
        <w:t>sampledFeature</w:t>
      </w:r>
      <w:r w:rsidR="00816874" w:rsidRPr="00816874">
        <w:rPr>
          <w:lang w:val="en-CA"/>
        </w:rPr>
        <w:t>".</w:t>
      </w:r>
    </w:p>
    <w:p w14:paraId="6D297C19" w14:textId="0FAFE497" w:rsidR="00816874" w:rsidRPr="001A5E53" w:rsidRDefault="00816874" w:rsidP="001A5E53">
      <w:pPr>
        <w:pStyle w:val="Titre5"/>
        <w:rPr>
          <w:lang w:val="en-CA"/>
        </w:rPr>
      </w:pPr>
      <w:proofErr w:type="gramStart"/>
      <w:r w:rsidRPr="00D970E9">
        <w:rPr>
          <w:lang w:val="en-CA"/>
        </w:rPr>
        <w:t>mappedIntervalBegin</w:t>
      </w:r>
      <w:proofErr w:type="gramEnd"/>
    </w:p>
    <w:p w14:paraId="4D141EC6" w14:textId="6C15D36A" w:rsidR="00816874" w:rsidRDefault="00816874" w:rsidP="00CD7325">
      <w:pPr>
        <w:rPr>
          <w:lang w:val="en-CA"/>
        </w:rPr>
      </w:pPr>
      <w:r>
        <w:rPr>
          <w:lang w:val="en-CA"/>
        </w:rPr>
        <w:t xml:space="preserve">The property </w:t>
      </w:r>
      <w:r w:rsidRPr="005603F4">
        <w:rPr>
          <w:rStyle w:val="Entity"/>
        </w:rPr>
        <w:t>mappedIntervalBegin</w:t>
      </w:r>
      <w:r>
        <w:rPr>
          <w:lang w:val="en-CA"/>
        </w:rPr>
        <w:t xml:space="preserve"> (</w:t>
      </w:r>
      <w:r w:rsidR="00253146" w:rsidRPr="005603F4">
        <w:rPr>
          <w:rStyle w:val="Entity"/>
        </w:rPr>
        <w:t>SWE::Quantity</w:t>
      </w:r>
      <w:r>
        <w:rPr>
          <w:lang w:val="en-CA"/>
        </w:rPr>
        <w:t xml:space="preserve">) </w:t>
      </w:r>
      <w:r w:rsidR="001A5E53">
        <w:rPr>
          <w:lang w:val="en-CA"/>
        </w:rPr>
        <w:t>is</w:t>
      </w:r>
      <w:r>
        <w:rPr>
          <w:lang w:val="en-CA"/>
        </w:rPr>
        <w:t xml:space="preserv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6CACFBAF" w14:textId="3580E356" w:rsidR="008B42C0" w:rsidRPr="001A5E53" w:rsidRDefault="00816874" w:rsidP="001A5E53">
      <w:pPr>
        <w:pStyle w:val="Titre5"/>
        <w:rPr>
          <w:lang w:val="en-CA"/>
        </w:rPr>
      </w:pPr>
      <w:proofErr w:type="gramStart"/>
      <w:r w:rsidRPr="00816874">
        <w:rPr>
          <w:lang w:val="en-CA"/>
        </w:rPr>
        <w:t>mappedIntervalEnd</w:t>
      </w:r>
      <w:proofErr w:type="gramEnd"/>
    </w:p>
    <w:p w14:paraId="7AAC0E09" w14:textId="3E078114" w:rsidR="00816874" w:rsidRDefault="00816874" w:rsidP="00CD7325">
      <w:pPr>
        <w:rPr>
          <w:lang w:val="en-CA"/>
        </w:rPr>
      </w:pPr>
      <w:r>
        <w:rPr>
          <w:lang w:val="en-CA"/>
        </w:rPr>
        <w:t xml:space="preserve">The </w:t>
      </w:r>
      <w:r w:rsidRPr="005603F4">
        <w:rPr>
          <w:rStyle w:val="Entity"/>
        </w:rPr>
        <w:t>mappedIntervalEnd</w:t>
      </w:r>
      <w:r>
        <w:rPr>
          <w:lang w:val="en-CA"/>
        </w:rPr>
        <w:t xml:space="preserve"> property (</w:t>
      </w:r>
      <w:r w:rsidR="00253146" w:rsidRPr="005603F4">
        <w:rPr>
          <w:rStyle w:val="Entity"/>
        </w:rPr>
        <w:t>SWE::Quantity</w:t>
      </w:r>
      <w:r>
        <w:rPr>
          <w:lang w:val="en-CA"/>
        </w:rPr>
        <w:t xml:space="preserve">) </w:t>
      </w:r>
      <w:r w:rsidR="001A5E53">
        <w:rPr>
          <w:lang w:val="en-CA"/>
        </w:rPr>
        <w:t>is</w:t>
      </w:r>
      <w:r>
        <w:rPr>
          <w:lang w:val="en-CA"/>
        </w:rPr>
        <w:t xml:space="preserv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w:t>
      </w:r>
      <w:r w:rsidRPr="005603F4">
        <w:rPr>
          <w:rStyle w:val="Entity"/>
        </w:rPr>
        <w:t>mappedIntervalEnd</w:t>
      </w:r>
      <w:r w:rsidRPr="00816874">
        <w:rPr>
          <w:lang w:val="en-CA"/>
        </w:rPr>
        <w:t xml:space="preserve"> value. </w:t>
      </w:r>
    </w:p>
    <w:p w14:paraId="1D0D8B8E" w14:textId="7B17DFB9" w:rsidR="008B42C0" w:rsidRPr="001A5E53" w:rsidRDefault="008B42C0" w:rsidP="001A5E53">
      <w:pPr>
        <w:pStyle w:val="Titre5"/>
        <w:rPr>
          <w:lang w:val="en-CA"/>
        </w:rPr>
      </w:pPr>
      <w:proofErr w:type="gramStart"/>
      <w:r w:rsidRPr="008B42C0">
        <w:rPr>
          <w:lang w:val="en-CA"/>
        </w:rPr>
        <w:t>collectionIdentifier</w:t>
      </w:r>
      <w:proofErr w:type="gramEnd"/>
    </w:p>
    <w:p w14:paraId="4B037CC1" w14:textId="5E6DDD41" w:rsidR="008152AF" w:rsidRDefault="008B42C0" w:rsidP="00CD7325">
      <w:pPr>
        <w:rPr>
          <w:lang w:val="en-CA"/>
        </w:rPr>
      </w:pPr>
      <w:r>
        <w:rPr>
          <w:lang w:val="en-CA"/>
        </w:rPr>
        <w:t xml:space="preserve">The </w:t>
      </w:r>
      <w:r w:rsidRPr="005603F4">
        <w:rPr>
          <w:rStyle w:val="Entity"/>
        </w:rPr>
        <w:t>collectionIdentifier</w:t>
      </w:r>
      <w:proofErr w:type="gramStart"/>
      <w:r w:rsidRPr="005603F4">
        <w:rPr>
          <w:rStyle w:val="Entity"/>
        </w:rPr>
        <w:t>:ScopedName</w:t>
      </w:r>
      <w:proofErr w:type="gramEnd"/>
      <w:r>
        <w:rPr>
          <w:lang w:val="en-CA"/>
        </w:rPr>
        <w:t xml:space="preserve"> </w:t>
      </w:r>
      <w:r w:rsidR="001A5E53">
        <w:rPr>
          <w:lang w:val="en-CA"/>
        </w:rPr>
        <w:t xml:space="preserve">is </w:t>
      </w:r>
      <w:r>
        <w:rPr>
          <w:lang w:val="en-CA"/>
        </w:rPr>
        <w:t xml:space="preserve">a string unique within a scope that identifies a collection </w:t>
      </w:r>
      <w:r w:rsidR="001A5E53">
        <w:rPr>
          <w:lang w:val="en-CA"/>
        </w:rPr>
        <w:t>grouping</w:t>
      </w:r>
      <w:r w:rsidRPr="008B42C0">
        <w:rPr>
          <w:lang w:val="en-CA"/>
        </w:rPr>
        <w:t xml:space="preserve"> </w:t>
      </w:r>
      <w:r w:rsidRPr="005603F4">
        <w:rPr>
          <w:rStyle w:val="Entity"/>
        </w:rPr>
        <w:t>BoreholeIntervals</w:t>
      </w:r>
      <w:r w:rsidRPr="008B42C0">
        <w:rPr>
          <w:lang w:val="en-CA"/>
        </w:rPr>
        <w:t xml:space="preserve"> </w:t>
      </w:r>
      <w:r w:rsidR="001A5E53">
        <w:rPr>
          <w:lang w:val="en-CA"/>
        </w:rPr>
        <w:t>into</w:t>
      </w:r>
      <w:r w:rsidRPr="008B42C0">
        <w:rPr>
          <w:lang w:val="en-CA"/>
        </w:rPr>
        <w:t xml:space="preserve"> multiple logs on a single borehole. </w:t>
      </w:r>
      <w:r w:rsidR="001A5E53">
        <w:rPr>
          <w:lang w:val="en-CA"/>
        </w:rPr>
        <w:t xml:space="preserve">The </w:t>
      </w:r>
      <w:r w:rsidR="005603F4">
        <w:rPr>
          <w:lang w:val="en-CA"/>
        </w:rPr>
        <w:t>n</w:t>
      </w:r>
      <w:r w:rsidRPr="008B42C0">
        <w:rPr>
          <w:lang w:val="en-CA"/>
        </w:rPr>
        <w:t>ame should identify a particular log observation event.</w:t>
      </w:r>
    </w:p>
    <w:p w14:paraId="601DF893" w14:textId="3CAA82A2" w:rsidR="008C1955" w:rsidRPr="001A5E53" w:rsidRDefault="008152AF" w:rsidP="00CD7325">
      <w:pPr>
        <w:pStyle w:val="Titre5"/>
        <w:rPr>
          <w:lang w:val="en-CA"/>
        </w:rPr>
      </w:pPr>
      <w:proofErr w:type="gramStart"/>
      <w:r>
        <w:rPr>
          <w:lang w:val="en-CA"/>
        </w:rPr>
        <w:t>parentBorehole</w:t>
      </w:r>
      <w:proofErr w:type="gramEnd"/>
    </w:p>
    <w:p w14:paraId="2CAECBCF" w14:textId="389F5799" w:rsidR="008152AF" w:rsidRDefault="008152AF" w:rsidP="00CD7325">
      <w:pPr>
        <w:rPr>
          <w:lang w:val="en-CA"/>
        </w:rPr>
      </w:pPr>
      <w:r>
        <w:rPr>
          <w:lang w:val="en-CA"/>
        </w:rPr>
        <w:t xml:space="preserve">The property </w:t>
      </w:r>
      <w:r w:rsidRPr="005603F4">
        <w:rPr>
          <w:rStyle w:val="Entity"/>
        </w:rPr>
        <w:t>parentBorehole</w:t>
      </w:r>
      <w:r>
        <w:rPr>
          <w:lang w:val="en-CA"/>
        </w:rPr>
        <w:t xml:space="preserve"> </w:t>
      </w:r>
      <w:r w:rsidR="001A5E53">
        <w:rPr>
          <w:lang w:val="en-CA"/>
        </w:rPr>
        <w:t>is</w:t>
      </w:r>
      <w:r>
        <w:rPr>
          <w:lang w:val="en-CA"/>
        </w:rPr>
        <w:t xml:space="preserve"> an association between a </w:t>
      </w:r>
      <w:r w:rsidRPr="005603F4">
        <w:rPr>
          <w:rStyle w:val="Entity"/>
        </w:rPr>
        <w:t>BoreholeInterval</w:t>
      </w:r>
      <w:r>
        <w:rPr>
          <w:lang w:val="en-CA"/>
        </w:rPr>
        <w:t xml:space="preserve"> and a </w:t>
      </w:r>
      <w:r w:rsidRPr="005603F4">
        <w:rPr>
          <w:rStyle w:val="Entity"/>
        </w:rPr>
        <w:t>Borehole</w:t>
      </w:r>
      <w:r>
        <w:rPr>
          <w:lang w:val="en-CA"/>
        </w:rPr>
        <w:t xml:space="preserve"> which is the borehole in context for this interval.</w:t>
      </w:r>
    </w:p>
    <w:p w14:paraId="5366A7B9" w14:textId="348885A2" w:rsidR="008152AF" w:rsidRPr="001A5E53" w:rsidRDefault="008152AF" w:rsidP="001A5E53">
      <w:pPr>
        <w:pStyle w:val="Titre5"/>
        <w:rPr>
          <w:lang w:val="en-CA"/>
        </w:rPr>
      </w:pPr>
      <w:proofErr w:type="gramStart"/>
      <w:r>
        <w:rPr>
          <w:lang w:val="en-CA"/>
        </w:rPr>
        <w:t>s</w:t>
      </w:r>
      <w:r w:rsidRPr="00D970E9">
        <w:rPr>
          <w:lang w:val="en-CA"/>
        </w:rPr>
        <w:t>hape</w:t>
      </w:r>
      <w:proofErr w:type="gramEnd"/>
    </w:p>
    <w:p w14:paraId="6AA856F7" w14:textId="10D0DBD4" w:rsidR="008152AF" w:rsidRDefault="008152AF">
      <w:pPr>
        <w:rPr>
          <w:lang w:val="en-CA"/>
        </w:rPr>
      </w:pPr>
      <w:r w:rsidRPr="008152AF">
        <w:rPr>
          <w:lang w:val="en-CA"/>
        </w:rPr>
        <w:t xml:space="preserve">The property </w:t>
      </w:r>
      <w:r w:rsidRPr="005603F4">
        <w:rPr>
          <w:rStyle w:val="Entity"/>
        </w:rPr>
        <w:t>shape</w:t>
      </w:r>
      <w:proofErr w:type="gramStart"/>
      <w:r w:rsidRPr="005603F4">
        <w:rPr>
          <w:rStyle w:val="Entity"/>
        </w:rPr>
        <w:t>:GM</w:t>
      </w:r>
      <w:proofErr w:type="gramEnd"/>
      <w:r w:rsidRPr="005603F4">
        <w:rPr>
          <w:rStyle w:val="Entity"/>
        </w:rPr>
        <w:t>_Object</w:t>
      </w:r>
      <w:r w:rsidRPr="008152AF">
        <w:rPr>
          <w:lang w:val="en-CA"/>
        </w:rPr>
        <w:t xml:space="preserve"> </w:t>
      </w:r>
      <w:r w:rsidR="001A5E53">
        <w:rPr>
          <w:lang w:val="en-CA"/>
        </w:rPr>
        <w:t>is a</w:t>
      </w:r>
      <w:r w:rsidRPr="008152AF">
        <w:rPr>
          <w:lang w:val="en-CA"/>
        </w:rPr>
        <w:t xml:space="preserve"> 1-D interval (</w:t>
      </w:r>
      <w:r w:rsidR="00B45030" w:rsidRPr="008152AF">
        <w:rPr>
          <w:lang w:val="en-CA"/>
        </w:rPr>
        <w:t>e.g.</w:t>
      </w:r>
      <w:r w:rsidRPr="008152AF">
        <w:rPr>
          <w:lang w:val="en-CA"/>
        </w:rPr>
        <w:t xml:space="preserve">, a "from" and "to", or "top" and "base" measurement) </w:t>
      </w:r>
      <w:r w:rsidR="00D35A1F">
        <w:rPr>
          <w:lang w:val="en-CA"/>
        </w:rPr>
        <w:t>covering</w:t>
      </w:r>
      <w:r w:rsidRPr="008152AF">
        <w:rPr>
          <w:lang w:val="en-CA"/>
        </w:rPr>
        <w:t xml:space="preserve"> the same distance as </w:t>
      </w:r>
      <w:r w:rsidRPr="005603F4">
        <w:rPr>
          <w:rStyle w:val="Entity"/>
        </w:rPr>
        <w:t>mappedIntervalBegin</w:t>
      </w:r>
      <w:r w:rsidRPr="008152AF">
        <w:rPr>
          <w:lang w:val="en-CA"/>
        </w:rPr>
        <w:t xml:space="preserve"> and </w:t>
      </w:r>
      <w:r w:rsidRPr="005603F4">
        <w:rPr>
          <w:rStyle w:val="Entity"/>
        </w:rPr>
        <w:t>mappedIntervalEnd</w:t>
      </w:r>
      <w:r>
        <w:rPr>
          <w:lang w:val="en-CA"/>
        </w:rPr>
        <w:t>.  The geometry shall use</w:t>
      </w:r>
      <w:r w:rsidRPr="008152AF">
        <w:rPr>
          <w:lang w:val="en-CA"/>
        </w:rPr>
        <w:t xml:space="preserve"> a reference to the borehole as </w:t>
      </w:r>
      <w:r w:rsidR="00680CF9">
        <w:rPr>
          <w:lang w:val="en-CA"/>
        </w:rPr>
        <w:t>the C</w:t>
      </w:r>
      <w:r w:rsidRPr="008152AF">
        <w:rPr>
          <w:lang w:val="en-CA"/>
        </w:rPr>
        <w:t>RS of the containing borehole.</w:t>
      </w:r>
    </w:p>
    <w:p w14:paraId="53B2BF35" w14:textId="63BE345A" w:rsidR="00B3403C" w:rsidRDefault="00B3403C" w:rsidP="00B3403C">
      <w:pPr>
        <w:rPr>
          <w:lang w:val="en-CA"/>
        </w:rPr>
      </w:pPr>
      <w:bookmarkStart w:id="463" w:name="BKM_73DD4A6D_1BCE_421F_B6B6_00A34E56B7BC"/>
      <w:bookmarkStart w:id="464" w:name="BKM_C7D17ABA_A07A_45C4_8096_F592A2DCBF59"/>
      <w:bookmarkStart w:id="465" w:name="BKM_7AC10AA1_3FE2_4E49_AD1F_C27423759ACA"/>
      <w:bookmarkStart w:id="466" w:name="BKM_E1DEAC71_7DFE_439E_9E4B_2C2A15DE8E14"/>
      <w:bookmarkStart w:id="467" w:name="BKM_DEBFAE1D_DC46_4CB5_8920_4391F9626B7A"/>
      <w:bookmarkStart w:id="468" w:name="BKM_EB3A6321_4939_429E_A4B6_C36556700F0A"/>
      <w:bookmarkEnd w:id="463"/>
      <w:bookmarkEnd w:id="464"/>
      <w:bookmarkEnd w:id="465"/>
      <w:bookmarkEnd w:id="466"/>
      <w:bookmarkEnd w:id="467"/>
      <w:bookmarkEnd w:id="468"/>
      <w:r w:rsidRPr="00B3403C">
        <w:rPr>
          <w:lang w:val="en-CA"/>
        </w:rPr>
        <w:t>Encoding of a</w:t>
      </w:r>
      <w:r w:rsidR="00B45030">
        <w:rPr>
          <w:lang w:val="en-CA"/>
        </w:rPr>
        <w:t>n</w:t>
      </w:r>
      <w:r w:rsidRPr="00B3403C">
        <w:rPr>
          <w:lang w:val="en-CA"/>
        </w:rPr>
        <w:t xml:space="preserve"> interval within the borehole using </w:t>
      </w:r>
      <w:r w:rsidR="005603F4" w:rsidRPr="005603F4">
        <w:rPr>
          <w:rStyle w:val="Entity"/>
        </w:rPr>
        <w:t>GEO::</w:t>
      </w:r>
      <w:r w:rsidRPr="005603F4">
        <w:rPr>
          <w:rStyle w:val="Entity"/>
        </w:rPr>
        <w:t>GM_LineString</w:t>
      </w:r>
      <w:r w:rsidRPr="00B3403C">
        <w:rPr>
          <w:lang w:val="en-CA"/>
        </w:rPr>
        <w:t xml:space="preserve"> </w:t>
      </w:r>
      <w:r w:rsidR="00D35A1F">
        <w:rPr>
          <w:lang w:val="en-CA"/>
        </w:rPr>
        <w:t>shall</w:t>
      </w:r>
      <w:r w:rsidRPr="00B3403C">
        <w:rPr>
          <w:lang w:val="en-CA"/>
        </w:rPr>
        <w:t xml:space="preserve"> consist of two 1D points only (the start and end point of the interval, measured as distance from the borehole collar), with CRS corresponding to the borehole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 xml:space="preserve">Interval SHALL be encoded with </w:t>
            </w:r>
            <w:r w:rsidRPr="005603F4">
              <w:rPr>
                <w:rStyle w:val="Entity"/>
              </w:rPr>
              <w:t>GM_LineString</w:t>
            </w:r>
            <w:r>
              <w:rPr>
                <w:rStyle w:val="reqtext"/>
                <w:lang w:val="en-CA"/>
              </w:rPr>
              <w:t xml:space="preserve">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1C8C0F62"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sidR="007078B0">
              <w:rPr>
                <w:rStyle w:val="requri"/>
                <w:lang w:val="en-CA"/>
              </w:rPr>
              <w:t>interval-1D-C</w:t>
            </w:r>
            <w:r>
              <w:rPr>
                <w:rStyle w:val="requri"/>
                <w:lang w:val="en-CA"/>
              </w:rPr>
              <w:t>RS</w:t>
            </w:r>
          </w:p>
        </w:tc>
        <w:tc>
          <w:tcPr>
            <w:tcW w:w="4678" w:type="dxa"/>
            <w:tcBorders>
              <w:left w:val="nil"/>
            </w:tcBorders>
            <w:shd w:val="clear" w:color="auto" w:fill="auto"/>
          </w:tcPr>
          <w:p w14:paraId="57803D1B" w14:textId="355E1714" w:rsidR="00B3403C" w:rsidRPr="00D12552" w:rsidRDefault="00B3403C" w:rsidP="008605F3">
            <w:pPr>
              <w:pStyle w:val="Tabletext10"/>
              <w:jc w:val="left"/>
              <w:rPr>
                <w:rStyle w:val="reqtext"/>
                <w:lang w:val="en-CA"/>
              </w:rPr>
            </w:pPr>
            <w:r>
              <w:rPr>
                <w:rStyle w:val="reqtext"/>
                <w:lang w:val="en-CA"/>
              </w:rPr>
              <w:t xml:space="preserve">Coordinate Reference System of interval geometries SHALL use </w:t>
            </w:r>
            <w:r w:rsidR="008605F3">
              <w:rPr>
                <w:rStyle w:val="reqtext"/>
                <w:lang w:val="en-CA"/>
              </w:rPr>
              <w:t>the borehole shape (geometry)</w:t>
            </w:r>
          </w:p>
        </w:tc>
      </w:tr>
    </w:tbl>
    <w:p w14:paraId="54E334C7" w14:textId="77777777" w:rsidR="00B3403C" w:rsidRDefault="00B3403C" w:rsidP="00B3403C"/>
    <w:p w14:paraId="2BF43C1C" w14:textId="167DCF58"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00680CF9">
        <w:t>[</w:t>
      </w:r>
      <w:r w:rsidR="00680CF9">
        <w:fldChar w:fldCharType="begin"/>
      </w:r>
      <w:r w:rsidR="00680CF9">
        <w:instrText xml:space="preserve"> REF _Ref458067157 \n \h </w:instrText>
      </w:r>
      <w:r w:rsidR="00680CF9">
        <w:fldChar w:fldCharType="separate"/>
      </w:r>
      <w:r w:rsidR="00680CF9">
        <w:t>18</w:t>
      </w:r>
      <w:r w:rsidR="00680CF9">
        <w:fldChar w:fldCharType="end"/>
      </w:r>
      <w:r w:rsidR="00680CF9">
        <w:t>]</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CA" w:eastAsia="en-CA"/>
        </w:rPr>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3CA3F3FD" w:rsidR="008023AC" w:rsidRDefault="008023AC" w:rsidP="00D20646">
      <w:pPr>
        <w:pStyle w:val="Lgende"/>
      </w:pPr>
      <w:r>
        <w:t xml:space="preserve">Figure </w:t>
      </w:r>
      <w:r>
        <w:fldChar w:fldCharType="begin"/>
      </w:r>
      <w:r>
        <w:instrText xml:space="preserve"> SEQ Figure \* ARABIC </w:instrText>
      </w:r>
      <w:r>
        <w:fldChar w:fldCharType="separate"/>
      </w:r>
      <w:r w:rsidR="007C615B">
        <w:rPr>
          <w:noProof/>
        </w:rPr>
        <w:t>78</w:t>
      </w:r>
      <w:r>
        <w:fldChar w:fldCharType="end"/>
      </w:r>
      <w:r>
        <w:t xml:space="preserve"> : Top part of Figure 2 </w:t>
      </w:r>
      <w:r w:rsidR="00680CF9">
        <w:t>from [</w:t>
      </w:r>
      <w:r w:rsidR="00680CF9">
        <w:fldChar w:fldCharType="begin"/>
      </w:r>
      <w:r w:rsidR="00680CF9">
        <w:instrText xml:space="preserve"> REF _Ref458067157 \n \h </w:instrText>
      </w:r>
      <w:r w:rsidR="00680CF9">
        <w:fldChar w:fldCharType="separate"/>
      </w:r>
      <w:r w:rsidR="00680CF9">
        <w:t>18</w:t>
      </w:r>
      <w:r w:rsidR="00680CF9">
        <w:fldChar w:fldCharType="end"/>
      </w:r>
      <w:r w:rsidR="00680CF9">
        <w:t>]</w:t>
      </w:r>
    </w:p>
    <w:p w14:paraId="1E3D0C82" w14:textId="77777777" w:rsidR="00302FB5" w:rsidRDefault="00302FB5">
      <w:r>
        <w:t xml:space="preserve">Encoding of the first lithostratigraphic and magnetostratigraphic units showing how the collection identifiers group </w:t>
      </w:r>
      <w:r w:rsidRPr="00680CF9">
        <w:rPr>
          <w:rStyle w:val="Entity"/>
        </w:rPr>
        <w:t>BoreholeIntervals</w:t>
      </w:r>
      <w:r>
        <w:t xml:space="preserve"> into two groups.</w:t>
      </w:r>
    </w:p>
    <w:p w14:paraId="0D1D71A6" w14:textId="427C6C02" w:rsidR="00302FB5" w:rsidRDefault="00F658C5" w:rsidP="00385D07">
      <w:pPr>
        <w:keepNext/>
      </w:pPr>
      <w:r>
        <w:rPr>
          <w:noProof/>
          <w:lang w:val="en-CA" w:eastAsia="en-CA"/>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Lgende"/>
      </w:pPr>
      <w:r>
        <w:t xml:space="preserve">Figure </w:t>
      </w:r>
      <w:r>
        <w:fldChar w:fldCharType="begin"/>
      </w:r>
      <w:r>
        <w:instrText xml:space="preserve"> SEQ Figure \* ARABIC </w:instrText>
      </w:r>
      <w:r>
        <w:fldChar w:fldCharType="separate"/>
      </w:r>
      <w:r w:rsidR="007C615B">
        <w:rPr>
          <w:noProof/>
        </w:rPr>
        <w:t>79</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Titre4"/>
        <w:rPr>
          <w:lang w:val="en-CA"/>
        </w:rPr>
      </w:pPr>
      <w:bookmarkStart w:id="469" w:name="_Ref456518173"/>
      <w:r>
        <w:rPr>
          <w:lang w:val="en-CA"/>
        </w:rPr>
        <w:t>BoreholeDetails</w:t>
      </w:r>
      <w:bookmarkEnd w:id="469"/>
    </w:p>
    <w:p w14:paraId="09574B73" w14:textId="77777777" w:rsidR="00D30B51" w:rsidRDefault="00D30B51" w:rsidP="00CD7325">
      <w:pPr>
        <w:rPr>
          <w:lang w:val="en-CA"/>
        </w:rPr>
      </w:pPr>
    </w:p>
    <w:p w14:paraId="4A744A94" w14:textId="42A00D43" w:rsidR="00D30B51" w:rsidRDefault="00195EBB" w:rsidP="00CD7325">
      <w:pPr>
        <w:rPr>
          <w:lang w:val="en-CA"/>
        </w:rPr>
      </w:pPr>
      <w:r w:rsidRPr="005603F4">
        <w:rPr>
          <w:rStyle w:val="Entity"/>
        </w:rPr>
        <w:t>BoreholeDetails</w:t>
      </w:r>
      <w:r>
        <w:rPr>
          <w:lang w:val="en-CA"/>
        </w:rPr>
        <w:t xml:space="preserve">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w:t>
      </w:r>
      <w:r w:rsidR="00D35A1F">
        <w:rPr>
          <w:lang w:val="en-CA"/>
        </w:rPr>
        <w:t>It contains metadata about the parties involved in the drilling, the storage of drilled material and other information relevant to the borehol</w:t>
      </w:r>
      <w:r w:rsidR="00AB4325">
        <w:rPr>
          <w:lang w:val="en-CA"/>
        </w:rPr>
        <w:t xml:space="preserve">e as a whole.  Properties that may vary along the borehole path are managed in </w:t>
      </w:r>
      <w:r w:rsidR="00AB4325" w:rsidRPr="005603F4">
        <w:rPr>
          <w:rStyle w:val="Entity"/>
        </w:rPr>
        <w:t>DrillingDetails</w:t>
      </w:r>
      <w:r w:rsidR="00AB4325">
        <w:rPr>
          <w:lang w:val="en-CA"/>
        </w:rPr>
        <w:t xml:space="preserve"> (</w:t>
      </w:r>
      <w:r w:rsidR="00AB4325">
        <w:rPr>
          <w:lang w:val="en-CA"/>
        </w:rPr>
        <w:fldChar w:fldCharType="begin"/>
      </w:r>
      <w:r w:rsidR="00AB4325">
        <w:rPr>
          <w:lang w:val="en-CA"/>
        </w:rPr>
        <w:instrText xml:space="preserve"> REF _Ref456518000 \r \h </w:instrText>
      </w:r>
      <w:r w:rsidR="00AB4325">
        <w:rPr>
          <w:lang w:val="en-CA"/>
        </w:rPr>
      </w:r>
      <w:r w:rsidR="00AB4325">
        <w:rPr>
          <w:lang w:val="en-CA"/>
        </w:rPr>
        <w:fldChar w:fldCharType="separate"/>
      </w:r>
      <w:r w:rsidR="007C615B">
        <w:rPr>
          <w:lang w:val="en-CA"/>
        </w:rPr>
        <w:t>8.7.1.2</w:t>
      </w:r>
      <w:r w:rsidR="00AB4325">
        <w:rPr>
          <w:lang w:val="en-CA"/>
        </w:rPr>
        <w:fldChar w:fldCharType="end"/>
      </w:r>
      <w:r w:rsidR="00AB4325">
        <w:rPr>
          <w:lang w:val="en-CA"/>
        </w:rPr>
        <w:t>).</w:t>
      </w:r>
    </w:p>
    <w:p w14:paraId="33535719" w14:textId="7541AB28" w:rsidR="00D30B51" w:rsidRDefault="0095264C" w:rsidP="00D30B51">
      <w:pPr>
        <w:keepNext/>
      </w:pPr>
      <w:r>
        <w:rPr>
          <w:noProof/>
          <w:lang w:val="en-CA" w:eastAsia="en-CA"/>
        </w:rPr>
        <w:lastRenderedPageBreak/>
        <w:drawing>
          <wp:inline distT="0" distB="0" distL="0" distR="0" wp14:anchorId="407AAC45" wp14:editId="30112BC9">
            <wp:extent cx="5486400" cy="5201285"/>
            <wp:effectExtent l="0" t="0" r="0" b="0"/>
            <wp:docPr id="526" name="Imag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5201285"/>
                    </a:xfrm>
                    <a:prstGeom prst="rect">
                      <a:avLst/>
                    </a:prstGeom>
                    <a:noFill/>
                    <a:ln>
                      <a:noFill/>
                    </a:ln>
                  </pic:spPr>
                </pic:pic>
              </a:graphicData>
            </a:graphic>
          </wp:inline>
        </w:drawing>
      </w:r>
    </w:p>
    <w:p w14:paraId="5AD6E1DD" w14:textId="582BE605" w:rsidR="00D30B51" w:rsidRDefault="00D30B51" w:rsidP="00D30B51">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C615B">
        <w:rPr>
          <w:noProof/>
        </w:rPr>
        <w:t>80</w:t>
      </w:r>
      <w:r w:rsidR="00673E83">
        <w:rPr>
          <w:noProof/>
        </w:rPr>
        <w:fldChar w:fldCharType="end"/>
      </w:r>
      <w:r>
        <w:t>: Borehole details</w:t>
      </w:r>
      <w:r w:rsidR="00B8253A">
        <w:t xml:space="preserve"> context diagram.</w:t>
      </w:r>
    </w:p>
    <w:p w14:paraId="11E45615" w14:textId="3ADD6881" w:rsidR="008C1955" w:rsidRPr="00AB4325" w:rsidRDefault="00195EBB" w:rsidP="00195EBB">
      <w:pPr>
        <w:pStyle w:val="Titre5"/>
        <w:rPr>
          <w:lang w:val="en-CA"/>
        </w:rPr>
      </w:pPr>
      <w:proofErr w:type="gramStart"/>
      <w:r>
        <w:rPr>
          <w:lang w:val="en-CA"/>
        </w:rPr>
        <w:t>o</w:t>
      </w:r>
      <w:r w:rsidRPr="00D970E9">
        <w:rPr>
          <w:lang w:val="en-CA"/>
        </w:rPr>
        <w:t>perator</w:t>
      </w:r>
      <w:proofErr w:type="gramEnd"/>
    </w:p>
    <w:p w14:paraId="46D94315" w14:textId="2B042312" w:rsidR="00D30B51" w:rsidRPr="007078B0" w:rsidRDefault="00AB4325" w:rsidP="007078B0">
      <w:r>
        <w:rPr>
          <w:lang w:val="en-CA"/>
        </w:rPr>
        <w:t xml:space="preserve">The </w:t>
      </w:r>
      <w:r w:rsidRPr="005603F4">
        <w:rPr>
          <w:rStyle w:val="Entity"/>
        </w:rPr>
        <w:t>operator</w:t>
      </w:r>
      <w:r>
        <w:rPr>
          <w:lang w:val="en-CA"/>
        </w:rPr>
        <w:t xml:space="preserve"> property is </w:t>
      </w:r>
      <w:r w:rsidR="00195EBB">
        <w:rPr>
          <w:lang w:val="en-CA"/>
        </w:rPr>
        <w:t xml:space="preserve">an association between a </w:t>
      </w:r>
      <w:r w:rsidR="00195EBB" w:rsidRPr="005603F4">
        <w:rPr>
          <w:rStyle w:val="Entity"/>
        </w:rPr>
        <w:t>BoreholeDetails</w:t>
      </w:r>
      <w:r w:rsidR="00195EBB">
        <w:rPr>
          <w:lang w:val="en-CA"/>
        </w:rPr>
        <w:t xml:space="preserve"> and a </w:t>
      </w:r>
      <w:r w:rsidR="008C1955" w:rsidRPr="005603F4">
        <w:rPr>
          <w:rStyle w:val="Entity"/>
        </w:rPr>
        <w:t>CIT</w:t>
      </w:r>
      <w:proofErr w:type="gramStart"/>
      <w:r w:rsidR="00195EBB" w:rsidRPr="005603F4">
        <w:rPr>
          <w:rStyle w:val="Entity"/>
        </w:rPr>
        <w:t>:CI</w:t>
      </w:r>
      <w:proofErr w:type="gramEnd"/>
      <w:r w:rsidR="00195EBB" w:rsidRPr="005603F4">
        <w:rPr>
          <w:rStyle w:val="Entity"/>
        </w:rPr>
        <w:t>_ResponsibleParty</w:t>
      </w:r>
      <w:r w:rsidR="00195EBB">
        <w:rPr>
          <w:lang w:val="en-CA"/>
        </w:rPr>
        <w:t xml:space="preserve"> describing the o</w:t>
      </w:r>
      <w:r w:rsidR="00195EBB" w:rsidRPr="00195EBB">
        <w:rPr>
          <w:lang w:val="en-CA"/>
        </w:rPr>
        <w:t>rganisation responsible for commissioning the borehole (as opposed to drilling the borehole)</w:t>
      </w:r>
      <w:r w:rsidR="00195EBB">
        <w:rPr>
          <w:lang w:val="en-CA"/>
        </w:rPr>
        <w:t>.</w:t>
      </w:r>
      <w:bookmarkStart w:id="470" w:name="BKM_DD9713AD_C742_4E77_9937_E79AF8E3F761"/>
      <w:bookmarkEnd w:id="470"/>
    </w:p>
    <w:p w14:paraId="703B9A0E" w14:textId="25E48FB4" w:rsidR="00195EBB" w:rsidRPr="000A04A2" w:rsidRDefault="00195EBB" w:rsidP="00D20646">
      <w:pPr>
        <w:pStyle w:val="Titre5"/>
        <w:rPr>
          <w:lang w:val="en-CA"/>
        </w:rPr>
      </w:pPr>
      <w:proofErr w:type="gramStart"/>
      <w:r>
        <w:rPr>
          <w:lang w:val="en-CA"/>
        </w:rPr>
        <w:t>d</w:t>
      </w:r>
      <w:r w:rsidRPr="00D970E9">
        <w:rPr>
          <w:lang w:val="en-CA"/>
        </w:rPr>
        <w:t>riller</w:t>
      </w:r>
      <w:proofErr w:type="gramEnd"/>
    </w:p>
    <w:p w14:paraId="685400A9" w14:textId="3BA5ADD3" w:rsidR="00195EBB" w:rsidRPr="007078B0" w:rsidRDefault="00195EBB" w:rsidP="007078B0">
      <w:pPr>
        <w:rPr>
          <w:lang w:val="en-CA"/>
        </w:rPr>
      </w:pPr>
      <w:r>
        <w:rPr>
          <w:lang w:val="en-CA"/>
        </w:rPr>
        <w:t xml:space="preserve">The </w:t>
      </w:r>
      <w:r w:rsidRPr="005603F4">
        <w:rPr>
          <w:rStyle w:val="Entity"/>
        </w:rPr>
        <w:t>driller</w:t>
      </w:r>
      <w:r>
        <w:rPr>
          <w:lang w:val="en-CA"/>
        </w:rPr>
        <w:t xml:space="preserve"> property </w:t>
      </w:r>
      <w:r w:rsidR="000A04A2">
        <w:rPr>
          <w:lang w:val="en-CA"/>
        </w:rPr>
        <w:t>is</w:t>
      </w:r>
      <w:r>
        <w:rPr>
          <w:lang w:val="en-CA"/>
        </w:rPr>
        <w:t xml:space="preserve"> an association between a </w:t>
      </w:r>
      <w:r w:rsidRPr="005603F4">
        <w:rPr>
          <w:rStyle w:val="Entity"/>
        </w:rPr>
        <w:t>BoreholeDetails</w:t>
      </w:r>
      <w:r>
        <w:rPr>
          <w:lang w:val="en-CA"/>
        </w:rPr>
        <w:t xml:space="preserve"> and a </w:t>
      </w:r>
      <w:r w:rsidR="008C1955" w:rsidRPr="005603F4">
        <w:rPr>
          <w:rStyle w:val="Entity"/>
        </w:rPr>
        <w:t>CIT</w:t>
      </w:r>
      <w:proofErr w:type="gramStart"/>
      <w:r w:rsidRPr="005603F4">
        <w:rPr>
          <w:rStyle w:val="Entity"/>
        </w:rPr>
        <w:t>:CI</w:t>
      </w:r>
      <w:proofErr w:type="gramEnd"/>
      <w:r w:rsidRPr="005603F4">
        <w:rPr>
          <w:rStyle w:val="Entity"/>
        </w:rPr>
        <w:t>_ResponsibleParty</w:t>
      </w:r>
      <w:r>
        <w:rPr>
          <w:lang w:val="en-CA"/>
        </w:rPr>
        <w:t xml:space="preserve"> describing of the </w:t>
      </w:r>
      <w:r w:rsidRPr="00195EBB">
        <w:rPr>
          <w:lang w:val="en-CA"/>
        </w:rPr>
        <w:t>organisation responsible for drilling the borehole (as opposed to commissioning the borehole)</w:t>
      </w:r>
      <w:r w:rsidR="00B8253A">
        <w:rPr>
          <w:lang w:val="en-CA"/>
        </w:rPr>
        <w:t>.</w:t>
      </w:r>
    </w:p>
    <w:p w14:paraId="277FCCCD" w14:textId="554244AE" w:rsidR="00195EBB" w:rsidRDefault="00195EBB" w:rsidP="00D20646">
      <w:pPr>
        <w:pStyle w:val="Titre5"/>
        <w:rPr>
          <w:lang w:val="en-CA"/>
        </w:rPr>
      </w:pPr>
      <w:proofErr w:type="gramStart"/>
      <w:r w:rsidRPr="00195EBB">
        <w:rPr>
          <w:lang w:val="en-CA"/>
        </w:rPr>
        <w:t>dateOfDrilling</w:t>
      </w:r>
      <w:proofErr w:type="gramEnd"/>
    </w:p>
    <w:p w14:paraId="6A51A312" w14:textId="27544B5C" w:rsidR="00195EBB" w:rsidRDefault="00195EBB" w:rsidP="00D20646">
      <w:pPr>
        <w:rPr>
          <w:lang w:val="en-CA"/>
        </w:rPr>
      </w:pPr>
      <w:r>
        <w:rPr>
          <w:lang w:val="en-CA"/>
        </w:rPr>
        <w:t xml:space="preserve">The property </w:t>
      </w:r>
      <w:r w:rsidRPr="005603F4">
        <w:rPr>
          <w:rStyle w:val="Entity"/>
        </w:rPr>
        <w:t>dateOfDrilling</w:t>
      </w:r>
      <w:proofErr w:type="gramStart"/>
      <w:r w:rsidRPr="005603F4">
        <w:rPr>
          <w:rStyle w:val="Entity"/>
        </w:rPr>
        <w:t>:TM</w:t>
      </w:r>
      <w:proofErr w:type="gramEnd"/>
      <w:r w:rsidRPr="005603F4">
        <w:rPr>
          <w:rStyle w:val="Entity"/>
        </w:rPr>
        <w:t>_Period</w:t>
      </w:r>
      <w:r>
        <w:rPr>
          <w:lang w:val="en-CA"/>
        </w:rPr>
        <w:t xml:space="preserve"> contain</w:t>
      </w:r>
      <w:r w:rsidR="000A04A2">
        <w:rPr>
          <w:lang w:val="en-CA"/>
        </w:rPr>
        <w:t>s</w:t>
      </w:r>
      <w:r>
        <w:rPr>
          <w:lang w:val="en-CA"/>
        </w:rPr>
        <w:t xml:space="preserve"> the </w:t>
      </w:r>
      <w:r w:rsidRPr="00195EBB">
        <w:rPr>
          <w:lang w:val="en-CA"/>
        </w:rPr>
        <w:t>time period during which drilling of the borehole occurred.</w:t>
      </w:r>
    </w:p>
    <w:p w14:paraId="7B34262E" w14:textId="16182CAE" w:rsidR="00195EBB" w:rsidRPr="000A04A2" w:rsidRDefault="00195EBB" w:rsidP="00D20646">
      <w:pPr>
        <w:pStyle w:val="Titre5"/>
        <w:rPr>
          <w:lang w:val="en-CA"/>
        </w:rPr>
      </w:pPr>
      <w:proofErr w:type="gramStart"/>
      <w:r w:rsidRPr="00195EBB">
        <w:rPr>
          <w:lang w:val="en-CA"/>
        </w:rPr>
        <w:lastRenderedPageBreak/>
        <w:t>startPoint</w:t>
      </w:r>
      <w:proofErr w:type="gramEnd"/>
    </w:p>
    <w:p w14:paraId="2EE57EFF" w14:textId="40E676CA" w:rsidR="00195EBB" w:rsidRDefault="00195EBB" w:rsidP="00D20646">
      <w:pPr>
        <w:rPr>
          <w:lang w:val="en-CA"/>
        </w:rPr>
      </w:pPr>
      <w:r>
        <w:rPr>
          <w:lang w:val="en-CA"/>
        </w:rPr>
        <w:t xml:space="preserve">The property </w:t>
      </w:r>
      <w:r w:rsidRPr="005603F4">
        <w:rPr>
          <w:rStyle w:val="Entity"/>
        </w:rPr>
        <w:t>startPoint</w:t>
      </w:r>
      <w:proofErr w:type="gramStart"/>
      <w:r w:rsidRPr="005603F4">
        <w:rPr>
          <w:rStyle w:val="Entity"/>
        </w:rPr>
        <w:t>:BoreholeStartPointCode</w:t>
      </w:r>
      <w:proofErr w:type="gramEnd"/>
      <w:r>
        <w:rPr>
          <w:lang w:val="en-CA"/>
        </w:rPr>
        <w:t xml:space="preserve"> provide</w:t>
      </w:r>
      <w:r w:rsidR="000A04A2">
        <w:rPr>
          <w:lang w:val="en-CA"/>
        </w:rPr>
        <w:t>s</w:t>
      </w:r>
      <w:r>
        <w:rPr>
          <w:lang w:val="en-CA"/>
        </w:rPr>
        <w:t xml:space="preserv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0C22F6C8" w14:textId="6210AEC2" w:rsidR="00195EBB" w:rsidRPr="000A04A2" w:rsidRDefault="00195EBB" w:rsidP="00D20646">
      <w:pPr>
        <w:pStyle w:val="Titre5"/>
        <w:rPr>
          <w:lang w:val="en-CA"/>
        </w:rPr>
      </w:pPr>
      <w:proofErr w:type="gramStart"/>
      <w:r w:rsidRPr="00195EBB">
        <w:rPr>
          <w:lang w:val="en-CA"/>
        </w:rPr>
        <w:t>inclinationType</w:t>
      </w:r>
      <w:proofErr w:type="gramEnd"/>
    </w:p>
    <w:p w14:paraId="7353C6A2" w14:textId="5703AB67" w:rsidR="00195EBB" w:rsidRDefault="00195EBB" w:rsidP="00D20646">
      <w:pPr>
        <w:rPr>
          <w:lang w:val="en-CA"/>
        </w:rPr>
      </w:pPr>
      <w:r>
        <w:rPr>
          <w:lang w:val="en-CA"/>
        </w:rPr>
        <w:t xml:space="preserve">The property </w:t>
      </w:r>
      <w:r w:rsidRPr="0028745C">
        <w:rPr>
          <w:rStyle w:val="Entity"/>
        </w:rPr>
        <w:t>inclinationType</w:t>
      </w:r>
      <w:proofErr w:type="gramStart"/>
      <w:r w:rsidRPr="0028745C">
        <w:rPr>
          <w:rStyle w:val="Entity"/>
        </w:rPr>
        <w:t>:BoreholeInclinationCode</w:t>
      </w:r>
      <w:proofErr w:type="gramEnd"/>
      <w:r>
        <w:rPr>
          <w:lang w:val="en-CA"/>
        </w:rPr>
        <w:t xml:space="preserve"> contain</w:t>
      </w:r>
      <w:r w:rsidR="000A04A2">
        <w:rPr>
          <w:lang w:val="en-CA"/>
        </w:rPr>
        <w:t>s</w:t>
      </w:r>
      <w:r>
        <w:rPr>
          <w:lang w:val="en-CA"/>
        </w:rPr>
        <w:t xml:space="preserve">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Titre5"/>
        <w:rPr>
          <w:lang w:val="en-CA"/>
        </w:rPr>
      </w:pPr>
      <w:proofErr w:type="gramStart"/>
      <w:r w:rsidRPr="00D970E9">
        <w:rPr>
          <w:lang w:val="en-CA"/>
        </w:rPr>
        <w:t>boreholeMaterialCustodian</w:t>
      </w:r>
      <w:proofErr w:type="gramEnd"/>
    </w:p>
    <w:p w14:paraId="0C6DC586" w14:textId="1206582C"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28745C">
        <w:rPr>
          <w:rStyle w:val="Entity"/>
        </w:rPr>
        <w:t>boreholeMaterialCustodian</w:t>
      </w:r>
      <w:r>
        <w:rPr>
          <w:lang w:val="en-CA"/>
        </w:rPr>
        <w:t xml:space="preserve"> </w:t>
      </w:r>
      <w:r w:rsidR="000A04A2">
        <w:rPr>
          <w:lang w:val="en-CA"/>
        </w:rPr>
        <w:t>is</w:t>
      </w:r>
      <w:r>
        <w:rPr>
          <w:lang w:val="en-CA"/>
        </w:rPr>
        <w:t xml:space="preserve"> an association between a </w:t>
      </w:r>
      <w:r w:rsidRPr="0028745C">
        <w:rPr>
          <w:rStyle w:val="Entity"/>
        </w:rPr>
        <w:t>BoreholeDetails</w:t>
      </w:r>
      <w:r>
        <w:rPr>
          <w:lang w:val="en-CA"/>
        </w:rPr>
        <w:t xml:space="preserve"> and a </w:t>
      </w:r>
      <w:r w:rsidR="008C1955" w:rsidRPr="0028745C">
        <w:rPr>
          <w:rStyle w:val="Entity"/>
        </w:rPr>
        <w:t>CIT</w:t>
      </w:r>
      <w:proofErr w:type="gramStart"/>
      <w:r w:rsidRPr="0028745C">
        <w:rPr>
          <w:rStyle w:val="Entity"/>
        </w:rPr>
        <w:t>:CI</w:t>
      </w:r>
      <w:proofErr w:type="gramEnd"/>
      <w:r w:rsidRPr="0028745C">
        <w:rPr>
          <w:rStyle w:val="Entity"/>
        </w:rPr>
        <w:t>_ResponsibleParty</w:t>
      </w:r>
      <w:r>
        <w:rPr>
          <w:lang w:val="en-CA"/>
        </w:rPr>
        <w:t xml:space="preserve">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44287952" w14:textId="12FA67A0" w:rsidR="0071071E" w:rsidRPr="000A04A2" w:rsidRDefault="0071071E" w:rsidP="000A04A2">
      <w:pPr>
        <w:pStyle w:val="Titre5"/>
        <w:rPr>
          <w:lang w:val="en-CA"/>
        </w:rPr>
      </w:pPr>
      <w:proofErr w:type="gramStart"/>
      <w:r>
        <w:rPr>
          <w:lang w:val="en-CA"/>
        </w:rPr>
        <w:t>p</w:t>
      </w:r>
      <w:r w:rsidRPr="0071071E">
        <w:rPr>
          <w:lang w:val="en-CA"/>
        </w:rPr>
        <w:t>urpose</w:t>
      </w:r>
      <w:proofErr w:type="gramEnd"/>
    </w:p>
    <w:p w14:paraId="56F51479" w14:textId="0ABE7019" w:rsidR="0071071E" w:rsidRDefault="0071071E" w:rsidP="00D30B51">
      <w:pPr>
        <w:autoSpaceDE w:val="0"/>
        <w:autoSpaceDN w:val="0"/>
        <w:adjustRightInd w:val="0"/>
        <w:spacing w:after="0" w:line="240" w:lineRule="atLeast"/>
        <w:rPr>
          <w:lang w:val="en-CA"/>
        </w:rPr>
      </w:pPr>
      <w:r>
        <w:rPr>
          <w:lang w:val="en-CA"/>
        </w:rPr>
        <w:t xml:space="preserve">The property </w:t>
      </w:r>
      <w:r w:rsidRPr="0028745C">
        <w:rPr>
          <w:rStyle w:val="Entity"/>
        </w:rPr>
        <w:t>purpose</w:t>
      </w:r>
      <w:proofErr w:type="gramStart"/>
      <w:r w:rsidRPr="0028745C">
        <w:rPr>
          <w:rStyle w:val="Entity"/>
        </w:rPr>
        <w:t>:BoreholePurposeCode</w:t>
      </w:r>
      <w:proofErr w:type="gramEnd"/>
      <w:r>
        <w:rPr>
          <w:lang w:val="en-CA"/>
        </w:rPr>
        <w:t xml:space="preserve"> contain</w:t>
      </w:r>
      <w:r w:rsidR="000A04A2">
        <w:rPr>
          <w:lang w:val="en-CA"/>
        </w:rPr>
        <w:t>s</w:t>
      </w:r>
      <w:r>
        <w:rPr>
          <w:lang w:val="en-CA"/>
        </w:rPr>
        <w:t xml:space="preserve">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4049D760" w14:textId="05BBE6DE" w:rsidR="0071071E" w:rsidRPr="000A04A2" w:rsidRDefault="0071071E" w:rsidP="000A04A2">
      <w:pPr>
        <w:pStyle w:val="Titre5"/>
        <w:rPr>
          <w:lang w:val="en-CA"/>
        </w:rPr>
      </w:pPr>
      <w:proofErr w:type="gramStart"/>
      <w:r w:rsidRPr="0071071E">
        <w:rPr>
          <w:lang w:val="en-CA"/>
        </w:rPr>
        <w:t>dataCustodian</w:t>
      </w:r>
      <w:proofErr w:type="gramEnd"/>
    </w:p>
    <w:p w14:paraId="6BD84761" w14:textId="1A56BF72" w:rsidR="0071071E" w:rsidRDefault="0071071E" w:rsidP="00D20646">
      <w:pPr>
        <w:rPr>
          <w:lang w:val="en-CA"/>
        </w:rPr>
      </w:pPr>
      <w:r>
        <w:rPr>
          <w:lang w:val="en-CA"/>
        </w:rPr>
        <w:t xml:space="preserve">The </w:t>
      </w:r>
      <w:r w:rsidRPr="0028745C">
        <w:rPr>
          <w:rStyle w:val="Entity"/>
        </w:rPr>
        <w:t>dataCustodian</w:t>
      </w:r>
      <w:r>
        <w:rPr>
          <w:lang w:val="en-CA"/>
        </w:rPr>
        <w:t xml:space="preserve"> </w:t>
      </w:r>
      <w:r w:rsidR="000A04A2">
        <w:rPr>
          <w:lang w:val="en-CA"/>
        </w:rPr>
        <w:t>is</w:t>
      </w:r>
      <w:r w:rsidRPr="0071071E">
        <w:rPr>
          <w:lang w:val="en-CA"/>
        </w:rPr>
        <w:t xml:space="preserve"> an association between a </w:t>
      </w:r>
      <w:r w:rsidRPr="0028745C">
        <w:rPr>
          <w:rStyle w:val="Entity"/>
        </w:rPr>
        <w:t>BoreholeDetails</w:t>
      </w:r>
      <w:r w:rsidRPr="0071071E">
        <w:rPr>
          <w:lang w:val="en-CA"/>
        </w:rPr>
        <w:t xml:space="preserve"> and a </w:t>
      </w:r>
      <w:r w:rsidR="008C1955" w:rsidRPr="0028745C">
        <w:rPr>
          <w:rStyle w:val="Entity"/>
        </w:rPr>
        <w:t>CIT</w:t>
      </w:r>
      <w:proofErr w:type="gramStart"/>
      <w:r w:rsidRPr="0028745C">
        <w:rPr>
          <w:rStyle w:val="Entity"/>
        </w:rPr>
        <w:t>:CI</w:t>
      </w:r>
      <w:proofErr w:type="gramEnd"/>
      <w:r w:rsidRPr="0028745C">
        <w:rPr>
          <w:rStyle w:val="Entity"/>
        </w:rPr>
        <w:t>_ResponsibleParty</w:t>
      </w:r>
      <w:r>
        <w:rPr>
          <w:lang w:val="en-CA"/>
        </w:rPr>
        <w:t xml:space="preserve"> describing t</w:t>
      </w:r>
      <w:r w:rsidRPr="0071071E">
        <w:rPr>
          <w:lang w:val="en-CA"/>
        </w:rPr>
        <w:t>he custodian (person or organisation) that is the custodian of data pertaining to this borehole.</w:t>
      </w:r>
    </w:p>
    <w:p w14:paraId="77E80C5F" w14:textId="1FE38CE6" w:rsidR="0071071E" w:rsidRPr="000A04A2" w:rsidRDefault="0071071E" w:rsidP="000A04A2">
      <w:pPr>
        <w:pStyle w:val="Titre5"/>
        <w:rPr>
          <w:lang w:val="en-CA"/>
        </w:rPr>
      </w:pPr>
      <w:proofErr w:type="gramStart"/>
      <w:r w:rsidRPr="0071071E">
        <w:rPr>
          <w:lang w:val="en-CA"/>
        </w:rPr>
        <w:t>boreholeLength</w:t>
      </w:r>
      <w:proofErr w:type="gramEnd"/>
    </w:p>
    <w:p w14:paraId="3C7D80AE" w14:textId="0F2A2F96" w:rsidR="00D30B51" w:rsidRDefault="0071071E" w:rsidP="00CD7325">
      <w:pPr>
        <w:rPr>
          <w:lang w:val="en-CA"/>
        </w:rPr>
      </w:pPr>
      <w:r>
        <w:rPr>
          <w:lang w:val="en-CA"/>
        </w:rPr>
        <w:t xml:space="preserve">The property </w:t>
      </w:r>
      <w:r w:rsidRPr="0028745C">
        <w:rPr>
          <w:rStyle w:val="Entity"/>
        </w:rPr>
        <w:t>boreholeLength</w:t>
      </w:r>
      <w:r>
        <w:rPr>
          <w:lang w:val="en-CA"/>
        </w:rPr>
        <w:t xml:space="preserve"> (</w:t>
      </w:r>
      <w:r w:rsidR="00253146" w:rsidRPr="0028745C">
        <w:rPr>
          <w:rStyle w:val="Entity"/>
        </w:rPr>
        <w:t>SWE::Quantity</w:t>
      </w:r>
      <w:r>
        <w:rPr>
          <w:lang w:val="en-CA"/>
        </w:rPr>
        <w:t>) contain</w:t>
      </w:r>
      <w:r w:rsidR="000A04A2">
        <w:rPr>
          <w:lang w:val="en-CA"/>
        </w:rPr>
        <w:t>s</w:t>
      </w:r>
      <w:r>
        <w:rPr>
          <w:lang w:val="en-CA"/>
        </w:rPr>
        <w:t xml:space="preserve"> a measurement (a value and a unit of measurement) corresponding to the </w:t>
      </w:r>
      <w:r w:rsidRPr="0071071E">
        <w:rPr>
          <w:lang w:val="en-CA"/>
        </w:rPr>
        <w:t>"length" of a borehole determined by the 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bookmarkStart w:id="471" w:name="BKM_138D3390_B811_48AF_8A06_0C7EE945A325"/>
      <w:bookmarkStart w:id="472" w:name="BKM_7C64B668_6255_4F21_934B_ED8983B04D0C"/>
      <w:bookmarkStart w:id="473" w:name="BKM_0C4AECF7_73FF_44BA_9AA0_74A2155E1FB1"/>
      <w:bookmarkStart w:id="474" w:name="BKM_405E5965_47DE_4F32_A8CF_BBB50354D56F"/>
      <w:bookmarkStart w:id="475" w:name="BKM_8793A391_7A4C_4EEB_B8CF_F9D3F0D2716E"/>
      <w:bookmarkStart w:id="476" w:name="BKM_3186C02E_BB7D_4207_BBD4_E76B02D0C894"/>
      <w:bookmarkStart w:id="477" w:name="BKM_88BD49B2_8659_4CF8_BF4A_6EB59EB7D01A"/>
      <w:bookmarkStart w:id="478" w:name="BKM_EDF197A9_47A0_4D71_AC33_859957294ED6"/>
      <w:bookmarkStart w:id="479" w:name="BKM_F8F0AC0D_621F_42A5_92B3_5F5CC6F39AD8"/>
      <w:bookmarkEnd w:id="471"/>
      <w:bookmarkEnd w:id="472"/>
      <w:bookmarkEnd w:id="473"/>
      <w:bookmarkEnd w:id="474"/>
      <w:bookmarkEnd w:id="475"/>
      <w:bookmarkEnd w:id="476"/>
      <w:bookmarkEnd w:id="477"/>
      <w:bookmarkEnd w:id="478"/>
      <w:bookmarkEnd w:id="479"/>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7F8CC24D" w:rsidR="007C69FE" w:rsidRDefault="0028745C" w:rsidP="007C69FE">
      <w:pPr>
        <w:rPr>
          <w:lang w:val="en-CA"/>
        </w:rPr>
      </w:pPr>
      <w:r>
        <w:rPr>
          <w:lang w:val="en-CA"/>
        </w:rPr>
        <w:t>A b</w:t>
      </w:r>
      <w:r w:rsidR="007C69FE" w:rsidRPr="007C69FE">
        <w:rPr>
          <w:lang w:val="en-CA"/>
        </w:rPr>
        <w:t xml:space="preserve">orehole </w:t>
      </w:r>
      <w:r w:rsidR="007C69FE" w:rsidRPr="0028745C">
        <w:rPr>
          <w:rStyle w:val="Entity"/>
        </w:rPr>
        <w:t>OriginPosition</w:t>
      </w:r>
      <w:r w:rsidR="007C69FE" w:rsidRPr="007C69FE">
        <w:rPr>
          <w:lang w:val="en-CA"/>
        </w:rPr>
        <w:t xml:space="preserve"> is a feature corresponding to the start poin</w:t>
      </w:r>
      <w:r w:rsidR="000A04A2">
        <w:rPr>
          <w:lang w:val="en-CA"/>
        </w:rPr>
        <w:t xml:space="preserve">t of a borehole log.  This may </w:t>
      </w:r>
      <w:r w:rsidR="007C69FE" w:rsidRPr="007C69FE">
        <w:rPr>
          <w:lang w:val="en-CA"/>
        </w:rPr>
        <w:t>correspond to the borehole collar location (</w:t>
      </w:r>
      <w:r w:rsidR="00B45030" w:rsidRPr="007C69FE">
        <w:rPr>
          <w:lang w:val="en-CA"/>
        </w:rPr>
        <w:t>e.g.</w:t>
      </w:r>
      <w:r w:rsidR="007C69FE" w:rsidRPr="007C69FE">
        <w:rPr>
          <w:lang w:val="en-CA"/>
        </w:rPr>
        <w:t xml:space="preserve">, </w:t>
      </w:r>
      <w:proofErr w:type="gramStart"/>
      <w:r w:rsidR="007C69FE" w:rsidRPr="007C69FE">
        <w:rPr>
          <w:lang w:val="en-CA"/>
        </w:rPr>
        <w:t>kelly</w:t>
      </w:r>
      <w:proofErr w:type="gramEnd"/>
      <w:r w:rsidR="007C69FE" w:rsidRPr="007C69FE">
        <w:rPr>
          <w:lang w:val="en-CA"/>
        </w:rPr>
        <w:t xml:space="preserve"> bush).</w:t>
      </w:r>
    </w:p>
    <w:p w14:paraId="53DE3B4C" w14:textId="77777777" w:rsidR="008C1955" w:rsidRDefault="008C1955" w:rsidP="007C69FE">
      <w:pPr>
        <w:rPr>
          <w:lang w:val="en-CA"/>
        </w:rPr>
      </w:pPr>
    </w:p>
    <w:p w14:paraId="63502C36" w14:textId="0884454D" w:rsidR="00B3403C" w:rsidRDefault="0095264C" w:rsidP="00B3403C">
      <w:pPr>
        <w:keepNext/>
      </w:pPr>
      <w:r>
        <w:rPr>
          <w:noProof/>
          <w:lang w:val="en-CA" w:eastAsia="en-CA"/>
        </w:rPr>
        <w:lastRenderedPageBreak/>
        <w:drawing>
          <wp:inline distT="0" distB="0" distL="0" distR="0" wp14:anchorId="0CC1EDF7" wp14:editId="01F0A8B1">
            <wp:extent cx="4601210" cy="4030345"/>
            <wp:effectExtent l="0" t="0" r="8890" b="8255"/>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01210" cy="4030345"/>
                    </a:xfrm>
                    <a:prstGeom prst="rect">
                      <a:avLst/>
                    </a:prstGeom>
                    <a:noFill/>
                    <a:ln>
                      <a:noFill/>
                    </a:ln>
                  </pic:spPr>
                </pic:pic>
              </a:graphicData>
            </a:graphic>
          </wp:inline>
        </w:drawing>
      </w:r>
    </w:p>
    <w:p w14:paraId="2D670C68" w14:textId="75477D92" w:rsidR="00B3403C" w:rsidRDefault="00B3403C" w:rsidP="00B3403C">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C615B">
        <w:rPr>
          <w:noProof/>
        </w:rPr>
        <w:t>81</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76B97A1E"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w:t>
      </w:r>
      <w:r w:rsidR="000A04A2">
        <w:rPr>
          <w:lang w:val="en-CA"/>
        </w:rPr>
        <w:t>reported</w:t>
      </w:r>
      <w:r w:rsidRPr="007C69FE">
        <w:rPr>
          <w:lang w:val="en-CA"/>
        </w:rPr>
        <w:t xml:space="preserve"> in the description </w:t>
      </w:r>
      <w:r w:rsidR="000A04A2">
        <w:rPr>
          <w:lang w:val="en-CA"/>
        </w:rPr>
        <w:t xml:space="preserve">property, </w:t>
      </w:r>
      <w:r>
        <w:rPr>
          <w:lang w:val="en-CA"/>
        </w:rPr>
        <w:t>inherited from</w:t>
      </w:r>
      <w:r w:rsidRPr="007C69FE">
        <w:rPr>
          <w:lang w:val="en-CA"/>
        </w:rPr>
        <w:t xml:space="preserve"> </w:t>
      </w:r>
      <w:r w:rsidR="000A04A2" w:rsidRPr="0028745C">
        <w:rPr>
          <w:rStyle w:val="Entity"/>
        </w:rPr>
        <w:t>GM</w:t>
      </w:r>
      <w:proofErr w:type="gramStart"/>
      <w:r w:rsidR="000A04A2" w:rsidRPr="0028745C">
        <w:rPr>
          <w:rStyle w:val="Entity"/>
        </w:rPr>
        <w:t>:GFI</w:t>
      </w:r>
      <w:proofErr w:type="gramEnd"/>
      <w:r w:rsidR="000A04A2" w:rsidRPr="0028745C">
        <w:rPr>
          <w:rStyle w:val="Entity"/>
        </w:rPr>
        <w:t>_</w:t>
      </w:r>
      <w:r w:rsidRPr="0028745C">
        <w:rPr>
          <w:rStyle w:val="Entity"/>
        </w:rPr>
        <w:t>Feature</w:t>
      </w:r>
      <w:r w:rsidRPr="007C69FE">
        <w:rPr>
          <w:lang w:val="en-CA"/>
        </w:rPr>
        <w:t xml:space="preserve">.  </w:t>
      </w:r>
    </w:p>
    <w:p w14:paraId="5AB90865" w14:textId="0F642E34" w:rsidR="0071071E" w:rsidRPr="0071071E" w:rsidRDefault="0071071E" w:rsidP="000A04A2">
      <w:pPr>
        <w:pStyle w:val="Titre5"/>
      </w:pPr>
      <w:proofErr w:type="gramStart"/>
      <w:r>
        <w:t>location</w:t>
      </w:r>
      <w:proofErr w:type="gramEnd"/>
    </w:p>
    <w:p w14:paraId="3208C62B" w14:textId="5C1AE916" w:rsidR="0071071E" w:rsidRDefault="0071071E" w:rsidP="00CD7325">
      <w:r>
        <w:t>The property location contain</w:t>
      </w:r>
      <w:r w:rsidR="000A04A2">
        <w:t>s</w:t>
      </w:r>
      <w:r>
        <w:t xml:space="preserve"> a geometry corresponding to t</w:t>
      </w:r>
      <w:r w:rsidRPr="0071071E">
        <w:t>he location of the borehole collar.</w:t>
      </w:r>
    </w:p>
    <w:p w14:paraId="0FED1A49" w14:textId="64F052D6" w:rsidR="00F8603E" w:rsidRDefault="00F8603E" w:rsidP="00F8603E">
      <w:pPr>
        <w:rPr>
          <w:lang w:val="en-CA"/>
        </w:rPr>
      </w:pPr>
      <w:r w:rsidRPr="007C69FE">
        <w:rPr>
          <w:lang w:val="en-CA"/>
        </w:rPr>
        <w:t xml:space="preserve">If no </w:t>
      </w:r>
      <w:r w:rsidR="0028745C" w:rsidRPr="0028745C">
        <w:rPr>
          <w:rStyle w:val="Entity"/>
        </w:rPr>
        <w:t>GEO::</w:t>
      </w:r>
      <w:r w:rsidRPr="0028745C">
        <w:rPr>
          <w:rStyle w:val="Entity"/>
        </w:rPr>
        <w:t>GM_Point</w:t>
      </w:r>
      <w:r w:rsidRPr="007C69FE">
        <w:rPr>
          <w:lang w:val="en-CA"/>
        </w:rPr>
        <w:t xml:space="preserve">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w:t>
            </w:r>
            <w:r w:rsidRPr="0028745C">
              <w:rPr>
                <w:rStyle w:val="Entity"/>
              </w:rPr>
              <w:t>GM_Point</w:t>
            </w:r>
            <w:r w:rsidRPr="007C69FE">
              <w:rPr>
                <w:rStyle w:val="reqtext"/>
                <w:lang w:val="en-CA"/>
              </w:rPr>
              <w:t xml:space="preserve">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Titre5"/>
      </w:pPr>
      <w:proofErr w:type="gramStart"/>
      <w:r>
        <w:t>elevation</w:t>
      </w:r>
      <w:proofErr w:type="gramEnd"/>
    </w:p>
    <w:p w14:paraId="6409361F" w14:textId="77777777" w:rsidR="00F8603E" w:rsidRPr="007C69FE" w:rsidRDefault="00F8603E" w:rsidP="00F8603E">
      <w:pPr>
        <w:rPr>
          <w:lang w:val="en-CA"/>
        </w:rPr>
      </w:pPr>
      <w:r w:rsidRPr="007C69FE">
        <w:rPr>
          <w:lang w:val="en-CA"/>
        </w:rPr>
        <w:lastRenderedPageBreak/>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 xml:space="preserve">The </w:t>
      </w:r>
      <w:r w:rsidRPr="0028745C">
        <w:rPr>
          <w:rStyle w:val="Entity"/>
        </w:rPr>
        <w:t>elevation</w:t>
      </w:r>
      <w:proofErr w:type="gramStart"/>
      <w:r w:rsidRPr="0028745C">
        <w:rPr>
          <w:rStyle w:val="Entity"/>
        </w:rPr>
        <w:t>:DirectPosition</w:t>
      </w:r>
      <w:proofErr w:type="gramEnd"/>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w:t>
      </w:r>
      <w:r w:rsidRPr="0028745C">
        <w:rPr>
          <w:rStyle w:val="Entity"/>
        </w:rPr>
        <w:t>GM_Point</w:t>
      </w:r>
      <w:r w:rsidRPr="001111B0">
        <w:t xml:space="preserve">. </w:t>
      </w:r>
      <w:r>
        <w:t>Null shall be used</w:t>
      </w:r>
      <w:r w:rsidRPr="001111B0">
        <w:t xml:space="preserve"> if elevation is unknown. </w:t>
      </w:r>
      <w:r>
        <w:t xml:space="preserve">A </w:t>
      </w:r>
      <w:r w:rsidRPr="0028745C">
        <w:rPr>
          <w:rStyle w:val="Entity"/>
        </w:rPr>
        <w:t>DirectPosition</w:t>
      </w:r>
      <w:r w:rsidRPr="001111B0">
        <w:t xml:space="preserve">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Titre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7C615B">
        <w:t xml:space="preserve">Table </w:t>
      </w:r>
      <w:r w:rsidR="007C615B">
        <w:rPr>
          <w:noProof/>
        </w:rPr>
        <w:t>7</w:t>
      </w:r>
      <w:r>
        <w:fldChar w:fldCharType="end"/>
      </w:r>
    </w:p>
    <w:p w14:paraId="33AE2642" w14:textId="77777777" w:rsidR="00C80D4B" w:rsidRDefault="00C80D4B" w:rsidP="00CD7325"/>
    <w:p w14:paraId="626D0DB1" w14:textId="2B90E46C" w:rsidR="00C80D4B" w:rsidRDefault="00C80D4B" w:rsidP="00C80D4B">
      <w:pPr>
        <w:pStyle w:val="Lgende"/>
        <w:keepNext/>
      </w:pPr>
      <w:bookmarkStart w:id="480" w:name="_Ref433007016"/>
      <w:proofErr w:type="gramStart"/>
      <w:r>
        <w:t xml:space="preserve">Table </w:t>
      </w:r>
      <w:r w:rsidR="00415E41">
        <w:fldChar w:fldCharType="begin"/>
      </w:r>
      <w:r w:rsidR="00415E41">
        <w:instrText xml:space="preserve"> SEQ Table \* ARABIC </w:instrText>
      </w:r>
      <w:r w:rsidR="00415E41">
        <w:fldChar w:fldCharType="separate"/>
      </w:r>
      <w:r w:rsidR="007C615B">
        <w:rPr>
          <w:noProof/>
        </w:rPr>
        <w:t>7</w:t>
      </w:r>
      <w:r w:rsidR="00415E41">
        <w:fldChar w:fldCharType="end"/>
      </w:r>
      <w:bookmarkEnd w:id="480"/>
      <w:r>
        <w:t>: Borehole vocabularies</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790"/>
        <w:gridCol w:w="6066"/>
      </w:tblGrid>
      <w:tr w:rsidR="00C80D4B" w:rsidRPr="0028745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Vocabulary</w:t>
            </w:r>
          </w:p>
        </w:tc>
        <w:tc>
          <w:tcPr>
            <w:tcW w:w="6196" w:type="dxa"/>
            <w:tcBorders>
              <w:top w:val="single" w:sz="8" w:space="0" w:color="000000"/>
              <w:bottom w:val="single" w:sz="8" w:space="0" w:color="000000"/>
            </w:tcBorders>
            <w:shd w:val="clear" w:color="auto" w:fill="auto"/>
          </w:tcPr>
          <w:p w14:paraId="227EEBBC" w14:textId="77777777"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Description</w:t>
            </w:r>
          </w:p>
        </w:tc>
      </w:tr>
      <w:tr w:rsidR="000A793F" w:rsidRPr="0028745C" w14:paraId="522A1681" w14:textId="77777777" w:rsidTr="00D970E9">
        <w:tc>
          <w:tcPr>
            <w:tcW w:w="2660" w:type="dxa"/>
            <w:shd w:val="clear" w:color="auto" w:fill="C0C0C0"/>
          </w:tcPr>
          <w:p w14:paraId="2C4DD50C" w14:textId="7C2261EB"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BoreholeDrillingMethodCode</w:t>
            </w:r>
          </w:p>
        </w:tc>
        <w:tc>
          <w:tcPr>
            <w:tcW w:w="6196" w:type="dxa"/>
            <w:tcBorders>
              <w:left w:val="nil"/>
              <w:right w:val="nil"/>
            </w:tcBorders>
            <w:shd w:val="clear" w:color="auto" w:fill="C0C0C0"/>
          </w:tcPr>
          <w:p w14:paraId="1488762B" w14:textId="40E7B2CF"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borehole drilling method.  Users are encouraged to use a vocabulary of terms managed by the CGI vocabularies working group. (</w:t>
            </w:r>
            <w:r w:rsidR="00B45030" w:rsidRPr="0028745C">
              <w:rPr>
                <w:rFonts w:ascii="Consolas" w:hAnsi="Consolas" w:cs="Consolas"/>
                <w:color w:val="000000"/>
                <w:sz w:val="18"/>
                <w:szCs w:val="18"/>
                <w:lang w:val="en-CA"/>
              </w:rPr>
              <w:t>e.g.</w:t>
            </w:r>
            <w:r w:rsidRPr="0028745C">
              <w:rPr>
                <w:rFonts w:ascii="Consolas" w:hAnsi="Consolas" w:cs="Consolas"/>
                <w:color w:val="000000"/>
                <w:sz w:val="18"/>
                <w:szCs w:val="18"/>
                <w:lang w:val="en-CA"/>
              </w:rPr>
              <w:t xml:space="preserve">; auger, hand auger, air core, cable tool, diamond core, rotary air blast, </w:t>
            </w:r>
            <w:r w:rsidR="00B45030" w:rsidRPr="0028745C">
              <w:rPr>
                <w:rFonts w:ascii="Consolas" w:hAnsi="Consolas" w:cs="Consolas"/>
                <w:color w:val="000000"/>
                <w:sz w:val="18"/>
                <w:szCs w:val="18"/>
                <w:lang w:val="en-CA"/>
              </w:rPr>
              <w:t>etc.</w:t>
            </w:r>
            <w:r w:rsidRPr="0028745C">
              <w:rPr>
                <w:rFonts w:ascii="Consolas" w:hAnsi="Consolas" w:cs="Consolas"/>
                <w:color w:val="000000"/>
                <w:sz w:val="18"/>
                <w:szCs w:val="18"/>
                <w:lang w:val="en-CA"/>
              </w:rPr>
              <w:t>)</w:t>
            </w:r>
            <w:r w:rsidR="00B8253A" w:rsidRPr="0028745C">
              <w:rPr>
                <w:rFonts w:ascii="Consolas" w:hAnsi="Consolas" w:cs="Consolas"/>
                <w:color w:val="000000"/>
                <w:sz w:val="18"/>
                <w:szCs w:val="18"/>
                <w:lang w:val="en-CA"/>
              </w:rPr>
              <w:t>.</w:t>
            </w:r>
          </w:p>
        </w:tc>
      </w:tr>
      <w:tr w:rsidR="00C80D4B" w:rsidRPr="0028745C" w14:paraId="12D0CBD3" w14:textId="77777777" w:rsidTr="00D970E9">
        <w:tc>
          <w:tcPr>
            <w:tcW w:w="2660" w:type="dxa"/>
            <w:shd w:val="clear" w:color="auto" w:fill="auto"/>
          </w:tcPr>
          <w:p w14:paraId="032AA456" w14:textId="215FF739"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BoreholeInclinationCode</w:t>
            </w:r>
          </w:p>
        </w:tc>
        <w:tc>
          <w:tcPr>
            <w:tcW w:w="6196" w:type="dxa"/>
            <w:shd w:val="clear" w:color="auto" w:fill="auto"/>
          </w:tcPr>
          <w:p w14:paraId="6E0B22EF" w14:textId="3446F231"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For example:</w:t>
            </w:r>
          </w:p>
          <w:p w14:paraId="3401473F" w14:textId="77777777"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vertical</w:t>
            </w:r>
          </w:p>
          <w:p w14:paraId="301711E8" w14:textId="77777777"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horizontal</w:t>
            </w:r>
          </w:p>
          <w:p w14:paraId="0016B8D8" w14:textId="77777777"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inclined up</w:t>
            </w:r>
          </w:p>
          <w:p w14:paraId="15EF27A6" w14:textId="02BDD57E"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inclined down</w:t>
            </w:r>
          </w:p>
        </w:tc>
      </w:tr>
      <w:tr w:rsidR="000A793F" w:rsidRPr="0028745C" w14:paraId="310E1409" w14:textId="77777777" w:rsidTr="00D970E9">
        <w:tc>
          <w:tcPr>
            <w:tcW w:w="2660" w:type="dxa"/>
            <w:shd w:val="clear" w:color="auto" w:fill="C0C0C0"/>
          </w:tcPr>
          <w:p w14:paraId="6474B538" w14:textId="5074AF8A" w:rsidR="00C80D4B" w:rsidRPr="0028745C" w:rsidRDefault="00326F3E" w:rsidP="00326F3E">
            <w:pPr>
              <w:rPr>
                <w:rFonts w:ascii="Consolas" w:hAnsi="Consolas" w:cs="Consolas"/>
                <w:b/>
                <w:bCs/>
                <w:color w:val="000000"/>
                <w:sz w:val="18"/>
                <w:szCs w:val="18"/>
              </w:rPr>
            </w:pPr>
            <w:r w:rsidRPr="0028745C">
              <w:rPr>
                <w:rFonts w:ascii="Consolas" w:hAnsi="Consolas" w:cs="Consolas"/>
                <w:b/>
                <w:bCs/>
                <w:color w:val="000000"/>
                <w:sz w:val="18"/>
                <w:szCs w:val="18"/>
              </w:rPr>
              <w:lastRenderedPageBreak/>
              <w:t>BoreholePurposeCode</w:t>
            </w:r>
          </w:p>
        </w:tc>
        <w:tc>
          <w:tcPr>
            <w:tcW w:w="6196" w:type="dxa"/>
            <w:tcBorders>
              <w:left w:val="nil"/>
              <w:right w:val="nil"/>
            </w:tcBorders>
            <w:shd w:val="clear" w:color="auto" w:fill="C0C0C0"/>
          </w:tcPr>
          <w:p w14:paraId="6C591882" w14:textId="45EEA93A" w:rsidR="00C80D4B" w:rsidRPr="0028745C" w:rsidRDefault="00326F3E"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 xml:space="preserve">Place holder for a vocabulary containing terms describing the purpose for which the borehole was drilled.  </w:t>
            </w:r>
            <w:r w:rsidR="00B45030" w:rsidRPr="0028745C">
              <w:rPr>
                <w:rFonts w:ascii="Consolas" w:hAnsi="Consolas" w:cs="Consolas"/>
                <w:color w:val="000000"/>
                <w:sz w:val="18"/>
                <w:szCs w:val="18"/>
                <w:lang w:val="en-CA"/>
              </w:rPr>
              <w:t>e.g.</w:t>
            </w:r>
            <w:r w:rsidRPr="0028745C">
              <w:rPr>
                <w:rFonts w:ascii="Consolas" w:hAnsi="Consolas" w:cs="Consolas"/>
                <w:color w:val="000000"/>
                <w:sz w:val="18"/>
                <w:szCs w:val="18"/>
                <w:lang w:val="en-CA"/>
              </w:rPr>
              <w:t>, mineral exploration, water pumping, site evaluation, stratigraphic research, etc</w:t>
            </w:r>
            <w:r w:rsidR="00B8253A" w:rsidRPr="0028745C">
              <w:rPr>
                <w:rFonts w:ascii="Consolas" w:hAnsi="Consolas" w:cs="Consolas"/>
                <w:color w:val="000000"/>
                <w:sz w:val="18"/>
                <w:szCs w:val="18"/>
                <w:lang w:val="en-CA"/>
              </w:rPr>
              <w:t>.</w:t>
            </w:r>
          </w:p>
        </w:tc>
      </w:tr>
      <w:tr w:rsidR="00C80D4B" w:rsidRPr="0028745C" w14:paraId="0964E7CB" w14:textId="77777777" w:rsidTr="00D970E9">
        <w:tc>
          <w:tcPr>
            <w:tcW w:w="2660" w:type="dxa"/>
            <w:shd w:val="clear" w:color="auto" w:fill="auto"/>
          </w:tcPr>
          <w:p w14:paraId="04236AD3" w14:textId="379ECC69" w:rsidR="00C80D4B" w:rsidRPr="0028745C" w:rsidRDefault="00326F3E" w:rsidP="00775DD7">
            <w:pPr>
              <w:rPr>
                <w:rFonts w:ascii="Consolas" w:hAnsi="Consolas" w:cs="Consolas"/>
                <w:b/>
                <w:bCs/>
                <w:color w:val="000000"/>
                <w:sz w:val="18"/>
                <w:szCs w:val="18"/>
              </w:rPr>
            </w:pPr>
            <w:r w:rsidRPr="0028745C">
              <w:rPr>
                <w:rFonts w:ascii="Consolas" w:hAnsi="Consolas" w:cs="Consolas"/>
                <w:b/>
                <w:bCs/>
                <w:color w:val="000000"/>
                <w:sz w:val="18"/>
                <w:szCs w:val="18"/>
              </w:rPr>
              <w:t>BoreholeStartPointCode</w:t>
            </w:r>
          </w:p>
        </w:tc>
        <w:tc>
          <w:tcPr>
            <w:tcW w:w="6196" w:type="dxa"/>
            <w:shd w:val="clear" w:color="auto" w:fill="auto"/>
          </w:tcPr>
          <w:p w14:paraId="663CA86D" w14:textId="6B15C61B" w:rsidR="00326F3E" w:rsidRPr="0028745C" w:rsidRDefault="00326F3E" w:rsidP="00326F3E">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28745C" w:rsidRDefault="00326F3E" w:rsidP="00326F3E">
            <w:pPr>
              <w:rPr>
                <w:rFonts w:ascii="Consolas" w:hAnsi="Consolas" w:cs="Consolas"/>
                <w:color w:val="000000"/>
                <w:sz w:val="18"/>
                <w:szCs w:val="18"/>
                <w:lang w:val="en-CA"/>
              </w:rPr>
            </w:pPr>
            <w:r w:rsidRPr="0028745C">
              <w:rPr>
                <w:rFonts w:ascii="Consolas" w:hAnsi="Consolas" w:cs="Consolas"/>
                <w:color w:val="000000"/>
                <w:sz w:val="18"/>
                <w:szCs w:val="18"/>
                <w:lang w:val="en-CA"/>
              </w:rPr>
              <w:t>Examples may include:</w:t>
            </w:r>
          </w:p>
          <w:p w14:paraId="32E30C9F" w14:textId="77777777" w:rsidR="00326F3E"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natural ground surface - drilling started from a natural topographic surface</w:t>
            </w:r>
          </w:p>
          <w:p w14:paraId="4B680F5F" w14:textId="77777777" w:rsidR="00326F3E"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open pit floor or wall - drilling started from the wall of an open pit or quarry</w:t>
            </w:r>
          </w:p>
          <w:p w14:paraId="722280A8" w14:textId="77777777" w:rsidR="00326F3E"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underground - drilling started from an underground location, such as a driveway, chamber or open-stope</w:t>
            </w:r>
          </w:p>
          <w:p w14:paraId="5DC5D40D" w14:textId="30AEA25F" w:rsidR="00C80D4B"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Titre2"/>
        <w:rPr>
          <w:lang w:val="en-CA"/>
        </w:rPr>
      </w:pPr>
      <w:bookmarkStart w:id="481" w:name="_Toc458065780"/>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481"/>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357CB3B1" w:rsidR="00D35608"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w:t>
            </w:r>
            <w:proofErr w:type="gramStart"/>
            <w:r w:rsidRPr="006C4C24">
              <w:rPr>
                <w:rFonts w:ascii="Calibri" w:eastAsia="MS Mincho" w:hAnsi="Calibri"/>
                <w:sz w:val="20"/>
                <w:szCs w:val="20"/>
                <w:lang w:val="en-CA"/>
              </w:rPr>
              <w:t>:SF</w:t>
            </w:r>
            <w:proofErr w:type="gramEnd"/>
            <w:r w:rsidRPr="006C4C24">
              <w:rPr>
                <w:rFonts w:ascii="Calibri" w:eastAsia="MS Mincho" w:hAnsi="Calibri"/>
                <w:sz w:val="20"/>
                <w:szCs w:val="20"/>
                <w:lang w:val="en-CA"/>
              </w:rPr>
              <w:t>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0299644F" w:rsidR="006C4C24" w:rsidRPr="00402582" w:rsidRDefault="006521AB"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7D80AD39" w:rsidR="006C4C24" w:rsidRDefault="006C4C24" w:rsidP="006521AB">
            <w:pPr>
              <w:spacing w:before="100" w:beforeAutospacing="1" w:after="100" w:afterAutospacing="1" w:line="230" w:lineRule="atLeast"/>
              <w:jc w:val="both"/>
              <w:rPr>
                <w:rStyle w:val="requri"/>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DF4936" w:rsidR="006C4C24" w:rsidRPr="008605F3" w:rsidRDefault="006C4C24" w:rsidP="006521AB">
            <w:pPr>
              <w:spacing w:before="100" w:beforeAutospacing="1" w:after="100" w:afterAutospacing="1" w:line="230" w:lineRule="atLeast"/>
              <w:jc w:val="both"/>
              <w:rPr>
                <w:rStyle w:val="requri"/>
              </w:rPr>
            </w:pPr>
            <w:r>
              <w:rPr>
                <w:rStyle w:val="reqtext"/>
                <w:lang w:val="en-CA"/>
              </w:rPr>
              <w:t xml:space="preserve">Observations at outcrop SHOULD be encoded using the pattern described at clause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7C615B">
              <w:rPr>
                <w:rStyle w:val="reqtext"/>
                <w:lang w:val="en-CA"/>
              </w:rPr>
              <w:t>8.8.5</w:t>
            </w:r>
            <w:r w:rsidR="006521AB">
              <w:rPr>
                <w:rStyle w:val="reqtext"/>
                <w:lang w:val="en-CA"/>
              </w:rPr>
              <w:fldChar w:fldCharType="end"/>
            </w:r>
          </w:p>
        </w:tc>
      </w:tr>
    </w:tbl>
    <w:p w14:paraId="2114736E" w14:textId="77777777" w:rsidR="00D35608" w:rsidRDefault="00D35608" w:rsidP="00CD7325">
      <w:pPr>
        <w:rPr>
          <w:lang w:val="en-CA"/>
        </w:rPr>
      </w:pPr>
    </w:p>
    <w:p w14:paraId="7E1A0401" w14:textId="65EDF44F" w:rsidR="00F67178" w:rsidRDefault="00CD7325" w:rsidP="00F67178">
      <w:pPr>
        <w:rPr>
          <w:lang w:val="en-CA"/>
        </w:rPr>
      </w:pPr>
      <w:r w:rsidRPr="00CD7325">
        <w:rPr>
          <w:lang w:val="en-CA"/>
        </w:rPr>
        <w:t xml:space="preserve">The LaboratoryAnlaysis-Specimen application </w:t>
      </w:r>
      <w:r w:rsidR="0028745C">
        <w:rPr>
          <w:lang w:val="en-CA"/>
        </w:rPr>
        <w:t>model</w:t>
      </w:r>
      <w:r w:rsidRPr="00CD7325">
        <w:rPr>
          <w:lang w:val="en-CA"/>
        </w:rPr>
        <w:t xml:space="preserve"> extends the ISO19156 </w:t>
      </w:r>
      <w:r w:rsidR="0028745C">
        <w:rPr>
          <w:lang w:val="en-CA"/>
        </w:rPr>
        <w:t>model</w:t>
      </w:r>
      <w:r w:rsidRPr="00CD7325">
        <w:rPr>
          <w:lang w:val="en-CA"/>
        </w:rPr>
        <w:t xml:space="preserve">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680CF9">
        <w:rPr>
          <w:lang w:val="en-CA"/>
        </w:rPr>
        <w:t>[</w:t>
      </w:r>
      <w:r w:rsidR="00680CF9">
        <w:rPr>
          <w:lang w:val="en-CA"/>
        </w:rPr>
        <w:fldChar w:fldCharType="begin"/>
      </w:r>
      <w:r w:rsidR="00680CF9">
        <w:rPr>
          <w:lang w:val="en-CA"/>
        </w:rPr>
        <w:instrText xml:space="preserve"> REF _Ref458067225 \n \h </w:instrText>
      </w:r>
      <w:r w:rsidR="00680CF9">
        <w:rPr>
          <w:lang w:val="en-CA"/>
        </w:rPr>
      </w:r>
      <w:r w:rsidR="00680CF9">
        <w:rPr>
          <w:lang w:val="en-CA"/>
        </w:rPr>
        <w:fldChar w:fldCharType="separate"/>
      </w:r>
      <w:r w:rsidR="00680CF9">
        <w:rPr>
          <w:lang w:val="en-CA"/>
        </w:rPr>
        <w:t>21</w:t>
      </w:r>
      <w:r w:rsidR="00680CF9">
        <w:rPr>
          <w:lang w:val="en-CA"/>
        </w:rPr>
        <w:fldChar w:fldCharType="end"/>
      </w:r>
      <w:r w:rsidR="00680CF9">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07F0B795" w:rsidR="00090DCF" w:rsidRDefault="00B33059" w:rsidP="00090DCF">
      <w:pPr>
        <w:keepNext/>
      </w:pPr>
      <w:r>
        <w:rPr>
          <w:noProof/>
          <w:lang w:val="en-CA" w:eastAsia="en-CA"/>
        </w:rPr>
        <w:lastRenderedPageBreak/>
        <w:drawing>
          <wp:inline distT="0" distB="0" distL="0" distR="0" wp14:anchorId="4C81700B" wp14:editId="3C94DC8D">
            <wp:extent cx="5486400" cy="4599460"/>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4599460"/>
                    </a:xfrm>
                    <a:prstGeom prst="rect">
                      <a:avLst/>
                    </a:prstGeom>
                    <a:noFill/>
                    <a:ln>
                      <a:noFill/>
                    </a:ln>
                  </pic:spPr>
                </pic:pic>
              </a:graphicData>
            </a:graphic>
          </wp:inline>
        </w:drawing>
      </w:r>
    </w:p>
    <w:p w14:paraId="053FE055" w14:textId="71E34265" w:rsidR="00090DCF" w:rsidRDefault="00090DCF" w:rsidP="00090DCF">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C615B">
        <w:rPr>
          <w:noProof/>
        </w:rPr>
        <w:t>82</w:t>
      </w:r>
      <w:r w:rsidR="00673E83">
        <w:rPr>
          <w:noProof/>
        </w:rPr>
        <w:fldChar w:fldCharType="end"/>
      </w:r>
      <w:r>
        <w:t>: LaboratoryAnalysis and Specimen dependencies</w:t>
      </w:r>
      <w:r w:rsidR="00B8253A">
        <w:t>.</w:t>
      </w:r>
    </w:p>
    <w:p w14:paraId="7C25DBA1" w14:textId="77777777" w:rsidR="00733724" w:rsidRDefault="00733724" w:rsidP="00733724">
      <w:pPr>
        <w:pStyle w:val="Titre3"/>
        <w:rPr>
          <w:lang w:val="en-CA"/>
        </w:rPr>
      </w:pPr>
      <w:bookmarkStart w:id="482" w:name="_Toc458065781"/>
      <w:r>
        <w:rPr>
          <w:lang w:val="en-CA"/>
        </w:rPr>
        <w:t>Laboratory Analysis</w:t>
      </w:r>
      <w:bookmarkEnd w:id="482"/>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 xml:space="preserve">The </w:t>
      </w:r>
      <w:r w:rsidRPr="0028745C">
        <w:rPr>
          <w:rStyle w:val="Entity"/>
        </w:rPr>
        <w:t>LaboratoryAnalysis</w:t>
      </w:r>
      <w:r w:rsidRPr="00486E2A">
        <w:rPr>
          <w:lang w:val="en-CA"/>
        </w:rPr>
        <w:t xml:space="preserve">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Titre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The "</w:t>
      </w:r>
      <w:r w:rsidRPr="0028745C">
        <w:rPr>
          <w:rStyle w:val="Entity"/>
        </w:rPr>
        <w:t>sampledFeature</w:t>
      </w:r>
      <w:r w:rsidRPr="0084053A">
        <w:rPr>
          <w:lang w:val="en-CA"/>
        </w:rPr>
        <w:t xml:space="preserve">" association links the </w:t>
      </w:r>
      <w:r w:rsidR="0099305B" w:rsidRPr="0028745C">
        <w:rPr>
          <w:rStyle w:val="Entity"/>
        </w:rPr>
        <w:t>OM::</w:t>
      </w:r>
      <w:r w:rsidRPr="0028745C">
        <w:rPr>
          <w:rStyle w:val="Entity"/>
        </w:rPr>
        <w:t>SF_SamplingFeature</w:t>
      </w:r>
      <w:r w:rsidRPr="0084053A">
        <w:rPr>
          <w:lang w:val="en-CA"/>
        </w:rPr>
        <w:t xml:space="preserv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448EC0B1" w14:textId="77777777" w:rsidR="000A04A2" w:rsidRDefault="000A04A2" w:rsidP="00F67178">
      <w:pPr>
        <w:rPr>
          <w:lang w:val="en-CA"/>
        </w:rPr>
      </w:pP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sidRPr="0028745C">
              <w:rPr>
                <w:rStyle w:val="Entity"/>
              </w:rPr>
              <w:t>OM:</w:t>
            </w:r>
            <w:proofErr w:type="gramStart"/>
            <w:r w:rsidRPr="0028745C">
              <w:rPr>
                <w:rStyle w:val="Entity"/>
              </w:rPr>
              <w:t>:</w:t>
            </w:r>
            <w:r w:rsidR="0084053A" w:rsidRPr="0028745C">
              <w:rPr>
                <w:rStyle w:val="Entity"/>
              </w:rPr>
              <w:t>SF</w:t>
            </w:r>
            <w:proofErr w:type="gramEnd"/>
            <w:r w:rsidR="0084053A" w:rsidRPr="0028745C">
              <w:rPr>
                <w:rStyle w:val="Entity"/>
              </w:rPr>
              <w:t>_SamplingFeature::sampledFeature</w:t>
            </w:r>
            <w:r w:rsidR="0084053A">
              <w:rPr>
                <w:rStyle w:val="reqtext"/>
                <w:lang w:val="en-CA"/>
              </w:rPr>
              <w:t xml:space="preserve"> SHALL not be an instance of </w:t>
            </w:r>
            <w:r w:rsidRPr="0028745C">
              <w:rPr>
                <w:rStyle w:val="Entity"/>
              </w:rPr>
              <w:t>OM::</w:t>
            </w:r>
            <w:r w:rsidR="0084053A" w:rsidRPr="0028745C">
              <w:rPr>
                <w:rStyle w:val="Entity"/>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Titre4"/>
      </w:pPr>
      <w:r>
        <w:t>OM_Observation.resultQuality</w:t>
      </w:r>
    </w:p>
    <w:p w14:paraId="6D29B8F8" w14:textId="77777777" w:rsidR="00733724" w:rsidRPr="00733724" w:rsidRDefault="00733724"/>
    <w:p w14:paraId="44BDC7C7" w14:textId="375851DB" w:rsidR="0084053A" w:rsidRDefault="0028745C" w:rsidP="0084053A">
      <w:r w:rsidRPr="0028745C">
        <w:rPr>
          <w:rStyle w:val="Entity"/>
        </w:rPr>
        <w:t>OM:</w:t>
      </w:r>
      <w:proofErr w:type="gramStart"/>
      <w:r w:rsidRPr="0028745C">
        <w:rPr>
          <w:rStyle w:val="Entity"/>
        </w:rPr>
        <w:t>:</w:t>
      </w:r>
      <w:r w:rsidR="0084053A" w:rsidRPr="0028745C">
        <w:rPr>
          <w:rStyle w:val="Entity"/>
        </w:rPr>
        <w:t>OM</w:t>
      </w:r>
      <w:proofErr w:type="gramEnd"/>
      <w:r w:rsidR="0084053A" w:rsidRPr="0028745C">
        <w:rPr>
          <w:rStyle w:val="Entity"/>
        </w:rPr>
        <w:t>_Observation</w:t>
      </w:r>
      <w:r w:rsidR="005960FA" w:rsidRPr="0028745C">
        <w:rPr>
          <w:rStyle w:val="Entity"/>
        </w:rPr>
        <w:t>::</w:t>
      </w:r>
      <w:r w:rsidR="0084053A" w:rsidRPr="0028745C">
        <w:rPr>
          <w:rStyle w:val="Entity"/>
        </w:rPr>
        <w:t>resultQuality</w:t>
      </w:r>
      <w:r w:rsidR="005960FA" w:rsidRPr="0028745C">
        <w:rPr>
          <w:rStyle w:val="Entity"/>
        </w:rPr>
        <w:t>::</w:t>
      </w:r>
      <w:r w:rsidR="0084053A" w:rsidRPr="0028745C">
        <w:rPr>
          <w:rStyle w:val="Entity"/>
        </w:rPr>
        <w:t>DQ_QuantitativeAttributeAccuracy</w:t>
      </w:r>
      <w:r w:rsidR="0084053A">
        <w:t xml:space="preserve"> attribute shall be used to represent analytical errors and detection limits for each analytical measurement.</w:t>
      </w:r>
    </w:p>
    <w:p w14:paraId="06FD44A9" w14:textId="27AA745E" w:rsidR="0084053A" w:rsidRDefault="0084053A" w:rsidP="0084053A">
      <w:r>
        <w:t>At least "</w:t>
      </w:r>
      <w:r w:rsidRPr="0028745C">
        <w:rPr>
          <w:rStyle w:val="Entity"/>
        </w:rPr>
        <w:t>nameOfMeasure</w:t>
      </w:r>
      <w:r>
        <w:t>" and "</w:t>
      </w:r>
      <w:r w:rsidRPr="0028745C">
        <w:rPr>
          <w:rStyle w:val="Entity"/>
        </w:rPr>
        <w:t>result</w:t>
      </w:r>
      <w:r>
        <w:t xml:space="preserve">" shall be used when delivering </w:t>
      </w:r>
      <w:r w:rsidR="0028745C" w:rsidRPr="0028745C">
        <w:rPr>
          <w:rStyle w:val="Entity"/>
        </w:rPr>
        <w:t>om</w:t>
      </w:r>
      <w:proofErr w:type="gramStart"/>
      <w:r w:rsidR="0028745C" w:rsidRPr="0028745C">
        <w:rPr>
          <w:rStyle w:val="Entity"/>
        </w:rPr>
        <w:t>:resultQuality</w:t>
      </w:r>
      <w:proofErr w:type="gramEnd"/>
      <w:r>
        <w:t xml:space="preserve">.  </w:t>
      </w:r>
    </w:p>
    <w:p w14:paraId="75CBE3F7" w14:textId="11B6E70C" w:rsidR="005960FA" w:rsidRDefault="00F658C5" w:rsidP="00385D07">
      <w:pPr>
        <w:keepNext/>
      </w:pPr>
      <w:r>
        <w:rPr>
          <w:noProof/>
          <w:lang w:val="en-CA" w:eastAsia="en-CA"/>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Lgende"/>
      </w:pPr>
      <w:r>
        <w:t xml:space="preserve">Figure </w:t>
      </w:r>
      <w:r>
        <w:fldChar w:fldCharType="begin"/>
      </w:r>
      <w:r>
        <w:instrText xml:space="preserve"> SEQ Figure \* ARABIC </w:instrText>
      </w:r>
      <w:r>
        <w:fldChar w:fldCharType="separate"/>
      </w:r>
      <w:r w:rsidR="007C615B">
        <w:rPr>
          <w:noProof/>
        </w:rPr>
        <w:t>83</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4961"/>
      </w:tblGrid>
      <w:tr w:rsidR="0084053A" w:rsidRPr="00D12552" w14:paraId="1F63D3ED" w14:textId="77777777" w:rsidTr="00680CF9">
        <w:trPr>
          <w:cantSplit/>
        </w:trPr>
        <w:tc>
          <w:tcPr>
            <w:tcW w:w="3936"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961"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28745C">
              <w:rPr>
                <w:rStyle w:val="Entity"/>
              </w:rPr>
              <w:t>DQ_QuantitativeAttributeAccuracy::nameOfMeasure</w:t>
            </w:r>
            <w:r>
              <w:rPr>
                <w:rStyle w:val="reqtext"/>
                <w:lang w:val="en-CA"/>
              </w:rPr>
              <w:t xml:space="preserve"> and </w:t>
            </w:r>
            <w:r w:rsidRPr="0028745C">
              <w:rPr>
                <w:rStyle w:val="Entity"/>
              </w:rPr>
              <w:t>DQ_QuantitativeAttributeAccuracy::result</w:t>
            </w:r>
            <w:r>
              <w:rPr>
                <w:rStyle w:val="reqtext"/>
                <w:lang w:val="en-CA"/>
              </w:rPr>
              <w:t xml:space="preserve">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w:t>
      </w:r>
      <w:r w:rsidRPr="0028745C">
        <w:rPr>
          <w:rStyle w:val="Entity"/>
        </w:rPr>
        <w:t>nameOfMeasure</w:t>
      </w:r>
      <w:r>
        <w:t>"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The characterString in "</w:t>
            </w:r>
            <w:r w:rsidRPr="0028745C">
              <w:rPr>
                <w:rStyle w:val="Entity"/>
              </w:rPr>
              <w:t>nameOfMeasure</w:t>
            </w:r>
            <w:r w:rsidRPr="0084053A">
              <w:rPr>
                <w:rStyle w:val="reqtext"/>
                <w:lang w:val="en-CA"/>
              </w:rPr>
              <w:t xml:space="preserv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Titre4"/>
      </w:pPr>
      <w:r>
        <w:t>OM_Observation</w:t>
      </w:r>
      <w:r w:rsidR="00FD6399">
        <w:t>::</w:t>
      </w:r>
      <w:r>
        <w:t>parameter</w:t>
      </w:r>
    </w:p>
    <w:p w14:paraId="7AFF5598" w14:textId="77777777" w:rsidR="00733724" w:rsidRPr="00733724" w:rsidRDefault="00733724"/>
    <w:p w14:paraId="1EC677FE" w14:textId="17C51F7B" w:rsidR="00C02200" w:rsidRDefault="00C02200" w:rsidP="002151F2">
      <w:r>
        <w:t>Analytical methods are very varied and a single mo</w:t>
      </w:r>
      <w:r w:rsidR="00440B00">
        <w:t>del can not</w:t>
      </w:r>
      <w:r>
        <w:t xml:space="preserve"> capture all the intricacies of </w:t>
      </w:r>
      <w:r w:rsidR="00440B00">
        <w:t>all</w:t>
      </w:r>
      <w:r>
        <w:t xml:space="preserve"> method</w:t>
      </w:r>
      <w:r w:rsidR="00440B00">
        <w:t>s</w:t>
      </w:r>
      <w:r>
        <w:t xml:space="preserve">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2AA2DB0B" w:rsidR="00775DD7" w:rsidRDefault="00B33059" w:rsidP="00775DD7">
      <w:pPr>
        <w:keepNext/>
      </w:pPr>
      <w:r>
        <w:rPr>
          <w:noProof/>
          <w:lang w:val="en-CA" w:eastAsia="en-CA"/>
        </w:rPr>
        <w:lastRenderedPageBreak/>
        <w:drawing>
          <wp:inline distT="0" distB="0" distL="0" distR="0" wp14:anchorId="57DAB59A" wp14:editId="3995B5B5">
            <wp:extent cx="5486400" cy="2860391"/>
            <wp:effectExtent l="0" t="0" r="0" b="0"/>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2860391"/>
                    </a:xfrm>
                    <a:prstGeom prst="rect">
                      <a:avLst/>
                    </a:prstGeom>
                    <a:noFill/>
                    <a:ln>
                      <a:noFill/>
                    </a:ln>
                  </pic:spPr>
                </pic:pic>
              </a:graphicData>
            </a:graphic>
          </wp:inline>
        </w:drawing>
      </w:r>
    </w:p>
    <w:p w14:paraId="790AFF30" w14:textId="0493EFE2" w:rsidR="00486E2A" w:rsidRDefault="00775DD7" w:rsidP="00775DD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C615B">
        <w:rPr>
          <w:noProof/>
        </w:rPr>
        <w:t>84</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3D808368" w:rsidR="00775DD7" w:rsidRDefault="00722E9C" w:rsidP="00775DD7">
      <w:pPr>
        <w:keepNext/>
      </w:pPr>
      <w:r>
        <w:rPr>
          <w:noProof/>
          <w:lang w:val="en-CA" w:eastAsia="en-CA"/>
        </w:rPr>
        <w:drawing>
          <wp:inline distT="0" distB="0" distL="0" distR="0" wp14:anchorId="17758972" wp14:editId="28BC8212">
            <wp:extent cx="5486400" cy="2915452"/>
            <wp:effectExtent l="0" t="0" r="0" b="0"/>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2915452"/>
                    </a:xfrm>
                    <a:prstGeom prst="rect">
                      <a:avLst/>
                    </a:prstGeom>
                    <a:noFill/>
                    <a:ln>
                      <a:noFill/>
                    </a:ln>
                  </pic:spPr>
                </pic:pic>
              </a:graphicData>
            </a:graphic>
          </wp:inline>
        </w:drawing>
      </w:r>
    </w:p>
    <w:p w14:paraId="0188072E" w14:textId="5A4E3C54"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85</w:t>
      </w:r>
      <w:r w:rsidR="00673E83">
        <w:rPr>
          <w:noProof/>
        </w:rPr>
        <w:fldChar w:fldCharType="end"/>
      </w:r>
      <w:r>
        <w:t>: Analytical instrument</w:t>
      </w:r>
      <w:r w:rsidR="00733724">
        <w:t xml:space="preserve"> context diagram</w:t>
      </w:r>
      <w:r w:rsidR="00B8253A">
        <w:t>.</w:t>
      </w:r>
    </w:p>
    <w:p w14:paraId="48773137" w14:textId="453648ED" w:rsidR="00733724" w:rsidRPr="00733724" w:rsidRDefault="00733724" w:rsidP="00D20646">
      <w:pPr>
        <w:pStyle w:val="Titre5"/>
      </w:pPr>
      <w:proofErr w:type="gramStart"/>
      <w:r>
        <w:t>t</w:t>
      </w:r>
      <w:r w:rsidRPr="00733724">
        <w:t>ype</w:t>
      </w:r>
      <w:proofErr w:type="gramEnd"/>
    </w:p>
    <w:p w14:paraId="71D50A4C" w14:textId="22C8CEF0" w:rsidR="00733724" w:rsidRPr="00733724" w:rsidRDefault="00733724" w:rsidP="00D20646">
      <w:r>
        <w:lastRenderedPageBreak/>
        <w:t xml:space="preserve">The property </w:t>
      </w:r>
      <w:r w:rsidRPr="0028745C">
        <w:rPr>
          <w:rStyle w:val="Entity"/>
        </w:rPr>
        <w:t>type</w:t>
      </w:r>
      <w:proofErr w:type="gramStart"/>
      <w:r w:rsidRPr="0028745C">
        <w:rPr>
          <w:rStyle w:val="Entity"/>
        </w:rPr>
        <w:t>:Instrumen</w:t>
      </w:r>
      <w:r w:rsidR="00440B00" w:rsidRPr="0028745C">
        <w:rPr>
          <w:rStyle w:val="Entity"/>
        </w:rPr>
        <w:t>tTypeTerm</w:t>
      </w:r>
      <w:proofErr w:type="gramEnd"/>
      <w:r w:rsidR="00440B00">
        <w:t xml:space="preserve"> </w:t>
      </w:r>
      <w:r>
        <w:t>report</w:t>
      </w:r>
      <w:r w:rsidR="00440B00">
        <w:t>s</w:t>
      </w:r>
      <w:r>
        <w:t xml:space="preserve">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8CF7B70" w14:textId="464AB3CD" w:rsidR="00733724" w:rsidRPr="00440B00" w:rsidRDefault="00733724" w:rsidP="00D20646">
      <w:pPr>
        <w:pStyle w:val="Titre5"/>
        <w:rPr>
          <w:lang w:val="en-CA"/>
        </w:rPr>
      </w:pPr>
      <w:bookmarkStart w:id="483" w:name="BKM_4320F660_2F6E_4F45_98F8_50B996AF05CA"/>
      <w:bookmarkEnd w:id="483"/>
      <w:proofErr w:type="gramStart"/>
      <w:r>
        <w:rPr>
          <w:lang w:val="en-CA"/>
        </w:rPr>
        <w:t>m</w:t>
      </w:r>
      <w:r w:rsidRPr="00733724">
        <w:rPr>
          <w:lang w:val="en-CA"/>
        </w:rPr>
        <w:t>odel</w:t>
      </w:r>
      <w:proofErr w:type="gramEnd"/>
    </w:p>
    <w:p w14:paraId="3814989A" w14:textId="52B482C6" w:rsidR="00733724" w:rsidRDefault="00733724" w:rsidP="00D20646">
      <w:pPr>
        <w:rPr>
          <w:lang w:val="en-CA"/>
        </w:rPr>
      </w:pPr>
      <w:r>
        <w:rPr>
          <w:lang w:val="en-CA"/>
        </w:rPr>
        <w:t xml:space="preserve">The property </w:t>
      </w:r>
      <w:r w:rsidRPr="0028745C">
        <w:rPr>
          <w:rStyle w:val="Entity"/>
        </w:rPr>
        <w:t>mode</w:t>
      </w:r>
      <w:proofErr w:type="gramStart"/>
      <w:r w:rsidR="00253146" w:rsidRPr="0028745C">
        <w:rPr>
          <w:rStyle w:val="Entity"/>
        </w:rPr>
        <w:t>:Primitive</w:t>
      </w:r>
      <w:proofErr w:type="gramEnd"/>
      <w:r w:rsidR="00253146" w:rsidRPr="0028745C">
        <w:rPr>
          <w:rStyle w:val="Entity"/>
        </w:rPr>
        <w:t>::CharacterString</w:t>
      </w:r>
      <w:r>
        <w:rPr>
          <w:lang w:val="en-CA"/>
        </w:rPr>
        <w:t xml:space="preserve"> contain</w:t>
      </w:r>
      <w:r w:rsidR="00440B00">
        <w:rPr>
          <w:lang w:val="en-CA"/>
        </w:rPr>
        <w:t>s</w:t>
      </w:r>
      <w:r>
        <w:rPr>
          <w:lang w:val="en-CA"/>
        </w:rPr>
        <w:t xml:space="preserve">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63CAA9C1" w14:textId="0540BD78" w:rsidR="00733724" w:rsidRPr="00440B00" w:rsidRDefault="00733724" w:rsidP="00440B00">
      <w:pPr>
        <w:pStyle w:val="Titre5"/>
        <w:rPr>
          <w:lang w:val="en-CA"/>
        </w:rPr>
      </w:pPr>
      <w:proofErr w:type="gramStart"/>
      <w:r w:rsidRPr="00D970E9">
        <w:rPr>
          <w:lang w:val="en-CA"/>
        </w:rPr>
        <w:t>serialNumber</w:t>
      </w:r>
      <w:proofErr w:type="gramEnd"/>
    </w:p>
    <w:p w14:paraId="70DF2DF2" w14:textId="706189A8" w:rsidR="00733724" w:rsidRDefault="00733724" w:rsidP="00D20646">
      <w:pPr>
        <w:rPr>
          <w:lang w:val="en-CA"/>
        </w:rPr>
      </w:pPr>
      <w:r>
        <w:rPr>
          <w:lang w:val="en-CA"/>
        </w:rPr>
        <w:t xml:space="preserve">The property </w:t>
      </w:r>
      <w:r w:rsidRPr="0028745C">
        <w:rPr>
          <w:rStyle w:val="Entity"/>
        </w:rPr>
        <w:t>serialNumber</w:t>
      </w:r>
      <w:proofErr w:type="gramStart"/>
      <w:r w:rsidR="00253146" w:rsidRPr="0028745C">
        <w:rPr>
          <w:rStyle w:val="Entity"/>
        </w:rPr>
        <w:t>:Primitive</w:t>
      </w:r>
      <w:proofErr w:type="gramEnd"/>
      <w:r w:rsidR="00253146" w:rsidRPr="0028745C">
        <w:rPr>
          <w:rStyle w:val="Entity"/>
        </w:rPr>
        <w:t>::CharacterString</w:t>
      </w:r>
      <w:r>
        <w:rPr>
          <w:lang w:val="en-CA"/>
        </w:rPr>
        <w:t xml:space="preserve"> contain</w:t>
      </w:r>
      <w:r w:rsidR="00440B00">
        <w:rPr>
          <w:lang w:val="en-CA"/>
        </w:rPr>
        <w:t>s</w:t>
      </w:r>
      <w:r>
        <w:rPr>
          <w:lang w:val="en-CA"/>
        </w:rPr>
        <w:t xml:space="preserve"> a string that </w:t>
      </w:r>
      <w:r w:rsidR="009C2E9A">
        <w:rPr>
          <w:lang w:val="en-CA"/>
        </w:rPr>
        <w:t xml:space="preserve">contains </w:t>
      </w:r>
      <w:r w:rsidRPr="00733724">
        <w:rPr>
          <w:lang w:val="en-CA"/>
        </w:rPr>
        <w:t>the serial number of the machine used in an analytical session.</w:t>
      </w:r>
    </w:p>
    <w:p w14:paraId="068C6484" w14:textId="20EC8C40" w:rsidR="00B17686" w:rsidRPr="00440B00" w:rsidRDefault="00733724" w:rsidP="00D20646">
      <w:pPr>
        <w:pStyle w:val="Titre5"/>
        <w:rPr>
          <w:lang w:val="en-CA"/>
        </w:rPr>
      </w:pPr>
      <w:proofErr w:type="gramStart"/>
      <w:r w:rsidRPr="00D970E9">
        <w:rPr>
          <w:lang w:val="en-CA"/>
        </w:rPr>
        <w:t>commissionDate</w:t>
      </w:r>
      <w:proofErr w:type="gramEnd"/>
    </w:p>
    <w:p w14:paraId="68EF6576" w14:textId="597EBFCB" w:rsidR="00733724" w:rsidRDefault="00733724" w:rsidP="00D20646">
      <w:pPr>
        <w:rPr>
          <w:lang w:val="en-CA"/>
        </w:rPr>
      </w:pPr>
      <w:r>
        <w:rPr>
          <w:lang w:val="en-CA"/>
        </w:rPr>
        <w:t xml:space="preserve">The property </w:t>
      </w:r>
      <w:r w:rsidRPr="0028745C">
        <w:rPr>
          <w:rStyle w:val="Entity"/>
        </w:rPr>
        <w:t>commissionDate</w:t>
      </w:r>
      <w:r>
        <w:rPr>
          <w:lang w:val="en-CA"/>
        </w:rPr>
        <w:t xml:space="preserve"> </w:t>
      </w:r>
      <w:r w:rsidR="00440B00">
        <w:rPr>
          <w:lang w:val="en-CA"/>
        </w:rPr>
        <w:t>is</w:t>
      </w:r>
      <w:r>
        <w:rPr>
          <w:lang w:val="en-CA"/>
        </w:rPr>
        <w:t xml:space="preserve"> an association between an </w:t>
      </w:r>
      <w:r w:rsidRPr="0028745C">
        <w:rPr>
          <w:rStyle w:val="Entity"/>
        </w:rPr>
        <w:t>AnalyticalInstrument</w:t>
      </w:r>
      <w:r>
        <w:rPr>
          <w:lang w:val="en-CA"/>
        </w:rPr>
        <w:t xml:space="preserve"> and a </w:t>
      </w:r>
      <w:r w:rsidRPr="0028745C">
        <w:rPr>
          <w:rStyle w:val="Entity"/>
        </w:rPr>
        <w:t>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3D6F7A9D" w14:textId="4E49173F" w:rsidR="00B17686" w:rsidRPr="0028745C" w:rsidRDefault="00B16B13" w:rsidP="0028745C">
      <w:pPr>
        <w:pStyle w:val="Titre5"/>
        <w:rPr>
          <w:lang w:val="en-CA"/>
        </w:rPr>
      </w:pPr>
      <w:proofErr w:type="gramStart"/>
      <w:r>
        <w:rPr>
          <w:lang w:val="en-CA"/>
        </w:rPr>
        <w:t>location</w:t>
      </w:r>
      <w:proofErr w:type="gramEnd"/>
    </w:p>
    <w:p w14:paraId="10782A7A" w14:textId="5AEB9C17" w:rsidR="00B17686" w:rsidRDefault="00B17686" w:rsidP="00D20646">
      <w:pPr>
        <w:rPr>
          <w:lang w:val="en-CA"/>
        </w:rPr>
      </w:pPr>
      <w:r>
        <w:rPr>
          <w:lang w:val="en-CA"/>
        </w:rPr>
        <w:t xml:space="preserve">The property </w:t>
      </w:r>
      <w:r w:rsidRPr="0028745C">
        <w:rPr>
          <w:rStyle w:val="Entity"/>
        </w:rPr>
        <w:t>location</w:t>
      </w:r>
      <w:r>
        <w:rPr>
          <w:lang w:val="en-CA"/>
        </w:rPr>
        <w:t xml:space="preserve"> </w:t>
      </w:r>
      <w:r w:rsidR="00440B00">
        <w:rPr>
          <w:lang w:val="en-CA"/>
        </w:rPr>
        <w:t>is</w:t>
      </w:r>
      <w:r>
        <w:rPr>
          <w:lang w:val="en-CA"/>
        </w:rPr>
        <w:t xml:space="preserve"> an association between an </w:t>
      </w:r>
      <w:r w:rsidRPr="0028745C">
        <w:rPr>
          <w:rStyle w:val="Entity"/>
        </w:rPr>
        <w:t>AnalyticalInstrument</w:t>
      </w:r>
      <w:r>
        <w:rPr>
          <w:lang w:val="en-CA"/>
        </w:rPr>
        <w:t xml:space="preserve"> and a </w:t>
      </w:r>
      <w:r w:rsidR="009C2E9A" w:rsidRPr="0028745C">
        <w:rPr>
          <w:rStyle w:val="Entity"/>
        </w:rPr>
        <w:t>CIT</w:t>
      </w:r>
      <w:proofErr w:type="gramStart"/>
      <w:r w:rsidRPr="0028745C">
        <w:rPr>
          <w:rStyle w:val="Entity"/>
        </w:rPr>
        <w:t>:Responsibility</w:t>
      </w:r>
      <w:proofErr w:type="gramEnd"/>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sidR="0028745C">
        <w:rPr>
          <w:lang w:val="en-CA"/>
        </w:rPr>
        <w:t>.</w:t>
      </w:r>
    </w:p>
    <w:p w14:paraId="6D024AFB" w14:textId="0C037606" w:rsidR="00B17686" w:rsidRDefault="00B17686" w:rsidP="00D20646">
      <w:pPr>
        <w:pStyle w:val="Titre5"/>
        <w:rPr>
          <w:lang w:val="en-CA"/>
        </w:rPr>
      </w:pPr>
      <w:proofErr w:type="gramStart"/>
      <w:r w:rsidRPr="00D970E9">
        <w:rPr>
          <w:lang w:val="en-CA"/>
        </w:rPr>
        <w:t>usedIn</w:t>
      </w:r>
      <w:proofErr w:type="gramEnd"/>
    </w:p>
    <w:p w14:paraId="284A9576" w14:textId="73D5D2D9" w:rsidR="00733724" w:rsidRDefault="00B17686" w:rsidP="00D20646">
      <w:pPr>
        <w:rPr>
          <w:lang w:val="en-CA"/>
        </w:rPr>
      </w:pPr>
      <w:r w:rsidRPr="00B17686">
        <w:rPr>
          <w:lang w:val="en-CA"/>
        </w:rPr>
        <w:t xml:space="preserve">The property </w:t>
      </w:r>
      <w:r w:rsidRPr="0028745C">
        <w:rPr>
          <w:rStyle w:val="Entity"/>
        </w:rPr>
        <w:t>usedIn</w:t>
      </w:r>
      <w:r w:rsidRPr="00B17686">
        <w:rPr>
          <w:lang w:val="en-CA"/>
        </w:rPr>
        <w:t xml:space="preserve"> </w:t>
      </w:r>
      <w:r w:rsidR="00440B00">
        <w:rPr>
          <w:lang w:val="en-CA"/>
        </w:rPr>
        <w:t>is</w:t>
      </w:r>
      <w:r w:rsidRPr="00B17686">
        <w:rPr>
          <w:lang w:val="en-CA"/>
        </w:rPr>
        <w:t xml:space="preserve"> an association between an </w:t>
      </w:r>
      <w:r w:rsidRPr="0028745C">
        <w:rPr>
          <w:rStyle w:val="Entity"/>
        </w:rPr>
        <w:t>AnalyticalInstrument</w:t>
      </w:r>
      <w:r w:rsidRPr="00B17686">
        <w:rPr>
          <w:lang w:val="en-CA"/>
        </w:rPr>
        <w:t xml:space="preserve"> and </w:t>
      </w:r>
      <w:r w:rsidR="00A67C10" w:rsidRPr="00B17686">
        <w:rPr>
          <w:lang w:val="en-CA"/>
        </w:rPr>
        <w:t>an</w:t>
      </w:r>
      <w:r w:rsidRPr="00B17686">
        <w:rPr>
          <w:lang w:val="en-CA"/>
        </w:rPr>
        <w:t xml:space="preserve"> </w:t>
      </w:r>
      <w:r w:rsidRPr="0028745C">
        <w:rPr>
          <w:rStyle w:val="Entity"/>
        </w:rPr>
        <w:t>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Titre4"/>
        <w:rPr>
          <w:lang w:val="en-CA"/>
        </w:rPr>
      </w:pPr>
      <w:bookmarkStart w:id="484" w:name="BKM_C47BB20E_AB3E_41B0_BEAF_8545314C826D"/>
      <w:bookmarkStart w:id="485" w:name="BKM_5A9940B3_320D_4C85_8B41_0199FF52327B"/>
      <w:bookmarkStart w:id="486" w:name="BKM_692BBE92_2CD8_471D_9014_13E6919FFDA7"/>
      <w:bookmarkStart w:id="487" w:name="BKM_E14379F1_C7A7_42A6_B412_F1E01671E46F"/>
      <w:bookmarkStart w:id="488" w:name="BKM_40997390_B407_46AF_928A_15F7B52273ED"/>
      <w:bookmarkEnd w:id="484"/>
      <w:bookmarkEnd w:id="485"/>
      <w:bookmarkEnd w:id="486"/>
      <w:bookmarkEnd w:id="487"/>
      <w:bookmarkEnd w:id="488"/>
      <w:r>
        <w:rPr>
          <w:lang w:val="en-CA"/>
        </w:rPr>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 xml:space="preserve">describes the time and operator of a particular laboratory analytical session. </w:t>
      </w:r>
      <w:r w:rsidRPr="0028745C">
        <w:rPr>
          <w:rStyle w:val="Entity"/>
        </w:rPr>
        <w:t>AnalyticalSession</w:t>
      </w:r>
      <w:r w:rsidRPr="00775DD7">
        <w:rPr>
          <w:lang w:val="en-CA"/>
        </w:rPr>
        <w:t xml:space="preserve"> also has associated links to the type of instrument and analytical method used, processing steps applied to data collected during a session, and instrument parameters unique to that session.</w:t>
      </w:r>
    </w:p>
    <w:p w14:paraId="21746A91" w14:textId="2D13F6F6" w:rsidR="00775DD7" w:rsidRDefault="00722E9C" w:rsidP="00775DD7">
      <w:pPr>
        <w:keepNext/>
      </w:pPr>
      <w:r>
        <w:rPr>
          <w:noProof/>
          <w:lang w:val="en-CA" w:eastAsia="en-CA"/>
        </w:rPr>
        <w:lastRenderedPageBreak/>
        <w:drawing>
          <wp:inline distT="0" distB="0" distL="0" distR="0" wp14:anchorId="08D3426C" wp14:editId="721F0024">
            <wp:extent cx="5486400" cy="4334014"/>
            <wp:effectExtent l="0" t="0" r="0" b="9525"/>
            <wp:docPr id="531" name="Imag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4334014"/>
                    </a:xfrm>
                    <a:prstGeom prst="rect">
                      <a:avLst/>
                    </a:prstGeom>
                    <a:noFill/>
                    <a:ln>
                      <a:noFill/>
                    </a:ln>
                  </pic:spPr>
                </pic:pic>
              </a:graphicData>
            </a:graphic>
          </wp:inline>
        </w:drawing>
      </w:r>
    </w:p>
    <w:p w14:paraId="61F89649" w14:textId="4FFEE180"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86</w:t>
      </w:r>
      <w:r w:rsidR="00673E83">
        <w:rPr>
          <w:noProof/>
        </w:rPr>
        <w:fldChar w:fldCharType="end"/>
      </w:r>
      <w:r>
        <w:t>: Analytical session</w:t>
      </w:r>
      <w:r w:rsidR="00B17686">
        <w:t xml:space="preserve"> context diagram</w:t>
      </w:r>
      <w:r w:rsidR="00B8253A">
        <w:t>.</w:t>
      </w:r>
    </w:p>
    <w:p w14:paraId="761E59FC" w14:textId="62E39DCD" w:rsidR="00B17686" w:rsidRPr="00440B00" w:rsidRDefault="00B17686" w:rsidP="00D20646">
      <w:pPr>
        <w:pStyle w:val="Titre5"/>
        <w:rPr>
          <w:lang w:val="en-CA"/>
        </w:rPr>
      </w:pPr>
      <w:bookmarkStart w:id="489" w:name="BKM_BF1C223A_F0A6_4FC2_9EEF_88DC486F7DB4"/>
      <w:bookmarkEnd w:id="489"/>
      <w:proofErr w:type="gramStart"/>
      <w:r>
        <w:rPr>
          <w:lang w:val="en-CA"/>
        </w:rPr>
        <w:t>time</w:t>
      </w:r>
      <w:proofErr w:type="gramEnd"/>
    </w:p>
    <w:p w14:paraId="3D8B732E" w14:textId="2D2DFF77" w:rsidR="00B17686" w:rsidRDefault="00B17686" w:rsidP="00D20646">
      <w:pPr>
        <w:rPr>
          <w:lang w:val="en-CA"/>
        </w:rPr>
      </w:pPr>
      <w:r>
        <w:rPr>
          <w:lang w:val="en-CA"/>
        </w:rPr>
        <w:t xml:space="preserve">The property </w:t>
      </w:r>
      <w:r w:rsidRPr="0028745C">
        <w:rPr>
          <w:rStyle w:val="Entity"/>
        </w:rPr>
        <w:t>time</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 </w:t>
      </w:r>
      <w:r w:rsidRPr="0028745C">
        <w:rPr>
          <w:rStyle w:val="Entity"/>
        </w:rPr>
        <w:t>TM_Period</w:t>
      </w:r>
      <w:r>
        <w:rPr>
          <w:lang w:val="en-CA"/>
        </w:rPr>
        <w:t xml:space="preserve"> describing the</w:t>
      </w:r>
      <w:r w:rsidRPr="00B17686">
        <w:rPr>
          <w:lang w:val="en-CA"/>
        </w:rPr>
        <w:t xml:space="preserve"> time period during which the analysis was performed</w:t>
      </w:r>
      <w:r>
        <w:rPr>
          <w:lang w:val="en-CA"/>
        </w:rPr>
        <w:t>.</w:t>
      </w:r>
    </w:p>
    <w:p w14:paraId="1D4FEDC3" w14:textId="79AC5940" w:rsidR="00B17686" w:rsidRPr="00440B00" w:rsidRDefault="00A67C10" w:rsidP="00D20646">
      <w:pPr>
        <w:pStyle w:val="Titre5"/>
        <w:rPr>
          <w:lang w:val="en-CA"/>
        </w:rPr>
      </w:pPr>
      <w:proofErr w:type="gramStart"/>
      <w:r>
        <w:rPr>
          <w:lang w:val="en-CA"/>
        </w:rPr>
        <w:t>operator</w:t>
      </w:r>
      <w:proofErr w:type="gramEnd"/>
    </w:p>
    <w:p w14:paraId="11B3F18B" w14:textId="4BEBC0A9" w:rsidR="00B17686" w:rsidRDefault="00B17686" w:rsidP="00D20646">
      <w:pPr>
        <w:rPr>
          <w:lang w:val="en-CA"/>
        </w:rPr>
      </w:pPr>
      <w:r>
        <w:rPr>
          <w:lang w:val="en-CA"/>
        </w:rPr>
        <w:t xml:space="preserve">The property </w:t>
      </w:r>
      <w:r w:rsidRPr="0028745C">
        <w:rPr>
          <w:rStyle w:val="Entity"/>
        </w:rPr>
        <w:t>operator</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 </w:t>
      </w:r>
      <w:r w:rsidR="009C2E9A" w:rsidRPr="0028745C">
        <w:rPr>
          <w:rStyle w:val="Entity"/>
        </w:rPr>
        <w:t>CIT</w:t>
      </w:r>
      <w:proofErr w:type="gramStart"/>
      <w:r w:rsidRPr="0028745C">
        <w:rPr>
          <w:rStyle w:val="Entity"/>
        </w:rPr>
        <w:t>:CI</w:t>
      </w:r>
      <w:proofErr w:type="gramEnd"/>
      <w:r w:rsidRPr="0028745C">
        <w:rPr>
          <w:rStyle w:val="Entity"/>
        </w:rPr>
        <w:t>_Responsability</w:t>
      </w:r>
      <w:r>
        <w:rPr>
          <w:lang w:val="en-CA"/>
        </w:rPr>
        <w:t xml:space="preserve"> describing the </w:t>
      </w:r>
      <w:r w:rsidRPr="00B17686">
        <w:rPr>
          <w:lang w:val="en-CA"/>
        </w:rPr>
        <w:t>operator or organisation responsible for the analytical session</w:t>
      </w:r>
      <w:r>
        <w:rPr>
          <w:lang w:val="en-CA"/>
        </w:rPr>
        <w:t>.</w:t>
      </w:r>
    </w:p>
    <w:p w14:paraId="47C9D98F" w14:textId="742788AD" w:rsidR="00B17686" w:rsidRPr="00440B00" w:rsidRDefault="00B17686" w:rsidP="00440B00">
      <w:pPr>
        <w:pStyle w:val="Titre5"/>
        <w:rPr>
          <w:lang w:val="en-CA"/>
        </w:rPr>
      </w:pPr>
      <w:proofErr w:type="gramStart"/>
      <w:r>
        <w:rPr>
          <w:lang w:val="en-CA"/>
        </w:rPr>
        <w:t>p</w:t>
      </w:r>
      <w:r w:rsidRPr="00B17686">
        <w:rPr>
          <w:lang w:val="en-CA"/>
        </w:rPr>
        <w:t>arameter</w:t>
      </w:r>
      <w:proofErr w:type="gramEnd"/>
    </w:p>
    <w:p w14:paraId="0B857819" w14:textId="20335100" w:rsidR="00B17686" w:rsidRPr="0028745C" w:rsidRDefault="00B17686" w:rsidP="0028745C">
      <w:pPr>
        <w:rPr>
          <w:lang w:val="en-CA"/>
        </w:rPr>
      </w:pPr>
      <w:r>
        <w:rPr>
          <w:lang w:val="en-CA"/>
        </w:rPr>
        <w:t xml:space="preserve">The property </w:t>
      </w:r>
      <w:r w:rsidRPr="0028745C">
        <w:rPr>
          <w:rStyle w:val="Entity"/>
        </w:rPr>
        <w:t>parameter</w:t>
      </w:r>
      <w:r>
        <w:rPr>
          <w:lang w:val="en-CA"/>
        </w:rPr>
        <w:t xml:space="preserve"> </w:t>
      </w:r>
      <w:r w:rsidR="0028745C">
        <w:rPr>
          <w:lang w:val="en-CA"/>
        </w:rPr>
        <w:t>(</w:t>
      </w:r>
      <w:r w:rsidR="0028745C" w:rsidRPr="0028745C">
        <w:rPr>
          <w:rStyle w:val="Entity"/>
        </w:rPr>
        <w:t>OM</w:t>
      </w:r>
      <w:r w:rsidRPr="0028745C">
        <w:rPr>
          <w:rStyle w:val="Entity"/>
        </w:rPr>
        <w:t>:</w:t>
      </w:r>
      <w:r w:rsidR="0028745C" w:rsidRPr="0028745C">
        <w:rPr>
          <w:rStyle w:val="Entity"/>
        </w:rPr>
        <w:t>:</w:t>
      </w:r>
      <w:r w:rsidRPr="0028745C">
        <w:rPr>
          <w:rStyle w:val="Entity"/>
        </w:rPr>
        <w:t>NamedValue</w:t>
      </w:r>
      <w:r>
        <w:rPr>
          <w:lang w:val="en-CA"/>
        </w:rPr>
        <w:t>) contain</w:t>
      </w:r>
      <w:r w:rsidR="00440B00">
        <w:rPr>
          <w:lang w:val="en-CA"/>
        </w:rPr>
        <w:t>s</w:t>
      </w:r>
      <w:r>
        <w:rPr>
          <w:lang w:val="en-CA"/>
        </w:rPr>
        <w:t xml:space="preserve"> name/value pair to describe </w:t>
      </w:r>
      <w:proofErr w:type="gramStart"/>
      <w:r>
        <w:rPr>
          <w:lang w:val="en-CA"/>
        </w:rPr>
        <w:t xml:space="preserve">arbitrary  </w:t>
      </w:r>
      <w:r w:rsidRPr="00B17686">
        <w:rPr>
          <w:lang w:val="en-CA"/>
        </w:rPr>
        <w:t>environmental</w:t>
      </w:r>
      <w:proofErr w:type="gramEnd"/>
      <w:r w:rsidRPr="00B17686">
        <w:rPr>
          <w:lang w:val="en-CA"/>
        </w:rPr>
        <w:t xml:space="preserve"> or instrument setting parameters that apply to an entire analytical session (</w:t>
      </w:r>
      <w:r w:rsidR="001D1F28" w:rsidRPr="00B17686">
        <w:rPr>
          <w:lang w:val="en-CA"/>
        </w:rPr>
        <w:t>e.g.</w:t>
      </w:r>
      <w:r w:rsidRPr="00B17686">
        <w:rPr>
          <w:lang w:val="en-CA"/>
        </w:rPr>
        <w:t xml:space="preserve">, voltage, current, temperature, vacuum). The "name" attribute of </w:t>
      </w:r>
      <w:r w:rsidRPr="0028745C">
        <w:rPr>
          <w:rStyle w:val="Entity"/>
        </w:rPr>
        <w:t>NamedValue</w:t>
      </w:r>
      <w:r w:rsidRPr="00B17686">
        <w:rPr>
          <w:lang w:val="en-CA"/>
        </w:rPr>
        <w:t xml:space="preserve"> </w:t>
      </w:r>
      <w:r w:rsidR="00440B00">
        <w:rPr>
          <w:lang w:val="en-CA"/>
        </w:rPr>
        <w:t>is</w:t>
      </w:r>
      <w:r>
        <w:rPr>
          <w:lang w:val="en-CA"/>
        </w:rPr>
        <w:t xml:space="preserve"> a ter</w:t>
      </w:r>
      <w:r w:rsidR="0028745C">
        <w:rPr>
          <w:lang w:val="en-CA"/>
        </w:rPr>
        <w:t>m from a controlled vocabulary.</w:t>
      </w:r>
    </w:p>
    <w:p w14:paraId="320AB00D" w14:textId="4E24F580" w:rsidR="00B17686" w:rsidRPr="00440B00" w:rsidRDefault="00B17686" w:rsidP="00D20646">
      <w:pPr>
        <w:pStyle w:val="Titre5"/>
        <w:rPr>
          <w:lang w:val="en-CA"/>
        </w:rPr>
      </w:pPr>
      <w:proofErr w:type="gramStart"/>
      <w:r>
        <w:rPr>
          <w:lang w:val="en-CA"/>
        </w:rPr>
        <w:t>i</w:t>
      </w:r>
      <w:r w:rsidRPr="00B17686">
        <w:rPr>
          <w:lang w:val="en-CA"/>
        </w:rPr>
        <w:t>nstrument</w:t>
      </w:r>
      <w:proofErr w:type="gramEnd"/>
    </w:p>
    <w:p w14:paraId="19675D7A" w14:textId="1319019A" w:rsidR="00B17686" w:rsidRDefault="00B17686" w:rsidP="00D20646">
      <w:pPr>
        <w:rPr>
          <w:lang w:val="en-CA"/>
        </w:rPr>
      </w:pPr>
      <w:r>
        <w:rPr>
          <w:lang w:val="en-CA"/>
        </w:rPr>
        <w:t xml:space="preserve">The property </w:t>
      </w:r>
      <w:r w:rsidRPr="0028745C">
        <w:rPr>
          <w:rStyle w:val="Entity"/>
        </w:rPr>
        <w:t>instrument</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an </w:t>
      </w:r>
      <w:r w:rsidRPr="0028745C">
        <w:rPr>
          <w:rStyle w:val="Entity"/>
        </w:rPr>
        <w:t>AnalyticalInstrument</w:t>
      </w:r>
      <w:r>
        <w:rPr>
          <w:lang w:val="en-CA"/>
        </w:rPr>
        <w:t xml:space="preserve"> that describes </w:t>
      </w:r>
      <w:r w:rsidRPr="00B17686">
        <w:rPr>
          <w:lang w:val="en-CA"/>
        </w:rPr>
        <w:t>the instrument used in the analytical session</w:t>
      </w:r>
      <w:r>
        <w:rPr>
          <w:lang w:val="en-CA"/>
        </w:rPr>
        <w:t>.</w:t>
      </w:r>
    </w:p>
    <w:p w14:paraId="09D1CDE2" w14:textId="227363B3" w:rsidR="00B17686" w:rsidRPr="00440B00" w:rsidRDefault="00B17686" w:rsidP="00440B00">
      <w:pPr>
        <w:pStyle w:val="Titre5"/>
        <w:rPr>
          <w:lang w:val="en-CA"/>
        </w:rPr>
      </w:pPr>
      <w:proofErr w:type="gramStart"/>
      <w:r w:rsidRPr="00B17686">
        <w:rPr>
          <w:lang w:val="en-CA"/>
        </w:rPr>
        <w:lastRenderedPageBreak/>
        <w:t>referenceAnalysis</w:t>
      </w:r>
      <w:proofErr w:type="gramEnd"/>
    </w:p>
    <w:p w14:paraId="50D40316" w14:textId="58AF6238" w:rsidR="00B17686" w:rsidRDefault="00B17686" w:rsidP="00D20646">
      <w:pPr>
        <w:rPr>
          <w:lang w:val="en-CA"/>
        </w:rPr>
      </w:pPr>
      <w:r>
        <w:rPr>
          <w:lang w:val="en-CA"/>
        </w:rPr>
        <w:t xml:space="preserve">The property </w:t>
      </w:r>
      <w:r w:rsidRPr="0028745C">
        <w:rPr>
          <w:rStyle w:val="Entity"/>
        </w:rPr>
        <w:t>referenceAnalysis</w:t>
      </w:r>
      <w:r>
        <w:rPr>
          <w:lang w:val="en-CA"/>
        </w:rPr>
        <w:t xml:space="preserve"> </w:t>
      </w:r>
      <w:r w:rsidR="00440B00">
        <w:rPr>
          <w:lang w:val="en-CA"/>
        </w:rPr>
        <w:t>is</w:t>
      </w:r>
      <w:r>
        <w:rPr>
          <w:lang w:val="en-CA"/>
        </w:rPr>
        <w:t xml:space="preserve"> </w:t>
      </w:r>
      <w:r w:rsidRPr="00B17686">
        <w:rPr>
          <w:lang w:val="en-CA"/>
        </w:rPr>
        <w:t xml:space="preserve">an association between an </w:t>
      </w:r>
      <w:r w:rsidRPr="0028745C">
        <w:rPr>
          <w:rStyle w:val="Entity"/>
        </w:rPr>
        <w:t>AnalyticalSession</w:t>
      </w:r>
      <w:r w:rsidRPr="00B17686">
        <w:rPr>
          <w:lang w:val="en-CA"/>
        </w:rPr>
        <w:t xml:space="preserve"> and</w:t>
      </w:r>
      <w:r>
        <w:rPr>
          <w:lang w:val="en-CA"/>
        </w:rPr>
        <w:t xml:space="preserve"> a </w:t>
      </w:r>
      <w:r w:rsidRPr="0028745C">
        <w:rPr>
          <w:rStyle w:val="Entity"/>
        </w:rPr>
        <w:t>ReferenceSpecimen</w:t>
      </w:r>
      <w:r>
        <w:rPr>
          <w:lang w:val="en-CA"/>
        </w:rPr>
        <w:t xml:space="preserve">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Titre4"/>
        <w:rPr>
          <w:lang w:val="en-CA"/>
        </w:rPr>
      </w:pPr>
      <w:bookmarkStart w:id="490" w:name="BKM_FCC3B9BB_23CF_4B5C_A83B_A898D191B651"/>
      <w:bookmarkStart w:id="491" w:name="BKM_D9B59F94_645D_4A43_B06F_F3308DA82998"/>
      <w:bookmarkStart w:id="492" w:name="BKM_963C6EE0_1269_4609_B11A_C2CBF9678C56"/>
      <w:bookmarkEnd w:id="490"/>
      <w:bookmarkEnd w:id="491"/>
      <w:bookmarkEnd w:id="492"/>
      <w:r>
        <w:rPr>
          <w:lang w:val="en-CA"/>
        </w:rPr>
        <w:t>AnalyticalProcess</w:t>
      </w:r>
    </w:p>
    <w:p w14:paraId="13588CCA" w14:textId="77777777" w:rsidR="00B51AB4" w:rsidRDefault="00B51AB4" w:rsidP="00775DD7">
      <w:pPr>
        <w:rPr>
          <w:lang w:val="en-CA"/>
        </w:rPr>
      </w:pPr>
    </w:p>
    <w:p w14:paraId="75A83E7E" w14:textId="6BB72A4A" w:rsidR="00B51AB4" w:rsidRDefault="00B51AB4" w:rsidP="00775DD7">
      <w:pPr>
        <w:rPr>
          <w:lang w:val="en-CA"/>
        </w:rPr>
      </w:pPr>
      <w:r>
        <w:rPr>
          <w:lang w:val="en-CA"/>
        </w:rPr>
        <w:t>An analytical process is a c</w:t>
      </w:r>
      <w:r w:rsidRPr="00B51AB4">
        <w:rPr>
          <w:lang w:val="en-CA"/>
        </w:rPr>
        <w:t xml:space="preserve">oncrete implementation of </w:t>
      </w:r>
      <w:r w:rsidR="0028745C" w:rsidRPr="0028745C">
        <w:rPr>
          <w:rStyle w:val="Entity"/>
        </w:rPr>
        <w:t>OM::</w:t>
      </w:r>
      <w:r w:rsidRPr="0028745C">
        <w:rPr>
          <w:rStyle w:val="Entity"/>
        </w:rPr>
        <w:t>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28D011BF" w:rsidR="00D01D0C" w:rsidRDefault="00722E9C" w:rsidP="00D01D0C">
      <w:pPr>
        <w:keepNext/>
      </w:pPr>
      <w:r>
        <w:rPr>
          <w:noProof/>
          <w:lang w:val="en-CA" w:eastAsia="en-CA"/>
        </w:rPr>
        <w:drawing>
          <wp:inline distT="0" distB="0" distL="0" distR="0" wp14:anchorId="41388E7C" wp14:editId="650AF197">
            <wp:extent cx="5486400" cy="5109467"/>
            <wp:effectExtent l="0" t="0" r="0" b="0"/>
            <wp:docPr id="532" name="Imag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5109467"/>
                    </a:xfrm>
                    <a:prstGeom prst="rect">
                      <a:avLst/>
                    </a:prstGeom>
                    <a:noFill/>
                    <a:ln>
                      <a:noFill/>
                    </a:ln>
                  </pic:spPr>
                </pic:pic>
              </a:graphicData>
            </a:graphic>
          </wp:inline>
        </w:drawing>
      </w:r>
    </w:p>
    <w:p w14:paraId="0A42FE07" w14:textId="00265493" w:rsidR="00D01D0C" w:rsidRDefault="00D01D0C" w:rsidP="00D01D0C">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87</w:t>
      </w:r>
      <w:r w:rsidR="00673E83">
        <w:rPr>
          <w:noProof/>
        </w:rPr>
        <w:fldChar w:fldCharType="end"/>
      </w:r>
      <w:r>
        <w:t xml:space="preserve">: </w:t>
      </w:r>
      <w:r w:rsidRPr="002736FE">
        <w:t>Analytical process</w:t>
      </w:r>
    </w:p>
    <w:p w14:paraId="720FA316" w14:textId="7B8982BD" w:rsidR="0026586A" w:rsidRPr="0026586A" w:rsidRDefault="009C2E9A" w:rsidP="00D20646">
      <w:pPr>
        <w:pStyle w:val="Titre5"/>
      </w:pPr>
      <w:proofErr w:type="gramStart"/>
      <w:r>
        <w:t>m</w:t>
      </w:r>
      <w:r w:rsidR="0026586A" w:rsidRPr="0026586A">
        <w:t>ethod</w:t>
      </w:r>
      <w:proofErr w:type="gramEnd"/>
    </w:p>
    <w:p w14:paraId="24472439" w14:textId="5A61D41A" w:rsidR="0026586A" w:rsidRDefault="0026586A" w:rsidP="00D20646">
      <w:r>
        <w:lastRenderedPageBreak/>
        <w:t xml:space="preserve">The property </w:t>
      </w:r>
      <w:r w:rsidRPr="0028745C">
        <w:rPr>
          <w:rStyle w:val="Entity"/>
        </w:rPr>
        <w:t>method</w:t>
      </w:r>
      <w:r>
        <w:t xml:space="preserve"> </w:t>
      </w:r>
      <w:r w:rsidR="00440B00">
        <w:t>is</w:t>
      </w:r>
      <w:r>
        <w:t xml:space="preserve"> an association that links an </w:t>
      </w:r>
      <w:r w:rsidRPr="0028745C">
        <w:rPr>
          <w:rStyle w:val="Entity"/>
        </w:rPr>
        <w:t>AnalyticalProcess</w:t>
      </w:r>
      <w:r>
        <w:t xml:space="preserve"> to an </w:t>
      </w:r>
      <w:r w:rsidRPr="0028745C">
        <w:rPr>
          <w:rStyle w:val="Entity"/>
        </w:rPr>
        <w:t>AnalyticalMethod</w:t>
      </w:r>
      <w:r>
        <w:t xml:space="preserve"> that describes </w:t>
      </w:r>
      <w:r w:rsidRPr="0026586A">
        <w:t>the type of analytical method used to make an observation</w:t>
      </w:r>
      <w:r>
        <w:t>.</w:t>
      </w:r>
    </w:p>
    <w:p w14:paraId="02048FD2" w14:textId="3635F7F4" w:rsidR="0026586A" w:rsidRPr="00440B00" w:rsidRDefault="001D1F28" w:rsidP="00D20646">
      <w:pPr>
        <w:pStyle w:val="Titre5"/>
        <w:rPr>
          <w:lang w:val="en-CA"/>
        </w:rPr>
      </w:pPr>
      <w:proofErr w:type="gramStart"/>
      <w:r>
        <w:rPr>
          <w:lang w:val="en-CA"/>
        </w:rPr>
        <w:t>acquisition</w:t>
      </w:r>
      <w:proofErr w:type="gramEnd"/>
    </w:p>
    <w:p w14:paraId="53876CDA" w14:textId="0C2DAF9B" w:rsidR="0026586A" w:rsidRDefault="0026586A" w:rsidP="00D20646">
      <w:r w:rsidRPr="0026586A">
        <w:t xml:space="preserve">The property </w:t>
      </w:r>
      <w:r w:rsidR="0028745C" w:rsidRPr="0028745C">
        <w:rPr>
          <w:rStyle w:val="Entity"/>
        </w:rPr>
        <w:t>aquisition</w:t>
      </w:r>
      <w:r w:rsidRPr="0026586A">
        <w:t xml:space="preserve"> </w:t>
      </w:r>
      <w:r w:rsidR="00440B00">
        <w:t>is</w:t>
      </w:r>
      <w:r w:rsidRPr="0026586A">
        <w:t xml:space="preserve"> an association that links an </w:t>
      </w:r>
      <w:r w:rsidRPr="0028745C">
        <w:rPr>
          <w:rStyle w:val="Entity"/>
        </w:rPr>
        <w:t>AnalyticalProcess</w:t>
      </w:r>
      <w:r w:rsidRPr="0026586A">
        <w:t xml:space="preserve"> to an </w:t>
      </w:r>
      <w:r w:rsidRPr="0028745C">
        <w:rPr>
          <w:rStyle w:val="Entity"/>
        </w:rPr>
        <w:t>AnalyticalSession</w:t>
      </w:r>
      <w:r>
        <w:t xml:space="preserve"> that describes </w:t>
      </w:r>
      <w:r w:rsidRPr="0026586A">
        <w:t>the analytical session (</w:t>
      </w:r>
      <w:r w:rsidR="001D1F28" w:rsidRPr="0026586A">
        <w:t>e.g.</w:t>
      </w:r>
      <w:r w:rsidRPr="0026586A">
        <w:t>, laboratory session) in which an observation was made and data acquired.</w:t>
      </w:r>
    </w:p>
    <w:p w14:paraId="0A565D24" w14:textId="6CC5668F" w:rsidR="0026586A" w:rsidRPr="00440B00" w:rsidRDefault="001D1F28" w:rsidP="00D20646">
      <w:pPr>
        <w:pStyle w:val="Titre5"/>
        <w:rPr>
          <w:lang w:val="en-CA"/>
        </w:rPr>
      </w:pPr>
      <w:proofErr w:type="gramStart"/>
      <w:r>
        <w:rPr>
          <w:lang w:val="en-CA"/>
        </w:rPr>
        <w:t>computation</w:t>
      </w:r>
      <w:proofErr w:type="gramEnd"/>
    </w:p>
    <w:p w14:paraId="31C9FC0C" w14:textId="10014F2B" w:rsidR="0026586A" w:rsidRDefault="0026586A" w:rsidP="00D20646">
      <w:pPr>
        <w:rPr>
          <w:lang w:val="en-CA"/>
        </w:rPr>
      </w:pPr>
      <w:r>
        <w:rPr>
          <w:lang w:val="en-CA"/>
        </w:rPr>
        <w:t xml:space="preserve">The </w:t>
      </w:r>
      <w:r w:rsidRPr="0028745C">
        <w:rPr>
          <w:rStyle w:val="Entity"/>
        </w:rPr>
        <w:t>computation</w:t>
      </w:r>
      <w:r>
        <w:rPr>
          <w:lang w:val="en-CA"/>
        </w:rPr>
        <w:t xml:space="preserve"> property </w:t>
      </w:r>
      <w:r w:rsidR="00440B00">
        <w:rPr>
          <w:lang w:val="en-CA"/>
        </w:rPr>
        <w:t>is</w:t>
      </w:r>
      <w:r>
        <w:rPr>
          <w:lang w:val="en-CA"/>
        </w:rPr>
        <w:t xml:space="preserve"> an association between an </w:t>
      </w:r>
      <w:r w:rsidRPr="0028745C">
        <w:rPr>
          <w:rStyle w:val="Entity"/>
        </w:rPr>
        <w:t>AnalyticalProcess</w:t>
      </w:r>
      <w:r>
        <w:rPr>
          <w:lang w:val="en-CA"/>
        </w:rPr>
        <w:t xml:space="preserve"> </w:t>
      </w:r>
      <w:r w:rsidR="0028745C">
        <w:rPr>
          <w:lang w:val="en-CA"/>
        </w:rPr>
        <w:t xml:space="preserve">and a </w:t>
      </w:r>
      <w:r w:rsidR="0028745C" w:rsidRPr="0028745C">
        <w:rPr>
          <w:rStyle w:val="Entity"/>
        </w:rPr>
        <w:t>CIT</w:t>
      </w:r>
      <w:proofErr w:type="gramStart"/>
      <w:r w:rsidRPr="0028745C">
        <w:rPr>
          <w:rStyle w:val="Entity"/>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Titre4"/>
      </w:pPr>
      <w:r>
        <w:t>AnalyticalMethod</w:t>
      </w:r>
    </w:p>
    <w:p w14:paraId="66BC1DB3" w14:textId="77777777" w:rsidR="00E966AA" w:rsidRDefault="00E966AA" w:rsidP="00B51AB4"/>
    <w:p w14:paraId="4CF25447" w14:textId="08A7CF00" w:rsidR="00E966AA" w:rsidRDefault="0026586A" w:rsidP="00B51AB4">
      <w:r>
        <w:t xml:space="preserve">The </w:t>
      </w:r>
      <w:r w:rsidRPr="0028745C">
        <w:rPr>
          <w:rStyle w:val="Entity"/>
        </w:rPr>
        <w:t>AnalyticalMethod</w:t>
      </w:r>
      <w:r>
        <w:t xml:space="preserve">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0EDC5495" w:rsidR="00E966AA" w:rsidRDefault="00722E9C" w:rsidP="00E966AA">
      <w:pPr>
        <w:keepNext/>
      </w:pPr>
      <w:r>
        <w:rPr>
          <w:noProof/>
          <w:lang w:val="en-CA" w:eastAsia="en-CA"/>
        </w:rPr>
        <w:drawing>
          <wp:inline distT="0" distB="0" distL="0" distR="0" wp14:anchorId="7647D485" wp14:editId="574861CA">
            <wp:extent cx="4659630" cy="3104515"/>
            <wp:effectExtent l="0" t="0" r="7620" b="635"/>
            <wp:docPr id="533" name="Imag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59630" cy="3104515"/>
                    </a:xfrm>
                    <a:prstGeom prst="rect">
                      <a:avLst/>
                    </a:prstGeom>
                    <a:noFill/>
                    <a:ln>
                      <a:noFill/>
                    </a:ln>
                  </pic:spPr>
                </pic:pic>
              </a:graphicData>
            </a:graphic>
          </wp:inline>
        </w:drawing>
      </w:r>
    </w:p>
    <w:p w14:paraId="6CA05FBD" w14:textId="09224154"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88</w:t>
      </w:r>
      <w:r w:rsidR="00673E83">
        <w:rPr>
          <w:noProof/>
        </w:rPr>
        <w:fldChar w:fldCharType="end"/>
      </w:r>
      <w:r>
        <w:t xml:space="preserve"> : Analytical method</w:t>
      </w:r>
    </w:p>
    <w:p w14:paraId="6A155205" w14:textId="1EC62730" w:rsidR="0026586A" w:rsidRPr="0026586A" w:rsidRDefault="0026586A" w:rsidP="00440B00">
      <w:pPr>
        <w:pStyle w:val="Titre5"/>
      </w:pPr>
      <w:proofErr w:type="gramStart"/>
      <w:r w:rsidRPr="0026586A">
        <w:t>methodName</w:t>
      </w:r>
      <w:proofErr w:type="gramEnd"/>
    </w:p>
    <w:p w14:paraId="6E96A960" w14:textId="771C4213" w:rsidR="0026586A" w:rsidRDefault="0026586A" w:rsidP="00E966AA">
      <w:r>
        <w:t xml:space="preserve">The property </w:t>
      </w:r>
      <w:r w:rsidRPr="0028745C">
        <w:rPr>
          <w:rStyle w:val="Entity"/>
        </w:rPr>
        <w:t>methodName</w:t>
      </w:r>
      <w:proofErr w:type="gramStart"/>
      <w:r w:rsidRPr="0028745C">
        <w:rPr>
          <w:rStyle w:val="Entity"/>
        </w:rPr>
        <w:t>:AnalyticalMethodTerm</w:t>
      </w:r>
      <w:proofErr w:type="gramEnd"/>
      <w:r>
        <w:t xml:space="preserve"> contain</w:t>
      </w:r>
      <w:r w:rsidR="00440B00">
        <w:t>s</w:t>
      </w:r>
      <w:r>
        <w:t xml:space="preserve">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Titre5"/>
      </w:pPr>
      <w:proofErr w:type="gramStart"/>
      <w:r>
        <w:t>c</w:t>
      </w:r>
      <w:r w:rsidRPr="0026586A">
        <w:t>itation</w:t>
      </w:r>
      <w:proofErr w:type="gramEnd"/>
    </w:p>
    <w:p w14:paraId="096255E1" w14:textId="3DC05FEC" w:rsidR="0026586A" w:rsidRDefault="0026586A" w:rsidP="00E966AA">
      <w:r>
        <w:lastRenderedPageBreak/>
        <w:t xml:space="preserve">The </w:t>
      </w:r>
      <w:r w:rsidRPr="0028745C">
        <w:rPr>
          <w:rStyle w:val="Entity"/>
        </w:rPr>
        <w:t>citation</w:t>
      </w:r>
      <w:r>
        <w:t xml:space="preserve"> property </w:t>
      </w:r>
      <w:r w:rsidR="00440B00">
        <w:t>is</w:t>
      </w:r>
      <w:r>
        <w:t xml:space="preserve"> an association between an </w:t>
      </w:r>
      <w:r w:rsidRPr="0028745C">
        <w:rPr>
          <w:rStyle w:val="Entity"/>
        </w:rPr>
        <w:t>AnalyticalMethod</w:t>
      </w:r>
      <w:r>
        <w:t xml:space="preserve"> and a </w:t>
      </w:r>
      <w:r w:rsidR="009C2E9A" w:rsidRPr="0028745C">
        <w:rPr>
          <w:rStyle w:val="Entity"/>
        </w:rPr>
        <w:t>CIT</w:t>
      </w:r>
      <w:proofErr w:type="gramStart"/>
      <w:r w:rsidRPr="0028745C">
        <w:rPr>
          <w:rStyle w:val="Entity"/>
        </w:rPr>
        <w:t>:CI</w:t>
      </w:r>
      <w:proofErr w:type="gramEnd"/>
      <w:r w:rsidRPr="0028745C">
        <w:rPr>
          <w:rStyle w:val="Entity"/>
        </w:rPr>
        <w:t>_Citation</w:t>
      </w:r>
      <w:r>
        <w:t xml:space="preserve">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Titre4"/>
      </w:pPr>
      <w:bookmarkStart w:id="493" w:name="BKM_79050478_59B4_46CF_B3EE_2B3B979B34B2"/>
      <w:bookmarkStart w:id="494" w:name="BKM_49851DB0_5102_456A_B25E_E5E16C13E2EB"/>
      <w:bookmarkStart w:id="495" w:name="BKM_B16CD918_4034_47F7_9393_204D6BE54C10"/>
      <w:bookmarkEnd w:id="493"/>
      <w:bookmarkEnd w:id="494"/>
      <w:bookmarkEnd w:id="495"/>
      <w:r>
        <w:t>Image</w:t>
      </w:r>
    </w:p>
    <w:p w14:paraId="16C55310" w14:textId="77777777" w:rsidR="0026586A" w:rsidRDefault="0026586A" w:rsidP="00E966AA"/>
    <w:p w14:paraId="5C92B4AE" w14:textId="5B31CE94" w:rsidR="00E966AA" w:rsidRDefault="0026586A" w:rsidP="00E966AA">
      <w:r>
        <w:t xml:space="preserve">The </w:t>
      </w:r>
      <w:r w:rsidRPr="0028745C">
        <w:rPr>
          <w:rStyle w:val="Entity"/>
        </w:rPr>
        <w:t>Image</w:t>
      </w:r>
      <w:r>
        <w:t xml:space="preserv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0FC2EC3B" w:rsidR="00E966AA" w:rsidRDefault="00722E9C" w:rsidP="00E966AA">
      <w:pPr>
        <w:keepNext/>
      </w:pPr>
      <w:r>
        <w:rPr>
          <w:noProof/>
          <w:lang w:val="en-CA" w:eastAsia="en-CA"/>
        </w:rPr>
        <w:drawing>
          <wp:inline distT="0" distB="0" distL="0" distR="0" wp14:anchorId="42168951" wp14:editId="02F1C298">
            <wp:extent cx="2702560" cy="3145155"/>
            <wp:effectExtent l="0" t="0" r="2540" b="0"/>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02560" cy="3145155"/>
                    </a:xfrm>
                    <a:prstGeom prst="rect">
                      <a:avLst/>
                    </a:prstGeom>
                    <a:noFill/>
                    <a:ln>
                      <a:noFill/>
                    </a:ln>
                  </pic:spPr>
                </pic:pic>
              </a:graphicData>
            </a:graphic>
          </wp:inline>
        </w:drawing>
      </w:r>
    </w:p>
    <w:p w14:paraId="7E3A17FD" w14:textId="6819B001"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89</w:t>
      </w:r>
      <w:r w:rsidR="00673E83">
        <w:rPr>
          <w:noProof/>
        </w:rPr>
        <w:fldChar w:fldCharType="end"/>
      </w:r>
      <w:r>
        <w:t>: Image</w:t>
      </w:r>
    </w:p>
    <w:p w14:paraId="1B44B20B" w14:textId="0224D033" w:rsidR="00E966AA" w:rsidRPr="00E966AA" w:rsidRDefault="00E966AA" w:rsidP="00E966AA">
      <w:r>
        <w:t xml:space="preserve">When the image is available online, </w:t>
      </w:r>
      <w:r w:rsidR="0026586A">
        <w:t xml:space="preserve">the identifier of the image, a HTTP URI, </w:t>
      </w:r>
      <w:r w:rsidR="006521AB">
        <w:t>should</w:t>
      </w:r>
      <w:r w:rsidR="0026586A">
        <w:t xml:space="preserve">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0F4CBB3C" w:rsidR="00E966AA" w:rsidRPr="00D12552" w:rsidRDefault="0026586A" w:rsidP="00626BF7">
            <w:pPr>
              <w:pStyle w:val="Tabletext10"/>
              <w:jc w:val="left"/>
              <w:rPr>
                <w:rStyle w:val="reqtext"/>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w:t>
            </w:r>
            <w:r w:rsidR="00626BF7">
              <w:rPr>
                <w:rStyle w:val="reqtext"/>
                <w:lang w:val="en-CA"/>
              </w:rPr>
              <w:t>.</w:t>
            </w:r>
          </w:p>
        </w:tc>
      </w:tr>
    </w:tbl>
    <w:p w14:paraId="0DAFC62E" w14:textId="77777777" w:rsidR="00F67178" w:rsidRDefault="00F67178" w:rsidP="00E966AA"/>
    <w:p w14:paraId="7CEDEA20" w14:textId="6795E910" w:rsidR="00F67178" w:rsidRDefault="00F67178" w:rsidP="00E966AA">
      <w:proofErr w:type="gramStart"/>
      <w:r>
        <w:t xml:space="preserve">The </w:t>
      </w:r>
      <w:r w:rsidR="00F701C7" w:rsidRPr="0028745C">
        <w:rPr>
          <w:rStyle w:val="Entity"/>
        </w:rPr>
        <w:t>samplingMethod</w:t>
      </w:r>
      <w:r w:rsidR="00F701C7">
        <w:t xml:space="preserve"> (inherited from </w:t>
      </w:r>
      <w:r w:rsidR="0099305B" w:rsidRPr="0028745C">
        <w:rPr>
          <w:rStyle w:val="Entity"/>
        </w:rPr>
        <w:t>OM::</w:t>
      </w:r>
      <w:r w:rsidR="00F701C7" w:rsidRPr="0028745C">
        <w:rPr>
          <w:rStyle w:val="Entity"/>
        </w:rPr>
        <w:t>SF_SamplingFeature</w:t>
      </w:r>
      <w:r w:rsidR="00F701C7">
        <w:t xml:space="preserve">) </w:t>
      </w:r>
      <w:r>
        <w:t>for an image should be a</w:t>
      </w:r>
      <w:r w:rsidR="009C2E9A">
        <w:t xml:space="preserve">n identifier of a </w:t>
      </w:r>
      <w:r>
        <w:t>camera</w:t>
      </w:r>
      <w:r w:rsidR="00B8253A">
        <w:t>.</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sidRPr="0028745C">
              <w:rPr>
                <w:rStyle w:val="Entity"/>
              </w:rPr>
              <w:t>OM::</w:t>
            </w:r>
            <w:r w:rsidRPr="0028745C">
              <w:rPr>
                <w:rStyle w:val="Entity"/>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Titre3"/>
      </w:pPr>
      <w:bookmarkStart w:id="496" w:name="_Toc458065782"/>
      <w:r>
        <w:lastRenderedPageBreak/>
        <w:t>Geochronology</w:t>
      </w:r>
      <w:bookmarkEnd w:id="496"/>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3E64908" w:rsidR="007F7DE0" w:rsidRDefault="007F7DE0" w:rsidP="00C44904">
      <w:pPr>
        <w:pStyle w:val="Paragraphedeliste"/>
        <w:numPr>
          <w:ilvl w:val="0"/>
          <w:numId w:val="16"/>
        </w:numPr>
      </w:pPr>
      <w:r>
        <w:t xml:space="preserve">a </w:t>
      </w:r>
      <w:r w:rsidR="0028745C" w:rsidRPr="0028745C">
        <w:rPr>
          <w:rStyle w:val="Entity"/>
        </w:rPr>
        <w:t>OM::SF_S</w:t>
      </w:r>
      <w:r w:rsidRPr="0028745C">
        <w:rPr>
          <w:rStyle w:val="Entity"/>
        </w:rPr>
        <w:t>pecimen</w:t>
      </w:r>
      <w:r>
        <w:t xml:space="preserve"> (</w:t>
      </w:r>
      <w:r w:rsidR="00284E39">
        <w:t>e.g.</w:t>
      </w:r>
      <w:r>
        <w:t>; rock sample)</w:t>
      </w:r>
    </w:p>
    <w:p w14:paraId="39ECA28D" w14:textId="52A83CA0" w:rsidR="007F7DE0" w:rsidRDefault="007F7DE0" w:rsidP="00C44904">
      <w:pPr>
        <w:pStyle w:val="Paragraphedeliste"/>
        <w:numPr>
          <w:ilvl w:val="0"/>
          <w:numId w:val="16"/>
        </w:numPr>
      </w:pPr>
      <w:r>
        <w:t>a related collection of sampling features within that specimen (</w:t>
      </w:r>
      <w:r w:rsidR="00284E39">
        <w:t>e.g.</w:t>
      </w:r>
      <w:r>
        <w:t>; ion probe burn spots),</w:t>
      </w:r>
    </w:p>
    <w:p w14:paraId="4624D5BC" w14:textId="5F12373C" w:rsidR="007F7DE0" w:rsidRDefault="007F7DE0" w:rsidP="00C44904">
      <w:pPr>
        <w:pStyle w:val="Paragraphedeliste"/>
        <w:numPr>
          <w:ilvl w:val="0"/>
          <w:numId w:val="16"/>
        </w:numPr>
      </w:pPr>
      <w:proofErr w:type="gramStart"/>
      <w:r>
        <w:t>and</w:t>
      </w:r>
      <w:proofErr w:type="gramEnd"/>
      <w:r>
        <w:t xml:space="preserve"> a </w:t>
      </w:r>
      <w:r w:rsidRPr="0028745C">
        <w:rPr>
          <w:rStyle w:val="Entity"/>
        </w:rPr>
        <w:t>GeochronologicInterpretation</w:t>
      </w:r>
      <w:r>
        <w:t xml:space="preserve">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716CD67C" w:rsidR="007F7DE0" w:rsidRDefault="00722E9C" w:rsidP="007F7DE0">
      <w:pPr>
        <w:keepNext/>
      </w:pPr>
      <w:r>
        <w:rPr>
          <w:noProof/>
          <w:lang w:val="en-CA" w:eastAsia="en-CA"/>
        </w:rPr>
        <w:drawing>
          <wp:inline distT="0" distB="0" distL="0" distR="0" wp14:anchorId="22E7F29C" wp14:editId="652C4FE7">
            <wp:extent cx="5486400" cy="3329342"/>
            <wp:effectExtent l="0" t="0" r="0" b="4445"/>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3329342"/>
                    </a:xfrm>
                    <a:prstGeom prst="rect">
                      <a:avLst/>
                    </a:prstGeom>
                    <a:noFill/>
                    <a:ln>
                      <a:noFill/>
                    </a:ln>
                  </pic:spPr>
                </pic:pic>
              </a:graphicData>
            </a:graphic>
          </wp:inline>
        </w:drawing>
      </w:r>
    </w:p>
    <w:p w14:paraId="46654EFA" w14:textId="7135B344" w:rsidR="007F7DE0" w:rsidRDefault="007F7DE0" w:rsidP="007F7DE0">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90</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Titre4"/>
      </w:pPr>
      <w:bookmarkStart w:id="497" w:name="BKM_A1B6B909_67BC_419F_AEF9_8696BB63F29E"/>
      <w:bookmarkEnd w:id="497"/>
      <w:r>
        <w:t>GeochronologicInterpretation</w:t>
      </w:r>
    </w:p>
    <w:p w14:paraId="51A07AE7" w14:textId="77777777" w:rsidR="007F7DE0" w:rsidRDefault="007F7DE0" w:rsidP="007F7DE0"/>
    <w:p w14:paraId="33E713BD" w14:textId="09F2C3C6" w:rsidR="007F7DE0" w:rsidRDefault="00F701C7" w:rsidP="007F7DE0">
      <w:r>
        <w:t xml:space="preserve">A </w:t>
      </w:r>
      <w:r w:rsidRPr="0028745C">
        <w:rPr>
          <w:rStyle w:val="Entity"/>
        </w:rPr>
        <w:t>GeochronologicInterpretation</w:t>
      </w:r>
      <w:r>
        <w:t xml:space="preserve">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657AC24F" w:rsidR="007F7DE0" w:rsidRPr="00385D07" w:rsidRDefault="00722E9C" w:rsidP="007F7DE0">
      <w:pPr>
        <w:keepNext/>
        <w:rPr>
          <w:lang w:val="en-CA"/>
        </w:rPr>
      </w:pPr>
      <w:r>
        <w:rPr>
          <w:noProof/>
          <w:lang w:val="en-CA" w:eastAsia="en-CA"/>
        </w:rPr>
        <w:lastRenderedPageBreak/>
        <w:drawing>
          <wp:inline distT="0" distB="0" distL="0" distR="0" wp14:anchorId="61521178" wp14:editId="704FE448">
            <wp:extent cx="5486400" cy="5104990"/>
            <wp:effectExtent l="0" t="0" r="0" b="635"/>
            <wp:docPr id="536" name="Imag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5104990"/>
                    </a:xfrm>
                    <a:prstGeom prst="rect">
                      <a:avLst/>
                    </a:prstGeom>
                    <a:noFill/>
                    <a:ln>
                      <a:noFill/>
                    </a:ln>
                  </pic:spPr>
                </pic:pic>
              </a:graphicData>
            </a:graphic>
          </wp:inline>
        </w:drawing>
      </w:r>
    </w:p>
    <w:p w14:paraId="1497C4AA" w14:textId="5F0DB786" w:rsidR="007F7DE0" w:rsidRPr="006064ED" w:rsidRDefault="007F7DE0" w:rsidP="007F7DE0">
      <w:pPr>
        <w:pStyle w:val="Lgende"/>
        <w:rPr>
          <w:lang w:val="fr-CA"/>
        </w:rPr>
      </w:pPr>
      <w:r w:rsidRPr="006064ED">
        <w:rPr>
          <w:lang w:val="fr-CA"/>
        </w:rPr>
        <w:t xml:space="preserve">Figure </w:t>
      </w:r>
      <w:r w:rsidR="00673E83" w:rsidRPr="00385D07">
        <w:rPr>
          <w:lang w:val="en-CA"/>
        </w:rPr>
        <w:fldChar w:fldCharType="begin"/>
      </w:r>
      <w:r w:rsidR="00673E83" w:rsidRPr="006064ED">
        <w:rPr>
          <w:lang w:val="fr-CA"/>
        </w:rPr>
        <w:instrText xml:space="preserve"> SEQ Figure \* ARABIC </w:instrText>
      </w:r>
      <w:r w:rsidR="00673E83" w:rsidRPr="00385D07">
        <w:rPr>
          <w:lang w:val="en-CA"/>
        </w:rPr>
        <w:fldChar w:fldCharType="separate"/>
      </w:r>
      <w:r w:rsidR="007C615B">
        <w:rPr>
          <w:noProof/>
          <w:lang w:val="fr-CA"/>
        </w:rPr>
        <w:t>91</w:t>
      </w:r>
      <w:r w:rsidR="00673E83" w:rsidRPr="00385D07">
        <w:rPr>
          <w:noProof/>
          <w:lang w:val="en-CA"/>
        </w:rPr>
        <w:fldChar w:fldCharType="end"/>
      </w:r>
      <w:r w:rsidRPr="006064ED">
        <w:rPr>
          <w:lang w:val="fr-CA"/>
        </w:rPr>
        <w:t>: Geochronologic interpretation</w:t>
      </w:r>
      <w:r w:rsidR="00B8253A" w:rsidRPr="006064ED">
        <w:rPr>
          <w:lang w:val="fr-CA"/>
        </w:rPr>
        <w:t xml:space="preserve"> context diagram.</w:t>
      </w:r>
    </w:p>
    <w:p w14:paraId="700C1C18" w14:textId="06BB7526" w:rsidR="00F701C7" w:rsidRPr="006521AB" w:rsidRDefault="00F701C7" w:rsidP="006521AB">
      <w:pPr>
        <w:pStyle w:val="Titre5"/>
        <w:rPr>
          <w:lang w:val="en-CA"/>
        </w:rPr>
      </w:pPr>
      <w:proofErr w:type="gramStart"/>
      <w:r w:rsidRPr="00385D07">
        <w:rPr>
          <w:lang w:val="en-CA"/>
        </w:rPr>
        <w:t>interpretedAge</w:t>
      </w:r>
      <w:proofErr w:type="gramEnd"/>
    </w:p>
    <w:p w14:paraId="149479EF" w14:textId="77777777" w:rsidR="006521AB" w:rsidRDefault="00F701C7">
      <w:pPr>
        <w:rPr>
          <w:lang w:val="en-CA"/>
        </w:rPr>
      </w:pPr>
      <w:r>
        <w:t xml:space="preserve">The </w:t>
      </w:r>
      <w:r w:rsidRPr="0028745C">
        <w:rPr>
          <w:rStyle w:val="Entity"/>
        </w:rPr>
        <w:t>interpretedAge</w:t>
      </w:r>
      <w:r>
        <w:rPr>
          <w:lang w:val="en-CA"/>
        </w:rPr>
        <w:t xml:space="preserve"> property </w:t>
      </w:r>
      <w:r w:rsidR="006521AB">
        <w:rPr>
          <w:lang w:val="en-CA"/>
        </w:rPr>
        <w:t>is</w:t>
      </w:r>
      <w:r>
        <w:rPr>
          <w:lang w:val="en-CA"/>
        </w:rPr>
        <w:t xml:space="preserve"> an association between a </w:t>
      </w:r>
      <w:r w:rsidRPr="0028745C">
        <w:rPr>
          <w:rStyle w:val="Entity"/>
        </w:rPr>
        <w:t>GeochronologicInterpretation</w:t>
      </w:r>
      <w:r>
        <w:rPr>
          <w:lang w:val="en-CA"/>
        </w:rPr>
        <w:t xml:space="preserve"> and a </w:t>
      </w:r>
      <w:r w:rsidRPr="0028745C">
        <w:rPr>
          <w:rStyle w:val="Entity"/>
        </w:rPr>
        <w:t>GeologicEvent</w:t>
      </w:r>
      <w:r>
        <w:rPr>
          <w:lang w:val="en-CA"/>
        </w:rPr>
        <w:t xml:space="preserve"> that </w:t>
      </w:r>
      <w:r w:rsidRPr="00F701C7">
        <w:rPr>
          <w:lang w:val="en-CA"/>
        </w:rPr>
        <w:t>describe</w:t>
      </w:r>
      <w:r>
        <w:rPr>
          <w:lang w:val="en-CA"/>
        </w:rPr>
        <w:t>s</w:t>
      </w:r>
      <w:r w:rsidRPr="00F701C7">
        <w:rPr>
          <w:lang w:val="en-CA"/>
        </w:rPr>
        <w:t xml:space="preserve"> </w:t>
      </w:r>
      <w:r w:rsidR="006521AB">
        <w:rPr>
          <w:lang w:val="en-CA"/>
        </w:rPr>
        <w:t>the dated event</w:t>
      </w:r>
      <w:r w:rsidRPr="00F701C7">
        <w:rPr>
          <w:lang w:val="en-CA"/>
        </w:rPr>
        <w:t xml:space="preserve">, process and environment. </w:t>
      </w:r>
    </w:p>
    <w:p w14:paraId="3E2F5A03" w14:textId="77777777" w:rsidR="006521AB" w:rsidRDefault="00284E39">
      <w:pPr>
        <w:rPr>
          <w:lang w:val="en-CA"/>
        </w:rPr>
      </w:pPr>
      <w:r w:rsidRPr="00F701C7">
        <w:rPr>
          <w:lang w:val="en-CA"/>
        </w:rPr>
        <w:t>e.g</w:t>
      </w:r>
      <w:proofErr w:type="gramStart"/>
      <w:r w:rsidRPr="00F701C7">
        <w:rPr>
          <w:lang w:val="en-CA"/>
        </w:rPr>
        <w:t>.</w:t>
      </w:r>
      <w:r w:rsidR="00F701C7" w:rsidRPr="00F701C7">
        <w:rPr>
          <w:lang w:val="en-CA"/>
        </w:rPr>
        <w:t>,</w:t>
      </w:r>
      <w:proofErr w:type="gramEnd"/>
      <w:r w:rsidR="00F701C7" w:rsidRPr="00F701C7">
        <w:rPr>
          <w:lang w:val="en-CA"/>
        </w:rPr>
        <w:t xml:space="preserve"> </w:t>
      </w:r>
    </w:p>
    <w:p w14:paraId="6469556B" w14:textId="77777777" w:rsidR="006521AB" w:rsidRDefault="00F701C7" w:rsidP="00C44904">
      <w:pPr>
        <w:pStyle w:val="Paragraphedeliste"/>
        <w:numPr>
          <w:ilvl w:val="0"/>
          <w:numId w:val="32"/>
        </w:numPr>
        <w:rPr>
          <w:lang w:val="en-CA"/>
        </w:rPr>
      </w:pPr>
      <w:r w:rsidRPr="006521AB">
        <w:rPr>
          <w:lang w:val="en-CA"/>
        </w:rPr>
        <w:t xml:space="preserve">Event age = 350 Ma +/- 3 Ma. </w:t>
      </w:r>
    </w:p>
    <w:p w14:paraId="445C06A4" w14:textId="77777777" w:rsidR="006521AB" w:rsidRDefault="00F701C7" w:rsidP="00C44904">
      <w:pPr>
        <w:pStyle w:val="Paragraphedeliste"/>
        <w:numPr>
          <w:ilvl w:val="0"/>
          <w:numId w:val="32"/>
        </w:numPr>
        <w:rPr>
          <w:lang w:val="en-CA"/>
        </w:rPr>
      </w:pPr>
      <w:r w:rsidRPr="006521AB">
        <w:rPr>
          <w:lang w:val="en-CA"/>
        </w:rPr>
        <w:t xml:space="preserve">Event process = intrusion, extrusion, metamorphism. </w:t>
      </w:r>
    </w:p>
    <w:p w14:paraId="31BC4387" w14:textId="1977A3E3" w:rsidR="00F701C7" w:rsidRPr="006521AB" w:rsidRDefault="00F701C7" w:rsidP="00C44904">
      <w:pPr>
        <w:pStyle w:val="Paragraphedeliste"/>
        <w:numPr>
          <w:ilvl w:val="0"/>
          <w:numId w:val="32"/>
        </w:numPr>
        <w:rPr>
          <w:lang w:val="en-CA"/>
        </w:rPr>
      </w:pPr>
      <w:r w:rsidRPr="006521AB">
        <w:rPr>
          <w:lang w:val="en-CA"/>
        </w:rPr>
        <w:t>Event environment = plutonic, marine.</w:t>
      </w:r>
    </w:p>
    <w:p w14:paraId="1CC835DE" w14:textId="1751BA1F" w:rsidR="007F7DE0" w:rsidRDefault="00F701C7" w:rsidP="00D20646">
      <w:pPr>
        <w:pStyle w:val="Titre5"/>
        <w:rPr>
          <w:lang w:val="en-CA"/>
        </w:rPr>
      </w:pPr>
      <w:proofErr w:type="gramStart"/>
      <w:r w:rsidRPr="00F701C7">
        <w:rPr>
          <w:lang w:val="en-CA"/>
        </w:rPr>
        <w:t>isotopicEvent</w:t>
      </w:r>
      <w:proofErr w:type="gramEnd"/>
    </w:p>
    <w:p w14:paraId="355DE665" w14:textId="1509354D" w:rsidR="00F701C7" w:rsidRDefault="00F701C7" w:rsidP="00D20646">
      <w:pPr>
        <w:rPr>
          <w:lang w:val="en-CA"/>
        </w:rPr>
      </w:pPr>
      <w:r>
        <w:rPr>
          <w:lang w:val="en-CA"/>
        </w:rPr>
        <w:t xml:space="preserve">The </w:t>
      </w:r>
      <w:r w:rsidRPr="0028745C">
        <w:rPr>
          <w:rStyle w:val="Entity"/>
        </w:rPr>
        <w:t>isotopicEvent</w:t>
      </w:r>
      <w:proofErr w:type="gramStart"/>
      <w:r w:rsidRPr="0028745C">
        <w:rPr>
          <w:rStyle w:val="Entity"/>
        </w:rPr>
        <w:t>:IsotopicEventType</w:t>
      </w:r>
      <w:proofErr w:type="gramEnd"/>
      <w:r>
        <w:rPr>
          <w:lang w:val="en-CA"/>
        </w:rPr>
        <w:t xml:space="preserve">  contain</w:t>
      </w:r>
      <w:r w:rsidR="006521AB">
        <w:rPr>
          <w:lang w:val="en-CA"/>
        </w:rPr>
        <w:t>s</w:t>
      </w:r>
      <w:r>
        <w:rPr>
          <w:lang w:val="en-CA"/>
        </w:rPr>
        <w:t xml:space="preserve"> a term from a controlled vocabulary that </w:t>
      </w:r>
      <w:r w:rsidR="0028745C">
        <w:rPr>
          <w:lang w:val="en-CA"/>
        </w:rPr>
        <w:t>d</w:t>
      </w:r>
      <w:r w:rsidRPr="00F701C7">
        <w:rPr>
          <w:lang w:val="en-CA"/>
        </w:rPr>
        <w:t xml:space="preserve">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19E409B4" w14:textId="1B9A39E0" w:rsidR="00F701C7" w:rsidRPr="006521AB" w:rsidRDefault="00F701C7" w:rsidP="00D20646">
      <w:pPr>
        <w:pStyle w:val="Titre5"/>
        <w:rPr>
          <w:lang w:val="en-CA"/>
        </w:rPr>
      </w:pPr>
      <w:proofErr w:type="gramStart"/>
      <w:r w:rsidRPr="00F701C7">
        <w:rPr>
          <w:lang w:val="en-CA"/>
        </w:rPr>
        <w:lastRenderedPageBreak/>
        <w:t>isotopicSystem</w:t>
      </w:r>
      <w:proofErr w:type="gramEnd"/>
    </w:p>
    <w:p w14:paraId="1FB12F95" w14:textId="696AE46A" w:rsidR="00F701C7" w:rsidRDefault="00F701C7" w:rsidP="00D20646">
      <w:pPr>
        <w:rPr>
          <w:lang w:val="en-CA"/>
        </w:rPr>
      </w:pPr>
      <w:r>
        <w:rPr>
          <w:lang w:val="en-CA"/>
        </w:rPr>
        <w:t xml:space="preserve">The property </w:t>
      </w:r>
      <w:r w:rsidRPr="0028745C">
        <w:rPr>
          <w:rStyle w:val="Entity"/>
        </w:rPr>
        <w:t>isotopicSystem</w:t>
      </w:r>
      <w:proofErr w:type="gramStart"/>
      <w:r w:rsidRPr="0028745C">
        <w:rPr>
          <w:rStyle w:val="Entity"/>
        </w:rPr>
        <w:t>:IsotopicSystemName</w:t>
      </w:r>
      <w:proofErr w:type="gramEnd"/>
      <w:r>
        <w:rPr>
          <w:lang w:val="en-CA"/>
        </w:rPr>
        <w:t xml:space="preserve"> contain</w:t>
      </w:r>
      <w:r w:rsidR="006521AB">
        <w:rPr>
          <w:lang w:val="en-CA"/>
        </w:rPr>
        <w:t>s</w:t>
      </w:r>
      <w:r>
        <w:rPr>
          <w:lang w:val="en-CA"/>
        </w:rPr>
        <w:t xml:space="preserve">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7CE82D3C" w14:textId="7E6F324A" w:rsidR="00F701C7" w:rsidRPr="006521AB" w:rsidRDefault="00F701C7" w:rsidP="00D20646">
      <w:pPr>
        <w:pStyle w:val="Titre5"/>
        <w:rPr>
          <w:lang w:val="en-CA"/>
        </w:rPr>
      </w:pPr>
      <w:proofErr w:type="gramStart"/>
      <w:r>
        <w:rPr>
          <w:lang w:val="en-CA"/>
        </w:rPr>
        <w:t>statisticalMethod</w:t>
      </w:r>
      <w:proofErr w:type="gramEnd"/>
    </w:p>
    <w:p w14:paraId="47FAF8ED" w14:textId="2F1CD5A4" w:rsidR="00F701C7" w:rsidRDefault="00F701C7" w:rsidP="00D20646">
      <w:pPr>
        <w:rPr>
          <w:lang w:val="en-CA"/>
        </w:rPr>
      </w:pPr>
      <w:r>
        <w:rPr>
          <w:lang w:val="en-CA"/>
        </w:rPr>
        <w:t xml:space="preserve">The property </w:t>
      </w:r>
      <w:r w:rsidRPr="00A0556F">
        <w:rPr>
          <w:rStyle w:val="Entity"/>
        </w:rPr>
        <w:t>statisticalMethod</w:t>
      </w:r>
      <w:proofErr w:type="gramStart"/>
      <w:r w:rsidRPr="00A0556F">
        <w:rPr>
          <w:rStyle w:val="Entity"/>
        </w:rPr>
        <w:t>:</w:t>
      </w:r>
      <w:r w:rsidR="00284E39" w:rsidRPr="00A0556F">
        <w:rPr>
          <w:rStyle w:val="Entity"/>
        </w:rPr>
        <w:t>StatisticalMethodTerm</w:t>
      </w:r>
      <w:proofErr w:type="gramEnd"/>
      <w:r>
        <w:rPr>
          <w:lang w:val="en-CA"/>
        </w:rPr>
        <w:t xml:space="preserve"> contain</w:t>
      </w:r>
      <w:r w:rsidR="006521AB">
        <w:rPr>
          <w:lang w:val="en-CA"/>
        </w:rPr>
        <w:t>s</w:t>
      </w:r>
      <w:r>
        <w:rPr>
          <w:lang w:val="en-CA"/>
        </w:rPr>
        <w:t xml:space="preserve"> a term from a controlled vocabulary that describes the </w:t>
      </w:r>
      <w:r w:rsidRPr="00F701C7">
        <w:rPr>
          <w:lang w:val="en-CA"/>
        </w:rPr>
        <w:t>statistical method used to interpret the results</w:t>
      </w:r>
      <w:r>
        <w:rPr>
          <w:lang w:val="en-CA"/>
        </w:rPr>
        <w:t>.</w:t>
      </w:r>
    </w:p>
    <w:p w14:paraId="3F84F3B1" w14:textId="7E4FF95D" w:rsidR="00F701C7" w:rsidRPr="006521AB" w:rsidRDefault="00F701C7" w:rsidP="006521AB">
      <w:pPr>
        <w:pStyle w:val="Titre5"/>
        <w:rPr>
          <w:lang w:val="en-CA"/>
        </w:rPr>
      </w:pPr>
      <w:proofErr w:type="gramStart"/>
      <w:r w:rsidRPr="00D970E9">
        <w:rPr>
          <w:lang w:val="en-CA"/>
        </w:rPr>
        <w:t>interpretedBy</w:t>
      </w:r>
      <w:proofErr w:type="gramEnd"/>
    </w:p>
    <w:p w14:paraId="6A85A9C3" w14:textId="1E70A84C" w:rsidR="00F701C7" w:rsidRDefault="00F701C7" w:rsidP="00D20646">
      <w:pPr>
        <w:rPr>
          <w:lang w:val="en-CA"/>
        </w:rPr>
      </w:pPr>
      <w:r>
        <w:rPr>
          <w:lang w:val="en-CA"/>
        </w:rPr>
        <w:t xml:space="preserve">The property </w:t>
      </w:r>
      <w:r w:rsidRPr="00A0556F">
        <w:rPr>
          <w:rStyle w:val="Entity"/>
        </w:rPr>
        <w:t>interpretedBy</w:t>
      </w:r>
      <w:r>
        <w:rPr>
          <w:lang w:val="en-CA"/>
        </w:rPr>
        <w:t xml:space="preserve"> </w:t>
      </w:r>
      <w:r w:rsidR="006521AB">
        <w:rPr>
          <w:lang w:val="en-CA"/>
        </w:rPr>
        <w:t>is</w:t>
      </w:r>
      <w:r>
        <w:rPr>
          <w:lang w:val="en-CA"/>
        </w:rPr>
        <w:t xml:space="preserve"> an association between a </w:t>
      </w:r>
      <w:r w:rsidRPr="00A0556F">
        <w:rPr>
          <w:rStyle w:val="Entity"/>
        </w:rPr>
        <w:t>GeochronologicInterpretation</w:t>
      </w:r>
      <w:r>
        <w:rPr>
          <w:lang w:val="en-CA"/>
        </w:rPr>
        <w:t xml:space="preserve"> </w:t>
      </w:r>
      <w:r w:rsidR="00A0556F">
        <w:rPr>
          <w:lang w:val="en-CA"/>
        </w:rPr>
        <w:t xml:space="preserve">and a </w:t>
      </w:r>
      <w:r w:rsidR="00A0556F" w:rsidRPr="00A0556F">
        <w:rPr>
          <w:rStyle w:val="Entity"/>
        </w:rPr>
        <w:t>CIT</w:t>
      </w:r>
      <w:proofErr w:type="gramStart"/>
      <w:r w:rsidRPr="00A0556F">
        <w:rPr>
          <w:rStyle w:val="Entity"/>
        </w:rPr>
        <w:t>:CI</w:t>
      </w:r>
      <w:proofErr w:type="gramEnd"/>
      <w:r w:rsidRPr="00A0556F">
        <w:rPr>
          <w:rStyle w:val="Entity"/>
        </w:rPr>
        <w:t>_Responsability</w:t>
      </w:r>
      <w:r>
        <w:rPr>
          <w:lang w:val="en-CA"/>
        </w:rPr>
        <w:t xml:space="preserve"> describing the p</w:t>
      </w:r>
      <w:r w:rsidRPr="00F701C7">
        <w:rPr>
          <w:lang w:val="en-CA"/>
        </w:rPr>
        <w:t>arty responsible for this interpretation</w:t>
      </w:r>
      <w:r>
        <w:rPr>
          <w:lang w:val="en-CA"/>
        </w:rPr>
        <w:t>.</w:t>
      </w:r>
    </w:p>
    <w:p w14:paraId="141954F9" w14:textId="00193BE2" w:rsidR="00F701C7" w:rsidRPr="006521AB" w:rsidRDefault="00F701C7" w:rsidP="00D20646">
      <w:pPr>
        <w:pStyle w:val="Titre5"/>
        <w:rPr>
          <w:lang w:val="en-CA"/>
        </w:rPr>
      </w:pPr>
      <w:proofErr w:type="gramStart"/>
      <w:r>
        <w:rPr>
          <w:lang w:val="en-CA"/>
        </w:rPr>
        <w:t>c</w:t>
      </w:r>
      <w:r w:rsidRPr="00F701C7">
        <w:rPr>
          <w:lang w:val="en-CA"/>
        </w:rPr>
        <w:t>itation</w:t>
      </w:r>
      <w:proofErr w:type="gramEnd"/>
    </w:p>
    <w:p w14:paraId="78C03161" w14:textId="1C4F7FF4" w:rsidR="00F701C7" w:rsidRDefault="00F701C7" w:rsidP="00D20646">
      <w:pPr>
        <w:rPr>
          <w:lang w:val="en-CA"/>
        </w:rPr>
      </w:pPr>
      <w:r>
        <w:rPr>
          <w:lang w:val="en-CA"/>
        </w:rPr>
        <w:t xml:space="preserve">The </w:t>
      </w:r>
      <w:r w:rsidRPr="00A0556F">
        <w:rPr>
          <w:rStyle w:val="Entity"/>
        </w:rPr>
        <w:t>citation</w:t>
      </w:r>
      <w:r>
        <w:rPr>
          <w:lang w:val="en-CA"/>
        </w:rPr>
        <w:t xml:space="preserve"> property </w:t>
      </w:r>
      <w:r w:rsidR="006521AB">
        <w:rPr>
          <w:lang w:val="en-CA"/>
        </w:rPr>
        <w:t>is</w:t>
      </w:r>
      <w:r w:rsidRPr="00F701C7">
        <w:rPr>
          <w:lang w:val="en-CA"/>
        </w:rPr>
        <w:t xml:space="preserve"> an association between a </w:t>
      </w:r>
      <w:r w:rsidRPr="00A0556F">
        <w:rPr>
          <w:rStyle w:val="Entity"/>
        </w:rPr>
        <w:t>GeochronologicInterpretation</w:t>
      </w:r>
      <w:r w:rsidRPr="00F701C7">
        <w:rPr>
          <w:lang w:val="en-CA"/>
        </w:rPr>
        <w:t xml:space="preserve"> and a </w:t>
      </w:r>
      <w:r w:rsidR="009C2E9A" w:rsidRPr="00A0556F">
        <w:rPr>
          <w:rStyle w:val="Entity"/>
        </w:rPr>
        <w:t>CIT</w:t>
      </w:r>
      <w:proofErr w:type="gramStart"/>
      <w:r w:rsidRPr="00A0556F">
        <w:rPr>
          <w:rStyle w:val="Entity"/>
        </w:rPr>
        <w:t>:CI</w:t>
      </w:r>
      <w:proofErr w:type="gramEnd"/>
      <w:r w:rsidRPr="00A0556F">
        <w:rPr>
          <w:rStyle w:val="Entity"/>
        </w:rPr>
        <w:t>_Citation</w:t>
      </w:r>
      <w:r>
        <w:rPr>
          <w:lang w:val="en-CA"/>
        </w:rPr>
        <w:t xml:space="preserve">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68AC4B13" w14:textId="7A0B5BBA" w:rsidR="00F701C7" w:rsidRPr="006521AB" w:rsidRDefault="00F701C7" w:rsidP="00D20646">
      <w:pPr>
        <w:pStyle w:val="Titre5"/>
        <w:rPr>
          <w:lang w:val="en-CA"/>
        </w:rPr>
      </w:pPr>
      <w:proofErr w:type="gramStart"/>
      <w:r w:rsidRPr="00F701C7">
        <w:rPr>
          <w:lang w:val="en-CA"/>
        </w:rPr>
        <w:t>preferredInterpretation</w:t>
      </w:r>
      <w:proofErr w:type="gramEnd"/>
    </w:p>
    <w:p w14:paraId="35D365C2" w14:textId="21700DE4" w:rsidR="00F701C7" w:rsidRDefault="00F701C7" w:rsidP="00D20646">
      <w:pPr>
        <w:rPr>
          <w:lang w:val="en-CA"/>
        </w:rPr>
      </w:pPr>
      <w:r>
        <w:rPr>
          <w:lang w:val="en-CA"/>
        </w:rPr>
        <w:t xml:space="preserve">The property </w:t>
      </w:r>
      <w:r w:rsidRPr="00A0556F">
        <w:rPr>
          <w:rStyle w:val="Entity"/>
        </w:rPr>
        <w:t>preferredInterpretation</w:t>
      </w:r>
      <w:proofErr w:type="gramStart"/>
      <w:r w:rsidRPr="00A0556F">
        <w:rPr>
          <w:rStyle w:val="Entity"/>
        </w:rPr>
        <w:t>:</w:t>
      </w:r>
      <w:r w:rsidR="00A0556F">
        <w:rPr>
          <w:rStyle w:val="Entity"/>
        </w:rPr>
        <w:t>Primitive</w:t>
      </w:r>
      <w:proofErr w:type="gramEnd"/>
      <w:r w:rsidR="00A0556F">
        <w:rPr>
          <w:rStyle w:val="Entity"/>
        </w:rPr>
        <w:t>::</w:t>
      </w:r>
      <w:r w:rsidRPr="00A0556F">
        <w:rPr>
          <w:rStyle w:val="Entity"/>
        </w:rPr>
        <w:t>Boolean</w:t>
      </w:r>
      <w:r>
        <w:rPr>
          <w:lang w:val="en-CA"/>
        </w:rPr>
        <w:t xml:space="preserve"> indicate</w:t>
      </w:r>
      <w:r w:rsidR="006521AB">
        <w:rPr>
          <w:lang w:val="en-CA"/>
        </w:rPr>
        <w:t>s</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6AF0AE8" w14:textId="5EFB7BCC" w:rsidR="00437ED0" w:rsidRPr="006521AB" w:rsidRDefault="00F701C7" w:rsidP="00D20646">
      <w:pPr>
        <w:pStyle w:val="Titre5"/>
        <w:rPr>
          <w:lang w:val="en-CA"/>
        </w:rPr>
      </w:pPr>
      <w:proofErr w:type="gramStart"/>
      <w:r w:rsidRPr="00F701C7">
        <w:rPr>
          <w:lang w:val="en-CA"/>
        </w:rPr>
        <w:t>sourceCollection</w:t>
      </w:r>
      <w:proofErr w:type="gramEnd"/>
    </w:p>
    <w:p w14:paraId="6F66BB76" w14:textId="2A11B0FB" w:rsidR="00F701C7" w:rsidRDefault="00F701C7" w:rsidP="00D20646">
      <w:pPr>
        <w:rPr>
          <w:lang w:val="en-CA"/>
        </w:rPr>
      </w:pPr>
      <w:r>
        <w:rPr>
          <w:lang w:val="en-CA"/>
        </w:rPr>
        <w:t xml:space="preserve">The property </w:t>
      </w:r>
      <w:r w:rsidRPr="00A0556F">
        <w:rPr>
          <w:rStyle w:val="Entity"/>
        </w:rPr>
        <w:t>sourceCollection</w:t>
      </w:r>
      <w:r>
        <w:rPr>
          <w:lang w:val="en-CA"/>
        </w:rPr>
        <w:t xml:space="preserve"> </w:t>
      </w:r>
      <w:r w:rsidR="006521AB">
        <w:rPr>
          <w:lang w:val="en-CA"/>
        </w:rPr>
        <w:t>is</w:t>
      </w:r>
      <w:r>
        <w:rPr>
          <w:lang w:val="en-CA"/>
        </w:rPr>
        <w:t xml:space="preserve"> an </w:t>
      </w:r>
      <w:r w:rsidRPr="00F701C7">
        <w:rPr>
          <w:lang w:val="en-CA"/>
        </w:rPr>
        <w:t xml:space="preserve">association between a </w:t>
      </w:r>
      <w:r w:rsidRPr="00A0556F">
        <w:rPr>
          <w:rStyle w:val="Entity"/>
        </w:rPr>
        <w:t>GeochronologicInterpretation</w:t>
      </w:r>
      <w:r>
        <w:rPr>
          <w:lang w:val="en-CA"/>
        </w:rPr>
        <w:t xml:space="preserve"> and </w:t>
      </w:r>
      <w:r w:rsidR="00284E39">
        <w:rPr>
          <w:lang w:val="en-CA"/>
        </w:rPr>
        <w:t>an</w:t>
      </w:r>
      <w:r>
        <w:rPr>
          <w:lang w:val="en-CA"/>
        </w:rPr>
        <w:t xml:space="preserve"> </w:t>
      </w:r>
      <w:r w:rsidR="0099305B" w:rsidRPr="00A0556F">
        <w:rPr>
          <w:rStyle w:val="Entity"/>
        </w:rPr>
        <w:t>OM::</w:t>
      </w:r>
      <w:r w:rsidRPr="00A0556F">
        <w:rPr>
          <w:rStyle w:val="Entity"/>
        </w:rPr>
        <w:t>SF_SamplingFeatureCollection</w:t>
      </w:r>
      <w:r>
        <w:rPr>
          <w:lang w:val="en-CA"/>
        </w:rPr>
        <w:t xml:space="preserve"> that lists </w:t>
      </w:r>
      <w:r w:rsidR="00437ED0">
        <w:rPr>
          <w:lang w:val="en-CA"/>
        </w:rPr>
        <w:t xml:space="preserve">a collection of </w:t>
      </w:r>
      <w:r w:rsidR="0099305B" w:rsidRPr="00A0556F">
        <w:rPr>
          <w:rStyle w:val="Entity"/>
        </w:rPr>
        <w:t>OM::</w:t>
      </w:r>
      <w:r w:rsidR="00437ED0" w:rsidRPr="00A0556F">
        <w:rPr>
          <w:rStyle w:val="Entity"/>
        </w:rPr>
        <w:t>SF_SamplingFeature</w:t>
      </w:r>
      <w:r w:rsidRPr="00F701C7">
        <w:rPr>
          <w:lang w:val="en-CA"/>
        </w:rPr>
        <w:t xml:space="preserve"> </w:t>
      </w:r>
      <w:r w:rsidR="006521AB">
        <w:rPr>
          <w:lang w:val="en-CA"/>
        </w:rPr>
        <w:t>(</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 xml:space="preserve">egacy published data for which the </w:t>
      </w:r>
      <w:r w:rsidRPr="00A0556F">
        <w:rPr>
          <w:rStyle w:val="Entity"/>
        </w:rPr>
        <w:t>SamplingFeatureCollection</w:t>
      </w:r>
      <w:r w:rsidRPr="00F701C7">
        <w:rPr>
          <w:lang w:val="en-CA"/>
        </w:rPr>
        <w:t xml:space="preserve"> is unknown</w:t>
      </w:r>
      <w:r w:rsidR="00437ED0">
        <w:rPr>
          <w:lang w:val="en-CA"/>
        </w:rPr>
        <w:t>, it</w:t>
      </w:r>
      <w:r w:rsidRPr="00F701C7">
        <w:rPr>
          <w:lang w:val="en-CA"/>
        </w:rPr>
        <w:t xml:space="preserve"> may be delivered with </w:t>
      </w:r>
      <w:r w:rsidRPr="00A0556F">
        <w:rPr>
          <w:rStyle w:val="Entity"/>
        </w:rPr>
        <w:t>SamplingFeatureCollection</w:t>
      </w:r>
      <w:r w:rsidRPr="00F701C7">
        <w:rPr>
          <w:lang w:val="en-CA"/>
        </w:rPr>
        <w:t xml:space="preserve"> = 'unknown'.</w:t>
      </w:r>
    </w:p>
    <w:p w14:paraId="62D19FEB" w14:textId="77777777" w:rsidR="00A0556F" w:rsidRDefault="00A0556F" w:rsidP="00D20646">
      <w:pPr>
        <w:rPr>
          <w:lang w:val="en-CA"/>
        </w:rPr>
      </w:pPr>
    </w:p>
    <w:p w14:paraId="6CDE300C" w14:textId="73EAE649" w:rsidR="007F7DE0" w:rsidRDefault="007F7DE0" w:rsidP="007F7DE0">
      <w:pPr>
        <w:pStyle w:val="Titre3"/>
        <w:rPr>
          <w:lang w:val="en-CA"/>
        </w:rPr>
      </w:pPr>
      <w:bookmarkStart w:id="498" w:name="BKM_0B1CA329_7FCB_4838_9738_F600EF3A8B04"/>
      <w:bookmarkStart w:id="499" w:name="BKM_1D244EC3_ED85_479D_9C71_0F691EEBA5EA"/>
      <w:bookmarkStart w:id="500" w:name="BKM_9712572B_F199_4830_ACFD_E9764FB58028"/>
      <w:bookmarkStart w:id="501" w:name="BKM_95947C71_177C_4EA6_8B4C_94C513E8FE7E"/>
      <w:bookmarkStart w:id="502" w:name="BKM_F00B629C_EDB4_449B_8603_CDBBEFBA3576"/>
      <w:bookmarkStart w:id="503" w:name="BKM_B465F0F6_D0B5_40C2_8492_D188CFF84ACF"/>
      <w:bookmarkStart w:id="504" w:name="BKM_84CD8D11_428B_401E_A711_B019F6D0913D"/>
      <w:bookmarkStart w:id="505" w:name="_Toc458065783"/>
      <w:bookmarkEnd w:id="498"/>
      <w:bookmarkEnd w:id="499"/>
      <w:bookmarkEnd w:id="500"/>
      <w:bookmarkEnd w:id="501"/>
      <w:bookmarkEnd w:id="502"/>
      <w:bookmarkEnd w:id="503"/>
      <w:bookmarkEnd w:id="504"/>
      <w:r>
        <w:rPr>
          <w:lang w:val="en-CA"/>
        </w:rPr>
        <w:t>Geologic Specimen</w:t>
      </w:r>
      <w:bookmarkEnd w:id="505"/>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t xml:space="preserve">The </w:t>
      </w:r>
      <w:r w:rsidRPr="00A0556F">
        <w:rPr>
          <w:rStyle w:val="Entity"/>
        </w:rPr>
        <w:t>GeologicSpecimen</w:t>
      </w:r>
      <w:r w:rsidRPr="007F7DE0">
        <w:rPr>
          <w:lang w:val="en-CA"/>
        </w:rPr>
        <w:t xml:space="preserve">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0CD2695B" w:rsidR="00672D0D" w:rsidRDefault="00722E9C" w:rsidP="00672D0D">
      <w:pPr>
        <w:keepNext/>
      </w:pPr>
      <w:r>
        <w:rPr>
          <w:noProof/>
          <w:lang w:val="en-CA" w:eastAsia="en-CA"/>
        </w:rPr>
        <w:lastRenderedPageBreak/>
        <w:drawing>
          <wp:inline distT="0" distB="0" distL="0" distR="0" wp14:anchorId="65F5BA2A" wp14:editId="2919A979">
            <wp:extent cx="5486400" cy="4878379"/>
            <wp:effectExtent l="0" t="0" r="0" b="0"/>
            <wp:docPr id="537" name="Imag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6400" cy="4878379"/>
                    </a:xfrm>
                    <a:prstGeom prst="rect">
                      <a:avLst/>
                    </a:prstGeom>
                    <a:noFill/>
                    <a:ln>
                      <a:noFill/>
                    </a:ln>
                  </pic:spPr>
                </pic:pic>
              </a:graphicData>
            </a:graphic>
          </wp:inline>
        </w:drawing>
      </w:r>
    </w:p>
    <w:p w14:paraId="3258DEC6" w14:textId="20ACB85E"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92</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2B1280B4"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r w:rsidR="006521AB">
        <w:t xml:space="preserve">  </w:t>
      </w:r>
      <w:r w:rsidR="006521AB" w:rsidRPr="00A0556F">
        <w:rPr>
          <w:rStyle w:val="Entity"/>
        </w:rPr>
        <w:t>RerenceSpecimen</w:t>
      </w:r>
      <w:r w:rsidR="006521AB">
        <w:t xml:space="preserve"> </w:t>
      </w:r>
      <w:r w:rsidR="00A0556F">
        <w:t>are used in quality c</w:t>
      </w:r>
      <w:r w:rsidR="006521AB">
        <w:t xml:space="preserve">ontrol procedures to assess method reproducibility. </w:t>
      </w:r>
    </w:p>
    <w:p w14:paraId="00F539F1" w14:textId="6CD026BB" w:rsidR="00672D0D" w:rsidRDefault="00672D0D" w:rsidP="00672D0D">
      <w:r>
        <w:t xml:space="preserve">Analytical results from a reference specimen analysed during an </w:t>
      </w:r>
      <w:r w:rsidRPr="00A0556F">
        <w:rPr>
          <w:rStyle w:val="Entity"/>
        </w:rPr>
        <w:t>AnalyticalSession</w:t>
      </w:r>
      <w:r>
        <w:t xml:space="preserve"> are delivered in the same way as the results of other specimens analysed in that session.</w:t>
      </w:r>
    </w:p>
    <w:p w14:paraId="690B51BA" w14:textId="05F2C726" w:rsidR="00672D0D" w:rsidRDefault="00722E9C" w:rsidP="00672D0D">
      <w:pPr>
        <w:keepNext/>
      </w:pPr>
      <w:r>
        <w:rPr>
          <w:noProof/>
          <w:lang w:val="en-CA" w:eastAsia="en-CA"/>
        </w:rPr>
        <w:lastRenderedPageBreak/>
        <w:drawing>
          <wp:inline distT="0" distB="0" distL="0" distR="0" wp14:anchorId="0668842F" wp14:editId="09E73541">
            <wp:extent cx="2888615" cy="4403090"/>
            <wp:effectExtent l="0" t="0" r="6985" b="0"/>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88615" cy="4403090"/>
                    </a:xfrm>
                    <a:prstGeom prst="rect">
                      <a:avLst/>
                    </a:prstGeom>
                    <a:noFill/>
                    <a:ln>
                      <a:noFill/>
                    </a:ln>
                  </pic:spPr>
                </pic:pic>
              </a:graphicData>
            </a:graphic>
          </wp:inline>
        </w:drawing>
      </w:r>
    </w:p>
    <w:p w14:paraId="47E216F7" w14:textId="28336F3B"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r w:rsidR="007C615B">
        <w:rPr>
          <w:noProof/>
        </w:rPr>
        <w:t>93</w:t>
      </w:r>
      <w:r w:rsidR="00673E83">
        <w:rPr>
          <w:noProof/>
        </w:rPr>
        <w:fldChar w:fldCharType="end"/>
      </w:r>
      <w:r>
        <w:t>: Reference specimen</w:t>
      </w:r>
      <w:r w:rsidR="00437ED0">
        <w:t xml:space="preserve"> context diagram</w:t>
      </w:r>
      <w:r w:rsidR="00B8253A">
        <w:t>.</w:t>
      </w:r>
    </w:p>
    <w:p w14:paraId="0736FF22" w14:textId="233669B5" w:rsidR="00437ED0" w:rsidRPr="00437ED0" w:rsidRDefault="00437ED0" w:rsidP="006521AB">
      <w:pPr>
        <w:pStyle w:val="Titre5"/>
      </w:pPr>
      <w:proofErr w:type="gramStart"/>
      <w:r w:rsidRPr="00437ED0">
        <w:t>referenceDescription</w:t>
      </w:r>
      <w:proofErr w:type="gramEnd"/>
    </w:p>
    <w:p w14:paraId="7B3BAECF" w14:textId="48E16E31" w:rsidR="00437ED0" w:rsidRDefault="00437ED0" w:rsidP="00672D0D">
      <w:r>
        <w:t xml:space="preserve">The property </w:t>
      </w:r>
      <w:r w:rsidRPr="00A0556F">
        <w:rPr>
          <w:rStyle w:val="Entity"/>
        </w:rPr>
        <w:t>referenceDescription</w:t>
      </w:r>
      <w:r>
        <w:t xml:space="preserve"> </w:t>
      </w:r>
      <w:r w:rsidR="006521AB">
        <w:t>is</w:t>
      </w:r>
      <w:r>
        <w:t xml:space="preserve"> an association between a </w:t>
      </w:r>
      <w:r w:rsidRPr="00A0556F">
        <w:rPr>
          <w:rStyle w:val="Entity"/>
        </w:rPr>
        <w:t>ReferenceSpecimen</w:t>
      </w:r>
      <w:r>
        <w:t xml:space="preserve"> and a </w:t>
      </w:r>
      <w:r w:rsidR="009C2E9A" w:rsidRPr="00A0556F">
        <w:rPr>
          <w:rStyle w:val="Entity"/>
        </w:rPr>
        <w:t>CIT</w:t>
      </w:r>
      <w:proofErr w:type="gramStart"/>
      <w:r w:rsidRPr="00A0556F">
        <w:rPr>
          <w:rStyle w:val="Entity"/>
        </w:rPr>
        <w:t>:CI</w:t>
      </w:r>
      <w:proofErr w:type="gramEnd"/>
      <w:r w:rsidRPr="00A0556F">
        <w:rPr>
          <w:rStyle w:val="Entity"/>
        </w:rPr>
        <w:t>_Citation</w:t>
      </w:r>
      <w:r>
        <w:t xml:space="preserve"> that references a c</w:t>
      </w:r>
      <w:r w:rsidRPr="00437ED0">
        <w:t>itation of published analytical results for this standard reference specimen</w:t>
      </w:r>
      <w:r>
        <w:t>.</w:t>
      </w:r>
    </w:p>
    <w:p w14:paraId="77084927" w14:textId="2014751B" w:rsidR="00437ED0" w:rsidRPr="006521AB" w:rsidRDefault="00437ED0" w:rsidP="00D20646">
      <w:pPr>
        <w:pStyle w:val="Titre5"/>
        <w:rPr>
          <w:lang w:val="en-CA"/>
        </w:rPr>
      </w:pPr>
      <w:bookmarkStart w:id="506" w:name="BKM_A953E1E0_629C_4E85_A72E_737CDDDCFAE9"/>
      <w:bookmarkEnd w:id="506"/>
      <w:proofErr w:type="gramStart"/>
      <w:r>
        <w:rPr>
          <w:lang w:val="en-CA"/>
        </w:rPr>
        <w:t>usedIn</w:t>
      </w:r>
      <w:proofErr w:type="gramEnd"/>
    </w:p>
    <w:p w14:paraId="63E675CB" w14:textId="45A5FEA6" w:rsidR="00437ED0" w:rsidRDefault="00437ED0" w:rsidP="00D20646">
      <w:pPr>
        <w:rPr>
          <w:lang w:val="en-CA"/>
        </w:rPr>
      </w:pPr>
      <w:r>
        <w:rPr>
          <w:lang w:val="en-CA"/>
        </w:rPr>
        <w:t xml:space="preserve">The property </w:t>
      </w:r>
      <w:r w:rsidRPr="00A0556F">
        <w:rPr>
          <w:rStyle w:val="Entity"/>
        </w:rPr>
        <w:t>usedIn</w:t>
      </w:r>
      <w:r>
        <w:rPr>
          <w:lang w:val="en-CA"/>
        </w:rPr>
        <w:t xml:space="preserve"> </w:t>
      </w:r>
      <w:r w:rsidR="006521AB">
        <w:rPr>
          <w:lang w:val="en-CA"/>
        </w:rPr>
        <w:t>is</w:t>
      </w:r>
      <w:r w:rsidRPr="00437ED0">
        <w:rPr>
          <w:lang w:val="en-CA"/>
        </w:rPr>
        <w:t xml:space="preserve"> an association between a </w:t>
      </w:r>
      <w:r w:rsidRPr="00A0556F">
        <w:rPr>
          <w:rStyle w:val="Entity"/>
        </w:rPr>
        <w:t>ReferenceSpecimen</w:t>
      </w:r>
      <w:r w:rsidRPr="00437ED0">
        <w:rPr>
          <w:lang w:val="en-CA"/>
        </w:rPr>
        <w:t xml:space="preserve"> and a</w:t>
      </w:r>
      <w:r>
        <w:rPr>
          <w:lang w:val="en-CA"/>
        </w:rPr>
        <w:t xml:space="preserve">n </w:t>
      </w:r>
      <w:r w:rsidRPr="00A0556F">
        <w:rPr>
          <w:rStyle w:val="Entity"/>
        </w:rPr>
        <w:t>AnalyticalSession</w:t>
      </w:r>
      <w:r>
        <w:rPr>
          <w:lang w:val="en-CA"/>
        </w:rPr>
        <w:t xml:space="preserve">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Titre4"/>
        <w:rPr>
          <w:lang w:val="en-CA"/>
        </w:rPr>
      </w:pPr>
      <w:bookmarkStart w:id="507" w:name="BKM_01360702_0FF9_4329_8A24_6080B84F3852"/>
      <w:bookmarkEnd w:id="507"/>
      <w:r>
        <w:rPr>
          <w:lang w:val="en-CA"/>
        </w:rPr>
        <w:t>GeologicSpecimenPreparation</w:t>
      </w:r>
    </w:p>
    <w:p w14:paraId="6CC3B4D3" w14:textId="77777777" w:rsidR="00DD288D" w:rsidRDefault="00DD288D" w:rsidP="00672D0D">
      <w:pPr>
        <w:rPr>
          <w:lang w:val="en-CA"/>
        </w:rPr>
      </w:pPr>
    </w:p>
    <w:p w14:paraId="65469F5E" w14:textId="64569A5B" w:rsidR="00DD288D" w:rsidRDefault="00437ED0" w:rsidP="00672D0D">
      <w:pPr>
        <w:rPr>
          <w:lang w:val="en-CA"/>
        </w:rPr>
      </w:pPr>
      <w:r w:rsidRPr="00A0556F">
        <w:rPr>
          <w:rStyle w:val="Entity"/>
        </w:rPr>
        <w:t>GeologicSpecimenPreparation</w:t>
      </w:r>
      <w:r>
        <w:rPr>
          <w:lang w:val="en-CA"/>
        </w:rPr>
        <w:t xml:space="preserve"> is a</w:t>
      </w:r>
      <w:r w:rsidR="00DD288D" w:rsidRPr="00DD288D">
        <w:rPr>
          <w:lang w:val="en-CA"/>
        </w:rPr>
        <w:t xml:space="preserve">n extension of </w:t>
      </w:r>
      <w:r w:rsidR="00DD288D">
        <w:rPr>
          <w:lang w:val="en-CA"/>
        </w:rPr>
        <w:t>ISO</w:t>
      </w:r>
      <w:r w:rsidR="00A0556F">
        <w:rPr>
          <w:lang w:val="en-CA"/>
        </w:rPr>
        <w:t xml:space="preserve"> </w:t>
      </w:r>
      <w:r w:rsidR="00A0556F" w:rsidRPr="00A0556F">
        <w:rPr>
          <w:rStyle w:val="Entity"/>
        </w:rPr>
        <w:t>Specimen::p</w:t>
      </w:r>
      <w:r w:rsidR="00DD288D" w:rsidRPr="00A0556F">
        <w:rPr>
          <w:rStyle w:val="Entity"/>
        </w:rPr>
        <w:t>reparationStep</w:t>
      </w:r>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20D757D4" w:rsidR="00180077" w:rsidRDefault="00722E9C" w:rsidP="00D20646">
      <w:pPr>
        <w:keepNext/>
      </w:pPr>
      <w:r>
        <w:rPr>
          <w:noProof/>
          <w:lang w:val="en-CA" w:eastAsia="en-CA"/>
        </w:rPr>
        <w:lastRenderedPageBreak/>
        <w:drawing>
          <wp:inline distT="0" distB="0" distL="0" distR="0" wp14:anchorId="74B52901" wp14:editId="5F91FD91">
            <wp:extent cx="5486400" cy="4513704"/>
            <wp:effectExtent l="0" t="0" r="0" b="127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4513704"/>
                    </a:xfrm>
                    <a:prstGeom prst="rect">
                      <a:avLst/>
                    </a:prstGeom>
                    <a:noFill/>
                    <a:ln>
                      <a:noFill/>
                    </a:ln>
                  </pic:spPr>
                </pic:pic>
              </a:graphicData>
            </a:graphic>
          </wp:inline>
        </w:drawing>
      </w:r>
    </w:p>
    <w:p w14:paraId="21DA6829" w14:textId="2C39FB0F" w:rsidR="00DD288D" w:rsidRDefault="00180077" w:rsidP="00D20646">
      <w:pPr>
        <w:pStyle w:val="Lgende"/>
        <w:rPr>
          <w:lang w:val="en-CA"/>
        </w:rPr>
      </w:pPr>
      <w:r>
        <w:t xml:space="preserve">Figure </w:t>
      </w:r>
      <w:r>
        <w:fldChar w:fldCharType="begin"/>
      </w:r>
      <w:r>
        <w:instrText xml:space="preserve"> SEQ Figure \* ARABIC </w:instrText>
      </w:r>
      <w:r>
        <w:fldChar w:fldCharType="separate"/>
      </w:r>
      <w:r w:rsidR="007C615B">
        <w:rPr>
          <w:noProof/>
        </w:rPr>
        <w:t>94</w:t>
      </w:r>
      <w:r>
        <w:fldChar w:fldCharType="end"/>
      </w:r>
      <w:r>
        <w:t xml:space="preserve"> : Geologic specimen preparation</w:t>
      </w:r>
      <w:r w:rsidR="00437ED0">
        <w:t xml:space="preserve"> context diagram</w:t>
      </w:r>
      <w:r w:rsidR="00B8253A">
        <w:t>.</w:t>
      </w:r>
    </w:p>
    <w:p w14:paraId="2F02EB59" w14:textId="3BB9DA32" w:rsidR="00437ED0" w:rsidRPr="006521AB" w:rsidRDefault="00437ED0" w:rsidP="006521AB">
      <w:pPr>
        <w:pStyle w:val="Titre5"/>
        <w:rPr>
          <w:lang w:val="en-CA"/>
        </w:rPr>
      </w:pPr>
      <w:bookmarkStart w:id="508" w:name="BKM_99DC7785_B09A_4EA4_AE4E_BDEDC4CCA382"/>
      <w:bookmarkEnd w:id="508"/>
      <w:proofErr w:type="gramStart"/>
      <w:r w:rsidRPr="00437ED0">
        <w:rPr>
          <w:lang w:val="en-CA"/>
        </w:rPr>
        <w:t>preparationMethod</w:t>
      </w:r>
      <w:proofErr w:type="gramEnd"/>
    </w:p>
    <w:p w14:paraId="1E0B7C37" w14:textId="341D7F8A" w:rsidR="00437ED0" w:rsidRDefault="00437ED0" w:rsidP="00D20646">
      <w:pPr>
        <w:rPr>
          <w:lang w:val="en-CA"/>
        </w:rPr>
      </w:pPr>
      <w:r>
        <w:rPr>
          <w:lang w:val="en-CA"/>
        </w:rPr>
        <w:t xml:space="preserve">The </w:t>
      </w:r>
      <w:r w:rsidRPr="00A0556F">
        <w:rPr>
          <w:rStyle w:val="Entity"/>
        </w:rPr>
        <w:t>preparationMethod</w:t>
      </w:r>
      <w:proofErr w:type="gramStart"/>
      <w:r w:rsidRPr="00A0556F">
        <w:rPr>
          <w:rStyle w:val="Entity"/>
        </w:rPr>
        <w:t>:GeologicSpecimenPreparationTerm</w:t>
      </w:r>
      <w:proofErr w:type="gramEnd"/>
      <w:r>
        <w:rPr>
          <w:lang w:val="en-CA"/>
        </w:rPr>
        <w:t xml:space="preserve"> contain</w:t>
      </w:r>
      <w:r w:rsidR="006521AB">
        <w:rPr>
          <w:lang w:val="en-CA"/>
        </w:rPr>
        <w:t>s</w:t>
      </w:r>
      <w:r>
        <w:rPr>
          <w:lang w:val="en-CA"/>
        </w:rPr>
        <w:t xml:space="preserve">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2C52BA2B" w14:textId="2553EACA" w:rsidR="00437ED0" w:rsidRPr="006521AB" w:rsidRDefault="00437ED0" w:rsidP="00D20646">
      <w:pPr>
        <w:pStyle w:val="Titre5"/>
      </w:pPr>
      <w:proofErr w:type="gramStart"/>
      <w:r>
        <w:rPr>
          <w:lang w:val="en-CA"/>
        </w:rPr>
        <w:t>p</w:t>
      </w:r>
      <w:r w:rsidRPr="00D970E9">
        <w:rPr>
          <w:lang w:val="en-CA"/>
        </w:rPr>
        <w:t>arameter</w:t>
      </w:r>
      <w:proofErr w:type="gramEnd"/>
      <w:r w:rsidRPr="00437ED0">
        <w:t xml:space="preserve"> </w:t>
      </w:r>
    </w:p>
    <w:p w14:paraId="4F0B407A" w14:textId="57A1AB51" w:rsidR="00437ED0" w:rsidRDefault="00437ED0" w:rsidP="00D20646">
      <w:pPr>
        <w:rPr>
          <w:lang w:val="en-CA"/>
        </w:rPr>
      </w:pPr>
      <w:r w:rsidRPr="00437ED0">
        <w:rPr>
          <w:lang w:val="en-CA"/>
        </w:rPr>
        <w:t xml:space="preserve">The property </w:t>
      </w:r>
      <w:r w:rsidRPr="00A0556F">
        <w:rPr>
          <w:rStyle w:val="Entity"/>
        </w:rPr>
        <w:t>parameter</w:t>
      </w:r>
      <w:r w:rsidRPr="00437ED0">
        <w:rPr>
          <w:lang w:val="en-CA"/>
        </w:rPr>
        <w:t xml:space="preserve"> </w:t>
      </w:r>
      <w:r w:rsidR="00A0556F">
        <w:rPr>
          <w:lang w:val="en-CA"/>
        </w:rPr>
        <w:t>(</w:t>
      </w:r>
      <w:r w:rsidR="00A0556F" w:rsidRPr="00A0556F">
        <w:rPr>
          <w:rStyle w:val="Entity"/>
        </w:rPr>
        <w:t>OM:</w:t>
      </w:r>
      <w:r w:rsidRPr="00A0556F">
        <w:rPr>
          <w:rStyle w:val="Entity"/>
        </w:rPr>
        <w:t>:NamedValue</w:t>
      </w:r>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w:t>
      </w:r>
      <w:r w:rsidRPr="00A0556F">
        <w:rPr>
          <w:rStyle w:val="Entity"/>
        </w:rPr>
        <w:t>name</w:t>
      </w:r>
      <w:r w:rsidRPr="00437ED0">
        <w:rPr>
          <w:lang w:val="en-CA"/>
        </w:rPr>
        <w:t xml:space="preserve">" attribute of </w:t>
      </w:r>
      <w:r w:rsidRPr="00A0556F">
        <w:rPr>
          <w:rStyle w:val="Entity"/>
        </w:rPr>
        <w:t>NamedValue</w:t>
      </w:r>
      <w:r w:rsidRPr="00437ED0">
        <w:rPr>
          <w:lang w:val="en-CA"/>
        </w:rPr>
        <w:t xml:space="preserve"> shall be a term from a controlled vocabulary.</w:t>
      </w:r>
    </w:p>
    <w:p w14:paraId="739733C2" w14:textId="4F39CFE3" w:rsidR="00DD288D" w:rsidRDefault="00DD288D" w:rsidP="00DD288D">
      <w:pPr>
        <w:pStyle w:val="Titre4"/>
        <w:rPr>
          <w:lang w:val="en-CA"/>
        </w:rPr>
      </w:pPr>
      <w:bookmarkStart w:id="509" w:name="BKM_2563A400_6C3B_4942_8487_10D45BA1555F"/>
      <w:bookmarkStart w:id="510" w:name="BKM_F3DE8415_7817_43D1_B72D_75E85103B0DD"/>
      <w:bookmarkEnd w:id="509"/>
      <w:bookmarkEnd w:id="510"/>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A0556F">
        <w:rPr>
          <w:rStyle w:val="Entity"/>
        </w:rPr>
        <w:t>GeologicSamplingMethod</w:t>
      </w:r>
      <w:r>
        <w:rPr>
          <w:lang w:val="en-CA"/>
        </w:rPr>
        <w:t xml:space="preserve"> is an i</w:t>
      </w:r>
      <w:r w:rsidR="00DD288D" w:rsidRPr="00DD288D">
        <w:rPr>
          <w:lang w:val="en-CA"/>
        </w:rPr>
        <w:t xml:space="preserve">mplementation of </w:t>
      </w:r>
      <w:r w:rsidR="0099305B" w:rsidRPr="00A0556F">
        <w:rPr>
          <w:rStyle w:val="Entity"/>
        </w:rPr>
        <w:t>OM::</w:t>
      </w:r>
      <w:r w:rsidR="00DD288D" w:rsidRPr="00A0556F">
        <w:rPr>
          <w:rStyle w:val="Entity"/>
        </w:rPr>
        <w:t>SF_Process</w:t>
      </w:r>
      <w:r w:rsidR="00DD288D" w:rsidRPr="00DD288D">
        <w:rPr>
          <w:lang w:val="en-CA"/>
        </w:rPr>
        <w:t xml:space="preserve"> to describe the method used to obtain a geologic specimen</w:t>
      </w:r>
      <w:r>
        <w:rPr>
          <w:lang w:val="en-CA"/>
        </w:rPr>
        <w:t>.</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C44904">
      <w:pPr>
        <w:pStyle w:val="Paragraphedeliste"/>
        <w:numPr>
          <w:ilvl w:val="0"/>
          <w:numId w:val="17"/>
        </w:numPr>
        <w:rPr>
          <w:lang w:val="en-CA"/>
        </w:rPr>
      </w:pPr>
      <w:r w:rsidRPr="00DD288D">
        <w:rPr>
          <w:lang w:val="en-CA"/>
        </w:rPr>
        <w:t>diamond drilling</w:t>
      </w:r>
    </w:p>
    <w:p w14:paraId="445DA49D" w14:textId="77777777" w:rsidR="00DD288D" w:rsidRPr="00DD288D" w:rsidRDefault="00DD288D" w:rsidP="00C44904">
      <w:pPr>
        <w:pStyle w:val="Paragraphedeliste"/>
        <w:numPr>
          <w:ilvl w:val="0"/>
          <w:numId w:val="17"/>
        </w:numPr>
        <w:rPr>
          <w:lang w:val="en-CA"/>
        </w:rPr>
      </w:pPr>
      <w:r w:rsidRPr="00DD288D">
        <w:rPr>
          <w:lang w:val="en-CA"/>
        </w:rPr>
        <w:t>percussion drilling</w:t>
      </w:r>
    </w:p>
    <w:p w14:paraId="5780EC3D" w14:textId="77777777" w:rsidR="00DD288D" w:rsidRPr="00DD288D" w:rsidRDefault="00DD288D" w:rsidP="00C44904">
      <w:pPr>
        <w:pStyle w:val="Paragraphedeliste"/>
        <w:numPr>
          <w:ilvl w:val="0"/>
          <w:numId w:val="17"/>
        </w:numPr>
        <w:rPr>
          <w:lang w:val="en-CA"/>
        </w:rPr>
      </w:pPr>
      <w:r w:rsidRPr="00DD288D">
        <w:rPr>
          <w:lang w:val="en-CA"/>
        </w:rPr>
        <w:t>piston core drilling</w:t>
      </w:r>
    </w:p>
    <w:p w14:paraId="07F3BDF9" w14:textId="77777777" w:rsidR="00DD288D" w:rsidRPr="00DD288D" w:rsidRDefault="00DD288D" w:rsidP="00C44904">
      <w:pPr>
        <w:pStyle w:val="Paragraphedeliste"/>
        <w:numPr>
          <w:ilvl w:val="0"/>
          <w:numId w:val="17"/>
        </w:numPr>
        <w:rPr>
          <w:lang w:val="en-CA"/>
        </w:rPr>
      </w:pPr>
      <w:r w:rsidRPr="00DD288D">
        <w:rPr>
          <w:lang w:val="en-CA"/>
        </w:rPr>
        <w:t>vibro core drilling</w:t>
      </w:r>
    </w:p>
    <w:p w14:paraId="2CCBBCD2" w14:textId="77777777" w:rsidR="00DD288D" w:rsidRPr="00DD288D" w:rsidRDefault="00DD288D" w:rsidP="00C44904">
      <w:pPr>
        <w:pStyle w:val="Paragraphedeliste"/>
        <w:numPr>
          <w:ilvl w:val="0"/>
          <w:numId w:val="17"/>
        </w:numPr>
        <w:rPr>
          <w:lang w:val="en-CA"/>
        </w:rPr>
      </w:pPr>
      <w:r w:rsidRPr="00DD288D">
        <w:rPr>
          <w:lang w:val="en-CA"/>
        </w:rPr>
        <w:t>channel sampling</w:t>
      </w:r>
    </w:p>
    <w:p w14:paraId="1F178315" w14:textId="77777777" w:rsidR="00DD288D" w:rsidRPr="00DD288D" w:rsidRDefault="00DD288D" w:rsidP="00C44904">
      <w:pPr>
        <w:pStyle w:val="Paragraphedeliste"/>
        <w:numPr>
          <w:ilvl w:val="0"/>
          <w:numId w:val="17"/>
        </w:numPr>
        <w:rPr>
          <w:lang w:val="en-CA"/>
        </w:rPr>
      </w:pPr>
      <w:r w:rsidRPr="00DD288D">
        <w:rPr>
          <w:lang w:val="en-CA"/>
        </w:rPr>
        <w:t>sea floor dredging</w:t>
      </w:r>
    </w:p>
    <w:p w14:paraId="77E91918" w14:textId="640C7858" w:rsidR="00DD288D" w:rsidRPr="00DD288D" w:rsidRDefault="00DD288D" w:rsidP="00C44904">
      <w:pPr>
        <w:pStyle w:val="Paragraphedeliste"/>
        <w:numPr>
          <w:ilvl w:val="0"/>
          <w:numId w:val="17"/>
        </w:numPr>
        <w:rPr>
          <w:lang w:val="en-CA"/>
        </w:rPr>
      </w:pPr>
      <w:r w:rsidRPr="00DD288D">
        <w:rPr>
          <w:lang w:val="en-CA"/>
        </w:rPr>
        <w:t>geological hammer</w:t>
      </w:r>
    </w:p>
    <w:p w14:paraId="60A1CDF9" w14:textId="447EB9D0" w:rsidR="00180077" w:rsidRDefault="00722E9C" w:rsidP="00D20646">
      <w:pPr>
        <w:keepNext/>
      </w:pPr>
      <w:r>
        <w:rPr>
          <w:noProof/>
          <w:lang w:val="en-CA" w:eastAsia="en-CA"/>
        </w:rPr>
        <w:drawing>
          <wp:inline distT="0" distB="0" distL="0" distR="0" wp14:anchorId="58387AB7" wp14:editId="140CA766">
            <wp:extent cx="4665345" cy="4298315"/>
            <wp:effectExtent l="0" t="0" r="1905" b="6985"/>
            <wp:docPr id="540" name="Imag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65345" cy="4298315"/>
                    </a:xfrm>
                    <a:prstGeom prst="rect">
                      <a:avLst/>
                    </a:prstGeom>
                    <a:noFill/>
                    <a:ln>
                      <a:noFill/>
                    </a:ln>
                  </pic:spPr>
                </pic:pic>
              </a:graphicData>
            </a:graphic>
          </wp:inline>
        </w:drawing>
      </w:r>
    </w:p>
    <w:p w14:paraId="0AA98F0B" w14:textId="11470E45" w:rsidR="00DD288D" w:rsidRDefault="00180077" w:rsidP="00D20646">
      <w:pPr>
        <w:pStyle w:val="Lgende"/>
        <w:rPr>
          <w:lang w:val="en-CA"/>
        </w:rPr>
      </w:pPr>
      <w:r>
        <w:t xml:space="preserve">Figure </w:t>
      </w:r>
      <w:r>
        <w:fldChar w:fldCharType="begin"/>
      </w:r>
      <w:r>
        <w:instrText xml:space="preserve"> SEQ Figure \* ARABIC </w:instrText>
      </w:r>
      <w:r>
        <w:fldChar w:fldCharType="separate"/>
      </w:r>
      <w:r w:rsidR="007C615B">
        <w:rPr>
          <w:noProof/>
        </w:rPr>
        <w:t>95</w:t>
      </w:r>
      <w:r>
        <w:fldChar w:fldCharType="end"/>
      </w:r>
      <w:r>
        <w:t xml:space="preserve"> : </w:t>
      </w:r>
      <w:r w:rsidRPr="00F115BF">
        <w:t>Geologic sampling method</w:t>
      </w:r>
    </w:p>
    <w:p w14:paraId="6C562754" w14:textId="5ADD1B88" w:rsidR="00437ED0" w:rsidRPr="00437ED0" w:rsidRDefault="006521AB" w:rsidP="006521AB">
      <w:pPr>
        <w:pStyle w:val="Titre5"/>
      </w:pPr>
      <w:proofErr w:type="gramStart"/>
      <w:r>
        <w:t>m</w:t>
      </w:r>
      <w:r w:rsidR="00437ED0" w:rsidRPr="00437ED0">
        <w:t>ethod</w:t>
      </w:r>
      <w:proofErr w:type="gramEnd"/>
    </w:p>
    <w:p w14:paraId="7ABFDA77" w14:textId="3B40D9FE" w:rsidR="00437ED0" w:rsidRDefault="00437ED0" w:rsidP="00437ED0">
      <w:pPr>
        <w:keepNext/>
      </w:pPr>
      <w:r>
        <w:t xml:space="preserve">The property </w:t>
      </w:r>
      <w:r w:rsidRPr="00A0556F">
        <w:rPr>
          <w:rStyle w:val="Entity"/>
        </w:rPr>
        <w:t>method</w:t>
      </w:r>
      <w:proofErr w:type="gramStart"/>
      <w:r w:rsidRPr="00A0556F">
        <w:rPr>
          <w:rStyle w:val="Entity"/>
        </w:rPr>
        <w:t>:GeologicSamplingMethodTerm</w:t>
      </w:r>
      <w:proofErr w:type="gramEnd"/>
      <w:r>
        <w:t xml:space="preserve"> </w:t>
      </w:r>
      <w:r w:rsidR="006521AB">
        <w:t>is</w:t>
      </w:r>
      <w:r>
        <w:t xml:space="preserv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Titre5"/>
      </w:pPr>
      <w:bookmarkStart w:id="511" w:name="BKM_7694DED9_A4F1_4913_BBD8_F553EF63B4A9"/>
      <w:bookmarkEnd w:id="511"/>
      <w:proofErr w:type="gramStart"/>
      <w:r>
        <w:rPr>
          <w:lang w:val="en-CA"/>
        </w:rPr>
        <w:t>p</w:t>
      </w:r>
      <w:r w:rsidRPr="00D970E9">
        <w:rPr>
          <w:lang w:val="en-CA"/>
        </w:rPr>
        <w:t>arameter</w:t>
      </w:r>
      <w:proofErr w:type="gramEnd"/>
      <w:r w:rsidRPr="00437ED0">
        <w:t xml:space="preserve"> </w:t>
      </w:r>
    </w:p>
    <w:p w14:paraId="5691D784" w14:textId="640C978D" w:rsidR="00437ED0" w:rsidRDefault="00437ED0" w:rsidP="00437ED0">
      <w:pPr>
        <w:rPr>
          <w:lang w:val="en-CA"/>
        </w:rPr>
      </w:pPr>
      <w:r w:rsidRPr="00437ED0">
        <w:rPr>
          <w:lang w:val="en-CA"/>
        </w:rPr>
        <w:lastRenderedPageBreak/>
        <w:t xml:space="preserve">The property </w:t>
      </w:r>
      <w:r w:rsidRPr="00A0556F">
        <w:rPr>
          <w:rStyle w:val="Entity"/>
        </w:rPr>
        <w:t>parameter</w:t>
      </w:r>
      <w:r w:rsidRPr="00437ED0">
        <w:rPr>
          <w:lang w:val="en-CA"/>
        </w:rPr>
        <w:t xml:space="preserve"> </w:t>
      </w:r>
      <w:r w:rsidR="00A0556F">
        <w:rPr>
          <w:lang w:val="en-CA"/>
        </w:rPr>
        <w:t>(</w:t>
      </w:r>
      <w:r w:rsidR="00A0556F" w:rsidRPr="00A0556F">
        <w:rPr>
          <w:rStyle w:val="Entity"/>
        </w:rPr>
        <w:t>OM:</w:t>
      </w:r>
      <w:r w:rsidRPr="00A0556F">
        <w:rPr>
          <w:rStyle w:val="Entity"/>
        </w:rPr>
        <w:t>:NamedValue</w:t>
      </w:r>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parameters used in the sampling process. The "</w:t>
      </w:r>
      <w:r w:rsidRPr="00A0556F">
        <w:rPr>
          <w:rStyle w:val="Entity"/>
        </w:rPr>
        <w:t>name</w:t>
      </w:r>
      <w:r w:rsidRPr="00437ED0">
        <w:rPr>
          <w:lang w:val="en-CA"/>
        </w:rPr>
        <w:t xml:space="preserve">" attribute of </w:t>
      </w:r>
      <w:r w:rsidRPr="00A0556F">
        <w:rPr>
          <w:rStyle w:val="Entity"/>
        </w:rPr>
        <w:t>NamedValue</w:t>
      </w:r>
      <w:r w:rsidRPr="00437ED0">
        <w:rPr>
          <w:lang w:val="en-CA"/>
        </w:rPr>
        <w:t xml:space="preserve"> shall be a term from a controlled vocabulary.</w:t>
      </w:r>
    </w:p>
    <w:p w14:paraId="363BC140" w14:textId="38C62ADA" w:rsidR="00DD288D" w:rsidRDefault="0073628E" w:rsidP="0073628E">
      <w:pPr>
        <w:pStyle w:val="Titre3"/>
        <w:rPr>
          <w:lang w:val="en-CA"/>
        </w:rPr>
      </w:pPr>
      <w:bookmarkStart w:id="512" w:name="BKM_D4F19968_4426_4517_BA14_BAB7917AB647"/>
      <w:bookmarkStart w:id="513" w:name="BKM_04EA1B0A_66CA_4B08_B485_94449A53A44A"/>
      <w:bookmarkStart w:id="514" w:name="_Toc458065784"/>
      <w:bookmarkEnd w:id="512"/>
      <w:bookmarkEnd w:id="513"/>
      <w:r>
        <w:rPr>
          <w:lang w:val="en-CA"/>
        </w:rPr>
        <w:t>GeoSciML Laboratory analysis and specimen vocabularies</w:t>
      </w:r>
      <w:bookmarkEnd w:id="514"/>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A0556F"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A0556F" w:rsidRDefault="0073628E" w:rsidP="006A7DD0">
            <w:pPr>
              <w:rPr>
                <w:rFonts w:ascii="Consolas" w:hAnsi="Consolas" w:cs="Consolas"/>
                <w:b/>
                <w:bCs/>
                <w:color w:val="000000"/>
                <w:sz w:val="18"/>
                <w:szCs w:val="18"/>
              </w:rPr>
            </w:pPr>
            <w:r w:rsidRPr="00A0556F">
              <w:rPr>
                <w:rFonts w:ascii="Consolas" w:hAnsi="Consolas" w:cs="Consolas"/>
                <w:b/>
                <w:bCs/>
                <w:color w:val="000000"/>
                <w:sz w:val="18"/>
                <w:szCs w:val="18"/>
              </w:rPr>
              <w:t>Vocabulary</w:t>
            </w:r>
          </w:p>
        </w:tc>
        <w:tc>
          <w:tcPr>
            <w:tcW w:w="5103" w:type="dxa"/>
            <w:tcBorders>
              <w:top w:val="single" w:sz="8" w:space="0" w:color="000000"/>
              <w:bottom w:val="single" w:sz="8" w:space="0" w:color="000000"/>
            </w:tcBorders>
            <w:shd w:val="clear" w:color="auto" w:fill="auto"/>
          </w:tcPr>
          <w:p w14:paraId="29D9D2E9" w14:textId="77777777" w:rsidR="0073628E" w:rsidRPr="00A0556F" w:rsidRDefault="0073628E" w:rsidP="006A7DD0">
            <w:pPr>
              <w:rPr>
                <w:rFonts w:ascii="Consolas" w:hAnsi="Consolas" w:cs="Consolas"/>
                <w:b/>
                <w:bCs/>
                <w:color w:val="000000"/>
                <w:sz w:val="18"/>
                <w:szCs w:val="18"/>
              </w:rPr>
            </w:pPr>
            <w:r w:rsidRPr="00A0556F">
              <w:rPr>
                <w:rFonts w:ascii="Consolas" w:hAnsi="Consolas" w:cs="Consolas"/>
                <w:b/>
                <w:bCs/>
                <w:color w:val="000000"/>
                <w:sz w:val="18"/>
                <w:szCs w:val="18"/>
              </w:rPr>
              <w:t>Description</w:t>
            </w:r>
          </w:p>
        </w:tc>
      </w:tr>
      <w:tr w:rsidR="000A793F" w:rsidRPr="00A0556F" w14:paraId="4D9579D4" w14:textId="77777777" w:rsidTr="00D970E9">
        <w:tc>
          <w:tcPr>
            <w:tcW w:w="3753" w:type="dxa"/>
            <w:shd w:val="clear" w:color="auto" w:fill="C0C0C0"/>
          </w:tcPr>
          <w:p w14:paraId="696881D5" w14:textId="45C2A02F"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AnalyticalMethodTerm</w:t>
            </w:r>
          </w:p>
        </w:tc>
        <w:tc>
          <w:tcPr>
            <w:tcW w:w="5103" w:type="dxa"/>
            <w:tcBorders>
              <w:left w:val="nil"/>
              <w:right w:val="nil"/>
            </w:tcBorders>
            <w:shd w:val="clear" w:color="auto" w:fill="C0C0C0"/>
          </w:tcPr>
          <w:p w14:paraId="6949C19C" w14:textId="36298D2F" w:rsidR="0073628E" w:rsidRPr="00A0556F" w:rsidRDefault="00C2184E" w:rsidP="006A7DD0">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terms describing the analytical method used in an analytical session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XRF mass spectrometry, ICPMS, SHRIMP geochronology)</w:t>
            </w:r>
            <w:r w:rsidR="00B8253A" w:rsidRPr="00A0556F">
              <w:rPr>
                <w:rFonts w:ascii="Consolas" w:hAnsi="Consolas" w:cs="Consolas"/>
                <w:color w:val="000000"/>
                <w:sz w:val="18"/>
                <w:szCs w:val="18"/>
                <w:lang w:val="en-CA"/>
              </w:rPr>
              <w:t>.</w:t>
            </w:r>
          </w:p>
        </w:tc>
      </w:tr>
      <w:tr w:rsidR="0073628E" w:rsidRPr="00A0556F" w14:paraId="62F1B81F" w14:textId="77777777" w:rsidTr="00D970E9">
        <w:tc>
          <w:tcPr>
            <w:tcW w:w="3753" w:type="dxa"/>
            <w:shd w:val="clear" w:color="auto" w:fill="auto"/>
          </w:tcPr>
          <w:p w14:paraId="7A6F9307" w14:textId="54BFBEA6"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InstrumentTypeTerm</w:t>
            </w:r>
          </w:p>
        </w:tc>
        <w:tc>
          <w:tcPr>
            <w:tcW w:w="5103" w:type="dxa"/>
            <w:shd w:val="clear" w:color="auto" w:fill="auto"/>
          </w:tcPr>
          <w:p w14:paraId="5A5DFE4D" w14:textId="5F96DD9D" w:rsidR="0073628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Instrument types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xml:space="preserve">; XRF, ICPMS, SHRIMP, </w:t>
            </w:r>
            <w:r w:rsidR="00806CF9" w:rsidRPr="00A0556F">
              <w:rPr>
                <w:rFonts w:ascii="Consolas" w:hAnsi="Consolas" w:cs="Consolas"/>
                <w:color w:val="000000"/>
                <w:sz w:val="18"/>
                <w:szCs w:val="18"/>
                <w:lang w:val="en-CA"/>
              </w:rPr>
              <w:t>etc.</w:t>
            </w:r>
            <w:r w:rsidRPr="00A0556F">
              <w:rPr>
                <w:rFonts w:ascii="Consolas" w:hAnsi="Consolas" w:cs="Consolas"/>
                <w:color w:val="000000"/>
                <w:sz w:val="18"/>
                <w:szCs w:val="18"/>
                <w:lang w:val="en-CA"/>
              </w:rPr>
              <w:t>)</w:t>
            </w:r>
            <w:r w:rsidR="00B8253A" w:rsidRPr="00A0556F">
              <w:rPr>
                <w:rFonts w:ascii="Consolas" w:hAnsi="Consolas" w:cs="Consolas"/>
                <w:color w:val="000000"/>
                <w:sz w:val="18"/>
                <w:szCs w:val="18"/>
                <w:lang w:val="en-CA"/>
              </w:rPr>
              <w:t>.</w:t>
            </w:r>
          </w:p>
        </w:tc>
      </w:tr>
      <w:tr w:rsidR="000A793F" w:rsidRPr="00A0556F" w14:paraId="3DEFE364" w14:textId="77777777" w:rsidTr="00D970E9">
        <w:tc>
          <w:tcPr>
            <w:tcW w:w="3753" w:type="dxa"/>
            <w:shd w:val="clear" w:color="auto" w:fill="C0C0C0"/>
          </w:tcPr>
          <w:p w14:paraId="6E316988" w14:textId="1F7E00E8"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IsotopicEventType</w:t>
            </w:r>
          </w:p>
        </w:tc>
        <w:tc>
          <w:tcPr>
            <w:tcW w:w="5103" w:type="dxa"/>
            <w:tcBorders>
              <w:left w:val="nil"/>
              <w:right w:val="nil"/>
            </w:tcBorders>
            <w:shd w:val="clear" w:color="auto" w:fill="C0C0C0"/>
          </w:tcPr>
          <w:p w14:paraId="78AA724D" w14:textId="6C8C2ED7" w:rsidR="0073628E" w:rsidRPr="00A0556F" w:rsidRDefault="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to describe any isotopic processes relevant to the geochronologic interpretation. </w:t>
            </w:r>
            <w:r w:rsidR="00806CF9" w:rsidRPr="00A0556F">
              <w:rPr>
                <w:rFonts w:ascii="Consolas" w:hAnsi="Consolas" w:cs="Consolas"/>
                <w:color w:val="000000"/>
                <w:sz w:val="18"/>
                <w:szCs w:val="18"/>
                <w:lang w:val="en-CA"/>
              </w:rPr>
              <w:t xml:space="preserve">E.g. </w:t>
            </w:r>
            <w:r w:rsidRPr="00A0556F">
              <w:rPr>
                <w:rFonts w:ascii="Consolas" w:hAnsi="Consolas" w:cs="Consolas"/>
                <w:color w:val="000000"/>
                <w:sz w:val="18"/>
                <w:szCs w:val="18"/>
                <w:lang w:val="en-CA"/>
              </w:rPr>
              <w:t>closure, isotopic mixing, Pb loss, etc</w:t>
            </w:r>
            <w:r w:rsidR="00B8253A" w:rsidRPr="00A0556F">
              <w:rPr>
                <w:rFonts w:ascii="Consolas" w:hAnsi="Consolas" w:cs="Consolas"/>
                <w:color w:val="000000"/>
                <w:sz w:val="18"/>
                <w:szCs w:val="18"/>
                <w:lang w:val="en-CA"/>
              </w:rPr>
              <w:t>.</w:t>
            </w:r>
          </w:p>
        </w:tc>
      </w:tr>
      <w:tr w:rsidR="0073628E" w:rsidRPr="00A0556F" w14:paraId="2864E703" w14:textId="77777777" w:rsidTr="00D970E9">
        <w:tc>
          <w:tcPr>
            <w:tcW w:w="3753" w:type="dxa"/>
            <w:shd w:val="clear" w:color="auto" w:fill="auto"/>
          </w:tcPr>
          <w:p w14:paraId="36F35110" w14:textId="6A6A6F3D"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IsotopicSystemName</w:t>
            </w:r>
          </w:p>
        </w:tc>
        <w:tc>
          <w:tcPr>
            <w:tcW w:w="5103" w:type="dxa"/>
            <w:shd w:val="clear" w:color="auto" w:fill="auto"/>
          </w:tcPr>
          <w:p w14:paraId="13D6897B" w14:textId="676E40EB" w:rsidR="0073628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isotopic systems such as Ar-Ar, K-Ar, Nd-Sm, U-Pb, Pb-Pb, Re-Os, etc</w:t>
            </w:r>
            <w:r w:rsidR="00B8253A" w:rsidRPr="00A0556F">
              <w:rPr>
                <w:rFonts w:ascii="Consolas" w:hAnsi="Consolas" w:cs="Consolas"/>
                <w:color w:val="000000"/>
                <w:sz w:val="18"/>
                <w:szCs w:val="18"/>
                <w:lang w:val="en-CA"/>
              </w:rPr>
              <w:t>.</w:t>
            </w:r>
          </w:p>
        </w:tc>
      </w:tr>
      <w:tr w:rsidR="000A793F" w:rsidRPr="00A0556F" w14:paraId="2F365353" w14:textId="77777777" w:rsidTr="00D970E9">
        <w:tc>
          <w:tcPr>
            <w:tcW w:w="3753" w:type="dxa"/>
            <w:shd w:val="clear" w:color="auto" w:fill="C0C0C0"/>
          </w:tcPr>
          <w:p w14:paraId="05BAED87" w14:textId="37576A4F"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StatisticalMethodTerm</w:t>
            </w:r>
          </w:p>
        </w:tc>
        <w:tc>
          <w:tcPr>
            <w:tcW w:w="5103" w:type="dxa"/>
            <w:tcBorders>
              <w:left w:val="nil"/>
              <w:right w:val="nil"/>
            </w:tcBorders>
            <w:shd w:val="clear" w:color="auto" w:fill="C0C0C0"/>
          </w:tcPr>
          <w:p w14:paraId="6F37153A" w14:textId="0BBD5E8D"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describing statistical methods used in interpret geochronologic data</w:t>
            </w:r>
            <w:r w:rsidR="00B8253A" w:rsidRPr="00A0556F">
              <w:rPr>
                <w:rFonts w:ascii="Consolas" w:hAnsi="Consolas" w:cs="Consolas"/>
                <w:color w:val="000000"/>
                <w:sz w:val="18"/>
                <w:szCs w:val="18"/>
                <w:lang w:val="en-CA"/>
              </w:rPr>
              <w:t>.</w:t>
            </w:r>
          </w:p>
        </w:tc>
      </w:tr>
      <w:tr w:rsidR="00C2184E" w:rsidRPr="00A0556F" w14:paraId="66A853B2" w14:textId="77777777" w:rsidTr="00D970E9">
        <w:tc>
          <w:tcPr>
            <w:tcW w:w="3753" w:type="dxa"/>
            <w:shd w:val="clear" w:color="auto" w:fill="auto"/>
          </w:tcPr>
          <w:p w14:paraId="5227575D" w14:textId="372FA4F3"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GeologicSamplingMethodTerm</w:t>
            </w:r>
          </w:p>
        </w:tc>
        <w:tc>
          <w:tcPr>
            <w:tcW w:w="5103" w:type="dxa"/>
            <w:shd w:val="clear" w:color="auto" w:fill="auto"/>
          </w:tcPr>
          <w:p w14:paraId="4A4F7E2D" w14:textId="336841C6"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describing the samplingProcess used to obtain or create the Specimen.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diamond drilling, percussion drilling, piston core drilling, vibro core drilling, channel sampling, sea floor dredging, crushing mineral separation ,melting ,geological hammer</w:t>
            </w:r>
            <w:r w:rsidR="00B8253A" w:rsidRPr="00A0556F">
              <w:rPr>
                <w:rFonts w:ascii="Consolas" w:hAnsi="Consolas" w:cs="Consolas"/>
                <w:color w:val="000000"/>
                <w:sz w:val="18"/>
                <w:szCs w:val="18"/>
                <w:lang w:val="en-CA"/>
              </w:rPr>
              <w:t>.</w:t>
            </w:r>
          </w:p>
        </w:tc>
      </w:tr>
      <w:tr w:rsidR="000A793F" w:rsidRPr="00A0556F" w14:paraId="74E0B626" w14:textId="77777777" w:rsidTr="00D970E9">
        <w:tc>
          <w:tcPr>
            <w:tcW w:w="3753" w:type="dxa"/>
            <w:shd w:val="clear" w:color="auto" w:fill="C0C0C0"/>
          </w:tcPr>
          <w:p w14:paraId="629FBB37" w14:textId="76694C33"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GeologicSpecimenPreparationTerm</w:t>
            </w:r>
          </w:p>
        </w:tc>
        <w:tc>
          <w:tcPr>
            <w:tcW w:w="5103" w:type="dxa"/>
            <w:tcBorders>
              <w:left w:val="nil"/>
              <w:right w:val="nil"/>
            </w:tcBorders>
            <w:shd w:val="clear" w:color="auto" w:fill="C0C0C0"/>
          </w:tcPr>
          <w:p w14:paraId="24DE07DF" w14:textId="0272A2CB"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to describe sample preparation applied to geologic specimens, typically in preparation for analytical processes like geochemistry or microscopy.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crush, mineral separation, thin section, cut, polish, mount, acid digestion</w:t>
            </w:r>
            <w:r w:rsidR="00B8253A" w:rsidRPr="00A0556F">
              <w:rPr>
                <w:rFonts w:ascii="Consolas" w:hAnsi="Consolas" w:cs="Consolas"/>
                <w:color w:val="000000"/>
                <w:sz w:val="18"/>
                <w:szCs w:val="18"/>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515" w:name="_Ref433015177"/>
      <w:bookmarkStart w:id="516" w:name="_Toc458065785"/>
      <w:r>
        <w:rPr>
          <w:lang w:val="en-CA"/>
        </w:rPr>
        <w:t>Outcrop encoding pattern</w:t>
      </w:r>
      <w:r w:rsidR="00DD288D">
        <w:rPr>
          <w:lang w:val="en-CA"/>
        </w:rPr>
        <w:t xml:space="preserve"> (Informative)</w:t>
      </w:r>
      <w:bookmarkEnd w:id="515"/>
      <w:bookmarkEnd w:id="516"/>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 xml:space="preserve">se </w:t>
      </w:r>
      <w:r w:rsidRPr="00A0556F">
        <w:rPr>
          <w:rStyle w:val="Entity"/>
        </w:rPr>
        <w:t>SamplingFeatureCollection</w:t>
      </w:r>
      <w:r w:rsidRPr="00672D0D">
        <w:rPr>
          <w:lang w:val="en-CA"/>
        </w:rPr>
        <w:t xml:space="preserve">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w:t>
      </w:r>
      <w:r w:rsidRPr="00A0556F">
        <w:rPr>
          <w:rStyle w:val="Entity"/>
        </w:rPr>
        <w:t>sampledFeature</w:t>
      </w:r>
      <w:r w:rsidRPr="00672D0D">
        <w:rPr>
          <w:lang w:val="en-CA"/>
        </w:rPr>
        <w:t xml:space="preserve">), such as a geologic unit description, a fault description, a contact </w:t>
      </w:r>
      <w:r w:rsidRPr="00672D0D">
        <w:rPr>
          <w:lang w:val="en-CA"/>
        </w:rPr>
        <w:lastRenderedPageBreak/>
        <w:t>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CA" w:eastAsia="en-CA"/>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Lgende"/>
        <w:rPr>
          <w:lang w:val="en-CA"/>
        </w:rPr>
      </w:pPr>
      <w:r>
        <w:t xml:space="preserve">Figure </w:t>
      </w:r>
      <w:r w:rsidR="00673E83">
        <w:fldChar w:fldCharType="begin"/>
      </w:r>
      <w:r w:rsidR="00673E83">
        <w:instrText xml:space="preserve"> SEQ Figure \* ARABIC </w:instrText>
      </w:r>
      <w:r w:rsidR="00673E83">
        <w:fldChar w:fldCharType="separate"/>
      </w:r>
      <w:r w:rsidR="007C615B">
        <w:rPr>
          <w:noProof/>
        </w:rPr>
        <w:t>96</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A0556F">
        <w:rPr>
          <w:rStyle w:val="Entity"/>
        </w:rPr>
        <w:t>SamplingFeatureCollection</w:t>
      </w:r>
      <w:r w:rsidRPr="00672D0D">
        <w:rPr>
          <w:lang w:val="en-CA"/>
        </w:rPr>
        <w:t xml:space="preserve">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8EA3AE0" w:rsidR="0073628E" w:rsidRPr="00D12552" w:rsidRDefault="0073628E" w:rsidP="006521AB">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7C615B">
              <w:rPr>
                <w:rStyle w:val="reqtext"/>
                <w:lang w:val="en-CA"/>
              </w:rPr>
              <w:t>8.8.5</w:t>
            </w:r>
            <w:r w:rsidR="006521AB">
              <w:rPr>
                <w:rStyle w:val="reqtext"/>
                <w:lang w:val="en-CA"/>
              </w:rPr>
              <w:fldChar w:fldCharType="end"/>
            </w:r>
          </w:p>
        </w:tc>
      </w:tr>
    </w:tbl>
    <w:p w14:paraId="254431DB" w14:textId="76869EA6" w:rsidR="00437ED0" w:rsidRDefault="00437ED0" w:rsidP="007F7DE0"/>
    <w:p w14:paraId="0847439A" w14:textId="77777777" w:rsidR="002C1116" w:rsidRPr="00804C60" w:rsidRDefault="002C1116" w:rsidP="002C1116">
      <w:pPr>
        <w:rPr>
          <w:lang w:val="en-CA"/>
        </w:rPr>
      </w:pPr>
    </w:p>
    <w:p w14:paraId="30F910C9" w14:textId="77777777" w:rsidR="002C1116" w:rsidRDefault="002C1116" w:rsidP="002C1116">
      <w:pPr>
        <w:pStyle w:val="Titre2"/>
        <w:rPr>
          <w:lang w:val="en-CA"/>
        </w:rPr>
      </w:pPr>
      <w:bookmarkStart w:id="517" w:name="_Toc458065786"/>
      <w:r w:rsidRPr="00D12552">
        <w:rPr>
          <w:lang w:val="en-CA"/>
        </w:rPr>
        <w:t xml:space="preserve">GeoSciML </w:t>
      </w:r>
      <w:r>
        <w:rPr>
          <w:lang w:val="en-CA"/>
        </w:rPr>
        <w:t>Lite</w:t>
      </w:r>
      <w:r w:rsidRPr="00D12552">
        <w:rPr>
          <w:lang w:val="en-CA"/>
        </w:rPr>
        <w:t xml:space="preserve"> Requirements </w:t>
      </w:r>
      <w:proofErr w:type="gramStart"/>
      <w:r w:rsidRPr="00D12552">
        <w:rPr>
          <w:lang w:val="en-CA"/>
        </w:rPr>
        <w:t>Class</w:t>
      </w:r>
      <w:r>
        <w:rPr>
          <w:lang w:val="en-CA"/>
        </w:rPr>
        <w:t xml:space="preserve"> </w:t>
      </w:r>
      <w:r>
        <w:t xml:space="preserve"> (</w:t>
      </w:r>
      <w:proofErr w:type="gramEnd"/>
      <w:r>
        <w:t>Normative)</w:t>
      </w:r>
      <w:bookmarkEnd w:id="517"/>
    </w:p>
    <w:p w14:paraId="5E05BE71" w14:textId="77777777" w:rsidR="002C1116" w:rsidRDefault="002C1116" w:rsidP="002C1116"/>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C1116" w:rsidRPr="005A0586" w14:paraId="35922ECF"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D67E393" w14:textId="77777777" w:rsidR="002C1116" w:rsidRPr="005A0586" w:rsidRDefault="002C1116" w:rsidP="003811C7">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2C1116" w:rsidRPr="005A0586" w14:paraId="4708DE04"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441A7BB6" w14:textId="065FBC71" w:rsidR="002C1116" w:rsidRPr="005A0586" w:rsidRDefault="002C1418" w:rsidP="003811C7">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/req/gsml4-lite</w:t>
            </w:r>
          </w:p>
        </w:tc>
      </w:tr>
      <w:tr w:rsidR="002C1116" w:rsidRPr="005A0586" w14:paraId="41E2A724" w14:textId="77777777" w:rsidTr="003811C7">
        <w:tc>
          <w:tcPr>
            <w:tcW w:w="1809" w:type="dxa"/>
            <w:tcBorders>
              <w:top w:val="single" w:sz="12" w:space="0" w:color="auto"/>
              <w:left w:val="single" w:sz="12" w:space="0" w:color="auto"/>
              <w:bottom w:val="single" w:sz="4" w:space="0" w:color="auto"/>
              <w:right w:val="single" w:sz="4" w:space="0" w:color="auto"/>
            </w:tcBorders>
          </w:tcPr>
          <w:p w14:paraId="3A3A24A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9E1042" w14:textId="0C06554F" w:rsidR="002C1116" w:rsidRPr="005A0586" w:rsidRDefault="002C1116"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2C1116" w:rsidRPr="005A0586" w14:paraId="286A2D38" w14:textId="77777777" w:rsidTr="003811C7">
        <w:tc>
          <w:tcPr>
            <w:tcW w:w="1809" w:type="dxa"/>
            <w:tcBorders>
              <w:top w:val="single" w:sz="4" w:space="0" w:color="auto"/>
              <w:left w:val="single" w:sz="12" w:space="0" w:color="auto"/>
              <w:bottom w:val="single" w:sz="4" w:space="0" w:color="auto"/>
              <w:right w:val="single" w:sz="4" w:space="0" w:color="auto"/>
            </w:tcBorders>
          </w:tcPr>
          <w:p w14:paraId="2F32F0E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commentRangeStart w:id="518"/>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0500204" w14:textId="127630B5" w:rsidR="002C1116" w:rsidRPr="005A0586" w:rsidRDefault="00C6749A" w:rsidP="003811C7">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/req/gsml4-conceptual</w:t>
            </w:r>
            <w:commentRangeEnd w:id="518"/>
            <w:r>
              <w:rPr>
                <w:rStyle w:val="Marquedecommentaire"/>
              </w:rPr>
              <w:commentReference w:id="518"/>
            </w:r>
          </w:p>
        </w:tc>
      </w:tr>
      <w:tr w:rsidR="002C1116" w:rsidRPr="005A0586" w14:paraId="692765DC" w14:textId="77777777" w:rsidTr="003811C7">
        <w:tc>
          <w:tcPr>
            <w:tcW w:w="1809" w:type="dxa"/>
            <w:tcBorders>
              <w:top w:val="single" w:sz="4" w:space="0" w:color="auto"/>
              <w:left w:val="single" w:sz="12" w:space="0" w:color="auto"/>
              <w:bottom w:val="single" w:sz="4" w:space="0" w:color="auto"/>
              <w:right w:val="single" w:sz="4" w:space="0" w:color="auto"/>
            </w:tcBorders>
          </w:tcPr>
          <w:p w14:paraId="0C55880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5111DF"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2C1116" w:rsidRPr="005A0586" w14:paraId="33E0A46B" w14:textId="77777777" w:rsidTr="003811C7">
        <w:tc>
          <w:tcPr>
            <w:tcW w:w="1809" w:type="dxa"/>
            <w:tcBorders>
              <w:top w:val="single" w:sz="4" w:space="0" w:color="auto"/>
              <w:left w:val="single" w:sz="12" w:space="0" w:color="auto"/>
              <w:bottom w:val="single" w:sz="4" w:space="0" w:color="auto"/>
              <w:right w:val="single" w:sz="4" w:space="0" w:color="auto"/>
            </w:tcBorders>
          </w:tcPr>
          <w:p w14:paraId="277B9E9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C7EB48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2C1116" w:rsidRPr="005A0586" w14:paraId="6E782DD2" w14:textId="77777777" w:rsidTr="003811C7">
        <w:tc>
          <w:tcPr>
            <w:tcW w:w="1809" w:type="dxa"/>
            <w:tcBorders>
              <w:top w:val="single" w:sz="4" w:space="0" w:color="auto"/>
              <w:left w:val="single" w:sz="12" w:space="0" w:color="auto"/>
              <w:bottom w:val="single" w:sz="4" w:space="0" w:color="auto"/>
              <w:right w:val="single" w:sz="4" w:space="0" w:color="auto"/>
            </w:tcBorders>
          </w:tcPr>
          <w:p w14:paraId="4C105CA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ABEA2CC"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2C1116" w:rsidRPr="005A0586" w14:paraId="5A78900E" w14:textId="77777777" w:rsidTr="003811C7">
        <w:tc>
          <w:tcPr>
            <w:tcW w:w="1809" w:type="dxa"/>
            <w:tcBorders>
              <w:top w:val="single" w:sz="4" w:space="0" w:color="auto"/>
              <w:left w:val="single" w:sz="12" w:space="0" w:color="auto"/>
              <w:bottom w:val="single" w:sz="4" w:space="0" w:color="auto"/>
              <w:right w:val="single" w:sz="4" w:space="0" w:color="auto"/>
            </w:tcBorders>
          </w:tcPr>
          <w:p w14:paraId="1382B69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A3AEE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2C1116" w:rsidRPr="005A0586" w14:paraId="022C661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E3B4A4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39D0319" w14:textId="458C9061" w:rsidR="002C1116" w:rsidRPr="005A0586" w:rsidRDefault="002C1116" w:rsidP="003811C7">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2C1418">
              <w:rPr>
                <w:rFonts w:ascii="Calibri" w:eastAsia="MS Mincho" w:hAnsi="Calibri"/>
                <w:b/>
                <w:noProof/>
                <w:sz w:val="20"/>
                <w:szCs w:val="20"/>
                <w:lang w:val="en-CA"/>
              </w:rPr>
              <w:t>gsml4-</w:t>
            </w:r>
            <w:r>
              <w:rPr>
                <w:rFonts w:ascii="Calibri" w:eastAsia="MS Mincho" w:hAnsi="Calibri"/>
                <w:b/>
                <w:noProof/>
                <w:sz w:val="20"/>
                <w:szCs w:val="20"/>
                <w:lang w:val="en-CA"/>
              </w:rPr>
              <w:t>lite</w:t>
            </w:r>
            <w:r w:rsidRPr="005A0586">
              <w:rPr>
                <w:rFonts w:ascii="Calibri" w:eastAsia="MS Mincho" w:hAnsi="Calibri"/>
                <w:b/>
                <w:noProof/>
                <w:sz w:val="20"/>
                <w:szCs w:val="20"/>
                <w:lang w:val="en-CA"/>
              </w:rPr>
              <w:t xml:space="preserve">/geomtype </w:t>
            </w:r>
          </w:p>
          <w:p w14:paraId="598C9B3D" w14:textId="77777777" w:rsidR="002C1116" w:rsidRPr="005A0586" w:rsidRDefault="002C1116" w:rsidP="003811C7">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2C1116" w:rsidRPr="005A0586" w14:paraId="0969587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C55BF5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09A9341" w14:textId="4A2EC6DD"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2C1418">
              <w:rPr>
                <w:rFonts w:ascii="Calibri" w:eastAsia="MS Mincho" w:hAnsi="Calibri"/>
                <w:b/>
                <w:sz w:val="20"/>
                <w:szCs w:val="20"/>
                <w:lang w:val="en-CA"/>
              </w:rPr>
              <w:t>gsml4-lite</w:t>
            </w:r>
            <w:r w:rsidRPr="005A0586">
              <w:rPr>
                <w:rFonts w:ascii="Calibri" w:eastAsia="MS Mincho" w:hAnsi="Calibri"/>
                <w:b/>
                <w:sz w:val="20"/>
                <w:szCs w:val="20"/>
                <w:lang w:val="en-CA"/>
              </w:rPr>
              <w:t xml:space="preserve">/string </w:t>
            </w:r>
          </w:p>
          <w:p w14:paraId="450FC79B"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2C1116" w:rsidRPr="005A0586" w14:paraId="671455E7"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9743D7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B664BA7" w14:textId="6E181F29"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2C1418">
              <w:rPr>
                <w:rFonts w:ascii="Calibri" w:eastAsia="MS Mincho" w:hAnsi="Calibri"/>
                <w:b/>
                <w:sz w:val="20"/>
                <w:szCs w:val="20"/>
                <w:lang w:val="en-CA"/>
              </w:rPr>
              <w:t>gsml4-lite</w:t>
            </w:r>
            <w:r w:rsidRPr="005A0586">
              <w:rPr>
                <w:rFonts w:ascii="Calibri" w:eastAsia="MS Mincho" w:hAnsi="Calibri"/>
                <w:b/>
                <w:sz w:val="20"/>
                <w:szCs w:val="20"/>
                <w:lang w:val="en-CA"/>
              </w:rPr>
              <w:t>/formal-syntax</w:t>
            </w:r>
          </w:p>
          <w:p w14:paraId="4E712E9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2C1116" w:rsidRPr="005A0586" w14:paraId="53E0208D"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3067F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1161E5" w14:textId="5FE1B3FB" w:rsidR="002C1116" w:rsidRPr="005A0586" w:rsidRDefault="002C1116" w:rsidP="003811C7">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2C1418">
              <w:rPr>
                <w:rFonts w:ascii="Calibri" w:eastAsia="MS Mincho" w:hAnsi="Calibri"/>
                <w:b/>
                <w:noProof/>
                <w:sz w:val="20"/>
                <w:szCs w:val="20"/>
                <w:lang w:val="en-CA"/>
              </w:rPr>
              <w:t>gsml4-lite</w:t>
            </w:r>
            <w:r w:rsidRPr="005A0586">
              <w:rPr>
                <w:rFonts w:ascii="Calibri" w:eastAsia="MS Mincho" w:hAnsi="Calibri"/>
                <w:b/>
                <w:noProof/>
                <w:sz w:val="20"/>
                <w:szCs w:val="20"/>
                <w:lang w:val="en-CA"/>
              </w:rPr>
              <w:t xml:space="preserve">/datetime </w:t>
            </w:r>
          </w:p>
          <w:p w14:paraId="43E56F0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2C1116" w:rsidRPr="005A0586" w14:paraId="3BB972B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84D9AFC"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43FA69D" w14:textId="69DA966D"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2C1418">
              <w:rPr>
                <w:rStyle w:val="requri"/>
                <w:rFonts w:ascii="Calibri" w:hAnsi="Calibri"/>
                <w:noProof/>
                <w:sz w:val="20"/>
                <w:szCs w:val="20"/>
                <w:lang w:val="en-CA"/>
              </w:rPr>
              <w:t>gsml4-lite</w:t>
            </w:r>
            <w:r w:rsidRPr="005A0586">
              <w:rPr>
                <w:rStyle w:val="requri"/>
                <w:rFonts w:ascii="Calibri" w:hAnsi="Calibri"/>
                <w:noProof/>
                <w:sz w:val="20"/>
                <w:szCs w:val="20"/>
                <w:lang w:val="en-CA"/>
              </w:rPr>
              <w:t>/uri</w:t>
            </w:r>
            <w:r w:rsidRPr="005A0586">
              <w:rPr>
                <w:rStyle w:val="requri"/>
                <w:rFonts w:ascii="Calibri" w:eastAsia="MS Mincho" w:hAnsi="Calibri"/>
                <w:noProof/>
                <w:sz w:val="20"/>
                <w:szCs w:val="20"/>
                <w:lang w:val="en-CA"/>
              </w:rPr>
              <w:t xml:space="preserve"> </w:t>
            </w:r>
          </w:p>
          <w:p w14:paraId="08E7B28D"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2C1116" w:rsidRPr="005A0586" w14:paraId="581828C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4727F6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78DFFE9" w14:textId="1D0DAACF"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2C1418">
              <w:rPr>
                <w:rStyle w:val="requri"/>
                <w:rFonts w:ascii="Calibri" w:hAnsi="Calibri"/>
                <w:noProof/>
                <w:sz w:val="20"/>
                <w:szCs w:val="20"/>
                <w:lang w:val="en-CA"/>
              </w:rPr>
              <w:t>gsml4-lite</w:t>
            </w:r>
            <w:r w:rsidRPr="005A0586">
              <w:rPr>
                <w:rStyle w:val="requri"/>
                <w:rFonts w:ascii="Calibri" w:hAnsi="Calibri"/>
                <w:noProof/>
                <w:sz w:val="20"/>
                <w:szCs w:val="20"/>
                <w:lang w:val="en-CA"/>
              </w:rPr>
              <w:t>/resolvable-uri</w:t>
            </w:r>
            <w:r w:rsidRPr="005A0586">
              <w:rPr>
                <w:rStyle w:val="requri"/>
                <w:rFonts w:ascii="Calibri" w:eastAsia="MS Mincho" w:hAnsi="Calibri"/>
                <w:noProof/>
                <w:sz w:val="20"/>
                <w:szCs w:val="20"/>
                <w:lang w:val="en-CA"/>
              </w:rPr>
              <w:t xml:space="preserve"> </w:t>
            </w:r>
          </w:p>
          <w:p w14:paraId="2D9F6CA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resolvable URI referring to a resource resolvable using Linked Open Data principles.</w:t>
            </w:r>
          </w:p>
        </w:tc>
      </w:tr>
      <w:tr w:rsidR="002C1116" w:rsidRPr="005A0586" w14:paraId="7FC5DB5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E1E3B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E8BF03" w14:textId="77777777"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/user-defined</w:t>
            </w:r>
            <w:r w:rsidRPr="005A0586">
              <w:rPr>
                <w:rStyle w:val="requri"/>
                <w:rFonts w:ascii="Calibri" w:eastAsia="MS Mincho" w:hAnsi="Calibri"/>
                <w:noProof/>
                <w:sz w:val="20"/>
                <w:szCs w:val="20"/>
                <w:lang w:val="en-CA"/>
              </w:rPr>
              <w:t xml:space="preserve"> </w:t>
            </w:r>
          </w:p>
          <w:p w14:paraId="18F4BB65"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2C1116" w:rsidRPr="005A0586" w14:paraId="4C846CC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47CAE0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2C8A6D" w14:textId="796820E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geologicunitview-identifier-unique</w:t>
            </w:r>
          </w:p>
          <w:p w14:paraId="2DC72934" w14:textId="77777777" w:rsidR="002C1116" w:rsidRPr="00804C60" w:rsidRDefault="002C1116" w:rsidP="003811C7">
            <w:pPr>
              <w:spacing w:before="100" w:beforeAutospacing="1" w:after="100" w:afterAutospacing="1" w:line="230" w:lineRule="atLeast"/>
              <w:jc w:val="both"/>
              <w:rPr>
                <w:rStyle w:val="requri"/>
                <w:rFonts w:ascii="Calibri" w:hAnsi="Calibri"/>
                <w:b w:val="0"/>
                <w:sz w:val="20"/>
                <w:szCs w:val="20"/>
                <w:lang w:val="en-CA"/>
              </w:rPr>
            </w:pPr>
            <w:proofErr w:type="gramStart"/>
            <w:r>
              <w:rPr>
                <w:rStyle w:val="requri"/>
                <w:rFonts w:ascii="Calibri" w:hAnsi="Calibri"/>
                <w:b w:val="0"/>
                <w:sz w:val="20"/>
                <w:szCs w:val="20"/>
                <w:lang w:val="en-CA"/>
              </w:rPr>
              <w:t>i</w:t>
            </w:r>
            <w:r w:rsidRPr="00804C60">
              <w:rPr>
                <w:rStyle w:val="requri"/>
                <w:rFonts w:ascii="Calibri" w:hAnsi="Calibri"/>
                <w:b w:val="0"/>
                <w:sz w:val="20"/>
                <w:szCs w:val="20"/>
                <w:lang w:val="en-CA"/>
              </w:rPr>
              <w:t>dentifier</w:t>
            </w:r>
            <w:proofErr w:type="gramEnd"/>
            <w:r w:rsidRPr="00804C60">
              <w:rPr>
                <w:rStyle w:val="requri"/>
                <w:rFonts w:ascii="Calibri" w:hAnsi="Calibri"/>
                <w:b w:val="0"/>
                <w:sz w:val="20"/>
                <w:szCs w:val="20"/>
                <w:lang w:val="en-CA"/>
              </w:rPr>
              <w:t xml:space="preserve"> SHALL be unique to a dataset.</w:t>
            </w:r>
          </w:p>
        </w:tc>
      </w:tr>
      <w:tr w:rsidR="002C1116" w:rsidRPr="005A0586" w14:paraId="0A4E40F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F4F0E87"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6ED15E6" w14:textId="0251196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w:t>
            </w:r>
          </w:p>
          <w:p w14:paraId="306E15FC"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2C1116" w:rsidRPr="005A0586" w14:paraId="2C8E8CF1"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DE93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89AFE3" w14:textId="63250C99"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geologicunitview-representativeLithology</w:t>
            </w:r>
          </w:p>
          <w:p w14:paraId="2A2D72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epresentativeLithology_uri</w:t>
            </w:r>
            <w:proofErr w:type="gramEnd"/>
            <w:r w:rsidRPr="005A0586">
              <w:rPr>
                <w:rStyle w:val="reqtext"/>
                <w:rFonts w:ascii="Calibri" w:hAnsi="Calibri"/>
                <w:sz w:val="20"/>
                <w:szCs w:val="20"/>
                <w:lang w:val="en-CA"/>
              </w:rPr>
              <w:t xml:space="preserve"> value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2C1116" w:rsidRPr="005A0586" w14:paraId="200B50B9"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3C1B75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9A4655E" w14:textId="6C5E615B" w:rsidR="002C1116" w:rsidRPr="005A0586" w:rsidRDefault="002C1418"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w:t>
            </w:r>
            <w:r w:rsidR="002C1116">
              <w:rPr>
                <w:rStyle w:val="requri"/>
                <w:rFonts w:ascii="Calibri" w:hAnsi="Calibri"/>
                <w:noProof/>
                <w:sz w:val="20"/>
                <w:szCs w:val="20"/>
                <w:lang w:val="en-CA"/>
              </w:rPr>
              <w:t>gsml4-lite/</w:t>
            </w:r>
            <w:r w:rsidR="002C1116" w:rsidRPr="005A0586">
              <w:rPr>
                <w:rStyle w:val="requri"/>
                <w:rFonts w:ascii="Calibri" w:hAnsi="Calibri"/>
                <w:noProof/>
                <w:sz w:val="20"/>
                <w:szCs w:val="20"/>
                <w:lang w:val="en-CA"/>
              </w:rPr>
              <w:t>geologicunitview-representativeAge</w:t>
            </w:r>
          </w:p>
          <w:p w14:paraId="62D1A748"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epresentativeAge_uri</w:t>
            </w:r>
            <w:proofErr w:type="gramEnd"/>
            <w:r w:rsidRPr="005A0586">
              <w:rPr>
                <w:rStyle w:val="reqtext"/>
                <w:rFonts w:ascii="Calibri" w:hAnsi="Calibri"/>
                <w:sz w:val="20"/>
                <w:szCs w:val="20"/>
                <w:lang w:val="en-CA"/>
              </w:rPr>
              <w:t xml:space="preserve"> value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362BBF5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D247B5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B9C5993" w14:textId="76E92FEA"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geologicunitview-representativeOlderAge</w:t>
            </w:r>
          </w:p>
          <w:p w14:paraId="2825333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Older</w:t>
            </w:r>
            <w:r w:rsidRPr="005A0586">
              <w:rPr>
                <w:rStyle w:val="reqtext"/>
                <w:rFonts w:ascii="Calibri" w:hAnsi="Calibri"/>
                <w:sz w:val="20"/>
                <w:szCs w:val="20"/>
                <w:lang w:val="en-CA"/>
              </w:rPr>
              <w:t>Age_uri</w:t>
            </w:r>
            <w:proofErr w:type="gramEnd"/>
            <w:r w:rsidRPr="005A0586">
              <w:rPr>
                <w:rStyle w:val="reqtext"/>
                <w:rFonts w:ascii="Calibri" w:hAnsi="Calibri"/>
                <w:sz w:val="20"/>
                <w:szCs w:val="20"/>
                <w:lang w:val="en-CA"/>
              </w:rPr>
              <w:t xml:space="preserve"> value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27CE402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7595DE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A7532B3" w14:textId="6B31557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geologicunitview-representativeYoungerAge</w:t>
            </w:r>
          </w:p>
          <w:p w14:paraId="0D26E28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Younger</w:t>
            </w:r>
            <w:r w:rsidRPr="005A0586">
              <w:rPr>
                <w:rStyle w:val="reqtext"/>
                <w:rFonts w:ascii="Calibri" w:hAnsi="Calibri"/>
                <w:sz w:val="20"/>
                <w:szCs w:val="20"/>
                <w:lang w:val="en-CA"/>
              </w:rPr>
              <w:t>Age_uri</w:t>
            </w:r>
            <w:proofErr w:type="gramEnd"/>
            <w:r w:rsidRPr="005A0586">
              <w:rPr>
                <w:rStyle w:val="reqtext"/>
                <w:rFonts w:ascii="Calibri" w:hAnsi="Calibri"/>
                <w:sz w:val="20"/>
                <w:szCs w:val="20"/>
                <w:lang w:val="en-CA"/>
              </w:rPr>
              <w:t xml:space="preserve"> value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1750AE0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FAE2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347BD91" w14:textId="1C6702CB"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geologicunitview-specification</w:t>
            </w:r>
          </w:p>
          <w:p w14:paraId="224049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rPr>
            </w:pPr>
            <w:proofErr w:type="gramStart"/>
            <w:r>
              <w:rPr>
                <w:rStyle w:val="reqtext"/>
                <w:rFonts w:ascii="Calibri" w:hAnsi="Calibri"/>
                <w:sz w:val="20"/>
                <w:szCs w:val="20"/>
                <w:lang w:val="en-CA"/>
              </w:rPr>
              <w:t>s</w:t>
            </w:r>
            <w:r w:rsidRPr="005A0586">
              <w:rPr>
                <w:rStyle w:val="reqtext"/>
                <w:rFonts w:ascii="Calibri" w:hAnsi="Calibri"/>
                <w:sz w:val="20"/>
                <w:szCs w:val="20"/>
                <w:lang w:val="en-CA"/>
              </w:rPr>
              <w:t>pecification_uri</w:t>
            </w:r>
            <w:proofErr w:type="gramEnd"/>
            <w:r w:rsidRPr="005A0586">
              <w:rPr>
                <w:rStyle w:val="reqtext"/>
                <w:rFonts w:ascii="Calibri" w:hAnsi="Calibri"/>
                <w:sz w:val="20"/>
                <w:szCs w:val="20"/>
                <w:lang w:val="en-CA"/>
              </w:rPr>
              <w:t xml:space="preserve"> value SHOULD refer the GeoSciML GeologicUnit feature that describes the instance in detail. Mandatory property - if not value is provided then a URI referring to a controlled concept explaining why the value is nil must be provided.</w:t>
            </w:r>
          </w:p>
        </w:tc>
      </w:tr>
      <w:tr w:rsidR="002C1116" w:rsidRPr="005A0586" w14:paraId="5A44809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D305BE5" w14:textId="72B2AFAE" w:rsidR="002C1116" w:rsidRPr="005A0586" w:rsidRDefault="00CE173B" w:rsidP="003811C7">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3421984" w14:textId="49C9E65F"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boreholeview-identifier</w:t>
            </w:r>
          </w:p>
          <w:p w14:paraId="69D98EB4"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5A0586">
              <w:rPr>
                <w:rStyle w:val="reqtext"/>
                <w:rFonts w:ascii="Calibri" w:hAnsi="Calibri"/>
                <w:sz w:val="20"/>
                <w:szCs w:val="20"/>
                <w:lang w:val="en-CA"/>
              </w:rPr>
              <w:t>dentifier</w:t>
            </w:r>
            <w:proofErr w:type="gramEnd"/>
            <w:r w:rsidRPr="005A0586">
              <w:rPr>
                <w:rStyle w:val="reqtext"/>
                <w:rFonts w:ascii="Calibri" w:hAnsi="Calibri"/>
                <w:sz w:val="20"/>
                <w:szCs w:val="20"/>
                <w:lang w:val="en-CA"/>
              </w:rPr>
              <w:t xml:space="preserve"> SHOULD resolve to a representation of a GeoSciML Borehole.</w:t>
            </w:r>
          </w:p>
        </w:tc>
      </w:tr>
      <w:tr w:rsidR="002C1116" w:rsidRPr="005A0586" w14:paraId="396B6FFE"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106A5C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11C916" w14:textId="5D90867C"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w:t>
            </w:r>
            <w:r w:rsidR="001B7AC0">
              <w:rPr>
                <w:rStyle w:val="requri"/>
                <w:rFonts w:ascii="Calibri" w:hAnsi="Calibri"/>
                <w:noProof/>
                <w:sz w:val="20"/>
                <w:szCs w:val="20"/>
                <w:lang w:val="en-CA"/>
              </w:rPr>
              <w:t>l4-lite/boreholeview-elevation-c</w:t>
            </w:r>
            <w:r>
              <w:rPr>
                <w:rStyle w:val="requri"/>
                <w:rFonts w:ascii="Calibri" w:hAnsi="Calibri"/>
                <w:noProof/>
                <w:sz w:val="20"/>
                <w:szCs w:val="20"/>
                <w:lang w:val="en-CA"/>
              </w:rPr>
              <w:t>rs</w:t>
            </w:r>
          </w:p>
          <w:p w14:paraId="105C2105"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2C1116" w:rsidRPr="005A0586" w14:paraId="5795CB74"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9B43F6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2F26F33" w14:textId="4DA57708"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boreholeview-parentBorehole-uri</w:t>
            </w:r>
          </w:p>
          <w:p w14:paraId="69A0C440"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2C1116" w:rsidRPr="005A0586" w14:paraId="6EFB146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8AAF2D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31EEF4" w14:textId="0367FE2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contactview-identifier</w:t>
            </w:r>
          </w:p>
          <w:p w14:paraId="33A8D4DE"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5A0586">
              <w:rPr>
                <w:rStyle w:val="reqtext"/>
                <w:rFonts w:ascii="Calibri" w:hAnsi="Calibri"/>
                <w:sz w:val="20"/>
                <w:szCs w:val="20"/>
                <w:lang w:val="en-CA"/>
              </w:rPr>
              <w:t>dentifier</w:t>
            </w:r>
            <w:proofErr w:type="gramEnd"/>
            <w:r w:rsidRPr="005A0586">
              <w:rPr>
                <w:rStyle w:val="reqtext"/>
                <w:rFonts w:ascii="Calibri" w:hAnsi="Calibri"/>
                <w:sz w:val="20"/>
                <w:szCs w:val="20"/>
                <w:lang w:val="en-CA"/>
              </w:rPr>
              <w:t xml:space="preserve"> SHOULD correspond to an instance of MappedFeature.</w:t>
            </w:r>
          </w:p>
        </w:tc>
      </w:tr>
      <w:tr w:rsidR="002C1116" w:rsidRPr="005A0586" w14:paraId="0ACA6C2A"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4A7F6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20626BA" w14:textId="46FB794F"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geologicspecimenview-identifier</w:t>
            </w:r>
          </w:p>
          <w:p w14:paraId="110869AA"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an instance of GeoSciML GeologicSpecimen.</w:t>
            </w:r>
          </w:p>
        </w:tc>
      </w:tr>
      <w:tr w:rsidR="002C1116" w:rsidRPr="005A0586" w14:paraId="517AAB5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A42CBA"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F548827" w14:textId="7FB0A142"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geomorphologicunitview-identifier</w:t>
            </w:r>
          </w:p>
          <w:p w14:paraId="28F81CEE"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GeoSciML MappedFeature.</w:t>
            </w:r>
          </w:p>
        </w:tc>
      </w:tr>
      <w:tr w:rsidR="002C1116" w:rsidRPr="005A0586" w14:paraId="3515B25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A0C942E"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F9D858B" w14:textId="7279DE40"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sheardisplacemenstructureview-identifier</w:t>
            </w:r>
          </w:p>
          <w:p w14:paraId="591927B8"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GeoSciML MappedFeature.</w:t>
            </w:r>
          </w:p>
        </w:tc>
      </w:tr>
      <w:tr w:rsidR="002C1116" w:rsidRPr="005A0586" w14:paraId="14080CE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C68383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541195A" w14:textId="4F50CA64"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siteobservationview-identifier</w:t>
            </w:r>
          </w:p>
          <w:p w14:paraId="0D767235"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OM_</w:t>
            </w:r>
            <w:r w:rsidRPr="00A44A07">
              <w:rPr>
                <w:rStyle w:val="reqtext"/>
                <w:rFonts w:ascii="Calibri" w:hAnsi="Calibri"/>
                <w:sz w:val="20"/>
                <w:szCs w:val="20"/>
                <w:lang w:val="en-CA"/>
              </w:rPr>
              <w:t>Observation</w:t>
            </w:r>
            <w:r w:rsidRPr="00804C60">
              <w:rPr>
                <w:rStyle w:val="reqtext"/>
                <w:rFonts w:ascii="Calibri" w:hAnsi="Calibri"/>
                <w:sz w:val="20"/>
                <w:szCs w:val="20"/>
                <w:lang w:val="en-CA"/>
              </w:rPr>
              <w:t>.</w:t>
            </w:r>
          </w:p>
        </w:tc>
      </w:tr>
      <w:tr w:rsidR="002C1116" w:rsidRPr="005A0586" w14:paraId="56A1618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3E4F0B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F33F52" w14:textId="37AEC21F"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siteobservationview-symbolRotation</w:t>
            </w:r>
          </w:p>
          <w:p w14:paraId="1ED11863"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826A660" w14:textId="77777777" w:rsidR="002C1116" w:rsidRPr="00225333" w:rsidRDefault="002C1116" w:rsidP="002C1116"/>
    <w:p w14:paraId="4DC964CD" w14:textId="77777777" w:rsidR="002C1116" w:rsidRDefault="002C1116" w:rsidP="002C1116">
      <w:pPr>
        <w:spacing w:after="0"/>
        <w:rPr>
          <w:lang w:val="en-CA"/>
        </w:rPr>
      </w:pPr>
      <w:r w:rsidRPr="00762332">
        <w:rPr>
          <w:lang w:val="en-CA"/>
        </w:rPr>
        <w:t>GeoSciML-</w:t>
      </w:r>
      <w:r>
        <w:rPr>
          <w:lang w:val="en-CA"/>
        </w:rPr>
        <w:t>Lite</w:t>
      </w:r>
      <w:r w:rsidRPr="00762332">
        <w:rPr>
          <w:lang w:val="en-CA"/>
        </w:rPr>
        <w:t xml:space="preserve"> is </w:t>
      </w:r>
      <w:r>
        <w:rPr>
          <w:lang w:val="en-CA"/>
        </w:rPr>
        <w:t xml:space="preserve">a simplification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w:t>
      </w:r>
      <w:r w:rsidRPr="00762332">
        <w:rPr>
          <w:lang w:val="en-CA"/>
        </w:rPr>
        <w:lastRenderedPageBreak/>
        <w:t xml:space="preserve">standard vocabulary terms for basic type classification of contacts and faults, age of geologic units and faults, and lithology of geologic units. </w:t>
      </w:r>
    </w:p>
    <w:p w14:paraId="422CE197" w14:textId="77777777" w:rsidR="002C1116" w:rsidRDefault="002C1116" w:rsidP="002C1116">
      <w:pPr>
        <w:spacing w:after="0"/>
        <w:rPr>
          <w:lang w:val="en-CA"/>
        </w:rPr>
      </w:pPr>
    </w:p>
    <w:p w14:paraId="4ED744E2" w14:textId="77777777" w:rsidR="002C1116" w:rsidRDefault="002C1116" w:rsidP="002C1116">
      <w:pPr>
        <w:spacing w:after="0"/>
        <w:rPr>
          <w:lang w:val="en-CA"/>
        </w:rPr>
      </w:pPr>
      <w:r w:rsidRPr="00762332">
        <w:rPr>
          <w:lang w:val="en-CA"/>
        </w:rPr>
        <w:t>Use of standard vocabulary enables map display using a shared legend (symbolization scheme) to achieve visual harmonization of maps provided by different services. In addition the GeoSciML-</w:t>
      </w:r>
      <w:r>
        <w:rPr>
          <w:lang w:val="en-CA"/>
        </w:rPr>
        <w:t>Lite</w:t>
      </w:r>
      <w:r w:rsidRPr="00762332">
        <w:rPr>
          <w:lang w:val="en-CA"/>
        </w:rPr>
        <w:t xml:space="preserve"> data structure includes text fields with information for human users browsing a geologic map, a link to a full GeoSciML feature element if available, and a symbol identifier field to enable a user-defined symbolization scheme in each map service. </w:t>
      </w:r>
    </w:p>
    <w:p w14:paraId="337A6293" w14:textId="77777777" w:rsidR="002C1116" w:rsidRDefault="002C1116" w:rsidP="002C1116">
      <w:pPr>
        <w:spacing w:after="0"/>
        <w:rPr>
          <w:lang w:val="en-CA"/>
        </w:rPr>
      </w:pPr>
    </w:p>
    <w:p w14:paraId="79247E63" w14:textId="77777777" w:rsidR="002C1116" w:rsidRDefault="002C1116" w:rsidP="002C111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w:t>
      </w:r>
      <w:r>
        <w:rPr>
          <w:lang w:val="en-CA"/>
        </w:rPr>
        <w:t>lite</w:t>
      </w:r>
      <w:r w:rsidRPr="00762332">
        <w:rPr>
          <w:lang w:val="en-CA"/>
        </w:rPr>
        <w:t xml:space="preserve"> schema to be used in a map browsing and query interface to identify and select features for further processing that can be acquired as highly structured, information-rich GML features.</w:t>
      </w:r>
    </w:p>
    <w:p w14:paraId="081185C4" w14:textId="77777777" w:rsidR="002C1116" w:rsidRDefault="002C1116" w:rsidP="002C1116">
      <w:pPr>
        <w:spacing w:after="0"/>
        <w:ind w:left="720"/>
        <w:rPr>
          <w:lang w:val="en-CA"/>
        </w:rPr>
      </w:pPr>
    </w:p>
    <w:p w14:paraId="234575F7" w14:textId="77777777" w:rsidR="002C1116" w:rsidRDefault="002C1116" w:rsidP="002C1116">
      <w:pPr>
        <w:pStyle w:val="Lgende"/>
        <w:jc w:val="center"/>
        <w:rPr>
          <w:noProof/>
          <w:lang w:val="en-AU" w:eastAsia="en-AU"/>
        </w:rPr>
      </w:pPr>
      <w:r>
        <w:rPr>
          <w:noProof/>
          <w:lang w:val="en-CA" w:eastAsia="en-CA"/>
        </w:rPr>
        <w:drawing>
          <wp:inline distT="0" distB="0" distL="0" distR="0" wp14:anchorId="44A3B7DE" wp14:editId="57D196DD">
            <wp:extent cx="4191000" cy="403860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3ACB3C54" w14:textId="77777777" w:rsidR="002C1116" w:rsidRPr="00804C60" w:rsidRDefault="002C1116" w:rsidP="002C1116">
      <w:pPr>
        <w:pStyle w:val="Lgende"/>
        <w:jc w:val="center"/>
        <w:rPr>
          <w:color w:val="000000"/>
          <w:lang w:val="en-CA"/>
        </w:rPr>
      </w:pPr>
      <w:proofErr w:type="gramStart"/>
      <w:r w:rsidRPr="00804C60">
        <w:rPr>
          <w:color w:val="000000"/>
        </w:rPr>
        <w:t xml:space="preserve">Figure </w:t>
      </w:r>
      <w:r w:rsidRPr="00804C60">
        <w:rPr>
          <w:color w:val="000000"/>
        </w:rPr>
        <w:fldChar w:fldCharType="begin"/>
      </w:r>
      <w:r w:rsidRPr="00804C60">
        <w:rPr>
          <w:color w:val="000000"/>
        </w:rPr>
        <w:instrText xml:space="preserve"> SEQ Figure \* ARABIC </w:instrText>
      </w:r>
      <w:r w:rsidRPr="00804C60">
        <w:rPr>
          <w:color w:val="000000"/>
        </w:rPr>
        <w:fldChar w:fldCharType="separate"/>
      </w:r>
      <w:r w:rsidR="007C615B">
        <w:rPr>
          <w:noProof/>
          <w:color w:val="000000"/>
        </w:rPr>
        <w:t>97</w:t>
      </w:r>
      <w:r w:rsidRPr="00804C60">
        <w:rPr>
          <w:noProof/>
          <w:color w:val="000000"/>
        </w:rPr>
        <w:fldChar w:fldCharType="end"/>
      </w:r>
      <w:r w:rsidRPr="00804C60">
        <w:rPr>
          <w:color w:val="000000"/>
        </w:rPr>
        <w:t xml:space="preserve"> - Package dependency for GeoSciML </w:t>
      </w:r>
      <w:r>
        <w:rPr>
          <w:color w:val="000000"/>
        </w:rPr>
        <w:t>Lite.</w:t>
      </w:r>
      <w:proofErr w:type="gramEnd"/>
    </w:p>
    <w:p w14:paraId="21D633D1" w14:textId="086C6867" w:rsidR="002C1116" w:rsidRDefault="002C1116" w:rsidP="002C1116">
      <w:pPr>
        <w:rPr>
          <w:lang w:val="en-CA"/>
        </w:rPr>
      </w:pPr>
      <w:r w:rsidRPr="00762332">
        <w:rPr>
          <w:lang w:val="en-CA"/>
        </w:rPr>
        <w:t>GeoSciML-</w:t>
      </w:r>
      <w:r>
        <w:rPr>
          <w:lang w:val="en-CA"/>
        </w:rPr>
        <w:t>Lite</w:t>
      </w:r>
      <w:r w:rsidRPr="00762332">
        <w:rPr>
          <w:lang w:val="en-CA"/>
        </w:rPr>
        <w:t xml:space="preserve"> conforms to the </w:t>
      </w:r>
      <w:r>
        <w:rPr>
          <w:lang w:val="en-CA"/>
        </w:rPr>
        <w:t>L</w:t>
      </w:r>
      <w:r w:rsidRPr="00762332">
        <w:rPr>
          <w:lang w:val="en-CA"/>
        </w:rPr>
        <w:t>evel 0 of the Simple Feature</w:t>
      </w:r>
      <w:r w:rsidR="00D41FCD">
        <w:rPr>
          <w:lang w:val="en-CA"/>
        </w:rPr>
        <w:t>s Profile for GML (OGC 10-100r,</w:t>
      </w:r>
      <w:r w:rsidRPr="00762332">
        <w:rPr>
          <w:lang w:val="en-CA"/>
        </w:rPr>
        <w:t xml:space="preserve"> OGC 06-049). The simple features profile supports only a limited subset of possible GML geometry types that may be used to describe feature geographic location and shape. For the purposes of GeoSciML simple features, these include </w:t>
      </w:r>
      <w:r w:rsidRPr="00A0556F">
        <w:rPr>
          <w:rStyle w:val="Entity"/>
        </w:rPr>
        <w:t>GEO::Point, GEO::LineString, GEO::Curve, GEO::Polygon</w:t>
      </w:r>
      <w:r w:rsidRPr="00762332">
        <w:rPr>
          <w:lang w:val="en-CA"/>
        </w:rPr>
        <w:t xml:space="preserve">, </w:t>
      </w:r>
      <w:r w:rsidRPr="00A0556F">
        <w:rPr>
          <w:rStyle w:val="Entity"/>
        </w:rPr>
        <w:t xml:space="preserve">GEO::Surface, GEO::MultiPoint, </w:t>
      </w:r>
      <w:r w:rsidRPr="00A0556F">
        <w:rPr>
          <w:rStyle w:val="Entity"/>
        </w:rPr>
        <w:lastRenderedPageBreak/>
        <w:t>GEO::MultiCurve, GEO::MultiSurface</w:t>
      </w:r>
      <w:r w:rsidRPr="00762332">
        <w:rPr>
          <w:lang w:val="en-CA"/>
        </w:rPr>
        <w:t xml:space="preserve"> and multi-geometry types consisting of collections of these base types.</w:t>
      </w:r>
    </w:p>
    <w:p w14:paraId="318E8F7A" w14:textId="3BA36B85" w:rsidR="002C1116" w:rsidRPr="00B9320B" w:rsidRDefault="007F63DD" w:rsidP="002C1116">
      <w:pPr>
        <w:rPr>
          <w:lang w:val="en-CA"/>
        </w:rPr>
      </w:pPr>
      <w:r>
        <w:rPr>
          <w:lang w:val="en-CA"/>
        </w:rPr>
        <w:t xml:space="preserve">Some </w:t>
      </w:r>
      <w:r w:rsidR="002C1116" w:rsidRPr="00B9320B">
        <w:rPr>
          <w:lang w:val="en-CA"/>
        </w:rPr>
        <w:t>GeoSciML-</w:t>
      </w:r>
      <w:r>
        <w:rPr>
          <w:lang w:val="en-CA"/>
        </w:rPr>
        <w:t>Lite</w:t>
      </w:r>
      <w:r w:rsidR="002C1116" w:rsidRPr="00B9320B">
        <w:rPr>
          <w:lang w:val="en-CA"/>
        </w:rPr>
        <w:t xml:space="preserve"> features are analogous to GeoSciML </w:t>
      </w:r>
      <w:r w:rsidR="002C1116">
        <w:rPr>
          <w:lang w:val="en-CA"/>
        </w:rPr>
        <w:t>M</w:t>
      </w:r>
      <w:r w:rsidR="002C1116" w:rsidRPr="00B9320B">
        <w:rPr>
          <w:lang w:val="en-CA"/>
        </w:rPr>
        <w:t>apped</w:t>
      </w:r>
      <w:r w:rsidR="002C1116">
        <w:rPr>
          <w:lang w:val="en-CA"/>
        </w:rPr>
        <w:t>F</w:t>
      </w:r>
      <w:r w:rsidR="002C1116" w:rsidRPr="00B9320B">
        <w:rPr>
          <w:lang w:val="en-CA"/>
        </w:rPr>
        <w:t xml:space="preserve">eatures, with additional text attributes for human consumption, a flatted-relation view of the age, and assignment to a single lithology. The </w:t>
      </w:r>
      <w:r w:rsidR="002C1116">
        <w:rPr>
          <w:lang w:val="en-CA"/>
        </w:rPr>
        <w:t>lite</w:t>
      </w:r>
      <w:r w:rsidR="002C1116" w:rsidRPr="00B9320B">
        <w:rPr>
          <w:lang w:val="en-CA"/>
        </w:rPr>
        <w:t xml:space="preserve"> schema consists of ‘free-text’ fields and identifier fields</w:t>
      </w:r>
      <w:r>
        <w:rPr>
          <w:lang w:val="en-CA"/>
        </w:rPr>
        <w:t xml:space="preserve">.  </w:t>
      </w:r>
      <w:r w:rsidRPr="007F63DD">
        <w:rPr>
          <w:lang w:val="en-CA"/>
        </w:rPr>
        <w:t>Best practice is that free text fields will, where possible, contain well-structured summaries of data in a format suitable for reading by the intended users.  For instance, an agreed common format like comma-delimited values should be adopted by user communities</w:t>
      </w:r>
      <w:r w:rsidR="002C1116" w:rsidRPr="00B9320B">
        <w:rPr>
          <w:lang w:val="en-CA"/>
        </w:rPr>
        <w:t xml:space="preserve">. Identifier fields should contain identifiers for concepts in a controlled vocabulary (for example </w:t>
      </w:r>
      <w:hyperlink r:id="rId118" w:history="1">
        <w:r w:rsidR="002C1116" w:rsidRPr="008465E6">
          <w:rPr>
            <w:rStyle w:val="Lienhypertexte"/>
            <w:lang w:val="en-CA"/>
          </w:rPr>
          <w:t>CGI Simple Lithology</w:t>
        </w:r>
      </w:hyperlink>
      <w:r w:rsidR="002C1116">
        <w:rPr>
          <w:rStyle w:val="Lienhypertexte"/>
          <w:lang w:val="en-CA"/>
        </w:rPr>
        <w:t xml:space="preserve"> (</w:t>
      </w:r>
      <w:r w:rsidR="002C1116" w:rsidRPr="009C4735">
        <w:rPr>
          <w:rStyle w:val="Lienhypertexte"/>
          <w:lang w:val="en-CA"/>
        </w:rPr>
        <w:t>http://resource.geosciml.org/classifier/cgi/lithology/</w:t>
      </w:r>
      <w:r w:rsidR="002C1116">
        <w:rPr>
          <w:rStyle w:val="Lienhypertexte"/>
          <w:lang w:val="en-CA"/>
        </w:rPr>
        <w:t>)</w:t>
      </w:r>
      <w:r w:rsidR="002C1116" w:rsidRPr="00B9320B">
        <w:rPr>
          <w:lang w:val="en-CA"/>
        </w:rPr>
        <w:t xml:space="preserve">) that specify representative thematic properties. Inclusion of these standardized identifiers enables interoperability across services. Ideally these should be URIs that can be </w:t>
      </w:r>
      <w:r w:rsidR="002C1116">
        <w:rPr>
          <w:lang w:val="en-CA"/>
        </w:rPr>
        <w:t>resolved</w:t>
      </w:r>
      <w:r w:rsidR="002C1116" w:rsidRPr="00B9320B">
        <w:rPr>
          <w:lang w:val="en-CA"/>
        </w:rPr>
        <w:t xml:space="preserve"> to obtain machine-processable or human-readable representati</w:t>
      </w:r>
      <w:r w:rsidR="002C1116">
        <w:rPr>
          <w:lang w:val="en-CA"/>
        </w:rPr>
        <w:t>ons of the identified concepts.</w:t>
      </w:r>
    </w:p>
    <w:p w14:paraId="4522F7CA" w14:textId="1E5BE4D9" w:rsidR="002C1116" w:rsidRDefault="002C1116" w:rsidP="002C1116">
      <w:pPr>
        <w:rPr>
          <w:lang w:val="en-CA"/>
        </w:rPr>
      </w:pPr>
      <w:r w:rsidRPr="00B9320B">
        <w:rPr>
          <w:lang w:val="en-CA"/>
        </w:rPr>
        <w:t xml:space="preserve">In addition, </w:t>
      </w:r>
      <w:r w:rsidR="007F63DD">
        <w:rPr>
          <w:lang w:val="en-CA"/>
        </w:rPr>
        <w:t>some</w:t>
      </w:r>
      <w:r w:rsidRPr="00B9320B">
        <w:rPr>
          <w:lang w:val="en-CA"/>
        </w:rPr>
        <w:t xml:space="preserve"> feature includes an (optional) identifier for a specification, which is a resource containing a description of that particular feature. In many cases, the descriptions will be the same for all </w:t>
      </w:r>
      <w:r>
        <w:rPr>
          <w:lang w:val="en-CA"/>
        </w:rPr>
        <w:t>geometries</w:t>
      </w:r>
      <w:r w:rsidRPr="00B9320B">
        <w:rPr>
          <w:lang w:val="en-CA"/>
        </w:rPr>
        <w:t xml:space="preserve">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Pr>
          <w:lang w:val="en-CA"/>
        </w:rPr>
        <w:t>resolvable</w:t>
      </w:r>
      <w:r w:rsidRPr="00B9320B">
        <w:rPr>
          <w:lang w:val="en-CA"/>
        </w:rPr>
        <w:t xml:space="preserv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r>
        <w:rPr>
          <w:lang w:val="en-CA"/>
        </w:rPr>
        <w:t>the</w:t>
      </w:r>
      <w:r w:rsidRPr="00B9320B">
        <w:rPr>
          <w:lang w:val="en-CA"/>
        </w:rPr>
        <w:t xml:space="preserve"> GeoSciML</w:t>
      </w:r>
      <w:r>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6988CA43" w14:textId="77777777" w:rsidR="002C1116" w:rsidRDefault="002C1116" w:rsidP="002C1116">
      <w:pPr>
        <w:rPr>
          <w:lang w:val="en-CA"/>
        </w:rPr>
      </w:pPr>
    </w:p>
    <w:p w14:paraId="3FC449ED" w14:textId="77777777" w:rsidR="002C1116" w:rsidRDefault="002C1116" w:rsidP="002C1116">
      <w:pPr>
        <w:pStyle w:val="Titre3"/>
        <w:rPr>
          <w:lang w:val="en-CA"/>
        </w:rPr>
      </w:pPr>
      <w:bookmarkStart w:id="519" w:name="_Toc458065787"/>
      <w:r>
        <w:rPr>
          <w:lang w:val="en-CA"/>
        </w:rPr>
        <w:t>Property mapping</w:t>
      </w:r>
      <w:bookmarkEnd w:id="519"/>
    </w:p>
    <w:p w14:paraId="6854DDEA" w14:textId="77777777" w:rsidR="002C1116" w:rsidRDefault="002C1116" w:rsidP="002C1116">
      <w:pPr>
        <w:spacing w:after="0"/>
        <w:rPr>
          <w:lang w:val="en-CA"/>
        </w:rPr>
      </w:pPr>
    </w:p>
    <w:p w14:paraId="1AD24B87" w14:textId="77777777" w:rsidR="002C1116" w:rsidRDefault="002C1116" w:rsidP="002C1116">
      <w:pPr>
        <w:spacing w:after="0"/>
        <w:rPr>
          <w:lang w:val="en-CA"/>
        </w:rPr>
      </w:pPr>
      <w:r>
        <w:rPr>
          <w:lang w:val="en-CA"/>
        </w:rPr>
        <w:t>Lite properties are mapped to existing GeoSciML properties.  Values from GeoSciML complex properties are converted into GML SF-0 valid basic types (OGC 10-100r2, Clause 8.4.4.1). Different transformations scenarios are possible.</w:t>
      </w:r>
    </w:p>
    <w:p w14:paraId="10A834A4" w14:textId="77777777" w:rsidR="002C1116" w:rsidRDefault="002C1116" w:rsidP="002C1116">
      <w:pPr>
        <w:spacing w:after="0"/>
        <w:rPr>
          <w:lang w:val="en-CA"/>
        </w:rPr>
      </w:pPr>
    </w:p>
    <w:p w14:paraId="1FF82CB4" w14:textId="77777777" w:rsidR="002C1116" w:rsidRDefault="002C1116" w:rsidP="00C44904">
      <w:pPr>
        <w:pStyle w:val="Paragraphedeliste"/>
        <w:numPr>
          <w:ilvl w:val="0"/>
          <w:numId w:val="28"/>
        </w:numPr>
        <w:spacing w:after="0"/>
        <w:rPr>
          <w:lang w:val="en-CA"/>
        </w:rPr>
      </w:pPr>
      <w:r>
        <w:rPr>
          <w:lang w:val="en-CA"/>
        </w:rPr>
        <w:t>The GeoSciML property is already a basic type and the value is used as-is</w:t>
      </w:r>
    </w:p>
    <w:p w14:paraId="0ED7C6EA" w14:textId="6FF7DB9A" w:rsidR="002C1116" w:rsidRDefault="002C1116" w:rsidP="00C44904">
      <w:pPr>
        <w:pStyle w:val="Paragraphedeliste"/>
        <w:numPr>
          <w:ilvl w:val="0"/>
          <w:numId w:val="28"/>
        </w:numPr>
        <w:spacing w:after="0"/>
        <w:rPr>
          <w:lang w:val="en-CA"/>
        </w:rPr>
      </w:pPr>
      <w:r>
        <w:rPr>
          <w:lang w:val="en-CA"/>
        </w:rPr>
        <w:t>A representative element of the complex type is used. For ex</w:t>
      </w:r>
      <w:r w:rsidR="00650516">
        <w:rPr>
          <w:lang w:val="en-CA"/>
        </w:rPr>
        <w:t xml:space="preserve">ample; only </w:t>
      </w:r>
      <w:r w:rsidR="008F3406" w:rsidRPr="00A0556F">
        <w:rPr>
          <w:rStyle w:val="Entity"/>
        </w:rPr>
        <w:t>SWE:</w:t>
      </w:r>
      <w:proofErr w:type="gramStart"/>
      <w:r w:rsidR="008F3406" w:rsidRPr="00A0556F">
        <w:rPr>
          <w:rStyle w:val="Entity"/>
        </w:rPr>
        <w:t>:Category</w:t>
      </w:r>
      <w:proofErr w:type="gramEnd"/>
      <w:r w:rsidR="00650516" w:rsidRPr="00A0556F">
        <w:rPr>
          <w:rStyle w:val="Entity"/>
        </w:rPr>
        <w:t>::value</w:t>
      </w:r>
      <w:r w:rsidR="00650516">
        <w:rPr>
          <w:lang w:val="en-CA"/>
        </w:rPr>
        <w:t>.</w:t>
      </w:r>
    </w:p>
    <w:p w14:paraId="06F6CA77" w14:textId="669E59C9" w:rsidR="002C1116" w:rsidRDefault="002C1116" w:rsidP="00C44904">
      <w:pPr>
        <w:pStyle w:val="Paragraphedeliste"/>
        <w:numPr>
          <w:ilvl w:val="0"/>
          <w:numId w:val="28"/>
        </w:numPr>
        <w:spacing w:after="0"/>
        <w:rPr>
          <w:lang w:val="en-CA"/>
        </w:rPr>
      </w:pPr>
      <w:r>
        <w:rPr>
          <w:lang w:val="en-CA"/>
        </w:rPr>
        <w:t>The value is constructred from several fields merged into a single string.</w:t>
      </w:r>
    </w:p>
    <w:p w14:paraId="44C1E756" w14:textId="77777777" w:rsidR="002C1116" w:rsidRDefault="002C1116" w:rsidP="002C1116">
      <w:pPr>
        <w:spacing w:after="0"/>
        <w:rPr>
          <w:lang w:val="en-CA"/>
        </w:rPr>
      </w:pPr>
    </w:p>
    <w:p w14:paraId="04D9B302" w14:textId="74D38D57" w:rsidR="000B31E6" w:rsidRDefault="002C1116" w:rsidP="002C1116">
      <w:pPr>
        <w:spacing w:after="0"/>
        <w:rPr>
          <w:lang w:val="en-CA"/>
        </w:rPr>
      </w:pPr>
      <w:r>
        <w:rPr>
          <w:lang w:val="en-CA"/>
        </w:rPr>
        <w:t xml:space="preserve">Lite properties cardinalities are limited to </w:t>
      </w:r>
      <w:r w:rsidRPr="00D41FCD">
        <w:rPr>
          <w:rStyle w:val="xmlChar"/>
        </w:rPr>
        <w:t>0</w:t>
      </w:r>
      <w:proofErr w:type="gramStart"/>
      <w:r w:rsidRPr="00D41FCD">
        <w:rPr>
          <w:rStyle w:val="xmlChar"/>
        </w:rPr>
        <w:t>..1</w:t>
      </w:r>
      <w:proofErr w:type="gramEnd"/>
      <w:r>
        <w:rPr>
          <w:lang w:val="en-CA"/>
        </w:rPr>
        <w:t xml:space="preserve"> while GeoSciML properties are often multiple. </w:t>
      </w:r>
      <w:r w:rsidR="00650516">
        <w:rPr>
          <w:lang w:val="en-CA"/>
        </w:rPr>
        <w:t xml:space="preserve"> The data provider must then either a) choose one representative value or b) aggregate from the collection of values a new value.  Strings will generally be </w:t>
      </w:r>
      <w:r w:rsidR="00650516">
        <w:rPr>
          <w:lang w:val="en-CA"/>
        </w:rPr>
        <w:lastRenderedPageBreak/>
        <w:t xml:space="preserve">concatenated while numerical values might be averaged or processed in some way to produce a significant value. </w:t>
      </w:r>
      <w:r>
        <w:rPr>
          <w:lang w:val="en-CA"/>
        </w:rPr>
        <w:t xml:space="preserve">  Some lite properties are designed to represent </w:t>
      </w:r>
      <w:r w:rsidR="00650516">
        <w:rPr>
          <w:lang w:val="en-CA"/>
        </w:rPr>
        <w:t>explicitly</w:t>
      </w:r>
      <w:r>
        <w:rPr>
          <w:lang w:val="en-CA"/>
        </w:rPr>
        <w:t xml:space="preserve"> one particular occurrence, such as </w:t>
      </w:r>
      <w:r w:rsidRPr="00A0556F">
        <w:rPr>
          <w:rStyle w:val="Entity"/>
        </w:rPr>
        <w:t>GeologicUnitView::representativeOlderAge_uri</w:t>
      </w:r>
      <w:r>
        <w:rPr>
          <w:lang w:val="en-CA"/>
        </w:rPr>
        <w:t xml:space="preserve">, which is the oldest age. Others are more suggestive and require the judgement of the data provider, such as </w:t>
      </w:r>
      <w:r w:rsidRPr="00A0556F">
        <w:rPr>
          <w:rStyle w:val="Entity"/>
        </w:rPr>
        <w:t>GeologicUnitView::representativeLithology_uri</w:t>
      </w:r>
      <w:r>
        <w:rPr>
          <w:lang w:val="en-CA"/>
        </w:rPr>
        <w:t xml:space="preserve">.  </w:t>
      </w:r>
      <w:r w:rsidR="000B31E6">
        <w:rPr>
          <w:lang w:val="en-CA"/>
        </w:rPr>
        <w:t>When values are concatenated, they shall be human readable and using simple separators (e.g. commas).</w:t>
      </w:r>
    </w:p>
    <w:p w14:paraId="41A0A1C4" w14:textId="77777777" w:rsidR="00C57DC7" w:rsidRDefault="00C57DC7" w:rsidP="002C1116">
      <w:pPr>
        <w:spacing w:after="0"/>
        <w:rPr>
          <w:lang w:val="en-CA"/>
        </w:rPr>
      </w:pPr>
    </w:p>
    <w:p w14:paraId="4A6AC002" w14:textId="6DB98495" w:rsidR="00C57DC7" w:rsidRDefault="00B14995" w:rsidP="002C1116">
      <w:pPr>
        <w:spacing w:after="0"/>
        <w:rPr>
          <w:lang w:val="en-CA"/>
        </w:rPr>
      </w:pPr>
      <w:r>
        <w:rPr>
          <w:lang w:val="en-CA"/>
        </w:rPr>
        <w:t>Properties</w:t>
      </w:r>
      <w:r w:rsidR="00C57DC7">
        <w:rPr>
          <w:lang w:val="en-CA"/>
        </w:rPr>
        <w:t xml:space="preserve"> ending with _uri </w:t>
      </w:r>
      <w:r w:rsidR="00C57DC7" w:rsidRPr="00C57DC7">
        <w:rPr>
          <w:u w:val="single"/>
          <w:lang w:val="en-CA"/>
        </w:rPr>
        <w:t>shall</w:t>
      </w:r>
      <w:r w:rsidR="00C57DC7">
        <w:rPr>
          <w:lang w:val="en-CA"/>
        </w:rPr>
        <w:t xml:space="preserve"> </w:t>
      </w:r>
      <w:r w:rsidR="00C57DC7" w:rsidRPr="00C57DC7">
        <w:rPr>
          <w:u w:val="single"/>
          <w:lang w:val="en-CA"/>
        </w:rPr>
        <w:t>not</w:t>
      </w:r>
      <w:r w:rsidR="00C57DC7">
        <w:rPr>
          <w:lang w:val="en-CA"/>
        </w:rPr>
        <w:t xml:space="preserve"> have concatenated values.  </w:t>
      </w:r>
      <w:r>
        <w:rPr>
          <w:lang w:val="en-CA"/>
        </w:rPr>
        <w:t>Those properties are designed to fulfill specific query and re</w:t>
      </w:r>
      <w:r w:rsidR="00E60632">
        <w:rPr>
          <w:lang w:val="en-CA"/>
        </w:rPr>
        <w:t>ndering use cases.</w:t>
      </w:r>
    </w:p>
    <w:p w14:paraId="4007D8E8" w14:textId="77777777" w:rsidR="002C1116" w:rsidRDefault="002C1116" w:rsidP="002C1116">
      <w:pPr>
        <w:spacing w:after="0"/>
        <w:rPr>
          <w:lang w:val="en-CA"/>
        </w:rPr>
      </w:pPr>
    </w:p>
    <w:p w14:paraId="08192004" w14:textId="77777777" w:rsidR="002C1116" w:rsidRDefault="002C1116" w:rsidP="002C1116">
      <w:pPr>
        <w:spacing w:after="0"/>
        <w:rPr>
          <w:lang w:val="en-CA"/>
        </w:rPr>
      </w:pPr>
      <w:r>
        <w:rPr>
          <w:lang w:val="en-CA"/>
        </w:rPr>
        <w:t xml:space="preserve">For each GeoSciML-lite view, a table provides the mapping between lite and GeoSciML properties.  The mapping is expressed in OCL syntax as a path from the base type of the view to the property where the value resides in GeoSciML. </w:t>
      </w:r>
    </w:p>
    <w:p w14:paraId="46EDE3DD" w14:textId="77777777" w:rsidR="002C1116" w:rsidRDefault="002C1116" w:rsidP="002C1116">
      <w:pPr>
        <w:spacing w:after="0"/>
        <w:rPr>
          <w:lang w:val="en-CA"/>
        </w:rPr>
      </w:pPr>
    </w:p>
    <w:p w14:paraId="2F4B67C8" w14:textId="77777777" w:rsidR="002C1116" w:rsidRDefault="002C1116" w:rsidP="002C1116">
      <w:pPr>
        <w:spacing w:after="0"/>
        <w:rPr>
          <w:lang w:val="en-CA"/>
        </w:rPr>
      </w:pPr>
      <w:r>
        <w:rPr>
          <w:lang w:val="en-CA"/>
        </w:rPr>
        <w:t xml:space="preserve">Example </w:t>
      </w:r>
    </w:p>
    <w:p w14:paraId="7AD93CF8" w14:textId="77777777" w:rsidR="002C1116" w:rsidRDefault="002C1116" w:rsidP="002C1116">
      <w:pPr>
        <w:spacing w:after="0"/>
        <w:rPr>
          <w:lang w:val="en-CA"/>
        </w:rPr>
      </w:pPr>
    </w:p>
    <w:p w14:paraId="7B04E3B6" w14:textId="77777777" w:rsidR="002C1116" w:rsidRDefault="002C1116" w:rsidP="002C1116">
      <w:pPr>
        <w:keepNext/>
        <w:spacing w:after="0"/>
      </w:pPr>
      <w:r>
        <w:rPr>
          <w:noProof/>
          <w:lang w:val="en-CA" w:eastAsia="en-CA"/>
        </w:rPr>
        <w:drawing>
          <wp:inline distT="0" distB="0" distL="0" distR="0" wp14:anchorId="1E95869C" wp14:editId="6959DED8">
            <wp:extent cx="5473700" cy="3432175"/>
            <wp:effectExtent l="0" t="0" r="0" b="0"/>
            <wp:docPr id="111" name="Image 11" descr="C:\Temp\7zECBB6F674\GeologicUnitView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7zECBB6F674\GeologicUnitView_mapping.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73700" cy="3432175"/>
                    </a:xfrm>
                    <a:prstGeom prst="rect">
                      <a:avLst/>
                    </a:prstGeom>
                    <a:noFill/>
                    <a:ln>
                      <a:noFill/>
                    </a:ln>
                  </pic:spPr>
                </pic:pic>
              </a:graphicData>
            </a:graphic>
          </wp:inline>
        </w:drawing>
      </w:r>
    </w:p>
    <w:p w14:paraId="05A0B36F" w14:textId="77777777" w:rsidR="002C1116" w:rsidRDefault="002C1116" w:rsidP="002C1116">
      <w:pPr>
        <w:pStyle w:val="Lgende"/>
        <w:rPr>
          <w:lang w:val="en-CA"/>
        </w:rPr>
      </w:pPr>
      <w:bookmarkStart w:id="520" w:name="_Ref456948205"/>
      <w:r>
        <w:t xml:space="preserve">Figure </w:t>
      </w:r>
      <w:r>
        <w:fldChar w:fldCharType="begin"/>
      </w:r>
      <w:r>
        <w:instrText xml:space="preserve"> SEQ Figure \* ARABIC </w:instrText>
      </w:r>
      <w:r>
        <w:fldChar w:fldCharType="separate"/>
      </w:r>
      <w:r w:rsidR="007C615B">
        <w:rPr>
          <w:noProof/>
        </w:rPr>
        <w:t>98</w:t>
      </w:r>
      <w:r>
        <w:fldChar w:fldCharType="end"/>
      </w:r>
      <w:bookmarkEnd w:id="520"/>
      <w:r>
        <w:t xml:space="preserve"> : Mapping of key GeologicUnitView properties to GeoSciML</w:t>
      </w:r>
    </w:p>
    <w:p w14:paraId="0110559C" w14:textId="7FA0F538" w:rsidR="002C1116" w:rsidRDefault="00AB2B38" w:rsidP="002C1116">
      <w:pPr>
        <w:spacing w:after="0"/>
        <w:rPr>
          <w:lang w:val="en-CA"/>
        </w:rPr>
      </w:pPr>
      <w:r>
        <w:rPr>
          <w:lang w:val="en-CA"/>
        </w:rPr>
        <w:fldChar w:fldCharType="begin"/>
      </w:r>
      <w:r>
        <w:rPr>
          <w:lang w:val="en-CA"/>
        </w:rPr>
        <w:instrText xml:space="preserve"> REF _Ref456948205 \h </w:instrText>
      </w:r>
      <w:r>
        <w:rPr>
          <w:lang w:val="en-CA"/>
        </w:rPr>
      </w:r>
      <w:r>
        <w:rPr>
          <w:lang w:val="en-CA"/>
        </w:rPr>
        <w:fldChar w:fldCharType="separate"/>
      </w:r>
      <w:r w:rsidR="007C615B">
        <w:t xml:space="preserve">Figure </w:t>
      </w:r>
      <w:r w:rsidR="007C615B">
        <w:rPr>
          <w:noProof/>
        </w:rPr>
        <w:t>98</w:t>
      </w:r>
      <w:r>
        <w:rPr>
          <w:lang w:val="en-CA"/>
        </w:rPr>
        <w:fldChar w:fldCharType="end"/>
      </w:r>
      <w:r>
        <w:rPr>
          <w:lang w:val="en-CA"/>
        </w:rPr>
        <w:t xml:space="preserve"> </w:t>
      </w:r>
      <w:r w:rsidR="002C1116">
        <w:rPr>
          <w:lang w:val="en-CA"/>
        </w:rPr>
        <w:t xml:space="preserve">shows mapping for some </w:t>
      </w:r>
      <w:r w:rsidR="002C1116" w:rsidRPr="00A0556F">
        <w:rPr>
          <w:rStyle w:val="Entity"/>
        </w:rPr>
        <w:t>GeologicUnitView</w:t>
      </w:r>
      <w:r w:rsidR="002C1116">
        <w:rPr>
          <w:lang w:val="en-CA"/>
        </w:rPr>
        <w:t xml:space="preserve"> properties.  Number 3 on this figure maps </w:t>
      </w:r>
      <w:r w:rsidR="002C1116" w:rsidRPr="00A0556F">
        <w:rPr>
          <w:rStyle w:val="Entity"/>
        </w:rPr>
        <w:t>GeologicUnitView::lithology</w:t>
      </w:r>
      <w:r w:rsidR="002C1116">
        <w:rPr>
          <w:lang w:val="en-CA"/>
        </w:rPr>
        <w:t xml:space="preserve"> to </w:t>
      </w:r>
      <w:r w:rsidR="002C1116" w:rsidRPr="00A0556F">
        <w:rPr>
          <w:rStyle w:val="Entity"/>
        </w:rPr>
        <w:t>RockMaterial</w:t>
      </w:r>
      <w:r w:rsidR="002C1116">
        <w:rPr>
          <w:lang w:val="en-CA"/>
        </w:rPr>
        <w:t>, which requires a traverse from the base type (</w:t>
      </w:r>
      <w:r w:rsidR="002C1116" w:rsidRPr="00A0556F">
        <w:rPr>
          <w:rStyle w:val="Entity"/>
        </w:rPr>
        <w:t>MappedFeature</w:t>
      </w:r>
      <w:r w:rsidR="002C1116">
        <w:rPr>
          <w:lang w:val="en-CA"/>
        </w:rPr>
        <w:t xml:space="preserve">) to </w:t>
      </w:r>
      <w:r w:rsidR="002C1116" w:rsidRPr="00A0556F">
        <w:rPr>
          <w:rStyle w:val="Entity"/>
        </w:rPr>
        <w:t>GeologicUnit</w:t>
      </w:r>
      <w:r w:rsidR="002C1116">
        <w:rPr>
          <w:lang w:val="en-CA"/>
        </w:rPr>
        <w:t xml:space="preserve">, </w:t>
      </w:r>
      <w:r w:rsidR="002C1116" w:rsidRPr="00A0556F">
        <w:rPr>
          <w:rStyle w:val="Entity"/>
        </w:rPr>
        <w:t>CompositionPart</w:t>
      </w:r>
      <w:r w:rsidR="002C1116">
        <w:rPr>
          <w:lang w:val="en-CA"/>
        </w:rPr>
        <w:t xml:space="preserve"> and then </w:t>
      </w:r>
      <w:r w:rsidR="002C1116" w:rsidRPr="00A0556F">
        <w:rPr>
          <w:rStyle w:val="Entity"/>
        </w:rPr>
        <w:t>RockMaterial</w:t>
      </w:r>
      <w:r w:rsidR="002C1116">
        <w:rPr>
          <w:lang w:val="en-CA"/>
        </w:rPr>
        <w:t>.</w:t>
      </w:r>
    </w:p>
    <w:p w14:paraId="6AB1028F" w14:textId="77777777" w:rsidR="002C1116" w:rsidRDefault="002C1116" w:rsidP="002C1116">
      <w:pPr>
        <w:spacing w:after="0"/>
        <w:rPr>
          <w:lang w:val="en-CA"/>
        </w:rPr>
      </w:pPr>
    </w:p>
    <w:p w14:paraId="23BC0D55" w14:textId="2B818FDA" w:rsidR="002C1116" w:rsidRDefault="00073EB9" w:rsidP="002C1116">
      <w:pPr>
        <w:spacing w:after="0"/>
        <w:rPr>
          <w:lang w:val="en-CA"/>
        </w:rPr>
      </w:pPr>
      <w:r>
        <w:rPr>
          <w:lang w:val="en-CA"/>
        </w:rPr>
        <w:t>In OC</w:t>
      </w:r>
      <w:r w:rsidR="002C1116">
        <w:rPr>
          <w:lang w:val="en-CA"/>
        </w:rPr>
        <w:t>L</w:t>
      </w:r>
    </w:p>
    <w:p w14:paraId="00582B9B" w14:textId="77777777" w:rsidR="002C1116" w:rsidRDefault="002C1116" w:rsidP="002C1116">
      <w:pPr>
        <w:spacing w:after="0"/>
        <w:rPr>
          <w:lang w:val="en-CA"/>
        </w:rPr>
      </w:pPr>
    </w:p>
    <w:p w14:paraId="518D95DA" w14:textId="77777777" w:rsidR="002C1116" w:rsidRPr="00A0556F" w:rsidRDefault="002C1116" w:rsidP="002C1116">
      <w:pPr>
        <w:pStyle w:val="xml"/>
        <w:rPr>
          <w:rStyle w:val="Entity"/>
        </w:rPr>
      </w:pPr>
      <w:r w:rsidRPr="00A0556F">
        <w:rPr>
          <w:rStyle w:val="Entity"/>
        </w:rPr>
        <w:t>specification:GeomorphologicUnit::unitDescription[1]:GeologicUnit::composition[1]:CompositionPart::material:RockMaterial::lithology</w:t>
      </w:r>
    </w:p>
    <w:p w14:paraId="3FBA9D0B" w14:textId="77777777" w:rsidR="002C1116" w:rsidRDefault="002C1116" w:rsidP="002C1116">
      <w:pPr>
        <w:spacing w:after="0"/>
        <w:rPr>
          <w:lang w:val="en-CA"/>
        </w:rPr>
      </w:pPr>
      <w:r>
        <w:rPr>
          <w:lang w:val="en-CA"/>
        </w:rPr>
        <w:lastRenderedPageBreak/>
        <w:t>The base type (MappedFeature) is not included as it is the context type.  Package names are not shown to keep the path readable.</w:t>
      </w:r>
    </w:p>
    <w:p w14:paraId="752796D8" w14:textId="77777777" w:rsidR="002C1116" w:rsidRDefault="002C1116" w:rsidP="002C1116">
      <w:pPr>
        <w:spacing w:after="0"/>
        <w:rPr>
          <w:lang w:val="en-CA"/>
        </w:rPr>
      </w:pPr>
    </w:p>
    <w:p w14:paraId="0AD2D33C" w14:textId="77777777" w:rsidR="002C1116" w:rsidRDefault="002C1116" w:rsidP="002C1116">
      <w:pPr>
        <w:spacing w:after="0"/>
        <w:rPr>
          <w:lang w:val="en-CA"/>
        </w:rPr>
      </w:pPr>
      <w:r>
        <w:rPr>
          <w:lang w:val="en-CA"/>
        </w:rPr>
        <w:t xml:space="preserve">A W3C XPath equivalent (using prefixes proposed in </w:t>
      </w:r>
      <w:r>
        <w:rPr>
          <w:lang w:val="en-CA"/>
        </w:rPr>
        <w:fldChar w:fldCharType="begin"/>
      </w:r>
      <w:r>
        <w:rPr>
          <w:lang w:val="en-CA"/>
        </w:rPr>
        <w:instrText xml:space="preserve"> REF _Ref452624938 \r \h </w:instrText>
      </w:r>
      <w:r>
        <w:rPr>
          <w:lang w:val="en-CA"/>
        </w:rPr>
      </w:r>
      <w:r>
        <w:rPr>
          <w:lang w:val="en-CA"/>
        </w:rPr>
        <w:fldChar w:fldCharType="separate"/>
      </w:r>
      <w:r w:rsidR="007C615B">
        <w:rPr>
          <w:lang w:val="en-CA"/>
        </w:rPr>
        <w:t>9.1</w:t>
      </w:r>
      <w:r>
        <w:rPr>
          <w:lang w:val="en-CA"/>
        </w:rPr>
        <w:fldChar w:fldCharType="end"/>
      </w:r>
      <w:r>
        <w:rPr>
          <w:lang w:val="en-CA"/>
        </w:rPr>
        <w:t>)</w:t>
      </w:r>
    </w:p>
    <w:p w14:paraId="54FE5486" w14:textId="77777777" w:rsidR="002C1116" w:rsidRDefault="002C1116" w:rsidP="002C1116">
      <w:pPr>
        <w:spacing w:after="0"/>
        <w:rPr>
          <w:lang w:val="en-CA"/>
        </w:rPr>
      </w:pPr>
    </w:p>
    <w:p w14:paraId="3BFD8D92" w14:textId="77777777" w:rsidR="002C1116" w:rsidRPr="00A0556F" w:rsidRDefault="002C1116" w:rsidP="002C1116">
      <w:pPr>
        <w:pStyle w:val="xml"/>
        <w:rPr>
          <w:rStyle w:val="Entity"/>
        </w:rPr>
      </w:pPr>
      <w:r w:rsidRPr="00A0556F">
        <w:rPr>
          <w:rStyle w:val="Entity"/>
        </w:rPr>
        <w:t>gsmlb:Specification/gsmlb:GeomorphologicUnit/gsmlb:unitDescription[1]/gsmlb:GeologicUnit/gsmlb:composition[1]/gsmlb:CompositionPart/gsmlb:material/gsmlb:RockMaterial/gsmlb:lithology</w:t>
      </w:r>
    </w:p>
    <w:p w14:paraId="092CDB4E" w14:textId="77777777" w:rsidR="002C1116" w:rsidRDefault="002C1116" w:rsidP="002C1116">
      <w:pPr>
        <w:spacing w:after="0"/>
        <w:rPr>
          <w:lang w:val="en-CA"/>
        </w:rPr>
      </w:pPr>
    </w:p>
    <w:p w14:paraId="18E5FAD5" w14:textId="77777777" w:rsidR="002C1116" w:rsidRDefault="002C1116" w:rsidP="002C1116">
      <w:pPr>
        <w:spacing w:after="0"/>
        <w:rPr>
          <w:lang w:val="en-CA"/>
        </w:rPr>
      </w:pPr>
      <w:r>
        <w:rPr>
          <w:lang w:val="en-CA"/>
        </w:rPr>
        <w:t>An exact path is provided when possible, for instance to a property of compatible types.  But there are cases where the type cannot be expressed directly in OCL.</w:t>
      </w:r>
    </w:p>
    <w:p w14:paraId="49D47965" w14:textId="77777777" w:rsidR="002C1116" w:rsidRDefault="002C1116" w:rsidP="002C1116">
      <w:pPr>
        <w:spacing w:after="0"/>
        <w:rPr>
          <w:lang w:val="en-CA"/>
        </w:rPr>
      </w:pPr>
    </w:p>
    <w:p w14:paraId="7742047C" w14:textId="77777777" w:rsidR="002C1116" w:rsidRDefault="002C1116" w:rsidP="00C44904">
      <w:pPr>
        <w:pStyle w:val="Paragraphedeliste"/>
        <w:numPr>
          <w:ilvl w:val="0"/>
          <w:numId w:val="29"/>
        </w:numPr>
        <w:spacing w:after="0"/>
        <w:rPr>
          <w:lang w:val="en-CA"/>
        </w:rPr>
      </w:pPr>
      <w:r>
        <w:rPr>
          <w:lang w:val="en-CA"/>
        </w:rPr>
        <w:t xml:space="preserve">Part of the model, such as classifiers with </w:t>
      </w:r>
      <w:r w:rsidRPr="00F16431">
        <w:rPr>
          <w:rStyle w:val="xmlChar"/>
        </w:rPr>
        <w:t>&lt;&lt;CodeList&gt;&gt;</w:t>
      </w:r>
      <w:r>
        <w:rPr>
          <w:lang w:val="en-CA"/>
        </w:rPr>
        <w:t xml:space="preserve"> don’t have specific model.  XML implement them as external references (xlink</w:t>
      </w:r>
      <w:proofErr w:type="gramStart"/>
      <w:r>
        <w:rPr>
          <w:lang w:val="en-CA"/>
        </w:rPr>
        <w:t>:href</w:t>
      </w:r>
      <w:proofErr w:type="gramEnd"/>
      <w:r>
        <w:rPr>
          <w:lang w:val="en-CA"/>
        </w:rPr>
        <w:t xml:space="preserve">), other encoding might implement them otherwise.  </w:t>
      </w:r>
    </w:p>
    <w:p w14:paraId="3AB2FF5C" w14:textId="77777777" w:rsidR="002C1116" w:rsidRPr="00C560A2" w:rsidRDefault="002C1116" w:rsidP="00C44904">
      <w:pPr>
        <w:pStyle w:val="Paragraphedeliste"/>
        <w:numPr>
          <w:ilvl w:val="0"/>
          <w:numId w:val="29"/>
        </w:numPr>
        <w:spacing w:after="0"/>
        <w:rPr>
          <w:lang w:val="en-CA"/>
        </w:rPr>
      </w:pPr>
      <w:r>
        <w:rPr>
          <w:lang w:val="en-CA"/>
        </w:rPr>
        <w:t>Any property modelled as part as metadata (</w:t>
      </w:r>
      <w:r w:rsidRPr="00F16431">
        <w:rPr>
          <w:rStyle w:val="Entity"/>
        </w:rPr>
        <w:t>MD_Metadata</w:t>
      </w:r>
      <w:r>
        <w:rPr>
          <w:lang w:val="en-CA"/>
        </w:rPr>
        <w:t xml:space="preserve">) as there are no explicit requirements on how GML </w:t>
      </w:r>
      <w:r w:rsidRPr="00D41FCD">
        <w:rPr>
          <w:rStyle w:val="Entity"/>
        </w:rPr>
        <w:t>metaDataProperty</w:t>
      </w:r>
      <w:r>
        <w:rPr>
          <w:lang w:val="en-CA"/>
        </w:rPr>
        <w:t xml:space="preserve"> should be implemented.</w:t>
      </w:r>
    </w:p>
    <w:p w14:paraId="7FFB3F10" w14:textId="77777777" w:rsidR="002C1116" w:rsidRDefault="002C1116" w:rsidP="00C44904">
      <w:pPr>
        <w:pStyle w:val="Paragraphedeliste"/>
        <w:numPr>
          <w:ilvl w:val="0"/>
          <w:numId w:val="29"/>
        </w:numPr>
        <w:spacing w:after="0"/>
        <w:rPr>
          <w:lang w:val="en-CA"/>
        </w:rPr>
      </w:pPr>
      <w:r>
        <w:rPr>
          <w:lang w:val="en-CA"/>
        </w:rPr>
        <w:t>Some values will either come from one “representative” instance, or be an aggregation.</w:t>
      </w:r>
    </w:p>
    <w:p w14:paraId="64AF566D" w14:textId="77777777" w:rsidR="002C1116" w:rsidRPr="00CF02AC" w:rsidRDefault="002C1116" w:rsidP="00C44904">
      <w:pPr>
        <w:pStyle w:val="Paragraphedeliste"/>
        <w:numPr>
          <w:ilvl w:val="0"/>
          <w:numId w:val="29"/>
        </w:numPr>
        <w:spacing w:after="0"/>
        <w:rPr>
          <w:lang w:val="en-CA"/>
        </w:rPr>
      </w:pPr>
      <w:r>
        <w:rPr>
          <w:lang w:val="en-CA"/>
        </w:rPr>
        <w:t>Some values are not present in GeoSciML</w:t>
      </w:r>
    </w:p>
    <w:p w14:paraId="35937920" w14:textId="77777777" w:rsidR="002C1116" w:rsidRDefault="002C1116" w:rsidP="002C1116">
      <w:pPr>
        <w:spacing w:after="0"/>
        <w:rPr>
          <w:lang w:val="en-CA"/>
        </w:rPr>
      </w:pPr>
    </w:p>
    <w:p w14:paraId="759A9F2E" w14:textId="77777777" w:rsidR="002C1116" w:rsidRDefault="002C1116" w:rsidP="002C1116">
      <w:pPr>
        <w:spacing w:after="0"/>
        <w:rPr>
          <w:lang w:val="en-CA"/>
        </w:rPr>
      </w:pPr>
      <w:r>
        <w:rPr>
          <w:lang w:val="en-CA"/>
        </w:rPr>
        <w:t>In such cases, guidance will be provided.</w:t>
      </w:r>
    </w:p>
    <w:p w14:paraId="47D9B0C1" w14:textId="77777777" w:rsidR="002C1116" w:rsidRDefault="002C1116" w:rsidP="002C1116">
      <w:pPr>
        <w:rPr>
          <w:lang w:val="en-CA"/>
        </w:rPr>
      </w:pPr>
    </w:p>
    <w:p w14:paraId="055EBE7F" w14:textId="77777777" w:rsidR="002C1116" w:rsidRDefault="002C1116" w:rsidP="002C1116">
      <w:pPr>
        <w:pStyle w:val="Titre3"/>
        <w:rPr>
          <w:lang w:val="en-CA"/>
        </w:rPr>
      </w:pPr>
      <w:bookmarkStart w:id="521" w:name="_Toc458065788"/>
      <w:r>
        <w:rPr>
          <w:lang w:val="en-CA"/>
        </w:rPr>
        <w:t>Lite views</w:t>
      </w:r>
      <w:bookmarkEnd w:id="521"/>
    </w:p>
    <w:p w14:paraId="1EBED492" w14:textId="77777777" w:rsidR="002C1116" w:rsidRPr="009C4735" w:rsidRDefault="002C1116" w:rsidP="002C1116">
      <w:pPr>
        <w:rPr>
          <w:lang w:val="en-CA"/>
        </w:rPr>
      </w:pPr>
    </w:p>
    <w:p w14:paraId="19EDB4FD" w14:textId="77777777" w:rsidR="002C1116" w:rsidRPr="00A12606" w:rsidRDefault="002C1116" w:rsidP="002C1116">
      <w:pPr>
        <w:pStyle w:val="Titre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10B633B" w14:textId="77777777" w:rsidTr="003811C7">
        <w:trPr>
          <w:cantSplit/>
        </w:trPr>
        <w:tc>
          <w:tcPr>
            <w:tcW w:w="4219" w:type="dxa"/>
            <w:tcBorders>
              <w:right w:val="nil"/>
            </w:tcBorders>
            <w:shd w:val="clear" w:color="auto" w:fill="auto"/>
          </w:tcPr>
          <w:p w14:paraId="4F45207B" w14:textId="5E65A39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/gsml4-lite/geomtype</w:t>
            </w:r>
          </w:p>
        </w:tc>
        <w:tc>
          <w:tcPr>
            <w:tcW w:w="4678" w:type="dxa"/>
            <w:tcBorders>
              <w:left w:val="nil"/>
            </w:tcBorders>
            <w:shd w:val="clear" w:color="auto" w:fill="auto"/>
          </w:tcPr>
          <w:p w14:paraId="29FBEEF8" w14:textId="77777777" w:rsidR="002C1116" w:rsidRPr="00D12552" w:rsidRDefault="002C1116" w:rsidP="003811C7">
            <w:pPr>
              <w:pStyle w:val="Tabletext10"/>
              <w:jc w:val="left"/>
              <w:rPr>
                <w:rStyle w:val="reqtext"/>
                <w:lang w:val="en-CA"/>
              </w:rPr>
            </w:pPr>
            <w:r>
              <w:rPr>
                <w:rStyle w:val="reqtext"/>
                <w:lang w:val="en-CA"/>
              </w:rPr>
              <w:t xml:space="preserve">A dataset SHALL use a single geometry type (Point, Line, Polygon, etc.).  </w:t>
            </w:r>
          </w:p>
        </w:tc>
      </w:tr>
    </w:tbl>
    <w:p w14:paraId="6CEA9EAE" w14:textId="77777777" w:rsidR="002C1116" w:rsidRDefault="002C1116" w:rsidP="002C1116">
      <w:pPr>
        <w:spacing w:after="120"/>
        <w:rPr>
          <w:lang w:val="en-CA"/>
        </w:rPr>
      </w:pPr>
    </w:p>
    <w:p w14:paraId="7FD667A7" w14:textId="77777777" w:rsidR="002C1116" w:rsidRPr="00A90399" w:rsidRDefault="002C1116" w:rsidP="002C1116">
      <w:pPr>
        <w:rPr>
          <w:lang w:val="en-CA"/>
        </w:rPr>
      </w:pPr>
      <w:r>
        <w:rPr>
          <w:lang w:val="en-CA"/>
        </w:rPr>
        <w:t>A dataset (for example, a GML document or a GeoJSON instance or an ESRI shapefile) SHALL use a single geometry type. Most GIS applications and software which render a dataset containing geometry do not expect mixed geometries.</w:t>
      </w:r>
    </w:p>
    <w:p w14:paraId="5F5367FA" w14:textId="77777777" w:rsidR="002C1116" w:rsidRDefault="002C1116" w:rsidP="002C1116">
      <w:pPr>
        <w:pStyle w:val="Titre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D7EBC14" w14:textId="77777777" w:rsidTr="003811C7">
        <w:trPr>
          <w:cantSplit/>
        </w:trPr>
        <w:tc>
          <w:tcPr>
            <w:tcW w:w="4219" w:type="dxa"/>
            <w:tcBorders>
              <w:right w:val="nil"/>
            </w:tcBorders>
            <w:shd w:val="clear" w:color="auto" w:fill="auto"/>
          </w:tcPr>
          <w:p w14:paraId="1DC8DAD5" w14:textId="2C1CEFC2"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/gsml4-lite/string</w:t>
            </w:r>
          </w:p>
        </w:tc>
        <w:tc>
          <w:tcPr>
            <w:tcW w:w="4678" w:type="dxa"/>
            <w:tcBorders>
              <w:left w:val="nil"/>
            </w:tcBorders>
            <w:shd w:val="clear" w:color="auto" w:fill="auto"/>
          </w:tcPr>
          <w:p w14:paraId="3D7FDE44" w14:textId="77777777" w:rsidR="002C1116" w:rsidRPr="00D12552" w:rsidRDefault="002C1116" w:rsidP="003811C7">
            <w:pPr>
              <w:pStyle w:val="Tabletext10"/>
              <w:jc w:val="left"/>
              <w:rPr>
                <w:rStyle w:val="reqtext"/>
                <w:lang w:val="en-CA"/>
              </w:rPr>
            </w:pPr>
            <w:r>
              <w:rPr>
                <w:rStyle w:val="reqtext"/>
                <w:lang w:val="en-CA"/>
              </w:rPr>
              <w:t>Properties of type “CharacterString” SHALL contain human readable text.</w:t>
            </w:r>
          </w:p>
        </w:tc>
      </w:tr>
    </w:tbl>
    <w:p w14:paraId="32024241" w14:textId="77777777" w:rsidR="002C1116" w:rsidRDefault="002C1116" w:rsidP="002C1116">
      <w:pPr>
        <w:spacing w:after="120"/>
        <w:rPr>
          <w:lang w:val="en-CA"/>
        </w:rPr>
      </w:pPr>
    </w:p>
    <w:p w14:paraId="1BB47C2D" w14:textId="77777777" w:rsidR="002C1116" w:rsidRPr="00A90399" w:rsidRDefault="002C1116" w:rsidP="002C1116">
      <w:pPr>
        <w:rPr>
          <w:lang w:val="en-CA"/>
        </w:rPr>
      </w:pPr>
      <w:r>
        <w:rPr>
          <w:lang w:val="en-CA"/>
        </w:rPr>
        <w:t>String properties SHALL provide information easily readable by human.  The intent of string field is to display, not to query. The string properties can be translated according to the language of the user as needed while URI properties should not.</w:t>
      </w:r>
    </w:p>
    <w:p w14:paraId="760C858A" w14:textId="77777777" w:rsidR="002C1116" w:rsidRDefault="002C1116" w:rsidP="002C1116">
      <w:pPr>
        <w:rPr>
          <w:color w:val="FF0000"/>
          <w:lang w:val="en-CA"/>
        </w:rPr>
      </w:pPr>
    </w:p>
    <w:p w14:paraId="596BEC01" w14:textId="77777777" w:rsidR="002C1116" w:rsidRPr="00A12606" w:rsidRDefault="002C1116" w:rsidP="002C1116">
      <w:pPr>
        <w:pStyle w:val="Titre4"/>
      </w:pPr>
      <w:bookmarkStart w:id="522" w:name="_Ref458067477"/>
      <w:r w:rsidRPr="00A12606">
        <w:t>Formal Syntax</w:t>
      </w:r>
      <w:bookmarkEnd w:id="522"/>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C03FDDC" w14:textId="77777777" w:rsidTr="003811C7">
        <w:trPr>
          <w:cantSplit/>
        </w:trPr>
        <w:tc>
          <w:tcPr>
            <w:tcW w:w="4219" w:type="dxa"/>
            <w:tcBorders>
              <w:right w:val="nil"/>
            </w:tcBorders>
            <w:shd w:val="clear" w:color="auto" w:fill="auto"/>
          </w:tcPr>
          <w:p w14:paraId="1C49B95C" w14:textId="3CBA92E1"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/gsml4-lite/formal-syntax</w:t>
            </w:r>
          </w:p>
        </w:tc>
        <w:tc>
          <w:tcPr>
            <w:tcW w:w="4678" w:type="dxa"/>
            <w:tcBorders>
              <w:left w:val="nil"/>
            </w:tcBorders>
            <w:shd w:val="clear" w:color="auto" w:fill="auto"/>
          </w:tcPr>
          <w:p w14:paraId="5358AD7A" w14:textId="77777777" w:rsidR="002C1116" w:rsidRPr="00D12552" w:rsidRDefault="002C1116" w:rsidP="003811C7">
            <w:pPr>
              <w:pStyle w:val="Tabletext10"/>
              <w:jc w:val="left"/>
              <w:rPr>
                <w:rStyle w:val="reqtext"/>
                <w:lang w:val="en-CA"/>
              </w:rPr>
            </w:pPr>
            <w:r>
              <w:rPr>
                <w:rStyle w:val="reqtext"/>
                <w:lang w:val="en-CA"/>
              </w:rPr>
              <w:t>Syntax of text in character string properties SHOULD be formalised.</w:t>
            </w:r>
          </w:p>
        </w:tc>
      </w:tr>
    </w:tbl>
    <w:p w14:paraId="102EA0EA" w14:textId="77777777" w:rsidR="002C1116" w:rsidRPr="00804C60" w:rsidRDefault="002C1116" w:rsidP="002C1116">
      <w:pPr>
        <w:spacing w:after="120"/>
        <w:rPr>
          <w:color w:val="000000"/>
          <w:lang w:val="en-CA"/>
        </w:rPr>
      </w:pPr>
    </w:p>
    <w:p w14:paraId="67DFE921" w14:textId="77777777" w:rsidR="002C1116" w:rsidRDefault="002C1116" w:rsidP="002C1116">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Pr="006D73F0">
        <w:rPr>
          <w:color w:val="000000"/>
          <w:lang w:val="en-CA"/>
        </w:rPr>
        <w:t xml:space="preserve">Where possible, </w:t>
      </w:r>
      <w:proofErr w:type="gramStart"/>
      <w:r w:rsidRPr="006D73F0">
        <w:rPr>
          <w:color w:val="000000"/>
          <w:lang w:val="en-CA"/>
        </w:rPr>
        <w:t>t</w:t>
      </w:r>
      <w:r w:rsidRPr="00804C60">
        <w:rPr>
          <w:color w:val="000000"/>
          <w:lang w:val="en-CA"/>
        </w:rPr>
        <w:t xml:space="preserve">he </w:t>
      </w:r>
      <w:r w:rsidRPr="006D73F0">
        <w:rPr>
          <w:color w:val="000000"/>
          <w:lang w:val="en-CA"/>
        </w:rPr>
        <w:t>this</w:t>
      </w:r>
      <w:proofErr w:type="gramEnd"/>
      <w:r w:rsidRPr="00804C60">
        <w:rPr>
          <w:color w:val="000000"/>
          <w:lang w:val="en-CA"/>
        </w:rPr>
        <w:t xml:space="preserve"> syntax SHOULD be formalised in a profile of this specification.</w:t>
      </w:r>
    </w:p>
    <w:p w14:paraId="13FF72B4" w14:textId="77777777" w:rsidR="002C1116" w:rsidRDefault="002C1116" w:rsidP="002C1116">
      <w:pPr>
        <w:pStyle w:val="Titre4"/>
        <w:rPr>
          <w:lang w:val="en-CA"/>
        </w:rPr>
      </w:pPr>
      <w:r>
        <w:rPr>
          <w:lang w:val="en-CA"/>
        </w:rPr>
        <w:t>Date and Time formatting</w:t>
      </w:r>
    </w:p>
    <w:p w14:paraId="49E02374" w14:textId="77777777" w:rsidR="002C1116" w:rsidRPr="001E7109" w:rsidRDefault="002C1116"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479C000" w14:textId="77777777" w:rsidTr="003811C7">
        <w:trPr>
          <w:cantSplit/>
        </w:trPr>
        <w:tc>
          <w:tcPr>
            <w:tcW w:w="4219" w:type="dxa"/>
            <w:tcBorders>
              <w:right w:val="nil"/>
            </w:tcBorders>
            <w:shd w:val="clear" w:color="auto" w:fill="auto"/>
          </w:tcPr>
          <w:p w14:paraId="36BCFE98" w14:textId="6D53F7C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/gsml4-lite/datetime</w:t>
            </w:r>
          </w:p>
        </w:tc>
        <w:tc>
          <w:tcPr>
            <w:tcW w:w="4678" w:type="dxa"/>
            <w:tcBorders>
              <w:left w:val="nil"/>
            </w:tcBorders>
            <w:shd w:val="clear" w:color="auto" w:fill="auto"/>
          </w:tcPr>
          <w:p w14:paraId="0B7FE4D0" w14:textId="77777777" w:rsidR="002C1116" w:rsidRPr="00D12552" w:rsidRDefault="002C1116" w:rsidP="003811C7">
            <w:pPr>
              <w:pStyle w:val="Tabletext10"/>
              <w:jc w:val="left"/>
              <w:rPr>
                <w:rStyle w:val="reqtext"/>
                <w:lang w:val="en-CA"/>
              </w:rPr>
            </w:pPr>
            <w:r>
              <w:rPr>
                <w:rStyle w:val="reqtext"/>
                <w:lang w:val="en-CA"/>
              </w:rPr>
              <w:t>Calendar date and time SHALL be formatted according to ISO 8601.</w:t>
            </w:r>
          </w:p>
        </w:tc>
      </w:tr>
    </w:tbl>
    <w:p w14:paraId="0DC7A1EF" w14:textId="77777777" w:rsidR="002C1116" w:rsidRDefault="002C1116" w:rsidP="002C1116">
      <w:pPr>
        <w:rPr>
          <w:lang w:val="en-CA"/>
        </w:rPr>
      </w:pPr>
    </w:p>
    <w:p w14:paraId="3E9C10CF" w14:textId="77777777" w:rsidR="002C1116" w:rsidRDefault="002C1116" w:rsidP="002C1116">
      <w:pPr>
        <w:rPr>
          <w:lang w:val="en-CA"/>
        </w:rPr>
      </w:pPr>
      <w:r>
        <w:rPr>
          <w:lang w:val="en-CA"/>
        </w:rPr>
        <w:t>All dates and times, excluding geological ages, shall be formatted using ISO 8601 format (YYYY-MM-DD).  When a time must be specified, time zone shall be provided.</w:t>
      </w:r>
    </w:p>
    <w:p w14:paraId="043DBDE1" w14:textId="77777777" w:rsidR="002C1116" w:rsidRDefault="002C1116" w:rsidP="002C1116">
      <w:pPr>
        <w:rPr>
          <w:lang w:val="en-CA"/>
        </w:rPr>
      </w:pPr>
      <w:r>
        <w:rPr>
          <w:lang w:val="en-CA"/>
        </w:rPr>
        <w:t>Examples:</w:t>
      </w:r>
    </w:p>
    <w:p w14:paraId="4FAA0AB3" w14:textId="77777777" w:rsidR="002C1116" w:rsidRDefault="002C1116" w:rsidP="00C44904">
      <w:pPr>
        <w:numPr>
          <w:ilvl w:val="0"/>
          <w:numId w:val="19"/>
        </w:numPr>
        <w:spacing w:after="0"/>
        <w:rPr>
          <w:lang w:val="en-CA"/>
        </w:rPr>
      </w:pPr>
      <w:r>
        <w:rPr>
          <w:lang w:val="en-CA"/>
        </w:rPr>
        <w:t>2016-01-05 (simple date)</w:t>
      </w:r>
    </w:p>
    <w:p w14:paraId="49694414" w14:textId="77777777" w:rsidR="002C1116" w:rsidRDefault="002C1116" w:rsidP="00C44904">
      <w:pPr>
        <w:numPr>
          <w:ilvl w:val="0"/>
          <w:numId w:val="19"/>
        </w:numPr>
        <w:spacing w:after="0"/>
        <w:rPr>
          <w:lang w:val="en-CA"/>
        </w:rPr>
      </w:pPr>
      <w:r>
        <w:rPr>
          <w:lang w:val="en-CA"/>
        </w:rPr>
        <w:t>2016-01-05T08:40:15-05 (time expressed for time zone GMT -5)</w:t>
      </w:r>
    </w:p>
    <w:p w14:paraId="66657EF1" w14:textId="77777777" w:rsidR="002C1116" w:rsidRDefault="002C1116" w:rsidP="00C44904">
      <w:pPr>
        <w:numPr>
          <w:ilvl w:val="0"/>
          <w:numId w:val="19"/>
        </w:numPr>
        <w:spacing w:after="0"/>
        <w:rPr>
          <w:lang w:val="en-CA"/>
        </w:rPr>
      </w:pPr>
      <w:r>
        <w:rPr>
          <w:lang w:val="en-CA"/>
        </w:rPr>
        <w:t>2016-01-05T13:40:15Z (same as above, but expressed in UTC a.k.a Zulu)</w:t>
      </w:r>
    </w:p>
    <w:p w14:paraId="5EC3CEEC" w14:textId="77777777" w:rsidR="002C1116" w:rsidRPr="001E7109" w:rsidRDefault="002C1116" w:rsidP="002C1116">
      <w:pPr>
        <w:rPr>
          <w:lang w:val="en-CA"/>
        </w:rPr>
      </w:pPr>
    </w:p>
    <w:p w14:paraId="18E618BE" w14:textId="77777777" w:rsidR="002C1116" w:rsidRDefault="002C1116" w:rsidP="002C1116">
      <w:pPr>
        <w:pStyle w:val="Titre4"/>
        <w:rPr>
          <w:lang w:val="en-CA"/>
        </w:rPr>
      </w:pPr>
      <w:r>
        <w:rPr>
          <w:lang w:val="en-CA"/>
        </w:rPr>
        <w:t>URI</w:t>
      </w:r>
    </w:p>
    <w:p w14:paraId="4E4FDECE" w14:textId="77777777" w:rsidR="002C1116" w:rsidRDefault="002C1116" w:rsidP="002C1116">
      <w:pPr>
        <w:rPr>
          <w:lang w:val="en-CA"/>
        </w:rPr>
      </w:pPr>
      <w:r>
        <w:rPr>
          <w:lang w:val="en-CA"/>
        </w:rPr>
        <w:t xml:space="preserve">Properties which names end with “_uri” shall contain a </w:t>
      </w:r>
      <w:r w:rsidRPr="001C232D">
        <w:rPr>
          <w:b/>
          <w:lang w:val="en-CA"/>
        </w:rPr>
        <w:t>single</w:t>
      </w:r>
      <w:r>
        <w:rPr>
          <w:lang w:val="en-CA"/>
        </w:rPr>
        <w:t xml:space="preserve"> absolute URI conformant to RFC 3986.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318E2B1" w14:textId="77777777" w:rsidTr="003811C7">
        <w:trPr>
          <w:cantSplit/>
        </w:trPr>
        <w:tc>
          <w:tcPr>
            <w:tcW w:w="4219" w:type="dxa"/>
            <w:tcBorders>
              <w:right w:val="nil"/>
            </w:tcBorders>
            <w:shd w:val="clear" w:color="auto" w:fill="auto"/>
          </w:tcPr>
          <w:p w14:paraId="69235E00" w14:textId="27BC80E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/gsml4-lite/uri</w:t>
            </w:r>
          </w:p>
        </w:tc>
        <w:tc>
          <w:tcPr>
            <w:tcW w:w="4678" w:type="dxa"/>
            <w:tcBorders>
              <w:left w:val="nil"/>
            </w:tcBorders>
            <w:shd w:val="clear" w:color="auto" w:fill="auto"/>
          </w:tcPr>
          <w:p w14:paraId="0CDA05B0" w14:textId="77777777" w:rsidR="002C1116" w:rsidRPr="00D12552" w:rsidRDefault="002C1116" w:rsidP="003811C7">
            <w:pPr>
              <w:pStyle w:val="Tabletext10"/>
              <w:jc w:val="left"/>
              <w:rPr>
                <w:rStyle w:val="reqtext"/>
                <w:lang w:val="en-CA"/>
              </w:rPr>
            </w:pPr>
            <w:r>
              <w:rPr>
                <w:rStyle w:val="reqtext"/>
                <w:lang w:val="en-CA"/>
              </w:rPr>
              <w:t xml:space="preserve">Properties which name end with “_uri” SHALL contain a string conformant to URI format as specified in RFC 3986. </w:t>
            </w:r>
          </w:p>
        </w:tc>
      </w:tr>
    </w:tbl>
    <w:p w14:paraId="59C4A29D" w14:textId="77777777" w:rsidR="002C1116" w:rsidRDefault="002C1116" w:rsidP="002C1116">
      <w:pPr>
        <w:rPr>
          <w:lang w:val="en-CA"/>
        </w:rPr>
      </w:pPr>
    </w:p>
    <w:p w14:paraId="679F4D01" w14:textId="77777777" w:rsidR="002C1116" w:rsidRPr="00A90399" w:rsidRDefault="002C1116" w:rsidP="002C1116">
      <w:pPr>
        <w:rPr>
          <w:lang w:val="en-CA"/>
        </w:rPr>
      </w:pPr>
      <w:r>
        <w:rPr>
          <w:lang w:val="en-CA"/>
        </w:rPr>
        <w:t>Properties containing a URI should, unless stated otherwise, resolve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0C330B" w14:textId="77777777" w:rsidTr="003811C7">
        <w:trPr>
          <w:cantSplit/>
        </w:trPr>
        <w:tc>
          <w:tcPr>
            <w:tcW w:w="4219" w:type="dxa"/>
            <w:tcBorders>
              <w:right w:val="nil"/>
            </w:tcBorders>
            <w:shd w:val="clear" w:color="auto" w:fill="auto"/>
          </w:tcPr>
          <w:p w14:paraId="655A15BF" w14:textId="0BD2792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/gsml4-lite/resolvable-uri</w:t>
            </w:r>
          </w:p>
        </w:tc>
        <w:tc>
          <w:tcPr>
            <w:tcW w:w="4678" w:type="dxa"/>
            <w:tcBorders>
              <w:left w:val="nil"/>
            </w:tcBorders>
            <w:shd w:val="clear" w:color="auto" w:fill="auto"/>
          </w:tcPr>
          <w:p w14:paraId="4C01404A" w14:textId="77777777" w:rsidR="002C1116" w:rsidRPr="00D12552" w:rsidRDefault="002C1116" w:rsidP="003811C7">
            <w:pPr>
              <w:pStyle w:val="Tabletext10"/>
              <w:jc w:val="left"/>
              <w:rPr>
                <w:rStyle w:val="reqtext"/>
                <w:lang w:val="en-CA"/>
              </w:rPr>
            </w:pPr>
            <w:commentRangeStart w:id="523"/>
            <w:r>
              <w:rPr>
                <w:rStyle w:val="reqtext"/>
                <w:lang w:val="en-CA"/>
              </w:rPr>
              <w:t xml:space="preserve">Properties containing a valid URI SHOULD provide a resolvable URI referring to a resource resolvable using Linked Open Data principles. </w:t>
            </w:r>
            <w:commentRangeEnd w:id="523"/>
            <w:r w:rsidR="00934F22">
              <w:rPr>
                <w:rStyle w:val="Marquedecommentaire"/>
                <w:rFonts w:ascii="Times New Roman" w:eastAsia="Times New Roman" w:hAnsi="Times New Roman"/>
                <w:lang w:val="en-US" w:eastAsia="en-US"/>
              </w:rPr>
              <w:commentReference w:id="523"/>
            </w:r>
          </w:p>
        </w:tc>
      </w:tr>
    </w:tbl>
    <w:p w14:paraId="5A0F16DE" w14:textId="77777777" w:rsidR="002C1116" w:rsidRDefault="002C1116" w:rsidP="002C1116">
      <w:pPr>
        <w:rPr>
          <w:color w:val="FF0000"/>
          <w:lang w:val="en-CA"/>
        </w:rPr>
      </w:pPr>
    </w:p>
    <w:p w14:paraId="0FED35BE" w14:textId="2FEAB9D6" w:rsidR="002C1116" w:rsidRPr="00722E9C" w:rsidRDefault="002C1116" w:rsidP="002C1116">
      <w:pPr>
        <w:keepNext/>
        <w:rPr>
          <w:rFonts w:cs="Arial"/>
          <w:b/>
          <w:noProof/>
          <w:szCs w:val="28"/>
          <w:lang w:val="en-CA" w:eastAsia="en-CA"/>
        </w:rPr>
      </w:pPr>
      <w:r w:rsidRPr="00722E9C">
        <w:rPr>
          <w:lang w:val="en-CA"/>
        </w:rPr>
        <w:t>Although many vocabulary terms are defined as URI, not all URI are actually supported by a formal Linked Open Data infrastructure.   URI are jus</w:t>
      </w:r>
      <w:r w:rsidR="00934F22" w:rsidRPr="00722E9C">
        <w:rPr>
          <w:lang w:val="en-CA"/>
        </w:rPr>
        <w:t xml:space="preserve">t convenient mechanism to </w:t>
      </w:r>
      <w:r w:rsidR="00934F22" w:rsidRPr="00722E9C">
        <w:rPr>
          <w:lang w:val="en-CA"/>
        </w:rPr>
        <w:lastRenderedPageBreak/>
        <w:t>build unique vocabulary identifiers</w:t>
      </w:r>
      <w:r w:rsidRPr="00722E9C">
        <w:rPr>
          <w:lang w:val="en-CA"/>
        </w:rPr>
        <w:t xml:space="preserve">.  Note that in some situations, some </w:t>
      </w:r>
      <w:r w:rsidR="000B31E6" w:rsidRPr="00722E9C">
        <w:rPr>
          <w:lang w:val="en-CA"/>
        </w:rPr>
        <w:t>“</w:t>
      </w:r>
      <w:r w:rsidRPr="00722E9C">
        <w:rPr>
          <w:lang w:val="en-CA"/>
        </w:rPr>
        <w:t>_uri</w:t>
      </w:r>
      <w:r w:rsidR="000B31E6" w:rsidRPr="00722E9C">
        <w:rPr>
          <w:lang w:val="en-CA"/>
        </w:rPr>
        <w:t>”</w:t>
      </w:r>
      <w:r w:rsidRPr="00722E9C">
        <w:rPr>
          <w:lang w:val="en-CA"/>
        </w:rPr>
        <w:t xml:space="preserve"> properties might require that the URI SHALL resolve to some valid content.  Those cases will be explicitly stated. Some community might create a profile of this requirements class and add more constrain</w:t>
      </w:r>
      <w:r w:rsidR="000B31E6" w:rsidRPr="00722E9C">
        <w:rPr>
          <w:lang w:val="en-CA"/>
        </w:rPr>
        <w:t>t</w:t>
      </w:r>
      <w:r w:rsidRPr="00722E9C">
        <w:rPr>
          <w:lang w:val="en-CA"/>
        </w:rPr>
        <w:t>s, such as mandatory resolution of the URI to one or more resources and impose mandatory mime-types (GeoSciML/XML or GeoSciML/GeoJSON).</w:t>
      </w:r>
    </w:p>
    <w:p w14:paraId="1A336D80" w14:textId="77777777" w:rsidR="002C1116" w:rsidRDefault="002C1116" w:rsidP="002C1116">
      <w:pPr>
        <w:keepNext/>
      </w:pPr>
    </w:p>
    <w:p w14:paraId="41FC992C" w14:textId="72C8CF4D" w:rsidR="002C1116" w:rsidRDefault="001E68E4" w:rsidP="002C1116">
      <w:pPr>
        <w:keepNext/>
      </w:pPr>
      <w:r>
        <w:rPr>
          <w:noProof/>
          <w:lang w:val="en-CA" w:eastAsia="en-CA"/>
        </w:rPr>
        <w:drawing>
          <wp:inline distT="0" distB="0" distL="0" distR="0" wp14:anchorId="07E1A022" wp14:editId="31DF2CC1">
            <wp:extent cx="5486400" cy="4127099"/>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6400" cy="4127099"/>
                    </a:xfrm>
                    <a:prstGeom prst="rect">
                      <a:avLst/>
                    </a:prstGeom>
                    <a:noFill/>
                    <a:ln>
                      <a:noFill/>
                    </a:ln>
                  </pic:spPr>
                </pic:pic>
              </a:graphicData>
            </a:graphic>
          </wp:inline>
        </w:drawing>
      </w:r>
    </w:p>
    <w:p w14:paraId="128D0660" w14:textId="77777777" w:rsidR="002C1116" w:rsidRDefault="002C1116" w:rsidP="002C1116">
      <w:pPr>
        <w:pStyle w:val="Lgende"/>
      </w:pPr>
      <w:bookmarkStart w:id="524" w:name="_Ref456948412"/>
      <w:r>
        <w:t xml:space="preserve">Figure </w:t>
      </w:r>
      <w:r>
        <w:fldChar w:fldCharType="begin"/>
      </w:r>
      <w:r>
        <w:instrText xml:space="preserve"> SEQ Figure \* ARABIC </w:instrText>
      </w:r>
      <w:r>
        <w:fldChar w:fldCharType="separate"/>
      </w:r>
      <w:r w:rsidR="007C615B">
        <w:rPr>
          <w:noProof/>
        </w:rPr>
        <w:t>99</w:t>
      </w:r>
      <w:r>
        <w:fldChar w:fldCharType="end"/>
      </w:r>
      <w:bookmarkEnd w:id="524"/>
      <w:r>
        <w:t xml:space="preserve"> </w:t>
      </w:r>
      <w:r w:rsidRPr="00BA08CB">
        <w:t xml:space="preserve">GeoSciML </w:t>
      </w:r>
      <w:r>
        <w:t>lite</w:t>
      </w:r>
      <w:r w:rsidRPr="00BA08CB">
        <w:t xml:space="preserve"> </w:t>
      </w:r>
      <w:r>
        <w:t>feature types.</w:t>
      </w:r>
    </w:p>
    <w:p w14:paraId="473A5F1A" w14:textId="11E0A94A" w:rsidR="002C1116" w:rsidRPr="008246C7" w:rsidRDefault="004C22C2" w:rsidP="002C1116">
      <w:r>
        <w:fldChar w:fldCharType="begin"/>
      </w:r>
      <w:r>
        <w:instrText xml:space="preserve"> REF _Ref456948412 \h </w:instrText>
      </w:r>
      <w:r>
        <w:fldChar w:fldCharType="separate"/>
      </w:r>
      <w:r w:rsidR="007C615B">
        <w:t xml:space="preserve">Figure </w:t>
      </w:r>
      <w:r w:rsidR="007C615B">
        <w:rPr>
          <w:noProof/>
        </w:rPr>
        <w:t>99</w:t>
      </w:r>
      <w:r>
        <w:fldChar w:fldCharType="end"/>
      </w:r>
      <w:r>
        <w:t xml:space="preserve"> </w:t>
      </w:r>
      <w:r w:rsidR="002C1116">
        <w:t xml:space="preserve">shows the 7 lite feature types supported by GeoSciML 4.1.  Each feature type is equivalent to a layer in a GIS or a Web Map Service.  </w:t>
      </w:r>
    </w:p>
    <w:p w14:paraId="255F3433" w14:textId="77777777" w:rsidR="002C1116" w:rsidRDefault="002C1116" w:rsidP="002C1116">
      <w:pPr>
        <w:pStyle w:val="Titre4"/>
        <w:rPr>
          <w:lang w:val="en-CA"/>
        </w:rPr>
      </w:pPr>
      <w:r>
        <w:rPr>
          <w:lang w:val="en-CA"/>
        </w:rPr>
        <w:t>User defined properties</w:t>
      </w:r>
    </w:p>
    <w:p w14:paraId="50625481" w14:textId="77777777" w:rsidR="002C1116" w:rsidRDefault="002C1116" w:rsidP="002C1116">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E46A1EC" w14:textId="77777777" w:rsidTr="003811C7">
        <w:trPr>
          <w:cantSplit/>
        </w:trPr>
        <w:tc>
          <w:tcPr>
            <w:tcW w:w="4219" w:type="dxa"/>
            <w:tcBorders>
              <w:right w:val="nil"/>
            </w:tcBorders>
            <w:shd w:val="clear" w:color="auto" w:fill="auto"/>
          </w:tcPr>
          <w:p w14:paraId="6750B9BE" w14:textId="12D2EBA0" w:rsidR="002C1116" w:rsidRPr="00D12552" w:rsidRDefault="002C1418" w:rsidP="003811C7">
            <w:pPr>
              <w:pStyle w:val="Tabletext10"/>
              <w:rPr>
                <w:rStyle w:val="requri"/>
                <w:lang w:val="en-CA"/>
              </w:rPr>
            </w:pPr>
            <w:r>
              <w:rPr>
                <w:rStyle w:val="requri"/>
                <w:lang w:val="en-CA"/>
              </w:rPr>
              <w:t>/req</w:t>
            </w:r>
            <w:r w:rsidR="002C1116">
              <w:rPr>
                <w:rStyle w:val="requri"/>
                <w:lang w:val="en-CA"/>
              </w:rPr>
              <w:t>/gsml4-lite/user-defined</w:t>
            </w:r>
          </w:p>
        </w:tc>
        <w:tc>
          <w:tcPr>
            <w:tcW w:w="4678" w:type="dxa"/>
            <w:tcBorders>
              <w:left w:val="nil"/>
            </w:tcBorders>
            <w:shd w:val="clear" w:color="auto" w:fill="auto"/>
          </w:tcPr>
          <w:p w14:paraId="1EF2A8E8" w14:textId="77777777" w:rsidR="002C1116" w:rsidRPr="00D12552" w:rsidRDefault="002C1116" w:rsidP="003811C7">
            <w:pPr>
              <w:pStyle w:val="Tabletext10"/>
              <w:jc w:val="left"/>
              <w:rPr>
                <w:rStyle w:val="reqtext"/>
                <w:lang w:val="en-CA"/>
              </w:rPr>
            </w:pPr>
            <w:r>
              <w:rPr>
                <w:rStyle w:val="reqtext"/>
                <w:lang w:val="en-CA"/>
              </w:rPr>
              <w:t>Features delivered with user defined properties SHALL be conformant to GML Simple Feature Level 0.</w:t>
            </w:r>
          </w:p>
        </w:tc>
      </w:tr>
    </w:tbl>
    <w:p w14:paraId="56BECC2D" w14:textId="77777777" w:rsidR="002C1116" w:rsidRDefault="002C1116" w:rsidP="002C1116"/>
    <w:p w14:paraId="01B5CA26" w14:textId="0EF2AF05" w:rsidR="00AA18BE" w:rsidRDefault="002C1116" w:rsidP="002C1116">
      <w:pPr>
        <w:rPr>
          <w:lang w:val="en-CA"/>
        </w:rPr>
      </w:pPr>
      <w:r w:rsidRPr="00F8032B">
        <w:rPr>
          <w:lang w:val="en-CA"/>
        </w:rPr>
        <w:t>New properties added by the data provider shall keep the feature conformant to GML Simple Feature Level 0.  For example, no duplicate property names, nor extra geometry properties.</w:t>
      </w:r>
    </w:p>
    <w:p w14:paraId="063226DB" w14:textId="77777777" w:rsidR="002C1116" w:rsidRPr="00D14AF0" w:rsidRDefault="002C1116" w:rsidP="002C1116">
      <w:pPr>
        <w:pStyle w:val="Titre3"/>
      </w:pPr>
      <w:bookmarkStart w:id="525" w:name="_Toc458065789"/>
      <w:r w:rsidRPr="00D14AF0">
        <w:lastRenderedPageBreak/>
        <w:t>GeologicUnitView</w:t>
      </w:r>
      <w:bookmarkEnd w:id="525"/>
    </w:p>
    <w:p w14:paraId="4D094A58" w14:textId="77777777" w:rsidR="002C1116" w:rsidRDefault="002C1116" w:rsidP="002C1116">
      <w:pPr>
        <w:rPr>
          <w:lang w:val="en-CA"/>
        </w:rPr>
      </w:pPr>
    </w:p>
    <w:p w14:paraId="7875E0F1" w14:textId="77777777" w:rsidR="002C1116" w:rsidRDefault="002C1116" w:rsidP="002C1116">
      <w:pPr>
        <w:keepNext/>
        <w:jc w:val="center"/>
      </w:pPr>
      <w:r>
        <w:rPr>
          <w:noProof/>
          <w:lang w:val="en-CA" w:eastAsia="en-CA"/>
        </w:rPr>
        <w:drawing>
          <wp:inline distT="0" distB="0" distL="0" distR="0" wp14:anchorId="4119B401" wp14:editId="121B500D">
            <wp:extent cx="2990850" cy="39814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43689F" w14:textId="77777777" w:rsidR="002C1116" w:rsidRPr="00F8032B" w:rsidRDefault="002C1116" w:rsidP="002C1116">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7C615B">
        <w:rPr>
          <w:noProof/>
          <w:color w:val="auto"/>
        </w:rPr>
        <w:t>100</w:t>
      </w:r>
      <w:r w:rsidRPr="00F8032B">
        <w:rPr>
          <w:color w:val="auto"/>
        </w:rPr>
        <w:fldChar w:fldCharType="end"/>
      </w:r>
      <w:r w:rsidRPr="00F8032B">
        <w:rPr>
          <w:color w:val="auto"/>
        </w:rPr>
        <w:t xml:space="preserve">: GeologicUnitView </w:t>
      </w:r>
      <w:r>
        <w:rPr>
          <w:color w:val="auto"/>
        </w:rPr>
        <w:t>feature type.</w:t>
      </w:r>
    </w:p>
    <w:p w14:paraId="7E118B54" w14:textId="77777777" w:rsidR="002C1116" w:rsidRDefault="002C1116" w:rsidP="002C1116">
      <w:r w:rsidRPr="00F16431">
        <w:rPr>
          <w:rStyle w:val="Entity"/>
        </w:rPr>
        <w:t>GeologicUnitView</w:t>
      </w:r>
      <w:r>
        <w:t xml:space="preserve"> is a simplified view of a GeoSciML </w:t>
      </w:r>
      <w:r w:rsidRPr="00F16431">
        <w:rPr>
          <w:rStyle w:val="Entity"/>
        </w:rPr>
        <w:t>GeologicUnit</w:t>
      </w:r>
      <w:r>
        <w:t xml:space="preserve">.  In GeoSciML terms this will be an instance of a </w:t>
      </w:r>
      <w:r w:rsidRPr="00F16431">
        <w:rPr>
          <w:rStyle w:val="Entity"/>
        </w:rPr>
        <w:t>MappedFeature</w:t>
      </w:r>
      <w:r>
        <w:t xml:space="preserve"> with key property values from the associated </w:t>
      </w:r>
      <w:r w:rsidRPr="00F16431">
        <w:rPr>
          <w:rStyle w:val="Entity"/>
        </w:rPr>
        <w:t>GeologicUnit</w:t>
      </w:r>
      <w:r>
        <w:t xml:space="preserv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21B011E" w14:textId="77777777" w:rsidR="002C1116" w:rsidRDefault="002C1116" w:rsidP="002C1116">
      <w:pPr>
        <w:pStyle w:val="Titre4"/>
      </w:pPr>
      <w:r>
        <w:t>Mapping</w:t>
      </w:r>
    </w:p>
    <w:p w14:paraId="61068914" w14:textId="77777777" w:rsidR="002C1116" w:rsidRPr="00ED1DE6" w:rsidRDefault="002C1116" w:rsidP="002C1116"/>
    <w:p w14:paraId="52C5B269" w14:textId="77777777" w:rsidR="002C1116" w:rsidRDefault="002C1116" w:rsidP="002C1116"/>
    <w:tbl>
      <w:tblPr>
        <w:tblStyle w:val="Ombrageclair"/>
        <w:tblW w:w="5000" w:type="pct"/>
        <w:tblLook w:val="04A0" w:firstRow="1" w:lastRow="0" w:firstColumn="1" w:lastColumn="0" w:noHBand="0" w:noVBand="1"/>
      </w:tblPr>
      <w:tblGrid>
        <w:gridCol w:w="2679"/>
        <w:gridCol w:w="6177"/>
      </w:tblGrid>
      <w:tr w:rsidR="002C1116" w:rsidRPr="002D68FE" w14:paraId="28094D83" w14:textId="77777777" w:rsidTr="00501FA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tcPr>
          <w:p w14:paraId="055A5771" w14:textId="77777777" w:rsidR="002C1116" w:rsidRPr="002D68FE" w:rsidRDefault="002C1116" w:rsidP="003811C7">
            <w:pPr>
              <w:rPr>
                <w:rFonts w:ascii="Consolas" w:hAnsi="Consolas" w:cs="Consolas"/>
                <w:b w:val="0"/>
                <w:sz w:val="18"/>
                <w:szCs w:val="18"/>
              </w:rPr>
            </w:pPr>
            <w:r w:rsidRPr="002D68FE">
              <w:rPr>
                <w:rFonts w:ascii="Consolas" w:hAnsi="Consolas" w:cs="Consolas"/>
                <w:b w:val="0"/>
                <w:sz w:val="18"/>
                <w:szCs w:val="18"/>
              </w:rPr>
              <w:t>Property</w:t>
            </w:r>
          </w:p>
        </w:tc>
        <w:tc>
          <w:tcPr>
            <w:tcW w:w="5946" w:type="dxa"/>
            <w:noWrap/>
          </w:tcPr>
          <w:p w14:paraId="75D92FBD" w14:textId="77777777" w:rsidR="002C1116" w:rsidRPr="002D68FE" w:rsidRDefault="002C1116" w:rsidP="003811C7">
            <w:pPr>
              <w:cnfStyle w:val="100000000000" w:firstRow="1" w:lastRow="0" w:firstColumn="0" w:lastColumn="0" w:oddVBand="0" w:evenVBand="0" w:oddHBand="0" w:evenHBand="0" w:firstRowFirstColumn="0" w:firstRowLastColumn="0" w:lastRowFirstColumn="0" w:lastRowLastColumn="0"/>
              <w:rPr>
                <w:rFonts w:ascii="Consolas" w:hAnsi="Consolas" w:cs="Consolas"/>
                <w:b w:val="0"/>
                <w:sz w:val="18"/>
                <w:szCs w:val="18"/>
              </w:rPr>
            </w:pPr>
            <w:r w:rsidRPr="002D68FE">
              <w:rPr>
                <w:rFonts w:ascii="Consolas" w:hAnsi="Consolas" w:cs="Consolas"/>
                <w:b w:val="0"/>
                <w:sz w:val="18"/>
                <w:szCs w:val="18"/>
              </w:rPr>
              <w:t>Mapping</w:t>
            </w:r>
            <w:r>
              <w:rPr>
                <w:rFonts w:ascii="Consolas" w:hAnsi="Consolas" w:cs="Consolas"/>
                <w:b w:val="0"/>
                <w:sz w:val="18"/>
                <w:szCs w:val="18"/>
              </w:rPr>
              <w:t xml:space="preserve"> from </w:t>
            </w:r>
            <w:r w:rsidRPr="00F16431">
              <w:rPr>
                <w:rStyle w:val="Entity"/>
              </w:rPr>
              <w:t>MappedFeature</w:t>
            </w:r>
          </w:p>
        </w:tc>
      </w:tr>
      <w:tr w:rsidR="002C1116" w:rsidRPr="002D68FE" w14:paraId="73C2E2C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7EF6B24" w14:textId="40CB4A00" w:rsidR="002C1116" w:rsidRPr="002D68FE" w:rsidRDefault="00005D4F" w:rsidP="003811C7">
            <w:pPr>
              <w:spacing w:after="0"/>
              <w:rPr>
                <w:rFonts w:ascii="Consolas" w:hAnsi="Consolas" w:cs="Consolas"/>
                <w:sz w:val="18"/>
                <w:szCs w:val="18"/>
              </w:rPr>
            </w:pPr>
            <w:r>
              <w:rPr>
                <w:rFonts w:ascii="Consolas" w:hAnsi="Consolas" w:cs="Consolas"/>
                <w:sz w:val="18"/>
                <w:szCs w:val="18"/>
              </w:rPr>
              <w:t>i</w:t>
            </w:r>
            <w:r w:rsidR="002C1116" w:rsidRPr="002D68FE">
              <w:rPr>
                <w:rFonts w:ascii="Consolas" w:hAnsi="Consolas" w:cs="Consolas"/>
                <w:sz w:val="18"/>
                <w:szCs w:val="18"/>
              </w:rPr>
              <w:t>dentifier</w:t>
            </w:r>
          </w:p>
        </w:tc>
        <w:tc>
          <w:tcPr>
            <w:tcW w:w="5946" w:type="dxa"/>
            <w:noWrap/>
            <w:hideMark/>
          </w:tcPr>
          <w:p w14:paraId="06EE01A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identifier</w:t>
            </w:r>
          </w:p>
        </w:tc>
      </w:tr>
      <w:tr w:rsidR="002C1116" w:rsidRPr="002D68FE" w14:paraId="0EC71E72"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683989C" w14:textId="0055EF6A" w:rsidR="002C1116" w:rsidRPr="002D68FE" w:rsidRDefault="00005D4F" w:rsidP="003811C7">
            <w:pPr>
              <w:spacing w:after="0"/>
              <w:rPr>
                <w:rFonts w:ascii="Consolas" w:hAnsi="Consolas" w:cs="Consolas"/>
                <w:sz w:val="18"/>
                <w:szCs w:val="18"/>
              </w:rPr>
            </w:pPr>
            <w:r>
              <w:rPr>
                <w:rFonts w:ascii="Consolas" w:hAnsi="Consolas" w:cs="Consolas"/>
                <w:sz w:val="18"/>
                <w:szCs w:val="18"/>
              </w:rPr>
              <w:t>n</w:t>
            </w:r>
            <w:r w:rsidR="002C1116" w:rsidRPr="002D68FE">
              <w:rPr>
                <w:rFonts w:ascii="Consolas" w:hAnsi="Consolas" w:cs="Consolas"/>
                <w:sz w:val="18"/>
                <w:szCs w:val="18"/>
              </w:rPr>
              <w:t>ame</w:t>
            </w:r>
          </w:p>
        </w:tc>
        <w:tc>
          <w:tcPr>
            <w:tcW w:w="5946" w:type="dxa"/>
            <w:noWrap/>
            <w:hideMark/>
          </w:tcPr>
          <w:p w14:paraId="51824CBF"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specification:GeologicUnit::name 1</w:t>
            </w:r>
          </w:p>
        </w:tc>
      </w:tr>
      <w:tr w:rsidR="002C1116" w:rsidRPr="002D68FE" w14:paraId="751E7EA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7E7B3D7" w14:textId="37650B51" w:rsidR="002C1116" w:rsidRPr="002D68FE" w:rsidRDefault="00005D4F" w:rsidP="003811C7">
            <w:pPr>
              <w:spacing w:after="0"/>
              <w:rPr>
                <w:rFonts w:ascii="Consolas" w:hAnsi="Consolas" w:cs="Consolas"/>
                <w:sz w:val="18"/>
                <w:szCs w:val="18"/>
              </w:rPr>
            </w:pPr>
            <w:r>
              <w:rPr>
                <w:rFonts w:ascii="Consolas" w:hAnsi="Consolas" w:cs="Consolas"/>
                <w:sz w:val="18"/>
                <w:szCs w:val="18"/>
              </w:rPr>
              <w:t>d</w:t>
            </w:r>
            <w:r w:rsidR="002C1116" w:rsidRPr="002D68FE">
              <w:rPr>
                <w:rFonts w:ascii="Consolas" w:hAnsi="Consolas" w:cs="Consolas"/>
                <w:sz w:val="18"/>
                <w:szCs w:val="18"/>
              </w:rPr>
              <w:t>escription</w:t>
            </w:r>
          </w:p>
        </w:tc>
        <w:tc>
          <w:tcPr>
            <w:tcW w:w="5946" w:type="dxa"/>
            <w:noWrap/>
            <w:hideMark/>
          </w:tcPr>
          <w:p w14:paraId="5EEAE9F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 xml:space="preserve">specification:GeologicUnit::description </w:t>
            </w:r>
          </w:p>
        </w:tc>
      </w:tr>
      <w:tr w:rsidR="002C1116" w:rsidRPr="002D68FE" w14:paraId="40A34DA6"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DEE737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w:t>
            </w:r>
          </w:p>
        </w:tc>
        <w:tc>
          <w:tcPr>
            <w:tcW w:w="5946" w:type="dxa"/>
            <w:noWrap/>
            <w:hideMark/>
          </w:tcPr>
          <w:p w14:paraId="2FCF5958"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specification:GeologicUnit::geologicUnitType 2</w:t>
            </w:r>
          </w:p>
        </w:tc>
      </w:tr>
      <w:tr w:rsidR="002C1116" w:rsidRPr="002D68FE" w14:paraId="20C90F36"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3E6BA7C" w14:textId="759AC975" w:rsidR="002C1116" w:rsidRPr="002D68FE" w:rsidRDefault="00005D4F" w:rsidP="003811C7">
            <w:pPr>
              <w:spacing w:after="0"/>
              <w:rPr>
                <w:rFonts w:ascii="Consolas" w:hAnsi="Consolas" w:cs="Consolas"/>
                <w:sz w:val="18"/>
                <w:szCs w:val="18"/>
              </w:rPr>
            </w:pPr>
            <w:r>
              <w:rPr>
                <w:rFonts w:ascii="Consolas" w:hAnsi="Consolas" w:cs="Consolas"/>
                <w:sz w:val="18"/>
                <w:szCs w:val="18"/>
              </w:rPr>
              <w:lastRenderedPageBreak/>
              <w:t>r</w:t>
            </w:r>
            <w:r w:rsidR="002C1116" w:rsidRPr="002D68FE">
              <w:rPr>
                <w:rFonts w:ascii="Consolas" w:hAnsi="Consolas" w:cs="Consolas"/>
                <w:sz w:val="18"/>
                <w:szCs w:val="18"/>
              </w:rPr>
              <w:t>ank</w:t>
            </w:r>
          </w:p>
        </w:tc>
        <w:tc>
          <w:tcPr>
            <w:tcW w:w="5946" w:type="dxa"/>
            <w:noWrap/>
            <w:hideMark/>
          </w:tcPr>
          <w:p w14:paraId="558D177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specification:GeologicUnit::rank 2</w:t>
            </w:r>
          </w:p>
        </w:tc>
      </w:tr>
      <w:tr w:rsidR="002C1116" w:rsidRPr="002D68FE" w14:paraId="7B1325FE"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C595731" w14:textId="10D230B6" w:rsidR="002C1116" w:rsidRPr="002D68FE" w:rsidRDefault="00005D4F" w:rsidP="003811C7">
            <w:pPr>
              <w:spacing w:after="0"/>
              <w:rPr>
                <w:rFonts w:ascii="Consolas" w:hAnsi="Consolas" w:cs="Consolas"/>
                <w:sz w:val="18"/>
                <w:szCs w:val="18"/>
              </w:rPr>
            </w:pPr>
            <w:r>
              <w:rPr>
                <w:rFonts w:ascii="Consolas" w:hAnsi="Consolas" w:cs="Consolas"/>
                <w:sz w:val="18"/>
                <w:szCs w:val="18"/>
              </w:rPr>
              <w:t>l</w:t>
            </w:r>
            <w:r w:rsidR="002C1116" w:rsidRPr="002D68FE">
              <w:rPr>
                <w:rFonts w:ascii="Consolas" w:hAnsi="Consolas" w:cs="Consolas"/>
                <w:sz w:val="18"/>
                <w:szCs w:val="18"/>
              </w:rPr>
              <w:t>ithology</w:t>
            </w:r>
          </w:p>
        </w:tc>
        <w:tc>
          <w:tcPr>
            <w:tcW w:w="5946" w:type="dxa"/>
            <w:noWrap/>
            <w:hideMark/>
          </w:tcPr>
          <w:p w14:paraId="6A72E510"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specification:GeologicUnit::composition:</w:t>
            </w:r>
          </w:p>
          <w:p w14:paraId="54CA971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CompositionPart::material:RockMaterial::lithology 1 2</w:t>
            </w:r>
          </w:p>
        </w:tc>
      </w:tr>
      <w:tr w:rsidR="002C1116" w:rsidRPr="002D68FE" w14:paraId="717BCA8B"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8A57CE8"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geologicHistory</w:t>
            </w:r>
          </w:p>
        </w:tc>
        <w:tc>
          <w:tcPr>
            <w:tcW w:w="5946" w:type="dxa"/>
            <w:noWrap/>
            <w:hideMark/>
          </w:tcPr>
          <w:p w14:paraId="6FB59F0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25A2CC1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GeologicEvent/description 1</w:t>
            </w:r>
          </w:p>
        </w:tc>
      </w:tr>
      <w:tr w:rsidR="002C1116" w:rsidRPr="002D68FE" w14:paraId="06B440F0"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351627F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numericOlderAge</w:t>
            </w:r>
          </w:p>
        </w:tc>
        <w:tc>
          <w:tcPr>
            <w:tcW w:w="5946" w:type="dxa"/>
            <w:noWrap/>
            <w:hideMark/>
          </w:tcPr>
          <w:p w14:paraId="2E06FC5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specification:GeologicUnit::geologicHistory:</w:t>
            </w:r>
          </w:p>
          <w:p w14:paraId="5D0AE9B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GeologicEvent:NumericAge::olderBoundAge:Quantity::value 1</w:t>
            </w:r>
          </w:p>
        </w:tc>
      </w:tr>
      <w:tr w:rsidR="002C1116" w:rsidRPr="002D68FE" w14:paraId="473D558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C2BE08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numericYoungerAge</w:t>
            </w:r>
          </w:p>
        </w:tc>
        <w:tc>
          <w:tcPr>
            <w:tcW w:w="5946" w:type="dxa"/>
            <w:noWrap/>
            <w:hideMark/>
          </w:tcPr>
          <w:p w14:paraId="4A523EE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5043771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GeologicEvent:NumericAge::youngerBoundAge:Quantity::value 1</w:t>
            </w:r>
          </w:p>
        </w:tc>
      </w:tr>
      <w:tr w:rsidR="002C1116" w:rsidRPr="002D68FE" w14:paraId="4527BDFF"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707B6A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observationMethod</w:t>
            </w:r>
          </w:p>
        </w:tc>
        <w:tc>
          <w:tcPr>
            <w:tcW w:w="5946" w:type="dxa"/>
            <w:noWrap/>
            <w:hideMark/>
          </w:tcPr>
          <w:p w14:paraId="1DF7C40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specification:GeologicUnit::observationMethod:Category::value 1 2</w:t>
            </w:r>
          </w:p>
        </w:tc>
      </w:tr>
      <w:tr w:rsidR="002C1116" w:rsidRPr="002D68FE" w14:paraId="78CA0580"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0B0B2B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positionalAccuracy</w:t>
            </w:r>
          </w:p>
        </w:tc>
        <w:tc>
          <w:tcPr>
            <w:tcW w:w="5946" w:type="dxa"/>
            <w:noWrap/>
            <w:hideMark/>
          </w:tcPr>
          <w:p w14:paraId="35C59AA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 xml:space="preserve">positionalAccuracy:Quantity::value </w:t>
            </w:r>
          </w:p>
        </w:tc>
      </w:tr>
      <w:tr w:rsidR="002C1116" w:rsidRPr="002D68FE" w14:paraId="002B7D31"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941F8BB" w14:textId="1BF6C84C"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ource</w:t>
            </w:r>
          </w:p>
        </w:tc>
        <w:tc>
          <w:tcPr>
            <w:tcW w:w="5946" w:type="dxa"/>
            <w:noWrap/>
            <w:hideMark/>
          </w:tcPr>
          <w:p w14:paraId="72F01A3D"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specification:GeologicUnit::metaDataProperty(…):CI_Citation 1</w:t>
            </w:r>
          </w:p>
        </w:tc>
      </w:tr>
      <w:tr w:rsidR="002C1116" w:rsidRPr="002D68FE" w14:paraId="49440790"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F6E6AF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geologicUnitType_uri</w:t>
            </w:r>
          </w:p>
        </w:tc>
        <w:tc>
          <w:tcPr>
            <w:tcW w:w="5946" w:type="dxa"/>
            <w:noWrap/>
            <w:hideMark/>
          </w:tcPr>
          <w:p w14:paraId="6A0B298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specification:GeologicUnit::geologicUnitType 3</w:t>
            </w:r>
          </w:p>
        </w:tc>
      </w:tr>
      <w:tr w:rsidR="002C1116" w:rsidRPr="002D68FE" w14:paraId="538D86DF"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1E3070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representativeLithology_uri</w:t>
            </w:r>
          </w:p>
        </w:tc>
        <w:tc>
          <w:tcPr>
            <w:tcW w:w="5946" w:type="dxa"/>
            <w:noWrap/>
            <w:hideMark/>
          </w:tcPr>
          <w:p w14:paraId="0D90E6E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specification:GeologicUnit::composition:</w:t>
            </w:r>
          </w:p>
          <w:p w14:paraId="0AF77D4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CompositionPart::material:RockMaterial::lithology 3</w:t>
            </w:r>
          </w:p>
        </w:tc>
      </w:tr>
      <w:tr w:rsidR="002C1116" w:rsidRPr="002D68FE" w14:paraId="2D487D54"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77C0BC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representativeAge_uri</w:t>
            </w:r>
          </w:p>
        </w:tc>
        <w:tc>
          <w:tcPr>
            <w:tcW w:w="5946" w:type="dxa"/>
            <w:noWrap/>
            <w:hideMark/>
          </w:tcPr>
          <w:p w14:paraId="6CDD9BC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0CAEE9B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 3</w:t>
            </w:r>
          </w:p>
        </w:tc>
      </w:tr>
      <w:tr w:rsidR="002C1116" w:rsidRPr="002D68FE" w14:paraId="307768F5"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0FCB85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representativeOlderAge_uri</w:t>
            </w:r>
          </w:p>
        </w:tc>
        <w:tc>
          <w:tcPr>
            <w:tcW w:w="5946" w:type="dxa"/>
            <w:noWrap/>
            <w:hideMark/>
          </w:tcPr>
          <w:p w14:paraId="0A37A2C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specification:GeologicUnit::geologicHistory:</w:t>
            </w:r>
          </w:p>
          <w:p w14:paraId="136BFA8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GeologicEvent::youngerNamedAge 3</w:t>
            </w:r>
          </w:p>
        </w:tc>
      </w:tr>
      <w:tr w:rsidR="002C1116" w:rsidRPr="002D68FE" w14:paraId="784313A6"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0025D4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representativeYoungerAge_uri</w:t>
            </w:r>
          </w:p>
        </w:tc>
        <w:tc>
          <w:tcPr>
            <w:tcW w:w="5946" w:type="dxa"/>
            <w:noWrap/>
            <w:hideMark/>
          </w:tcPr>
          <w:p w14:paraId="25C0C08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6EA62E1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GeologicEvent::olderNamedAge 3</w:t>
            </w:r>
          </w:p>
        </w:tc>
      </w:tr>
      <w:tr w:rsidR="002C1116" w:rsidRPr="002D68FE" w14:paraId="30E135B1"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055CBB4"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specification_uri</w:t>
            </w:r>
          </w:p>
        </w:tc>
        <w:tc>
          <w:tcPr>
            <w:tcW w:w="5946" w:type="dxa"/>
            <w:noWrap/>
            <w:hideMark/>
          </w:tcPr>
          <w:p w14:paraId="367490B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 3</w:t>
            </w:r>
          </w:p>
        </w:tc>
      </w:tr>
      <w:tr w:rsidR="002C1116" w:rsidRPr="002D68FE" w14:paraId="64A49A7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AD5A662"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metadata_uri</w:t>
            </w:r>
          </w:p>
        </w:tc>
        <w:tc>
          <w:tcPr>
            <w:tcW w:w="5946" w:type="dxa"/>
            <w:noWrap/>
            <w:hideMark/>
          </w:tcPr>
          <w:p w14:paraId="015CEAB4"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specification:GeologicUnit::metaDataProperty 3</w:t>
            </w:r>
          </w:p>
        </w:tc>
      </w:tr>
      <w:tr w:rsidR="002C1116" w:rsidRPr="002D68FE" w14:paraId="7F9EAAFE"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9C76F8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genericSymbolizer</w:t>
            </w:r>
          </w:p>
        </w:tc>
        <w:tc>
          <w:tcPr>
            <w:tcW w:w="5946" w:type="dxa"/>
            <w:noWrap/>
            <w:hideMark/>
          </w:tcPr>
          <w:p w14:paraId="130D486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2D68FE" w14:paraId="3F67095F"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512D8D9" w14:textId="64ED5D6E"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hape</w:t>
            </w:r>
          </w:p>
        </w:tc>
        <w:tc>
          <w:tcPr>
            <w:tcW w:w="5946" w:type="dxa"/>
            <w:noWrap/>
            <w:hideMark/>
          </w:tcPr>
          <w:p w14:paraId="3F15B90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shape</w:t>
            </w:r>
          </w:p>
        </w:tc>
      </w:tr>
      <w:tr w:rsidR="002C1116" w:rsidRPr="002D68FE" w14:paraId="64F28349" w14:textId="77777777" w:rsidTr="004C22C2">
        <w:trPr>
          <w:trHeight w:val="215"/>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EDF493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708BCAB"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753A9EFF" w14:textId="77777777" w:rsidR="002C1116" w:rsidRPr="002D68FE"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6A38207" w14:textId="77777777" w:rsidR="002C1116" w:rsidRDefault="002C1116" w:rsidP="002C1116"/>
    <w:p w14:paraId="09C01FB6" w14:textId="77777777" w:rsidR="002C1116" w:rsidRDefault="002C1116" w:rsidP="002C1116">
      <w:pPr>
        <w:pStyle w:val="Titre4"/>
      </w:pPr>
      <w:proofErr w:type="gramStart"/>
      <w:r>
        <w:t>i</w:t>
      </w:r>
      <w:r w:rsidRPr="00D970E9">
        <w:t>dentifier</w:t>
      </w:r>
      <w:proofErr w:type="gramEnd"/>
    </w:p>
    <w:p w14:paraId="2A8D4270" w14:textId="77777777" w:rsidR="002C1116" w:rsidRDefault="002C1116" w:rsidP="002C1116"/>
    <w:p w14:paraId="083A9ACF" w14:textId="77777777" w:rsidR="002C1116" w:rsidRDefault="002C1116" w:rsidP="002C1116">
      <w:pPr>
        <w:rPr>
          <w:lang w:val="en-CA"/>
        </w:rPr>
      </w:pPr>
      <w:r w:rsidRPr="00D970E9">
        <w:t xml:space="preserve">Globally unique </w:t>
      </w:r>
      <w:r w:rsidRPr="00F16431">
        <w:rPr>
          <w:rStyle w:val="Entity"/>
        </w:rPr>
        <w:t>identifier</w:t>
      </w:r>
      <w:proofErr w:type="gramStart"/>
      <w:r w:rsidRPr="00F16431">
        <w:rPr>
          <w:rStyle w:val="Entity"/>
        </w:rPr>
        <w:t>:Primitive</w:t>
      </w:r>
      <w:proofErr w:type="gramEnd"/>
      <w:r w:rsidRPr="00F16431">
        <w:rPr>
          <w:rStyle w:val="Entity"/>
        </w:rPr>
        <w:t>::CharacterString</w:t>
      </w:r>
      <w:r>
        <w:t xml:space="preserve"> shall uniquely identifies a tuple within the dataset and be formatted as an </w:t>
      </w:r>
      <w:r>
        <w:rPr>
          <w:lang w:val="en-CA"/>
        </w:rPr>
        <w:t xml:space="preserve">absolute URI conformant to RFC 3986.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5058D93" w14:textId="77777777" w:rsidTr="003811C7">
        <w:trPr>
          <w:cantSplit/>
        </w:trPr>
        <w:tc>
          <w:tcPr>
            <w:tcW w:w="4219" w:type="dxa"/>
            <w:tcBorders>
              <w:right w:val="nil"/>
            </w:tcBorders>
            <w:shd w:val="clear" w:color="auto" w:fill="auto"/>
          </w:tcPr>
          <w:p w14:paraId="4B519BB0" w14:textId="4649645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/gsml4-lite/geologicunitview-identifier-unique</w:t>
            </w:r>
          </w:p>
        </w:tc>
        <w:tc>
          <w:tcPr>
            <w:tcW w:w="4678" w:type="dxa"/>
            <w:tcBorders>
              <w:left w:val="nil"/>
            </w:tcBorders>
            <w:shd w:val="clear" w:color="auto" w:fill="auto"/>
          </w:tcPr>
          <w:p w14:paraId="14CE9A63"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SHALL be unique to a dataset.</w:t>
            </w:r>
          </w:p>
        </w:tc>
      </w:tr>
    </w:tbl>
    <w:p w14:paraId="5115106D" w14:textId="77777777" w:rsidR="002C1116" w:rsidRDefault="002C1116" w:rsidP="002C1116"/>
    <w:p w14:paraId="3023FF23" w14:textId="77777777" w:rsidR="002C1116" w:rsidRDefault="002C1116" w:rsidP="002C1116">
      <w:r>
        <w:t>The identifier should</w:t>
      </w:r>
      <w:r w:rsidRPr="00D970E9">
        <w:t xml:space="preserve"> have the same value as the corresponding GeoSciML </w:t>
      </w:r>
      <w:r w:rsidRPr="00F16431">
        <w:rPr>
          <w:rStyle w:val="Entity"/>
        </w:rPr>
        <w:t>MappedFeature</w:t>
      </w:r>
      <w:r>
        <w:t xml:space="preserve"> identifier, if available</w:t>
      </w:r>
      <w:r w:rsidRPr="00D970E9">
        <w:t>.</w:t>
      </w:r>
      <w: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28F780E" w14:textId="77777777" w:rsidTr="003811C7">
        <w:trPr>
          <w:cantSplit/>
        </w:trPr>
        <w:tc>
          <w:tcPr>
            <w:tcW w:w="4219" w:type="dxa"/>
            <w:tcBorders>
              <w:right w:val="nil"/>
            </w:tcBorders>
            <w:shd w:val="clear" w:color="auto" w:fill="auto"/>
          </w:tcPr>
          <w:p w14:paraId="6FFFBDE0" w14:textId="6E249AD5" w:rsidR="002C1116" w:rsidRPr="00D12552" w:rsidRDefault="002C1418" w:rsidP="003811C7">
            <w:pPr>
              <w:pStyle w:val="Tabletext10"/>
              <w:rPr>
                <w:rStyle w:val="requri"/>
                <w:noProof/>
                <w:lang w:val="en-CA"/>
              </w:rPr>
            </w:pPr>
            <w:r>
              <w:rPr>
                <w:rStyle w:val="requri"/>
                <w:noProof/>
                <w:lang w:val="en-CA"/>
              </w:rPr>
              <w:lastRenderedPageBreak/>
              <w:t>/req</w:t>
            </w:r>
            <w:r w:rsidR="002C1116">
              <w:rPr>
                <w:rStyle w:val="requri"/>
                <w:noProof/>
                <w:lang w:val="en-CA"/>
              </w:rPr>
              <w:t>/gsml4-lite/geologicunitview-identifier</w:t>
            </w:r>
          </w:p>
        </w:tc>
        <w:tc>
          <w:tcPr>
            <w:tcW w:w="4678" w:type="dxa"/>
            <w:tcBorders>
              <w:left w:val="nil"/>
            </w:tcBorders>
            <w:shd w:val="clear" w:color="auto" w:fill="auto"/>
          </w:tcPr>
          <w:p w14:paraId="41242440" w14:textId="77777777" w:rsidR="002C1116" w:rsidRPr="00D12552" w:rsidRDefault="002C1116" w:rsidP="003811C7">
            <w:pPr>
              <w:pStyle w:val="Tabletext10"/>
              <w:jc w:val="left"/>
              <w:rPr>
                <w:rStyle w:val="reqtext"/>
                <w:lang w:val="en-CA"/>
              </w:rPr>
            </w:pPr>
            <w:r>
              <w:rPr>
                <w:rStyle w:val="reqtext"/>
                <w:lang w:val="en-CA"/>
              </w:rPr>
              <w:t>Where possible, GeologicUnitView identifier SHOULD correspond to an instance of MappedFeature.</w:t>
            </w:r>
          </w:p>
        </w:tc>
      </w:tr>
    </w:tbl>
    <w:p w14:paraId="74FD6B87" w14:textId="77777777" w:rsidR="002C1116" w:rsidRDefault="002C1116" w:rsidP="002C1116"/>
    <w:p w14:paraId="2B0B49D8" w14:textId="79B583B0" w:rsidR="002C1116" w:rsidRPr="002B6140" w:rsidRDefault="002C1116" w:rsidP="002C1116">
      <w:pPr>
        <w:pStyle w:val="Titre4"/>
      </w:pPr>
      <w:proofErr w:type="gramStart"/>
      <w:r>
        <w:t>name</w:t>
      </w:r>
      <w:proofErr w:type="gramEnd"/>
    </w:p>
    <w:p w14:paraId="6B1CB523" w14:textId="7079A8C1" w:rsidR="002C1116" w:rsidRPr="00D970E9" w:rsidRDefault="002C1116" w:rsidP="002C1116">
      <w:pPr>
        <w:rPr>
          <w:lang w:val="en-CA"/>
        </w:rPr>
      </w:pPr>
      <w:r>
        <w:t xml:space="preserve">If present, the property </w:t>
      </w:r>
      <w:r w:rsidRPr="00F16431">
        <w:rPr>
          <w:rStyle w:val="Entity"/>
        </w:rPr>
        <w:t>name</w:t>
      </w:r>
      <w:proofErr w:type="gramStart"/>
      <w:r w:rsidRPr="00F16431">
        <w:rPr>
          <w:rStyle w:val="Entity"/>
        </w:rPr>
        <w:t>:Primitive</w:t>
      </w:r>
      <w:proofErr w:type="gramEnd"/>
      <w:r w:rsidRPr="00F16431">
        <w:rPr>
          <w:rStyle w:val="Entity"/>
        </w:rPr>
        <w:t>::CharacterString</w:t>
      </w:r>
      <w:r>
        <w:t xml:space="preserve"> is a </w:t>
      </w:r>
      <w:r w:rsidR="00F16431">
        <w:rPr>
          <w:lang w:val="en-CA"/>
        </w:rPr>
        <w:t>d</w:t>
      </w:r>
      <w:r w:rsidRPr="00D970E9">
        <w:rPr>
          <w:lang w:val="en-CA"/>
        </w:rPr>
        <w:t>isplay name for the GeologicalUnit.</w:t>
      </w:r>
    </w:p>
    <w:p w14:paraId="7C1E6CE4" w14:textId="250E28C3" w:rsidR="002C1116" w:rsidRDefault="002C1116" w:rsidP="002C1116">
      <w:pPr>
        <w:pStyle w:val="Titre4"/>
      </w:pPr>
      <w:proofErr w:type="gramStart"/>
      <w:r>
        <w:t>description</w:t>
      </w:r>
      <w:proofErr w:type="gramEnd"/>
    </w:p>
    <w:p w14:paraId="36445FEA" w14:textId="77777777" w:rsidR="002C1116" w:rsidRDefault="002C1116" w:rsidP="002C1116">
      <w:r>
        <w:t>If present, the property</w:t>
      </w:r>
      <w:r w:rsidRPr="00F4750B">
        <w:t xml:space="preserve"> </w:t>
      </w:r>
      <w:r w:rsidRPr="00F16431">
        <w:rPr>
          <w:rStyle w:val="Entity"/>
        </w:rPr>
        <w:t>description</w:t>
      </w:r>
      <w:proofErr w:type="gramStart"/>
      <w:r w:rsidRPr="00F16431">
        <w:rPr>
          <w:rStyle w:val="Entity"/>
        </w:rPr>
        <w:t>:Primitive</w:t>
      </w:r>
      <w:proofErr w:type="gramEnd"/>
      <w:r w:rsidRPr="00F16431">
        <w:rPr>
          <w:rStyle w:val="Entity"/>
        </w:rPr>
        <w:t>::CharacterString</w:t>
      </w:r>
      <w:r w:rsidRPr="00F4750B">
        <w:t xml:space="preserve"> </w:t>
      </w:r>
      <w:r>
        <w:t xml:space="preserve">is a description </w:t>
      </w:r>
      <w:r w:rsidRPr="00F4750B">
        <w:t xml:space="preserve">of the </w:t>
      </w:r>
      <w:r w:rsidRPr="00F16431">
        <w:rPr>
          <w:rStyle w:val="Entity"/>
        </w:rPr>
        <w:t>GeologicUnit</w:t>
      </w:r>
      <w:r w:rsidRPr="00F4750B">
        <w:t>, typically taken from an entry on a geological map legend.</w:t>
      </w:r>
    </w:p>
    <w:p w14:paraId="0C710E8C" w14:textId="4A60BB9D" w:rsidR="002C1116" w:rsidRDefault="002C1116" w:rsidP="002C1116">
      <w:pPr>
        <w:pStyle w:val="Titre4"/>
      </w:pPr>
      <w:proofErr w:type="gramStart"/>
      <w:r w:rsidRPr="00D970E9">
        <w:t>geologicUnitType</w:t>
      </w:r>
      <w:proofErr w:type="gramEnd"/>
    </w:p>
    <w:p w14:paraId="6847BBA4" w14:textId="1FC7775D" w:rsidR="002C1116" w:rsidRDefault="002C1116" w:rsidP="002C1116">
      <w:r>
        <w:t xml:space="preserve">If present, the property </w:t>
      </w:r>
      <w:r w:rsidRPr="00F16431">
        <w:rPr>
          <w:rStyle w:val="Entity"/>
        </w:rPr>
        <w:t>geologicUnitType</w:t>
      </w:r>
      <w:r>
        <w:t xml:space="preserve"> (</w:t>
      </w:r>
      <w:r w:rsidRPr="00F16431">
        <w:rPr>
          <w:rStyle w:val="Entity"/>
        </w:rPr>
        <w:t>Primit</w:t>
      </w:r>
      <w:r w:rsidR="0069087E" w:rsidRPr="00F16431">
        <w:rPr>
          <w:rStyle w:val="Entity"/>
        </w:rPr>
        <w:t>ive::CharacterString</w:t>
      </w:r>
      <w:r w:rsidR="0069087E">
        <w:t xml:space="preserve">) contains </w:t>
      </w:r>
      <w:r>
        <w:t>the t</w:t>
      </w:r>
      <w:r w:rsidRPr="00263FE6">
        <w:t xml:space="preserve">ype of </w:t>
      </w:r>
      <w:r w:rsidRPr="00F16431">
        <w:rPr>
          <w:rStyle w:val="Entity"/>
        </w:rPr>
        <w:t>GeologicUnit</w:t>
      </w:r>
      <w:r w:rsidRPr="00263FE6">
        <w:t xml:space="preserve"> (as defined in GeoSciML).</w:t>
      </w:r>
      <w:r>
        <w:t xml:space="preserve"> To report an identifier from a controlled vocabulary, </w:t>
      </w:r>
      <w:r w:rsidRPr="00F16431">
        <w:rPr>
          <w:rStyle w:val="Entity"/>
        </w:rPr>
        <w:t xml:space="preserve">geologicUnitType_uri </w:t>
      </w:r>
      <w:r>
        <w:t>shall be used.</w:t>
      </w:r>
    </w:p>
    <w:p w14:paraId="64633714" w14:textId="007A783A" w:rsidR="002C1116" w:rsidRDefault="002C1116" w:rsidP="002C1116">
      <w:pPr>
        <w:pStyle w:val="Titre4"/>
      </w:pPr>
      <w:proofErr w:type="gramStart"/>
      <w:r>
        <w:t>rank</w:t>
      </w:r>
      <w:proofErr w:type="gramEnd"/>
      <w:r w:rsidRPr="00F24B15">
        <w:t xml:space="preserve"> </w:t>
      </w:r>
    </w:p>
    <w:p w14:paraId="4D44E9C2" w14:textId="77777777" w:rsidR="002C1116" w:rsidRDefault="002C1116" w:rsidP="002C1116">
      <w:r>
        <w:t xml:space="preserve">If present, the property </w:t>
      </w:r>
      <w:r w:rsidRPr="00F16431">
        <w:rPr>
          <w:rStyle w:val="Entity"/>
        </w:rPr>
        <w:t>rank</w:t>
      </w:r>
      <w:proofErr w:type="gramStart"/>
      <w:r w:rsidRPr="00F16431">
        <w:rPr>
          <w:rStyle w:val="Entity"/>
        </w:rPr>
        <w:t>:Primitive</w:t>
      </w:r>
      <w:proofErr w:type="gramEnd"/>
      <w:r w:rsidRPr="00F16431">
        <w:rPr>
          <w:rStyle w:val="Entity"/>
        </w:rPr>
        <w:t>::CharacterString</w:t>
      </w:r>
      <w:r w:rsidDel="00253146">
        <w:t xml:space="preserve"> </w:t>
      </w:r>
      <w:r>
        <w:t xml:space="preserve">contain the rank </w:t>
      </w:r>
      <w:r w:rsidRPr="00F24B15">
        <w:t xml:space="preserve">of </w:t>
      </w:r>
      <w:r w:rsidRPr="00F16431">
        <w:rPr>
          <w:rStyle w:val="Entity"/>
        </w:rPr>
        <w:t>GeologicUnit</w:t>
      </w:r>
      <w:r w:rsidRPr="00F24B15">
        <w:t xml:space="preserve"> (as defined by ISC. e.g.; group, formation, member).</w:t>
      </w:r>
      <w:r>
        <w:t xml:space="preserve">  </w:t>
      </w:r>
    </w:p>
    <w:p w14:paraId="16198F7A" w14:textId="3ED503F2" w:rsidR="002C1116" w:rsidRDefault="00005D4F" w:rsidP="002C1116">
      <w:pPr>
        <w:pStyle w:val="Titre4"/>
      </w:pPr>
      <w:proofErr w:type="gramStart"/>
      <w:r>
        <w:t>l</w:t>
      </w:r>
      <w:r w:rsidR="002C1116" w:rsidRPr="00D970E9">
        <w:t>ithology</w:t>
      </w:r>
      <w:proofErr w:type="gramEnd"/>
      <w:r w:rsidR="002C1116" w:rsidRPr="00CD1A35">
        <w:t xml:space="preserve"> </w:t>
      </w:r>
    </w:p>
    <w:p w14:paraId="6DA202B9" w14:textId="77777777" w:rsidR="002C1116" w:rsidRDefault="002C1116" w:rsidP="002C1116">
      <w:r>
        <w:t xml:space="preserve">If present, contains a human readable description as </w:t>
      </w:r>
      <w:r w:rsidRPr="00F16431">
        <w:rPr>
          <w:rStyle w:val="Entity"/>
        </w:rPr>
        <w:t>Primitive::CharacterString</w:t>
      </w:r>
      <w:r w:rsidDel="00253146">
        <w:t xml:space="preserve"> </w:t>
      </w:r>
      <w:r>
        <w:t xml:space="preserve">of the </w:t>
      </w:r>
      <w:r w:rsidRPr="00F16431">
        <w:rPr>
          <w:rStyle w:val="Entity"/>
        </w:rPr>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proofErr w:type="gramStart"/>
      <w:r w:rsidR="007C615B" w:rsidRPr="007C615B">
        <w:rPr>
          <w:b/>
          <w:bCs/>
          <w:lang w:val="en-CA"/>
        </w:rPr>
        <w:t>Erreur !</w:t>
      </w:r>
      <w:proofErr w:type="gramEnd"/>
      <w:r w:rsidR="007C615B" w:rsidRPr="007C615B">
        <w:rPr>
          <w:b/>
          <w:bCs/>
          <w:lang w:val="en-CA"/>
        </w:rPr>
        <w:t xml:space="preserve"> </w:t>
      </w:r>
      <w:proofErr w:type="gramStart"/>
      <w:r w:rsidR="007C615B" w:rsidRPr="007C615B">
        <w:rPr>
          <w:b/>
          <w:bCs/>
          <w:lang w:val="en-CA"/>
        </w:rPr>
        <w:t>Source du renvoi introuvable.</w:t>
      </w:r>
      <w:r>
        <w:fldChar w:fldCharType="end"/>
      </w:r>
      <w:r>
        <w:t>).</w:t>
      </w:r>
      <w:proofErr w:type="gramEnd"/>
      <w:r>
        <w:t xml:space="preserve">  The description can be language dependent.  To report an identifier from a controlled vocabulary, </w:t>
      </w:r>
      <w:r w:rsidRPr="00F16431">
        <w:rPr>
          <w:rStyle w:val="Entity"/>
        </w:rPr>
        <w:t>representativeLithology_uri</w:t>
      </w:r>
      <w:r>
        <w:t xml:space="preserve"> shall be used.</w:t>
      </w:r>
    </w:p>
    <w:p w14:paraId="32A3ADF7" w14:textId="7526033C" w:rsidR="002C1116" w:rsidRDefault="002C1116" w:rsidP="002C1116">
      <w:pPr>
        <w:pStyle w:val="Titre4"/>
      </w:pPr>
      <w:proofErr w:type="gramStart"/>
      <w:r w:rsidRPr="00D970E9">
        <w:t>geologicHistory</w:t>
      </w:r>
      <w:proofErr w:type="gramEnd"/>
    </w:p>
    <w:p w14:paraId="4C559B98" w14:textId="77777777" w:rsidR="002C1116" w:rsidRDefault="002C1116" w:rsidP="002C1116">
      <w:r>
        <w:t xml:space="preserve">If present, contains a human readable description in </w:t>
      </w:r>
      <w:r w:rsidRPr="00F16431">
        <w:rPr>
          <w:rStyle w:val="Entity"/>
        </w:rPr>
        <w:t>Primitive::CharacterString</w:t>
      </w:r>
      <w:r>
        <w:t xml:space="preserve">, </w:t>
      </w:r>
      <w:r w:rsidRPr="00CD1A35">
        <w:t>possib</w:t>
      </w:r>
      <w:r>
        <w:t xml:space="preserve">ly formatted with formal syntax (see </w:t>
      </w:r>
      <w:r>
        <w:fldChar w:fldCharType="begin"/>
      </w:r>
      <w:r>
        <w:instrText xml:space="preserve"> REF _Ref439853500 \r \h </w:instrText>
      </w:r>
      <w:r>
        <w:fldChar w:fldCharType="separate"/>
      </w:r>
      <w:proofErr w:type="gramStart"/>
      <w:r w:rsidR="007C615B" w:rsidRPr="007C615B">
        <w:rPr>
          <w:b/>
          <w:bCs/>
          <w:lang w:val="en-CA"/>
        </w:rPr>
        <w:t>Erreur !</w:t>
      </w:r>
      <w:proofErr w:type="gramEnd"/>
      <w:r w:rsidR="007C615B" w:rsidRPr="007C615B">
        <w:rPr>
          <w:b/>
          <w:bCs/>
          <w:lang w:val="en-CA"/>
        </w:rPr>
        <w:t xml:space="preserve"> </w:t>
      </w:r>
      <w:proofErr w:type="gramStart"/>
      <w:r w:rsidR="007C615B" w:rsidRPr="007C615B">
        <w:rPr>
          <w:b/>
          <w:bCs/>
          <w:lang w:val="en-CA"/>
        </w:rPr>
        <w:t>Source du renvoi introuvable.</w:t>
      </w:r>
      <w:r>
        <w:fldChar w:fldCharType="end"/>
      </w:r>
      <w:r>
        <w:t>),</w:t>
      </w:r>
      <w:r w:rsidRPr="00CD1A35">
        <w:t xml:space="preserve"> of the age of the </w:t>
      </w:r>
      <w:r w:rsidRPr="00F16431">
        <w:rPr>
          <w:rStyle w:val="Entity"/>
        </w:rPr>
        <w:t>GeologicUnit</w:t>
      </w:r>
      <w:r w:rsidRPr="00CD1A35">
        <w:t xml:space="preserve"> (where age is a sequence of events and may include process and environment information).</w:t>
      </w:r>
      <w:proofErr w:type="gramEnd"/>
      <w:r>
        <w:t xml:space="preserve"> To report an identifier from a controlled vocabulary, </w:t>
      </w:r>
      <w:r w:rsidRPr="00F16431">
        <w:rPr>
          <w:rStyle w:val="Entity"/>
        </w:rPr>
        <w:t>representativeAge_uri</w:t>
      </w:r>
      <w:r>
        <w:t xml:space="preserve">, </w:t>
      </w:r>
      <w:r w:rsidRPr="00F16431">
        <w:rPr>
          <w:rStyle w:val="Entity"/>
        </w:rPr>
        <w:t>representativeOlderAge_uri</w:t>
      </w:r>
      <w:r>
        <w:t xml:space="preserve">, </w:t>
      </w:r>
      <w:r w:rsidRPr="00F16431">
        <w:rPr>
          <w:rStyle w:val="Entity"/>
        </w:rPr>
        <w:t>representativeYoungerAge_uri</w:t>
      </w:r>
      <w:r>
        <w:t xml:space="preserve"> shall be used.</w:t>
      </w:r>
    </w:p>
    <w:p w14:paraId="0AD3C6DF" w14:textId="771F13D3" w:rsidR="002C1116" w:rsidRPr="00670924" w:rsidRDefault="002C1116" w:rsidP="002C1116">
      <w:pPr>
        <w:pStyle w:val="Titre4"/>
      </w:pPr>
      <w:proofErr w:type="gramStart"/>
      <w:r w:rsidRPr="00D970E9">
        <w:t>numericOlderAge</w:t>
      </w:r>
      <w:proofErr w:type="gramEnd"/>
    </w:p>
    <w:p w14:paraId="79811374" w14:textId="77777777" w:rsidR="002C1116" w:rsidRDefault="002C1116" w:rsidP="002C1116">
      <w:r>
        <w:t xml:space="preserve">If present, the property </w:t>
      </w:r>
      <w:r w:rsidRPr="00F16431">
        <w:rPr>
          <w:rStyle w:val="Entity"/>
        </w:rPr>
        <w:t>numericOlderAge</w:t>
      </w:r>
      <w:r>
        <w:t xml:space="preserve"> age is a </w:t>
      </w:r>
      <w:r w:rsidRPr="00D970E9">
        <w:t>numerical representation</w:t>
      </w:r>
      <w:r>
        <w:t xml:space="preserve"> (</w:t>
      </w:r>
      <w:r w:rsidRPr="00F16431">
        <w:rPr>
          <w:rStyle w:val="Entity"/>
        </w:rPr>
        <w:t>Primitive::Number</w:t>
      </w:r>
      <w:r>
        <w:t>) of the unit’s older age in million years (Ma).</w:t>
      </w:r>
    </w:p>
    <w:p w14:paraId="54371BED" w14:textId="5F350DF6" w:rsidR="002C1116" w:rsidRPr="00670924" w:rsidRDefault="002C1116" w:rsidP="002C1116">
      <w:pPr>
        <w:pStyle w:val="Titre4"/>
      </w:pPr>
      <w:proofErr w:type="gramStart"/>
      <w:r w:rsidRPr="00D970E9">
        <w:t>numericYoungerAge</w:t>
      </w:r>
      <w:proofErr w:type="gramEnd"/>
    </w:p>
    <w:p w14:paraId="613724C5" w14:textId="77777777" w:rsidR="002C1116" w:rsidRDefault="002C1116" w:rsidP="002C1116">
      <w:r>
        <w:t xml:space="preserve">If present, the property </w:t>
      </w:r>
      <w:r w:rsidRPr="00F16431">
        <w:rPr>
          <w:rStyle w:val="Entity"/>
        </w:rPr>
        <w:t>numericYoungerAge</w:t>
      </w:r>
      <w:r>
        <w:t xml:space="preserve"> is a </w:t>
      </w:r>
      <w:r w:rsidRPr="00D970E9">
        <w:t>numerical representation</w:t>
      </w:r>
      <w:r>
        <w:t xml:space="preserve"> (</w:t>
      </w:r>
      <w:r w:rsidRPr="00F16431">
        <w:rPr>
          <w:rStyle w:val="Entity"/>
        </w:rPr>
        <w:t>Primitive::Number</w:t>
      </w:r>
      <w:r>
        <w:t>) of the unit’s younger age in million years (Ma).</w:t>
      </w:r>
    </w:p>
    <w:p w14:paraId="2968EF3B" w14:textId="42C598BE" w:rsidR="002C1116" w:rsidRDefault="002C1116" w:rsidP="002C1116">
      <w:pPr>
        <w:pStyle w:val="Titre4"/>
      </w:pPr>
      <w:proofErr w:type="gramStart"/>
      <w:r w:rsidRPr="00D970E9">
        <w:t>observationMethod</w:t>
      </w:r>
      <w:proofErr w:type="gramEnd"/>
    </w:p>
    <w:p w14:paraId="39AE7630" w14:textId="77777777" w:rsidR="002C1116" w:rsidRDefault="002C1116" w:rsidP="002C1116">
      <w:r>
        <w:t>If present, the property</w:t>
      </w:r>
      <w:r w:rsidRPr="009A0449">
        <w:t xml:space="preserve"> </w:t>
      </w:r>
      <w:r w:rsidRPr="00F16431">
        <w:rPr>
          <w:rStyle w:val="Entity"/>
        </w:rPr>
        <w:t>observationMethod: Primitive::CharacterString</w:t>
      </w:r>
      <w:r w:rsidDel="00253146">
        <w:t xml:space="preserve"> </w:t>
      </w:r>
      <w:r>
        <w:t>is a m</w:t>
      </w:r>
      <w:r w:rsidRPr="00D970E9">
        <w:t xml:space="preserve">etadata snippet indicating how the spatial extent of the feature was determined. </w:t>
      </w:r>
      <w:r w:rsidRPr="00F16431">
        <w:rPr>
          <w:rStyle w:val="Entity"/>
        </w:rPr>
        <w:lastRenderedPageBreak/>
        <w:t>ObservationMethod</w:t>
      </w:r>
      <w:r w:rsidRPr="00D970E9">
        <w:t xml:space="preserve"> is a convenience property that provides </w:t>
      </w:r>
      <w:r>
        <w:t>a simple</w:t>
      </w:r>
      <w:r w:rsidRPr="00D970E9">
        <w:t xml:space="preserve"> approach to observation metadata when data are reported using a feature view (as opposed to observation view).</w:t>
      </w:r>
    </w:p>
    <w:p w14:paraId="0A065265" w14:textId="42F50C1D" w:rsidR="002C1116" w:rsidRPr="00670924" w:rsidRDefault="002C1116" w:rsidP="002C1116">
      <w:pPr>
        <w:pStyle w:val="Titre4"/>
      </w:pPr>
      <w:proofErr w:type="gramStart"/>
      <w:r w:rsidRPr="00D970E9">
        <w:t>positionalAccuracy</w:t>
      </w:r>
      <w:proofErr w:type="gramEnd"/>
    </w:p>
    <w:p w14:paraId="18BFEA92" w14:textId="0D052CE4" w:rsidR="0069087E" w:rsidRDefault="002C1116" w:rsidP="002C1116">
      <w:r>
        <w:t xml:space="preserve">If present, the property </w:t>
      </w:r>
      <w:r w:rsidRPr="00F16431">
        <w:rPr>
          <w:rStyle w:val="Entity"/>
        </w:rPr>
        <w:t>positionalAccuracy</w:t>
      </w:r>
      <w:proofErr w:type="gramStart"/>
      <w:r w:rsidRPr="00F16431">
        <w:rPr>
          <w:rStyle w:val="Entity"/>
        </w:rPr>
        <w:t>:Primitive</w:t>
      </w:r>
      <w:proofErr w:type="gramEnd"/>
      <w:r w:rsidRPr="00F16431">
        <w:rPr>
          <w:rStyle w:val="Entity"/>
        </w:rPr>
        <w:t>::CharacterString</w:t>
      </w:r>
      <w:r w:rsidRPr="009A0449" w:rsidDel="00253146">
        <w:t xml:space="preserve"> </w:t>
      </w:r>
      <w:r>
        <w:t>is q</w:t>
      </w:r>
      <w:r w:rsidRPr="00D970E9">
        <w:t>u</w:t>
      </w:r>
      <w:r>
        <w:t xml:space="preserve">antitative values </w:t>
      </w:r>
      <w:r w:rsidR="0069087E">
        <w:t xml:space="preserve">(a numerical value and a unit of length) </w:t>
      </w:r>
      <w:r>
        <w:t>defining</w:t>
      </w:r>
      <w:r w:rsidRPr="00D970E9">
        <w:t xml:space="preserve"> the radius of an uncertainty buffer around a </w:t>
      </w:r>
      <w:r w:rsidRPr="00F16431">
        <w:rPr>
          <w:rStyle w:val="Entity"/>
        </w:rPr>
        <w:t>MappedFeature</w:t>
      </w:r>
      <w:r w:rsidRPr="00D970E9">
        <w:t xml:space="preserve"> (e.g.: a </w:t>
      </w:r>
      <w:r w:rsidRPr="00F16431">
        <w:rPr>
          <w:rStyle w:val="Entity"/>
        </w:rPr>
        <w:t>positionalAccuracy</w:t>
      </w:r>
      <w:r w:rsidRPr="00D970E9">
        <w:t xml:space="preserve"> of 100 m for a line feature defines a buffer polygon of total width 200 m centred on the line).</w:t>
      </w:r>
    </w:p>
    <w:p w14:paraId="4CAB2C58" w14:textId="77777777" w:rsidR="002C1116" w:rsidRDefault="002C1116" w:rsidP="002C1116">
      <w:pPr>
        <w:pStyle w:val="Titre4"/>
      </w:pPr>
      <w:proofErr w:type="gramStart"/>
      <w:r>
        <w:t>source</w:t>
      </w:r>
      <w:proofErr w:type="gramEnd"/>
    </w:p>
    <w:p w14:paraId="5DD1194A" w14:textId="77777777" w:rsidR="002C1116" w:rsidRDefault="002C1116" w:rsidP="002C1116">
      <w:r>
        <w:t xml:space="preserve">If present, the property </w:t>
      </w:r>
      <w:r w:rsidRPr="00F16431">
        <w:rPr>
          <w:rStyle w:val="Entity"/>
        </w:rPr>
        <w:t>source</w:t>
      </w:r>
      <w:proofErr w:type="gramStart"/>
      <w:r w:rsidRPr="00F16431">
        <w:rPr>
          <w:rStyle w:val="Entity"/>
        </w:rPr>
        <w:t>:Primitive</w:t>
      </w:r>
      <w:proofErr w:type="gramEnd"/>
      <w:r w:rsidRPr="00F16431">
        <w:rPr>
          <w:rStyle w:val="Entity"/>
        </w:rPr>
        <w:t>::CharacterString</w:t>
      </w:r>
      <w:r w:rsidDel="00253146">
        <w:t xml:space="preserve"> </w:t>
      </w:r>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inform</w:t>
      </w:r>
      <w:r>
        <w:t>a</w:t>
      </w:r>
      <w:r w:rsidRPr="009A0449">
        <w:t>tion that would also be in the metadata record referenced by metadata_uri.</w:t>
      </w:r>
    </w:p>
    <w:p w14:paraId="30307AFA" w14:textId="4413BD95" w:rsidR="002C1116" w:rsidRPr="0069087E" w:rsidRDefault="002C1116" w:rsidP="0069087E">
      <w:pPr>
        <w:pStyle w:val="Titre4"/>
      </w:pPr>
      <w:r w:rsidRPr="00D970E9">
        <w:t>geologicUnitType_uri</w:t>
      </w:r>
    </w:p>
    <w:p w14:paraId="160B11A3" w14:textId="0029E4A0" w:rsidR="002C1116" w:rsidRPr="00005D4F" w:rsidRDefault="002C1116" w:rsidP="002C1116">
      <w:pPr>
        <w:rPr>
          <w:rFonts w:cs="Arial"/>
          <w:lang w:val="en-CA"/>
        </w:rPr>
      </w:pPr>
      <w:r>
        <w:t xml:space="preserve">The property </w:t>
      </w:r>
      <w:r w:rsidRPr="00F16431">
        <w:rPr>
          <w:rStyle w:val="Entity"/>
        </w:rPr>
        <w:t>geologicUnitType_uri</w:t>
      </w:r>
      <w:proofErr w:type="gramStart"/>
      <w:r w:rsidRPr="00F16431">
        <w:rPr>
          <w:rStyle w:val="Entity"/>
        </w:rPr>
        <w:t>:Primitive</w:t>
      </w:r>
      <w:proofErr w:type="gramEnd"/>
      <w:r w:rsidRPr="00F16431">
        <w:rPr>
          <w:rStyle w:val="Entity"/>
        </w:rPr>
        <w:t>::CharacterString</w:t>
      </w:r>
      <w:r w:rsidDel="00253146">
        <w:t xml:space="preserve"> </w:t>
      </w:r>
      <w:r>
        <w:t>contain</w:t>
      </w:r>
      <w:r w:rsidR="00F16431">
        <w:t>s</w:t>
      </w:r>
      <w:r>
        <w:t xml:space="preserve"> a </w:t>
      </w:r>
      <w:r w:rsidRPr="00D970E9">
        <w:t xml:space="preserve">URI referring to a controlled concept from a vocabulary defining the </w:t>
      </w:r>
      <w:r w:rsidRPr="00F16431">
        <w:rPr>
          <w:rStyle w:val="Entity"/>
        </w:rPr>
        <w:t>GeologicUnit</w:t>
      </w:r>
      <w:r w:rsidRPr="00D970E9">
        <w:t xml:space="preserve"> types. </w:t>
      </w:r>
      <w:r>
        <w:t>It is a m</w:t>
      </w:r>
      <w:r w:rsidRPr="00D970E9">
        <w:t>andatory property - if no value is provided then a URI referring to a controlled concept explaining why the value is nil must be provided.</w:t>
      </w:r>
    </w:p>
    <w:p w14:paraId="2392F19F" w14:textId="33CA5E7D" w:rsidR="002C1116" w:rsidRPr="00670924" w:rsidRDefault="002C1116" w:rsidP="002C1116">
      <w:pPr>
        <w:pStyle w:val="Titre4"/>
      </w:pPr>
      <w:r w:rsidRPr="00D970E9">
        <w:t>representativeLithology_uri</w:t>
      </w:r>
    </w:p>
    <w:p w14:paraId="574C2864" w14:textId="14F4F042" w:rsidR="002C1116" w:rsidRDefault="002C1116" w:rsidP="002C1116">
      <w:pPr>
        <w:rPr>
          <w:lang w:val="en-CA"/>
        </w:rPr>
      </w:pPr>
      <w:r>
        <w:rPr>
          <w:lang w:val="en-CA"/>
        </w:rPr>
        <w:t xml:space="preserve">The property </w:t>
      </w:r>
      <w:r w:rsidRPr="00F16431">
        <w:rPr>
          <w:rStyle w:val="Entity"/>
        </w:rPr>
        <w:t>representativeLithology_uri</w:t>
      </w:r>
      <w:proofErr w:type="gramStart"/>
      <w:r w:rsidRPr="00F16431">
        <w:rPr>
          <w:rStyle w:val="Entity"/>
        </w:rPr>
        <w:t>:Primitive</w:t>
      </w:r>
      <w:proofErr w:type="gramEnd"/>
      <w:r w:rsidRPr="00F16431">
        <w:rPr>
          <w:rStyle w:val="Entity"/>
        </w:rPr>
        <w:t>::CharacterString</w:t>
      </w:r>
      <w:r w:rsidDel="00253146">
        <w:rPr>
          <w:lang w:val="en-CA"/>
        </w:rPr>
        <w:t xml:space="preserve"> </w:t>
      </w:r>
      <w:r w:rsidR="00F16431">
        <w:rPr>
          <w:lang w:val="en-CA"/>
        </w:rPr>
        <w:t xml:space="preserve">shall </w:t>
      </w:r>
      <w:r>
        <w:rPr>
          <w:lang w:val="en-CA"/>
        </w:rPr>
        <w:t xml:space="preserve">contain a </w:t>
      </w:r>
      <w:r w:rsidRPr="00D970E9">
        <w:rPr>
          <w:lang w:val="en-CA"/>
        </w:rPr>
        <w:t>URI referring to a controlled concept specifying the characteristic or repres</w:t>
      </w:r>
      <w:r>
        <w:rPr>
          <w:lang w:val="en-CA"/>
        </w:rPr>
        <w:t>e</w:t>
      </w:r>
      <w:r w:rsidRPr="00D970E9">
        <w:rPr>
          <w:lang w:val="en-CA"/>
        </w:rPr>
        <w:t xml:space="preserve">ntative lithology of the unit. This may be a concept that defines the super-type of all lithology values present within a </w:t>
      </w:r>
      <w:r w:rsidRPr="00F16431">
        <w:rPr>
          <w:rStyle w:val="Entity"/>
        </w:rPr>
        <w:t>GeologicUnit</w:t>
      </w:r>
      <w:r w:rsidRPr="00D970E9">
        <w:rPr>
          <w:lang w:val="en-CA"/>
        </w:rPr>
        <w:t xml:space="preserve"> or a concept defining the lithology of the dominant </w:t>
      </w:r>
      <w:r w:rsidRPr="00F16431">
        <w:rPr>
          <w:rStyle w:val="Entity"/>
        </w:rPr>
        <w:t>CompositionPart</w:t>
      </w:r>
      <w:r w:rsidRPr="00D970E9">
        <w:rPr>
          <w:lang w:val="en-CA"/>
        </w:rPr>
        <w:t xml:space="preserve">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BF08F55" w14:textId="77777777" w:rsidTr="003811C7">
        <w:trPr>
          <w:cantSplit/>
        </w:trPr>
        <w:tc>
          <w:tcPr>
            <w:tcW w:w="4219" w:type="dxa"/>
            <w:tcBorders>
              <w:right w:val="nil"/>
            </w:tcBorders>
            <w:shd w:val="clear" w:color="auto" w:fill="auto"/>
          </w:tcPr>
          <w:p w14:paraId="1FB6770C" w14:textId="23AD8A7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/gsml4-lite/geologicunitview-representativeLithology</w:t>
            </w:r>
          </w:p>
        </w:tc>
        <w:tc>
          <w:tcPr>
            <w:tcW w:w="4678" w:type="dxa"/>
            <w:tcBorders>
              <w:left w:val="nil"/>
            </w:tcBorders>
            <w:shd w:val="clear" w:color="auto" w:fill="auto"/>
          </w:tcPr>
          <w:p w14:paraId="3601BE5C"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epresentativeLithology</w:t>
            </w:r>
            <w:r>
              <w:rPr>
                <w:rStyle w:val="reqtext"/>
                <w:lang w:val="en-CA"/>
              </w:rPr>
              <w:t>_uri</w:t>
            </w:r>
            <w:proofErr w:type="gramEnd"/>
            <w:r w:rsidRPr="001D519F">
              <w:rPr>
                <w:rStyle w:val="reqtext"/>
                <w:lang w:val="en-CA"/>
              </w:rPr>
              <w:t xml:space="preserve"> </w:t>
            </w:r>
            <w:r>
              <w:rPr>
                <w:rStyle w:val="reqtext"/>
                <w:lang w:val="en-CA"/>
              </w:rPr>
              <w:t>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5F91CB4F" w14:textId="77777777" w:rsidR="002C1116" w:rsidRPr="00D970E9" w:rsidRDefault="002C1116" w:rsidP="002C1116">
      <w:pPr>
        <w:rPr>
          <w:lang w:val="en-CA"/>
        </w:rPr>
      </w:pPr>
    </w:p>
    <w:p w14:paraId="40655DBA" w14:textId="5C9987BA" w:rsidR="002C1116" w:rsidRPr="00670924" w:rsidRDefault="002C1116" w:rsidP="002C1116">
      <w:pPr>
        <w:pStyle w:val="Titre4"/>
      </w:pPr>
      <w:r w:rsidRPr="00D970E9">
        <w:t>representativeAge_uri</w:t>
      </w:r>
    </w:p>
    <w:p w14:paraId="0BC96E7B" w14:textId="13B1CBA7" w:rsidR="002C1116" w:rsidRDefault="002C1116" w:rsidP="002C1116">
      <w:pPr>
        <w:rPr>
          <w:lang w:val="en-CA"/>
        </w:rPr>
      </w:pPr>
      <w:r>
        <w:rPr>
          <w:lang w:val="en-CA"/>
        </w:rPr>
        <w:t xml:space="preserve">The property </w:t>
      </w:r>
      <w:r w:rsidRPr="00F16431">
        <w:rPr>
          <w:rStyle w:val="Entity"/>
        </w:rPr>
        <w:t>representativeAge_uri</w:t>
      </w:r>
      <w:proofErr w:type="gramStart"/>
      <w:r w:rsidRPr="00F16431">
        <w:rPr>
          <w:rStyle w:val="Entity"/>
        </w:rPr>
        <w:t>:Primitive</w:t>
      </w:r>
      <w:proofErr w:type="gramEnd"/>
      <w:r w:rsidRPr="00F16431">
        <w:rPr>
          <w:rStyle w:val="Entity"/>
        </w:rPr>
        <w:t>::CharacterString</w:t>
      </w:r>
      <w:r w:rsidR="0069087E">
        <w:t xml:space="preserve"> shall </w:t>
      </w:r>
      <w:r w:rsidDel="00253146">
        <w:rPr>
          <w:lang w:val="en-CA"/>
        </w:rPr>
        <w:t xml:space="preserve"> </w:t>
      </w:r>
      <w:r>
        <w:rPr>
          <w:lang w:val="en-CA"/>
        </w:rPr>
        <w:t xml:space="preserve">contain a </w:t>
      </w:r>
      <w:r w:rsidRPr="00D970E9">
        <w:rPr>
          <w:lang w:val="en-CA"/>
        </w:rPr>
        <w:t xml:space="preserve">URI referring to a controlled concept specifying the most representative stratigraphic age interval for the </w:t>
      </w:r>
      <w:r w:rsidRPr="00F16431">
        <w:rPr>
          <w:rStyle w:val="Entity"/>
        </w:rPr>
        <w:t>GeologicUnit</w:t>
      </w:r>
      <w:r w:rsidRPr="00D970E9">
        <w:rPr>
          <w:lang w:val="en-CA"/>
        </w:rPr>
        <w:t>. This will be defined entirely at the discretion of the data provider and may be a single event selected from the geologic feature's geological history or a value summarising the all or part of the feature's history.</w:t>
      </w:r>
    </w:p>
    <w:p w14:paraId="2B01BCA3" w14:textId="77777777" w:rsidR="0069087E" w:rsidRPr="00D970E9"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A3E79B6" w14:textId="77777777" w:rsidTr="003811C7">
        <w:trPr>
          <w:cantSplit/>
        </w:trPr>
        <w:tc>
          <w:tcPr>
            <w:tcW w:w="4219" w:type="dxa"/>
            <w:tcBorders>
              <w:right w:val="nil"/>
            </w:tcBorders>
            <w:shd w:val="clear" w:color="auto" w:fill="auto"/>
          </w:tcPr>
          <w:p w14:paraId="49A02A37" w14:textId="05558883" w:rsidR="002C1116" w:rsidRPr="00D12552" w:rsidRDefault="002C1418" w:rsidP="003811C7">
            <w:pPr>
              <w:pStyle w:val="Tabletext10"/>
              <w:rPr>
                <w:rStyle w:val="requri"/>
                <w:noProof/>
                <w:lang w:val="en-CA"/>
              </w:rPr>
            </w:pPr>
            <w:r>
              <w:rPr>
                <w:rStyle w:val="requri"/>
                <w:noProof/>
                <w:lang w:val="en-CA"/>
              </w:rPr>
              <w:lastRenderedPageBreak/>
              <w:t>/req</w:t>
            </w:r>
            <w:r w:rsidR="002C1116">
              <w:rPr>
                <w:rStyle w:val="requri"/>
                <w:noProof/>
                <w:lang w:val="en-CA"/>
              </w:rPr>
              <w:t>/gsml4-lite/geologicunitview-representativeAge</w:t>
            </w:r>
          </w:p>
        </w:tc>
        <w:tc>
          <w:tcPr>
            <w:tcW w:w="4678" w:type="dxa"/>
            <w:tcBorders>
              <w:left w:val="nil"/>
            </w:tcBorders>
            <w:shd w:val="clear" w:color="auto" w:fill="auto"/>
          </w:tcPr>
          <w:p w14:paraId="20806F67" w14:textId="77777777" w:rsidR="002C1116" w:rsidRPr="00D12552" w:rsidRDefault="002C1116" w:rsidP="003811C7">
            <w:pPr>
              <w:pStyle w:val="Tabletext10"/>
              <w:jc w:val="left"/>
              <w:rPr>
                <w:rStyle w:val="reqtext"/>
                <w:lang w:val="en-CA"/>
              </w:rPr>
            </w:pPr>
            <w:proofErr w:type="gramStart"/>
            <w:r w:rsidRPr="00F16431">
              <w:rPr>
                <w:rStyle w:val="Entity"/>
              </w:rPr>
              <w:t>representativeAge_uri</w:t>
            </w:r>
            <w:proofErr w:type="gramEnd"/>
            <w:r w:rsidRPr="001D519F">
              <w:rPr>
                <w:rStyle w:val="reqtext"/>
                <w:lang w:val="en-CA"/>
              </w:rPr>
              <w:t xml:space="preserve"> </w:t>
            </w:r>
            <w:r>
              <w:rPr>
                <w:rStyle w:val="reqtext"/>
                <w:lang w:val="en-CA"/>
              </w:rPr>
              <w:t>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49D03D44" w14:textId="77777777" w:rsidR="002C1116" w:rsidRDefault="002C1116" w:rsidP="002C1116"/>
    <w:p w14:paraId="15764B4A" w14:textId="27D36736" w:rsidR="002C1116" w:rsidRPr="00D608A4" w:rsidRDefault="002C1116" w:rsidP="002C1116">
      <w:pPr>
        <w:pStyle w:val="Titre4"/>
      </w:pPr>
      <w:r w:rsidRPr="00D970E9">
        <w:t>representative</w:t>
      </w:r>
      <w:r>
        <w:t>Older</w:t>
      </w:r>
      <w:r w:rsidRPr="00D970E9">
        <w:t>Age_uri</w:t>
      </w:r>
    </w:p>
    <w:p w14:paraId="7633035C" w14:textId="77777777" w:rsidR="002C1116" w:rsidRDefault="002C1116" w:rsidP="002C1116">
      <w:pPr>
        <w:rPr>
          <w:lang w:val="en-CA"/>
        </w:rPr>
      </w:pPr>
      <w:r>
        <w:rPr>
          <w:lang w:val="en-CA"/>
        </w:rPr>
        <w:t xml:space="preserve">The property </w:t>
      </w:r>
      <w:r w:rsidRPr="00F16431">
        <w:rPr>
          <w:rStyle w:val="Entity"/>
        </w:rPr>
        <w:t>representativeOlderAge_uri</w:t>
      </w:r>
      <w:proofErr w:type="gramStart"/>
      <w:r w:rsidRPr="00F16431">
        <w:rPr>
          <w:rStyle w:val="Entity"/>
        </w:rPr>
        <w:t>:Primitive</w:t>
      </w:r>
      <w:proofErr w:type="gramEnd"/>
      <w:r w:rsidRPr="00F16431">
        <w:rPr>
          <w:rStyle w:val="Entity"/>
        </w:rPr>
        <w:t>::CharacterString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lower value in a range of stratigraphic age intervals for the </w:t>
      </w:r>
      <w:r w:rsidRPr="00F16431">
        <w:rPr>
          <w:rStyle w:val="Entity"/>
        </w:rPr>
        <w:t>GeologicUnit</w:t>
      </w:r>
      <w:r w:rsidRPr="00C17A19">
        <w:rPr>
          <w:lang w:val="en-CA"/>
        </w:rPr>
        <w:t>. This will be defined entirely at the discretion of the data provider and may be a single event selected from the geologic feature's geological history or a value summarising the all or part of the feature's history.</w:t>
      </w:r>
    </w:p>
    <w:p w14:paraId="742B5DCD"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37CF9EC" w14:textId="77777777" w:rsidTr="003811C7">
        <w:trPr>
          <w:cantSplit/>
        </w:trPr>
        <w:tc>
          <w:tcPr>
            <w:tcW w:w="4219" w:type="dxa"/>
            <w:tcBorders>
              <w:right w:val="nil"/>
            </w:tcBorders>
            <w:shd w:val="clear" w:color="auto" w:fill="auto"/>
          </w:tcPr>
          <w:p w14:paraId="1E14EA71" w14:textId="66A1D854"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/gsml4-lite/geologicunitview-representativeOlderAge</w:t>
            </w:r>
          </w:p>
        </w:tc>
        <w:tc>
          <w:tcPr>
            <w:tcW w:w="4678" w:type="dxa"/>
            <w:tcBorders>
              <w:left w:val="nil"/>
            </w:tcBorders>
            <w:shd w:val="clear" w:color="auto" w:fill="auto"/>
          </w:tcPr>
          <w:p w14:paraId="2372BB02" w14:textId="77777777" w:rsidR="002C1116" w:rsidRPr="00D12552" w:rsidRDefault="002C1116" w:rsidP="003811C7">
            <w:pPr>
              <w:pStyle w:val="Tabletext10"/>
              <w:jc w:val="left"/>
              <w:rPr>
                <w:rStyle w:val="reqtext"/>
                <w:lang w:val="en-CA"/>
              </w:rPr>
            </w:pPr>
            <w:proofErr w:type="gramStart"/>
            <w:r w:rsidRPr="00F16431">
              <w:rPr>
                <w:rStyle w:val="Entity"/>
              </w:rPr>
              <w:t>representativeOlderAge_uri</w:t>
            </w:r>
            <w:proofErr w:type="gramEnd"/>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C8C7D11" w14:textId="77777777" w:rsidR="002C1116" w:rsidRDefault="002C1116" w:rsidP="002C1116">
      <w:pPr>
        <w:rPr>
          <w:lang w:val="en-CA"/>
        </w:rPr>
      </w:pPr>
    </w:p>
    <w:p w14:paraId="71FB549C" w14:textId="2B6CA274" w:rsidR="002C1116" w:rsidRPr="00D608A4" w:rsidRDefault="002C1116" w:rsidP="002C1116">
      <w:pPr>
        <w:pStyle w:val="Titre4"/>
      </w:pPr>
      <w:r w:rsidRPr="00D970E9">
        <w:t>representative</w:t>
      </w:r>
      <w:r>
        <w:t>Younger</w:t>
      </w:r>
      <w:r w:rsidRPr="00D970E9">
        <w:t>Age_uri</w:t>
      </w:r>
    </w:p>
    <w:p w14:paraId="51E9D1EB" w14:textId="77777777" w:rsidR="002C1116" w:rsidRDefault="002C1116" w:rsidP="002C1116">
      <w:pPr>
        <w:rPr>
          <w:lang w:val="en-CA"/>
        </w:rPr>
      </w:pPr>
      <w:r>
        <w:rPr>
          <w:lang w:val="en-CA"/>
        </w:rPr>
        <w:t xml:space="preserve">The property </w:t>
      </w:r>
      <w:r w:rsidRPr="00F16431">
        <w:rPr>
          <w:rStyle w:val="Entity"/>
        </w:rPr>
        <w:t>representativeYoungerAge_uri</w:t>
      </w:r>
      <w:proofErr w:type="gramStart"/>
      <w:r w:rsidRPr="00F16431">
        <w:rPr>
          <w:rStyle w:val="Entity"/>
        </w:rPr>
        <w:t>:Primitive</w:t>
      </w:r>
      <w:proofErr w:type="gramEnd"/>
      <w:r w:rsidRPr="00F16431">
        <w:rPr>
          <w:rStyle w:val="Entity"/>
        </w:rPr>
        <w:t>::CharacterString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a range of stratigraphic age intervals for the </w:t>
      </w:r>
      <w:r w:rsidRPr="00F16431">
        <w:rPr>
          <w:rStyle w:val="Entity"/>
        </w:rPr>
        <w:t>GeologicUnit</w:t>
      </w:r>
      <w:r w:rsidRPr="00C17A19">
        <w:rPr>
          <w:lang w:val="en-CA"/>
        </w:rPr>
        <w:t>. This will be defined entirely at the discretion of the data provider and may be a single event selected from the geologic feature's geological history or a value summarising the all or part of the feature's history.</w:t>
      </w:r>
    </w:p>
    <w:p w14:paraId="01A106A0"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94F4474" w14:textId="77777777" w:rsidTr="003811C7">
        <w:trPr>
          <w:cantSplit/>
        </w:trPr>
        <w:tc>
          <w:tcPr>
            <w:tcW w:w="4219" w:type="dxa"/>
            <w:tcBorders>
              <w:right w:val="nil"/>
            </w:tcBorders>
            <w:shd w:val="clear" w:color="auto" w:fill="auto"/>
          </w:tcPr>
          <w:p w14:paraId="1226F7EB" w14:textId="34A8D99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/gsml4-lite/geologicunitview-representativeYoungerAge</w:t>
            </w:r>
          </w:p>
        </w:tc>
        <w:tc>
          <w:tcPr>
            <w:tcW w:w="4678" w:type="dxa"/>
            <w:tcBorders>
              <w:left w:val="nil"/>
            </w:tcBorders>
            <w:shd w:val="clear" w:color="auto" w:fill="auto"/>
          </w:tcPr>
          <w:p w14:paraId="7C01BA26" w14:textId="77777777" w:rsidR="002C1116" w:rsidRPr="00D12552" w:rsidRDefault="002C1116" w:rsidP="003811C7">
            <w:pPr>
              <w:pStyle w:val="Tabletext10"/>
              <w:jc w:val="left"/>
              <w:rPr>
                <w:rStyle w:val="reqtext"/>
                <w:lang w:val="en-CA"/>
              </w:rPr>
            </w:pPr>
            <w:proofErr w:type="gramStart"/>
            <w:r w:rsidRPr="00F16431">
              <w:rPr>
                <w:rStyle w:val="Entity"/>
              </w:rPr>
              <w:t>representativeYoungerAge_uri</w:t>
            </w:r>
            <w:proofErr w:type="gramEnd"/>
            <w:r w:rsidRPr="00F16431">
              <w:rPr>
                <w:rStyle w:val="Entity"/>
              </w:rPr>
              <w:t xml:space="preserve"> </w:t>
            </w:r>
            <w:r>
              <w:rPr>
                <w:rStyle w:val="reqtext"/>
                <w:lang w:val="en-CA"/>
              </w:rPr>
              <w:t>value SHALL refer</w:t>
            </w:r>
            <w:r w:rsidRPr="00C71FFD">
              <w:rPr>
                <w:rStyle w:val="reqtext"/>
                <w:lang w:val="en-CA"/>
              </w:rPr>
              <w:t xml:space="preserve"> to a controlled concept specifying the most representative upper value in a range of stratigraphic age intervals for the </w:t>
            </w:r>
            <w:r w:rsidRPr="00F16431">
              <w:rPr>
                <w:rStyle w:val="Entity"/>
              </w:rPr>
              <w:t>GeologicUnit</w:t>
            </w:r>
            <w:r w:rsidRPr="00C71FFD">
              <w:rPr>
                <w:rStyle w:val="reqtext"/>
                <w:lang w:val="en-CA"/>
              </w:rPr>
              <w: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210211B3" w14:textId="77777777" w:rsidR="002C1116" w:rsidRDefault="002C1116" w:rsidP="002C1116">
      <w:pPr>
        <w:rPr>
          <w:lang w:val="en-CA"/>
        </w:rPr>
      </w:pPr>
    </w:p>
    <w:p w14:paraId="79916ABE" w14:textId="5076C527" w:rsidR="002C1116" w:rsidRPr="00C17A19" w:rsidRDefault="002C1116" w:rsidP="002C1116">
      <w:pPr>
        <w:pStyle w:val="Titre4"/>
      </w:pPr>
      <w:r w:rsidRPr="00C17A19">
        <w:lastRenderedPageBreak/>
        <w:t>specification_uri</w:t>
      </w:r>
    </w:p>
    <w:p w14:paraId="5AB8FEBF" w14:textId="77777777" w:rsidR="002C1116" w:rsidRDefault="002C1116" w:rsidP="002C1116">
      <w:r>
        <w:t xml:space="preserve">If present, the property </w:t>
      </w:r>
      <w:r w:rsidRPr="00F16431">
        <w:rPr>
          <w:rStyle w:val="Entity"/>
        </w:rPr>
        <w:t>specification_uri</w:t>
      </w:r>
      <w:proofErr w:type="gramStart"/>
      <w:r w:rsidRPr="00F16431">
        <w:rPr>
          <w:rStyle w:val="Entity"/>
        </w:rPr>
        <w:t>:Primitive</w:t>
      </w:r>
      <w:proofErr w:type="gramEnd"/>
      <w:r w:rsidRPr="00F16431">
        <w:rPr>
          <w:rStyle w:val="Entity"/>
        </w:rPr>
        <w:t>::CharacterString</w:t>
      </w:r>
      <w:r w:rsidRPr="00F16431" w:rsidDel="00253146">
        <w:rPr>
          <w:rStyle w:val="Entity"/>
        </w:rPr>
        <w:t xml:space="preserve"> </w:t>
      </w:r>
      <w:r>
        <w:t xml:space="preserve">shall contain a </w:t>
      </w:r>
      <w:r w:rsidRPr="00C17A19">
        <w:t xml:space="preserve">URI referring the GeoSciML </w:t>
      </w:r>
      <w:r w:rsidRPr="00F16431">
        <w:rPr>
          <w:rStyle w:val="Entity"/>
        </w:rPr>
        <w:t>GeologicUnit</w:t>
      </w:r>
      <w:r w:rsidRPr="00C17A19">
        <w:t xml:space="preserve"> feature that describes the instance in detail. </w:t>
      </w:r>
    </w:p>
    <w:p w14:paraId="0611CBD1"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0CDE9DF" w14:textId="77777777" w:rsidTr="003811C7">
        <w:trPr>
          <w:cantSplit/>
        </w:trPr>
        <w:tc>
          <w:tcPr>
            <w:tcW w:w="4219" w:type="dxa"/>
            <w:tcBorders>
              <w:right w:val="nil"/>
            </w:tcBorders>
            <w:shd w:val="clear" w:color="auto" w:fill="auto"/>
          </w:tcPr>
          <w:p w14:paraId="73C4D003" w14:textId="7C032EB5"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/gsml4-lite/geologicunitview-specification</w:t>
            </w:r>
          </w:p>
        </w:tc>
        <w:tc>
          <w:tcPr>
            <w:tcW w:w="4678" w:type="dxa"/>
            <w:tcBorders>
              <w:left w:val="nil"/>
            </w:tcBorders>
            <w:shd w:val="clear" w:color="auto" w:fill="auto"/>
          </w:tcPr>
          <w:p w14:paraId="606D010B" w14:textId="0EFE7357" w:rsidR="002C1116" w:rsidRPr="00D12552" w:rsidRDefault="002C1116" w:rsidP="00353E0B">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value SHOULD</w:t>
            </w:r>
            <w:r w:rsidRPr="00C71FFD">
              <w:rPr>
                <w:rStyle w:val="reqtext"/>
                <w:lang w:val="en-CA"/>
              </w:rPr>
              <w:t xml:space="preserve"> refer the GeoSciML GeologicUnit feature that describes the instance in det</w:t>
            </w:r>
            <w:r w:rsidR="00353E0B">
              <w:rPr>
                <w:rStyle w:val="reqtext"/>
                <w:lang w:val="en-CA"/>
              </w:rPr>
              <w:t xml:space="preserve">ail. </w:t>
            </w:r>
          </w:p>
        </w:tc>
      </w:tr>
    </w:tbl>
    <w:p w14:paraId="0691F8EA" w14:textId="77777777" w:rsidR="002C1116" w:rsidRDefault="002C1116" w:rsidP="002C1116"/>
    <w:p w14:paraId="08FA3F11" w14:textId="22EBE75F" w:rsidR="002C1116" w:rsidRPr="00C17A19" w:rsidRDefault="002C1116" w:rsidP="002C1116">
      <w:pPr>
        <w:pStyle w:val="Titre4"/>
      </w:pPr>
      <w:r>
        <w:t>metadata_uri</w:t>
      </w:r>
    </w:p>
    <w:p w14:paraId="0352159E" w14:textId="152C08D9" w:rsidR="002C1116" w:rsidRDefault="002C1116" w:rsidP="002C1116">
      <w:r>
        <w:t>If present, t</w:t>
      </w:r>
      <w:r w:rsidRPr="009E36A6">
        <w:t xml:space="preserve">he </w:t>
      </w:r>
      <w:r w:rsidRPr="00F16431">
        <w:rPr>
          <w:rStyle w:val="Entity"/>
        </w:rPr>
        <w:t>property metadata_uri</w:t>
      </w:r>
      <w:proofErr w:type="gramStart"/>
      <w:r w:rsidRPr="00F16431">
        <w:rPr>
          <w:rStyle w:val="Entity"/>
        </w:rPr>
        <w:t>:Primitive</w:t>
      </w:r>
      <w:proofErr w:type="gramEnd"/>
      <w:r w:rsidRPr="00F16431">
        <w:rPr>
          <w:rStyle w:val="Entity"/>
        </w:rPr>
        <w:t>::CharacterString</w:t>
      </w:r>
      <w:r w:rsidRPr="00F16431" w:rsidDel="00253146">
        <w:rPr>
          <w:rStyle w:val="Entity"/>
        </w:rPr>
        <w:t xml:space="preserve"> </w:t>
      </w:r>
      <w:r w:rsidRPr="009E36A6">
        <w:t>contain</w:t>
      </w:r>
      <w:r w:rsidR="0069087E">
        <w:t>s</w:t>
      </w:r>
      <w:r w:rsidRPr="009E36A6">
        <w:t xml:space="preserve"> a URI referring to a metadata record de</w:t>
      </w:r>
      <w:r>
        <w:t>scribing the provenance of data</w:t>
      </w:r>
      <w:r w:rsidRPr="00C17A19">
        <w:t>.</w:t>
      </w:r>
    </w:p>
    <w:p w14:paraId="3EA41406" w14:textId="48AF4425" w:rsidR="002C1116" w:rsidRPr="00C17A19" w:rsidRDefault="002C1116" w:rsidP="002C1116">
      <w:pPr>
        <w:pStyle w:val="Titre4"/>
      </w:pPr>
      <w:proofErr w:type="gramStart"/>
      <w:r w:rsidRPr="00C17A19">
        <w:t>genericSymbolizer</w:t>
      </w:r>
      <w:proofErr w:type="gramEnd"/>
    </w:p>
    <w:p w14:paraId="37A0F496" w14:textId="77777777" w:rsidR="002C1116" w:rsidRDefault="002C1116" w:rsidP="002C1116">
      <w:r>
        <w:t xml:space="preserve">If present, the property </w:t>
      </w:r>
      <w:r w:rsidRPr="00F16431">
        <w:rPr>
          <w:rStyle w:val="Entity"/>
        </w:rPr>
        <w:t>genericSymbolizer</w:t>
      </w:r>
      <w:proofErr w:type="gramStart"/>
      <w:r w:rsidRPr="00F16431">
        <w:rPr>
          <w:rStyle w:val="Entity"/>
        </w:rPr>
        <w:t>:CharacterString</w:t>
      </w:r>
      <w:proofErr w:type="gramEnd"/>
      <w:r>
        <w:t xml:space="preserve"> contains an identifier</w:t>
      </w:r>
      <w:r w:rsidRPr="00C17A19">
        <w:t xml:space="preserve"> for a symbol from standard (locally or community defined) symbolization scheme for portrayal.</w:t>
      </w:r>
    </w:p>
    <w:p w14:paraId="3F4A3053" w14:textId="6B1A8E46" w:rsidR="002C1116" w:rsidRDefault="002C1116" w:rsidP="002C1116">
      <w:pPr>
        <w:pStyle w:val="Titre4"/>
      </w:pPr>
      <w:proofErr w:type="gramStart"/>
      <w:r>
        <w:t>s</w:t>
      </w:r>
      <w:r w:rsidRPr="004E3A57">
        <w:t>hape</w:t>
      </w:r>
      <w:proofErr w:type="gramEnd"/>
    </w:p>
    <w:p w14:paraId="1C2CADEE" w14:textId="77777777" w:rsidR="002C1116" w:rsidRDefault="002C1116" w:rsidP="002C1116">
      <w:r>
        <w:t xml:space="preserve">The property </w:t>
      </w:r>
      <w:r w:rsidRPr="00F16431">
        <w:rPr>
          <w:rStyle w:val="Entity"/>
        </w:rPr>
        <w:t>shape</w:t>
      </w:r>
      <w:proofErr w:type="gramStart"/>
      <w:r w:rsidRPr="00F16431">
        <w:rPr>
          <w:rStyle w:val="Entity"/>
        </w:rPr>
        <w:t>:GEO</w:t>
      </w:r>
      <w:proofErr w:type="gramEnd"/>
      <w:r w:rsidRPr="00F16431">
        <w:rPr>
          <w:rStyle w:val="Entity"/>
        </w:rPr>
        <w:t>::GM_Object</w:t>
      </w:r>
      <w:r>
        <w:t xml:space="preserve"> contains a geometry </w:t>
      </w:r>
      <w:r w:rsidRPr="004E3A57">
        <w:t>defining the extent of the feature of interest.</w:t>
      </w:r>
      <w:r>
        <w:t xml:space="preserve">  </w:t>
      </w:r>
    </w:p>
    <w:p w14:paraId="79194BC3" w14:textId="0FA0F101" w:rsidR="002C1116" w:rsidRDefault="0069087E" w:rsidP="002C1116">
      <w:pPr>
        <w:pStyle w:val="Titre4"/>
      </w:pPr>
      <w:proofErr w:type="gramStart"/>
      <w:r>
        <w:t>a</w:t>
      </w:r>
      <w:r w:rsidR="002C1116" w:rsidRPr="004E3A57">
        <w:t>ny</w:t>
      </w:r>
      <w:proofErr w:type="gramEnd"/>
    </w:p>
    <w:p w14:paraId="75B6DCEA" w14:textId="74A718B7" w:rsidR="002C1116" w:rsidRPr="002B6140" w:rsidRDefault="002C1116" w:rsidP="002C1116">
      <w:r>
        <w:t xml:space="preserve">A data provider </w:t>
      </w:r>
      <w:r w:rsidR="00084AC2">
        <w:t>may</w:t>
      </w:r>
      <w:r>
        <w:t xml:space="preserve"> add an arbitrary number of extra properties, as long as the instance is conformant to GML Simple Feature Level 0. </w:t>
      </w:r>
    </w:p>
    <w:p w14:paraId="0345E6A9" w14:textId="77777777" w:rsidR="002C1116" w:rsidRDefault="002C1116" w:rsidP="002C1116"/>
    <w:p w14:paraId="2BAE995E" w14:textId="77777777" w:rsidR="002C1116" w:rsidRDefault="002C1116" w:rsidP="002C1116">
      <w:pPr>
        <w:pStyle w:val="Titre3"/>
        <w:rPr>
          <w:lang w:val="en-CA"/>
        </w:rPr>
      </w:pPr>
      <w:bookmarkStart w:id="526" w:name="_Toc458065790"/>
      <w:r w:rsidRPr="00D14AF0">
        <w:rPr>
          <w:lang w:val="en-CA"/>
        </w:rPr>
        <w:t>BoreholeView</w:t>
      </w:r>
      <w:bookmarkEnd w:id="526"/>
    </w:p>
    <w:p w14:paraId="643E78ED" w14:textId="77777777" w:rsidR="002C1116" w:rsidRDefault="002C1116" w:rsidP="002C1116">
      <w:pPr>
        <w:autoSpaceDE w:val="0"/>
        <w:autoSpaceDN w:val="0"/>
        <w:adjustRightInd w:val="0"/>
        <w:spacing w:after="0" w:line="240" w:lineRule="atLeast"/>
        <w:rPr>
          <w:rFonts w:cs="Arial"/>
          <w:color w:val="000000"/>
          <w:lang w:val="en-CA"/>
        </w:rPr>
      </w:pPr>
    </w:p>
    <w:p w14:paraId="4BB1FB68" w14:textId="77777777" w:rsidR="002C1116" w:rsidRDefault="002C1116" w:rsidP="002C1116">
      <w:pPr>
        <w:autoSpaceDE w:val="0"/>
        <w:autoSpaceDN w:val="0"/>
        <w:adjustRightInd w:val="0"/>
        <w:spacing w:after="0" w:line="240" w:lineRule="atLeast"/>
        <w:rPr>
          <w:rFonts w:cs="Arial"/>
          <w:color w:val="000000"/>
          <w:lang w:val="en-CA"/>
        </w:rPr>
      </w:pPr>
      <w:r w:rsidRPr="00F16431">
        <w:rPr>
          <w:rStyle w:val="Entity"/>
        </w:rPr>
        <w:t>BoreholeView</w:t>
      </w:r>
      <w:r>
        <w:rPr>
          <w:rFonts w:cs="Arial"/>
          <w:color w:val="000000"/>
          <w:lang w:val="en-CA"/>
        </w:rPr>
        <w:t xml:space="preserve"> is a s</w:t>
      </w:r>
      <w:r w:rsidRPr="00D14AF0">
        <w:rPr>
          <w:rFonts w:cs="Arial"/>
          <w:color w:val="000000"/>
          <w:lang w:val="en-CA"/>
        </w:rPr>
        <w:t xml:space="preserve">implified view of a GeoSciML </w:t>
      </w:r>
      <w:r w:rsidRPr="00F16431">
        <w:rPr>
          <w:rStyle w:val="Entity"/>
        </w:rPr>
        <w:t>Borehole</w:t>
      </w:r>
      <w:r w:rsidRPr="00D14AF0">
        <w:rPr>
          <w:rFonts w:cs="Arial"/>
          <w:color w:val="000000"/>
          <w:lang w:val="en-CA"/>
        </w:rPr>
        <w:t xml:space="preserve">. In GeoSciML terms, this will be an instance of a </w:t>
      </w:r>
      <w:r w:rsidRPr="00F16431">
        <w:rPr>
          <w:rStyle w:val="Entity"/>
        </w:rPr>
        <w:t>Borehole</w:t>
      </w:r>
      <w:r w:rsidRPr="00D14AF0">
        <w:rPr>
          <w:rFonts w:cs="Arial"/>
          <w:color w:val="000000"/>
          <w:lang w:val="en-CA"/>
        </w:rPr>
        <w:t xml:space="preserv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606A06C" w14:textId="77777777" w:rsidR="002C1116" w:rsidRDefault="002C1116" w:rsidP="002C1116">
      <w:pPr>
        <w:autoSpaceDE w:val="0"/>
        <w:autoSpaceDN w:val="0"/>
        <w:adjustRightInd w:val="0"/>
        <w:spacing w:after="0" w:line="240" w:lineRule="atLeast"/>
        <w:rPr>
          <w:rFonts w:cs="Arial"/>
          <w:color w:val="000000"/>
          <w:lang w:val="en-CA"/>
        </w:rPr>
      </w:pPr>
    </w:p>
    <w:p w14:paraId="47450854"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E5D6817"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3CDAB35A" wp14:editId="2D1F591D">
            <wp:extent cx="2543175" cy="36480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206F1193" w14:textId="77777777" w:rsidR="002C1116" w:rsidRPr="00F8032B" w:rsidRDefault="002C1116" w:rsidP="002C1116">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7C615B">
        <w:rPr>
          <w:noProof/>
          <w:color w:val="auto"/>
        </w:rPr>
        <w:t>101</w:t>
      </w:r>
      <w:r w:rsidRPr="00F8032B">
        <w:rPr>
          <w:color w:val="auto"/>
        </w:rPr>
        <w:fldChar w:fldCharType="end"/>
      </w:r>
      <w:r w:rsidRPr="00F8032B">
        <w:rPr>
          <w:color w:val="auto"/>
        </w:rPr>
        <w:t xml:space="preserve">:  BoreholeView </w:t>
      </w:r>
      <w:r>
        <w:rPr>
          <w:color w:val="auto"/>
        </w:rPr>
        <w:t>feature type.</w:t>
      </w:r>
    </w:p>
    <w:p w14:paraId="6001F85C" w14:textId="77777777" w:rsidR="002C1116" w:rsidRDefault="002C1116" w:rsidP="002C1116">
      <w:pPr>
        <w:pStyle w:val="Titre4"/>
        <w:rPr>
          <w:lang w:val="en-CA"/>
        </w:rPr>
      </w:pPr>
      <w:r>
        <w:rPr>
          <w:lang w:val="en-CA"/>
        </w:rPr>
        <w:t>Mapping</w:t>
      </w:r>
    </w:p>
    <w:p w14:paraId="46A1D7F5" w14:textId="77777777" w:rsidR="002C1116" w:rsidRDefault="002C1116" w:rsidP="002C1116">
      <w:pPr>
        <w:rPr>
          <w:lang w:val="en-CA"/>
        </w:rPr>
      </w:pPr>
    </w:p>
    <w:tbl>
      <w:tblPr>
        <w:tblStyle w:val="Ombrageclair"/>
        <w:tblW w:w="5000" w:type="pct"/>
        <w:tblLook w:val="04A0" w:firstRow="1" w:lastRow="0" w:firstColumn="1" w:lastColumn="0" w:noHBand="0" w:noVBand="1"/>
      </w:tblPr>
      <w:tblGrid>
        <w:gridCol w:w="1872"/>
        <w:gridCol w:w="6984"/>
      </w:tblGrid>
      <w:tr w:rsidR="002C1116" w:rsidRPr="00373E5D" w14:paraId="7D073991"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tcPr>
          <w:p w14:paraId="49E6B97B" w14:textId="77777777" w:rsidR="002C1116" w:rsidRPr="00373E5D" w:rsidRDefault="002C1116" w:rsidP="003811C7">
            <w:pPr>
              <w:spacing w:after="0"/>
              <w:rPr>
                <w:rFonts w:ascii="Consolas" w:hAnsi="Consolas" w:cs="Consolas"/>
                <w:sz w:val="18"/>
                <w:szCs w:val="18"/>
                <w:lang w:val="en-CA" w:eastAsia="en-CA"/>
              </w:rPr>
            </w:pPr>
            <w:r>
              <w:rPr>
                <w:rFonts w:ascii="Consolas" w:hAnsi="Consolas" w:cs="Consolas"/>
                <w:sz w:val="18"/>
                <w:szCs w:val="18"/>
                <w:lang w:val="en-CA" w:eastAsia="en-CA"/>
              </w:rPr>
              <w:t>Property</w:t>
            </w:r>
          </w:p>
        </w:tc>
        <w:tc>
          <w:tcPr>
            <w:tcW w:w="6838" w:type="dxa"/>
          </w:tcPr>
          <w:p w14:paraId="3366779B" w14:textId="77777777" w:rsidR="002C1116" w:rsidRPr="00373E5D"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Mapping from </w:t>
            </w:r>
            <w:r w:rsidRPr="00F16431">
              <w:rPr>
                <w:rStyle w:val="Entity"/>
              </w:rPr>
              <w:t>Borehole</w:t>
            </w:r>
          </w:p>
        </w:tc>
      </w:tr>
      <w:tr w:rsidR="002C1116" w:rsidRPr="00373E5D" w14:paraId="4BA4FCB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9385BBA"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c>
          <w:tcPr>
            <w:tcW w:w="6838" w:type="dxa"/>
            <w:hideMark/>
          </w:tcPr>
          <w:p w14:paraId="22239F5A"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identifier</w:t>
            </w:r>
          </w:p>
        </w:tc>
      </w:tr>
      <w:tr w:rsidR="002C1116" w:rsidRPr="00373E5D" w14:paraId="4E80253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37EC03C" w14:textId="24BBA771" w:rsidR="002C1116" w:rsidRPr="00373E5D" w:rsidRDefault="00005D4F"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N</w:t>
            </w:r>
            <w:r w:rsidR="002C1116" w:rsidRPr="00373E5D">
              <w:rPr>
                <w:rFonts w:ascii="Consolas" w:hAnsi="Consolas" w:cs="Consolas"/>
                <w:sz w:val="18"/>
                <w:szCs w:val="18"/>
                <w:lang w:val="en-CA" w:eastAsia="en-CA"/>
              </w:rPr>
              <w:t>ame</w:t>
            </w:r>
          </w:p>
        </w:tc>
        <w:tc>
          <w:tcPr>
            <w:tcW w:w="6838" w:type="dxa"/>
            <w:hideMark/>
          </w:tcPr>
          <w:p w14:paraId="00A17E8A"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name 1</w:t>
            </w:r>
          </w:p>
        </w:tc>
      </w:tr>
      <w:tr w:rsidR="002C1116" w:rsidRPr="00373E5D" w14:paraId="0B61A76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520617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c>
          <w:tcPr>
            <w:tcW w:w="6838" w:type="dxa"/>
            <w:hideMark/>
          </w:tcPr>
          <w:p w14:paraId="6648A15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description</w:t>
            </w:r>
          </w:p>
        </w:tc>
      </w:tr>
      <w:tr w:rsidR="002C1116" w:rsidRPr="00373E5D" w14:paraId="6E1A58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C5EC68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purpose</w:t>
            </w:r>
          </w:p>
        </w:tc>
        <w:tc>
          <w:tcPr>
            <w:tcW w:w="6838" w:type="dxa"/>
            <w:hideMark/>
          </w:tcPr>
          <w:p w14:paraId="1AF2C27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indexData:BoreholeDetails::purpose 1 2</w:t>
            </w:r>
          </w:p>
        </w:tc>
      </w:tr>
      <w:tr w:rsidR="002C1116" w:rsidRPr="00373E5D" w14:paraId="1FD1F5B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3D4F05A" w14:textId="3271D6E3" w:rsidR="002C1116" w:rsidRPr="00373E5D" w:rsidRDefault="00005D4F"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373E5D">
              <w:rPr>
                <w:rFonts w:ascii="Consolas" w:hAnsi="Consolas" w:cs="Consolas"/>
                <w:sz w:val="18"/>
                <w:szCs w:val="18"/>
                <w:lang w:val="en-CA" w:eastAsia="en-CA"/>
              </w:rPr>
              <w:t>tatus</w:t>
            </w:r>
          </w:p>
        </w:tc>
        <w:tc>
          <w:tcPr>
            <w:tcW w:w="6838" w:type="dxa"/>
            <w:hideMark/>
          </w:tcPr>
          <w:p w14:paraId="1B156BB6"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373E5D" w14:paraId="0EBB15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4CD3E9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drillingMethod</w:t>
            </w:r>
          </w:p>
        </w:tc>
        <w:tc>
          <w:tcPr>
            <w:tcW w:w="6838" w:type="dxa"/>
            <w:hideMark/>
          </w:tcPr>
          <w:p w14:paraId="60E6BBAF"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downholeDrillingDetails:DrillingDetails::drillingMethod 1 2</w:t>
            </w:r>
          </w:p>
        </w:tc>
      </w:tr>
      <w:tr w:rsidR="002C1116" w:rsidRPr="00373E5D" w14:paraId="74CCAB2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A328D5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operator</w:t>
            </w:r>
          </w:p>
        </w:tc>
        <w:tc>
          <w:tcPr>
            <w:tcW w:w="6838" w:type="dxa"/>
            <w:hideMark/>
          </w:tcPr>
          <w:p w14:paraId="4064C454"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indexData:BoreholeDetails::operator:CI_Responsibility::party:CI_Party::name</w:t>
            </w:r>
          </w:p>
        </w:tc>
      </w:tr>
      <w:tr w:rsidR="002C1116" w:rsidRPr="00373E5D" w14:paraId="65B7EBC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6ACF9CF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driller</w:t>
            </w:r>
          </w:p>
        </w:tc>
        <w:tc>
          <w:tcPr>
            <w:tcW w:w="6838" w:type="dxa"/>
            <w:hideMark/>
          </w:tcPr>
          <w:p w14:paraId="39C56B7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indexData:BoreholeDetails::driller:CI_Responsibility::party:CI_Party::name</w:t>
            </w:r>
          </w:p>
        </w:tc>
      </w:tr>
      <w:tr w:rsidR="002C1116" w:rsidRPr="00373E5D" w14:paraId="0AED7AC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BDCF25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drillStartDate</w:t>
            </w:r>
          </w:p>
        </w:tc>
        <w:tc>
          <w:tcPr>
            <w:tcW w:w="6838" w:type="dxa"/>
            <w:hideMark/>
          </w:tcPr>
          <w:p w14:paraId="464973D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indexData:BoreholeDetails::dateOfDrilling:TM_Period::begin:TM_Instant::position 1</w:t>
            </w:r>
          </w:p>
        </w:tc>
      </w:tr>
      <w:tr w:rsidR="002C1116" w:rsidRPr="00373E5D" w14:paraId="540FB9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38B502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drillEndDate</w:t>
            </w:r>
          </w:p>
        </w:tc>
        <w:tc>
          <w:tcPr>
            <w:tcW w:w="6838" w:type="dxa"/>
            <w:hideMark/>
          </w:tcPr>
          <w:p w14:paraId="228E9C5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indexData:BoreholeDetails::dateOfDrilling:TM_Period::end:TM_Instant::position 1</w:t>
            </w:r>
          </w:p>
        </w:tc>
      </w:tr>
      <w:tr w:rsidR="002C1116" w:rsidRPr="00373E5D" w14:paraId="322855C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4A4B7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startPoint</w:t>
            </w:r>
          </w:p>
        </w:tc>
        <w:tc>
          <w:tcPr>
            <w:tcW w:w="6838" w:type="dxa"/>
            <w:hideMark/>
          </w:tcPr>
          <w:p w14:paraId="0F3CFFA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indexData:BoreholeDetails::startPoint</w:t>
            </w:r>
          </w:p>
        </w:tc>
      </w:tr>
      <w:tr w:rsidR="002C1116" w:rsidRPr="00373E5D" w14:paraId="1804417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07072C9"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inclinationType</w:t>
            </w:r>
          </w:p>
        </w:tc>
        <w:tc>
          <w:tcPr>
            <w:tcW w:w="6838" w:type="dxa"/>
            <w:hideMark/>
          </w:tcPr>
          <w:p w14:paraId="04F076A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indexData:BoreholeDetails::inclinationType 2</w:t>
            </w:r>
          </w:p>
        </w:tc>
      </w:tr>
      <w:tr w:rsidR="002C1116" w:rsidRPr="00373E5D" w14:paraId="1FB9A1B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64FCAB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boreholeMaterialCustodian</w:t>
            </w:r>
          </w:p>
        </w:tc>
        <w:tc>
          <w:tcPr>
            <w:tcW w:w="6838" w:type="dxa"/>
            <w:hideMark/>
          </w:tcPr>
          <w:p w14:paraId="6E21BF6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indexData:BoreholeDetails::boreholeMaterialCustodian:CI_Responsibility::party:CI_Party::name 1</w:t>
            </w:r>
          </w:p>
        </w:tc>
      </w:tr>
      <w:tr w:rsidR="002C1116" w:rsidRPr="00373E5D" w14:paraId="709AEB0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F7E0A0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boreholeLength_m</w:t>
            </w:r>
          </w:p>
        </w:tc>
        <w:tc>
          <w:tcPr>
            <w:tcW w:w="6838" w:type="dxa"/>
            <w:hideMark/>
          </w:tcPr>
          <w:p w14:paraId="11547861"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indexData:BoreholeDetails::boreholeLength:Quantity::value</w:t>
            </w:r>
          </w:p>
        </w:tc>
      </w:tr>
      <w:tr w:rsidR="002C1116" w:rsidRPr="00373E5D" w14:paraId="3D0CB79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237DB9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lastRenderedPageBreak/>
              <w:t>elevation_m</w:t>
            </w:r>
          </w:p>
        </w:tc>
        <w:tc>
          <w:tcPr>
            <w:tcW w:w="6838" w:type="dxa"/>
            <w:hideMark/>
          </w:tcPr>
          <w:p w14:paraId="33F0EEFA"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referenceLocation:OriginPosition::elevationDirectPosition:::coordinate</w:t>
            </w:r>
          </w:p>
        </w:tc>
      </w:tr>
      <w:tr w:rsidR="002C1116" w:rsidRPr="00373E5D" w14:paraId="537228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BEC6411"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elevation_srs</w:t>
            </w:r>
          </w:p>
        </w:tc>
        <w:tc>
          <w:tcPr>
            <w:tcW w:w="6838" w:type="dxa"/>
            <w:hideMark/>
          </w:tcPr>
          <w:p w14:paraId="26C7A0D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referenceLocation:OriginPosition::elevation:srsName</w:t>
            </w:r>
          </w:p>
        </w:tc>
      </w:tr>
      <w:tr w:rsidR="002C1116" w:rsidRPr="00373E5D" w14:paraId="14A01BF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8B92C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positionalAccuracy</w:t>
            </w:r>
          </w:p>
        </w:tc>
        <w:tc>
          <w:tcPr>
            <w:tcW w:w="6838" w:type="dxa"/>
            <w:hideMark/>
          </w:tcPr>
          <w:p w14:paraId="4E89B98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metaDataProperty(…):DQ_PositionalAccuracy 1</w:t>
            </w:r>
          </w:p>
        </w:tc>
      </w:tr>
      <w:tr w:rsidR="002C1116" w:rsidRPr="00373E5D" w14:paraId="4C26B592"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5E4A2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source</w:t>
            </w:r>
          </w:p>
        </w:tc>
        <w:tc>
          <w:tcPr>
            <w:tcW w:w="6838" w:type="dxa"/>
            <w:hideMark/>
          </w:tcPr>
          <w:p w14:paraId="054F3EBE"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metaDataProperty:(…):CI_Citation 1</w:t>
            </w:r>
          </w:p>
        </w:tc>
      </w:tr>
      <w:tr w:rsidR="002C1116" w:rsidRPr="00373E5D" w14:paraId="351B906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41084E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parentBorehole_uri</w:t>
            </w:r>
          </w:p>
        </w:tc>
        <w:tc>
          <w:tcPr>
            <w:tcW w:w="6838" w:type="dxa"/>
            <w:hideMark/>
          </w:tcPr>
          <w:p w14:paraId="08C628E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relatedSamplingFeature:SamplingFeatureComplex::relatedSamplingFeature:Borehole::identifier 3</w:t>
            </w:r>
          </w:p>
        </w:tc>
      </w:tr>
      <w:tr w:rsidR="002C1116" w:rsidRPr="00373E5D" w14:paraId="7F753D2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D800753"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metadata_uri</w:t>
            </w:r>
          </w:p>
        </w:tc>
        <w:tc>
          <w:tcPr>
            <w:tcW w:w="6838" w:type="dxa"/>
            <w:hideMark/>
          </w:tcPr>
          <w:p w14:paraId="33A5ECA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metaDataProperty:MD_Metadata 3</w:t>
            </w:r>
          </w:p>
        </w:tc>
      </w:tr>
      <w:tr w:rsidR="002C1116" w:rsidRPr="00373E5D" w14:paraId="24054C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FB7E3A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genericSymbolizer</w:t>
            </w:r>
          </w:p>
        </w:tc>
        <w:tc>
          <w:tcPr>
            <w:tcW w:w="6838" w:type="dxa"/>
            <w:hideMark/>
          </w:tcPr>
          <w:p w14:paraId="5CA43EA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373E5D" w14:paraId="1FF4EAD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58EDB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shape</w:t>
            </w:r>
          </w:p>
        </w:tc>
        <w:tc>
          <w:tcPr>
            <w:tcW w:w="6838" w:type="dxa"/>
            <w:hideMark/>
          </w:tcPr>
          <w:p w14:paraId="40A5492C"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shape</w:t>
            </w:r>
          </w:p>
        </w:tc>
      </w:tr>
      <w:tr w:rsidR="002C1116" w:rsidRPr="00373E5D" w14:paraId="2DFA1AE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1E1E30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21CEF1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B01C548" w14:textId="77777777" w:rsidR="002C1116" w:rsidRPr="00373E5D"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6EE79950" w14:textId="77777777" w:rsidR="002C1116" w:rsidRDefault="002C1116" w:rsidP="002C1116">
      <w:pPr>
        <w:rPr>
          <w:lang w:val="en-CA"/>
        </w:rPr>
      </w:pPr>
    </w:p>
    <w:p w14:paraId="45F17A23" w14:textId="77777777" w:rsidR="002C1116" w:rsidRPr="00373E5D" w:rsidRDefault="002C1116" w:rsidP="002C1116">
      <w:pPr>
        <w:rPr>
          <w:lang w:val="en-CA"/>
        </w:rPr>
      </w:pPr>
    </w:p>
    <w:p w14:paraId="5BE77617" w14:textId="77777777" w:rsidR="002C1116" w:rsidRDefault="002C1116" w:rsidP="002C1116">
      <w:pPr>
        <w:pStyle w:val="Titre4"/>
        <w:rPr>
          <w:lang w:val="en-CA"/>
        </w:rPr>
      </w:pPr>
      <w:proofErr w:type="gramStart"/>
      <w:r>
        <w:rPr>
          <w:lang w:val="en-CA"/>
        </w:rPr>
        <w:t>i</w:t>
      </w:r>
      <w:r w:rsidRPr="00D970E9">
        <w:rPr>
          <w:lang w:val="en-CA"/>
        </w:rPr>
        <w:t>dentifier</w:t>
      </w:r>
      <w:proofErr w:type="gramEnd"/>
    </w:p>
    <w:p w14:paraId="59AA4757" w14:textId="77777777" w:rsidR="002C1116" w:rsidRPr="00D14AF0" w:rsidRDefault="002C1116" w:rsidP="002C1116">
      <w:pPr>
        <w:autoSpaceDE w:val="0"/>
        <w:autoSpaceDN w:val="0"/>
        <w:adjustRightInd w:val="0"/>
        <w:spacing w:after="0" w:line="240" w:lineRule="atLeast"/>
        <w:rPr>
          <w:rFonts w:cs="Arial"/>
          <w:color w:val="000000"/>
          <w:lang w:val="en-CA"/>
        </w:rPr>
      </w:pPr>
    </w:p>
    <w:p w14:paraId="747FBF86" w14:textId="75E679D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w:t>
      </w:r>
      <w:r w:rsidRPr="00F16431">
        <w:rPr>
          <w:rStyle w:val="Entity"/>
        </w:rPr>
        <w:t>identifier</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 xml:space="preserve">property shall contain a unique identifier for this borehole </w:t>
      </w:r>
      <w:r>
        <w:t xml:space="preserve">and be </w:t>
      </w:r>
      <w:r w:rsidR="008E39D7">
        <w:t xml:space="preserve">should </w:t>
      </w:r>
      <w:r>
        <w:t xml:space="preserve">formatted as an </w:t>
      </w:r>
      <w:r>
        <w:rPr>
          <w:lang w:val="en-CA"/>
        </w:rPr>
        <w:t>absolute URI conformant to RFC 3986.</w:t>
      </w:r>
      <w:r>
        <w:rPr>
          <w:rFonts w:cs="Arial"/>
          <w:color w:val="000000"/>
          <w:lang w:val="en-CA"/>
        </w:rPr>
        <w:t>.</w:t>
      </w:r>
    </w:p>
    <w:p w14:paraId="63E37F99" w14:textId="77777777" w:rsidR="002C1116" w:rsidRDefault="002C1116" w:rsidP="002C1116">
      <w:pPr>
        <w:autoSpaceDE w:val="0"/>
        <w:autoSpaceDN w:val="0"/>
        <w:adjustRightInd w:val="0"/>
        <w:spacing w:after="0" w:line="240" w:lineRule="atLeast"/>
        <w:rPr>
          <w:rFonts w:cs="Arial"/>
          <w:color w:val="000000"/>
          <w:lang w:val="en-CA"/>
        </w:rPr>
      </w:pPr>
    </w:p>
    <w:p w14:paraId="29A2FD9B" w14:textId="77777777" w:rsidR="002C1116" w:rsidRPr="00D14AF0"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0D463B2" w14:textId="77777777" w:rsidTr="003811C7">
        <w:trPr>
          <w:cantSplit/>
        </w:trPr>
        <w:tc>
          <w:tcPr>
            <w:tcW w:w="4219" w:type="dxa"/>
            <w:tcBorders>
              <w:right w:val="nil"/>
            </w:tcBorders>
            <w:shd w:val="clear" w:color="auto" w:fill="auto"/>
          </w:tcPr>
          <w:p w14:paraId="6CE7E1CC" w14:textId="079C1829" w:rsidR="002C1116" w:rsidRPr="00D12552" w:rsidRDefault="002C1418" w:rsidP="002C1418">
            <w:pPr>
              <w:pStyle w:val="Tabletext10"/>
              <w:rPr>
                <w:rStyle w:val="requri"/>
                <w:noProof/>
                <w:lang w:val="en-CA"/>
              </w:rPr>
            </w:pPr>
            <w:r>
              <w:rPr>
                <w:rStyle w:val="requri"/>
                <w:noProof/>
                <w:lang w:val="en-CA"/>
              </w:rPr>
              <w:t>/req/</w:t>
            </w:r>
            <w:r w:rsidR="002C1116">
              <w:rPr>
                <w:rStyle w:val="requri"/>
                <w:noProof/>
                <w:lang w:val="en-CA"/>
              </w:rPr>
              <w:t>gsml4-lite/boreholeview-identifier</w:t>
            </w:r>
          </w:p>
        </w:tc>
        <w:tc>
          <w:tcPr>
            <w:tcW w:w="4678" w:type="dxa"/>
            <w:tcBorders>
              <w:left w:val="nil"/>
            </w:tcBorders>
            <w:shd w:val="clear" w:color="auto" w:fill="auto"/>
          </w:tcPr>
          <w:p w14:paraId="16CE3BAF"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resolve to a representation of a GeoSciML Borehole.</w:t>
            </w:r>
          </w:p>
        </w:tc>
      </w:tr>
    </w:tbl>
    <w:p w14:paraId="6F016333" w14:textId="77777777" w:rsidR="002C1116" w:rsidRDefault="002C1116" w:rsidP="002C1116">
      <w:pPr>
        <w:autoSpaceDE w:val="0"/>
        <w:autoSpaceDN w:val="0"/>
        <w:adjustRightInd w:val="0"/>
        <w:spacing w:after="0" w:line="240" w:lineRule="atLeast"/>
        <w:rPr>
          <w:rFonts w:cs="Arial"/>
          <w:color w:val="000000"/>
          <w:lang w:val="en-CA"/>
        </w:rPr>
      </w:pPr>
    </w:p>
    <w:p w14:paraId="23479CEF" w14:textId="77777777" w:rsidR="002C1116" w:rsidRDefault="002C1116" w:rsidP="002C1116">
      <w:pPr>
        <w:autoSpaceDE w:val="0"/>
        <w:autoSpaceDN w:val="0"/>
        <w:adjustRightInd w:val="0"/>
        <w:spacing w:after="0" w:line="240" w:lineRule="atLeast"/>
        <w:rPr>
          <w:rFonts w:cs="Arial"/>
          <w:color w:val="000000"/>
          <w:lang w:val="en-CA"/>
        </w:rPr>
      </w:pPr>
    </w:p>
    <w:p w14:paraId="24B00BE8" w14:textId="3AD28908" w:rsidR="002C1116" w:rsidRPr="00005D4F" w:rsidRDefault="002C1116" w:rsidP="00005D4F">
      <w:pPr>
        <w:pStyle w:val="Titre4"/>
        <w:rPr>
          <w:lang w:val="en-CA"/>
        </w:rPr>
      </w:pPr>
      <w:proofErr w:type="gramStart"/>
      <w:r>
        <w:rPr>
          <w:lang w:val="en-CA"/>
        </w:rPr>
        <w:t>name</w:t>
      </w:r>
      <w:proofErr w:type="gramEnd"/>
    </w:p>
    <w:p w14:paraId="10C57E8E" w14:textId="4CFB06E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name</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contain a human-readable d</w:t>
      </w:r>
      <w:r w:rsidRPr="00FD56B7">
        <w:rPr>
          <w:rFonts w:cs="Arial"/>
          <w:color w:val="000000"/>
          <w:lang w:val="en-CA"/>
        </w:rPr>
        <w:t>isplay name for the borehole</w:t>
      </w:r>
      <w:r>
        <w:rPr>
          <w:rFonts w:cs="Arial"/>
          <w:color w:val="000000"/>
          <w:lang w:val="en-CA"/>
        </w:rPr>
        <w:t>.</w:t>
      </w:r>
    </w:p>
    <w:p w14:paraId="0394B4B4" w14:textId="77777777" w:rsidR="002C1116" w:rsidRDefault="002C1116" w:rsidP="002C1116">
      <w:pPr>
        <w:autoSpaceDE w:val="0"/>
        <w:autoSpaceDN w:val="0"/>
        <w:adjustRightInd w:val="0"/>
        <w:spacing w:after="0" w:line="240" w:lineRule="atLeast"/>
        <w:rPr>
          <w:rFonts w:cs="Arial"/>
          <w:color w:val="000000"/>
          <w:lang w:val="en-CA"/>
        </w:rPr>
      </w:pPr>
    </w:p>
    <w:p w14:paraId="3FB6B27A" w14:textId="0A728982" w:rsidR="002C1116" w:rsidRPr="00005D4F" w:rsidRDefault="002C1116" w:rsidP="00005D4F">
      <w:pPr>
        <w:pStyle w:val="Titre4"/>
      </w:pPr>
      <w:proofErr w:type="gramStart"/>
      <w:r>
        <w:rPr>
          <w:lang w:val="en-CA"/>
        </w:rPr>
        <w:t>d</w:t>
      </w:r>
      <w:r w:rsidRPr="00FD56B7">
        <w:rPr>
          <w:lang w:val="en-CA"/>
        </w:rPr>
        <w:t>escription</w:t>
      </w:r>
      <w:proofErr w:type="gramEnd"/>
      <w:r w:rsidRPr="00FD56B7">
        <w:t xml:space="preserve"> </w:t>
      </w:r>
    </w:p>
    <w:p w14:paraId="5EE9CF74" w14:textId="39823240"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w:t>
      </w:r>
      <w:r w:rsidRPr="00F16431">
        <w:rPr>
          <w:rStyle w:val="Entity"/>
        </w:rPr>
        <w:t>description</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contain</w:t>
      </w:r>
      <w:r w:rsidR="00005D4F">
        <w:rPr>
          <w:rFonts w:cs="Arial"/>
          <w:color w:val="000000"/>
          <w:lang w:val="en-CA"/>
        </w:rPr>
        <w:t>s</w:t>
      </w:r>
      <w:r>
        <w:rPr>
          <w:rFonts w:cs="Arial"/>
          <w:color w:val="000000"/>
          <w:lang w:val="en-CA"/>
        </w:rPr>
        <w:t xml:space="preserve"> a human-readable description for the borehole.  </w:t>
      </w:r>
    </w:p>
    <w:p w14:paraId="4AC88CE0" w14:textId="77777777" w:rsidR="002C1116" w:rsidRDefault="002C1116" w:rsidP="002C1116">
      <w:pPr>
        <w:autoSpaceDE w:val="0"/>
        <w:autoSpaceDN w:val="0"/>
        <w:adjustRightInd w:val="0"/>
        <w:spacing w:after="0" w:line="240" w:lineRule="atLeast"/>
        <w:rPr>
          <w:rFonts w:cs="Arial"/>
          <w:color w:val="000000"/>
          <w:lang w:val="en-CA"/>
        </w:rPr>
      </w:pPr>
    </w:p>
    <w:p w14:paraId="1B270953" w14:textId="27ADE242" w:rsidR="002C1116" w:rsidRPr="00005D4F" w:rsidRDefault="002C1116" w:rsidP="00005D4F">
      <w:pPr>
        <w:pStyle w:val="Titre4"/>
        <w:rPr>
          <w:lang w:val="en-CA"/>
        </w:rPr>
      </w:pPr>
      <w:proofErr w:type="gramStart"/>
      <w:r w:rsidRPr="00FD56B7">
        <w:rPr>
          <w:lang w:val="en-CA"/>
        </w:rPr>
        <w:t>purpose</w:t>
      </w:r>
      <w:proofErr w:type="gramEnd"/>
    </w:p>
    <w:p w14:paraId="439D7F68" w14:textId="7387B084"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sidRPr="00F16431">
        <w:rPr>
          <w:rStyle w:val="Entity"/>
        </w:rPr>
        <w:t>purpose</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property report</w:t>
      </w:r>
      <w:r w:rsidR="00005D4F">
        <w:rPr>
          <w:rFonts w:cs="Arial"/>
          <w:color w:val="000000"/>
          <w:lang w:val="en-CA"/>
        </w:rPr>
        <w:t>s</w:t>
      </w:r>
      <w:r>
        <w:rPr>
          <w:rFonts w:cs="Arial"/>
          <w:color w:val="000000"/>
          <w:lang w:val="en-CA"/>
        </w:rPr>
        <w:t xml:space="preserve"> the purpose or purposes </w:t>
      </w:r>
      <w:r w:rsidRPr="00FD56B7">
        <w:rPr>
          <w:rFonts w:cs="Arial"/>
          <w:color w:val="000000"/>
          <w:lang w:val="en-CA"/>
        </w:rPr>
        <w:t xml:space="preserve">for which the borehole was drilled. </w:t>
      </w:r>
      <w:proofErr w:type="gramStart"/>
      <w:r w:rsidRPr="00FD56B7">
        <w:rPr>
          <w:rFonts w:cs="Arial"/>
          <w:color w:val="000000"/>
          <w:lang w:val="en-CA"/>
        </w:rPr>
        <w:t>(e.g., mineral exploration, hydrocarbon exploration, hydrocarbon production, groundwater monitoring, geothermal)</w:t>
      </w:r>
      <w:r>
        <w:rPr>
          <w:rFonts w:cs="Arial"/>
          <w:color w:val="000000"/>
          <w:lang w:val="en-CA"/>
        </w:rPr>
        <w:t>.</w:t>
      </w:r>
      <w:proofErr w:type="gramEnd"/>
    </w:p>
    <w:p w14:paraId="0C2D92D9" w14:textId="77777777" w:rsidR="002C1116" w:rsidRDefault="002C1116" w:rsidP="002C1116">
      <w:pPr>
        <w:autoSpaceDE w:val="0"/>
        <w:autoSpaceDN w:val="0"/>
        <w:adjustRightInd w:val="0"/>
        <w:spacing w:after="0" w:line="240" w:lineRule="atLeast"/>
        <w:rPr>
          <w:rFonts w:cs="Arial"/>
          <w:color w:val="000000"/>
          <w:lang w:val="en-CA"/>
        </w:rPr>
      </w:pPr>
    </w:p>
    <w:p w14:paraId="55504C62" w14:textId="125CF3E7" w:rsidR="002C1116" w:rsidRPr="00005D4F" w:rsidRDefault="002C1116" w:rsidP="00005D4F">
      <w:pPr>
        <w:pStyle w:val="Titre4"/>
        <w:rPr>
          <w:lang w:val="en-CA"/>
        </w:rPr>
      </w:pPr>
      <w:proofErr w:type="gramStart"/>
      <w:r>
        <w:rPr>
          <w:lang w:val="en-CA"/>
        </w:rPr>
        <w:lastRenderedPageBreak/>
        <w:t>s</w:t>
      </w:r>
      <w:r w:rsidRPr="00FD56B7">
        <w:rPr>
          <w:lang w:val="en-CA"/>
        </w:rPr>
        <w:t>tatus</w:t>
      </w:r>
      <w:proofErr w:type="gramEnd"/>
    </w:p>
    <w:p w14:paraId="048F4151" w14:textId="58AE6C9F"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Pr>
          <w:rFonts w:cs="Arial"/>
          <w:color w:val="000000"/>
          <w:lang w:val="en-CA"/>
        </w:rPr>
        <w:t xml:space="preserve">property </w:t>
      </w:r>
      <w:r w:rsidRPr="00F16431">
        <w:rPr>
          <w:rStyle w:val="Entity"/>
        </w:rPr>
        <w:t>status</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w:t>
      </w:r>
      <w:r w:rsidRPr="00FD56B7">
        <w:rPr>
          <w:rFonts w:cs="Arial"/>
          <w:color w:val="000000"/>
          <w:lang w:val="en-CA"/>
        </w:rPr>
        <w:t>present status of the borehole (e.g., abandoned, completed, proposed, suspended)</w:t>
      </w:r>
      <w:r>
        <w:rPr>
          <w:rFonts w:cs="Arial"/>
          <w:color w:val="000000"/>
          <w:lang w:val="en-CA"/>
        </w:rPr>
        <w:t>.</w:t>
      </w:r>
    </w:p>
    <w:p w14:paraId="06C9819E" w14:textId="77777777" w:rsidR="002C1116" w:rsidRDefault="002C1116" w:rsidP="002C1116">
      <w:pPr>
        <w:autoSpaceDE w:val="0"/>
        <w:autoSpaceDN w:val="0"/>
        <w:adjustRightInd w:val="0"/>
        <w:spacing w:after="0" w:line="240" w:lineRule="atLeast"/>
        <w:rPr>
          <w:rFonts w:cs="Arial"/>
          <w:color w:val="000000"/>
          <w:lang w:val="en-CA"/>
        </w:rPr>
      </w:pPr>
    </w:p>
    <w:p w14:paraId="3540CA3D" w14:textId="6CCD7ED8" w:rsidR="002C1116" w:rsidRPr="00005D4F" w:rsidRDefault="002C1116" w:rsidP="00005D4F">
      <w:pPr>
        <w:pStyle w:val="Titre4"/>
        <w:rPr>
          <w:lang w:val="en-CA"/>
        </w:rPr>
      </w:pPr>
      <w:proofErr w:type="gramStart"/>
      <w:r w:rsidRPr="00D970E9">
        <w:rPr>
          <w:lang w:val="en-CA"/>
        </w:rPr>
        <w:t>drillingMethod</w:t>
      </w:r>
      <w:proofErr w:type="gramEnd"/>
    </w:p>
    <w:p w14:paraId="119B4C39" w14:textId="57B51D1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drillingMethod</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indicate</w:t>
      </w:r>
      <w:r w:rsidR="00005D4F">
        <w:rPr>
          <w:rFonts w:cs="Arial"/>
          <w:color w:val="000000"/>
          <w:lang w:val="en-CA"/>
        </w:rPr>
        <w:t>s</w:t>
      </w:r>
      <w:r w:rsidRPr="00FD56B7">
        <w:rPr>
          <w:rFonts w:cs="Arial"/>
          <w:color w:val="000000"/>
          <w:lang w:val="en-CA"/>
        </w:rPr>
        <w:t xml:space="preserve"> the drilling method, or methods, used for this borehole (e.g., RAB, auger, diamond core drilling, air core drilling, piston)</w:t>
      </w:r>
      <w:r>
        <w:rPr>
          <w:rFonts w:cs="Arial"/>
          <w:color w:val="000000"/>
          <w:lang w:val="en-CA"/>
        </w:rPr>
        <w:t>.</w:t>
      </w:r>
    </w:p>
    <w:p w14:paraId="0DC7D3D1" w14:textId="77777777" w:rsidR="002C1116" w:rsidRDefault="002C1116" w:rsidP="002C1116">
      <w:pPr>
        <w:autoSpaceDE w:val="0"/>
        <w:autoSpaceDN w:val="0"/>
        <w:adjustRightInd w:val="0"/>
        <w:spacing w:after="0" w:line="240" w:lineRule="atLeast"/>
        <w:rPr>
          <w:rFonts w:cs="Arial"/>
          <w:color w:val="000000"/>
          <w:lang w:val="en-CA"/>
        </w:rPr>
      </w:pPr>
    </w:p>
    <w:p w14:paraId="4A836612" w14:textId="3A5BAEBD" w:rsidR="002C1116" w:rsidRPr="00005D4F" w:rsidRDefault="002C1116" w:rsidP="00005D4F">
      <w:pPr>
        <w:pStyle w:val="Titre4"/>
        <w:rPr>
          <w:lang w:val="en-CA"/>
        </w:rPr>
      </w:pPr>
      <w:proofErr w:type="gramStart"/>
      <w:r>
        <w:rPr>
          <w:lang w:val="en-CA"/>
        </w:rPr>
        <w:t>operator</w:t>
      </w:r>
      <w:proofErr w:type="gramEnd"/>
    </w:p>
    <w:p w14:paraId="2DEF9549" w14:textId="669356C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operator</w:t>
      </w:r>
      <w:proofErr w:type="gramStart"/>
      <w:r w:rsidRPr="00F16431">
        <w:rPr>
          <w:rStyle w:val="Entity"/>
        </w:rPr>
        <w:t>:Primitive</w:t>
      </w:r>
      <w:proofErr w:type="gramEnd"/>
      <w:r w:rsidRPr="00F16431">
        <w:rPr>
          <w:rStyle w:val="Entity"/>
        </w:rPr>
        <w:t>::CharacterString</w:t>
      </w:r>
      <w:r w:rsidRPr="00F16431" w:rsidDel="00253146">
        <w:rPr>
          <w:rStyle w:val="Entity"/>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o</w:t>
      </w:r>
      <w:r w:rsidRPr="00FD56B7">
        <w:rPr>
          <w:rFonts w:cs="Arial"/>
          <w:color w:val="000000"/>
          <w:lang w:val="en-CA"/>
        </w:rPr>
        <w:t>rganisation or agency responsible for commissioning of the borehole (as opposed to the agency which drilled the borehole).</w:t>
      </w:r>
    </w:p>
    <w:p w14:paraId="5B3ED5B4" w14:textId="77777777" w:rsidR="002C1116" w:rsidRDefault="002C1116" w:rsidP="002C1116">
      <w:pPr>
        <w:autoSpaceDE w:val="0"/>
        <w:autoSpaceDN w:val="0"/>
        <w:adjustRightInd w:val="0"/>
        <w:spacing w:after="0" w:line="240" w:lineRule="atLeast"/>
        <w:rPr>
          <w:rFonts w:cs="Arial"/>
          <w:color w:val="000000"/>
          <w:lang w:val="en-CA"/>
        </w:rPr>
      </w:pPr>
    </w:p>
    <w:p w14:paraId="5624B9B5" w14:textId="48FC79E6" w:rsidR="002C1116" w:rsidRPr="00005D4F" w:rsidRDefault="002C1116" w:rsidP="00005D4F">
      <w:pPr>
        <w:pStyle w:val="Titre4"/>
        <w:rPr>
          <w:lang w:val="en-CA"/>
        </w:rPr>
      </w:pPr>
      <w:proofErr w:type="gramStart"/>
      <w:r>
        <w:rPr>
          <w:lang w:val="en-CA"/>
        </w:rPr>
        <w:t>driller</w:t>
      </w:r>
      <w:proofErr w:type="gramEnd"/>
    </w:p>
    <w:p w14:paraId="59F529CC" w14:textId="7E29E81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driller</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w:t>
      </w:r>
      <w:r w:rsidRPr="00FD56B7">
        <w:rPr>
          <w:rFonts w:cs="Arial"/>
          <w:color w:val="000000"/>
          <w:lang w:val="en-CA"/>
        </w:rPr>
        <w:t>he organisation responsible for drilling the borehole (as opposed to commissioning the borehole).</w:t>
      </w:r>
    </w:p>
    <w:p w14:paraId="2D51572B" w14:textId="77777777" w:rsidR="002C1116" w:rsidRDefault="002C1116" w:rsidP="002C1116">
      <w:pPr>
        <w:autoSpaceDE w:val="0"/>
        <w:autoSpaceDN w:val="0"/>
        <w:adjustRightInd w:val="0"/>
        <w:spacing w:after="0" w:line="240" w:lineRule="atLeast"/>
        <w:rPr>
          <w:rFonts w:cs="Arial"/>
          <w:color w:val="000000"/>
          <w:lang w:val="en-CA"/>
        </w:rPr>
      </w:pPr>
    </w:p>
    <w:p w14:paraId="5891D797" w14:textId="11BE3E16" w:rsidR="002C1116" w:rsidRPr="00005D4F" w:rsidRDefault="002C1116" w:rsidP="00005D4F">
      <w:pPr>
        <w:pStyle w:val="Titre4"/>
        <w:rPr>
          <w:lang w:val="en-CA"/>
        </w:rPr>
      </w:pPr>
      <w:proofErr w:type="gramStart"/>
      <w:r w:rsidRPr="00D970E9">
        <w:rPr>
          <w:lang w:val="en-CA"/>
        </w:rPr>
        <w:t>drillStartDate</w:t>
      </w:r>
      <w:proofErr w:type="gramEnd"/>
    </w:p>
    <w:p w14:paraId="6E08A92C" w14:textId="03356A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drillStartDate</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w:t>
      </w:r>
      <w:r w:rsidRPr="002E1163">
        <w:rPr>
          <w:rFonts w:cs="Arial"/>
          <w:color w:val="000000"/>
          <w:lang w:val="en-CA"/>
        </w:rPr>
        <w:t>he date of the start of drilling</w:t>
      </w:r>
      <w:r>
        <w:rPr>
          <w:rFonts w:cs="Arial"/>
          <w:color w:val="000000"/>
          <w:lang w:val="en-CA"/>
        </w:rPr>
        <w:t xml:space="preserve"> </w:t>
      </w:r>
      <w:r w:rsidR="00005D4F">
        <w:rPr>
          <w:rFonts w:cs="Arial"/>
          <w:color w:val="000000"/>
          <w:lang w:val="en-CA"/>
        </w:rPr>
        <w:t>formatted according to ISO</w:t>
      </w:r>
      <w:r w:rsidRPr="002E1163">
        <w:rPr>
          <w:rFonts w:cs="Arial"/>
          <w:color w:val="000000"/>
          <w:lang w:val="en-CA"/>
        </w:rPr>
        <w:t>8601 (e.g. 2012-03-17)</w:t>
      </w:r>
      <w:r>
        <w:rPr>
          <w:rFonts w:cs="Arial"/>
          <w:color w:val="000000"/>
          <w:lang w:val="en-CA"/>
        </w:rPr>
        <w:t>.</w:t>
      </w:r>
    </w:p>
    <w:p w14:paraId="5D4EFDB6" w14:textId="77777777" w:rsidR="002C1116" w:rsidRDefault="002C1116" w:rsidP="002C1116">
      <w:pPr>
        <w:autoSpaceDE w:val="0"/>
        <w:autoSpaceDN w:val="0"/>
        <w:adjustRightInd w:val="0"/>
        <w:spacing w:after="0" w:line="240" w:lineRule="atLeast"/>
        <w:rPr>
          <w:rFonts w:cs="Arial"/>
          <w:color w:val="000000"/>
          <w:lang w:val="en-CA"/>
        </w:rPr>
      </w:pPr>
    </w:p>
    <w:p w14:paraId="44886C8A" w14:textId="779A6735" w:rsidR="002C1116" w:rsidRPr="00005D4F" w:rsidRDefault="002C1116" w:rsidP="00005D4F">
      <w:pPr>
        <w:pStyle w:val="Titre4"/>
      </w:pPr>
      <w:proofErr w:type="gramStart"/>
      <w:r w:rsidRPr="00A12606">
        <w:t>drillEndDate</w:t>
      </w:r>
      <w:proofErr w:type="gramEnd"/>
    </w:p>
    <w:p w14:paraId="40B8B2BD" w14:textId="5CDB6263" w:rsidR="002C1116" w:rsidRPr="00D970E9" w:rsidRDefault="002C1116" w:rsidP="002C1116">
      <w:pPr>
        <w:rPr>
          <w:lang w:val="en-CA"/>
        </w:rPr>
      </w:pPr>
      <w:r>
        <w:t>If present, t</w:t>
      </w:r>
      <w:r>
        <w:rPr>
          <w:lang w:val="en-CA"/>
        </w:rPr>
        <w:t xml:space="preserve">he property </w:t>
      </w:r>
      <w:r w:rsidRPr="00F16431">
        <w:rPr>
          <w:rStyle w:val="Entity"/>
        </w:rPr>
        <w:t>drillEndData</w:t>
      </w:r>
      <w:proofErr w:type="gramStart"/>
      <w:r w:rsidRPr="00F16431">
        <w:rPr>
          <w:rStyle w:val="Entity"/>
        </w:rPr>
        <w:t>:Primitive</w:t>
      </w:r>
      <w:proofErr w:type="gramEnd"/>
      <w:r w:rsidRPr="00F16431">
        <w:rPr>
          <w:rStyle w:val="Entity"/>
        </w:rPr>
        <w:t>::CharacterString</w:t>
      </w:r>
      <w:r>
        <w:rPr>
          <w:lang w:val="en-CA"/>
        </w:rPr>
        <w:t xml:space="preserve"> report</w:t>
      </w:r>
      <w:r w:rsidR="00005D4F">
        <w:rPr>
          <w:lang w:val="en-CA"/>
        </w:rPr>
        <w:t>s</w:t>
      </w:r>
      <w:r>
        <w:rPr>
          <w:lang w:val="en-CA"/>
        </w:rPr>
        <w:t xml:space="preserve"> t</w:t>
      </w:r>
      <w:r w:rsidRPr="00D970E9">
        <w:rPr>
          <w:lang w:val="en-CA"/>
        </w:rPr>
        <w:t xml:space="preserve">he date of the end of drilling </w:t>
      </w:r>
      <w:r w:rsidR="00005D4F">
        <w:rPr>
          <w:lang w:val="en-CA"/>
        </w:rPr>
        <w:t>formatted according to ISO</w:t>
      </w:r>
      <w:r>
        <w:rPr>
          <w:lang w:val="en-CA"/>
        </w:rPr>
        <w:t>8601 (e.g. 2012-03-28).</w:t>
      </w:r>
    </w:p>
    <w:p w14:paraId="10191D87" w14:textId="1402F2FA" w:rsidR="002C1116" w:rsidRPr="00005D4F" w:rsidRDefault="002C1116" w:rsidP="00005D4F">
      <w:pPr>
        <w:pStyle w:val="Titre4"/>
        <w:rPr>
          <w:lang w:val="en-CA"/>
        </w:rPr>
      </w:pPr>
      <w:proofErr w:type="gramStart"/>
      <w:r>
        <w:rPr>
          <w:lang w:val="en-CA"/>
        </w:rPr>
        <w:t>startPoint</w:t>
      </w:r>
      <w:proofErr w:type="gramEnd"/>
    </w:p>
    <w:p w14:paraId="2E8E88D4" w14:textId="5FB5773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startPoint</w:t>
      </w:r>
      <w:proofErr w:type="gramStart"/>
      <w:r w:rsidRPr="00F16431">
        <w:rPr>
          <w:rStyle w:val="Entity"/>
        </w:rPr>
        <w:t>:Primitive</w:t>
      </w:r>
      <w:proofErr w:type="gramEnd"/>
      <w:r w:rsidRPr="00F16431">
        <w:rPr>
          <w:rStyle w:val="Entity"/>
        </w:rPr>
        <w:t>::CharacterString</w:t>
      </w:r>
      <w:r>
        <w:rPr>
          <w:rFonts w:cs="Arial"/>
          <w:color w:val="000000"/>
          <w:lang w:val="en-CA"/>
        </w:rPr>
        <w:t xml:space="preserve"> indicate</w:t>
      </w:r>
      <w:r w:rsidR="00005D4F">
        <w:rPr>
          <w:rFonts w:cs="Arial"/>
          <w:color w:val="000000"/>
          <w:lang w:val="en-CA"/>
        </w:rPr>
        <w:t>s</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2D23FD1E" w14:textId="77777777" w:rsidR="002C1116" w:rsidRDefault="002C1116" w:rsidP="002C1116">
      <w:pPr>
        <w:autoSpaceDE w:val="0"/>
        <w:autoSpaceDN w:val="0"/>
        <w:adjustRightInd w:val="0"/>
        <w:spacing w:after="0" w:line="240" w:lineRule="atLeast"/>
        <w:rPr>
          <w:rFonts w:cs="Arial"/>
          <w:color w:val="000000"/>
          <w:lang w:val="en-CA"/>
        </w:rPr>
      </w:pPr>
    </w:p>
    <w:p w14:paraId="44D0D809" w14:textId="3566844D" w:rsidR="002C1116" w:rsidRPr="00005D4F" w:rsidRDefault="002C1116" w:rsidP="00005D4F">
      <w:pPr>
        <w:pStyle w:val="Titre4"/>
        <w:rPr>
          <w:lang w:val="en-CA"/>
        </w:rPr>
      </w:pPr>
      <w:proofErr w:type="gramStart"/>
      <w:r>
        <w:rPr>
          <w:lang w:val="en-CA"/>
        </w:rPr>
        <w:t>inclinationType</w:t>
      </w:r>
      <w:proofErr w:type="gramEnd"/>
    </w:p>
    <w:p w14:paraId="1AFCBB85" w14:textId="2A46FCC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inclinationType</w:t>
      </w:r>
      <w:proofErr w:type="gramStart"/>
      <w:r w:rsidRPr="00F16431">
        <w:rPr>
          <w:rStyle w:val="Entity"/>
        </w:rPr>
        <w:t>:Primitive</w:t>
      </w:r>
      <w:proofErr w:type="gramEnd"/>
      <w:r w:rsidRPr="00F16431">
        <w:rPr>
          <w:rStyle w:val="Entity"/>
        </w:rPr>
        <w:t>::CharacterString</w:t>
      </w:r>
      <w:r>
        <w:rPr>
          <w:rFonts w:cs="Arial"/>
          <w:color w:val="000000"/>
          <w:lang w:val="en-CA"/>
        </w:rPr>
        <w:t xml:space="preserve"> i</w:t>
      </w:r>
      <w:r w:rsidRPr="00E341D3">
        <w:rPr>
          <w:rFonts w:cs="Arial"/>
          <w:color w:val="000000"/>
          <w:lang w:val="en-CA"/>
        </w:rPr>
        <w:t>ndicate</w:t>
      </w:r>
      <w:r w:rsidR="00005D4F">
        <w:rPr>
          <w:rFonts w:cs="Arial"/>
          <w:color w:val="000000"/>
          <w:lang w:val="en-CA"/>
        </w:rPr>
        <w:t>s</w:t>
      </w:r>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6CB2A685" w14:textId="77777777" w:rsidR="002C1116" w:rsidRDefault="002C1116" w:rsidP="002C1116">
      <w:pPr>
        <w:autoSpaceDE w:val="0"/>
        <w:autoSpaceDN w:val="0"/>
        <w:adjustRightInd w:val="0"/>
        <w:spacing w:after="0" w:line="240" w:lineRule="atLeast"/>
        <w:rPr>
          <w:rFonts w:cs="Arial"/>
          <w:color w:val="000000"/>
          <w:lang w:val="en-CA"/>
        </w:rPr>
      </w:pPr>
    </w:p>
    <w:p w14:paraId="6D270F8D" w14:textId="3C44380A" w:rsidR="002C1116" w:rsidRPr="00005D4F" w:rsidRDefault="002C1116" w:rsidP="00005D4F">
      <w:pPr>
        <w:pStyle w:val="Titre4"/>
        <w:rPr>
          <w:lang w:val="en-CA"/>
        </w:rPr>
      </w:pPr>
      <w:proofErr w:type="gramStart"/>
      <w:r w:rsidRPr="00FE4C9E">
        <w:rPr>
          <w:lang w:val="en-CA"/>
        </w:rPr>
        <w:t>boreholeMaterialCustodian</w:t>
      </w:r>
      <w:proofErr w:type="gramEnd"/>
    </w:p>
    <w:p w14:paraId="0E8C825F" w14:textId="05795765" w:rsidR="002C1116" w:rsidRPr="00FE4C9E"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boreholeMaterialCustodian</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o</w:t>
      </w:r>
      <w:r w:rsidRPr="00FE4C9E">
        <w:rPr>
          <w:rFonts w:cs="Arial"/>
          <w:color w:val="000000"/>
          <w:lang w:val="en-CA"/>
        </w:rPr>
        <w:t>rganisation that is the custodian of the material recovered from the borehole</w:t>
      </w:r>
      <w:r>
        <w:rPr>
          <w:rFonts w:cs="Arial"/>
          <w:color w:val="000000"/>
          <w:lang w:val="en-CA"/>
        </w:rPr>
        <w:t>.</w:t>
      </w:r>
    </w:p>
    <w:p w14:paraId="3F722A96" w14:textId="77777777" w:rsidR="002C1116" w:rsidRDefault="002C1116" w:rsidP="002C1116">
      <w:pPr>
        <w:autoSpaceDE w:val="0"/>
        <w:autoSpaceDN w:val="0"/>
        <w:adjustRightInd w:val="0"/>
        <w:spacing w:after="0" w:line="240" w:lineRule="atLeast"/>
        <w:rPr>
          <w:rFonts w:cs="Arial"/>
          <w:color w:val="000000"/>
          <w:lang w:val="en-CA"/>
        </w:rPr>
      </w:pPr>
    </w:p>
    <w:p w14:paraId="266D9CA5" w14:textId="709A30DD" w:rsidR="002C1116" w:rsidRPr="00005D4F" w:rsidRDefault="002C1116" w:rsidP="00005D4F">
      <w:pPr>
        <w:pStyle w:val="Titre4"/>
        <w:rPr>
          <w:lang w:val="en-CA"/>
        </w:rPr>
      </w:pPr>
      <w:r w:rsidRPr="0061478E">
        <w:rPr>
          <w:lang w:val="en-CA"/>
        </w:rPr>
        <w:lastRenderedPageBreak/>
        <w:t>boreholeLength_m</w:t>
      </w:r>
    </w:p>
    <w:p w14:paraId="561F372A" w14:textId="5F3941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boreholeLength_m</w:t>
      </w:r>
      <w:proofErr w:type="gramStart"/>
      <w:r w:rsidRPr="00F16431">
        <w:rPr>
          <w:rStyle w:val="Entity"/>
        </w:rPr>
        <w:t>:Primitive</w:t>
      </w:r>
      <w:proofErr w:type="gramEnd"/>
      <w:r w:rsidRPr="00F16431">
        <w:rPr>
          <w:rStyle w:val="Entity"/>
        </w:rPr>
        <w:t xml:space="preserve">::Number </w:t>
      </w:r>
      <w:r>
        <w:rPr>
          <w:rFonts w:cs="Arial"/>
          <w:color w:val="000000"/>
          <w:lang w:val="en-CA"/>
        </w:rPr>
        <w:t>report</w:t>
      </w:r>
      <w:r w:rsidR="00005D4F">
        <w:rPr>
          <w:rFonts w:cs="Arial"/>
          <w:color w:val="000000"/>
          <w:lang w:val="en-CA"/>
        </w:rPr>
        <w:t>s</w:t>
      </w:r>
      <w:r>
        <w:rPr>
          <w:rFonts w:cs="Arial"/>
          <w:color w:val="000000"/>
          <w:lang w:val="en-CA"/>
        </w:rPr>
        <w:t xml:space="preserve"> t</w:t>
      </w:r>
      <w:r w:rsidRPr="0061478E">
        <w:rPr>
          <w:rFonts w:cs="Arial"/>
          <w:color w:val="000000"/>
          <w:lang w:val="en-CA"/>
        </w:rPr>
        <w:t xml:space="preserve">he length of a borehole, in metres, as determined by the data provider. Length may have different sources </w:t>
      </w:r>
      <w:r>
        <w:rPr>
          <w:rFonts w:cs="Arial"/>
          <w:color w:val="000000"/>
          <w:lang w:val="en-CA"/>
        </w:rPr>
        <w:t>(</w:t>
      </w:r>
      <w:r w:rsidRPr="0061478E">
        <w:rPr>
          <w:rFonts w:cs="Arial"/>
          <w:color w:val="000000"/>
          <w:lang w:val="en-CA"/>
        </w:rPr>
        <w:t>e.g., driller's measurement, logger's measurement, survey measurement)</w:t>
      </w:r>
      <w:r>
        <w:rPr>
          <w:rFonts w:cs="Arial"/>
          <w:color w:val="000000"/>
          <w:lang w:val="en-CA"/>
        </w:rPr>
        <w:t>.</w:t>
      </w:r>
    </w:p>
    <w:p w14:paraId="06941C34" w14:textId="77777777" w:rsidR="002C1116" w:rsidRDefault="002C1116" w:rsidP="002C1116">
      <w:pPr>
        <w:autoSpaceDE w:val="0"/>
        <w:autoSpaceDN w:val="0"/>
        <w:adjustRightInd w:val="0"/>
        <w:spacing w:after="0" w:line="240" w:lineRule="atLeast"/>
        <w:rPr>
          <w:rFonts w:cs="Arial"/>
          <w:color w:val="000000"/>
          <w:lang w:val="en-CA"/>
        </w:rPr>
      </w:pPr>
    </w:p>
    <w:p w14:paraId="652DB330" w14:textId="21F97ACE" w:rsidR="002C1116" w:rsidRPr="00005D4F" w:rsidRDefault="002C1116" w:rsidP="00005D4F">
      <w:pPr>
        <w:pStyle w:val="Titre4"/>
        <w:rPr>
          <w:lang w:val="en-CA"/>
        </w:rPr>
      </w:pPr>
      <w:r w:rsidRPr="00D970E9">
        <w:rPr>
          <w:lang w:val="en-CA"/>
        </w:rPr>
        <w:t>elevation_m</w:t>
      </w:r>
    </w:p>
    <w:p w14:paraId="2540199F" w14:textId="58628AF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elevation_m</w:t>
      </w:r>
      <w:proofErr w:type="gramStart"/>
      <w:r w:rsidRPr="00F16431">
        <w:rPr>
          <w:rStyle w:val="Entity"/>
        </w:rPr>
        <w:t>:Primitive</w:t>
      </w:r>
      <w:proofErr w:type="gramEnd"/>
      <w:r w:rsidRPr="00F16431">
        <w:rPr>
          <w:rStyle w:val="Entity"/>
        </w:rPr>
        <w:t>::Number</w:t>
      </w:r>
      <w:r>
        <w:rPr>
          <w:rFonts w:cs="Arial"/>
          <w:color w:val="000000"/>
          <w:lang w:val="en-CA"/>
        </w:rPr>
        <w:t xml:space="preserve"> report</w:t>
      </w:r>
      <w:r w:rsidR="00005D4F">
        <w:rPr>
          <w:rFonts w:cs="Arial"/>
          <w:color w:val="000000"/>
          <w:lang w:val="en-CA"/>
        </w:rPr>
        <w:t>s</w:t>
      </w:r>
      <w:r>
        <w:rPr>
          <w:rFonts w:cs="Arial"/>
          <w:color w:val="000000"/>
          <w:lang w:val="en-CA"/>
        </w:rPr>
        <w:t xml:space="preserve">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r>
        <w:rPr>
          <w:rFonts w:cs="Arial"/>
          <w:color w:val="000000"/>
          <w:lang w:val="en-CA"/>
        </w:rPr>
        <w:t xml:space="preserve">delivery of </w:t>
      </w:r>
      <w:r w:rsidRPr="0061478E">
        <w:rPr>
          <w:rFonts w:cs="Arial"/>
          <w:color w:val="000000"/>
          <w:lang w:val="en-CA"/>
        </w:rPr>
        <w:t xml:space="preserve">legacy </w:t>
      </w:r>
      <w:r>
        <w:rPr>
          <w:rFonts w:cs="Arial"/>
          <w:color w:val="000000"/>
          <w:lang w:val="en-CA"/>
        </w:rPr>
        <w:t xml:space="preserve">2D </w:t>
      </w:r>
      <w:r w:rsidRPr="0061478E">
        <w:rPr>
          <w:rFonts w:cs="Arial"/>
          <w:color w:val="000000"/>
          <w:lang w:val="en-CA"/>
        </w:rPr>
        <w:t xml:space="preserve">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w:t>
      </w:r>
      <w:r w:rsidRPr="00F16431">
        <w:rPr>
          <w:rStyle w:val="Entity"/>
        </w:rPr>
        <w:t>GM_Point</w:t>
      </w:r>
      <w:r w:rsidRPr="0061478E">
        <w:rPr>
          <w:rFonts w:cs="Arial"/>
          <w:color w:val="000000"/>
          <w:lang w:val="en-CA"/>
        </w:rPr>
        <w:t xml:space="preserve">. </w:t>
      </w:r>
    </w:p>
    <w:p w14:paraId="2723B2CB" w14:textId="77777777" w:rsidR="002C1116" w:rsidRDefault="002C1116" w:rsidP="002C1116">
      <w:pPr>
        <w:autoSpaceDE w:val="0"/>
        <w:autoSpaceDN w:val="0"/>
        <w:adjustRightInd w:val="0"/>
        <w:spacing w:after="0" w:line="240" w:lineRule="atLeast"/>
        <w:rPr>
          <w:rFonts w:cs="Arial"/>
          <w:color w:val="000000"/>
          <w:lang w:val="en-CA"/>
        </w:rPr>
      </w:pPr>
    </w:p>
    <w:p w14:paraId="4670C2DC" w14:textId="6D4FBC79" w:rsidR="002C1116" w:rsidRPr="00005D4F" w:rsidRDefault="002C1116" w:rsidP="00005D4F">
      <w:pPr>
        <w:pStyle w:val="Titre4"/>
        <w:rPr>
          <w:lang w:val="en-CA"/>
        </w:rPr>
      </w:pPr>
      <w:r w:rsidRPr="00D970E9">
        <w:rPr>
          <w:lang w:val="en-CA"/>
        </w:rPr>
        <w:t>elevation_srs</w:t>
      </w:r>
    </w:p>
    <w:p w14:paraId="6EF03DD2" w14:textId="16818C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elevation_srs</w:t>
      </w:r>
      <w:proofErr w:type="gramStart"/>
      <w:r w:rsidRPr="00F16431">
        <w:rPr>
          <w:rStyle w:val="Entity"/>
        </w:rPr>
        <w:t>:Primitive</w:t>
      </w:r>
      <w:proofErr w:type="gramEnd"/>
      <w:r w:rsidRPr="00F16431">
        <w:rPr>
          <w:rStyle w:val="Entity"/>
        </w:rPr>
        <w:t>::CharacterString</w:t>
      </w:r>
      <w:r>
        <w:rPr>
          <w:rFonts w:cs="Arial"/>
          <w:color w:val="000000"/>
          <w:lang w:val="en-CA"/>
        </w:rPr>
        <w:t xml:space="preserve"> </w:t>
      </w:r>
      <w:r w:rsidR="00005D4F">
        <w:rPr>
          <w:rFonts w:cs="Arial"/>
          <w:color w:val="000000"/>
          <w:lang w:val="en-CA"/>
        </w:rPr>
        <w:t>is</w:t>
      </w:r>
      <w:r>
        <w:rPr>
          <w:rFonts w:cs="Arial"/>
          <w:color w:val="000000"/>
          <w:lang w:val="en-CA"/>
        </w:rPr>
        <w:t xml:space="preserve"> a </w:t>
      </w:r>
      <w:r w:rsidRPr="0061478E">
        <w:rPr>
          <w:rFonts w:cs="Arial"/>
          <w:color w:val="000000"/>
          <w:lang w:val="en-CA"/>
        </w:rPr>
        <w:t>URI of a spatial reference system of the elevation value. (e.g., mean sea level)</w:t>
      </w:r>
      <w:r>
        <w:rPr>
          <w:rFonts w:cs="Arial"/>
          <w:color w:val="000000"/>
          <w:lang w:val="en-CA"/>
        </w:rPr>
        <w:t>.</w:t>
      </w:r>
      <w:r w:rsidRPr="0061478E">
        <w:rPr>
          <w:rFonts w:cs="Arial"/>
          <w:color w:val="000000"/>
          <w:lang w:val="en-CA"/>
        </w:rPr>
        <w:t xml:space="preserve"> Mandatory if elevation_m is populated.</w:t>
      </w:r>
      <w:r>
        <w:rPr>
          <w:rFonts w:cs="Arial"/>
          <w:color w:val="000000"/>
          <w:lang w:val="en-CA"/>
        </w:rPr>
        <w:t xml:space="preserve"> </w:t>
      </w:r>
      <w:r w:rsidRPr="0061478E">
        <w:rPr>
          <w:rFonts w:cs="Arial"/>
          <w:color w:val="000000"/>
          <w:lang w:val="en-CA"/>
        </w:rPr>
        <w:t xml:space="preserve">The SRS </w:t>
      </w:r>
      <w:r>
        <w:rPr>
          <w:rFonts w:cs="Arial"/>
          <w:color w:val="000000"/>
          <w:lang w:val="en-CA"/>
        </w:rPr>
        <w:t>shall</w:t>
      </w:r>
      <w:r w:rsidRPr="0061478E">
        <w:rPr>
          <w:rFonts w:cs="Arial"/>
          <w:color w:val="000000"/>
          <w:lang w:val="en-CA"/>
        </w:rPr>
        <w:t xml:space="preserve"> be a one dimensional vertical SRS (i.e., EPSG code in the range 5600-5799).</w:t>
      </w:r>
    </w:p>
    <w:p w14:paraId="1180A192"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012344" w14:textId="77777777" w:rsidTr="003811C7">
        <w:trPr>
          <w:cantSplit/>
        </w:trPr>
        <w:tc>
          <w:tcPr>
            <w:tcW w:w="4219" w:type="dxa"/>
            <w:tcBorders>
              <w:right w:val="nil"/>
            </w:tcBorders>
            <w:shd w:val="clear" w:color="auto" w:fill="auto"/>
          </w:tcPr>
          <w:p w14:paraId="0EC31052" w14:textId="442118F4" w:rsidR="002C1116" w:rsidRPr="00D12552" w:rsidRDefault="002C1418" w:rsidP="001B7AC0">
            <w:pPr>
              <w:pStyle w:val="Tabletext10"/>
              <w:rPr>
                <w:rStyle w:val="requri"/>
                <w:noProof/>
                <w:lang w:val="en-CA"/>
              </w:rPr>
            </w:pPr>
            <w:r>
              <w:rPr>
                <w:rStyle w:val="requri"/>
                <w:noProof/>
                <w:lang w:val="en-CA"/>
              </w:rPr>
              <w:t>/req</w:t>
            </w:r>
            <w:r w:rsidR="002C1116">
              <w:rPr>
                <w:rStyle w:val="requri"/>
                <w:noProof/>
                <w:lang w:val="en-CA"/>
              </w:rPr>
              <w:t>/gsml4-lite/boreholeview-elevation-</w:t>
            </w:r>
            <w:r w:rsidR="001B7AC0">
              <w:rPr>
                <w:rStyle w:val="requri"/>
                <w:noProof/>
                <w:lang w:val="en-CA"/>
              </w:rPr>
              <w:t>c</w:t>
            </w:r>
            <w:r w:rsidR="002C1116">
              <w:rPr>
                <w:rStyle w:val="requri"/>
                <w:noProof/>
                <w:lang w:val="en-CA"/>
              </w:rPr>
              <w:t>rs</w:t>
            </w:r>
          </w:p>
        </w:tc>
        <w:tc>
          <w:tcPr>
            <w:tcW w:w="4678" w:type="dxa"/>
            <w:tcBorders>
              <w:left w:val="nil"/>
            </w:tcBorders>
            <w:shd w:val="clear" w:color="auto" w:fill="auto"/>
          </w:tcPr>
          <w:p w14:paraId="6C55C8B1" w14:textId="77777777" w:rsidR="002C1116" w:rsidRPr="00D12552" w:rsidRDefault="002C1116" w:rsidP="003811C7">
            <w:pPr>
              <w:pStyle w:val="Tabletext10"/>
              <w:jc w:val="left"/>
              <w:rPr>
                <w:rStyle w:val="reqtext"/>
                <w:lang w:val="en-CA"/>
              </w:rPr>
            </w:pPr>
            <w:r>
              <w:rPr>
                <w:rStyle w:val="reqtext"/>
                <w:lang w:val="en-CA"/>
              </w:rPr>
              <w:t>If present, elevation_srs SHALL resolve to a valid EPSG vertical datum in the range EPSG:5600 to EPSG:5799</w:t>
            </w:r>
          </w:p>
        </w:tc>
      </w:tr>
    </w:tbl>
    <w:p w14:paraId="70B2B002" w14:textId="77777777" w:rsidR="002C1116" w:rsidRDefault="002C1116" w:rsidP="002C1116">
      <w:pPr>
        <w:autoSpaceDE w:val="0"/>
        <w:autoSpaceDN w:val="0"/>
        <w:adjustRightInd w:val="0"/>
        <w:spacing w:after="0" w:line="240" w:lineRule="atLeast"/>
        <w:rPr>
          <w:rFonts w:cs="Arial"/>
          <w:color w:val="000000"/>
          <w:lang w:val="en-CA"/>
        </w:rPr>
      </w:pPr>
    </w:p>
    <w:p w14:paraId="1217216F" w14:textId="2432F6B0" w:rsidR="002C1116" w:rsidRPr="00A12606" w:rsidRDefault="002C1116" w:rsidP="002C1116">
      <w:pPr>
        <w:autoSpaceDE w:val="0"/>
        <w:autoSpaceDN w:val="0"/>
        <w:adjustRightInd w:val="0"/>
        <w:spacing w:after="0" w:line="240" w:lineRule="atLeast"/>
        <w:rPr>
          <w:rStyle w:val="reqtext"/>
        </w:rPr>
      </w:pPr>
      <w:r>
        <w:rPr>
          <w:rFonts w:cs="Arial"/>
          <w:color w:val="000000"/>
          <w:lang w:val="en-CA"/>
        </w:rPr>
        <w:t xml:space="preserve">Example: </w:t>
      </w:r>
      <w:r w:rsidR="001B7AC0" w:rsidRPr="001B7AC0">
        <w:rPr>
          <w:rStyle w:val="xmlChar"/>
        </w:rPr>
        <w:t>https://epsg.io/5711.gml</w:t>
      </w:r>
      <w:r>
        <w:rPr>
          <w:rStyle w:val="reqtext"/>
        </w:rPr>
        <w:t xml:space="preserve"> </w:t>
      </w:r>
    </w:p>
    <w:p w14:paraId="1C6A5799" w14:textId="77777777" w:rsidR="002C1116" w:rsidRDefault="002C1116" w:rsidP="002C1116">
      <w:pPr>
        <w:autoSpaceDE w:val="0"/>
        <w:autoSpaceDN w:val="0"/>
        <w:adjustRightInd w:val="0"/>
        <w:spacing w:after="0" w:line="240" w:lineRule="atLeast"/>
        <w:rPr>
          <w:rFonts w:cs="Arial"/>
          <w:color w:val="000000"/>
          <w:lang w:val="en-CA"/>
        </w:rPr>
      </w:pPr>
    </w:p>
    <w:p w14:paraId="7DFE61D4" w14:textId="554FC6B1" w:rsidR="002C1116" w:rsidRPr="00005D4F" w:rsidRDefault="002C1116" w:rsidP="00005D4F">
      <w:pPr>
        <w:pStyle w:val="Titre4"/>
        <w:rPr>
          <w:lang w:val="en-CA"/>
        </w:rPr>
      </w:pPr>
      <w:proofErr w:type="gramStart"/>
      <w:r w:rsidRPr="00D970E9">
        <w:rPr>
          <w:lang w:val="en-CA"/>
        </w:rPr>
        <w:t>positionalAccuracy</w:t>
      </w:r>
      <w:proofErr w:type="gramEnd"/>
    </w:p>
    <w:p w14:paraId="22FC0E95" w14:textId="6B764C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positionalAccuracy</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a</w:t>
      </w:r>
      <w:r w:rsidRPr="00A0347F">
        <w:rPr>
          <w:rFonts w:cs="Arial"/>
          <w:color w:val="000000"/>
          <w:lang w:val="en-CA"/>
        </w:rPr>
        <w:t>n estimate of the accuracy of the location of the borehole collar location.</w:t>
      </w:r>
      <w:r>
        <w:rPr>
          <w:rFonts w:cs="Arial"/>
          <w:color w:val="000000"/>
          <w:lang w:val="en-CA"/>
        </w:rPr>
        <w:t xml:space="preserve">  Ideally, this would be a quantitative estimate of accuracy (e.g., 20 metres).</w:t>
      </w:r>
    </w:p>
    <w:p w14:paraId="2E7FE2CE" w14:textId="79D1E392" w:rsidR="002C1116" w:rsidRPr="00005D4F" w:rsidRDefault="002C1116" w:rsidP="00005D4F">
      <w:pPr>
        <w:pStyle w:val="Titre4"/>
        <w:rPr>
          <w:lang w:val="en-CA"/>
        </w:rPr>
      </w:pPr>
      <w:proofErr w:type="gramStart"/>
      <w:r>
        <w:rPr>
          <w:lang w:val="en-CA"/>
        </w:rPr>
        <w:t>source</w:t>
      </w:r>
      <w:proofErr w:type="gramEnd"/>
    </w:p>
    <w:p w14:paraId="7B2CB826" w14:textId="1B70358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F16431">
        <w:rPr>
          <w:rStyle w:val="Entity"/>
        </w:rPr>
        <w:t>source</w:t>
      </w:r>
      <w:proofErr w:type="gramStart"/>
      <w:r w:rsidRPr="00F16431">
        <w:rPr>
          <w:rStyle w:val="Entity"/>
        </w:rPr>
        <w:t>:Primitive</w:t>
      </w:r>
      <w:proofErr w:type="gramEnd"/>
      <w:r w:rsidRPr="00F16431">
        <w:rPr>
          <w:rStyle w:val="Entity"/>
        </w:rPr>
        <w:t>::CharacterString</w:t>
      </w:r>
      <w:r>
        <w:rPr>
          <w:rFonts w:cs="Arial"/>
          <w:color w:val="000000"/>
          <w:lang w:val="en-CA"/>
        </w:rPr>
        <w:t xml:space="preserve"> property describe</w:t>
      </w:r>
      <w:r w:rsidR="00005D4F">
        <w:rPr>
          <w:rFonts w:cs="Arial"/>
          <w:color w:val="000000"/>
          <w:lang w:val="en-CA"/>
        </w:rPr>
        <w:t>s</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w:t>
      </w:r>
      <w:r w:rsidRPr="00F16431">
        <w:rPr>
          <w:rStyle w:val="Entity"/>
        </w:rPr>
        <w:t>metadata_uri</w:t>
      </w:r>
      <w:r w:rsidRPr="00BE718C">
        <w:rPr>
          <w:rFonts w:cs="Arial"/>
          <w:color w:val="000000"/>
          <w:lang w:val="en-CA"/>
        </w:rPr>
        <w:t>.</w:t>
      </w:r>
    </w:p>
    <w:p w14:paraId="7DA1764C" w14:textId="77777777" w:rsidR="002C1116" w:rsidRDefault="002C1116" w:rsidP="002C1116">
      <w:pPr>
        <w:autoSpaceDE w:val="0"/>
        <w:autoSpaceDN w:val="0"/>
        <w:adjustRightInd w:val="0"/>
        <w:spacing w:after="0" w:line="240" w:lineRule="atLeast"/>
        <w:rPr>
          <w:rFonts w:cs="Arial"/>
          <w:color w:val="000000"/>
          <w:lang w:val="en-CA"/>
        </w:rPr>
      </w:pPr>
    </w:p>
    <w:p w14:paraId="73B49946" w14:textId="6D2CE49E" w:rsidR="002C1116" w:rsidRPr="00005D4F" w:rsidRDefault="002C1116" w:rsidP="00005D4F">
      <w:pPr>
        <w:pStyle w:val="Titre4"/>
        <w:rPr>
          <w:lang w:val="en-CA"/>
        </w:rPr>
      </w:pPr>
      <w:r w:rsidRPr="00BE718C">
        <w:rPr>
          <w:lang w:val="en-CA"/>
        </w:rPr>
        <w:t>parentBorehole_uri</w:t>
      </w:r>
    </w:p>
    <w:p w14:paraId="7268F82E" w14:textId="115AB2F5"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When </w:t>
      </w:r>
      <w:r w:rsidR="00005D4F">
        <w:rPr>
          <w:rFonts w:cs="Arial"/>
          <w:color w:val="000000"/>
          <w:lang w:val="en-CA"/>
        </w:rPr>
        <w:t>present</w:t>
      </w:r>
      <w:r>
        <w:rPr>
          <w:rFonts w:cs="Arial"/>
          <w:color w:val="000000"/>
          <w:lang w:val="en-CA"/>
        </w:rPr>
        <w:t xml:space="preserve">, the </w:t>
      </w:r>
      <w:r w:rsidRPr="00F16431">
        <w:rPr>
          <w:rStyle w:val="Entity"/>
        </w:rPr>
        <w:t>parentBorehole_uri</w:t>
      </w:r>
      <w:proofErr w:type="gramStart"/>
      <w:r w:rsidRPr="00F16431">
        <w:rPr>
          <w:rStyle w:val="Entity"/>
        </w:rPr>
        <w:t>:Primitive</w:t>
      </w:r>
      <w:proofErr w:type="gramEnd"/>
      <w:r w:rsidRPr="00F16431">
        <w:rPr>
          <w:rStyle w:val="Entity"/>
        </w:rPr>
        <w:t>::CharacterString</w:t>
      </w:r>
      <w:r>
        <w:rPr>
          <w:rFonts w:cs="Arial"/>
          <w:color w:val="000000"/>
          <w:lang w:val="en-CA"/>
        </w:rPr>
        <w:t xml:space="preserve"> contain</w:t>
      </w:r>
      <w:r w:rsidR="00005D4F">
        <w:rPr>
          <w:rFonts w:cs="Arial"/>
          <w:color w:val="000000"/>
          <w:lang w:val="en-CA"/>
        </w:rPr>
        <w:t>s</w:t>
      </w:r>
      <w:r>
        <w:rPr>
          <w:rFonts w:cs="Arial"/>
          <w:color w:val="000000"/>
          <w:lang w:val="en-CA"/>
        </w:rPr>
        <w:t xml:space="preserve"> a </w:t>
      </w:r>
      <w:r w:rsidRPr="00BE718C">
        <w:rPr>
          <w:rFonts w:cs="Arial"/>
          <w:color w:val="000000"/>
          <w:lang w:val="en-CA"/>
        </w:rPr>
        <w:t xml:space="preserve">URI referring </w:t>
      </w:r>
      <w:r>
        <w:rPr>
          <w:rFonts w:cs="Arial"/>
          <w:color w:val="000000"/>
          <w:lang w:val="en-CA"/>
        </w:rPr>
        <w:t>to one or more representations</w:t>
      </w:r>
      <w:r w:rsidRPr="00BE718C">
        <w:rPr>
          <w:rFonts w:cs="Arial"/>
          <w:color w:val="000000"/>
          <w:lang w:val="en-CA"/>
        </w:rPr>
        <w:t xml:space="preserve"> of a parent borehole (e.g., </w:t>
      </w:r>
      <w:r>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4005F053"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4F1C3FE" w14:textId="77777777" w:rsidTr="003811C7">
        <w:trPr>
          <w:cantSplit/>
        </w:trPr>
        <w:tc>
          <w:tcPr>
            <w:tcW w:w="4219" w:type="dxa"/>
            <w:tcBorders>
              <w:right w:val="nil"/>
            </w:tcBorders>
            <w:shd w:val="clear" w:color="auto" w:fill="auto"/>
          </w:tcPr>
          <w:p w14:paraId="3EE1847B" w14:textId="3F0CA5F9"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/gsml4-lite/boreholeview-parentBorehole-uri</w:t>
            </w:r>
          </w:p>
        </w:tc>
        <w:tc>
          <w:tcPr>
            <w:tcW w:w="4678" w:type="dxa"/>
            <w:tcBorders>
              <w:left w:val="nil"/>
            </w:tcBorders>
            <w:shd w:val="clear" w:color="auto" w:fill="auto"/>
          </w:tcPr>
          <w:p w14:paraId="6CA444D6" w14:textId="77777777" w:rsidR="002C1116" w:rsidRPr="00D12552" w:rsidRDefault="002C1116" w:rsidP="003811C7">
            <w:pPr>
              <w:pStyle w:val="Tabletext10"/>
              <w:jc w:val="left"/>
              <w:rPr>
                <w:rStyle w:val="reqtext"/>
                <w:lang w:val="en-CA"/>
              </w:rPr>
            </w:pPr>
            <w:r>
              <w:rPr>
                <w:rStyle w:val="reqtext"/>
                <w:lang w:val="en-CA"/>
              </w:rPr>
              <w:t>If present, parentBorehole_uri SHOULD resolve to a representation of a GeoSciML borehole.</w:t>
            </w:r>
          </w:p>
        </w:tc>
      </w:tr>
    </w:tbl>
    <w:p w14:paraId="79F8EA05" w14:textId="77777777" w:rsidR="002C1116" w:rsidRDefault="002C1116" w:rsidP="002C1116">
      <w:pPr>
        <w:autoSpaceDE w:val="0"/>
        <w:autoSpaceDN w:val="0"/>
        <w:adjustRightInd w:val="0"/>
        <w:spacing w:after="0" w:line="240" w:lineRule="atLeast"/>
        <w:rPr>
          <w:rFonts w:cs="Arial"/>
          <w:color w:val="000000"/>
          <w:lang w:val="en-CA"/>
        </w:rPr>
      </w:pPr>
    </w:p>
    <w:p w14:paraId="5D36C0AB"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188A4DE5" w14:textId="77777777" w:rsidR="002C1116" w:rsidRDefault="002C1116" w:rsidP="002C1116">
      <w:pPr>
        <w:autoSpaceDE w:val="0"/>
        <w:autoSpaceDN w:val="0"/>
        <w:adjustRightInd w:val="0"/>
        <w:spacing w:after="0" w:line="240" w:lineRule="atLeast"/>
        <w:rPr>
          <w:rFonts w:cs="Arial"/>
          <w:color w:val="000000"/>
          <w:lang w:val="en-CA"/>
        </w:rPr>
      </w:pPr>
    </w:p>
    <w:p w14:paraId="48DAB3F0" w14:textId="3F9E86EE" w:rsidR="002C1116" w:rsidRPr="00005D4F" w:rsidRDefault="002C1116" w:rsidP="00005D4F">
      <w:pPr>
        <w:pStyle w:val="Titre4"/>
        <w:rPr>
          <w:lang w:val="en-CA"/>
        </w:rPr>
      </w:pPr>
      <w:r w:rsidRPr="00D970E9">
        <w:rPr>
          <w:lang w:val="en-CA"/>
        </w:rPr>
        <w:t>metadata_uri</w:t>
      </w:r>
    </w:p>
    <w:p w14:paraId="0935E358" w14:textId="242E973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metadata_uri</w:t>
      </w:r>
      <w:proofErr w:type="gramStart"/>
      <w:r w:rsidRPr="00F16431">
        <w:rPr>
          <w:rStyle w:val="Entity"/>
        </w:rPr>
        <w:t>:Primitive</w:t>
      </w:r>
      <w:proofErr w:type="gramEnd"/>
      <w:r w:rsidRPr="00F16431">
        <w:rPr>
          <w:rStyle w:val="Entity"/>
        </w:rPr>
        <w:t>::CharacterString</w:t>
      </w:r>
      <w:r>
        <w:rPr>
          <w:rFonts w:cs="Arial"/>
          <w:color w:val="000000"/>
          <w:lang w:val="en-CA"/>
        </w:rPr>
        <w:t xml:space="preserve"> contain</w:t>
      </w:r>
      <w:r w:rsidR="00005D4F">
        <w:rPr>
          <w:rFonts w:cs="Arial"/>
          <w:color w:val="000000"/>
          <w:lang w:val="en-CA"/>
        </w:rPr>
        <w:t>s</w:t>
      </w:r>
      <w:r>
        <w:rPr>
          <w:rFonts w:cs="Arial"/>
          <w:color w:val="000000"/>
          <w:lang w:val="en-CA"/>
        </w:rPr>
        <w:t xml:space="preserve"> a </w:t>
      </w:r>
      <w:r w:rsidRPr="00BE718C">
        <w:rPr>
          <w:rFonts w:cs="Arial"/>
          <w:color w:val="000000"/>
          <w:lang w:val="en-CA"/>
        </w:rPr>
        <w:t>URI referring to a metadata record describing the provenance of data.</w:t>
      </w:r>
    </w:p>
    <w:p w14:paraId="735F62AF" w14:textId="77777777" w:rsidR="002C1116" w:rsidRDefault="002C1116" w:rsidP="002C1116">
      <w:pPr>
        <w:autoSpaceDE w:val="0"/>
        <w:autoSpaceDN w:val="0"/>
        <w:adjustRightInd w:val="0"/>
        <w:spacing w:after="0" w:line="240" w:lineRule="atLeast"/>
        <w:rPr>
          <w:rFonts w:cs="Arial"/>
          <w:color w:val="000000"/>
          <w:lang w:val="en-CA"/>
        </w:rPr>
      </w:pPr>
    </w:p>
    <w:p w14:paraId="68C83A5A" w14:textId="02AD332F" w:rsidR="002C1116" w:rsidRPr="00BE718C" w:rsidRDefault="002C1116" w:rsidP="002C1116">
      <w:pPr>
        <w:pStyle w:val="Titre4"/>
      </w:pPr>
      <w:proofErr w:type="gramStart"/>
      <w:r w:rsidRPr="00C17A19">
        <w:t>genericSymbolizer</w:t>
      </w:r>
      <w:proofErr w:type="gramEnd"/>
    </w:p>
    <w:p w14:paraId="64738621" w14:textId="77777777" w:rsidR="002C1116" w:rsidRDefault="002C1116" w:rsidP="002C1116">
      <w:r>
        <w:t xml:space="preserve">If present, the property </w:t>
      </w:r>
      <w:r w:rsidRPr="00F16431">
        <w:rPr>
          <w:rStyle w:val="Entity"/>
        </w:rPr>
        <w:t>genericSymbolizer</w:t>
      </w:r>
      <w:proofErr w:type="gramStart"/>
      <w:r w:rsidRPr="00F16431">
        <w:rPr>
          <w:rStyle w:val="Entity"/>
        </w:rPr>
        <w:t>:Primitive</w:t>
      </w:r>
      <w:proofErr w:type="gramEnd"/>
      <w:r w:rsidRPr="00F16431">
        <w:rPr>
          <w:rStyle w:val="Entity"/>
        </w:rPr>
        <w:t>::CharacterString</w:t>
      </w:r>
      <w:r>
        <w:t xml:space="preserve"> contains an identifier</w:t>
      </w:r>
      <w:r w:rsidRPr="00C17A19">
        <w:t xml:space="preserve"> for a symbol from standard (locally or community defined) symbolization scheme for portrayal.</w:t>
      </w:r>
    </w:p>
    <w:p w14:paraId="3A7B2841" w14:textId="48D7CCCD" w:rsidR="002C1116" w:rsidRDefault="002C1116" w:rsidP="002C1116">
      <w:pPr>
        <w:pStyle w:val="Titre4"/>
      </w:pPr>
      <w:proofErr w:type="gramStart"/>
      <w:r>
        <w:t>s</w:t>
      </w:r>
      <w:r w:rsidRPr="004E3A57">
        <w:t>hape</w:t>
      </w:r>
      <w:proofErr w:type="gramEnd"/>
    </w:p>
    <w:p w14:paraId="21C40E5F" w14:textId="295EDC54" w:rsidR="002C1116" w:rsidRDefault="002C1116" w:rsidP="002C1116">
      <w:r>
        <w:t xml:space="preserve">The property </w:t>
      </w:r>
      <w:r w:rsidRPr="00F16431">
        <w:rPr>
          <w:rStyle w:val="Entity"/>
        </w:rPr>
        <w:t>shape</w:t>
      </w:r>
      <w:proofErr w:type="gramStart"/>
      <w:r w:rsidRPr="00F16431">
        <w:rPr>
          <w:rStyle w:val="Entity"/>
        </w:rPr>
        <w:t>:GM</w:t>
      </w:r>
      <w:proofErr w:type="gramEnd"/>
      <w:r w:rsidRPr="00F16431">
        <w:rPr>
          <w:rStyle w:val="Entity"/>
        </w:rPr>
        <w:t>_Object</w:t>
      </w:r>
      <w:r>
        <w:t xml:space="preserve"> contain</w:t>
      </w:r>
      <w:r w:rsidR="00005D4F">
        <w:t>s</w:t>
      </w:r>
      <w:r>
        <w:t xml:space="preserve"> a </w:t>
      </w:r>
      <w:r w:rsidRPr="00BE718C">
        <w:t>Geometry defining the extent of the borehole start point.</w:t>
      </w:r>
    </w:p>
    <w:p w14:paraId="28DF93E2" w14:textId="18A9DCA5" w:rsidR="002C1116" w:rsidRDefault="00005D4F" w:rsidP="002C1116">
      <w:pPr>
        <w:pStyle w:val="Titre4"/>
      </w:pPr>
      <w:proofErr w:type="gramStart"/>
      <w:r>
        <w:t>a</w:t>
      </w:r>
      <w:r w:rsidR="002C1116" w:rsidRPr="004E3A57">
        <w:t>ny</w:t>
      </w:r>
      <w:proofErr w:type="gramEnd"/>
    </w:p>
    <w:p w14:paraId="24390AB6" w14:textId="77777777" w:rsidR="002C1116" w:rsidRPr="002B6140" w:rsidRDefault="002C1116" w:rsidP="002C1116">
      <w:r>
        <w:t xml:space="preserve">A data provider may add an arbitrary number of extra properties, as long as the instance is conformant to GML Simple Feature Level 0. </w:t>
      </w:r>
    </w:p>
    <w:p w14:paraId="3B5CB824" w14:textId="77777777" w:rsidR="002C1116" w:rsidRDefault="002C1116" w:rsidP="002C1116">
      <w:pPr>
        <w:autoSpaceDE w:val="0"/>
        <w:autoSpaceDN w:val="0"/>
        <w:adjustRightInd w:val="0"/>
        <w:spacing w:after="0" w:line="240" w:lineRule="atLeast"/>
        <w:rPr>
          <w:rFonts w:cs="Arial"/>
          <w:color w:val="000000"/>
          <w:lang w:val="en-CA"/>
        </w:rPr>
      </w:pPr>
    </w:p>
    <w:p w14:paraId="6F11169D" w14:textId="77777777" w:rsidR="002C1116" w:rsidRDefault="002C1116" w:rsidP="002C1116">
      <w:pPr>
        <w:pStyle w:val="Titre3"/>
        <w:rPr>
          <w:lang w:val="en-CA"/>
        </w:rPr>
      </w:pPr>
      <w:bookmarkStart w:id="527" w:name="_Toc458065791"/>
      <w:r w:rsidRPr="00D14AF0">
        <w:rPr>
          <w:lang w:val="en-CA"/>
        </w:rPr>
        <w:t>ContactView</w:t>
      </w:r>
      <w:bookmarkEnd w:id="527"/>
    </w:p>
    <w:p w14:paraId="7D9D878F" w14:textId="77777777" w:rsidR="002C1116" w:rsidRDefault="002C1116" w:rsidP="002C1116">
      <w:pPr>
        <w:autoSpaceDE w:val="0"/>
        <w:autoSpaceDN w:val="0"/>
        <w:adjustRightInd w:val="0"/>
        <w:spacing w:after="0" w:line="240" w:lineRule="atLeast"/>
        <w:rPr>
          <w:rFonts w:cs="Arial"/>
          <w:color w:val="000000"/>
          <w:lang w:val="en-CA"/>
        </w:rPr>
      </w:pPr>
    </w:p>
    <w:p w14:paraId="1F6662FA"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5EFC532"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26AA8A13" wp14:editId="777FBAE3">
            <wp:extent cx="2524125" cy="22955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4A6CE7BB" w14:textId="77777777" w:rsidR="002C1116" w:rsidRPr="00F8032B" w:rsidRDefault="002C1116" w:rsidP="002C1116">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7C615B">
        <w:rPr>
          <w:noProof/>
          <w:color w:val="auto"/>
        </w:rPr>
        <w:t>102</w:t>
      </w:r>
      <w:r w:rsidRPr="00F8032B">
        <w:rPr>
          <w:color w:val="auto"/>
        </w:rPr>
        <w:fldChar w:fldCharType="end"/>
      </w:r>
      <w:r>
        <w:rPr>
          <w:color w:val="auto"/>
        </w:rPr>
        <w:t xml:space="preserve"> -</w:t>
      </w:r>
      <w:r w:rsidRPr="00F8032B">
        <w:rPr>
          <w:color w:val="auto"/>
        </w:rPr>
        <w:t xml:space="preserve"> ContactView </w:t>
      </w:r>
      <w:r>
        <w:rPr>
          <w:color w:val="auto"/>
        </w:rPr>
        <w:t>feature type.</w:t>
      </w:r>
    </w:p>
    <w:p w14:paraId="4F02BF3C" w14:textId="77777777" w:rsidR="002C1116" w:rsidRDefault="002C1116" w:rsidP="002C1116">
      <w:pPr>
        <w:autoSpaceDE w:val="0"/>
        <w:autoSpaceDN w:val="0"/>
        <w:adjustRightInd w:val="0"/>
        <w:spacing w:after="0" w:line="240" w:lineRule="atLeast"/>
        <w:rPr>
          <w:rFonts w:cs="Arial"/>
          <w:color w:val="000000"/>
          <w:lang w:val="en-CA"/>
        </w:rPr>
      </w:pPr>
    </w:p>
    <w:p w14:paraId="376F3385" w14:textId="77777777" w:rsidR="002C1116" w:rsidRPr="00D14AF0" w:rsidRDefault="002C1116" w:rsidP="002C1116">
      <w:pPr>
        <w:autoSpaceDE w:val="0"/>
        <w:autoSpaceDN w:val="0"/>
        <w:adjustRightInd w:val="0"/>
        <w:spacing w:after="0" w:line="240" w:lineRule="atLeast"/>
        <w:rPr>
          <w:rFonts w:cs="Arial"/>
          <w:color w:val="000000"/>
          <w:lang w:val="en-CA"/>
        </w:rPr>
      </w:pPr>
      <w:r w:rsidRPr="00F16431">
        <w:rPr>
          <w:rStyle w:val="Entity"/>
        </w:rPr>
        <w:t>ContactView</w:t>
      </w:r>
      <w:r>
        <w:rPr>
          <w:rFonts w:cs="Arial"/>
          <w:color w:val="000000"/>
          <w:lang w:val="en-CA"/>
        </w:rPr>
        <w:t xml:space="preserve"> is a s</w:t>
      </w:r>
      <w:r w:rsidRPr="00D14AF0">
        <w:rPr>
          <w:rFonts w:cs="Arial"/>
          <w:color w:val="000000"/>
          <w:lang w:val="en-CA"/>
        </w:rPr>
        <w:t xml:space="preserve">implified view of a GeoSciML </w:t>
      </w:r>
      <w:r w:rsidRPr="00F16431">
        <w:rPr>
          <w:rStyle w:val="Entity"/>
        </w:rPr>
        <w:t>Contact</w:t>
      </w:r>
      <w:r>
        <w:rPr>
          <w:rFonts w:cs="Arial"/>
          <w:color w:val="000000"/>
          <w:lang w:val="en-CA"/>
        </w:rPr>
        <w:t xml:space="preserve"> feature</w:t>
      </w:r>
      <w:r w:rsidRPr="00D14AF0">
        <w:rPr>
          <w:rFonts w:cs="Arial"/>
          <w:color w:val="000000"/>
          <w:lang w:val="en-CA"/>
        </w:rPr>
        <w:t xml:space="preserve">. In GeoSciML terms this will be an instance of a MappedFeature with key property values from the associated </w:t>
      </w:r>
      <w:r w:rsidRPr="00F16431">
        <w:rPr>
          <w:rStyle w:val="Entity"/>
        </w:rPr>
        <w:t>Contact</w:t>
      </w:r>
      <w:r w:rsidRPr="00D14AF0">
        <w:rPr>
          <w:rFonts w:cs="Arial"/>
          <w:color w:val="000000"/>
          <w:lang w:val="en-CA"/>
        </w:rPr>
        <w:t xml:space="preserve"> feature summarised as labels (unconstrained character strings) or arbitrarily selected classifiers to be used for thematic mapping purposes. The latter are the properties </w:t>
      </w:r>
      <w:r w:rsidRPr="00D14AF0">
        <w:rPr>
          <w:rFonts w:cs="Arial"/>
          <w:color w:val="000000"/>
          <w:lang w:val="en-CA"/>
        </w:rPr>
        <w:lastRenderedPageBreak/>
        <w:t>suffixed with '_uri' and will contain URIs referring to controlled concepts in published vocabularies.</w:t>
      </w:r>
    </w:p>
    <w:p w14:paraId="40183D2C" w14:textId="77777777" w:rsidR="002C1116" w:rsidRPr="00D14AF0" w:rsidRDefault="002C1116" w:rsidP="002C1116">
      <w:pPr>
        <w:autoSpaceDE w:val="0"/>
        <w:autoSpaceDN w:val="0"/>
        <w:adjustRightInd w:val="0"/>
        <w:spacing w:after="0" w:line="240" w:lineRule="atLeast"/>
        <w:rPr>
          <w:rFonts w:cs="Arial"/>
          <w:color w:val="000000"/>
          <w:lang w:val="en-CA"/>
        </w:rPr>
      </w:pPr>
    </w:p>
    <w:p w14:paraId="7CEFA23D" w14:textId="77777777" w:rsidR="002C1116" w:rsidRDefault="002C1116" w:rsidP="002C1116">
      <w:pPr>
        <w:autoSpaceDE w:val="0"/>
        <w:autoSpaceDN w:val="0"/>
        <w:adjustRightInd w:val="0"/>
        <w:spacing w:after="0" w:line="240" w:lineRule="atLeast"/>
        <w:rPr>
          <w:rFonts w:cs="Arial"/>
          <w:color w:val="000000"/>
          <w:lang w:val="en-CA"/>
        </w:rPr>
      </w:pPr>
    </w:p>
    <w:p w14:paraId="102FF586" w14:textId="77777777" w:rsidR="002C1116" w:rsidRDefault="002C1116" w:rsidP="002C1116">
      <w:pPr>
        <w:pStyle w:val="Titre4"/>
        <w:rPr>
          <w:lang w:val="en-CA"/>
        </w:rPr>
      </w:pPr>
      <w:r>
        <w:rPr>
          <w:lang w:val="en-CA"/>
        </w:rPr>
        <w:t>Mapping</w:t>
      </w:r>
    </w:p>
    <w:p w14:paraId="1AEAD6CC"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ook w:val="04A0" w:firstRow="1" w:lastRow="0" w:firstColumn="1" w:lastColumn="0" w:noHBand="0" w:noVBand="1"/>
      </w:tblPr>
      <w:tblGrid>
        <w:gridCol w:w="2395"/>
        <w:gridCol w:w="6461"/>
      </w:tblGrid>
      <w:tr w:rsidR="002C1116" w:rsidRPr="00005D4F" w14:paraId="4E236E49"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tcPr>
          <w:p w14:paraId="3E3EFDAB"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Property</w:t>
            </w:r>
          </w:p>
        </w:tc>
        <w:tc>
          <w:tcPr>
            <w:tcW w:w="6338" w:type="dxa"/>
          </w:tcPr>
          <w:p w14:paraId="11964D62" w14:textId="77777777" w:rsidR="002C1116" w:rsidRPr="00005D4F"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005D4F">
              <w:rPr>
                <w:rFonts w:ascii="Consolas" w:hAnsi="Consolas" w:cs="Consolas"/>
                <w:sz w:val="18"/>
                <w:szCs w:val="18"/>
                <w:lang w:val="en-CA" w:eastAsia="en-CA"/>
              </w:rPr>
              <w:t xml:space="preserve">Mapping from </w:t>
            </w:r>
            <w:r w:rsidRPr="00F16431">
              <w:rPr>
                <w:rStyle w:val="Entity"/>
              </w:rPr>
              <w:t>MappedFeature</w:t>
            </w:r>
          </w:p>
        </w:tc>
      </w:tr>
      <w:tr w:rsidR="002C1116" w:rsidRPr="00005D4F" w14:paraId="72B9C94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4ABD83" w14:textId="6FAA2E2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i</w:t>
            </w:r>
            <w:r w:rsidR="002C1116" w:rsidRPr="00005D4F">
              <w:rPr>
                <w:rFonts w:ascii="Consolas" w:hAnsi="Consolas" w:cs="Consolas"/>
                <w:sz w:val="18"/>
                <w:szCs w:val="18"/>
                <w:lang w:val="en-CA" w:eastAsia="en-CA"/>
              </w:rPr>
              <w:t>dentifier</w:t>
            </w:r>
          </w:p>
        </w:tc>
        <w:tc>
          <w:tcPr>
            <w:tcW w:w="6338" w:type="dxa"/>
            <w:hideMark/>
          </w:tcPr>
          <w:p w14:paraId="0E55200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specification:Contact::identifier</w:t>
            </w:r>
          </w:p>
        </w:tc>
      </w:tr>
      <w:tr w:rsidR="002C1116" w:rsidRPr="00005D4F" w14:paraId="23336B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6AF5B1" w14:textId="4A6D381D"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n</w:t>
            </w:r>
            <w:r w:rsidR="002C1116" w:rsidRPr="00005D4F">
              <w:rPr>
                <w:rFonts w:ascii="Consolas" w:hAnsi="Consolas" w:cs="Consolas"/>
                <w:sz w:val="18"/>
                <w:szCs w:val="18"/>
                <w:lang w:val="en-CA" w:eastAsia="en-CA"/>
              </w:rPr>
              <w:t>ame</w:t>
            </w:r>
          </w:p>
        </w:tc>
        <w:tc>
          <w:tcPr>
            <w:tcW w:w="6338" w:type="dxa"/>
            <w:hideMark/>
          </w:tcPr>
          <w:p w14:paraId="0E6065F0"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specification:Contact::name 1</w:t>
            </w:r>
          </w:p>
        </w:tc>
      </w:tr>
      <w:tr w:rsidR="002C1116" w:rsidRPr="00005D4F" w14:paraId="62CEF0B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EDF25" w14:textId="56F960E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d</w:t>
            </w:r>
            <w:r w:rsidR="002C1116" w:rsidRPr="00005D4F">
              <w:rPr>
                <w:rFonts w:ascii="Consolas" w:hAnsi="Consolas" w:cs="Consolas"/>
                <w:sz w:val="18"/>
                <w:szCs w:val="18"/>
                <w:lang w:val="en-CA" w:eastAsia="en-CA"/>
              </w:rPr>
              <w:t>escription</w:t>
            </w:r>
          </w:p>
        </w:tc>
        <w:tc>
          <w:tcPr>
            <w:tcW w:w="6338" w:type="dxa"/>
            <w:hideMark/>
          </w:tcPr>
          <w:p w14:paraId="7DB34E4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specification:Contact::description</w:t>
            </w:r>
          </w:p>
        </w:tc>
      </w:tr>
      <w:tr w:rsidR="002C1116" w:rsidRPr="00005D4F" w14:paraId="4E03E65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7F50D6C"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w:t>
            </w:r>
          </w:p>
        </w:tc>
        <w:tc>
          <w:tcPr>
            <w:tcW w:w="6338" w:type="dxa"/>
            <w:hideMark/>
          </w:tcPr>
          <w:p w14:paraId="4F10AE8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specification:Contact::contactType 2</w:t>
            </w:r>
          </w:p>
        </w:tc>
      </w:tr>
      <w:tr w:rsidR="002C1116" w:rsidRPr="00005D4F" w14:paraId="3CFCD1E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7FF55"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observationMethod</w:t>
            </w:r>
          </w:p>
        </w:tc>
        <w:tc>
          <w:tcPr>
            <w:tcW w:w="6338" w:type="dxa"/>
            <w:hideMark/>
          </w:tcPr>
          <w:p w14:paraId="75FB190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observationMethod 1 2</w:t>
            </w:r>
          </w:p>
        </w:tc>
      </w:tr>
      <w:tr w:rsidR="002C1116" w:rsidRPr="00005D4F" w14:paraId="6C457CD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A0D5E2A"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positionalAccuracy</w:t>
            </w:r>
          </w:p>
        </w:tc>
        <w:tc>
          <w:tcPr>
            <w:tcW w:w="6338" w:type="dxa"/>
            <w:hideMark/>
          </w:tcPr>
          <w:p w14:paraId="7DE2438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positionalAccuracy 2</w:t>
            </w:r>
          </w:p>
        </w:tc>
      </w:tr>
      <w:tr w:rsidR="002C1116" w:rsidRPr="00005D4F" w14:paraId="0ABEFE9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D2319F" w14:textId="7ED7DF40"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ource</w:t>
            </w:r>
          </w:p>
        </w:tc>
        <w:tc>
          <w:tcPr>
            <w:tcW w:w="6338" w:type="dxa"/>
            <w:hideMark/>
          </w:tcPr>
          <w:p w14:paraId="5AC6768E"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specification:GeologicUnit::metaDataProperty:(…):CI_Citation</w:t>
            </w:r>
          </w:p>
        </w:tc>
      </w:tr>
      <w:tr w:rsidR="002C1116" w:rsidRPr="00005D4F" w14:paraId="4204EE8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3A2BB1"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contactType_uri</w:t>
            </w:r>
          </w:p>
        </w:tc>
        <w:tc>
          <w:tcPr>
            <w:tcW w:w="6338" w:type="dxa"/>
            <w:hideMark/>
          </w:tcPr>
          <w:p w14:paraId="3EAB05A9"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specification::Contact:contactType 3</w:t>
            </w:r>
          </w:p>
        </w:tc>
      </w:tr>
      <w:tr w:rsidR="002C1116" w:rsidRPr="00005D4F" w14:paraId="2DBF483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23E70A0"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specification_uri</w:t>
            </w:r>
          </w:p>
        </w:tc>
        <w:tc>
          <w:tcPr>
            <w:tcW w:w="6338" w:type="dxa"/>
            <w:hideMark/>
          </w:tcPr>
          <w:p w14:paraId="407398F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 3</w:t>
            </w:r>
          </w:p>
        </w:tc>
      </w:tr>
      <w:tr w:rsidR="002C1116" w:rsidRPr="00005D4F" w14:paraId="1B06FBA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E415632"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metadata_uri</w:t>
            </w:r>
          </w:p>
        </w:tc>
        <w:tc>
          <w:tcPr>
            <w:tcW w:w="6338" w:type="dxa"/>
            <w:hideMark/>
          </w:tcPr>
          <w:p w14:paraId="4B94803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specification::Contact::metaDataProperty 3</w:t>
            </w:r>
          </w:p>
        </w:tc>
      </w:tr>
      <w:tr w:rsidR="002C1116" w:rsidRPr="00005D4F" w14:paraId="6CC85C3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5F1B279"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genericSymbolizer</w:t>
            </w:r>
          </w:p>
        </w:tc>
        <w:tc>
          <w:tcPr>
            <w:tcW w:w="6338" w:type="dxa"/>
            <w:hideMark/>
          </w:tcPr>
          <w:p w14:paraId="5458C69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005D4F" w14:paraId="41658A1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866206" w14:textId="3035FC1A"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hape</w:t>
            </w:r>
          </w:p>
        </w:tc>
        <w:tc>
          <w:tcPr>
            <w:tcW w:w="6338" w:type="dxa"/>
            <w:hideMark/>
          </w:tcPr>
          <w:p w14:paraId="076B7B4A"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shape</w:t>
            </w:r>
          </w:p>
        </w:tc>
      </w:tr>
      <w:tr w:rsidR="002C1116" w:rsidRPr="00005D4F" w14:paraId="179C021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F6E9340"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1</w:t>
            </w:r>
            <w:r w:rsidRPr="00005D4F">
              <w:rPr>
                <w:rFonts w:ascii="Consolas" w:hAnsi="Consolas" w:cs="Consolas"/>
                <w:sz w:val="18"/>
                <w:szCs w:val="18"/>
              </w:rPr>
              <w:t xml:space="preserve"> Case where multiple values are delivered for these elements in GeoSciML.  Data providers should </w:t>
            </w:r>
            <w:r w:rsidRPr="00005D4F">
              <w:rPr>
                <w:rFonts w:ascii="Consolas" w:hAnsi="Consolas" w:cs="Consolas"/>
                <w:b w:val="0"/>
                <w:sz w:val="18"/>
                <w:szCs w:val="18"/>
              </w:rPr>
              <w:t>choose</w:t>
            </w:r>
            <w:r w:rsidRPr="00005D4F">
              <w:rPr>
                <w:rFonts w:ascii="Consolas" w:hAnsi="Consolas" w:cs="Consolas"/>
                <w:sz w:val="18"/>
                <w:szCs w:val="18"/>
              </w:rPr>
              <w:t xml:space="preserve"> one, or merge, or concatenate values into a representative single value for use in GeoSciML-Lite</w:t>
            </w:r>
          </w:p>
          <w:p w14:paraId="0013FFBB"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2</w:t>
            </w:r>
            <w:r w:rsidRPr="00005D4F">
              <w:rPr>
                <w:rFonts w:ascii="Consolas" w:hAnsi="Consolas" w:cs="Consolas"/>
                <w:sz w:val="18"/>
                <w:szCs w:val="18"/>
              </w:rPr>
              <w:t xml:space="preserve"> Use appropriate </w:t>
            </w:r>
            <w:r w:rsidRPr="00005D4F">
              <w:rPr>
                <w:rFonts w:ascii="Consolas" w:hAnsi="Consolas" w:cs="Consolas"/>
                <w:b w:val="0"/>
                <w:sz w:val="18"/>
                <w:szCs w:val="18"/>
              </w:rPr>
              <w:t>human readable label</w:t>
            </w:r>
            <w:r w:rsidRPr="00005D4F">
              <w:rPr>
                <w:rFonts w:ascii="Consolas" w:hAnsi="Consolas" w:cs="Consolas"/>
                <w:sz w:val="18"/>
                <w:szCs w:val="18"/>
              </w:rPr>
              <w:t xml:space="preserve"> for the vocabulary</w:t>
            </w:r>
          </w:p>
          <w:p w14:paraId="1A46579E"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vertAlign w:val="superscript"/>
              </w:rPr>
              <w:t>3</w:t>
            </w:r>
            <w:r w:rsidRPr="00005D4F">
              <w:rPr>
                <w:rFonts w:ascii="Consolas" w:hAnsi="Consolas" w:cs="Consolas"/>
                <w:sz w:val="18"/>
                <w:szCs w:val="18"/>
              </w:rPr>
              <w:t xml:space="preserve"> Use a </w:t>
            </w:r>
            <w:r w:rsidRPr="00005D4F">
              <w:rPr>
                <w:rFonts w:ascii="Consolas" w:hAnsi="Consolas" w:cs="Consolas"/>
                <w:b w:val="0"/>
                <w:sz w:val="18"/>
                <w:szCs w:val="18"/>
              </w:rPr>
              <w:t>reference</w:t>
            </w:r>
            <w:r w:rsidRPr="00005D4F">
              <w:rPr>
                <w:rFonts w:ascii="Consolas" w:hAnsi="Consolas" w:cs="Consolas"/>
                <w:sz w:val="18"/>
                <w:szCs w:val="18"/>
              </w:rPr>
              <w:t xml:space="preserve"> or an identifier that can be use to reach a representation.</w:t>
            </w:r>
          </w:p>
        </w:tc>
      </w:tr>
    </w:tbl>
    <w:p w14:paraId="570934F8" w14:textId="77777777" w:rsidR="002C1116" w:rsidRDefault="002C1116" w:rsidP="002C1116">
      <w:pPr>
        <w:autoSpaceDE w:val="0"/>
        <w:autoSpaceDN w:val="0"/>
        <w:adjustRightInd w:val="0"/>
        <w:spacing w:after="0" w:line="240" w:lineRule="atLeast"/>
        <w:rPr>
          <w:rFonts w:cs="Arial"/>
          <w:color w:val="000000"/>
          <w:lang w:val="en-CA"/>
        </w:rPr>
      </w:pPr>
    </w:p>
    <w:p w14:paraId="1741E51B" w14:textId="77777777" w:rsidR="002C1116" w:rsidRDefault="002C1116" w:rsidP="002C1116">
      <w:pPr>
        <w:pStyle w:val="Titre4"/>
        <w:rPr>
          <w:lang w:val="en-CA"/>
        </w:rPr>
      </w:pPr>
      <w:proofErr w:type="gramStart"/>
      <w:r>
        <w:rPr>
          <w:lang w:val="en-CA"/>
        </w:rPr>
        <w:t>identifier</w:t>
      </w:r>
      <w:proofErr w:type="gramEnd"/>
    </w:p>
    <w:p w14:paraId="55FF0A5C" w14:textId="77777777" w:rsidR="002C1116" w:rsidRDefault="002C1116" w:rsidP="002C1116"/>
    <w:p w14:paraId="343D4530" w14:textId="77777777" w:rsidR="002C1116" w:rsidRDefault="002C1116" w:rsidP="002C1116">
      <w:r w:rsidRPr="00D970E9">
        <w:t xml:space="preserve">Globally unique </w:t>
      </w:r>
      <w:r w:rsidRPr="00F16431">
        <w:rPr>
          <w:rStyle w:val="Entity"/>
        </w:rPr>
        <w:t>identifier</w:t>
      </w:r>
      <w:proofErr w:type="gramStart"/>
      <w:r w:rsidRPr="00F16431">
        <w:rPr>
          <w:rStyle w:val="Entity"/>
        </w:rPr>
        <w:t>:Primitive</w:t>
      </w:r>
      <w:proofErr w:type="gramEnd"/>
      <w:r w:rsidRPr="00F16431">
        <w:rPr>
          <w:rStyle w:val="Entity"/>
        </w:rPr>
        <w:t>::CharacterString</w:t>
      </w:r>
      <w:r>
        <w:t xml:space="preserve"> shall uniquely identifies a tuple within the dataset and be formatted as an </w:t>
      </w:r>
      <w:r>
        <w:rPr>
          <w:lang w:val="en-CA"/>
        </w:rPr>
        <w:t>absolute URI conformant to RFC 3986.</w:t>
      </w:r>
    </w:p>
    <w:p w14:paraId="2D940D24"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876F806" w14:textId="77777777" w:rsidTr="003811C7">
        <w:trPr>
          <w:cantSplit/>
        </w:trPr>
        <w:tc>
          <w:tcPr>
            <w:tcW w:w="4219" w:type="dxa"/>
            <w:tcBorders>
              <w:right w:val="nil"/>
            </w:tcBorders>
            <w:shd w:val="clear" w:color="auto" w:fill="auto"/>
          </w:tcPr>
          <w:p w14:paraId="23C8FB97" w14:textId="16B4DA2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/gsml4-lite/contactview-identifier</w:t>
            </w:r>
          </w:p>
        </w:tc>
        <w:tc>
          <w:tcPr>
            <w:tcW w:w="4678" w:type="dxa"/>
            <w:tcBorders>
              <w:left w:val="nil"/>
            </w:tcBorders>
            <w:shd w:val="clear" w:color="auto" w:fill="auto"/>
          </w:tcPr>
          <w:p w14:paraId="70689DB4"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an instance of MappedFeature.</w:t>
            </w:r>
          </w:p>
        </w:tc>
      </w:tr>
    </w:tbl>
    <w:p w14:paraId="07160547" w14:textId="77777777" w:rsidR="002C1116" w:rsidRDefault="002C1116" w:rsidP="002C1116">
      <w:pPr>
        <w:autoSpaceDE w:val="0"/>
        <w:autoSpaceDN w:val="0"/>
        <w:adjustRightInd w:val="0"/>
        <w:spacing w:after="0" w:line="240" w:lineRule="atLeast"/>
        <w:rPr>
          <w:rFonts w:cs="Arial"/>
          <w:color w:val="000000"/>
          <w:lang w:val="en-CA"/>
        </w:rPr>
      </w:pPr>
    </w:p>
    <w:p w14:paraId="72D53B73"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08D10037" w14:textId="2FD915E1" w:rsidR="002C1116" w:rsidRDefault="002C1116" w:rsidP="002C1116">
      <w:pPr>
        <w:pStyle w:val="Titre4"/>
      </w:pPr>
      <w:proofErr w:type="gramStart"/>
      <w:r>
        <w:t>name</w:t>
      </w:r>
      <w:proofErr w:type="gramEnd"/>
    </w:p>
    <w:p w14:paraId="5501E0AC" w14:textId="662A0210" w:rsidR="002C1116" w:rsidRDefault="002C1116" w:rsidP="002C1116">
      <w:r>
        <w:t xml:space="preserve">If present, the property </w:t>
      </w:r>
      <w:r w:rsidRPr="00F16431">
        <w:rPr>
          <w:rStyle w:val="Entity"/>
        </w:rPr>
        <w:t>name</w:t>
      </w:r>
      <w:proofErr w:type="gramStart"/>
      <w:r w:rsidRPr="00F16431">
        <w:rPr>
          <w:rStyle w:val="Entity"/>
        </w:rPr>
        <w:t>:Primitive</w:t>
      </w:r>
      <w:proofErr w:type="gramEnd"/>
      <w:r w:rsidRPr="00F16431">
        <w:rPr>
          <w:rStyle w:val="Entity"/>
        </w:rPr>
        <w:t>::CharacterString</w:t>
      </w:r>
      <w:r>
        <w:t xml:space="preserve"> report</w:t>
      </w:r>
      <w:r w:rsidR="00005D4F">
        <w:t>s</w:t>
      </w:r>
      <w:r>
        <w:t xml:space="preserve"> the d</w:t>
      </w:r>
      <w:r w:rsidRPr="00176E9E">
        <w:t>isplay name for the Contact.</w:t>
      </w:r>
    </w:p>
    <w:p w14:paraId="754CDB3A" w14:textId="27FD3A42" w:rsidR="002C1116" w:rsidRPr="00005D4F" w:rsidRDefault="002C1116" w:rsidP="00005D4F">
      <w:pPr>
        <w:pStyle w:val="Titre4"/>
        <w:rPr>
          <w:lang w:val="en-CA"/>
        </w:rPr>
      </w:pPr>
      <w:proofErr w:type="gramStart"/>
      <w:r>
        <w:rPr>
          <w:lang w:val="en-CA"/>
        </w:rPr>
        <w:lastRenderedPageBreak/>
        <w:t>d</w:t>
      </w:r>
      <w:r w:rsidRPr="00176E9E">
        <w:rPr>
          <w:lang w:val="en-CA"/>
        </w:rPr>
        <w:t>escription</w:t>
      </w:r>
      <w:proofErr w:type="gramEnd"/>
    </w:p>
    <w:p w14:paraId="20832D78" w14:textId="709A682F"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w:t>
      </w:r>
      <w:r w:rsidRPr="00F16431">
        <w:rPr>
          <w:rStyle w:val="Entity"/>
        </w:rPr>
        <w:t>description</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w:t>
      </w:r>
      <w:r w:rsidRPr="00176E9E">
        <w:rPr>
          <w:rFonts w:cs="Arial"/>
          <w:color w:val="000000"/>
          <w:lang w:val="en-CA"/>
        </w:rPr>
        <w:t>description of the Contact, typically taken from an entry on a geological map legend.</w:t>
      </w:r>
    </w:p>
    <w:p w14:paraId="63740F8F" w14:textId="77777777" w:rsidR="002C1116" w:rsidRDefault="002C1116" w:rsidP="002C1116">
      <w:pPr>
        <w:autoSpaceDE w:val="0"/>
        <w:autoSpaceDN w:val="0"/>
        <w:adjustRightInd w:val="0"/>
        <w:spacing w:after="0" w:line="240" w:lineRule="atLeast"/>
        <w:rPr>
          <w:rFonts w:cs="Arial"/>
          <w:color w:val="000000"/>
          <w:lang w:val="en-CA"/>
        </w:rPr>
      </w:pPr>
    </w:p>
    <w:p w14:paraId="08D38A14" w14:textId="1BAC0E32" w:rsidR="002C1116" w:rsidRPr="00005D4F" w:rsidRDefault="002C1116" w:rsidP="00005D4F">
      <w:pPr>
        <w:pStyle w:val="Titre4"/>
        <w:rPr>
          <w:lang w:val="en-CA"/>
        </w:rPr>
      </w:pPr>
      <w:proofErr w:type="gramStart"/>
      <w:r w:rsidRPr="00176E9E">
        <w:rPr>
          <w:lang w:val="en-CA"/>
        </w:rPr>
        <w:t>contactType</w:t>
      </w:r>
      <w:proofErr w:type="gramEnd"/>
    </w:p>
    <w:p w14:paraId="3664C84E" w14:textId="26EE450F"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contactType</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t</w:t>
      </w:r>
      <w:r w:rsidRPr="00176E9E">
        <w:rPr>
          <w:rFonts w:cs="Arial"/>
          <w:color w:val="000000"/>
          <w:lang w:val="en-CA"/>
        </w:rPr>
        <w:t xml:space="preserve">ype of </w:t>
      </w:r>
      <w:r w:rsidRPr="00F16431">
        <w:rPr>
          <w:rStyle w:val="Entity"/>
        </w:rPr>
        <w:t>Contact</w:t>
      </w:r>
      <w:r w:rsidRPr="00176E9E">
        <w:rPr>
          <w:rFonts w:cs="Arial"/>
          <w:color w:val="000000"/>
          <w:lang w:val="en-CA"/>
        </w:rPr>
        <w:t xml:space="preserve"> (as de</w:t>
      </w:r>
      <w:r>
        <w:rPr>
          <w:rFonts w:cs="Arial"/>
          <w:color w:val="000000"/>
          <w:lang w:val="en-CA"/>
        </w:rPr>
        <w:t xml:space="preserve">fined in GeoSciML) as a human readable label.  To report an identifier from a controlled vocabulary, </w:t>
      </w:r>
      <w:r w:rsidRPr="00F16431">
        <w:rPr>
          <w:rStyle w:val="Entity"/>
        </w:rPr>
        <w:t>contactType_uri</w:t>
      </w:r>
      <w:r>
        <w:rPr>
          <w:rFonts w:cs="Arial"/>
          <w:color w:val="000000"/>
          <w:lang w:val="en-CA"/>
        </w:rPr>
        <w:t xml:space="preserve"> shall be used.</w:t>
      </w:r>
    </w:p>
    <w:p w14:paraId="5365242A" w14:textId="77777777" w:rsidR="002C1116" w:rsidRDefault="002C1116" w:rsidP="002C1116">
      <w:pPr>
        <w:autoSpaceDE w:val="0"/>
        <w:autoSpaceDN w:val="0"/>
        <w:adjustRightInd w:val="0"/>
        <w:spacing w:after="0" w:line="240" w:lineRule="atLeast"/>
        <w:rPr>
          <w:rFonts w:cs="Arial"/>
          <w:color w:val="000000"/>
          <w:lang w:val="en-CA"/>
        </w:rPr>
      </w:pPr>
    </w:p>
    <w:p w14:paraId="4977D1A7" w14:textId="4362462D" w:rsidR="002C1116" w:rsidRPr="00005D4F" w:rsidRDefault="002C1116" w:rsidP="00005D4F">
      <w:pPr>
        <w:pStyle w:val="Titre4"/>
        <w:rPr>
          <w:lang w:val="en-CA"/>
        </w:rPr>
      </w:pPr>
      <w:proofErr w:type="gramStart"/>
      <w:r w:rsidRPr="00D970E9">
        <w:rPr>
          <w:lang w:val="en-CA"/>
        </w:rPr>
        <w:t>observationMethod</w:t>
      </w:r>
      <w:proofErr w:type="gramEnd"/>
    </w:p>
    <w:p w14:paraId="14B2C891" w14:textId="0920768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observationMethod</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a m</w:t>
      </w:r>
      <w:r w:rsidRPr="00176E9E">
        <w:rPr>
          <w:rFonts w:cs="Arial"/>
          <w:color w:val="000000"/>
          <w:lang w:val="en-CA"/>
        </w:rPr>
        <w:t xml:space="preserve">etadata snippet indicating how the spatial extent of the feature was determined. </w:t>
      </w:r>
      <w:r w:rsidRPr="00A1060B">
        <w:rPr>
          <w:rStyle w:val="Entity"/>
        </w:rPr>
        <w:t>ObservationMethod</w:t>
      </w:r>
      <w:r w:rsidRPr="00176E9E">
        <w:rPr>
          <w:rFonts w:cs="Arial"/>
          <w:color w:val="000000"/>
          <w:lang w:val="en-CA"/>
        </w:rPr>
        <w:t xml:space="preserve"> is a convenience property that provides a quick and simple approach to observation metadata when data are reported using a feature view (as opposed to observation view).</w:t>
      </w:r>
    </w:p>
    <w:p w14:paraId="29C50E70" w14:textId="77777777" w:rsidR="002C1116" w:rsidRDefault="002C1116" w:rsidP="002C1116">
      <w:pPr>
        <w:autoSpaceDE w:val="0"/>
        <w:autoSpaceDN w:val="0"/>
        <w:adjustRightInd w:val="0"/>
        <w:spacing w:after="0" w:line="240" w:lineRule="atLeast"/>
        <w:rPr>
          <w:rFonts w:cs="Arial"/>
          <w:color w:val="000000"/>
          <w:lang w:val="en-CA"/>
        </w:rPr>
      </w:pPr>
    </w:p>
    <w:p w14:paraId="0EB221C3" w14:textId="00CD4E26" w:rsidR="002C1116" w:rsidRPr="006F1EE4" w:rsidRDefault="002C1116" w:rsidP="006F1EE4">
      <w:pPr>
        <w:pStyle w:val="Titre4"/>
        <w:rPr>
          <w:lang w:val="en-CA"/>
        </w:rPr>
      </w:pPr>
      <w:proofErr w:type="gramStart"/>
      <w:r w:rsidRPr="00D970E9">
        <w:rPr>
          <w:lang w:val="en-CA"/>
        </w:rPr>
        <w:t>positionalAccuracy</w:t>
      </w:r>
      <w:proofErr w:type="gramEnd"/>
    </w:p>
    <w:p w14:paraId="62C5DD7A" w14:textId="13CB70F8" w:rsidR="002C1116" w:rsidRPr="00D970E9" w:rsidRDefault="002C1116" w:rsidP="002C1116">
      <w:pPr>
        <w:rPr>
          <w:lang w:val="en-CA"/>
        </w:rPr>
      </w:pPr>
      <w:r>
        <w:t>If present, t</w:t>
      </w:r>
      <w:r>
        <w:rPr>
          <w:lang w:val="en-CA"/>
        </w:rPr>
        <w:t xml:space="preserve">he property </w:t>
      </w:r>
      <w:r w:rsidRPr="00A1060B">
        <w:rPr>
          <w:rStyle w:val="Entity"/>
        </w:rPr>
        <w:t xml:space="preserve">positionalAccuracy:Primitive::CharacterString </w:t>
      </w:r>
      <w:r>
        <w:rPr>
          <w:lang w:val="en-CA"/>
        </w:rPr>
        <w:t>report</w:t>
      </w:r>
      <w:r w:rsidR="006F1EE4">
        <w:rPr>
          <w:lang w:val="en-CA"/>
        </w:rPr>
        <w:t>s</w:t>
      </w:r>
      <w:r>
        <w:rPr>
          <w:lang w:val="en-CA"/>
        </w:rPr>
        <w:t xml:space="preserve"> quantitative values defining</w:t>
      </w:r>
      <w:r w:rsidRPr="00D970E9">
        <w:rPr>
          <w:lang w:val="en-CA"/>
        </w:rPr>
        <w:t xml:space="preserve"> the radius of an uncertainty buffer around a </w:t>
      </w:r>
      <w:r w:rsidRPr="00A1060B">
        <w:rPr>
          <w:rStyle w:val="Entity"/>
        </w:rPr>
        <w:t>MappedFeature</w:t>
      </w:r>
      <w:r w:rsidRPr="00D970E9">
        <w:rPr>
          <w:lang w:val="en-CA"/>
        </w:rPr>
        <w:t xml:space="preserve"> (e.g.: a </w:t>
      </w:r>
      <w:r w:rsidRPr="00A1060B">
        <w:rPr>
          <w:rStyle w:val="Entity"/>
        </w:rPr>
        <w:t>positionalAccuracy</w:t>
      </w:r>
      <w:r w:rsidRPr="00D970E9">
        <w:rPr>
          <w:lang w:val="en-CA"/>
        </w:rPr>
        <w:t xml:space="preserve"> of 100 m for a line feature defines a buffer polygon of total width 200 m centred on the line).</w:t>
      </w:r>
    </w:p>
    <w:p w14:paraId="19732FC0" w14:textId="314B27D3" w:rsidR="002C1116" w:rsidRPr="006F1EE4" w:rsidRDefault="002C1116" w:rsidP="006F1EE4">
      <w:pPr>
        <w:pStyle w:val="Titre4"/>
        <w:rPr>
          <w:lang w:val="en-CA"/>
        </w:rPr>
      </w:pPr>
      <w:proofErr w:type="gramStart"/>
      <w:r>
        <w:rPr>
          <w:lang w:val="en-CA"/>
        </w:rPr>
        <w:t>s</w:t>
      </w:r>
      <w:r w:rsidRPr="00D970E9">
        <w:rPr>
          <w:lang w:val="en-CA"/>
        </w:rPr>
        <w:t>ource</w:t>
      </w:r>
      <w:proofErr w:type="gramEnd"/>
    </w:p>
    <w:p w14:paraId="72FB9224" w14:textId="59C7AE4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source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t</w:t>
      </w:r>
      <w:r w:rsidRPr="00176E9E">
        <w:rPr>
          <w:rFonts w:cs="Arial"/>
          <w:color w:val="000000"/>
          <w:lang w:val="en-CA"/>
        </w:rPr>
        <w:t xml:space="preserve">ext describing feature-specific details and citations to source materials, and if available providing URLs to reference material and publications describing the </w:t>
      </w:r>
      <w:r>
        <w:rPr>
          <w:rFonts w:cs="Arial"/>
          <w:color w:val="000000"/>
          <w:lang w:val="en-CA"/>
        </w:rPr>
        <w:t>contact</w:t>
      </w:r>
      <w:r w:rsidRPr="00176E9E">
        <w:rPr>
          <w:rFonts w:cs="Arial"/>
          <w:color w:val="000000"/>
          <w:lang w:val="en-CA"/>
        </w:rPr>
        <w:t xml:space="preserve"> feature. This could be a short text synopsis of key information that would also be in the metadata record referenced by </w:t>
      </w:r>
      <w:r w:rsidRPr="00A1060B">
        <w:rPr>
          <w:rStyle w:val="Entity"/>
        </w:rPr>
        <w:t>metadata_uri</w:t>
      </w:r>
      <w:r w:rsidRPr="00176E9E">
        <w:rPr>
          <w:rFonts w:cs="Arial"/>
          <w:color w:val="000000"/>
          <w:lang w:val="en-CA"/>
        </w:rPr>
        <w:t>.</w:t>
      </w:r>
    </w:p>
    <w:p w14:paraId="38227487" w14:textId="77777777" w:rsidR="002C1116" w:rsidRDefault="002C1116" w:rsidP="002C1116">
      <w:pPr>
        <w:autoSpaceDE w:val="0"/>
        <w:autoSpaceDN w:val="0"/>
        <w:adjustRightInd w:val="0"/>
        <w:spacing w:after="0" w:line="240" w:lineRule="atLeast"/>
        <w:rPr>
          <w:rFonts w:cs="Arial"/>
          <w:color w:val="000000"/>
          <w:lang w:val="en-CA"/>
        </w:rPr>
      </w:pPr>
    </w:p>
    <w:p w14:paraId="6B01E89F" w14:textId="7AFD3CE9" w:rsidR="002C1116" w:rsidRPr="006F1EE4" w:rsidRDefault="002C1116" w:rsidP="006F1EE4">
      <w:pPr>
        <w:pStyle w:val="Titre4"/>
        <w:rPr>
          <w:lang w:val="en-CA"/>
        </w:rPr>
      </w:pPr>
      <w:r w:rsidRPr="00D970E9">
        <w:rPr>
          <w:lang w:val="en-CA"/>
        </w:rPr>
        <w:t>contactType_uri</w:t>
      </w:r>
    </w:p>
    <w:p w14:paraId="43460017" w14:textId="609A09C9"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contactType_uri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176E9E">
        <w:rPr>
          <w:rFonts w:cs="Arial"/>
          <w:color w:val="000000"/>
          <w:lang w:val="en-CA"/>
        </w:rPr>
        <w:t xml:space="preserve">URI referring to a controlled concept from a vocabulary defining the </w:t>
      </w:r>
      <w:r w:rsidRPr="00A1060B">
        <w:rPr>
          <w:rStyle w:val="Entity"/>
        </w:rPr>
        <w:t>Contact</w:t>
      </w:r>
      <w:r w:rsidRPr="00176E9E">
        <w:rPr>
          <w:rFonts w:cs="Arial"/>
          <w:color w:val="000000"/>
          <w:lang w:val="en-CA"/>
        </w:rPr>
        <w:t xml:space="preserve">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F7E5495" w14:textId="77777777" w:rsidR="002C1116" w:rsidRDefault="002C1116" w:rsidP="002C1116">
      <w:pPr>
        <w:autoSpaceDE w:val="0"/>
        <w:autoSpaceDN w:val="0"/>
        <w:adjustRightInd w:val="0"/>
        <w:spacing w:after="0" w:line="240" w:lineRule="atLeast"/>
        <w:rPr>
          <w:rFonts w:cs="Arial"/>
          <w:color w:val="000000"/>
          <w:lang w:val="en-CA"/>
        </w:rPr>
      </w:pPr>
    </w:p>
    <w:p w14:paraId="305B9E09" w14:textId="50C41CF9" w:rsidR="002C1116" w:rsidRPr="006F1EE4" w:rsidRDefault="002C1116" w:rsidP="006F1EE4">
      <w:pPr>
        <w:pStyle w:val="Titre4"/>
        <w:rPr>
          <w:lang w:val="en-CA"/>
        </w:rPr>
      </w:pPr>
      <w:r w:rsidRPr="00D970E9">
        <w:rPr>
          <w:lang w:val="en-CA"/>
        </w:rPr>
        <w:t>specification_uri</w:t>
      </w:r>
    </w:p>
    <w:p w14:paraId="45CA9F07" w14:textId="04675C7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specification_uri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5E4970">
        <w:rPr>
          <w:rFonts w:cs="Arial"/>
          <w:color w:val="000000"/>
          <w:lang w:val="en-CA"/>
        </w:rPr>
        <w:t xml:space="preserve">URI referring the GeoSciML </w:t>
      </w:r>
      <w:r w:rsidRPr="00A1060B">
        <w:rPr>
          <w:rStyle w:val="Entity"/>
        </w:rPr>
        <w:t>Contact</w:t>
      </w:r>
      <w:r w:rsidRPr="005E4970">
        <w:rPr>
          <w:rFonts w:cs="Arial"/>
          <w:color w:val="000000"/>
          <w:lang w:val="en-CA"/>
        </w:rPr>
        <w:t xml:space="preserve"> feature that describes the instance in detail.</w:t>
      </w:r>
      <w:r>
        <w:rPr>
          <w:rFonts w:cs="Arial"/>
          <w:color w:val="000000"/>
          <w:lang w:val="en-CA"/>
        </w:rPr>
        <w:t xml:space="preserve">  </w:t>
      </w:r>
    </w:p>
    <w:p w14:paraId="0943AEA1" w14:textId="77777777" w:rsidR="002C1116" w:rsidRDefault="002C1116" w:rsidP="002C1116">
      <w:pPr>
        <w:autoSpaceDE w:val="0"/>
        <w:autoSpaceDN w:val="0"/>
        <w:adjustRightInd w:val="0"/>
        <w:spacing w:after="0" w:line="240" w:lineRule="atLeast"/>
        <w:rPr>
          <w:rFonts w:cs="Arial"/>
          <w:color w:val="000000"/>
          <w:lang w:val="en-CA"/>
        </w:rPr>
      </w:pPr>
    </w:p>
    <w:p w14:paraId="0160D92B" w14:textId="0FB7C01A" w:rsidR="002C1116" w:rsidRPr="006F1EE4" w:rsidRDefault="002C1116" w:rsidP="006F1EE4">
      <w:pPr>
        <w:pStyle w:val="Titre4"/>
        <w:rPr>
          <w:lang w:val="en-CA"/>
        </w:rPr>
      </w:pPr>
      <w:r w:rsidRPr="00D970E9">
        <w:rPr>
          <w:lang w:val="en-CA"/>
        </w:rPr>
        <w:lastRenderedPageBreak/>
        <w:t>metadata_uri</w:t>
      </w:r>
    </w:p>
    <w:p w14:paraId="7B7808B4" w14:textId="2A0BE20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metadata_uri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3E0DCA">
        <w:rPr>
          <w:rFonts w:cs="Arial"/>
          <w:color w:val="000000"/>
          <w:lang w:val="en-CA"/>
        </w:rPr>
        <w:t>URI referring to a metadata record describing the provenance of data.</w:t>
      </w:r>
    </w:p>
    <w:p w14:paraId="46F2E989" w14:textId="77777777" w:rsidR="002C1116" w:rsidRDefault="002C1116" w:rsidP="002C1116">
      <w:pPr>
        <w:autoSpaceDE w:val="0"/>
        <w:autoSpaceDN w:val="0"/>
        <w:adjustRightInd w:val="0"/>
        <w:spacing w:after="0" w:line="240" w:lineRule="atLeast"/>
        <w:rPr>
          <w:rFonts w:cs="Arial"/>
          <w:color w:val="000000"/>
          <w:lang w:val="en-CA"/>
        </w:rPr>
      </w:pPr>
    </w:p>
    <w:p w14:paraId="4E624995" w14:textId="5CBF838A" w:rsidR="002C1116" w:rsidRPr="006F1EE4" w:rsidRDefault="002C1116" w:rsidP="006F1EE4">
      <w:pPr>
        <w:pStyle w:val="Titre4"/>
        <w:rPr>
          <w:lang w:val="en-CA"/>
        </w:rPr>
      </w:pPr>
      <w:proofErr w:type="gramStart"/>
      <w:r w:rsidRPr="00D970E9">
        <w:rPr>
          <w:lang w:val="en-CA"/>
        </w:rPr>
        <w:t>genericSymbolizer</w:t>
      </w:r>
      <w:proofErr w:type="gramEnd"/>
    </w:p>
    <w:p w14:paraId="2BADB644" w14:textId="67E8B54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genericSymboliser</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42362013" w14:textId="77777777" w:rsidR="002C1116" w:rsidRDefault="002C1116" w:rsidP="002C1116">
      <w:pPr>
        <w:autoSpaceDE w:val="0"/>
        <w:autoSpaceDN w:val="0"/>
        <w:adjustRightInd w:val="0"/>
        <w:spacing w:after="0" w:line="240" w:lineRule="atLeast"/>
        <w:rPr>
          <w:rFonts w:cs="Arial"/>
          <w:color w:val="000000"/>
          <w:lang w:val="en-CA"/>
        </w:rPr>
      </w:pPr>
    </w:p>
    <w:p w14:paraId="65804268" w14:textId="7C541D91" w:rsidR="006F1EE4" w:rsidRPr="006F1EE4" w:rsidRDefault="002C1116" w:rsidP="006F1EE4">
      <w:pPr>
        <w:pStyle w:val="Titre4"/>
        <w:rPr>
          <w:lang w:val="en-CA"/>
        </w:rPr>
      </w:pPr>
      <w:proofErr w:type="gramStart"/>
      <w:r>
        <w:rPr>
          <w:lang w:val="en-CA"/>
        </w:rPr>
        <w:t>shape</w:t>
      </w:r>
      <w:proofErr w:type="gramEnd"/>
    </w:p>
    <w:p w14:paraId="6ACA3766" w14:textId="415A6F9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w:t>
      </w:r>
      <w:r w:rsidR="006F1EE4">
        <w:rPr>
          <w:rFonts w:cs="Arial"/>
          <w:color w:val="000000"/>
          <w:lang w:val="en-CA"/>
        </w:rPr>
        <w:t xml:space="preserve">e property </w:t>
      </w:r>
      <w:r w:rsidR="006F1EE4" w:rsidRPr="00A1060B">
        <w:rPr>
          <w:rStyle w:val="Entity"/>
        </w:rPr>
        <w:t>shape</w:t>
      </w:r>
      <w:proofErr w:type="gramStart"/>
      <w:r w:rsidR="006F1EE4" w:rsidRPr="00A1060B">
        <w:rPr>
          <w:rStyle w:val="Entity"/>
        </w:rPr>
        <w:t>:GM</w:t>
      </w:r>
      <w:proofErr w:type="gramEnd"/>
      <w:r w:rsidR="006F1EE4" w:rsidRPr="00A1060B">
        <w:rPr>
          <w:rStyle w:val="Entity"/>
        </w:rPr>
        <w:t>_Object</w:t>
      </w:r>
      <w:r>
        <w:rPr>
          <w:rFonts w:cs="Arial"/>
          <w:color w:val="000000"/>
          <w:lang w:val="en-CA"/>
        </w:rPr>
        <w:t xml:space="preserve"> contain</w:t>
      </w:r>
      <w:r w:rsidR="006F1EE4">
        <w:rPr>
          <w:rFonts w:cs="Arial"/>
          <w:color w:val="000000"/>
          <w:lang w:val="en-CA"/>
        </w:rPr>
        <w:t>s</w:t>
      </w:r>
      <w:r>
        <w:rPr>
          <w:rFonts w:cs="Arial"/>
          <w:color w:val="000000"/>
          <w:lang w:val="en-CA"/>
        </w:rPr>
        <w:t xml:space="preserve"> a g</w:t>
      </w:r>
      <w:r w:rsidRPr="003E0DCA">
        <w:rPr>
          <w:rFonts w:cs="Arial"/>
          <w:color w:val="000000"/>
          <w:lang w:val="en-CA"/>
        </w:rPr>
        <w:t>eometry defining the ex</w:t>
      </w:r>
      <w:r>
        <w:rPr>
          <w:rFonts w:cs="Arial"/>
          <w:color w:val="000000"/>
          <w:lang w:val="en-CA"/>
        </w:rPr>
        <w:t>tent of the contact feature.</w:t>
      </w:r>
    </w:p>
    <w:p w14:paraId="6ABC447B" w14:textId="77777777" w:rsidR="002C1116" w:rsidRDefault="002C1116" w:rsidP="002C1116">
      <w:pPr>
        <w:autoSpaceDE w:val="0"/>
        <w:autoSpaceDN w:val="0"/>
        <w:adjustRightInd w:val="0"/>
        <w:spacing w:after="0" w:line="240" w:lineRule="atLeast"/>
        <w:rPr>
          <w:rFonts w:cs="Arial"/>
          <w:color w:val="000000"/>
          <w:lang w:val="en-CA"/>
        </w:rPr>
      </w:pPr>
    </w:p>
    <w:p w14:paraId="2421DC1C" w14:textId="0E5B6A20" w:rsidR="002C1116" w:rsidRDefault="006F1EE4" w:rsidP="002C1116">
      <w:pPr>
        <w:pStyle w:val="Titre4"/>
      </w:pPr>
      <w:proofErr w:type="gramStart"/>
      <w:r>
        <w:t>a</w:t>
      </w:r>
      <w:r w:rsidR="002C1116" w:rsidRPr="004E3A57">
        <w:t>ny</w:t>
      </w:r>
      <w:proofErr w:type="gramEnd"/>
    </w:p>
    <w:p w14:paraId="4205E547" w14:textId="77777777" w:rsidR="002C1116" w:rsidRDefault="002C1116" w:rsidP="002C1116">
      <w:r>
        <w:t xml:space="preserve">A data provider can add an arbitrary number of extra properties, as long as the instance is conformant to GML Simple Feature Level 0. </w:t>
      </w:r>
    </w:p>
    <w:p w14:paraId="7739BD17" w14:textId="77777777" w:rsidR="002C1116" w:rsidRDefault="002C1116" w:rsidP="002C1116"/>
    <w:p w14:paraId="7D18158F" w14:textId="77777777" w:rsidR="002C1116" w:rsidRDefault="002C1116" w:rsidP="002C1116">
      <w:pPr>
        <w:pStyle w:val="Titre3"/>
        <w:rPr>
          <w:lang w:val="en-CA"/>
        </w:rPr>
      </w:pPr>
      <w:bookmarkStart w:id="528" w:name="_Toc458065792"/>
      <w:r w:rsidRPr="00D14AF0">
        <w:rPr>
          <w:lang w:val="en-CA"/>
        </w:rPr>
        <w:t>GeologicSpecimenView</w:t>
      </w:r>
      <w:bookmarkEnd w:id="528"/>
    </w:p>
    <w:p w14:paraId="2000190B" w14:textId="77777777" w:rsidR="002C1116" w:rsidRDefault="002C1116" w:rsidP="002C1116">
      <w:pPr>
        <w:autoSpaceDE w:val="0"/>
        <w:autoSpaceDN w:val="0"/>
        <w:adjustRightInd w:val="0"/>
        <w:spacing w:after="0" w:line="240" w:lineRule="atLeast"/>
        <w:rPr>
          <w:rFonts w:cs="Arial"/>
          <w:color w:val="000000"/>
          <w:lang w:val="en-CA"/>
        </w:rPr>
      </w:pPr>
    </w:p>
    <w:p w14:paraId="3ECD8BD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6E7AB6EE"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7A319B4F" wp14:editId="5C2027D9">
            <wp:extent cx="2524125" cy="26860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74C8C404" w14:textId="77777777" w:rsidR="002C1116" w:rsidRDefault="002C1116" w:rsidP="002C1116">
      <w:pPr>
        <w:pStyle w:val="Lgende"/>
      </w:pPr>
      <w:r>
        <w:t xml:space="preserve">Figure </w:t>
      </w:r>
      <w:r>
        <w:fldChar w:fldCharType="begin"/>
      </w:r>
      <w:r>
        <w:instrText xml:space="preserve"> SEQ Figure \* ARABIC </w:instrText>
      </w:r>
      <w:r>
        <w:fldChar w:fldCharType="separate"/>
      </w:r>
      <w:r w:rsidR="007C615B">
        <w:rPr>
          <w:noProof/>
        </w:rPr>
        <w:t>103</w:t>
      </w:r>
      <w:r>
        <w:fldChar w:fldCharType="end"/>
      </w:r>
      <w:r>
        <w:t xml:space="preserve"> </w:t>
      </w:r>
      <w:r w:rsidRPr="00EB2E1E">
        <w:t xml:space="preserve"> GeologicSpecimenView </w:t>
      </w:r>
      <w:r>
        <w:t>feature type.</w:t>
      </w:r>
    </w:p>
    <w:p w14:paraId="5514BB86" w14:textId="77777777" w:rsidR="002C1116" w:rsidRDefault="002C1116" w:rsidP="002C1116">
      <w:pPr>
        <w:autoSpaceDE w:val="0"/>
        <w:autoSpaceDN w:val="0"/>
        <w:adjustRightInd w:val="0"/>
        <w:spacing w:after="0" w:line="240" w:lineRule="atLeast"/>
        <w:rPr>
          <w:rFonts w:cs="Arial"/>
          <w:color w:val="000000"/>
          <w:lang w:val="en-CA"/>
        </w:rPr>
      </w:pPr>
    </w:p>
    <w:p w14:paraId="176AD714" w14:textId="77777777" w:rsidR="002C1116" w:rsidRPr="00D14AF0" w:rsidRDefault="002C1116" w:rsidP="002C1116">
      <w:pPr>
        <w:autoSpaceDE w:val="0"/>
        <w:autoSpaceDN w:val="0"/>
        <w:adjustRightInd w:val="0"/>
        <w:spacing w:after="0" w:line="240" w:lineRule="atLeast"/>
        <w:rPr>
          <w:rFonts w:cs="Arial"/>
          <w:color w:val="000000"/>
          <w:lang w:val="en-CA"/>
        </w:rPr>
      </w:pPr>
      <w:r w:rsidRPr="00A1060B">
        <w:rPr>
          <w:rStyle w:val="Entity"/>
        </w:rPr>
        <w:t>GeologicSpecimenView</w:t>
      </w:r>
      <w:r>
        <w:rPr>
          <w:rFonts w:cs="Arial"/>
          <w:color w:val="000000"/>
          <w:lang w:val="en-CA"/>
        </w:rPr>
        <w:t xml:space="preserve"> is a</w:t>
      </w:r>
      <w:r w:rsidRPr="00D14AF0">
        <w:rPr>
          <w:rFonts w:cs="Arial"/>
          <w:color w:val="000000"/>
          <w:lang w:val="en-CA"/>
        </w:rPr>
        <w:t xml:space="preserve"> simplified view of a point-located specimen from GeoSciML </w:t>
      </w:r>
      <w:r w:rsidRPr="00A1060B">
        <w:rPr>
          <w:rStyle w:val="Entity"/>
        </w:rPr>
        <w:t>GeologicSpecimen</w:t>
      </w:r>
      <w:r w:rsidRPr="00D14AF0">
        <w:rPr>
          <w:rFonts w:cs="Arial"/>
          <w:color w:val="000000"/>
          <w:lang w:val="en-CA"/>
        </w:rPr>
        <w:t xml:space="preserve"> (an extension of Observations &amp; Measurements - ISO19156) with key property values summarised as labels (unconstrained character strings) or arbitrarily </w:t>
      </w:r>
      <w:r w:rsidRPr="00D14AF0">
        <w:rPr>
          <w:rFonts w:cs="Arial"/>
          <w:color w:val="000000"/>
          <w:lang w:val="en-CA"/>
        </w:rPr>
        <w:lastRenderedPageBreak/>
        <w:t>selected classifiers to be used for thematic mapping purposes. The latter are the properties suffixed with '_uri' and will contain URIs referring to controlled concepts in published vocabularies.</w:t>
      </w:r>
    </w:p>
    <w:p w14:paraId="78C9D41B" w14:textId="77777777" w:rsidR="002C1116" w:rsidRDefault="002C1116" w:rsidP="002C1116">
      <w:pPr>
        <w:autoSpaceDE w:val="0"/>
        <w:autoSpaceDN w:val="0"/>
        <w:adjustRightInd w:val="0"/>
        <w:spacing w:after="0" w:line="240" w:lineRule="atLeast"/>
        <w:rPr>
          <w:rFonts w:cs="Arial"/>
          <w:color w:val="000000"/>
          <w:lang w:val="en-CA"/>
        </w:rPr>
      </w:pPr>
    </w:p>
    <w:p w14:paraId="71DB18B3" w14:textId="77777777" w:rsidR="002C1116" w:rsidRDefault="002C1116" w:rsidP="002C1116">
      <w:pPr>
        <w:pStyle w:val="Titre4"/>
        <w:rPr>
          <w:lang w:val="en-CA"/>
        </w:rPr>
      </w:pPr>
      <w:r>
        <w:rPr>
          <w:lang w:val="en-CA"/>
        </w:rPr>
        <w:t>Mapping</w:t>
      </w:r>
    </w:p>
    <w:p w14:paraId="7D4F85D5"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2093"/>
        <w:gridCol w:w="6763"/>
      </w:tblGrid>
      <w:tr w:rsidR="002C1116" w:rsidRPr="00A568F4" w14:paraId="73F4C6FD"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tcPr>
          <w:p w14:paraId="6ECE317D" w14:textId="77777777" w:rsidR="002C1116" w:rsidRPr="00A568F4" w:rsidRDefault="002C1116" w:rsidP="003811C7">
            <w:pPr>
              <w:spacing w:after="0"/>
              <w:rPr>
                <w:rFonts w:ascii="Consolas" w:hAnsi="Consolas" w:cs="Consolas"/>
                <w:sz w:val="18"/>
                <w:szCs w:val="18"/>
                <w:lang w:val="en-CA" w:eastAsia="en-CA"/>
              </w:rPr>
            </w:pPr>
            <w:r w:rsidRPr="00A568F4">
              <w:rPr>
                <w:rFonts w:ascii="Consolas" w:hAnsi="Consolas" w:cs="Consolas"/>
                <w:sz w:val="18"/>
                <w:szCs w:val="18"/>
                <w:lang w:val="en-CA" w:eastAsia="en-CA"/>
              </w:rPr>
              <w:t>Property</w:t>
            </w:r>
          </w:p>
        </w:tc>
        <w:tc>
          <w:tcPr>
            <w:tcW w:w="6763" w:type="dxa"/>
          </w:tcPr>
          <w:p w14:paraId="774D8503" w14:textId="32DC6F43" w:rsidR="002C1116" w:rsidRPr="00A568F4"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A568F4">
              <w:rPr>
                <w:rFonts w:ascii="Consolas" w:hAnsi="Consolas" w:cs="Consolas"/>
                <w:sz w:val="18"/>
                <w:szCs w:val="18"/>
                <w:lang w:val="en-CA" w:eastAsia="en-CA"/>
              </w:rPr>
              <w:t xml:space="preserve">Mapping from </w:t>
            </w:r>
            <w:r w:rsidR="00A1060B" w:rsidRPr="00A1060B">
              <w:rPr>
                <w:rStyle w:val="Entity"/>
              </w:rPr>
              <w:t>OM::</w:t>
            </w:r>
            <w:r w:rsidRPr="00A1060B">
              <w:rPr>
                <w:rStyle w:val="Entity"/>
              </w:rPr>
              <w:t>SF_Specimen</w:t>
            </w:r>
          </w:p>
        </w:tc>
      </w:tr>
      <w:tr w:rsidR="002C1116" w:rsidRPr="0035723F" w14:paraId="06253A2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82BE57" w14:textId="25DF26D9"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35723F">
              <w:rPr>
                <w:rFonts w:ascii="Consolas" w:hAnsi="Consolas" w:cs="Consolas"/>
                <w:sz w:val="18"/>
                <w:szCs w:val="18"/>
                <w:lang w:val="en-CA" w:eastAsia="en-CA"/>
              </w:rPr>
              <w:t>dentifier</w:t>
            </w:r>
          </w:p>
        </w:tc>
        <w:tc>
          <w:tcPr>
            <w:tcW w:w="6763" w:type="dxa"/>
            <w:hideMark/>
          </w:tcPr>
          <w:p w14:paraId="02CCCEC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35723F" w14:paraId="3E925FB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D33C04E" w14:textId="0ABEE0D5"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l</w:t>
            </w:r>
            <w:r w:rsidR="002C1116" w:rsidRPr="0035723F">
              <w:rPr>
                <w:rFonts w:ascii="Consolas" w:hAnsi="Consolas" w:cs="Consolas"/>
                <w:sz w:val="18"/>
                <w:szCs w:val="18"/>
                <w:lang w:val="en-CA" w:eastAsia="en-CA"/>
              </w:rPr>
              <w:t>abel</w:t>
            </w:r>
          </w:p>
        </w:tc>
        <w:tc>
          <w:tcPr>
            <w:tcW w:w="6763" w:type="dxa"/>
            <w:hideMark/>
          </w:tcPr>
          <w:p w14:paraId="256569A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name 1</w:t>
            </w:r>
          </w:p>
        </w:tc>
      </w:tr>
      <w:tr w:rsidR="002C1116" w:rsidRPr="0035723F" w14:paraId="0ACE966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6DDC1A" w14:textId="180BC717"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35723F">
              <w:rPr>
                <w:rFonts w:ascii="Consolas" w:hAnsi="Consolas" w:cs="Consolas"/>
                <w:sz w:val="18"/>
                <w:szCs w:val="18"/>
                <w:lang w:val="en-CA" w:eastAsia="en-CA"/>
              </w:rPr>
              <w:t>escription</w:t>
            </w:r>
          </w:p>
        </w:tc>
        <w:tc>
          <w:tcPr>
            <w:tcW w:w="6763" w:type="dxa"/>
            <w:hideMark/>
          </w:tcPr>
          <w:p w14:paraId="61A179E8"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description</w:t>
            </w:r>
          </w:p>
        </w:tc>
      </w:tr>
      <w:tr w:rsidR="002C1116" w:rsidRPr="0035723F" w14:paraId="36D11C2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6D5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w:t>
            </w:r>
          </w:p>
        </w:tc>
        <w:tc>
          <w:tcPr>
            <w:tcW w:w="6763" w:type="dxa"/>
            <w:hideMark/>
          </w:tcPr>
          <w:p w14:paraId="27DF2668"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specimenType 2</w:t>
            </w:r>
          </w:p>
        </w:tc>
      </w:tr>
      <w:tr w:rsidR="002C1116" w:rsidRPr="0035723F" w14:paraId="5C349D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F30E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w:t>
            </w:r>
          </w:p>
        </w:tc>
        <w:tc>
          <w:tcPr>
            <w:tcW w:w="6763" w:type="dxa"/>
            <w:hideMark/>
          </w:tcPr>
          <w:p w14:paraId="624A6C9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materialClass 2</w:t>
            </w:r>
          </w:p>
        </w:tc>
      </w:tr>
      <w:tr w:rsidR="002C1116" w:rsidRPr="0035723F" w14:paraId="56B2B7B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97A8890"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positionalAccuracy</w:t>
            </w:r>
          </w:p>
        </w:tc>
        <w:tc>
          <w:tcPr>
            <w:tcW w:w="6763" w:type="dxa"/>
            <w:hideMark/>
          </w:tcPr>
          <w:p w14:paraId="1CD5F207"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metadataProperty:(…):DQ_PositionalAccuracy 1</w:t>
            </w:r>
          </w:p>
        </w:tc>
      </w:tr>
      <w:tr w:rsidR="002C1116" w:rsidRPr="0035723F" w14:paraId="562ACAC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3F5BD3"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samplingTime</w:t>
            </w:r>
          </w:p>
        </w:tc>
        <w:tc>
          <w:tcPr>
            <w:tcW w:w="6763" w:type="dxa"/>
            <w:hideMark/>
          </w:tcPr>
          <w:p w14:paraId="16B26DCB"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samplingTime:TM_Instant::position</w:t>
            </w:r>
          </w:p>
        </w:tc>
      </w:tr>
      <w:tr w:rsidR="002C1116" w:rsidRPr="0035723F" w14:paraId="19D80F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2B3144E"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samplingMethod</w:t>
            </w:r>
          </w:p>
        </w:tc>
        <w:tc>
          <w:tcPr>
            <w:tcW w:w="6763" w:type="dxa"/>
            <w:hideMark/>
          </w:tcPr>
          <w:p w14:paraId="6B1EDB8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samplingMethod 1 2</w:t>
            </w:r>
          </w:p>
        </w:tc>
      </w:tr>
      <w:tr w:rsidR="002C1116" w:rsidRPr="005E0F6A" w14:paraId="29647C1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C447B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currentLocation</w:t>
            </w:r>
          </w:p>
        </w:tc>
        <w:tc>
          <w:tcPr>
            <w:tcW w:w="6763" w:type="dxa"/>
            <w:hideMark/>
          </w:tcPr>
          <w:p w14:paraId="55012E92" w14:textId="77777777" w:rsidR="002C1116" w:rsidRPr="00C33812"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lang w:val="fr-CA"/>
              </w:rPr>
            </w:pPr>
            <w:r w:rsidRPr="00C33812">
              <w:rPr>
                <w:rStyle w:val="Entity"/>
                <w:lang w:val="fr-CA"/>
              </w:rPr>
              <w:t>currentLocation:EX_GeographicDescription</w:t>
            </w:r>
            <w:proofErr w:type="gramStart"/>
            <w:r w:rsidRPr="00C33812">
              <w:rPr>
                <w:rStyle w:val="Entity"/>
                <w:lang w:val="fr-CA"/>
              </w:rPr>
              <w:t>::geographicIdentifier:MD</w:t>
            </w:r>
            <w:proofErr w:type="gramEnd"/>
            <w:r w:rsidRPr="00C33812">
              <w:rPr>
                <w:rStyle w:val="Entity"/>
                <w:lang w:val="fr-CA"/>
              </w:rPr>
              <w:t>_Identifier::code</w:t>
            </w:r>
          </w:p>
        </w:tc>
      </w:tr>
      <w:tr w:rsidR="002C1116" w:rsidRPr="0035723F" w14:paraId="217D366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EFA660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source</w:t>
            </w:r>
          </w:p>
        </w:tc>
        <w:tc>
          <w:tcPr>
            <w:tcW w:w="6763" w:type="dxa"/>
            <w:hideMark/>
          </w:tcPr>
          <w:p w14:paraId="37285622"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35723F" w14:paraId="6166756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B9D2EBD"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specimenType_uri</w:t>
            </w:r>
          </w:p>
        </w:tc>
        <w:tc>
          <w:tcPr>
            <w:tcW w:w="6763" w:type="dxa"/>
            <w:hideMark/>
          </w:tcPr>
          <w:p w14:paraId="3816E54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specimentType 3</w:t>
            </w:r>
          </w:p>
        </w:tc>
      </w:tr>
      <w:tr w:rsidR="002C1116" w:rsidRPr="0035723F" w14:paraId="2563D9D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B2315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materialClass_uri</w:t>
            </w:r>
          </w:p>
        </w:tc>
        <w:tc>
          <w:tcPr>
            <w:tcW w:w="6763" w:type="dxa"/>
            <w:hideMark/>
          </w:tcPr>
          <w:p w14:paraId="791B3F9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materialClass 3</w:t>
            </w:r>
          </w:p>
        </w:tc>
      </w:tr>
      <w:tr w:rsidR="002C1116" w:rsidRPr="0035723F" w14:paraId="1CFA40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2A9510C"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metadata_uri</w:t>
            </w:r>
          </w:p>
        </w:tc>
        <w:tc>
          <w:tcPr>
            <w:tcW w:w="6763" w:type="dxa"/>
            <w:hideMark/>
          </w:tcPr>
          <w:p w14:paraId="3496EC7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metadataProperty 3</w:t>
            </w:r>
          </w:p>
        </w:tc>
      </w:tr>
      <w:tr w:rsidR="002C1116" w:rsidRPr="0035723F" w14:paraId="7BE28A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7788472"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genericSymbolizer</w:t>
            </w:r>
          </w:p>
        </w:tc>
        <w:tc>
          <w:tcPr>
            <w:tcW w:w="6763" w:type="dxa"/>
            <w:hideMark/>
          </w:tcPr>
          <w:p w14:paraId="757DF30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35723F" w14:paraId="3804CA6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CFB3EEA"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shape</w:t>
            </w:r>
          </w:p>
        </w:tc>
        <w:tc>
          <w:tcPr>
            <w:tcW w:w="6763" w:type="dxa"/>
            <w:hideMark/>
          </w:tcPr>
          <w:p w14:paraId="0DA96E9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samplingLocation</w:t>
            </w:r>
          </w:p>
        </w:tc>
      </w:tr>
      <w:tr w:rsidR="002C1116" w:rsidRPr="0035723F" w14:paraId="429AF2B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2AD4F389"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468F91C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0CD781CB" w14:textId="77777777" w:rsidR="002C1116" w:rsidRPr="0035723F"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D5DD8CE" w14:textId="77777777" w:rsidR="002C1116" w:rsidRDefault="002C1116" w:rsidP="002C1116">
      <w:pPr>
        <w:autoSpaceDE w:val="0"/>
        <w:autoSpaceDN w:val="0"/>
        <w:adjustRightInd w:val="0"/>
        <w:spacing w:after="0" w:line="240" w:lineRule="atLeast"/>
        <w:rPr>
          <w:rFonts w:cs="Arial"/>
          <w:color w:val="000000"/>
          <w:lang w:val="en-CA"/>
        </w:rPr>
      </w:pPr>
    </w:p>
    <w:p w14:paraId="245FE6F7" w14:textId="7153FE11" w:rsidR="002C1116" w:rsidRPr="006F1EE4" w:rsidRDefault="002C1116" w:rsidP="002C1116">
      <w:pPr>
        <w:pStyle w:val="Titre4"/>
        <w:rPr>
          <w:lang w:val="en-CA"/>
        </w:rPr>
      </w:pPr>
      <w:proofErr w:type="gramStart"/>
      <w:r>
        <w:rPr>
          <w:lang w:val="en-CA"/>
        </w:rPr>
        <w:t>identifier</w:t>
      </w:r>
      <w:proofErr w:type="gramEnd"/>
    </w:p>
    <w:p w14:paraId="0E2C5060" w14:textId="3E46CEC8" w:rsidR="002C1116" w:rsidRDefault="002C1116" w:rsidP="002C1116">
      <w:r w:rsidRPr="00D970E9">
        <w:t xml:space="preserve">Globally unique </w:t>
      </w:r>
      <w:r w:rsidRPr="00A1060B">
        <w:rPr>
          <w:rStyle w:val="Entity"/>
        </w:rPr>
        <w:t>identifier</w:t>
      </w:r>
      <w:proofErr w:type="gramStart"/>
      <w:r w:rsidRPr="00A1060B">
        <w:rPr>
          <w:rStyle w:val="Entity"/>
        </w:rPr>
        <w:t>:Primitive</w:t>
      </w:r>
      <w:proofErr w:type="gramEnd"/>
      <w:r w:rsidRPr="00A1060B">
        <w:rPr>
          <w:rStyle w:val="Entity"/>
        </w:rPr>
        <w:t>::CharacterString</w:t>
      </w:r>
      <w:r>
        <w:t xml:space="preserve"> uniquely identifies a tuple within the dataset</w:t>
      </w:r>
      <w:r w:rsidRPr="00D96958">
        <w:t xml:space="preserve"> </w:t>
      </w:r>
      <w:r>
        <w:t xml:space="preserve">and be formatted as an </w:t>
      </w:r>
      <w:r>
        <w:rPr>
          <w:lang w:val="en-CA"/>
        </w:rPr>
        <w:t>absolute URI conformant to RFC 3986.</w:t>
      </w:r>
    </w:p>
    <w:p w14:paraId="551420A8"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70E7BF4" w14:textId="77777777" w:rsidTr="003811C7">
        <w:trPr>
          <w:cantSplit/>
        </w:trPr>
        <w:tc>
          <w:tcPr>
            <w:tcW w:w="4219" w:type="dxa"/>
            <w:tcBorders>
              <w:right w:val="nil"/>
            </w:tcBorders>
            <w:shd w:val="clear" w:color="auto" w:fill="auto"/>
          </w:tcPr>
          <w:p w14:paraId="0035A633" w14:textId="41AF779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/gsml4-lite/geologicspecimenview-identifier</w:t>
            </w:r>
          </w:p>
        </w:tc>
        <w:tc>
          <w:tcPr>
            <w:tcW w:w="4678" w:type="dxa"/>
            <w:tcBorders>
              <w:left w:val="nil"/>
            </w:tcBorders>
            <w:shd w:val="clear" w:color="auto" w:fill="auto"/>
          </w:tcPr>
          <w:p w14:paraId="2535ABD9"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an instance of GeoSciML GeologicSpecimen.</w:t>
            </w:r>
          </w:p>
        </w:tc>
      </w:tr>
    </w:tbl>
    <w:p w14:paraId="21B5F285" w14:textId="77777777" w:rsidR="002C1116" w:rsidRDefault="002C1116" w:rsidP="002C1116">
      <w:pPr>
        <w:autoSpaceDE w:val="0"/>
        <w:autoSpaceDN w:val="0"/>
        <w:adjustRightInd w:val="0"/>
        <w:spacing w:after="0" w:line="240" w:lineRule="atLeast"/>
        <w:rPr>
          <w:rFonts w:cs="Arial"/>
          <w:color w:val="000000"/>
          <w:lang w:val="en-CA"/>
        </w:rPr>
      </w:pPr>
    </w:p>
    <w:p w14:paraId="5C25989A" w14:textId="77777777" w:rsidR="002C1116" w:rsidRDefault="002C1116" w:rsidP="002C1116">
      <w:pPr>
        <w:autoSpaceDE w:val="0"/>
        <w:autoSpaceDN w:val="0"/>
        <w:adjustRightInd w:val="0"/>
        <w:spacing w:after="0" w:line="240" w:lineRule="atLeast"/>
        <w:rPr>
          <w:rFonts w:cs="Arial"/>
          <w:color w:val="000000"/>
          <w:lang w:val="en-CA"/>
        </w:rPr>
      </w:pPr>
    </w:p>
    <w:p w14:paraId="295C464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 xml:space="preserve">GeoSciML </w:t>
      </w:r>
      <w:r w:rsidRPr="00D96958">
        <w:rPr>
          <w:rFonts w:cs="Arial"/>
          <w:color w:val="000000"/>
          <w:lang w:val="en-CA"/>
        </w:rPr>
        <w:t>GeologicSpecimen.</w:t>
      </w:r>
    </w:p>
    <w:p w14:paraId="5401E990" w14:textId="77777777" w:rsidR="002C1116" w:rsidRDefault="002C1116" w:rsidP="002C1116">
      <w:pPr>
        <w:autoSpaceDE w:val="0"/>
        <w:autoSpaceDN w:val="0"/>
        <w:adjustRightInd w:val="0"/>
        <w:spacing w:after="0" w:line="240" w:lineRule="atLeast"/>
        <w:rPr>
          <w:rFonts w:cs="Arial"/>
          <w:color w:val="000000"/>
          <w:lang w:val="en-CA"/>
        </w:rPr>
      </w:pPr>
    </w:p>
    <w:p w14:paraId="4A89F887" w14:textId="18939F37" w:rsidR="002C1116" w:rsidRPr="006F1EE4" w:rsidRDefault="002C1116" w:rsidP="006F1EE4">
      <w:pPr>
        <w:pStyle w:val="Titre4"/>
        <w:rPr>
          <w:lang w:val="en-CA"/>
        </w:rPr>
      </w:pPr>
      <w:proofErr w:type="gramStart"/>
      <w:r>
        <w:rPr>
          <w:lang w:val="en-CA"/>
        </w:rPr>
        <w:lastRenderedPageBreak/>
        <w:t>l</w:t>
      </w:r>
      <w:r w:rsidRPr="00984F9B">
        <w:rPr>
          <w:lang w:val="en-CA"/>
        </w:rPr>
        <w:t>abel</w:t>
      </w:r>
      <w:proofErr w:type="gramEnd"/>
    </w:p>
    <w:p w14:paraId="4865F97B" w14:textId="00661E83" w:rsidR="002C1116" w:rsidRPr="00D14AF0"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label</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s</w:t>
      </w:r>
      <w:r w:rsidRPr="00984F9B">
        <w:rPr>
          <w:rFonts w:cs="Arial"/>
          <w:color w:val="000000"/>
          <w:lang w:val="en-CA"/>
        </w:rPr>
        <w:t xml:space="preserve">hort label for map display. </w:t>
      </w:r>
      <w:proofErr w:type="gramStart"/>
      <w:r w:rsidRPr="00984F9B">
        <w:rPr>
          <w:rFonts w:cs="Arial"/>
          <w:color w:val="000000"/>
          <w:lang w:val="en-CA"/>
        </w:rPr>
        <w:t>(e.g., a sample number)</w:t>
      </w:r>
      <w:r w:rsidR="006F1EE4">
        <w:rPr>
          <w:rFonts w:cs="Arial"/>
          <w:color w:val="000000"/>
          <w:lang w:val="en-CA"/>
        </w:rPr>
        <w:t>.</w:t>
      </w:r>
      <w:proofErr w:type="gramEnd"/>
    </w:p>
    <w:p w14:paraId="043B7686" w14:textId="08C6B9A1" w:rsidR="002C1116" w:rsidRPr="006F1EE4" w:rsidRDefault="002C1116" w:rsidP="002C1116">
      <w:pPr>
        <w:pStyle w:val="Titre4"/>
        <w:rPr>
          <w:lang w:val="en-CA"/>
        </w:rPr>
      </w:pPr>
      <w:proofErr w:type="gramStart"/>
      <w:r>
        <w:rPr>
          <w:lang w:val="en-CA"/>
        </w:rPr>
        <w:t>d</w:t>
      </w:r>
      <w:r w:rsidRPr="00D970E9">
        <w:rPr>
          <w:lang w:val="en-CA"/>
        </w:rPr>
        <w:t>escription</w:t>
      </w:r>
      <w:proofErr w:type="gramEnd"/>
    </w:p>
    <w:p w14:paraId="783EB417" w14:textId="0E479703" w:rsidR="002C1116" w:rsidRDefault="002C1116" w:rsidP="002C1116">
      <w:pPr>
        <w:rPr>
          <w:lang w:val="en-CA"/>
        </w:rPr>
      </w:pPr>
      <w:r>
        <w:t xml:space="preserve">If present, </w:t>
      </w:r>
      <w:r>
        <w:rPr>
          <w:lang w:val="en-CA"/>
        </w:rPr>
        <w:t xml:space="preserve">the property </w:t>
      </w:r>
      <w:r w:rsidRPr="00A1060B">
        <w:rPr>
          <w:rStyle w:val="Entity"/>
        </w:rPr>
        <w:t>description</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d</w:t>
      </w:r>
      <w:r w:rsidRPr="00B506A1">
        <w:rPr>
          <w:lang w:val="en-CA"/>
        </w:rPr>
        <w:t>etailed description of the specimen.</w:t>
      </w:r>
    </w:p>
    <w:p w14:paraId="5EB179F1" w14:textId="766A044C" w:rsidR="002C1116" w:rsidRPr="006F1EE4" w:rsidRDefault="002C1116" w:rsidP="002C1116">
      <w:pPr>
        <w:pStyle w:val="Titre4"/>
        <w:rPr>
          <w:lang w:val="en-CA"/>
        </w:rPr>
      </w:pPr>
      <w:proofErr w:type="gramStart"/>
      <w:r w:rsidRPr="00B506A1">
        <w:rPr>
          <w:lang w:val="en-CA"/>
        </w:rPr>
        <w:t>specimenType</w:t>
      </w:r>
      <w:proofErr w:type="gramEnd"/>
    </w:p>
    <w:p w14:paraId="6A3087FC" w14:textId="09D862F9" w:rsidR="002C1116" w:rsidRDefault="002C1116" w:rsidP="002C1116">
      <w:pPr>
        <w:rPr>
          <w:lang w:val="en-CA"/>
        </w:rPr>
      </w:pPr>
      <w:r>
        <w:t>If present, t</w:t>
      </w:r>
      <w:r>
        <w:rPr>
          <w:lang w:val="en-CA"/>
        </w:rPr>
        <w:t xml:space="preserve">he property </w:t>
      </w:r>
      <w:r w:rsidRPr="00A1060B">
        <w:rPr>
          <w:rStyle w:val="Entity"/>
        </w:rPr>
        <w:t>specimentType</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 xml:space="preserve">To report an identifier from a controlled vocabulary, </w:t>
      </w:r>
      <w:r w:rsidR="006F1EE4">
        <w:rPr>
          <w:lang w:val="en-CA"/>
        </w:rPr>
        <w:t>specimenType_uri shall be used.</w:t>
      </w:r>
    </w:p>
    <w:p w14:paraId="70CD5EE1" w14:textId="77C2BE3E" w:rsidR="002C1116" w:rsidRPr="006F1EE4" w:rsidRDefault="002C1116" w:rsidP="002C1116">
      <w:pPr>
        <w:pStyle w:val="Titre4"/>
        <w:rPr>
          <w:lang w:val="en-CA"/>
        </w:rPr>
      </w:pPr>
      <w:proofErr w:type="gramStart"/>
      <w:r>
        <w:rPr>
          <w:lang w:val="en-CA"/>
        </w:rPr>
        <w:t>materialClass</w:t>
      </w:r>
      <w:proofErr w:type="gramEnd"/>
    </w:p>
    <w:p w14:paraId="3909FA21" w14:textId="134AF09F" w:rsidR="002C1116" w:rsidRDefault="002C1116" w:rsidP="002C1116">
      <w:pPr>
        <w:rPr>
          <w:lang w:val="en-CA"/>
        </w:rPr>
      </w:pPr>
      <w:r>
        <w:t>If present, t</w:t>
      </w:r>
      <w:r>
        <w:rPr>
          <w:lang w:val="en-CA"/>
        </w:rPr>
        <w:t xml:space="preserve">he property </w:t>
      </w:r>
      <w:r w:rsidRPr="00A1060B">
        <w:rPr>
          <w:rStyle w:val="Entity"/>
        </w:rPr>
        <w:t>materialClass</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an identifier from a controlled vocabulary, </w:t>
      </w:r>
      <w:r w:rsidRPr="00A1060B">
        <w:rPr>
          <w:rStyle w:val="Entity"/>
        </w:rPr>
        <w:t>materialClass_uri</w:t>
      </w:r>
      <w:r>
        <w:rPr>
          <w:lang w:val="en-CA"/>
        </w:rPr>
        <w:t xml:space="preserve"> shall be used.</w:t>
      </w:r>
      <w:r w:rsidRPr="00B506A1">
        <w:rPr>
          <w:lang w:val="en-CA"/>
        </w:rPr>
        <w:t xml:space="preserve"> </w:t>
      </w:r>
    </w:p>
    <w:p w14:paraId="3DA8E82B" w14:textId="7992BD31" w:rsidR="002C1116" w:rsidRPr="006F1EE4" w:rsidRDefault="002C1116" w:rsidP="006F1EE4">
      <w:pPr>
        <w:pStyle w:val="Titre4"/>
        <w:rPr>
          <w:lang w:val="en-CA"/>
        </w:rPr>
      </w:pPr>
      <w:proofErr w:type="gramStart"/>
      <w:r w:rsidRPr="00B506A1">
        <w:rPr>
          <w:lang w:val="en-CA"/>
        </w:rPr>
        <w:t>positionalAccuracy</w:t>
      </w:r>
      <w:proofErr w:type="gramEnd"/>
    </w:p>
    <w:p w14:paraId="00ECE147" w14:textId="76273EA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positionalAccuracy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d</w:t>
      </w:r>
      <w:r w:rsidRPr="00B506A1">
        <w:rPr>
          <w:rFonts w:cs="Arial"/>
          <w:color w:val="000000"/>
          <w:lang w:val="en-CA"/>
        </w:rPr>
        <w:t xml:space="preserve">escription of the positional accuracy of the sampling location. </w:t>
      </w:r>
      <w:proofErr w:type="gramStart"/>
      <w:r w:rsidRPr="00B506A1">
        <w:rPr>
          <w:rFonts w:cs="Arial"/>
          <w:color w:val="000000"/>
          <w:lang w:val="en-CA"/>
        </w:rPr>
        <w:t>(e.g., 50 metres)</w:t>
      </w:r>
      <w:r w:rsidR="006F1EE4">
        <w:rPr>
          <w:rFonts w:cs="Arial"/>
          <w:color w:val="000000"/>
          <w:lang w:val="en-CA"/>
        </w:rPr>
        <w:t>.</w:t>
      </w:r>
      <w:proofErr w:type="gramEnd"/>
    </w:p>
    <w:p w14:paraId="66AEF48E" w14:textId="2A9756C4" w:rsidR="002C1116" w:rsidRPr="006F1EE4" w:rsidRDefault="002C1116" w:rsidP="006F1EE4">
      <w:pPr>
        <w:pStyle w:val="Titre4"/>
        <w:rPr>
          <w:lang w:val="en-CA"/>
        </w:rPr>
      </w:pPr>
      <w:proofErr w:type="gramStart"/>
      <w:r w:rsidRPr="00D970E9">
        <w:rPr>
          <w:lang w:val="en-CA"/>
        </w:rPr>
        <w:t>samplingTime</w:t>
      </w:r>
      <w:proofErr w:type="gramEnd"/>
    </w:p>
    <w:p w14:paraId="60E8CD1A" w14:textId="0F829CD5"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samplingTime</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r>
        <w:rPr>
          <w:rFonts w:cs="Arial"/>
          <w:color w:val="000000"/>
          <w:lang w:val="en-CA"/>
        </w:rPr>
        <w:t>.</w:t>
      </w:r>
    </w:p>
    <w:p w14:paraId="5E115AFA" w14:textId="77777777" w:rsidR="002C1116" w:rsidRDefault="002C1116" w:rsidP="002C1116">
      <w:pPr>
        <w:autoSpaceDE w:val="0"/>
        <w:autoSpaceDN w:val="0"/>
        <w:adjustRightInd w:val="0"/>
        <w:spacing w:after="0" w:line="240" w:lineRule="atLeast"/>
        <w:rPr>
          <w:rFonts w:cs="Arial"/>
          <w:color w:val="000000"/>
          <w:lang w:val="en-CA"/>
        </w:rPr>
      </w:pPr>
    </w:p>
    <w:p w14:paraId="5ADBFE50" w14:textId="189B04B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Examples</w:t>
      </w:r>
      <w:r w:rsidR="006F1EE4">
        <w:rPr>
          <w:rFonts w:cs="Arial"/>
          <w:color w:val="000000"/>
          <w:lang w:val="en-CA"/>
        </w:rPr>
        <w:t>;</w:t>
      </w:r>
    </w:p>
    <w:p w14:paraId="20C74B28" w14:textId="77777777" w:rsidR="006F1EE4" w:rsidRDefault="006F1EE4" w:rsidP="002C1116">
      <w:pPr>
        <w:autoSpaceDE w:val="0"/>
        <w:autoSpaceDN w:val="0"/>
        <w:adjustRightInd w:val="0"/>
        <w:spacing w:after="0" w:line="240" w:lineRule="atLeast"/>
        <w:rPr>
          <w:rFonts w:cs="Arial"/>
          <w:color w:val="000000"/>
          <w:lang w:val="en-CA"/>
        </w:rPr>
      </w:pPr>
    </w:p>
    <w:p w14:paraId="44B82691"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67AC6AE8"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Pr>
          <w:rFonts w:cs="Arial"/>
          <w:color w:val="000000"/>
          <w:lang w:val="en-CA"/>
        </w:rPr>
        <w:t>2008-02-28T14:15:23-05</w:t>
      </w:r>
    </w:p>
    <w:p w14:paraId="5C8E2524" w14:textId="77777777" w:rsidR="002C1116" w:rsidRDefault="002C1116" w:rsidP="002C1116">
      <w:pPr>
        <w:autoSpaceDE w:val="0"/>
        <w:autoSpaceDN w:val="0"/>
        <w:adjustRightInd w:val="0"/>
        <w:spacing w:after="0" w:line="240" w:lineRule="atLeast"/>
        <w:rPr>
          <w:rFonts w:cs="Arial"/>
          <w:color w:val="000000"/>
          <w:lang w:val="en-CA"/>
        </w:rPr>
      </w:pPr>
    </w:p>
    <w:p w14:paraId="5DB15EE3" w14:textId="372759CE" w:rsidR="002C1116" w:rsidRPr="006F1EE4" w:rsidRDefault="002C1116" w:rsidP="002C1116">
      <w:pPr>
        <w:pStyle w:val="Titre4"/>
        <w:rPr>
          <w:lang w:val="en-CA"/>
        </w:rPr>
      </w:pPr>
      <w:proofErr w:type="gramStart"/>
      <w:r w:rsidRPr="00D970E9">
        <w:rPr>
          <w:lang w:val="en-CA"/>
        </w:rPr>
        <w:t>samplingMethod</w:t>
      </w:r>
      <w:proofErr w:type="gramEnd"/>
    </w:p>
    <w:p w14:paraId="789211CA" w14:textId="3890BBEB" w:rsidR="002C1116" w:rsidRDefault="002C1116" w:rsidP="002C1116">
      <w:pPr>
        <w:rPr>
          <w:lang w:val="en-CA"/>
        </w:rPr>
      </w:pPr>
      <w:r>
        <w:t>If present, t</w:t>
      </w:r>
      <w:r>
        <w:rPr>
          <w:lang w:val="en-CA"/>
        </w:rPr>
        <w:t xml:space="preserve">he property </w:t>
      </w:r>
      <w:r w:rsidRPr="00A1060B">
        <w:rPr>
          <w:rStyle w:val="Entity"/>
        </w:rPr>
        <w:t>samplingMethod</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w:t>
      </w:r>
      <w:r w:rsidRPr="001B3235">
        <w:rPr>
          <w:lang w:val="en-CA"/>
        </w:rPr>
        <w:t>he method used to collect the specimen (e.g., diamond drilling, field mapping survey)</w:t>
      </w:r>
      <w:r>
        <w:rPr>
          <w:lang w:val="en-CA"/>
        </w:rPr>
        <w:t>.</w:t>
      </w:r>
    </w:p>
    <w:p w14:paraId="135BF897" w14:textId="79C5B835" w:rsidR="002C1116" w:rsidRPr="006F1EE4" w:rsidRDefault="002C1116" w:rsidP="002C1116">
      <w:pPr>
        <w:pStyle w:val="Titre4"/>
        <w:rPr>
          <w:lang w:val="en-CA"/>
        </w:rPr>
      </w:pPr>
      <w:proofErr w:type="gramStart"/>
      <w:r w:rsidRPr="00BF1958">
        <w:rPr>
          <w:lang w:val="en-CA"/>
        </w:rPr>
        <w:t>currentLocation</w:t>
      </w:r>
      <w:proofErr w:type="gramEnd"/>
    </w:p>
    <w:p w14:paraId="4A5C655D" w14:textId="6BC051CC" w:rsidR="002C1116" w:rsidRDefault="002C1116" w:rsidP="002C1116">
      <w:pPr>
        <w:rPr>
          <w:lang w:val="en-CA"/>
        </w:rPr>
      </w:pPr>
      <w:r>
        <w:t>If present, t</w:t>
      </w:r>
      <w:r>
        <w:rPr>
          <w:lang w:val="en-CA"/>
        </w:rPr>
        <w:t xml:space="preserve">he property </w:t>
      </w:r>
      <w:r w:rsidRPr="00A1060B">
        <w:rPr>
          <w:rStyle w:val="Entity"/>
        </w:rPr>
        <w:t>currentLocation</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w:t>
      </w:r>
      <w:r w:rsidRPr="00BF1958">
        <w:rPr>
          <w:lang w:val="en-CA"/>
        </w:rPr>
        <w:t>he current location of the specimen (e.g., a warehouse or other repository location)</w:t>
      </w:r>
      <w:r>
        <w:rPr>
          <w:lang w:val="en-CA"/>
        </w:rPr>
        <w:t>.</w:t>
      </w:r>
    </w:p>
    <w:p w14:paraId="6136E4C7" w14:textId="448551AE" w:rsidR="002C1116" w:rsidRPr="006F1EE4" w:rsidRDefault="002C1116" w:rsidP="002C1116">
      <w:pPr>
        <w:pStyle w:val="Titre4"/>
        <w:rPr>
          <w:lang w:val="en-CA"/>
        </w:rPr>
      </w:pPr>
      <w:proofErr w:type="gramStart"/>
      <w:r>
        <w:rPr>
          <w:lang w:val="en-CA"/>
        </w:rPr>
        <w:t>source</w:t>
      </w:r>
      <w:proofErr w:type="gramEnd"/>
    </w:p>
    <w:p w14:paraId="11F39E68" w14:textId="68505117" w:rsidR="002C1116" w:rsidRDefault="002C1116" w:rsidP="002C1116">
      <w:pPr>
        <w:rPr>
          <w:lang w:val="en-CA"/>
        </w:rPr>
      </w:pPr>
      <w:r>
        <w:t>If present, t</w:t>
      </w:r>
      <w:r>
        <w:rPr>
          <w:lang w:val="en-CA"/>
        </w:rPr>
        <w:t xml:space="preserve">he property </w:t>
      </w:r>
      <w:r w:rsidRPr="00A1060B">
        <w:rPr>
          <w:rStyle w:val="Entity"/>
        </w:rPr>
        <w:t>source</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the c</w:t>
      </w:r>
      <w:r w:rsidRPr="00BF1958">
        <w:rPr>
          <w:lang w:val="en-CA"/>
        </w:rPr>
        <w:t>itation of the source of the data (e.g., a publication, map, etc.)</w:t>
      </w:r>
      <w:r>
        <w:rPr>
          <w:lang w:val="en-CA"/>
        </w:rPr>
        <w:t>.</w:t>
      </w:r>
    </w:p>
    <w:p w14:paraId="7E1A5D65" w14:textId="7A7F61BB" w:rsidR="002C1116" w:rsidRPr="006F1EE4" w:rsidRDefault="002C1116" w:rsidP="002C1116">
      <w:pPr>
        <w:pStyle w:val="Titre4"/>
        <w:rPr>
          <w:lang w:val="en-CA"/>
        </w:rPr>
      </w:pPr>
      <w:r w:rsidRPr="00BF1958">
        <w:rPr>
          <w:lang w:val="en-CA"/>
        </w:rPr>
        <w:lastRenderedPageBreak/>
        <w:t>specimenType_uri</w:t>
      </w:r>
    </w:p>
    <w:p w14:paraId="547DDE2E" w14:textId="28F5F699" w:rsidR="002C1116" w:rsidRDefault="002C1116" w:rsidP="002C1116">
      <w:pPr>
        <w:rPr>
          <w:lang w:val="en-CA"/>
        </w:rPr>
      </w:pPr>
      <w:r>
        <w:rPr>
          <w:lang w:val="en-CA"/>
        </w:rPr>
        <w:t xml:space="preserve">The property </w:t>
      </w:r>
      <w:r w:rsidRPr="00A1060B">
        <w:rPr>
          <w:rStyle w:val="Entity"/>
        </w:rPr>
        <w:t>specimentType_uri</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w:t>
      </w:r>
      <w:r w:rsidRPr="00BF1958">
        <w:rPr>
          <w:lang w:val="en-CA"/>
        </w:rPr>
        <w:t>URI link for a specimen type identifier from a controlled vocabulary.</w:t>
      </w:r>
    </w:p>
    <w:p w14:paraId="486022AF" w14:textId="0921C9B8" w:rsidR="002C1116" w:rsidRPr="006F1EE4" w:rsidRDefault="002C1116" w:rsidP="002C1116">
      <w:pPr>
        <w:pStyle w:val="Titre4"/>
        <w:rPr>
          <w:lang w:val="en-CA"/>
        </w:rPr>
      </w:pPr>
      <w:r w:rsidRPr="00BF1958">
        <w:rPr>
          <w:lang w:val="en-CA"/>
        </w:rPr>
        <w:t>materialClass_uri</w:t>
      </w:r>
    </w:p>
    <w:p w14:paraId="2B1F6A1E" w14:textId="4DA538F0" w:rsidR="002C1116" w:rsidRDefault="002C1116" w:rsidP="002C1116">
      <w:pPr>
        <w:rPr>
          <w:lang w:val="en-CA"/>
        </w:rPr>
      </w:pPr>
      <w:r>
        <w:rPr>
          <w:lang w:val="en-CA"/>
        </w:rPr>
        <w:t xml:space="preserve">The property </w:t>
      </w:r>
      <w:r w:rsidRPr="00A1060B">
        <w:rPr>
          <w:rStyle w:val="Entity"/>
        </w:rPr>
        <w:t>materialClass_uri</w:t>
      </w:r>
      <w:proofErr w:type="gramStart"/>
      <w:r w:rsidR="00A1060B">
        <w:rPr>
          <w:rStyle w:val="Entity"/>
        </w:rPr>
        <w:t>:Primitive</w:t>
      </w:r>
      <w:proofErr w:type="gramEnd"/>
      <w:r w:rsidR="00A1060B">
        <w:rPr>
          <w:rStyle w:val="Entity"/>
        </w:rPr>
        <w:t>::CharacterString</w:t>
      </w:r>
      <w:r w:rsidRPr="00A1060B">
        <w:rPr>
          <w:rStyle w:val="Entity"/>
        </w:rPr>
        <w:t xml:space="preserve"> </w:t>
      </w:r>
      <w:r>
        <w:rPr>
          <w:lang w:val="en-CA"/>
        </w:rPr>
        <w:t>contain</w:t>
      </w:r>
      <w:r w:rsidR="006F1EE4">
        <w:rPr>
          <w:lang w:val="en-CA"/>
        </w:rPr>
        <w:t>s</w:t>
      </w:r>
      <w:r>
        <w:rPr>
          <w:lang w:val="en-CA"/>
        </w:rPr>
        <w:t xml:space="preserve"> a </w:t>
      </w:r>
      <w:r w:rsidRPr="00BF1958">
        <w:rPr>
          <w:lang w:val="en-CA"/>
        </w:rPr>
        <w:t>URI link for a class of material drawn from a controlled vocabulary.</w:t>
      </w:r>
    </w:p>
    <w:p w14:paraId="254483EA" w14:textId="121C5FAD" w:rsidR="002C1116" w:rsidRPr="006F1EE4" w:rsidRDefault="002C1116" w:rsidP="002C1116">
      <w:pPr>
        <w:pStyle w:val="Titre4"/>
        <w:rPr>
          <w:lang w:val="en-CA"/>
        </w:rPr>
      </w:pPr>
      <w:r w:rsidRPr="00BF1958">
        <w:rPr>
          <w:lang w:val="en-CA"/>
        </w:rPr>
        <w:t>metadata_uri</w:t>
      </w:r>
    </w:p>
    <w:p w14:paraId="28A023E0" w14:textId="5D102AB9" w:rsidR="002C1116" w:rsidRPr="006F1EE4" w:rsidRDefault="002C1116" w:rsidP="006F1EE4">
      <w:pPr>
        <w:rPr>
          <w:lang w:val="en-CA"/>
        </w:rPr>
      </w:pPr>
      <w:r>
        <w:t>If present, t</w:t>
      </w:r>
      <w:r>
        <w:rPr>
          <w:lang w:val="en-CA"/>
        </w:rPr>
        <w:t xml:space="preserve">he property </w:t>
      </w:r>
      <w:r w:rsidRPr="00A1060B">
        <w:rPr>
          <w:rStyle w:val="Entity"/>
        </w:rPr>
        <w:t>metadata_uri</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w:t>
      </w:r>
      <w:r w:rsidRPr="00BF1958">
        <w:rPr>
          <w:lang w:val="en-CA"/>
        </w:rPr>
        <w:t>URI link to a metadata document.</w:t>
      </w:r>
    </w:p>
    <w:p w14:paraId="16982102" w14:textId="24EEF453" w:rsidR="002C1116" w:rsidRPr="006F1EE4" w:rsidRDefault="002C1116" w:rsidP="006F1EE4">
      <w:pPr>
        <w:pStyle w:val="Titre4"/>
        <w:rPr>
          <w:lang w:val="en-CA"/>
        </w:rPr>
      </w:pPr>
      <w:proofErr w:type="gramStart"/>
      <w:r w:rsidRPr="00D970E9">
        <w:rPr>
          <w:lang w:val="en-CA"/>
        </w:rPr>
        <w:t>genericSymbolizer</w:t>
      </w:r>
      <w:proofErr w:type="gramEnd"/>
    </w:p>
    <w:p w14:paraId="0968C7E5" w14:textId="27D940D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genericSymboliser</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2C8F29F8" w14:textId="01B3DC0E" w:rsidR="002C1116" w:rsidRPr="006F1EE4" w:rsidRDefault="002C1116" w:rsidP="006F1EE4">
      <w:pPr>
        <w:pStyle w:val="Titre4"/>
        <w:rPr>
          <w:lang w:val="en-CA"/>
        </w:rPr>
      </w:pPr>
      <w:proofErr w:type="gramStart"/>
      <w:r>
        <w:rPr>
          <w:lang w:val="en-CA"/>
        </w:rPr>
        <w:t>shape</w:t>
      </w:r>
      <w:proofErr w:type="gramEnd"/>
    </w:p>
    <w:p w14:paraId="0B49CD83" w14:textId="63D0509C"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shape</w:t>
      </w:r>
      <w:proofErr w:type="gramStart"/>
      <w:r w:rsidRPr="00A1060B">
        <w:rPr>
          <w:rStyle w:val="Entity"/>
        </w:rPr>
        <w:t>:GM</w:t>
      </w:r>
      <w:proofErr w:type="gramEnd"/>
      <w:r w:rsidRPr="00A1060B">
        <w:rPr>
          <w:rStyle w:val="Entity"/>
        </w:rPr>
        <w:t xml:space="preserve">_Object </w:t>
      </w:r>
      <w:r>
        <w:rPr>
          <w:rFonts w:cs="Arial"/>
          <w:color w:val="000000"/>
          <w:lang w:val="en-CA"/>
        </w:rPr>
        <w:t>contain</w:t>
      </w:r>
      <w:r w:rsidR="006F1EE4">
        <w:rPr>
          <w:rFonts w:cs="Arial"/>
          <w:color w:val="000000"/>
          <w:lang w:val="en-CA"/>
        </w:rPr>
        <w:t>s</w:t>
      </w:r>
      <w:r>
        <w:rPr>
          <w:rFonts w:cs="Arial"/>
          <w:color w:val="000000"/>
          <w:lang w:val="en-CA"/>
        </w:rPr>
        <w:t xml:space="preserve"> a </w:t>
      </w:r>
      <w:r w:rsidRPr="00BF1958">
        <w:rPr>
          <w:rFonts w:cs="Arial"/>
          <w:color w:val="000000"/>
          <w:lang w:val="en-CA"/>
        </w:rPr>
        <w:t>geometry of the specimen (generally a point)</w:t>
      </w:r>
      <w:r>
        <w:rPr>
          <w:rFonts w:cs="Arial"/>
          <w:color w:val="000000"/>
          <w:lang w:val="en-CA"/>
        </w:rPr>
        <w:t>.</w:t>
      </w:r>
    </w:p>
    <w:p w14:paraId="107A7F8C" w14:textId="23CFFAD9" w:rsidR="002C1116" w:rsidRDefault="006F1EE4" w:rsidP="002C1116">
      <w:pPr>
        <w:pStyle w:val="Titre4"/>
      </w:pPr>
      <w:proofErr w:type="gramStart"/>
      <w:r>
        <w:t>a</w:t>
      </w:r>
      <w:r w:rsidR="002C1116" w:rsidRPr="004E3A57">
        <w:t>ny</w:t>
      </w:r>
      <w:proofErr w:type="gramEnd"/>
    </w:p>
    <w:p w14:paraId="467BD60E" w14:textId="77777777" w:rsidR="002C1116" w:rsidRDefault="002C1116" w:rsidP="002C1116">
      <w:r>
        <w:t xml:space="preserve">A data provider can add an arbitrary number of extra properties, as long as the instance is conformant to GML Simple Feature Level 0. </w:t>
      </w:r>
    </w:p>
    <w:p w14:paraId="17CFB9C5" w14:textId="77777777" w:rsidR="002C1116" w:rsidRDefault="002C1116" w:rsidP="002C1116"/>
    <w:p w14:paraId="17167683" w14:textId="77777777" w:rsidR="002C1116" w:rsidRDefault="002C1116" w:rsidP="002C1116">
      <w:pPr>
        <w:pStyle w:val="Titre3"/>
        <w:rPr>
          <w:lang w:val="en-CA"/>
        </w:rPr>
      </w:pPr>
      <w:bookmarkStart w:id="529" w:name="_Toc458065793"/>
      <w:r w:rsidRPr="00D14AF0">
        <w:rPr>
          <w:lang w:val="en-CA"/>
        </w:rPr>
        <w:t>GeomorphologicUnitView</w:t>
      </w:r>
      <w:bookmarkEnd w:id="529"/>
    </w:p>
    <w:p w14:paraId="53CD3F0E" w14:textId="77777777" w:rsidR="002C1116" w:rsidRDefault="002C1116" w:rsidP="002C1116">
      <w:pPr>
        <w:autoSpaceDE w:val="0"/>
        <w:autoSpaceDN w:val="0"/>
        <w:adjustRightInd w:val="0"/>
        <w:spacing w:after="0" w:line="240" w:lineRule="atLeast"/>
        <w:rPr>
          <w:rFonts w:cs="Arial"/>
          <w:color w:val="000000"/>
          <w:lang w:val="en-CA"/>
        </w:rPr>
      </w:pPr>
    </w:p>
    <w:p w14:paraId="03F8D02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7B5660B9" w14:textId="1920582D" w:rsidR="002C1116" w:rsidRDefault="001E68E4" w:rsidP="002C1116">
      <w:pPr>
        <w:keepNext/>
        <w:autoSpaceDE w:val="0"/>
        <w:autoSpaceDN w:val="0"/>
        <w:adjustRightInd w:val="0"/>
        <w:spacing w:after="0" w:line="240" w:lineRule="atLeast"/>
      </w:pPr>
      <w:r w:rsidRPr="001E68E4">
        <w:rPr>
          <w:noProof/>
          <w:lang w:val="en-CA" w:eastAsia="en-CA"/>
        </w:rPr>
        <w:drawing>
          <wp:inline distT="0" distB="0" distL="0" distR="0" wp14:anchorId="08E381CE" wp14:editId="643A8F86">
            <wp:extent cx="2424803" cy="304023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426842" cy="3042791"/>
                    </a:xfrm>
                    <a:prstGeom prst="rect">
                      <a:avLst/>
                    </a:prstGeom>
                  </pic:spPr>
                </pic:pic>
              </a:graphicData>
            </a:graphic>
          </wp:inline>
        </w:drawing>
      </w:r>
    </w:p>
    <w:p w14:paraId="3BC9A360" w14:textId="77777777" w:rsidR="002C1116" w:rsidRDefault="002C1116" w:rsidP="002C1116">
      <w:pPr>
        <w:pStyle w:val="Lgende"/>
      </w:pPr>
      <w:r>
        <w:t xml:space="preserve">Figure </w:t>
      </w:r>
      <w:r>
        <w:fldChar w:fldCharType="begin"/>
      </w:r>
      <w:r>
        <w:instrText xml:space="preserve"> SEQ Figure \* ARABIC </w:instrText>
      </w:r>
      <w:r>
        <w:fldChar w:fldCharType="separate"/>
      </w:r>
      <w:r w:rsidR="007C615B">
        <w:rPr>
          <w:noProof/>
        </w:rPr>
        <w:t>104</w:t>
      </w:r>
      <w:r>
        <w:fldChar w:fldCharType="end"/>
      </w:r>
      <w:r>
        <w:t xml:space="preserve"> </w:t>
      </w:r>
      <w:r w:rsidRPr="00737CF2">
        <w:t>GeomorphologicUnitView</w:t>
      </w:r>
      <w:r>
        <w:t xml:space="preserve"> feature type.</w:t>
      </w:r>
    </w:p>
    <w:p w14:paraId="418D719E" w14:textId="77777777" w:rsidR="002C1116" w:rsidRDefault="002C1116" w:rsidP="002C1116">
      <w:pPr>
        <w:autoSpaceDE w:val="0"/>
        <w:autoSpaceDN w:val="0"/>
        <w:adjustRightInd w:val="0"/>
        <w:spacing w:after="0" w:line="240" w:lineRule="atLeast"/>
        <w:rPr>
          <w:rFonts w:cs="Arial"/>
          <w:color w:val="000000"/>
          <w:lang w:val="en-CA"/>
        </w:rPr>
      </w:pPr>
      <w:r w:rsidRPr="00A1060B">
        <w:rPr>
          <w:rStyle w:val="Entity"/>
        </w:rPr>
        <w:t>GeomorphologicUnitView</w:t>
      </w:r>
      <w:r>
        <w:rPr>
          <w:rFonts w:cs="Arial"/>
          <w:color w:val="000000"/>
          <w:lang w:val="en-CA"/>
        </w:rPr>
        <w:t xml:space="preserve"> is a s</w:t>
      </w:r>
      <w:r w:rsidRPr="00D14AF0">
        <w:rPr>
          <w:rFonts w:cs="Arial"/>
          <w:color w:val="000000"/>
          <w:lang w:val="en-CA"/>
        </w:rPr>
        <w:t xml:space="preserve">implified view of a GeoSciML </w:t>
      </w:r>
      <w:r w:rsidRPr="00A1060B">
        <w:rPr>
          <w:rStyle w:val="Entity"/>
        </w:rPr>
        <w:t>GeomorphologicUnit</w:t>
      </w:r>
      <w:r w:rsidRPr="00D14AF0">
        <w:rPr>
          <w:rFonts w:cs="Arial"/>
          <w:color w:val="000000"/>
          <w:lang w:val="en-CA"/>
        </w:rPr>
        <w:t xml:space="preserve">. In GeoSciML terms this will be in instance of a </w:t>
      </w:r>
      <w:r w:rsidRPr="00A1060B">
        <w:rPr>
          <w:rStyle w:val="Entity"/>
        </w:rPr>
        <w:t>MappedFeature</w:t>
      </w:r>
      <w:r w:rsidRPr="00D14AF0">
        <w:rPr>
          <w:rFonts w:cs="Arial"/>
          <w:color w:val="000000"/>
          <w:lang w:val="en-CA"/>
        </w:rPr>
        <w:t xml:space="preserv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6A4C88C5" w14:textId="77777777" w:rsidR="002C1116" w:rsidRDefault="002C1116" w:rsidP="002C1116">
      <w:pPr>
        <w:autoSpaceDE w:val="0"/>
        <w:autoSpaceDN w:val="0"/>
        <w:adjustRightInd w:val="0"/>
        <w:spacing w:after="0" w:line="240" w:lineRule="atLeast"/>
        <w:rPr>
          <w:rFonts w:cs="Arial"/>
          <w:color w:val="000000"/>
          <w:lang w:val="en-CA"/>
        </w:rPr>
      </w:pPr>
    </w:p>
    <w:p w14:paraId="1527ED9F" w14:textId="77777777" w:rsidR="002C1116" w:rsidRDefault="002C1116" w:rsidP="002C1116">
      <w:pPr>
        <w:pStyle w:val="Titre4"/>
        <w:rPr>
          <w:lang w:val="en-CA"/>
        </w:rPr>
      </w:pPr>
      <w:r>
        <w:rPr>
          <w:lang w:val="en-CA"/>
        </w:rPr>
        <w:t>Mapping</w:t>
      </w:r>
    </w:p>
    <w:p w14:paraId="37D3B07F"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2943"/>
        <w:gridCol w:w="5913"/>
      </w:tblGrid>
      <w:tr w:rsidR="002C1116" w:rsidRPr="00F62F6E" w14:paraId="7C7600CA"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tcPr>
          <w:p w14:paraId="4F26D9C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913" w:type="dxa"/>
          </w:tcPr>
          <w:p w14:paraId="207D280B"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 xml:space="preserve">Mapping from </w:t>
            </w:r>
            <w:r w:rsidRPr="00A1060B">
              <w:rPr>
                <w:rStyle w:val="Entity"/>
              </w:rPr>
              <w:t>GeomorphologicUnit</w:t>
            </w:r>
          </w:p>
        </w:tc>
      </w:tr>
      <w:tr w:rsidR="002C1116" w:rsidRPr="00F62F6E" w14:paraId="41F71FB8"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6093A92" w14:textId="155867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913" w:type="dxa"/>
            <w:hideMark/>
          </w:tcPr>
          <w:p w14:paraId="3B18D02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F62F6E" w14:paraId="22471DA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088B9B9" w14:textId="218638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913" w:type="dxa"/>
            <w:hideMark/>
          </w:tcPr>
          <w:p w14:paraId="5849CCE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specification:NaturalGeomorphologicFeature::name 1</w:t>
            </w:r>
          </w:p>
        </w:tc>
      </w:tr>
      <w:tr w:rsidR="002C1116" w:rsidRPr="00F62F6E" w14:paraId="3A6423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485D31" w14:textId="745EEB42"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913" w:type="dxa"/>
            <w:hideMark/>
          </w:tcPr>
          <w:p w14:paraId="7C2BE103"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specification:NaturalGeomorphologicFeature::description</w:t>
            </w:r>
          </w:p>
        </w:tc>
      </w:tr>
      <w:tr w:rsidR="002C1116" w:rsidRPr="00F62F6E" w14:paraId="5DB4326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EB1F509" w14:textId="283623A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a</w:t>
            </w:r>
            <w:r w:rsidR="002C1116" w:rsidRPr="00F62F6E">
              <w:rPr>
                <w:rFonts w:ascii="Consolas" w:hAnsi="Consolas" w:cs="Consolas"/>
                <w:sz w:val="18"/>
                <w:szCs w:val="18"/>
                <w:lang w:val="en-CA" w:eastAsia="en-CA"/>
              </w:rPr>
              <w:t>ctivity</w:t>
            </w:r>
          </w:p>
        </w:tc>
        <w:tc>
          <w:tcPr>
            <w:tcW w:w="5913" w:type="dxa"/>
            <w:hideMark/>
          </w:tcPr>
          <w:p w14:paraId="7C121B7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specification:NaturalGeomorphologicFeature:activity 2</w:t>
            </w:r>
          </w:p>
        </w:tc>
      </w:tr>
      <w:tr w:rsidR="002C1116" w:rsidRPr="00F62F6E" w14:paraId="66F7DFF9"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4FE0CE7"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w:t>
            </w:r>
          </w:p>
        </w:tc>
        <w:tc>
          <w:tcPr>
            <w:tcW w:w="5913" w:type="dxa"/>
            <w:hideMark/>
          </w:tcPr>
          <w:p w14:paraId="0141ED50"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specification:NaturalGeomorphologicFeature::naturalGeomorphologicFeatureType 2</w:t>
            </w:r>
          </w:p>
          <w:p w14:paraId="5939BF0C"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p w14:paraId="176316E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or</w:t>
            </w:r>
          </w:p>
          <w:p w14:paraId="4F72CEFF"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p w14:paraId="027BEB20"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specification:AnthropogenicGeomorphologicUnit::anthropogenicGeomorphologicFeatureType 2</w:t>
            </w:r>
          </w:p>
        </w:tc>
      </w:tr>
      <w:tr w:rsidR="002C1116" w:rsidRPr="00F62F6E" w14:paraId="1BDD2F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E5839E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lithology</w:t>
            </w:r>
          </w:p>
        </w:tc>
        <w:tc>
          <w:tcPr>
            <w:tcW w:w="5913" w:type="dxa"/>
            <w:hideMark/>
          </w:tcPr>
          <w:p w14:paraId="29B18F8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specification:GeomorphologicUnit::unitDescription:GeologicUnit::composition:CompositionPart::material:RockMaterial::lithology 1</w:t>
            </w:r>
          </w:p>
        </w:tc>
      </w:tr>
      <w:tr w:rsidR="002C1116" w:rsidRPr="00F62F6E" w14:paraId="31E7E2E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F731C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913" w:type="dxa"/>
            <w:hideMark/>
          </w:tcPr>
          <w:p w14:paraId="4E1C61FC"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specification:GeomorphologicUnit::unitDescription:G</w:t>
            </w:r>
            <w:r w:rsidRPr="00A1060B">
              <w:rPr>
                <w:rStyle w:val="Entity"/>
              </w:rPr>
              <w:lastRenderedPageBreak/>
              <w:t>eologicUnit::geologicHistory:GeologicEvent::description 1</w:t>
            </w:r>
          </w:p>
        </w:tc>
      </w:tr>
      <w:tr w:rsidR="002C1116" w:rsidRPr="00F62F6E" w14:paraId="0DE68EA7"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F98AE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observationMethod</w:t>
            </w:r>
          </w:p>
        </w:tc>
        <w:tc>
          <w:tcPr>
            <w:tcW w:w="5913" w:type="dxa"/>
            <w:hideMark/>
          </w:tcPr>
          <w:p w14:paraId="2B52432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specification:GeomorphologicUnit::observationMethod:Category::value 1</w:t>
            </w:r>
          </w:p>
        </w:tc>
      </w:tr>
      <w:tr w:rsidR="002C1116" w:rsidRPr="00F62F6E" w14:paraId="15945D8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0FB56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913" w:type="dxa"/>
            <w:hideMark/>
          </w:tcPr>
          <w:p w14:paraId="2535A1FE"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positionalAccuracy::value</w:t>
            </w:r>
          </w:p>
        </w:tc>
      </w:tr>
      <w:tr w:rsidR="002C1116" w:rsidRPr="00F62F6E" w14:paraId="6560CD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7D4A5C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913" w:type="dxa"/>
            <w:hideMark/>
          </w:tcPr>
          <w:p w14:paraId="33E7F9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F62F6E" w14:paraId="0215E68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DB0590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activity_uri</w:t>
            </w:r>
          </w:p>
        </w:tc>
        <w:tc>
          <w:tcPr>
            <w:tcW w:w="5913" w:type="dxa"/>
            <w:hideMark/>
          </w:tcPr>
          <w:p w14:paraId="0153ACB9"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specification:NaturalGeomorphologicFeature::activity</w:t>
            </w:r>
          </w:p>
        </w:tc>
      </w:tr>
      <w:tr w:rsidR="002C1116" w:rsidRPr="00F62F6E" w14:paraId="1CB48E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38F700" w14:textId="15F2B6D2" w:rsidR="002C1116" w:rsidRPr="00F62F6E" w:rsidRDefault="001E68E4" w:rsidP="003811C7">
            <w:pPr>
              <w:spacing w:after="0"/>
              <w:rPr>
                <w:rFonts w:ascii="Consolas" w:hAnsi="Consolas" w:cs="Consolas"/>
                <w:sz w:val="18"/>
                <w:szCs w:val="18"/>
                <w:lang w:val="en-CA" w:eastAsia="en-CA"/>
              </w:rPr>
            </w:pPr>
            <w:r w:rsidRPr="001E68E4">
              <w:rPr>
                <w:rFonts w:ascii="Consolas" w:hAnsi="Consolas" w:cs="Consolas"/>
                <w:sz w:val="18"/>
                <w:szCs w:val="18"/>
                <w:lang w:val="en-CA" w:eastAsia="en-CA"/>
              </w:rPr>
              <w:t>geomorphologicFeatureType</w:t>
            </w:r>
          </w:p>
        </w:tc>
        <w:tc>
          <w:tcPr>
            <w:tcW w:w="5913" w:type="dxa"/>
            <w:hideMark/>
          </w:tcPr>
          <w:p w14:paraId="2D687DF3" w14:textId="1060F174" w:rsidR="002C1116" w:rsidRPr="00A1060B" w:rsidRDefault="00E81614"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typeOf(specification/*)::name()</w:t>
            </w:r>
          </w:p>
        </w:tc>
      </w:tr>
      <w:tr w:rsidR="002C1116" w:rsidRPr="00F62F6E" w14:paraId="178321B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5C34EC9" w14:textId="43A618B8" w:rsidR="002C1116" w:rsidRPr="00F62F6E" w:rsidRDefault="001E68E4" w:rsidP="003811C7">
            <w:pPr>
              <w:spacing w:after="0"/>
              <w:rPr>
                <w:rFonts w:ascii="Consolas" w:hAnsi="Consolas" w:cs="Consolas"/>
                <w:sz w:val="18"/>
                <w:szCs w:val="18"/>
                <w:lang w:val="en-CA" w:eastAsia="en-CA"/>
              </w:rPr>
            </w:pPr>
            <w:r w:rsidRPr="001E68E4">
              <w:rPr>
                <w:rFonts w:ascii="Consolas" w:hAnsi="Consolas" w:cs="Consolas"/>
                <w:sz w:val="18"/>
                <w:szCs w:val="18"/>
                <w:lang w:val="en-CA" w:eastAsia="en-CA"/>
              </w:rPr>
              <w:t>geomorphologicFeatureType</w:t>
            </w:r>
            <w:r w:rsidR="002C1116" w:rsidRPr="00F62F6E">
              <w:rPr>
                <w:rFonts w:ascii="Consolas" w:hAnsi="Consolas" w:cs="Consolas"/>
                <w:sz w:val="18"/>
                <w:szCs w:val="18"/>
                <w:lang w:val="en-CA" w:eastAsia="en-CA"/>
              </w:rPr>
              <w:t>_uri</w:t>
            </w:r>
          </w:p>
        </w:tc>
        <w:tc>
          <w:tcPr>
            <w:tcW w:w="5913" w:type="dxa"/>
            <w:hideMark/>
          </w:tcPr>
          <w:p w14:paraId="40B2696C" w14:textId="721B9713" w:rsidR="002C1116" w:rsidRPr="00A1060B" w:rsidRDefault="00E81614" w:rsidP="00E81614">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typeOf(specification/*)::typeName()</w:t>
            </w:r>
          </w:p>
        </w:tc>
      </w:tr>
      <w:tr w:rsidR="002C1116" w:rsidRPr="00F62F6E" w14:paraId="0535488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CB115E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unitType_uri</w:t>
            </w:r>
          </w:p>
        </w:tc>
        <w:tc>
          <w:tcPr>
            <w:tcW w:w="5913" w:type="dxa"/>
            <w:hideMark/>
          </w:tcPr>
          <w:p w14:paraId="50A280D5"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specification:GeomorphologicUnit::geologicUnitType 3</w:t>
            </w:r>
          </w:p>
        </w:tc>
      </w:tr>
      <w:tr w:rsidR="002C1116" w:rsidRPr="00F62F6E" w14:paraId="4C911E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82BC15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representativeLithology_uri</w:t>
            </w:r>
          </w:p>
        </w:tc>
        <w:tc>
          <w:tcPr>
            <w:tcW w:w="5913" w:type="dxa"/>
            <w:hideMark/>
          </w:tcPr>
          <w:p w14:paraId="71A4710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specification:GeomorphologicUnit::unitDescription:GeologicUnit::composition:CompositionPart::material:RockMaterial::lithology 3</w:t>
            </w:r>
          </w:p>
        </w:tc>
      </w:tr>
      <w:tr w:rsidR="002C1116" w:rsidRPr="00F62F6E" w14:paraId="32629B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6505D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913" w:type="dxa"/>
            <w:hideMark/>
          </w:tcPr>
          <w:p w14:paraId="0425A9BC"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specification:GeomorphologicUnit::geologicHistory:</w:t>
            </w:r>
          </w:p>
          <w:p w14:paraId="33ED51A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GeologicEvent 3</w:t>
            </w:r>
          </w:p>
        </w:tc>
      </w:tr>
      <w:tr w:rsidR="002C1116" w:rsidRPr="00F62F6E" w14:paraId="57CEFC3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BEEDF88"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representativeNumericAge</w:t>
            </w:r>
          </w:p>
        </w:tc>
        <w:tc>
          <w:tcPr>
            <w:tcW w:w="5913" w:type="dxa"/>
            <w:hideMark/>
          </w:tcPr>
          <w:p w14:paraId="6602265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 GeomorphologicUnit::geologicHistory:</w:t>
            </w:r>
          </w:p>
          <w:p w14:paraId="7B85D1CF"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GeologicEvent:NumericAge 1</w:t>
            </w:r>
          </w:p>
        </w:tc>
      </w:tr>
      <w:tr w:rsidR="002C1116" w:rsidRPr="00F62F6E" w14:paraId="66174DF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AAEBA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913" w:type="dxa"/>
            <w:hideMark/>
          </w:tcPr>
          <w:p w14:paraId="5C2DDA2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 3</w:t>
            </w:r>
          </w:p>
        </w:tc>
      </w:tr>
      <w:tr w:rsidR="002C1116" w:rsidRPr="00F62F6E" w14:paraId="73EA3E5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167B8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913" w:type="dxa"/>
            <w:hideMark/>
          </w:tcPr>
          <w:p w14:paraId="248DEDD8"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specification:GeologicUnit:metaDataProperty 3</w:t>
            </w:r>
          </w:p>
        </w:tc>
      </w:tr>
      <w:tr w:rsidR="002C1116" w:rsidRPr="00F62F6E" w14:paraId="1EFB26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C66D61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913" w:type="dxa"/>
            <w:hideMark/>
          </w:tcPr>
          <w:p w14:paraId="103010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F62F6E" w14:paraId="783B697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0BEA9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913" w:type="dxa"/>
            <w:hideMark/>
          </w:tcPr>
          <w:p w14:paraId="7833D9E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shape</w:t>
            </w:r>
          </w:p>
        </w:tc>
      </w:tr>
      <w:tr w:rsidR="002C1116" w:rsidRPr="00F62F6E" w14:paraId="2D6147B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A496EC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E2B3723"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AEEFCB4" w14:textId="77777777" w:rsidR="002C1116" w:rsidRPr="00F62F6E"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080894B8" w14:textId="77777777" w:rsidR="002C1116" w:rsidRDefault="002C1116" w:rsidP="002C1116">
      <w:pPr>
        <w:autoSpaceDE w:val="0"/>
        <w:autoSpaceDN w:val="0"/>
        <w:adjustRightInd w:val="0"/>
        <w:spacing w:after="0" w:line="240" w:lineRule="atLeast"/>
        <w:rPr>
          <w:rFonts w:cs="Arial"/>
          <w:color w:val="000000"/>
          <w:lang w:val="en-CA"/>
        </w:rPr>
      </w:pPr>
    </w:p>
    <w:p w14:paraId="0180D017" w14:textId="3539DC93" w:rsidR="002C1116" w:rsidRPr="006F1EE4" w:rsidRDefault="002C1116" w:rsidP="002C1116">
      <w:pPr>
        <w:pStyle w:val="Titre4"/>
        <w:rPr>
          <w:lang w:val="en-CA"/>
        </w:rPr>
      </w:pPr>
      <w:proofErr w:type="gramStart"/>
      <w:r>
        <w:rPr>
          <w:lang w:val="en-CA"/>
        </w:rPr>
        <w:t>identifier</w:t>
      </w:r>
      <w:proofErr w:type="gramEnd"/>
    </w:p>
    <w:p w14:paraId="45BBA100" w14:textId="77777777" w:rsidR="002C1116" w:rsidRDefault="002C1116" w:rsidP="002C1116">
      <w:r w:rsidRPr="00D970E9">
        <w:t xml:space="preserve">Globally unique </w:t>
      </w:r>
      <w:r w:rsidRPr="00A1060B">
        <w:rPr>
          <w:rStyle w:val="Entity"/>
        </w:rPr>
        <w:t>identifier</w:t>
      </w:r>
      <w:proofErr w:type="gramStart"/>
      <w:r w:rsidRPr="00A1060B">
        <w:rPr>
          <w:rStyle w:val="Entity"/>
        </w:rPr>
        <w:t>:Primitive</w:t>
      </w:r>
      <w:proofErr w:type="gramEnd"/>
      <w:r w:rsidRPr="00A1060B">
        <w:rPr>
          <w:rStyle w:val="Entity"/>
        </w:rPr>
        <w:t>::CharacterString</w:t>
      </w:r>
      <w:r>
        <w:t xml:space="preserve"> shall uniquely identifies a tuple within the dataset</w:t>
      </w:r>
      <w:r w:rsidRPr="00D96958">
        <w:t xml:space="preserve"> </w:t>
      </w:r>
      <w:r>
        <w:t xml:space="preserve">and be formatted as an </w:t>
      </w:r>
      <w:r>
        <w:rPr>
          <w:lang w:val="en-CA"/>
        </w:rPr>
        <w:t>absolute URI conformant to RFC 3986.</w:t>
      </w:r>
    </w:p>
    <w:p w14:paraId="4A1C6201"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47DD48" w14:textId="77777777" w:rsidTr="003811C7">
        <w:trPr>
          <w:cantSplit/>
        </w:trPr>
        <w:tc>
          <w:tcPr>
            <w:tcW w:w="4219" w:type="dxa"/>
            <w:tcBorders>
              <w:right w:val="nil"/>
            </w:tcBorders>
            <w:shd w:val="clear" w:color="auto" w:fill="auto"/>
          </w:tcPr>
          <w:p w14:paraId="3DE89FF9" w14:textId="16D49E3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/gsml4-lite/geomorphologicunitview-identifier</w:t>
            </w:r>
          </w:p>
        </w:tc>
        <w:tc>
          <w:tcPr>
            <w:tcW w:w="4678" w:type="dxa"/>
            <w:tcBorders>
              <w:left w:val="nil"/>
            </w:tcBorders>
            <w:shd w:val="clear" w:color="auto" w:fill="auto"/>
          </w:tcPr>
          <w:p w14:paraId="204DE49B"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GeoSciML MappedFeature.</w:t>
            </w:r>
          </w:p>
        </w:tc>
      </w:tr>
    </w:tbl>
    <w:p w14:paraId="4B00FE3A" w14:textId="77777777" w:rsidR="002C1116" w:rsidRDefault="002C1116" w:rsidP="002C1116">
      <w:pPr>
        <w:autoSpaceDE w:val="0"/>
        <w:autoSpaceDN w:val="0"/>
        <w:adjustRightInd w:val="0"/>
        <w:spacing w:after="0" w:line="240" w:lineRule="atLeast"/>
        <w:rPr>
          <w:rFonts w:cs="Arial"/>
          <w:color w:val="000000"/>
          <w:lang w:val="en-CA"/>
        </w:rPr>
      </w:pPr>
    </w:p>
    <w:p w14:paraId="0025E691" w14:textId="77777777" w:rsidR="002C1116" w:rsidRDefault="002C1116" w:rsidP="002C1116">
      <w:pPr>
        <w:autoSpaceDE w:val="0"/>
        <w:autoSpaceDN w:val="0"/>
        <w:adjustRightInd w:val="0"/>
        <w:spacing w:after="0" w:line="240" w:lineRule="atLeast"/>
        <w:rPr>
          <w:rFonts w:cs="Arial"/>
          <w:color w:val="000000"/>
          <w:lang w:val="en-CA"/>
        </w:rPr>
      </w:pPr>
    </w:p>
    <w:p w14:paraId="490B06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GeoSciML MappedFeature.</w:t>
      </w:r>
    </w:p>
    <w:p w14:paraId="47162338" w14:textId="77777777" w:rsidR="002C1116" w:rsidRDefault="002C1116" w:rsidP="002C1116">
      <w:pPr>
        <w:autoSpaceDE w:val="0"/>
        <w:autoSpaceDN w:val="0"/>
        <w:adjustRightInd w:val="0"/>
        <w:spacing w:after="0" w:line="240" w:lineRule="atLeast"/>
        <w:rPr>
          <w:rFonts w:cs="Arial"/>
          <w:color w:val="000000"/>
          <w:lang w:val="en-CA"/>
        </w:rPr>
      </w:pPr>
    </w:p>
    <w:p w14:paraId="5D9CA4BA" w14:textId="7B8EB673" w:rsidR="002C1116" w:rsidRPr="006F1EE4" w:rsidRDefault="002C1116" w:rsidP="002C1116">
      <w:pPr>
        <w:pStyle w:val="Titre4"/>
        <w:rPr>
          <w:lang w:val="en-CA"/>
        </w:rPr>
      </w:pPr>
      <w:proofErr w:type="gramStart"/>
      <w:r>
        <w:rPr>
          <w:lang w:val="en-CA"/>
        </w:rPr>
        <w:t>name</w:t>
      </w:r>
      <w:proofErr w:type="gramEnd"/>
    </w:p>
    <w:p w14:paraId="5D686BAE" w14:textId="199A581C" w:rsidR="002C1116" w:rsidRDefault="002C1116" w:rsidP="002C1116">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 xml:space="preserve">property </w:t>
      </w:r>
      <w:r w:rsidRPr="00A1060B">
        <w:rPr>
          <w:rStyle w:val="Entity"/>
        </w:rPr>
        <w:t>name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d</w:t>
      </w:r>
      <w:r w:rsidRPr="001A4D2E">
        <w:rPr>
          <w:rFonts w:cs="Arial"/>
          <w:color w:val="000000"/>
          <w:lang w:val="en-CA"/>
        </w:rPr>
        <w:t>isplay name for the GeomorphologicUnit.</w:t>
      </w:r>
    </w:p>
    <w:p w14:paraId="09F7D293" w14:textId="77777777" w:rsidR="002C1116" w:rsidRDefault="002C1116" w:rsidP="002C1116">
      <w:pPr>
        <w:autoSpaceDE w:val="0"/>
        <w:autoSpaceDN w:val="0"/>
        <w:adjustRightInd w:val="0"/>
        <w:spacing w:after="0" w:line="240" w:lineRule="atLeast"/>
        <w:rPr>
          <w:rFonts w:cs="Arial"/>
          <w:color w:val="000000"/>
          <w:lang w:val="en-CA"/>
        </w:rPr>
      </w:pPr>
    </w:p>
    <w:p w14:paraId="13AA5892" w14:textId="3A456426" w:rsidR="002C1116" w:rsidRPr="006F1EE4" w:rsidRDefault="002C1116" w:rsidP="006F1EE4">
      <w:pPr>
        <w:pStyle w:val="Titre4"/>
        <w:rPr>
          <w:lang w:val="en-CA"/>
        </w:rPr>
      </w:pPr>
      <w:proofErr w:type="gramStart"/>
      <w:r w:rsidRPr="00D970E9">
        <w:rPr>
          <w:lang w:val="en-CA"/>
        </w:rPr>
        <w:lastRenderedPageBreak/>
        <w:t>description</w:t>
      </w:r>
      <w:proofErr w:type="gramEnd"/>
    </w:p>
    <w:p w14:paraId="77845169" w14:textId="0D55034E"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A1060B">
        <w:rPr>
          <w:rStyle w:val="Entity"/>
        </w:rPr>
        <w:t>description</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human readable t</w:t>
      </w:r>
      <w:r w:rsidRPr="001A4D2E">
        <w:rPr>
          <w:rFonts w:cs="Arial"/>
          <w:color w:val="000000"/>
          <w:lang w:val="en-CA"/>
        </w:rPr>
        <w:t>ext description of the GeomorphologicUnit, typically taken from an entry on a map legend.</w:t>
      </w:r>
    </w:p>
    <w:p w14:paraId="2D9ED307" w14:textId="396449B0" w:rsidR="002C1116" w:rsidRPr="006F1EE4" w:rsidRDefault="002C1116" w:rsidP="006F1EE4">
      <w:pPr>
        <w:pStyle w:val="Titre4"/>
        <w:rPr>
          <w:lang w:val="en-CA"/>
        </w:rPr>
      </w:pPr>
      <w:proofErr w:type="gramStart"/>
      <w:r>
        <w:rPr>
          <w:lang w:val="en-CA"/>
        </w:rPr>
        <w:t>a</w:t>
      </w:r>
      <w:r w:rsidRPr="00D970E9">
        <w:rPr>
          <w:lang w:val="en-CA"/>
        </w:rPr>
        <w:t>ctivity</w:t>
      </w:r>
      <w:proofErr w:type="gramEnd"/>
    </w:p>
    <w:p w14:paraId="006A92E8" w14:textId="09CDD1EA"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A1060B">
        <w:rPr>
          <w:rStyle w:val="Entity"/>
        </w:rPr>
        <w:t>activity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Pr>
          <w:rFonts w:cs="Arial"/>
          <w:color w:val="000000"/>
          <w:lang w:val="en-CA"/>
        </w:rPr>
        <w:t>E</w:t>
      </w:r>
      <w:r w:rsidRPr="001A4D2E">
        <w:rPr>
          <w:rFonts w:cs="Arial"/>
          <w:color w:val="000000"/>
          <w:lang w:val="en-CA"/>
        </w:rPr>
        <w:t>.g. active, dormant, stable</w:t>
      </w:r>
      <w:r>
        <w:rPr>
          <w:rFonts w:cs="Arial"/>
          <w:color w:val="000000"/>
          <w:lang w:val="en-CA"/>
        </w:rPr>
        <w:t>.</w:t>
      </w:r>
      <w:proofErr w:type="gramEnd"/>
      <w:r>
        <w:rPr>
          <w:rFonts w:cs="Arial"/>
          <w:color w:val="000000"/>
          <w:lang w:val="en-CA"/>
        </w:rPr>
        <w:t xml:space="preserve">  To report an identifier from a controlled vocabula</w:t>
      </w:r>
      <w:r w:rsidR="006F1EE4">
        <w:rPr>
          <w:rFonts w:cs="Arial"/>
          <w:color w:val="000000"/>
          <w:lang w:val="en-CA"/>
        </w:rPr>
        <w:t xml:space="preserve">ry, </w:t>
      </w:r>
      <w:r w:rsidR="006F1EE4" w:rsidRPr="00A1060B">
        <w:rPr>
          <w:rStyle w:val="Entity"/>
        </w:rPr>
        <w:t>activity_uri</w:t>
      </w:r>
      <w:r w:rsidR="006F1EE4">
        <w:rPr>
          <w:rFonts w:cs="Arial"/>
          <w:color w:val="000000"/>
          <w:lang w:val="en-CA"/>
        </w:rPr>
        <w:t xml:space="preserve"> shall be used.</w:t>
      </w:r>
    </w:p>
    <w:p w14:paraId="75C26A12" w14:textId="42784223" w:rsidR="002C1116" w:rsidRPr="006F1EE4" w:rsidRDefault="001E68E4" w:rsidP="001E68E4">
      <w:pPr>
        <w:pStyle w:val="Titre4"/>
        <w:rPr>
          <w:lang w:val="en-CA"/>
        </w:rPr>
      </w:pPr>
      <w:proofErr w:type="gramStart"/>
      <w:r w:rsidRPr="001E68E4">
        <w:rPr>
          <w:lang w:val="en-CA"/>
        </w:rPr>
        <w:t>geomorphologicFeatureType</w:t>
      </w:r>
      <w:proofErr w:type="gramEnd"/>
    </w:p>
    <w:p w14:paraId="5676F295" w14:textId="5733DA9A"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001E68E4" w:rsidRPr="001E68E4">
        <w:rPr>
          <w:rStyle w:val="Entity"/>
        </w:rPr>
        <w:t>geomorphologicFeatureType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w:t>
      </w:r>
      <w:r w:rsidRPr="00D41C9A">
        <w:rPr>
          <w:rFonts w:cs="Arial"/>
          <w:color w:val="000000"/>
          <w:lang w:val="en-CA"/>
        </w:rPr>
        <w:t>erm to specify a b</w:t>
      </w:r>
      <w:r>
        <w:rPr>
          <w:rFonts w:cs="Arial"/>
          <w:color w:val="000000"/>
          <w:lang w:val="en-CA"/>
        </w:rPr>
        <w:t>road classification of landform</w:t>
      </w:r>
      <w:r w:rsidRPr="00D41C9A">
        <w:rPr>
          <w:rFonts w:cs="Arial"/>
          <w:color w:val="000000"/>
          <w:lang w:val="en-CA"/>
        </w:rPr>
        <w:t xml:space="preserve">. </w:t>
      </w:r>
      <w:proofErr w:type="gramStart"/>
      <w:r w:rsidRPr="00D41C9A">
        <w:rPr>
          <w:rFonts w:cs="Arial"/>
          <w:color w:val="000000"/>
          <w:lang w:val="en-CA"/>
        </w:rPr>
        <w:t>(e.g., anthropogenic, natural)</w:t>
      </w:r>
      <w:r>
        <w:rPr>
          <w:rFonts w:cs="Arial"/>
          <w:color w:val="000000"/>
          <w:lang w:val="en-CA"/>
        </w:rPr>
        <w:t>.</w:t>
      </w:r>
      <w:proofErr w:type="gramEnd"/>
      <w:r>
        <w:rPr>
          <w:rFonts w:cs="Arial"/>
          <w:color w:val="000000"/>
          <w:lang w:val="en-CA"/>
        </w:rPr>
        <w:t xml:space="preserve">  To report an identifier from a controlled vocabulary, </w:t>
      </w:r>
      <w:r w:rsidR="001E68E4" w:rsidRPr="001E68E4">
        <w:rPr>
          <w:rStyle w:val="Entity"/>
        </w:rPr>
        <w:t>geomorphologicFeatureType</w:t>
      </w:r>
      <w:r w:rsidR="006F1EE4" w:rsidRPr="00A1060B">
        <w:rPr>
          <w:rStyle w:val="Entity"/>
        </w:rPr>
        <w:t xml:space="preserve">_uri </w:t>
      </w:r>
      <w:r w:rsidR="006F1EE4">
        <w:rPr>
          <w:rFonts w:cs="Arial"/>
          <w:color w:val="000000"/>
          <w:lang w:val="en-CA"/>
        </w:rPr>
        <w:t>shall be used.</w:t>
      </w:r>
    </w:p>
    <w:p w14:paraId="74F9D121" w14:textId="4E9F9D59" w:rsidR="002C1116" w:rsidRPr="006F1EE4" w:rsidRDefault="002C1116" w:rsidP="006F1EE4">
      <w:pPr>
        <w:pStyle w:val="Titre4"/>
        <w:rPr>
          <w:lang w:val="en-CA"/>
        </w:rPr>
      </w:pPr>
      <w:proofErr w:type="gramStart"/>
      <w:r w:rsidRPr="00D970E9">
        <w:rPr>
          <w:lang w:val="en-CA"/>
        </w:rPr>
        <w:t>unitType</w:t>
      </w:r>
      <w:proofErr w:type="gramEnd"/>
    </w:p>
    <w:p w14:paraId="4F679E73" w14:textId="1DD9A06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unitType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term for the t</w:t>
      </w:r>
      <w:r w:rsidRPr="00D41C9A">
        <w:rPr>
          <w:rFonts w:cs="Arial"/>
          <w:color w:val="000000"/>
          <w:lang w:val="en-CA"/>
        </w:rPr>
        <w:t xml:space="preserve">ype of </w:t>
      </w:r>
      <w:r w:rsidRPr="00A1060B">
        <w:rPr>
          <w:rStyle w:val="Entity"/>
        </w:rPr>
        <w:t>GeomorphologicUnit</w:t>
      </w:r>
      <w:r w:rsidRPr="00D41C9A">
        <w:rPr>
          <w:rFonts w:cs="Arial"/>
          <w:color w:val="000000"/>
          <w:lang w:val="en-CA"/>
        </w:rPr>
        <w:t xml:space="preserve"> (e.g., hill, crater, moraine, plain)</w:t>
      </w:r>
      <w:r>
        <w:rPr>
          <w:rFonts w:cs="Arial"/>
          <w:color w:val="000000"/>
          <w:lang w:val="en-CA"/>
        </w:rPr>
        <w:t xml:space="preserve">.  To report an identifier from a controlled vocabulary, </w:t>
      </w:r>
      <w:r w:rsidRPr="00A1060B">
        <w:rPr>
          <w:rStyle w:val="Entity"/>
        </w:rPr>
        <w:t>unitType_uri</w:t>
      </w:r>
      <w:r>
        <w:rPr>
          <w:rFonts w:cs="Arial"/>
          <w:color w:val="000000"/>
          <w:lang w:val="en-CA"/>
        </w:rPr>
        <w:t xml:space="preserve"> shall b</w:t>
      </w:r>
      <w:r w:rsidR="006F1EE4">
        <w:rPr>
          <w:rFonts w:cs="Arial"/>
          <w:color w:val="000000"/>
          <w:lang w:val="en-CA"/>
        </w:rPr>
        <w:t>e used.</w:t>
      </w:r>
    </w:p>
    <w:p w14:paraId="25BB5360" w14:textId="6491D425" w:rsidR="002C1116" w:rsidRPr="006F1EE4" w:rsidRDefault="002C1116" w:rsidP="006F1EE4">
      <w:pPr>
        <w:pStyle w:val="Titre4"/>
        <w:rPr>
          <w:lang w:val="en-CA"/>
        </w:rPr>
      </w:pPr>
      <w:proofErr w:type="gramStart"/>
      <w:r>
        <w:rPr>
          <w:lang w:val="en-CA"/>
        </w:rPr>
        <w:t>lithology</w:t>
      </w:r>
      <w:proofErr w:type="gramEnd"/>
    </w:p>
    <w:p w14:paraId="54D23D5F" w14:textId="3EC7D47F"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lithology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text, </w:t>
      </w:r>
      <w:r w:rsidRPr="00D41C9A">
        <w:rPr>
          <w:rFonts w:cs="Arial"/>
          <w:color w:val="000000"/>
          <w:lang w:val="en-CA"/>
        </w:rPr>
        <w:t>possibly formatted with formal syntax</w:t>
      </w:r>
      <w:r>
        <w:rPr>
          <w:rFonts w:cs="Arial"/>
          <w:color w:val="000000"/>
          <w:lang w:val="en-CA"/>
        </w:rPr>
        <w:t xml:space="preserve"> (</w:t>
      </w:r>
      <w:r w:rsidR="00D41FCD">
        <w:rPr>
          <w:rFonts w:cs="Arial"/>
          <w:color w:val="000000"/>
          <w:lang w:val="en-CA"/>
        </w:rPr>
        <w:t xml:space="preserve">see </w:t>
      </w:r>
      <w:r w:rsidR="00D41FCD">
        <w:rPr>
          <w:rFonts w:cs="Arial"/>
          <w:color w:val="000000"/>
          <w:lang w:val="en-CA"/>
        </w:rPr>
        <w:fldChar w:fldCharType="begin"/>
      </w:r>
      <w:r w:rsidR="00D41FCD">
        <w:rPr>
          <w:rFonts w:cs="Arial"/>
          <w:color w:val="000000"/>
          <w:lang w:val="en-CA"/>
        </w:rPr>
        <w:instrText xml:space="preserve"> REF _Ref458067477 \r \h </w:instrText>
      </w:r>
      <w:r w:rsidR="00D41FCD">
        <w:rPr>
          <w:rFonts w:cs="Arial"/>
          <w:color w:val="000000"/>
          <w:lang w:val="en-CA"/>
        </w:rPr>
      </w:r>
      <w:r w:rsidR="00D41FCD">
        <w:rPr>
          <w:rFonts w:cs="Arial"/>
          <w:color w:val="000000"/>
          <w:lang w:val="en-CA"/>
        </w:rPr>
        <w:fldChar w:fldCharType="separate"/>
      </w:r>
      <w:r w:rsidR="00D41FCD">
        <w:rPr>
          <w:rFonts w:cs="Arial"/>
          <w:color w:val="000000"/>
          <w:lang w:val="en-CA"/>
        </w:rPr>
        <w:t>8.9.2.3</w:t>
      </w:r>
      <w:r w:rsidR="00D41FCD">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 xml:space="preserve">description of the </w:t>
      </w:r>
      <w:r w:rsidRPr="00A1060B">
        <w:rPr>
          <w:rStyle w:val="Entity"/>
        </w:rPr>
        <w:t>GeomorphologicUnit</w:t>
      </w:r>
      <w:r w:rsidRPr="00D41C9A">
        <w:rPr>
          <w:rFonts w:cs="Arial"/>
          <w:color w:val="000000"/>
          <w:lang w:val="en-CA"/>
        </w:rPr>
        <w:t>'s lithological composition.</w:t>
      </w:r>
      <w:r>
        <w:rPr>
          <w:rFonts w:cs="Arial"/>
          <w:color w:val="000000"/>
          <w:lang w:val="en-CA"/>
        </w:rPr>
        <w:t xml:space="preserve">  To report an identifier from a controlled vocabulary, </w:t>
      </w:r>
      <w:r w:rsidRPr="00A1060B">
        <w:rPr>
          <w:rStyle w:val="Entity"/>
        </w:rPr>
        <w:t>representativeLithology_uri</w:t>
      </w:r>
      <w:r w:rsidR="006F1EE4" w:rsidRPr="00A1060B">
        <w:rPr>
          <w:rStyle w:val="Entity"/>
        </w:rPr>
        <w:t xml:space="preserve"> </w:t>
      </w:r>
      <w:r w:rsidR="006F1EE4">
        <w:rPr>
          <w:rFonts w:cs="Arial"/>
          <w:color w:val="000000"/>
          <w:lang w:val="en-CA"/>
        </w:rPr>
        <w:t>shall be used.</w:t>
      </w:r>
    </w:p>
    <w:p w14:paraId="4E97B71D" w14:textId="0246CCE7" w:rsidR="002C1116" w:rsidRPr="006F1EE4" w:rsidRDefault="002C1116" w:rsidP="006F1EE4">
      <w:pPr>
        <w:pStyle w:val="Titre4"/>
        <w:rPr>
          <w:lang w:val="en-CA"/>
        </w:rPr>
      </w:pPr>
      <w:proofErr w:type="gramStart"/>
      <w:r w:rsidRPr="00C50276">
        <w:rPr>
          <w:lang w:val="en-CA"/>
        </w:rPr>
        <w:t>geologicHistory</w:t>
      </w:r>
      <w:proofErr w:type="gramEnd"/>
    </w:p>
    <w:p w14:paraId="3F0B6185" w14:textId="28C7DFD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geologicHistory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 </w:t>
      </w:r>
      <w:r w:rsidR="00D41FCD">
        <w:rPr>
          <w:rFonts w:cs="Arial"/>
          <w:color w:val="000000"/>
          <w:lang w:val="en-CA"/>
        </w:rPr>
        <w:t xml:space="preserve">(see </w:t>
      </w:r>
      <w:r w:rsidR="00D41FCD">
        <w:rPr>
          <w:rFonts w:cs="Arial"/>
          <w:color w:val="000000"/>
          <w:lang w:val="en-CA"/>
        </w:rPr>
        <w:fldChar w:fldCharType="begin"/>
      </w:r>
      <w:r w:rsidR="00D41FCD">
        <w:rPr>
          <w:rFonts w:cs="Arial"/>
          <w:color w:val="000000"/>
          <w:lang w:val="en-CA"/>
        </w:rPr>
        <w:instrText xml:space="preserve"> REF _Ref458067477 \r \h </w:instrText>
      </w:r>
      <w:r w:rsidR="00D41FCD">
        <w:rPr>
          <w:rFonts w:cs="Arial"/>
          <w:color w:val="000000"/>
          <w:lang w:val="en-CA"/>
        </w:rPr>
      </w:r>
      <w:r w:rsidR="00D41FCD">
        <w:rPr>
          <w:rFonts w:cs="Arial"/>
          <w:color w:val="000000"/>
          <w:lang w:val="en-CA"/>
        </w:rPr>
        <w:fldChar w:fldCharType="separate"/>
      </w:r>
      <w:r w:rsidR="00D41FCD">
        <w:rPr>
          <w:rFonts w:cs="Arial"/>
          <w:color w:val="000000"/>
          <w:lang w:val="en-CA"/>
        </w:rPr>
        <w:t>8.9.2.3</w:t>
      </w:r>
      <w:r w:rsidR="00D41FCD">
        <w:rPr>
          <w:rFonts w:cs="Arial"/>
          <w:color w:val="000000"/>
          <w:lang w:val="en-CA"/>
        </w:rPr>
        <w:fldChar w:fldCharType="end"/>
      </w:r>
      <w:r w:rsidR="00D41FCD" w:rsidRPr="00D41C9A">
        <w:rPr>
          <w:rFonts w:cs="Arial"/>
          <w:color w:val="000000"/>
          <w:lang w:val="en-CA"/>
        </w:rPr>
        <w:t>)</w:t>
      </w:r>
      <w:r w:rsidR="00D41FCD">
        <w:rPr>
          <w:rFonts w:cs="Arial"/>
          <w:color w:val="000000"/>
          <w:lang w:val="en-CA"/>
        </w:rPr>
        <w:t>,</w:t>
      </w:r>
      <w:r w:rsidR="00D41FCD" w:rsidRPr="00D41C9A">
        <w:rPr>
          <w:rFonts w:cs="Arial"/>
          <w:color w:val="000000"/>
          <w:lang w:val="en-CA"/>
        </w:rPr>
        <w:t xml:space="preserve"> </w:t>
      </w:r>
      <w:r>
        <w:rPr>
          <w:rFonts w:cs="Arial"/>
          <w:color w:val="000000"/>
          <w:lang w:val="en-CA"/>
        </w:rPr>
        <w:t>for the</w:t>
      </w:r>
      <w:r w:rsidRPr="00C50276">
        <w:rPr>
          <w:rFonts w:cs="Arial"/>
          <w:color w:val="000000"/>
          <w:lang w:val="en-CA"/>
        </w:rPr>
        <w:t xml:space="preserve"> description of the age of the </w:t>
      </w:r>
      <w:r w:rsidRPr="00A1060B">
        <w:rPr>
          <w:rStyle w:val="Entity"/>
        </w:rPr>
        <w:t>GeomorphologicUnit</w:t>
      </w:r>
      <w:r w:rsidRPr="00C50276">
        <w:rPr>
          <w:rFonts w:cs="Arial"/>
          <w:color w:val="000000"/>
          <w:lang w:val="en-CA"/>
        </w:rPr>
        <w:t xml:space="preserve"> (where age is a sequence of events and may include process and environment information).</w:t>
      </w:r>
      <w:r>
        <w:rPr>
          <w:rFonts w:cs="Arial"/>
          <w:color w:val="000000"/>
          <w:lang w:val="en-CA"/>
        </w:rPr>
        <w:t xml:space="preserve">  To report identifier from a controlled vocabulary, </w:t>
      </w:r>
      <w:r w:rsidRPr="00A1060B">
        <w:rPr>
          <w:rStyle w:val="Entity"/>
        </w:rPr>
        <w:t>representativeAge_uri</w:t>
      </w:r>
      <w:r>
        <w:rPr>
          <w:rFonts w:cs="Arial"/>
          <w:color w:val="000000"/>
          <w:lang w:val="en-CA"/>
        </w:rPr>
        <w:t xml:space="preserve"> shall be used.</w:t>
      </w:r>
    </w:p>
    <w:p w14:paraId="1934C156" w14:textId="0171E5A3" w:rsidR="002C1116" w:rsidRPr="006F1EE4" w:rsidRDefault="002C1116" w:rsidP="006F1EE4">
      <w:pPr>
        <w:pStyle w:val="Titre4"/>
        <w:rPr>
          <w:lang w:val="en-CA"/>
        </w:rPr>
      </w:pPr>
      <w:proofErr w:type="gramStart"/>
      <w:r w:rsidRPr="00AB423B">
        <w:rPr>
          <w:lang w:val="en-CA"/>
        </w:rPr>
        <w:t>representativeNumericAge</w:t>
      </w:r>
      <w:proofErr w:type="gramEnd"/>
    </w:p>
    <w:p w14:paraId="7C2D452D" w14:textId="0FF414F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representativeNumericAge</w:t>
      </w:r>
      <w:proofErr w:type="gramStart"/>
      <w:r w:rsidRPr="00A1060B">
        <w:rPr>
          <w:rStyle w:val="Entity"/>
        </w:rPr>
        <w:t>:Primitive</w:t>
      </w:r>
      <w:proofErr w:type="gramEnd"/>
      <w:r w:rsidRPr="00A1060B">
        <w:rPr>
          <w:rStyle w:val="Entity"/>
        </w:rPr>
        <w:t>::Number</w:t>
      </w:r>
      <w:r>
        <w:rPr>
          <w:rFonts w:cs="Arial"/>
          <w:color w:val="000000"/>
          <w:lang w:val="en-CA"/>
        </w:rPr>
        <w:t xml:space="preserve"> contain</w:t>
      </w:r>
      <w:r w:rsidR="006F1EE4">
        <w:rPr>
          <w:rFonts w:cs="Arial"/>
          <w:color w:val="000000"/>
          <w:lang w:val="en-CA"/>
        </w:rPr>
        <w:t>s</w:t>
      </w:r>
      <w:r>
        <w:rPr>
          <w:rFonts w:cs="Arial"/>
          <w:color w:val="000000"/>
          <w:lang w:val="en-CA"/>
        </w:rPr>
        <w:t xml:space="preserve">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w:t>
      </w:r>
      <w:r w:rsidR="006F1EE4">
        <w:rPr>
          <w:rFonts w:cs="Arial"/>
          <w:color w:val="000000"/>
          <w:lang w:val="en-CA"/>
        </w:rPr>
        <w:t>tive age in million years (Ma).</w:t>
      </w:r>
    </w:p>
    <w:p w14:paraId="4468D848" w14:textId="3549F334" w:rsidR="002C1116" w:rsidRPr="006F1EE4" w:rsidRDefault="002C1116" w:rsidP="006F1EE4">
      <w:pPr>
        <w:pStyle w:val="Titre4"/>
        <w:rPr>
          <w:lang w:val="en-CA"/>
        </w:rPr>
      </w:pPr>
      <w:proofErr w:type="gramStart"/>
      <w:r w:rsidRPr="00D970E9">
        <w:rPr>
          <w:lang w:val="en-CA"/>
        </w:rPr>
        <w:t>observationMethod</w:t>
      </w:r>
      <w:proofErr w:type="gramEnd"/>
    </w:p>
    <w:p w14:paraId="053E08D1" w14:textId="3CD669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observationMethod</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m</w:t>
      </w:r>
      <w:r w:rsidRPr="00AB423B">
        <w:rPr>
          <w:rFonts w:cs="Arial"/>
          <w:color w:val="000000"/>
          <w:lang w:val="en-CA"/>
        </w:rPr>
        <w:t xml:space="preserve">etadata snippet indicating how the spatial extent of the feature was determined. </w:t>
      </w:r>
      <w:r w:rsidRPr="00A1060B">
        <w:rPr>
          <w:rStyle w:val="Entity"/>
        </w:rPr>
        <w:t>ObservationMethod</w:t>
      </w:r>
      <w:r w:rsidRPr="00AB423B">
        <w:rPr>
          <w:rFonts w:cs="Arial"/>
          <w:color w:val="000000"/>
          <w:lang w:val="en-CA"/>
        </w:rPr>
        <w:t xml:space="preserve"> is a convenience property that provides a quick approach to observation metadata when data are reported using a feature view (as opposed to observation view).</w:t>
      </w:r>
    </w:p>
    <w:p w14:paraId="37E4F86B" w14:textId="77777777" w:rsidR="002C1116" w:rsidRDefault="002C1116" w:rsidP="002C1116">
      <w:pPr>
        <w:autoSpaceDE w:val="0"/>
        <w:autoSpaceDN w:val="0"/>
        <w:adjustRightInd w:val="0"/>
        <w:spacing w:after="0" w:line="240" w:lineRule="atLeast"/>
        <w:rPr>
          <w:rFonts w:cs="Arial"/>
          <w:color w:val="000000"/>
          <w:lang w:val="en-CA"/>
        </w:rPr>
      </w:pPr>
    </w:p>
    <w:p w14:paraId="311FCBAC" w14:textId="6A06A0CE" w:rsidR="002C1116" w:rsidRPr="006F1EE4" w:rsidRDefault="002C1116" w:rsidP="006F1EE4">
      <w:pPr>
        <w:pStyle w:val="Titre4"/>
        <w:rPr>
          <w:lang w:val="en-CA"/>
        </w:rPr>
      </w:pPr>
      <w:proofErr w:type="gramStart"/>
      <w:r w:rsidRPr="00D970E9">
        <w:rPr>
          <w:lang w:val="en-CA"/>
        </w:rPr>
        <w:lastRenderedPageBreak/>
        <w:t>positionalAccuracy</w:t>
      </w:r>
      <w:proofErr w:type="gramEnd"/>
    </w:p>
    <w:p w14:paraId="347A3C08" w14:textId="64D490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positionAccuracy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quantitative values defining</w:t>
      </w:r>
      <w:r w:rsidRPr="00AB423B">
        <w:rPr>
          <w:rFonts w:cs="Arial"/>
          <w:color w:val="000000"/>
          <w:lang w:val="en-CA"/>
        </w:rPr>
        <w:t xml:space="preserve"> the radius of an uncertainty buffer around a </w:t>
      </w:r>
      <w:r w:rsidRPr="00A1060B">
        <w:rPr>
          <w:rStyle w:val="Entity"/>
        </w:rPr>
        <w:t>MappedFeature</w:t>
      </w:r>
      <w:r w:rsidRPr="00AB423B">
        <w:rPr>
          <w:rFonts w:cs="Arial"/>
          <w:color w:val="000000"/>
          <w:lang w:val="en-CA"/>
        </w:rPr>
        <w:t xml:space="preserve"> (e.g.: a </w:t>
      </w:r>
      <w:r w:rsidRPr="00A1060B">
        <w:rPr>
          <w:rStyle w:val="Entity"/>
        </w:rPr>
        <w:t>positionalAccuracy</w:t>
      </w:r>
      <w:r w:rsidRPr="00AB423B">
        <w:rPr>
          <w:rFonts w:cs="Arial"/>
          <w:color w:val="000000"/>
          <w:lang w:val="en-CA"/>
        </w:rPr>
        <w:t xml:space="preserve"> of 100 m for a line feature defines a buffer polygon of total width 200 m centred on the line).</w:t>
      </w:r>
    </w:p>
    <w:p w14:paraId="397F3E03" w14:textId="26D8CDA6" w:rsidR="002C1116" w:rsidRPr="006F1EE4" w:rsidRDefault="002C1116" w:rsidP="006F1EE4">
      <w:pPr>
        <w:pStyle w:val="Titre4"/>
        <w:rPr>
          <w:lang w:val="en-CA"/>
        </w:rPr>
      </w:pPr>
      <w:proofErr w:type="gramStart"/>
      <w:r>
        <w:rPr>
          <w:lang w:val="en-CA"/>
        </w:rPr>
        <w:t>source</w:t>
      </w:r>
      <w:proofErr w:type="gramEnd"/>
    </w:p>
    <w:p w14:paraId="3C79EE7C" w14:textId="49B7E81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source</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F858AFD" w14:textId="2860F15E" w:rsidR="002C1116" w:rsidRPr="006F1EE4" w:rsidRDefault="002C1116" w:rsidP="006F1EE4">
      <w:pPr>
        <w:pStyle w:val="Titre4"/>
        <w:rPr>
          <w:lang w:val="en-CA"/>
        </w:rPr>
      </w:pPr>
      <w:r w:rsidRPr="00447C82">
        <w:rPr>
          <w:lang w:val="en-CA"/>
        </w:rPr>
        <w:t>activity_uri</w:t>
      </w:r>
    </w:p>
    <w:p w14:paraId="5E1A7888" w14:textId="27AE08E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activity_uri</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activity term drawn from a controlled vocabulary.</w:t>
      </w:r>
    </w:p>
    <w:p w14:paraId="5A002CEB" w14:textId="753145F4" w:rsidR="002C1116" w:rsidRPr="006F1EE4" w:rsidRDefault="001E68E4" w:rsidP="001E68E4">
      <w:pPr>
        <w:pStyle w:val="Titre4"/>
        <w:rPr>
          <w:lang w:val="en-CA"/>
        </w:rPr>
      </w:pPr>
      <w:r w:rsidRPr="001E68E4">
        <w:rPr>
          <w:lang w:val="en-CA"/>
        </w:rPr>
        <w:t>geomorphologicFeatureType</w:t>
      </w:r>
      <w:r w:rsidR="002C1116" w:rsidRPr="00D970E9">
        <w:rPr>
          <w:lang w:val="en-CA"/>
        </w:rPr>
        <w:t>_uri</w:t>
      </w:r>
    </w:p>
    <w:p w14:paraId="412D6E8F" w14:textId="6A11326A"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1E68E4">
        <w:t>property</w:t>
      </w:r>
      <w:r w:rsidRPr="00A1060B">
        <w:rPr>
          <w:rStyle w:val="Entity"/>
        </w:rPr>
        <w:t xml:space="preserve"> </w:t>
      </w:r>
      <w:r w:rsidR="001E68E4" w:rsidRPr="001E68E4">
        <w:rPr>
          <w:rStyle w:val="Entity"/>
        </w:rPr>
        <w:t>geomorphologicFeatureType</w:t>
      </w:r>
      <w:r w:rsidRPr="00A1060B">
        <w:rPr>
          <w:rStyle w:val="Entity"/>
        </w:rPr>
        <w:t>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landform term drawn from a controlled vocabulary.</w:t>
      </w:r>
    </w:p>
    <w:p w14:paraId="5626FEC3" w14:textId="5C6812A9" w:rsidR="002C1116" w:rsidRPr="006F1EE4" w:rsidRDefault="002C1116" w:rsidP="006F1EE4">
      <w:pPr>
        <w:pStyle w:val="Titre4"/>
        <w:rPr>
          <w:lang w:val="en-CA"/>
        </w:rPr>
      </w:pPr>
      <w:r w:rsidRPr="00447C82">
        <w:rPr>
          <w:lang w:val="en-CA"/>
        </w:rPr>
        <w:t>unitType_uri</w:t>
      </w:r>
    </w:p>
    <w:p w14:paraId="27C06293" w14:textId="2AC9AD2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unitType_uri</w:t>
      </w:r>
      <w:proofErr w:type="gramStart"/>
      <w:r w:rsidR="00A1060B" w:rsidRPr="00A1060B">
        <w:rPr>
          <w:rStyle w:val="Entity"/>
        </w:rPr>
        <w:t>:Primitive</w:t>
      </w:r>
      <w:proofErr w:type="gramEnd"/>
      <w:r w:rsidR="00A1060B"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447C82">
        <w:rPr>
          <w:rFonts w:cs="Arial"/>
          <w:color w:val="000000"/>
          <w:lang w:val="en-CA"/>
        </w:rPr>
        <w:t xml:space="preserve">URI referring to a controlled concept from a vocabulary defining </w:t>
      </w:r>
      <w:r w:rsidR="006F1EE4">
        <w:rPr>
          <w:rFonts w:cs="Arial"/>
          <w:color w:val="000000"/>
          <w:lang w:val="en-CA"/>
        </w:rPr>
        <w:t xml:space="preserve">the </w:t>
      </w:r>
      <w:r w:rsidR="006F1EE4" w:rsidRPr="00A1060B">
        <w:rPr>
          <w:rStyle w:val="Entity"/>
        </w:rPr>
        <w:t>GeomorphologicUnit</w:t>
      </w:r>
      <w:r w:rsidR="006F1EE4">
        <w:rPr>
          <w:rFonts w:cs="Arial"/>
          <w:color w:val="000000"/>
          <w:lang w:val="en-CA"/>
        </w:rPr>
        <w:t xml:space="preserve"> types. </w:t>
      </w:r>
    </w:p>
    <w:p w14:paraId="7EEB1E13" w14:textId="208EA399" w:rsidR="002C1116" w:rsidRPr="006F1EE4" w:rsidRDefault="002C1116" w:rsidP="006F1EE4">
      <w:pPr>
        <w:pStyle w:val="Titre4"/>
        <w:rPr>
          <w:lang w:val="en-CA"/>
        </w:rPr>
      </w:pPr>
      <w:r w:rsidRPr="00D970E9">
        <w:rPr>
          <w:lang w:val="en-CA"/>
        </w:rPr>
        <w:t>representativeLithology_uri</w:t>
      </w:r>
    </w:p>
    <w:p w14:paraId="65E65648" w14:textId="40F5C9AE"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representativeLithology_uri</w:t>
      </w:r>
      <w:proofErr w:type="gramStart"/>
      <w:r w:rsidRPr="00A1060B">
        <w:rPr>
          <w:rStyle w:val="Entity"/>
        </w:rPr>
        <w:t>:Primitive</w:t>
      </w:r>
      <w:proofErr w:type="gramEnd"/>
      <w:r w:rsidRPr="00A1060B">
        <w:rPr>
          <w:rStyle w:val="Entity"/>
        </w:rPr>
        <w:t>::CharacterString</w:t>
      </w:r>
      <w:r w:rsidR="006F1EE4">
        <w:rPr>
          <w:rFonts w:cs="Arial"/>
          <w:color w:val="000000"/>
          <w:lang w:val="en-CA"/>
        </w:rPr>
        <w:t xml:space="preserve"> contains a</w:t>
      </w:r>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A1060B">
        <w:rPr>
          <w:rStyle w:val="Entity"/>
        </w:rPr>
        <w:t>GeomorphologicUnit</w:t>
      </w:r>
      <w:r w:rsidRPr="00447C82">
        <w:rPr>
          <w:rFonts w:cs="Arial"/>
          <w:color w:val="000000"/>
          <w:lang w:val="en-CA"/>
        </w:rPr>
        <w:t xml:space="preserve"> or a concept defining the lithology of the dominant </w:t>
      </w:r>
      <w:r w:rsidRPr="00A1060B">
        <w:rPr>
          <w:rStyle w:val="Entity"/>
        </w:rPr>
        <w:t>CompositionPart</w:t>
      </w:r>
      <w:r w:rsidRPr="00447C82">
        <w:rPr>
          <w:rFonts w:cs="Arial"/>
          <w:color w:val="000000"/>
          <w:lang w:val="en-CA"/>
        </w:rPr>
        <w:t xml:space="preserve"> (as defined in GeoSciML) of the unit.</w:t>
      </w:r>
    </w:p>
    <w:p w14:paraId="2F91D6F4" w14:textId="09F657AF" w:rsidR="002C1116" w:rsidRPr="006F1EE4" w:rsidRDefault="002C1116" w:rsidP="006F1EE4">
      <w:pPr>
        <w:pStyle w:val="Titre4"/>
        <w:rPr>
          <w:lang w:val="en-CA"/>
        </w:rPr>
      </w:pPr>
      <w:r w:rsidRPr="00D970E9">
        <w:rPr>
          <w:lang w:val="en-CA"/>
        </w:rPr>
        <w:t>representativeAge_uri</w:t>
      </w:r>
    </w:p>
    <w:p w14:paraId="00ACA418" w14:textId="5897BB86"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representativeAge_uri</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0B574B2" w14:textId="34C3F0C3" w:rsidR="002C1116" w:rsidRPr="006F1EE4" w:rsidRDefault="002C1116" w:rsidP="006F1EE4">
      <w:pPr>
        <w:pStyle w:val="Titre4"/>
        <w:rPr>
          <w:lang w:val="en-CA"/>
        </w:rPr>
      </w:pPr>
      <w:r w:rsidRPr="00D970E9">
        <w:rPr>
          <w:lang w:val="en-CA"/>
        </w:rPr>
        <w:t>specification_uri</w:t>
      </w:r>
    </w:p>
    <w:p w14:paraId="16F1EEBF" w14:textId="7576089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specification_uri</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 xml:space="preserve">URI referring the GeoSciML GeomorphologicUnit feature that describes the instance in detail. </w:t>
      </w:r>
    </w:p>
    <w:p w14:paraId="4EDB4E63" w14:textId="2E9A5E7B" w:rsidR="002C1116" w:rsidRPr="006F1EE4" w:rsidRDefault="002C1116" w:rsidP="006F1EE4">
      <w:pPr>
        <w:pStyle w:val="Titre4"/>
        <w:rPr>
          <w:lang w:val="en-CA"/>
        </w:rPr>
      </w:pPr>
      <w:r w:rsidRPr="009E36A6">
        <w:rPr>
          <w:lang w:val="en-CA"/>
        </w:rPr>
        <w:t>metadata_uri</w:t>
      </w:r>
    </w:p>
    <w:p w14:paraId="1533FEED" w14:textId="44F12E5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metadata_uri</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metadata record describing the provenance of data.</w:t>
      </w:r>
    </w:p>
    <w:p w14:paraId="2D3D8CAE" w14:textId="3D91643B" w:rsidR="002C1116" w:rsidRPr="00C17A19" w:rsidRDefault="002C1116" w:rsidP="002C1116">
      <w:pPr>
        <w:pStyle w:val="Titre4"/>
      </w:pPr>
      <w:proofErr w:type="gramStart"/>
      <w:r w:rsidRPr="00C17A19">
        <w:lastRenderedPageBreak/>
        <w:t>genericSymbolizer</w:t>
      </w:r>
      <w:proofErr w:type="gramEnd"/>
    </w:p>
    <w:p w14:paraId="2D4AC142" w14:textId="77777777" w:rsidR="002C1116" w:rsidRDefault="002C1116" w:rsidP="002C1116">
      <w:r>
        <w:t xml:space="preserve">If present, the property </w:t>
      </w:r>
      <w:r w:rsidRPr="00A1060B">
        <w:rPr>
          <w:rStyle w:val="Entity"/>
        </w:rPr>
        <w:t>genericSymbolizer</w:t>
      </w:r>
      <w:proofErr w:type="gramStart"/>
      <w:r w:rsidRPr="00A1060B">
        <w:rPr>
          <w:rStyle w:val="Entity"/>
        </w:rPr>
        <w:t>:Primitive</w:t>
      </w:r>
      <w:proofErr w:type="gramEnd"/>
      <w:r w:rsidRPr="00A1060B">
        <w:rPr>
          <w:rStyle w:val="Entity"/>
        </w:rPr>
        <w:t>::CharacterString</w:t>
      </w:r>
      <w:r>
        <w:t xml:space="preserve"> contains an identifier</w:t>
      </w:r>
      <w:r w:rsidRPr="00C17A19">
        <w:t xml:space="preserve"> for a symbol from standard (locally or community defined) symbolization scheme for portrayal.</w:t>
      </w:r>
    </w:p>
    <w:p w14:paraId="1112FC75" w14:textId="6C1FBFF3" w:rsidR="002C1116" w:rsidRDefault="002C1116" w:rsidP="002C1116">
      <w:pPr>
        <w:pStyle w:val="Titre4"/>
      </w:pPr>
      <w:proofErr w:type="gramStart"/>
      <w:r>
        <w:t>s</w:t>
      </w:r>
      <w:r w:rsidRPr="004E3A57">
        <w:t>hape</w:t>
      </w:r>
      <w:proofErr w:type="gramEnd"/>
    </w:p>
    <w:p w14:paraId="206BBBC5" w14:textId="77777777" w:rsidR="002C1116" w:rsidRDefault="002C1116" w:rsidP="002C1116">
      <w:r>
        <w:t xml:space="preserve">The property </w:t>
      </w:r>
      <w:r w:rsidRPr="00A1060B">
        <w:rPr>
          <w:rStyle w:val="Entity"/>
        </w:rPr>
        <w:t>shape</w:t>
      </w:r>
      <w:proofErr w:type="gramStart"/>
      <w:r w:rsidRPr="00A1060B">
        <w:rPr>
          <w:rStyle w:val="Entity"/>
        </w:rPr>
        <w:t>:GM</w:t>
      </w:r>
      <w:proofErr w:type="gramEnd"/>
      <w:r w:rsidRPr="00A1060B">
        <w:rPr>
          <w:rStyle w:val="Entity"/>
        </w:rPr>
        <w:t>_Object</w:t>
      </w:r>
      <w:r>
        <w:t xml:space="preserve"> contains a geometry </w:t>
      </w:r>
      <w:r w:rsidRPr="004E3A57">
        <w:t>defining the extent of the feature of interest.</w:t>
      </w:r>
      <w:r>
        <w:t xml:space="preserve">  </w:t>
      </w:r>
    </w:p>
    <w:p w14:paraId="418873C5" w14:textId="77979D2E" w:rsidR="002C1116" w:rsidRDefault="006F1EE4" w:rsidP="002C1116">
      <w:pPr>
        <w:pStyle w:val="Titre4"/>
      </w:pPr>
      <w:proofErr w:type="gramStart"/>
      <w:r>
        <w:t>a</w:t>
      </w:r>
      <w:r w:rsidR="002C1116" w:rsidRPr="004E3A57">
        <w:t>ny</w:t>
      </w:r>
      <w:proofErr w:type="gramEnd"/>
    </w:p>
    <w:p w14:paraId="2ACE2A74" w14:textId="77777777" w:rsidR="002C1116" w:rsidRDefault="002C1116" w:rsidP="002C1116">
      <w:r>
        <w:t xml:space="preserve">A data provider can add an arbitrary number of extra properties, as long as the instance is conformant to GML Simple Feature Level 0. </w:t>
      </w:r>
    </w:p>
    <w:p w14:paraId="423F6E78" w14:textId="77777777" w:rsidR="002C1116" w:rsidRDefault="002C1116" w:rsidP="002C1116">
      <w:pPr>
        <w:autoSpaceDE w:val="0"/>
        <w:autoSpaceDN w:val="0"/>
        <w:adjustRightInd w:val="0"/>
        <w:spacing w:after="0" w:line="240" w:lineRule="atLeast"/>
        <w:rPr>
          <w:rFonts w:cs="Arial"/>
          <w:color w:val="000000"/>
          <w:lang w:val="en-CA"/>
        </w:rPr>
      </w:pPr>
    </w:p>
    <w:p w14:paraId="167DD2A1" w14:textId="77777777" w:rsidR="002C1116" w:rsidRDefault="002C1116" w:rsidP="002C1116">
      <w:pPr>
        <w:pStyle w:val="Titre3"/>
        <w:rPr>
          <w:lang w:val="en-CA"/>
        </w:rPr>
      </w:pPr>
      <w:bookmarkStart w:id="530" w:name="_Toc458065794"/>
      <w:r w:rsidRPr="00D14AF0">
        <w:rPr>
          <w:lang w:val="en-CA"/>
        </w:rPr>
        <w:t>ShearDisplacementStructureView</w:t>
      </w:r>
      <w:bookmarkEnd w:id="530"/>
    </w:p>
    <w:p w14:paraId="74062694" w14:textId="77777777" w:rsidR="002C1116" w:rsidRDefault="002C1116" w:rsidP="002C1116">
      <w:pPr>
        <w:autoSpaceDE w:val="0"/>
        <w:autoSpaceDN w:val="0"/>
        <w:adjustRightInd w:val="0"/>
        <w:spacing w:after="0" w:line="240" w:lineRule="atLeast"/>
        <w:rPr>
          <w:rFonts w:cs="Arial"/>
          <w:color w:val="000000"/>
          <w:lang w:val="en-CA"/>
        </w:rPr>
      </w:pPr>
    </w:p>
    <w:p w14:paraId="2B02EF8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2AAC004F"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15D60047" wp14:editId="4DD56115">
            <wp:extent cx="2505075" cy="36195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2394B09D" w14:textId="77777777" w:rsidR="002C1116" w:rsidRDefault="002C1116" w:rsidP="002C1116">
      <w:pPr>
        <w:pStyle w:val="Lgende"/>
      </w:pPr>
      <w:r>
        <w:t xml:space="preserve">Figure </w:t>
      </w:r>
      <w:r>
        <w:fldChar w:fldCharType="begin"/>
      </w:r>
      <w:r>
        <w:instrText xml:space="preserve"> SEQ Figure \* ARABIC </w:instrText>
      </w:r>
      <w:r>
        <w:fldChar w:fldCharType="separate"/>
      </w:r>
      <w:r w:rsidR="007C615B">
        <w:rPr>
          <w:noProof/>
        </w:rPr>
        <w:t>105</w:t>
      </w:r>
      <w:r>
        <w:fldChar w:fldCharType="end"/>
      </w:r>
      <w:r>
        <w:t xml:space="preserve"> </w:t>
      </w:r>
      <w:r w:rsidRPr="001978ED">
        <w:t>ShearDisplacementStructureView</w:t>
      </w:r>
      <w:r>
        <w:t xml:space="preserve"> feature type.</w:t>
      </w:r>
    </w:p>
    <w:p w14:paraId="1A484FAE" w14:textId="77777777" w:rsidR="002C1116" w:rsidRDefault="002C1116" w:rsidP="002C1116">
      <w:pPr>
        <w:autoSpaceDE w:val="0"/>
        <w:autoSpaceDN w:val="0"/>
        <w:adjustRightInd w:val="0"/>
        <w:spacing w:after="0" w:line="240" w:lineRule="atLeast"/>
        <w:rPr>
          <w:rFonts w:cs="Arial"/>
          <w:color w:val="000000"/>
          <w:lang w:val="en-CA"/>
        </w:rPr>
      </w:pPr>
    </w:p>
    <w:p w14:paraId="6325751D" w14:textId="77777777" w:rsidR="002C1116" w:rsidRPr="00D14AF0" w:rsidRDefault="002C1116" w:rsidP="002C1116">
      <w:pPr>
        <w:autoSpaceDE w:val="0"/>
        <w:autoSpaceDN w:val="0"/>
        <w:adjustRightInd w:val="0"/>
        <w:spacing w:after="0" w:line="240" w:lineRule="atLeast"/>
        <w:rPr>
          <w:rFonts w:cs="Arial"/>
          <w:color w:val="000000"/>
          <w:lang w:val="en-CA"/>
        </w:rPr>
      </w:pPr>
      <w:r w:rsidRPr="00A1060B">
        <w:rPr>
          <w:rStyle w:val="Entity"/>
        </w:rPr>
        <w:t>ShearDisplacementStructureView</w:t>
      </w:r>
      <w:r>
        <w:rPr>
          <w:rFonts w:cs="Arial"/>
          <w:color w:val="000000"/>
          <w:lang w:val="en-CA"/>
        </w:rPr>
        <w:t xml:space="preserve"> is a s</w:t>
      </w:r>
      <w:r w:rsidRPr="00D14AF0">
        <w:rPr>
          <w:rFonts w:cs="Arial"/>
          <w:color w:val="000000"/>
          <w:lang w:val="en-CA"/>
        </w:rPr>
        <w:t xml:space="preserve">implified view of a GeoSciML </w:t>
      </w:r>
      <w:r w:rsidRPr="00A1060B">
        <w:rPr>
          <w:rStyle w:val="Entity"/>
        </w:rPr>
        <w:t>ShearDisplacementStructure</w:t>
      </w:r>
      <w:r w:rsidRPr="00D14AF0">
        <w:rPr>
          <w:rFonts w:cs="Arial"/>
          <w:color w:val="000000"/>
          <w:lang w:val="en-CA"/>
        </w:rPr>
        <w:t xml:space="preserve">. In GeoSciML terms this will be an instance of a </w:t>
      </w:r>
      <w:r w:rsidRPr="00A1060B">
        <w:rPr>
          <w:rStyle w:val="Entity"/>
        </w:rPr>
        <w:t>MappedFeature</w:t>
      </w:r>
      <w:r w:rsidRPr="00D14AF0">
        <w:rPr>
          <w:rFonts w:cs="Arial"/>
          <w:color w:val="000000"/>
          <w:lang w:val="en-CA"/>
        </w:rPr>
        <w:t xml:space="preserve"> with key property values from the associated </w:t>
      </w:r>
      <w:r w:rsidRPr="00A1060B">
        <w:rPr>
          <w:rStyle w:val="Entity"/>
        </w:rPr>
        <w:t>ShearDisplacementStructure</w:t>
      </w:r>
      <w:r w:rsidRPr="00D14AF0">
        <w:rPr>
          <w:rFonts w:cs="Arial"/>
          <w:color w:val="000000"/>
          <w:lang w:val="en-CA"/>
        </w:rPr>
        <w:t xml:space="preserve"> feature summarised as labels (unconstrained character strings) or arbitrarily selected classifiers to be used for thematic mapping purposes. The </w:t>
      </w:r>
      <w:r w:rsidRPr="00D14AF0">
        <w:rPr>
          <w:rFonts w:cs="Arial"/>
          <w:color w:val="000000"/>
          <w:lang w:val="en-CA"/>
        </w:rPr>
        <w:lastRenderedPageBreak/>
        <w:t>latter are the properties suffixed with '_uri' and will contain URIs referring to controlled concepts in published vocabularies.</w:t>
      </w:r>
    </w:p>
    <w:p w14:paraId="2F0ACE80" w14:textId="77777777" w:rsidR="002C1116" w:rsidRDefault="002C1116" w:rsidP="002C1116">
      <w:pPr>
        <w:autoSpaceDE w:val="0"/>
        <w:autoSpaceDN w:val="0"/>
        <w:adjustRightInd w:val="0"/>
        <w:spacing w:after="0" w:line="240" w:lineRule="atLeast"/>
        <w:rPr>
          <w:rFonts w:cs="Arial"/>
          <w:color w:val="000000"/>
          <w:lang w:val="en-CA"/>
        </w:rPr>
      </w:pPr>
    </w:p>
    <w:p w14:paraId="4CA0CCBB" w14:textId="77777777" w:rsidR="002C1116" w:rsidRDefault="002C1116" w:rsidP="002C1116">
      <w:pPr>
        <w:pStyle w:val="Titre4"/>
        <w:rPr>
          <w:lang w:val="en-CA"/>
        </w:rPr>
      </w:pPr>
      <w:r>
        <w:rPr>
          <w:lang w:val="en-CA"/>
        </w:rPr>
        <w:t>Mapping</w:t>
      </w:r>
    </w:p>
    <w:p w14:paraId="4FDAFFAB"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3085"/>
        <w:gridCol w:w="5771"/>
      </w:tblGrid>
      <w:tr w:rsidR="002C1116" w:rsidRPr="00F62F6E" w14:paraId="71D92102"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tcPr>
          <w:p w14:paraId="1F8F25E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771" w:type="dxa"/>
          </w:tcPr>
          <w:p w14:paraId="51ACEBA6"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 xml:space="preserve">Mapping from </w:t>
            </w:r>
            <w:r w:rsidRPr="00A1060B">
              <w:rPr>
                <w:rStyle w:val="Entity"/>
              </w:rPr>
              <w:t>MappedFeature</w:t>
            </w:r>
          </w:p>
        </w:tc>
      </w:tr>
      <w:tr w:rsidR="002C1116" w:rsidRPr="00F62F6E" w14:paraId="7ADE66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1D44489" w14:textId="7BDBC0B3"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771" w:type="dxa"/>
            <w:hideMark/>
          </w:tcPr>
          <w:p w14:paraId="37560A85"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F62F6E" w14:paraId="3CD4145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10E788A" w14:textId="1D3D5ACA"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771" w:type="dxa"/>
            <w:hideMark/>
          </w:tcPr>
          <w:p w14:paraId="633329B6"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specification:ShearDisplacementStructure::name 1</w:t>
            </w:r>
          </w:p>
        </w:tc>
      </w:tr>
      <w:tr w:rsidR="002C1116" w:rsidRPr="00F62F6E" w14:paraId="603BF5F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F1C422A" w14:textId="4117ED04"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771" w:type="dxa"/>
            <w:hideMark/>
          </w:tcPr>
          <w:p w14:paraId="6A231DD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specification:ShearDisplacementStructure::description</w:t>
            </w:r>
          </w:p>
        </w:tc>
      </w:tr>
      <w:tr w:rsidR="002C1116" w:rsidRPr="00F62F6E" w14:paraId="3F7573E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757645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w:t>
            </w:r>
          </w:p>
        </w:tc>
        <w:tc>
          <w:tcPr>
            <w:tcW w:w="5771" w:type="dxa"/>
            <w:hideMark/>
          </w:tcPr>
          <w:p w14:paraId="6EB20B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specification:ShearDisplacementStructure::faultType 2</w:t>
            </w:r>
          </w:p>
        </w:tc>
      </w:tr>
      <w:tr w:rsidR="002C1116" w:rsidRPr="00F62F6E" w14:paraId="6872AFD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7EC89B0"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w:t>
            </w:r>
          </w:p>
        </w:tc>
        <w:tc>
          <w:tcPr>
            <w:tcW w:w="5771" w:type="dxa"/>
            <w:hideMark/>
          </w:tcPr>
          <w:p w14:paraId="686AE8D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specification:ShearDisplacementStructure::stStructureDescription:DisplacementValue::movementType 2</w:t>
            </w:r>
          </w:p>
        </w:tc>
      </w:tr>
      <w:tr w:rsidR="002C1116" w:rsidRPr="00F62F6E" w14:paraId="3A79E10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D1502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w:t>
            </w:r>
          </w:p>
        </w:tc>
        <w:tc>
          <w:tcPr>
            <w:tcW w:w="5771" w:type="dxa"/>
            <w:hideMark/>
          </w:tcPr>
          <w:p w14:paraId="02FCE215"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specification:ShearDisplacementStructure::stStructureDescription:ShearDisplacementStructureDescription::deformationStyle 2</w:t>
            </w:r>
          </w:p>
        </w:tc>
      </w:tr>
      <w:tr w:rsidR="002C1116" w:rsidRPr="00F62F6E" w14:paraId="4C580AA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0BB63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displacement</w:t>
            </w:r>
          </w:p>
        </w:tc>
        <w:tc>
          <w:tcPr>
            <w:tcW w:w="5771" w:type="dxa"/>
            <w:hideMark/>
          </w:tcPr>
          <w:p w14:paraId="5FEAC36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 1</w:t>
            </w:r>
          </w:p>
        </w:tc>
      </w:tr>
      <w:tr w:rsidR="002C1116" w:rsidRPr="00F62F6E" w14:paraId="5FEE672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89CC11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771" w:type="dxa"/>
            <w:hideMark/>
          </w:tcPr>
          <w:p w14:paraId="60A974B0"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specification:ShearDisplacementStructure::geologicHistory:GeologicEvent::description 1</w:t>
            </w:r>
          </w:p>
        </w:tc>
      </w:tr>
      <w:tr w:rsidR="002C1116" w:rsidRPr="00F62F6E" w14:paraId="2A60B1D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F7BCC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771" w:type="dxa"/>
            <w:hideMark/>
          </w:tcPr>
          <w:p w14:paraId="5612CD74"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specification:ShearDisplacementStructure::observationMethod:Category::value 1</w:t>
            </w:r>
          </w:p>
        </w:tc>
      </w:tr>
      <w:tr w:rsidR="002C1116" w:rsidRPr="00F62F6E" w14:paraId="1BD0B3F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A93184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771" w:type="dxa"/>
            <w:hideMark/>
          </w:tcPr>
          <w:p w14:paraId="5817958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positionalAccuracy:Quantity::value</w:t>
            </w:r>
          </w:p>
        </w:tc>
      </w:tr>
      <w:tr w:rsidR="002C1116" w:rsidRPr="00F62F6E" w14:paraId="3B501E4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095B71F" w14:textId="19BF806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F62F6E">
              <w:rPr>
                <w:rFonts w:ascii="Consolas" w:hAnsi="Consolas" w:cs="Consolas"/>
                <w:sz w:val="18"/>
                <w:szCs w:val="18"/>
                <w:lang w:val="en-CA" w:eastAsia="en-CA"/>
              </w:rPr>
              <w:t>ource</w:t>
            </w:r>
          </w:p>
        </w:tc>
        <w:tc>
          <w:tcPr>
            <w:tcW w:w="5771" w:type="dxa"/>
            <w:hideMark/>
          </w:tcPr>
          <w:p w14:paraId="7A9EDB4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F62F6E" w14:paraId="3D0B992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BA61C4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faultType_uri</w:t>
            </w:r>
          </w:p>
        </w:tc>
        <w:tc>
          <w:tcPr>
            <w:tcW w:w="5771" w:type="dxa"/>
            <w:hideMark/>
          </w:tcPr>
          <w:p w14:paraId="7E988AA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specification:ShearDisplacementStructure::faultType 3</w:t>
            </w:r>
          </w:p>
        </w:tc>
      </w:tr>
      <w:tr w:rsidR="002C1116" w:rsidRPr="00F62F6E" w14:paraId="63AAC4F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0FF7CCF"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movementType_uri</w:t>
            </w:r>
          </w:p>
        </w:tc>
        <w:tc>
          <w:tcPr>
            <w:tcW w:w="5771" w:type="dxa"/>
            <w:hideMark/>
          </w:tcPr>
          <w:p w14:paraId="6463CC8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specification:ShearDisplacementStructure::stStructureDescription:DisplacementValue::movementType 3</w:t>
            </w:r>
          </w:p>
        </w:tc>
      </w:tr>
      <w:tr w:rsidR="002C1116" w:rsidRPr="00F62F6E" w14:paraId="7E1719F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9522BB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deformationStyle_uri</w:t>
            </w:r>
          </w:p>
        </w:tc>
        <w:tc>
          <w:tcPr>
            <w:tcW w:w="5771" w:type="dxa"/>
            <w:hideMark/>
          </w:tcPr>
          <w:p w14:paraId="5062EC7B"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specification:ShearDisplacementStructure::stStructureDescription:ShearDisplacementStructureDescription::deformationStyle 3</w:t>
            </w:r>
          </w:p>
        </w:tc>
      </w:tr>
      <w:tr w:rsidR="002C1116" w:rsidRPr="00F62F6E" w14:paraId="79DC9C3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4B755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771" w:type="dxa"/>
            <w:hideMark/>
          </w:tcPr>
          <w:p w14:paraId="04E254D1"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 3</w:t>
            </w:r>
          </w:p>
        </w:tc>
      </w:tr>
      <w:tr w:rsidR="002C1116" w:rsidRPr="00F62F6E" w14:paraId="528EE56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F6185A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representativeOlderAge_uri</w:t>
            </w:r>
          </w:p>
        </w:tc>
        <w:tc>
          <w:tcPr>
            <w:tcW w:w="5771" w:type="dxa"/>
            <w:hideMark/>
          </w:tcPr>
          <w:p w14:paraId="7B504C5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specification:ShearDisplacementStructure::geologicHistory:GeologicEvent::olderNamedAge 3</w:t>
            </w:r>
          </w:p>
        </w:tc>
      </w:tr>
      <w:tr w:rsidR="002C1116" w:rsidRPr="00F62F6E" w14:paraId="6C7C617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F0280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representativeYoungerAge_uri</w:t>
            </w:r>
          </w:p>
        </w:tc>
        <w:tc>
          <w:tcPr>
            <w:tcW w:w="5771" w:type="dxa"/>
            <w:hideMark/>
          </w:tcPr>
          <w:p w14:paraId="2E00B715"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specification:ShearDisplacementStructure::geologicHistory:GeologicEvent:youngerNamedAge 3</w:t>
            </w:r>
          </w:p>
        </w:tc>
      </w:tr>
      <w:tr w:rsidR="002C1116" w:rsidRPr="00F62F6E" w14:paraId="77A0BC4B" w14:textId="77777777" w:rsidTr="003811C7">
        <w:trPr>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AB30A7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numericOlderAge</w:t>
            </w:r>
          </w:p>
        </w:tc>
        <w:tc>
          <w:tcPr>
            <w:tcW w:w="5771" w:type="dxa"/>
            <w:hideMark/>
          </w:tcPr>
          <w:p w14:paraId="41A5259C"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specification:ShearDisplacementStructure::geologicHistory:GeologicEvent::numericAge:NumericAgeRange::olderBoundAge:Quantity::value 1</w:t>
            </w:r>
          </w:p>
        </w:tc>
      </w:tr>
      <w:tr w:rsidR="002C1116" w:rsidRPr="00F62F6E" w14:paraId="1613DA66"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C64754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numericYoungerAge</w:t>
            </w:r>
          </w:p>
        </w:tc>
        <w:tc>
          <w:tcPr>
            <w:tcW w:w="5771" w:type="dxa"/>
            <w:hideMark/>
          </w:tcPr>
          <w:p w14:paraId="64F49563"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specification:ShearDisplacementStructure::geologicHistory:GeologicEvent::numericAge:NumericAgeRange::youngerBoundAge:Quantity::value 1</w:t>
            </w:r>
          </w:p>
        </w:tc>
      </w:tr>
      <w:tr w:rsidR="002C1116" w:rsidRPr="00F62F6E" w14:paraId="27A359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AE2FF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771" w:type="dxa"/>
            <w:hideMark/>
          </w:tcPr>
          <w:p w14:paraId="3F72869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 3</w:t>
            </w:r>
          </w:p>
        </w:tc>
      </w:tr>
      <w:tr w:rsidR="002C1116" w:rsidRPr="00F62F6E" w14:paraId="1ACFE02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0B0581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771" w:type="dxa"/>
            <w:hideMark/>
          </w:tcPr>
          <w:p w14:paraId="4830FFB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metadataProperty 3</w:t>
            </w:r>
          </w:p>
        </w:tc>
      </w:tr>
      <w:tr w:rsidR="002C1116" w:rsidRPr="00F62F6E" w14:paraId="1905D61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3D6567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771" w:type="dxa"/>
            <w:hideMark/>
          </w:tcPr>
          <w:p w14:paraId="40BFCC1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F62F6E" w14:paraId="2C34EE0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FF3FA1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771" w:type="dxa"/>
            <w:hideMark/>
          </w:tcPr>
          <w:p w14:paraId="1DCF13B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shape</w:t>
            </w:r>
          </w:p>
        </w:tc>
      </w:tr>
      <w:tr w:rsidR="002C1116" w:rsidRPr="00F62F6E" w14:paraId="505D15B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059CA7D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w:t>
            </w:r>
            <w:r w:rsidRPr="00ED1DE6">
              <w:rPr>
                <w:rFonts w:ascii="Consolas" w:hAnsi="Consolas" w:cs="Consolas"/>
                <w:sz w:val="18"/>
                <w:szCs w:val="18"/>
              </w:rPr>
              <w:lastRenderedPageBreak/>
              <w:t xml:space="preserve">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5DF8B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4BE5F7B7" w14:textId="77777777" w:rsidR="002C1116" w:rsidRPr="00F62F6E" w:rsidRDefault="002C1116" w:rsidP="003811C7">
            <w:pPr>
              <w:tabs>
                <w:tab w:val="left" w:pos="1000"/>
              </w:tabs>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1E165549" w14:textId="77777777" w:rsidR="002C1116" w:rsidRDefault="002C1116" w:rsidP="002C1116">
      <w:pPr>
        <w:autoSpaceDE w:val="0"/>
        <w:autoSpaceDN w:val="0"/>
        <w:adjustRightInd w:val="0"/>
        <w:spacing w:after="0" w:line="240" w:lineRule="atLeast"/>
        <w:rPr>
          <w:rFonts w:cs="Arial"/>
          <w:color w:val="000000"/>
          <w:lang w:val="en-CA"/>
        </w:rPr>
      </w:pPr>
    </w:p>
    <w:p w14:paraId="00B1895C" w14:textId="391BA773" w:rsidR="002C1116" w:rsidRPr="006F1EE4" w:rsidRDefault="002C1116" w:rsidP="002C1116">
      <w:pPr>
        <w:pStyle w:val="Titre4"/>
        <w:rPr>
          <w:lang w:val="en-CA"/>
        </w:rPr>
      </w:pPr>
      <w:proofErr w:type="gramStart"/>
      <w:r>
        <w:rPr>
          <w:lang w:val="en-CA"/>
        </w:rPr>
        <w:t>identifier</w:t>
      </w:r>
      <w:proofErr w:type="gramEnd"/>
    </w:p>
    <w:p w14:paraId="35EF3503" w14:textId="77777777" w:rsidR="002C1116" w:rsidRPr="00D14AF0" w:rsidRDefault="002C1116" w:rsidP="002C1116">
      <w:pPr>
        <w:rPr>
          <w:lang w:val="en-CA"/>
        </w:rPr>
      </w:pPr>
      <w:r w:rsidRPr="00D970E9">
        <w:t xml:space="preserve">Globally unique </w:t>
      </w:r>
      <w:r w:rsidRPr="00A1060B">
        <w:rPr>
          <w:rStyle w:val="Entity"/>
        </w:rPr>
        <w:t>identifier</w:t>
      </w:r>
      <w:proofErr w:type="gramStart"/>
      <w:r w:rsidRPr="00A1060B">
        <w:rPr>
          <w:rStyle w:val="Entity"/>
        </w:rPr>
        <w:t>:Primitive</w:t>
      </w:r>
      <w:proofErr w:type="gramEnd"/>
      <w:r w:rsidRPr="00A1060B">
        <w:rPr>
          <w:rStyle w:val="Entity"/>
        </w:rPr>
        <w:t>::CharacterString</w:t>
      </w:r>
      <w:r>
        <w:t xml:space="preserve"> shall uniquely identifies a tuple within the dataset and be formatted as an </w:t>
      </w:r>
      <w:r>
        <w:rPr>
          <w:lang w:val="en-CA"/>
        </w:rPr>
        <w:t>absolute URI conformant to RFC 3986.</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591E6E" w14:textId="77777777" w:rsidTr="003811C7">
        <w:trPr>
          <w:cantSplit/>
        </w:trPr>
        <w:tc>
          <w:tcPr>
            <w:tcW w:w="4219" w:type="dxa"/>
            <w:tcBorders>
              <w:right w:val="nil"/>
            </w:tcBorders>
            <w:shd w:val="clear" w:color="auto" w:fill="auto"/>
          </w:tcPr>
          <w:p w14:paraId="34D17C79" w14:textId="21415E7C"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/gsml4-lite/sheardisplacemenstructureview-identifier</w:t>
            </w:r>
          </w:p>
        </w:tc>
        <w:tc>
          <w:tcPr>
            <w:tcW w:w="4678" w:type="dxa"/>
            <w:tcBorders>
              <w:left w:val="nil"/>
            </w:tcBorders>
            <w:shd w:val="clear" w:color="auto" w:fill="auto"/>
          </w:tcPr>
          <w:p w14:paraId="63A0FEBA"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GeoSciML MappedFeature.</w:t>
            </w:r>
          </w:p>
        </w:tc>
      </w:tr>
    </w:tbl>
    <w:p w14:paraId="1FF13B47" w14:textId="77777777" w:rsidR="002C1116" w:rsidRDefault="002C1116" w:rsidP="002C1116"/>
    <w:p w14:paraId="047BDA0E"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1E68F499" w14:textId="77777777" w:rsidR="002C1116" w:rsidRPr="00D14AF0" w:rsidRDefault="002C1116" w:rsidP="002C1116">
      <w:pPr>
        <w:autoSpaceDE w:val="0"/>
        <w:autoSpaceDN w:val="0"/>
        <w:adjustRightInd w:val="0"/>
        <w:spacing w:after="0" w:line="240" w:lineRule="atLeast"/>
        <w:rPr>
          <w:rFonts w:cs="Arial"/>
          <w:color w:val="000000"/>
          <w:lang w:val="en-CA"/>
        </w:rPr>
      </w:pPr>
    </w:p>
    <w:p w14:paraId="2D0FB87B" w14:textId="7F382E4D" w:rsidR="002C1116" w:rsidRPr="006F1EE4" w:rsidRDefault="002C1116" w:rsidP="002C1116">
      <w:pPr>
        <w:pStyle w:val="Titre4"/>
        <w:rPr>
          <w:lang w:val="en-CA"/>
        </w:rPr>
      </w:pPr>
      <w:proofErr w:type="gramStart"/>
      <w:r>
        <w:rPr>
          <w:lang w:val="en-CA"/>
        </w:rPr>
        <w:t>name</w:t>
      </w:r>
      <w:proofErr w:type="gramEnd"/>
    </w:p>
    <w:p w14:paraId="5AE82E2F" w14:textId="3BC7970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name</w:t>
      </w:r>
      <w:proofErr w:type="gramStart"/>
      <w:r w:rsidRPr="00A1060B">
        <w:rPr>
          <w:rStyle w:val="Entity"/>
        </w:rPr>
        <w:t>:Primitive</w:t>
      </w:r>
      <w:proofErr w:type="gramEnd"/>
      <w:r w:rsidRPr="00A1060B">
        <w:rPr>
          <w:rStyle w:val="Entity"/>
        </w:rPr>
        <w:t xml:space="preserve">::CharacterString </w:t>
      </w:r>
      <w:r>
        <w:rPr>
          <w:rFonts w:cs="Arial"/>
          <w:color w:val="000000"/>
          <w:lang w:val="en-CA"/>
        </w:rPr>
        <w:t>contain</w:t>
      </w:r>
      <w:r w:rsidR="006F1EE4">
        <w:rPr>
          <w:rFonts w:cs="Arial"/>
          <w:color w:val="000000"/>
          <w:lang w:val="en-CA"/>
        </w:rPr>
        <w:t>s</w:t>
      </w:r>
      <w:r>
        <w:rPr>
          <w:rFonts w:cs="Arial"/>
          <w:color w:val="000000"/>
          <w:lang w:val="en-CA"/>
        </w:rPr>
        <w:t xml:space="preserve"> a d</w:t>
      </w:r>
      <w:r w:rsidRPr="002E6F45">
        <w:rPr>
          <w:rFonts w:cs="Arial"/>
          <w:color w:val="000000"/>
          <w:lang w:val="en-CA"/>
        </w:rPr>
        <w:t>isplay name for the ShearDisplacementStructure.</w:t>
      </w:r>
    </w:p>
    <w:p w14:paraId="01F10FC5" w14:textId="70BA42E6" w:rsidR="002C1116" w:rsidRPr="0012746F" w:rsidRDefault="002C1116" w:rsidP="0012746F">
      <w:pPr>
        <w:pStyle w:val="Titre4"/>
        <w:rPr>
          <w:lang w:val="en-CA"/>
        </w:rPr>
      </w:pPr>
      <w:proofErr w:type="gramStart"/>
      <w:r>
        <w:rPr>
          <w:lang w:val="en-CA"/>
        </w:rPr>
        <w:t>d</w:t>
      </w:r>
      <w:r w:rsidRPr="00D970E9">
        <w:rPr>
          <w:lang w:val="en-CA"/>
        </w:rPr>
        <w:t>escription</w:t>
      </w:r>
      <w:proofErr w:type="gramEnd"/>
    </w:p>
    <w:p w14:paraId="17F6A873" w14:textId="4A7FCBD9" w:rsidR="002C1116" w:rsidRPr="00D970E9" w:rsidRDefault="002C1116" w:rsidP="002C1116">
      <w:pPr>
        <w:rPr>
          <w:lang w:val="en-CA"/>
        </w:rPr>
      </w:pPr>
      <w:r>
        <w:t xml:space="preserve">If present, </w:t>
      </w:r>
      <w:r>
        <w:rPr>
          <w:lang w:val="en-CA"/>
        </w:rPr>
        <w:t xml:space="preserve">the property </w:t>
      </w:r>
      <w:r w:rsidRPr="00A1060B">
        <w:rPr>
          <w:rStyle w:val="Entity"/>
        </w:rPr>
        <w:t>description</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human readable t</w:t>
      </w:r>
      <w:r w:rsidRPr="00D970E9">
        <w:rPr>
          <w:lang w:val="en-CA"/>
        </w:rPr>
        <w:t>ext description of the ShearDisplacementStructure, typically taken from an entry on a geological map legend.</w:t>
      </w:r>
    </w:p>
    <w:p w14:paraId="2986FCC3" w14:textId="34476F65" w:rsidR="002C1116" w:rsidRPr="0012746F" w:rsidRDefault="002C1116" w:rsidP="0012746F">
      <w:pPr>
        <w:pStyle w:val="Titre4"/>
        <w:rPr>
          <w:lang w:val="en-CA"/>
        </w:rPr>
      </w:pPr>
      <w:proofErr w:type="gramStart"/>
      <w:r w:rsidRPr="00D970E9">
        <w:rPr>
          <w:lang w:val="en-CA"/>
        </w:rPr>
        <w:t>faultType</w:t>
      </w:r>
      <w:proofErr w:type="gramEnd"/>
    </w:p>
    <w:p w14:paraId="7F17CB66" w14:textId="721F30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faultType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12746F">
        <w:rPr>
          <w:rFonts w:cs="Arial"/>
          <w:color w:val="000000"/>
          <w:lang w:val="en-CA"/>
        </w:rPr>
        <w:t>s</w:t>
      </w:r>
      <w:r>
        <w:rPr>
          <w:rFonts w:cs="Arial"/>
          <w:color w:val="000000"/>
          <w:lang w:val="en-CA"/>
        </w:rPr>
        <w:t xml:space="preserve"> a human readable description of the t</w:t>
      </w:r>
      <w:r w:rsidRPr="002E6F45">
        <w:rPr>
          <w:rFonts w:cs="Arial"/>
          <w:color w:val="000000"/>
          <w:lang w:val="en-CA"/>
        </w:rPr>
        <w:t xml:space="preserve">ype of </w:t>
      </w:r>
      <w:r w:rsidRPr="00A1060B">
        <w:rPr>
          <w:rStyle w:val="Entity"/>
        </w:rPr>
        <w:t>ShearDisplacementStructure</w:t>
      </w:r>
      <w:r w:rsidRPr="002E6F45">
        <w:rPr>
          <w:rFonts w:cs="Arial"/>
          <w:color w:val="000000"/>
          <w:lang w:val="en-CA"/>
        </w:rPr>
        <w:t xml:space="preserve"> (as defined in GeoSciML).</w:t>
      </w:r>
      <w:r>
        <w:rPr>
          <w:rFonts w:cs="Arial"/>
          <w:color w:val="000000"/>
          <w:lang w:val="en-CA"/>
        </w:rPr>
        <w:t xml:space="preserve">  To report an identifier from a controlled vocabular</w:t>
      </w:r>
      <w:r w:rsidR="0012746F">
        <w:rPr>
          <w:rFonts w:cs="Arial"/>
          <w:color w:val="000000"/>
          <w:lang w:val="en-CA"/>
        </w:rPr>
        <w:t>y, faultType_uri shall be used.</w:t>
      </w:r>
    </w:p>
    <w:p w14:paraId="73680442" w14:textId="3CF18A48" w:rsidR="002C1116" w:rsidRPr="0012746F" w:rsidRDefault="002C1116" w:rsidP="002C1116">
      <w:pPr>
        <w:pStyle w:val="Titre4"/>
        <w:rPr>
          <w:lang w:val="en-CA"/>
        </w:rPr>
      </w:pPr>
      <w:proofErr w:type="gramStart"/>
      <w:r w:rsidRPr="00D970E9">
        <w:rPr>
          <w:lang w:val="en-CA"/>
        </w:rPr>
        <w:t>movementType</w:t>
      </w:r>
      <w:proofErr w:type="gramEnd"/>
    </w:p>
    <w:p w14:paraId="78785F25" w14:textId="17D5F590" w:rsidR="002C1116" w:rsidRDefault="002C1116" w:rsidP="002C1116">
      <w:pPr>
        <w:rPr>
          <w:lang w:val="en-CA"/>
        </w:rPr>
      </w:pPr>
      <w:r>
        <w:t>If present, t</w:t>
      </w:r>
      <w:r>
        <w:rPr>
          <w:lang w:val="en-CA"/>
        </w:rPr>
        <w:t xml:space="preserve">he property </w:t>
      </w:r>
      <w:r w:rsidRPr="00A1060B">
        <w:rPr>
          <w:rStyle w:val="Entity"/>
        </w:rPr>
        <w:t>movementType</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human readable summary of</w:t>
      </w:r>
      <w:r w:rsidRPr="002E6F45">
        <w:rPr>
          <w:lang w:val="en-CA"/>
        </w:rPr>
        <w:t xml:space="preserve"> the type of movement (e.g. dip-slip, strike-slip) on the </w:t>
      </w:r>
      <w:r w:rsidRPr="00A1060B">
        <w:rPr>
          <w:rStyle w:val="Entity"/>
        </w:rPr>
        <w:t>ShearDisplacementStructure</w:t>
      </w:r>
      <w:r w:rsidRPr="002E6F45">
        <w:rPr>
          <w:lang w:val="en-CA"/>
        </w:rPr>
        <w:t>.</w:t>
      </w:r>
      <w:r>
        <w:rPr>
          <w:lang w:val="en-CA"/>
        </w:rPr>
        <w:t xml:space="preserve">  To report an identifier from a controlled vocabulary, </w:t>
      </w:r>
      <w:r w:rsidRPr="00A1060B">
        <w:rPr>
          <w:rStyle w:val="Entity"/>
        </w:rPr>
        <w:t xml:space="preserve">movementType_uri </w:t>
      </w:r>
      <w:r>
        <w:rPr>
          <w:lang w:val="en-CA"/>
        </w:rPr>
        <w:t>shall be used.</w:t>
      </w:r>
    </w:p>
    <w:p w14:paraId="055236E7" w14:textId="501ACA19" w:rsidR="002C1116" w:rsidRPr="0012746F" w:rsidRDefault="002C1116" w:rsidP="002C1116">
      <w:pPr>
        <w:pStyle w:val="Titre4"/>
        <w:rPr>
          <w:lang w:val="en-CA"/>
        </w:rPr>
      </w:pPr>
      <w:proofErr w:type="gramStart"/>
      <w:r w:rsidRPr="002E6F45">
        <w:rPr>
          <w:lang w:val="en-CA"/>
        </w:rPr>
        <w:t>deformationStyle</w:t>
      </w:r>
      <w:proofErr w:type="gramEnd"/>
    </w:p>
    <w:p w14:paraId="3E10E73A" w14:textId="2EC7F23B" w:rsidR="002C1116" w:rsidRDefault="002C1116" w:rsidP="002C1116">
      <w:pPr>
        <w:rPr>
          <w:lang w:val="en-CA"/>
        </w:rPr>
      </w:pPr>
      <w:r>
        <w:t>If present, t</w:t>
      </w:r>
      <w:r>
        <w:rPr>
          <w:lang w:val="en-CA"/>
        </w:rPr>
        <w:t xml:space="preserve">he property </w:t>
      </w:r>
      <w:r w:rsidRPr="00A1060B">
        <w:rPr>
          <w:rStyle w:val="Entity"/>
        </w:rPr>
        <w:t>deformationStyle</w:t>
      </w:r>
      <w:proofErr w:type="gramStart"/>
      <w:r w:rsidRPr="00A1060B">
        <w:rPr>
          <w:rStyle w:val="Entity"/>
        </w:rPr>
        <w:t>:Primitive</w:t>
      </w:r>
      <w:proofErr w:type="gramEnd"/>
      <w:r w:rsidRPr="00A1060B">
        <w:rPr>
          <w:rStyle w:val="Entity"/>
        </w:rPr>
        <w:t xml:space="preserve">::CharacterString </w:t>
      </w:r>
      <w:r>
        <w:rPr>
          <w:lang w:val="en-CA"/>
        </w:rPr>
        <w:t>contain a human readable description of</w:t>
      </w:r>
      <w:r w:rsidRPr="002E6F45">
        <w:rPr>
          <w:lang w:val="en-CA"/>
        </w:rPr>
        <w:t xml:space="preserve"> the style of deformation (e.g. brittle, ductile etc.) for the </w:t>
      </w:r>
      <w:r w:rsidRPr="00A1060B">
        <w:rPr>
          <w:rStyle w:val="Entity"/>
        </w:rPr>
        <w:t>ShearDisplacementStructure</w:t>
      </w:r>
      <w:r w:rsidRPr="002E6F45">
        <w:rPr>
          <w:lang w:val="en-CA"/>
        </w:rPr>
        <w:t>.</w:t>
      </w:r>
      <w:r>
        <w:rPr>
          <w:lang w:val="en-CA"/>
        </w:rPr>
        <w:t xml:space="preserve">  To report an identifier from a controlled vocabulary, </w:t>
      </w:r>
      <w:r w:rsidRPr="00A1060B">
        <w:rPr>
          <w:rStyle w:val="Entity"/>
        </w:rPr>
        <w:t>deformationStyle_uri</w:t>
      </w:r>
      <w:r>
        <w:rPr>
          <w:lang w:val="en-CA"/>
        </w:rPr>
        <w:t xml:space="preserve"> shall be used.</w:t>
      </w:r>
    </w:p>
    <w:p w14:paraId="333DFE18" w14:textId="606F3760" w:rsidR="002C1116" w:rsidRPr="0012746F" w:rsidRDefault="002C1116" w:rsidP="002C1116">
      <w:pPr>
        <w:pStyle w:val="Titre4"/>
        <w:rPr>
          <w:lang w:val="en-CA"/>
        </w:rPr>
      </w:pPr>
      <w:proofErr w:type="gramStart"/>
      <w:r>
        <w:rPr>
          <w:lang w:val="en-CA"/>
        </w:rPr>
        <w:lastRenderedPageBreak/>
        <w:t>d</w:t>
      </w:r>
      <w:r w:rsidRPr="00D970E9">
        <w:rPr>
          <w:lang w:val="en-CA"/>
        </w:rPr>
        <w:t>isplacement</w:t>
      </w:r>
      <w:proofErr w:type="gramEnd"/>
    </w:p>
    <w:p w14:paraId="6C49AA78" w14:textId="5B7A924C" w:rsidR="002C1116" w:rsidRDefault="002C1116" w:rsidP="002C1116">
      <w:pPr>
        <w:rPr>
          <w:lang w:val="en-CA"/>
        </w:rPr>
      </w:pPr>
      <w:r>
        <w:t>If present, t</w:t>
      </w:r>
      <w:r>
        <w:rPr>
          <w:lang w:val="en-CA"/>
        </w:rPr>
        <w:t xml:space="preserve">he property </w:t>
      </w:r>
      <w:r w:rsidRPr="00A1060B">
        <w:rPr>
          <w:rStyle w:val="Entity"/>
        </w:rPr>
        <w:t>displacement</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text summarising</w:t>
      </w:r>
      <w:r w:rsidRPr="002E6F45">
        <w:rPr>
          <w:lang w:val="en-CA"/>
        </w:rPr>
        <w:t xml:space="preserve"> the displacement across the </w:t>
      </w:r>
      <w:r w:rsidRPr="00A1060B">
        <w:rPr>
          <w:rStyle w:val="Entity"/>
        </w:rPr>
        <w:t>ShearDisplacementStructure</w:t>
      </w:r>
      <w:r w:rsidRPr="002E6F45">
        <w:rPr>
          <w:lang w:val="en-CA"/>
        </w:rPr>
        <w:t>.</w:t>
      </w:r>
    </w:p>
    <w:p w14:paraId="4AF344DB" w14:textId="4B010557" w:rsidR="002C1116" w:rsidRPr="0012746F" w:rsidRDefault="002C1116" w:rsidP="002C1116">
      <w:pPr>
        <w:pStyle w:val="Titre4"/>
        <w:rPr>
          <w:lang w:val="en-CA"/>
        </w:rPr>
      </w:pPr>
      <w:proofErr w:type="gramStart"/>
      <w:r>
        <w:rPr>
          <w:lang w:val="en-CA"/>
        </w:rPr>
        <w:t>g</w:t>
      </w:r>
      <w:r w:rsidRPr="00D970E9">
        <w:rPr>
          <w:lang w:val="en-CA"/>
        </w:rPr>
        <w:t>eologicHistory</w:t>
      </w:r>
      <w:proofErr w:type="gramEnd"/>
    </w:p>
    <w:p w14:paraId="71A56803" w14:textId="2084DB24" w:rsidR="002C1116" w:rsidRDefault="002C1116" w:rsidP="002C1116">
      <w:pPr>
        <w:rPr>
          <w:lang w:val="en-CA"/>
        </w:rPr>
      </w:pPr>
      <w:r>
        <w:t>If present, t</w:t>
      </w:r>
      <w:r>
        <w:rPr>
          <w:lang w:val="en-CA"/>
        </w:rPr>
        <w:t xml:space="preserve">he property </w:t>
      </w:r>
      <w:r w:rsidRPr="00A1060B">
        <w:rPr>
          <w:rStyle w:val="Entity"/>
        </w:rPr>
        <w:t>geologicHistory</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t</w:t>
      </w:r>
      <w:r w:rsidRPr="002E6F45">
        <w:rPr>
          <w:lang w:val="en-CA"/>
        </w:rPr>
        <w:t>ext</w:t>
      </w:r>
      <w:r>
        <w:rPr>
          <w:lang w:val="en-CA"/>
        </w:rPr>
        <w:t xml:space="preserve">, </w:t>
      </w:r>
      <w:r w:rsidRPr="002E6F45">
        <w:rPr>
          <w:lang w:val="en-CA"/>
        </w:rPr>
        <w:t>possibly formatted with formal syntax</w:t>
      </w:r>
      <w:r>
        <w:rPr>
          <w:lang w:val="en-CA"/>
        </w:rPr>
        <w:t xml:space="preserve"> </w:t>
      </w:r>
      <w:r w:rsidR="00D41FCD">
        <w:rPr>
          <w:rFonts w:cs="Arial"/>
          <w:color w:val="000000"/>
          <w:lang w:val="en-CA"/>
        </w:rPr>
        <w:t xml:space="preserve">(see </w:t>
      </w:r>
      <w:r w:rsidR="00D41FCD">
        <w:rPr>
          <w:rFonts w:cs="Arial"/>
          <w:color w:val="000000"/>
          <w:lang w:val="en-CA"/>
        </w:rPr>
        <w:fldChar w:fldCharType="begin"/>
      </w:r>
      <w:r w:rsidR="00D41FCD">
        <w:rPr>
          <w:rFonts w:cs="Arial"/>
          <w:color w:val="000000"/>
          <w:lang w:val="en-CA"/>
        </w:rPr>
        <w:instrText xml:space="preserve"> REF _Ref458067477 \r \h </w:instrText>
      </w:r>
      <w:r w:rsidR="00D41FCD">
        <w:rPr>
          <w:rFonts w:cs="Arial"/>
          <w:color w:val="000000"/>
          <w:lang w:val="en-CA"/>
        </w:rPr>
      </w:r>
      <w:r w:rsidR="00D41FCD">
        <w:rPr>
          <w:rFonts w:cs="Arial"/>
          <w:color w:val="000000"/>
          <w:lang w:val="en-CA"/>
        </w:rPr>
        <w:fldChar w:fldCharType="separate"/>
      </w:r>
      <w:r w:rsidR="00D41FCD">
        <w:rPr>
          <w:rFonts w:cs="Arial"/>
          <w:color w:val="000000"/>
          <w:lang w:val="en-CA"/>
        </w:rPr>
        <w:t>8.9.2.3</w:t>
      </w:r>
      <w:r w:rsidR="00D41FCD">
        <w:rPr>
          <w:rFonts w:cs="Arial"/>
          <w:color w:val="000000"/>
          <w:lang w:val="en-CA"/>
        </w:rPr>
        <w:fldChar w:fldCharType="end"/>
      </w:r>
      <w:r w:rsidR="00D41FCD" w:rsidRPr="00D41C9A">
        <w:rPr>
          <w:rFonts w:cs="Arial"/>
          <w:color w:val="000000"/>
          <w:lang w:val="en-CA"/>
        </w:rPr>
        <w:t>)</w:t>
      </w:r>
      <w:r w:rsidR="00D41FCD">
        <w:rPr>
          <w:rFonts w:cs="Arial"/>
          <w:color w:val="000000"/>
          <w:lang w:val="en-CA"/>
        </w:rPr>
        <w:t>,</w:t>
      </w:r>
      <w:r w:rsidR="00D41FCD" w:rsidRPr="00D41C9A">
        <w:rPr>
          <w:rFonts w:cs="Arial"/>
          <w:color w:val="000000"/>
          <w:lang w:val="en-CA"/>
        </w:rPr>
        <w:t xml:space="preserve"> </w:t>
      </w:r>
      <w:r>
        <w:rPr>
          <w:lang w:val="en-CA"/>
        </w:rPr>
        <w:t xml:space="preserve">describing </w:t>
      </w:r>
      <w:r w:rsidRPr="002E6F45">
        <w:rPr>
          <w:lang w:val="en-CA"/>
        </w:rPr>
        <w:t>the age of the ShearDisplacementStructure (where age is a sequence of events and may include process and environment information).</w:t>
      </w:r>
      <w:r>
        <w:rPr>
          <w:lang w:val="en-CA"/>
        </w:rPr>
        <w:t xml:space="preserve">  To report identifiers from a controlled vocabulary, </w:t>
      </w:r>
      <w:r w:rsidRPr="00A1060B">
        <w:rPr>
          <w:rStyle w:val="Entity"/>
        </w:rPr>
        <w:t>representativeAge_uri, representativeOlderAge_uri and representativeYoungerAge_uri</w:t>
      </w:r>
      <w:r>
        <w:rPr>
          <w:lang w:val="en-CA"/>
        </w:rPr>
        <w:t xml:space="preserve"> shall be used.</w:t>
      </w:r>
    </w:p>
    <w:p w14:paraId="5CD65376" w14:textId="1BA9D708" w:rsidR="002C1116" w:rsidRPr="0012746F" w:rsidRDefault="002C1116" w:rsidP="002C1116">
      <w:pPr>
        <w:pStyle w:val="Titre4"/>
        <w:rPr>
          <w:lang w:val="en-CA"/>
        </w:rPr>
      </w:pPr>
      <w:proofErr w:type="gramStart"/>
      <w:r w:rsidRPr="00393486">
        <w:rPr>
          <w:lang w:val="en-CA"/>
        </w:rPr>
        <w:t>numericOlderAge</w:t>
      </w:r>
      <w:proofErr w:type="gramEnd"/>
    </w:p>
    <w:p w14:paraId="254CAFDC" w14:textId="07C7D717" w:rsidR="002C1116" w:rsidRDefault="002C1116" w:rsidP="002C1116">
      <w:pPr>
        <w:rPr>
          <w:lang w:val="en-CA"/>
        </w:rPr>
      </w:pPr>
      <w:r>
        <w:t>If present, t</w:t>
      </w:r>
      <w:r>
        <w:rPr>
          <w:lang w:val="en-CA"/>
        </w:rPr>
        <w:t xml:space="preserve">he property </w:t>
      </w:r>
      <w:r w:rsidRPr="00A1060B">
        <w:rPr>
          <w:rStyle w:val="Entity"/>
        </w:rPr>
        <w:t>numericOlderAge</w:t>
      </w:r>
      <w:proofErr w:type="gramStart"/>
      <w:r w:rsidRPr="00A1060B">
        <w:rPr>
          <w:rStyle w:val="Entity"/>
        </w:rPr>
        <w:t>:Primitive</w:t>
      </w:r>
      <w:proofErr w:type="gramEnd"/>
      <w:r w:rsidRPr="00A1060B">
        <w:rPr>
          <w:rStyle w:val="Entity"/>
        </w:rPr>
        <w:t>::Number</w:t>
      </w:r>
      <w:r>
        <w:rPr>
          <w:lang w:val="en-CA"/>
        </w:rPr>
        <w:t xml:space="preserve"> report</w:t>
      </w:r>
      <w:r w:rsidR="0012746F">
        <w:rPr>
          <w:lang w:val="en-CA"/>
        </w:rPr>
        <w:t>s</w:t>
      </w:r>
      <w:r>
        <w:rPr>
          <w:lang w:val="en-CA"/>
        </w:rPr>
        <w:t xml:space="preserve"> the o</w:t>
      </w:r>
      <w:r w:rsidRPr="00393486">
        <w:rPr>
          <w:lang w:val="en-CA"/>
        </w:rPr>
        <w:t xml:space="preserve">lder age of the fault/shear structure, represented </w:t>
      </w:r>
      <w:r>
        <w:rPr>
          <w:lang w:val="en-CA"/>
        </w:rPr>
        <w:t>million years (Ma).</w:t>
      </w:r>
    </w:p>
    <w:p w14:paraId="3A5AF6C5" w14:textId="08F23426" w:rsidR="002C1116" w:rsidRPr="0012746F" w:rsidRDefault="002C1116" w:rsidP="002C1116">
      <w:pPr>
        <w:pStyle w:val="Titre4"/>
        <w:rPr>
          <w:lang w:val="en-CA"/>
        </w:rPr>
      </w:pPr>
      <w:proofErr w:type="gramStart"/>
      <w:r w:rsidRPr="00D970E9">
        <w:rPr>
          <w:lang w:val="en-CA"/>
        </w:rPr>
        <w:t>numericYoungerAge</w:t>
      </w:r>
      <w:proofErr w:type="gramEnd"/>
    </w:p>
    <w:p w14:paraId="4EB9B28A" w14:textId="4F4D3593" w:rsidR="002C1116" w:rsidRDefault="002C1116" w:rsidP="002C1116">
      <w:pPr>
        <w:rPr>
          <w:lang w:val="en-CA"/>
        </w:rPr>
      </w:pPr>
      <w:r>
        <w:t>If present, t</w:t>
      </w:r>
      <w:r>
        <w:rPr>
          <w:lang w:val="en-CA"/>
        </w:rPr>
        <w:t xml:space="preserve">he property </w:t>
      </w:r>
      <w:r w:rsidRPr="00A1060B">
        <w:rPr>
          <w:rStyle w:val="Entity"/>
        </w:rPr>
        <w:t>numericYoungerAge</w:t>
      </w:r>
      <w:proofErr w:type="gramStart"/>
      <w:r w:rsidRPr="00A1060B">
        <w:rPr>
          <w:rStyle w:val="Entity"/>
        </w:rPr>
        <w:t>:Primitive</w:t>
      </w:r>
      <w:proofErr w:type="gramEnd"/>
      <w:r w:rsidRPr="00A1060B">
        <w:rPr>
          <w:rStyle w:val="Entity"/>
        </w:rPr>
        <w:t>::Number</w:t>
      </w:r>
      <w:r>
        <w:rPr>
          <w:lang w:val="en-CA"/>
        </w:rPr>
        <w:t xml:space="preserve"> report</w:t>
      </w:r>
      <w:r w:rsidR="0012746F">
        <w:rPr>
          <w:lang w:val="en-CA"/>
        </w:rPr>
        <w:t>s</w:t>
      </w:r>
      <w:r>
        <w:rPr>
          <w:lang w:val="en-CA"/>
        </w:rPr>
        <w:t xml:space="preserve"> the y</w:t>
      </w:r>
      <w:r w:rsidRPr="00393486">
        <w:rPr>
          <w:lang w:val="en-CA"/>
        </w:rPr>
        <w:t>ounger age of the fault/</w:t>
      </w:r>
      <w:r>
        <w:rPr>
          <w:lang w:val="en-CA"/>
        </w:rPr>
        <w:t>shear structure, represented million years (Ma).</w:t>
      </w:r>
    </w:p>
    <w:p w14:paraId="29361163" w14:textId="5AC9E046" w:rsidR="002C1116" w:rsidRPr="0012746F" w:rsidRDefault="002C1116" w:rsidP="002C1116">
      <w:pPr>
        <w:pStyle w:val="Titre4"/>
        <w:rPr>
          <w:lang w:val="en-CA"/>
        </w:rPr>
      </w:pPr>
      <w:proofErr w:type="gramStart"/>
      <w:r w:rsidRPr="00D970E9">
        <w:rPr>
          <w:lang w:val="en-CA"/>
        </w:rPr>
        <w:t>observationMethod</w:t>
      </w:r>
      <w:proofErr w:type="gramEnd"/>
    </w:p>
    <w:p w14:paraId="1A45C13C" w14:textId="5D485922" w:rsidR="002C1116" w:rsidRDefault="002C1116" w:rsidP="002C1116">
      <w:pPr>
        <w:rPr>
          <w:lang w:val="en-CA"/>
        </w:rPr>
      </w:pPr>
      <w:r>
        <w:t>If present, t</w:t>
      </w:r>
      <w:r>
        <w:rPr>
          <w:lang w:val="en-CA"/>
        </w:rPr>
        <w:t xml:space="preserve">he property </w:t>
      </w:r>
      <w:r w:rsidRPr="00A1060B">
        <w:rPr>
          <w:rStyle w:val="Entity"/>
        </w:rPr>
        <w:t>observationMethod</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m</w:t>
      </w:r>
      <w:r w:rsidRPr="00393486">
        <w:rPr>
          <w:lang w:val="en-CA"/>
        </w:rPr>
        <w:t xml:space="preserve">etadata snippet indicating how the spatial extent of the feature was determined. </w:t>
      </w:r>
      <w:r w:rsidRPr="00A1060B">
        <w:rPr>
          <w:rStyle w:val="Entity"/>
        </w:rPr>
        <w:t>ObservationMethod</w:t>
      </w:r>
      <w:r w:rsidRPr="00393486">
        <w:rPr>
          <w:lang w:val="en-CA"/>
        </w:rPr>
        <w:t xml:space="preserve"> is a convenience property that provides a quick and dirty approach to observation metadata when data are reported using a feature view (as opposed to observation view).</w:t>
      </w:r>
    </w:p>
    <w:p w14:paraId="492CC8DA" w14:textId="4F43E4C3" w:rsidR="002C1116" w:rsidRPr="0012746F" w:rsidRDefault="002C1116" w:rsidP="002C1116">
      <w:pPr>
        <w:pStyle w:val="Titre4"/>
        <w:rPr>
          <w:lang w:val="en-CA"/>
        </w:rPr>
      </w:pPr>
      <w:proofErr w:type="gramStart"/>
      <w:r w:rsidRPr="00393486">
        <w:rPr>
          <w:lang w:val="en-CA"/>
        </w:rPr>
        <w:t>positionalAccuracy</w:t>
      </w:r>
      <w:proofErr w:type="gramEnd"/>
    </w:p>
    <w:p w14:paraId="56223101" w14:textId="7B3F6DB5" w:rsidR="002C1116" w:rsidRDefault="002C1116" w:rsidP="002C1116">
      <w:pPr>
        <w:rPr>
          <w:lang w:val="en-CA"/>
        </w:rPr>
      </w:pPr>
      <w:r>
        <w:t>If present, t</w:t>
      </w:r>
      <w:r>
        <w:rPr>
          <w:lang w:val="en-CA"/>
        </w:rPr>
        <w:t xml:space="preserve">he property </w:t>
      </w:r>
      <w:r w:rsidRPr="00A1060B">
        <w:rPr>
          <w:rStyle w:val="Entity"/>
        </w:rPr>
        <w:t>positionAccuracy</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 q</w:t>
      </w:r>
      <w:r>
        <w:rPr>
          <w:lang w:val="en-CA"/>
        </w:rPr>
        <w:t xml:space="preserve">uantitative </w:t>
      </w:r>
      <w:r w:rsidR="0012746F">
        <w:rPr>
          <w:lang w:val="en-CA"/>
        </w:rPr>
        <w:t>representation</w:t>
      </w:r>
      <w:r>
        <w:rPr>
          <w:lang w:val="en-CA"/>
        </w:rPr>
        <w:t xml:space="preserve"> defining</w:t>
      </w:r>
      <w:r w:rsidRPr="00393486">
        <w:rPr>
          <w:lang w:val="en-CA"/>
        </w:rPr>
        <w:t xml:space="preserve"> the radius of an uncertainty buffer around a </w:t>
      </w:r>
      <w:r w:rsidRPr="00A1060B">
        <w:rPr>
          <w:rStyle w:val="Entity"/>
        </w:rPr>
        <w:t>MappedFeature</w:t>
      </w:r>
      <w:r w:rsidRPr="00393486">
        <w:rPr>
          <w:lang w:val="en-CA"/>
        </w:rPr>
        <w:t xml:space="preserve"> (e.g.: a </w:t>
      </w:r>
      <w:r w:rsidRPr="00A1060B">
        <w:rPr>
          <w:rStyle w:val="Entity"/>
        </w:rPr>
        <w:t>positionalAccuracy</w:t>
      </w:r>
      <w:r w:rsidRPr="00393486">
        <w:rPr>
          <w:lang w:val="en-CA"/>
        </w:rPr>
        <w:t xml:space="preserve"> of 100 m for a line feature defines a buffer polygon of total width 200 m centred on the line).</w:t>
      </w:r>
    </w:p>
    <w:p w14:paraId="4EEC465C" w14:textId="0164CFDA" w:rsidR="002C1116" w:rsidRPr="0012746F" w:rsidRDefault="002C1116" w:rsidP="002C1116">
      <w:pPr>
        <w:pStyle w:val="Titre4"/>
        <w:rPr>
          <w:lang w:val="en-CA"/>
        </w:rPr>
      </w:pPr>
      <w:proofErr w:type="gramStart"/>
      <w:r>
        <w:rPr>
          <w:lang w:val="en-CA"/>
        </w:rPr>
        <w:t>source</w:t>
      </w:r>
      <w:proofErr w:type="gramEnd"/>
    </w:p>
    <w:p w14:paraId="595408DE" w14:textId="0774CAD2" w:rsidR="002C1116" w:rsidRDefault="002C1116" w:rsidP="002C1116">
      <w:pPr>
        <w:rPr>
          <w:lang w:val="en-CA"/>
        </w:rPr>
      </w:pPr>
      <w:r>
        <w:t>If present, t</w:t>
      </w:r>
      <w:r>
        <w:rPr>
          <w:lang w:val="en-CA"/>
        </w:rPr>
        <w:t xml:space="preserve">he property </w:t>
      </w:r>
      <w:r w:rsidRPr="00A1060B">
        <w:rPr>
          <w:rStyle w:val="Entity"/>
        </w:rPr>
        <w:t>source</w:t>
      </w:r>
      <w:proofErr w:type="gramStart"/>
      <w:r w:rsidRPr="00A1060B">
        <w:rPr>
          <w:rStyle w:val="Entity"/>
        </w:rPr>
        <w:t>:</w:t>
      </w:r>
      <w:r w:rsidR="00A1060B" w:rsidRPr="00A1060B">
        <w:rPr>
          <w:rStyle w:val="Entity"/>
        </w:rPr>
        <w:t>Primitive</w:t>
      </w:r>
      <w:proofErr w:type="gramEnd"/>
      <w:r w:rsidR="00A1060B" w:rsidRPr="00A1060B">
        <w:rPr>
          <w:rStyle w:val="Entity"/>
        </w:rPr>
        <w:t>::</w:t>
      </w:r>
      <w:r w:rsidRPr="00A1060B">
        <w:rPr>
          <w:rStyle w:val="Entity"/>
        </w:rPr>
        <w:t>CharacterString</w:t>
      </w:r>
      <w:r>
        <w:rPr>
          <w:lang w:val="en-CA"/>
        </w:rPr>
        <w:t xml:space="preserve"> contain</w:t>
      </w:r>
      <w:r w:rsidR="0012746F">
        <w:rPr>
          <w:lang w:val="en-CA"/>
        </w:rPr>
        <w:t>s</w:t>
      </w:r>
      <w:r>
        <w:rPr>
          <w:lang w:val="en-CA"/>
        </w:rPr>
        <w:t xml:space="preserve">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Pr>
          <w:lang w:val="en-CA"/>
        </w:rPr>
        <w:t>a</w:t>
      </w:r>
      <w:r w:rsidRPr="00393486">
        <w:rPr>
          <w:lang w:val="en-CA"/>
        </w:rPr>
        <w:t xml:space="preserve">tion that would also be in the metadata record referenced by </w:t>
      </w:r>
      <w:r w:rsidRPr="00A1060B">
        <w:rPr>
          <w:rStyle w:val="Entity"/>
        </w:rPr>
        <w:t>metadata_uri</w:t>
      </w:r>
      <w:r w:rsidRPr="00393486">
        <w:rPr>
          <w:lang w:val="en-CA"/>
        </w:rPr>
        <w:t>.</w:t>
      </w:r>
    </w:p>
    <w:p w14:paraId="7AC33DB9" w14:textId="2211CB3D" w:rsidR="002C1116" w:rsidRPr="0012746F" w:rsidRDefault="002C1116" w:rsidP="002C1116">
      <w:pPr>
        <w:pStyle w:val="Titre4"/>
        <w:rPr>
          <w:lang w:val="en-CA"/>
        </w:rPr>
      </w:pPr>
      <w:r w:rsidRPr="00D970E9">
        <w:rPr>
          <w:lang w:val="en-CA"/>
        </w:rPr>
        <w:t>faultType_uri</w:t>
      </w:r>
    </w:p>
    <w:p w14:paraId="0C6A2213" w14:textId="5299C5B5" w:rsidR="002C1116" w:rsidRDefault="002C1116" w:rsidP="002C1116">
      <w:pPr>
        <w:rPr>
          <w:lang w:val="en-CA"/>
        </w:rPr>
      </w:pPr>
      <w:r>
        <w:rPr>
          <w:lang w:val="en-CA"/>
        </w:rPr>
        <w:t xml:space="preserve">The property </w:t>
      </w:r>
      <w:r w:rsidRPr="00A1060B">
        <w:rPr>
          <w:rStyle w:val="Entity"/>
        </w:rPr>
        <w:t>faultType_uri</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w:t>
      </w:r>
      <w:r w:rsidRPr="00393486">
        <w:rPr>
          <w:lang w:val="en-CA"/>
        </w:rPr>
        <w:t>URI referring to a controlled concept from a vocabulary defining the fault (</w:t>
      </w:r>
      <w:r w:rsidRPr="00A1060B">
        <w:rPr>
          <w:rStyle w:val="Entity"/>
        </w:rPr>
        <w:t>ShearDisplacementStructure</w:t>
      </w:r>
      <w:r w:rsidRPr="00393486">
        <w:rPr>
          <w:lang w:val="en-CA"/>
        </w:rPr>
        <w:t xml:space="preserve">) type. </w:t>
      </w:r>
      <w:commentRangeStart w:id="531"/>
      <w:r>
        <w:rPr>
          <w:lang w:val="en-CA"/>
        </w:rPr>
        <w:t>This is a m</w:t>
      </w:r>
      <w:r w:rsidRPr="00393486">
        <w:rPr>
          <w:lang w:val="en-CA"/>
        </w:rPr>
        <w:t xml:space="preserve">andatory property </w:t>
      </w:r>
      <w:commentRangeEnd w:id="531"/>
      <w:r w:rsidR="00A1060B">
        <w:rPr>
          <w:rStyle w:val="Marquedecommentaire"/>
        </w:rPr>
        <w:commentReference w:id="531"/>
      </w:r>
      <w:r w:rsidRPr="00393486">
        <w:rPr>
          <w:lang w:val="en-CA"/>
        </w:rPr>
        <w:t>- if not value is provided then a URI referring to a controlled concept explaining why the value is nil must be provided.</w:t>
      </w:r>
    </w:p>
    <w:p w14:paraId="35CA167E" w14:textId="439841B3" w:rsidR="002C1116" w:rsidRPr="0012746F" w:rsidRDefault="002C1116" w:rsidP="002C1116">
      <w:pPr>
        <w:pStyle w:val="Titre4"/>
        <w:rPr>
          <w:lang w:val="en-CA"/>
        </w:rPr>
      </w:pPr>
      <w:r w:rsidRPr="00D970E9">
        <w:rPr>
          <w:lang w:val="en-CA"/>
        </w:rPr>
        <w:lastRenderedPageBreak/>
        <w:t>movementType_uri</w:t>
      </w:r>
    </w:p>
    <w:p w14:paraId="21621526" w14:textId="6C812FD1" w:rsidR="002C1116" w:rsidRDefault="002C1116" w:rsidP="002C1116">
      <w:pPr>
        <w:rPr>
          <w:lang w:val="en-CA"/>
        </w:rPr>
      </w:pPr>
      <w:r>
        <w:rPr>
          <w:lang w:val="en-CA"/>
        </w:rPr>
        <w:t xml:space="preserve">The property </w:t>
      </w:r>
      <w:r w:rsidRPr="00A1060B">
        <w:rPr>
          <w:rStyle w:val="Entity"/>
        </w:rPr>
        <w:t>movementType_uri</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property - if no value is provided then a URI referring to a controlled concept explaining why the value is nil must be provided.</w:t>
      </w:r>
    </w:p>
    <w:p w14:paraId="7681473D" w14:textId="1029652F" w:rsidR="002C1116" w:rsidRPr="0012746F" w:rsidRDefault="002C1116" w:rsidP="002C1116">
      <w:pPr>
        <w:pStyle w:val="Titre4"/>
        <w:rPr>
          <w:lang w:val="en-CA"/>
        </w:rPr>
      </w:pPr>
      <w:r w:rsidRPr="00D970E9">
        <w:rPr>
          <w:lang w:val="en-CA"/>
        </w:rPr>
        <w:t>deformationStyle_uri</w:t>
      </w:r>
    </w:p>
    <w:p w14:paraId="307DDF23" w14:textId="3314619C" w:rsidR="002C1116" w:rsidRPr="00AA18BE" w:rsidRDefault="002C1116" w:rsidP="002C1116">
      <w:pPr>
        <w:rPr>
          <w:rFonts w:cs="Arial"/>
          <w:color w:val="000000"/>
          <w:lang w:val="en-CA"/>
        </w:rPr>
      </w:pPr>
      <w:r>
        <w:rPr>
          <w:lang w:val="en-CA"/>
        </w:rPr>
        <w:t xml:space="preserve">The property </w:t>
      </w:r>
      <w:r w:rsidRPr="00A1060B">
        <w:rPr>
          <w:rStyle w:val="Entity"/>
        </w:rPr>
        <w:t>deformationStyle_uri</w:t>
      </w:r>
      <w:proofErr w:type="gramStart"/>
      <w:r w:rsidR="00A1060B" w:rsidRPr="00A1060B">
        <w:rPr>
          <w:rStyle w:val="Entity"/>
        </w:rPr>
        <w:t>:Primitive</w:t>
      </w:r>
      <w:proofErr w:type="gramEnd"/>
      <w:r w:rsidR="00A1060B" w:rsidRPr="00A1060B">
        <w:rPr>
          <w:rStyle w:val="Entity"/>
        </w:rPr>
        <w:t>::CharacterString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from a vocabulary defining the </w:t>
      </w:r>
      <w:r w:rsidRPr="00A1060B">
        <w:rPr>
          <w:rStyle w:val="Entity"/>
        </w:rPr>
        <w:t>ShearDisplacementStructure</w:t>
      </w:r>
      <w:r w:rsidRPr="00393486">
        <w:rPr>
          <w:lang w:val="en-CA"/>
        </w:rPr>
        <w:t xml:space="preserve"> deformation style. </w:t>
      </w:r>
      <w:r>
        <w:rPr>
          <w:lang w:val="en-CA"/>
        </w:rPr>
        <w:t>This is a m</w:t>
      </w:r>
      <w:r w:rsidRPr="00393486">
        <w:rPr>
          <w:lang w:val="en-CA"/>
        </w:rPr>
        <w:t>andatory property - if no value is provided then a URI referring to a controlled concept explaining why the value is nil must be provided.</w:t>
      </w:r>
      <w:r w:rsidDel="001563D9">
        <w:rPr>
          <w:lang w:val="en-CA"/>
        </w:rPr>
        <w:t xml:space="preserve"> </w:t>
      </w:r>
    </w:p>
    <w:p w14:paraId="019C49AF" w14:textId="54AA1468" w:rsidR="002C1116" w:rsidRPr="00AA18BE" w:rsidRDefault="002C1116" w:rsidP="002C1116">
      <w:pPr>
        <w:pStyle w:val="Titre4"/>
        <w:rPr>
          <w:lang w:val="en-CA"/>
        </w:rPr>
      </w:pPr>
      <w:r w:rsidRPr="00393486">
        <w:rPr>
          <w:lang w:val="en-CA"/>
        </w:rPr>
        <w:t>representativeAge_uri</w:t>
      </w:r>
    </w:p>
    <w:p w14:paraId="5CF54325" w14:textId="35ED618D" w:rsidR="002C1116" w:rsidRDefault="002C1116" w:rsidP="002C1116">
      <w:pPr>
        <w:rPr>
          <w:lang w:val="en-CA"/>
        </w:rPr>
      </w:pPr>
      <w:r>
        <w:rPr>
          <w:lang w:val="en-CA"/>
        </w:rPr>
        <w:t xml:space="preserve">The property </w:t>
      </w:r>
      <w:r w:rsidRPr="00A1060B">
        <w:rPr>
          <w:rStyle w:val="Entity"/>
        </w:rPr>
        <w:t>representativeAge_uri</w:t>
      </w:r>
      <w:proofErr w:type="gramStart"/>
      <w:r w:rsidRPr="00A1060B">
        <w:rPr>
          <w:rStyle w:val="Entity"/>
        </w:rPr>
        <w:t>:Primitive</w:t>
      </w:r>
      <w:proofErr w:type="gramEnd"/>
      <w:r w:rsidRPr="00A1060B">
        <w:rPr>
          <w:rStyle w:val="Entity"/>
        </w:rPr>
        <w:t>::CharacterString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stratigraphic age interval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776ABB5" w14:textId="2DC98E81" w:rsidR="002C1116" w:rsidRPr="00AA18BE" w:rsidRDefault="002C1116" w:rsidP="002C1116">
      <w:pPr>
        <w:pStyle w:val="Titre4"/>
        <w:rPr>
          <w:lang w:val="en-CA"/>
        </w:rPr>
      </w:pPr>
      <w:r w:rsidRPr="00D970E9">
        <w:rPr>
          <w:lang w:val="en-CA"/>
        </w:rPr>
        <w:t>representativeOlderAge_uri</w:t>
      </w:r>
    </w:p>
    <w:p w14:paraId="2640C2ED" w14:textId="5B0AA880" w:rsidR="002C1116" w:rsidRDefault="002C1116" w:rsidP="002C1116">
      <w:pPr>
        <w:rPr>
          <w:lang w:val="en-CA"/>
        </w:rPr>
      </w:pPr>
      <w:r>
        <w:rPr>
          <w:lang w:val="en-CA"/>
        </w:rPr>
        <w:t xml:space="preserve">The property </w:t>
      </w:r>
      <w:r w:rsidRPr="00A1060B">
        <w:rPr>
          <w:rStyle w:val="Entity"/>
        </w:rPr>
        <w:t>representativeOlderAge_uri</w:t>
      </w:r>
      <w:proofErr w:type="gramStart"/>
      <w:r w:rsidR="00A1060B" w:rsidRPr="00A1060B">
        <w:rPr>
          <w:rStyle w:val="Entity"/>
        </w:rPr>
        <w:t>:Primitive:CharacterString</w:t>
      </w:r>
      <w:proofErr w:type="gramEnd"/>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lower value in a range of stratigraphic age intervals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C1C4C78" w14:textId="656A3F1E" w:rsidR="002C1116" w:rsidRPr="00AA18BE" w:rsidRDefault="002C1116" w:rsidP="002C1116">
      <w:pPr>
        <w:pStyle w:val="Titre4"/>
        <w:rPr>
          <w:lang w:val="en-CA"/>
        </w:rPr>
      </w:pPr>
      <w:r w:rsidRPr="00393486">
        <w:rPr>
          <w:lang w:val="en-CA"/>
        </w:rPr>
        <w:t>representativeYoungerAge_uri</w:t>
      </w:r>
    </w:p>
    <w:p w14:paraId="24AE66A5" w14:textId="19BEA1EF" w:rsidR="002C1116" w:rsidRDefault="002C1116" w:rsidP="002C1116">
      <w:pPr>
        <w:rPr>
          <w:lang w:val="en-CA"/>
        </w:rPr>
      </w:pPr>
      <w:r>
        <w:rPr>
          <w:lang w:val="en-CA"/>
        </w:rPr>
        <w:t xml:space="preserve">The property </w:t>
      </w:r>
      <w:r w:rsidRPr="00A1060B">
        <w:rPr>
          <w:rStyle w:val="Entity"/>
        </w:rPr>
        <w:t>representativeYoungerAge_uri</w:t>
      </w:r>
      <w:proofErr w:type="gramStart"/>
      <w:r w:rsidRPr="00A1060B">
        <w:rPr>
          <w:rStyle w:val="Entity"/>
        </w:rPr>
        <w:t>:Primitive</w:t>
      </w:r>
      <w:proofErr w:type="gramEnd"/>
      <w:r w:rsidRPr="00A1060B">
        <w:rPr>
          <w:rStyle w:val="Entity"/>
        </w:rPr>
        <w:t>::CharacterString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upper value in a range of stratigraphic age intervals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Del="001563D9">
        <w:rPr>
          <w:lang w:val="en-CA"/>
        </w:rPr>
        <w:t xml:space="preserve"> </w:t>
      </w:r>
    </w:p>
    <w:p w14:paraId="31BFFFC6" w14:textId="659C8689" w:rsidR="002C1116" w:rsidRPr="00AA18BE" w:rsidRDefault="002C1116" w:rsidP="002C1116">
      <w:pPr>
        <w:pStyle w:val="Titre4"/>
        <w:rPr>
          <w:lang w:val="en-CA"/>
        </w:rPr>
      </w:pPr>
      <w:r w:rsidRPr="007433DB">
        <w:rPr>
          <w:lang w:val="en-CA"/>
        </w:rPr>
        <w:t>specification_uri</w:t>
      </w:r>
    </w:p>
    <w:p w14:paraId="55496E2F" w14:textId="616F30F3" w:rsidR="002C1116" w:rsidRPr="00AA18BE" w:rsidRDefault="002C1116" w:rsidP="002C1116">
      <w:pPr>
        <w:rPr>
          <w:rFonts w:cs="Arial"/>
          <w:color w:val="000000"/>
          <w:lang w:val="en-CA"/>
        </w:rPr>
      </w:pPr>
      <w:r>
        <w:t>If present, t</w:t>
      </w:r>
      <w:r>
        <w:rPr>
          <w:lang w:val="en-CA"/>
        </w:rPr>
        <w:t xml:space="preserve">he property </w:t>
      </w:r>
      <w:r w:rsidRPr="00A1060B">
        <w:rPr>
          <w:rStyle w:val="Entity"/>
        </w:rPr>
        <w:t>specification_uri</w:t>
      </w:r>
      <w:proofErr w:type="gramStart"/>
      <w:r w:rsidRPr="00A1060B">
        <w:rPr>
          <w:rStyle w:val="Entity"/>
        </w:rPr>
        <w:t>:Primitive</w:t>
      </w:r>
      <w:proofErr w:type="gramEnd"/>
      <w:r w:rsidRPr="00A1060B">
        <w:rPr>
          <w:rStyle w:val="Entity"/>
        </w:rPr>
        <w:t>::CharacterString</w:t>
      </w:r>
      <w:r>
        <w:rPr>
          <w:lang w:val="en-CA"/>
        </w:rPr>
        <w:t xml:space="preserve"> contain</w:t>
      </w:r>
      <w:r w:rsidR="00AA18BE">
        <w:rPr>
          <w:lang w:val="en-CA"/>
        </w:rPr>
        <w:t>s</w:t>
      </w:r>
      <w:r>
        <w:rPr>
          <w:lang w:val="en-CA"/>
        </w:rPr>
        <w:t xml:space="preserve"> a </w:t>
      </w:r>
      <w:r w:rsidRPr="007433DB">
        <w:rPr>
          <w:lang w:val="en-CA"/>
        </w:rPr>
        <w:t xml:space="preserve">URI referring the GeoSciML </w:t>
      </w:r>
      <w:r w:rsidRPr="00A1060B">
        <w:rPr>
          <w:rStyle w:val="Entity"/>
        </w:rPr>
        <w:t>ShearDisplacementStructure</w:t>
      </w:r>
      <w:r w:rsidRPr="007433DB">
        <w:rPr>
          <w:lang w:val="en-CA"/>
        </w:rPr>
        <w:t xml:space="preserve"> feature that describes the instance in detail. </w:t>
      </w:r>
      <w:r w:rsidDel="001563D9">
        <w:rPr>
          <w:lang w:val="en-CA"/>
        </w:rPr>
        <w:t xml:space="preserve"> </w:t>
      </w:r>
    </w:p>
    <w:p w14:paraId="240535D8" w14:textId="434EB38E" w:rsidR="002C1116" w:rsidRPr="00AA18BE" w:rsidRDefault="002C1116" w:rsidP="002C1116">
      <w:pPr>
        <w:pStyle w:val="Titre4"/>
        <w:rPr>
          <w:lang w:val="en-CA"/>
        </w:rPr>
      </w:pPr>
      <w:r w:rsidRPr="007433DB">
        <w:rPr>
          <w:lang w:val="en-CA"/>
        </w:rPr>
        <w:t>metadata_uri</w:t>
      </w:r>
    </w:p>
    <w:p w14:paraId="76EF77A8" w14:textId="0857A3E4" w:rsidR="002C1116" w:rsidRDefault="002C1116" w:rsidP="002C1116">
      <w:pPr>
        <w:rPr>
          <w:lang w:val="en-CA"/>
        </w:rPr>
      </w:pPr>
      <w:r>
        <w:t>If present, t</w:t>
      </w:r>
      <w:r>
        <w:rPr>
          <w:lang w:val="en-CA"/>
        </w:rPr>
        <w:t xml:space="preserve">he property </w:t>
      </w:r>
      <w:r w:rsidRPr="00DA5B06">
        <w:rPr>
          <w:rStyle w:val="Entity"/>
        </w:rPr>
        <w:t>metadata_uri</w:t>
      </w:r>
      <w:proofErr w:type="gramStart"/>
      <w:r w:rsidRPr="00DA5B06">
        <w:rPr>
          <w:rStyle w:val="Entity"/>
        </w:rPr>
        <w:t>:Primitive</w:t>
      </w:r>
      <w:proofErr w:type="gramEnd"/>
      <w:r w:rsidRPr="00DA5B06">
        <w:rPr>
          <w:rStyle w:val="Entity"/>
        </w:rPr>
        <w:t>::CharacterString</w:t>
      </w:r>
      <w:r>
        <w:rPr>
          <w:lang w:val="en-CA"/>
        </w:rPr>
        <w:t xml:space="preserve"> contain</w:t>
      </w:r>
      <w:r w:rsidR="00AA18BE">
        <w:rPr>
          <w:lang w:val="en-CA"/>
        </w:rPr>
        <w:t>s</w:t>
      </w:r>
      <w:r>
        <w:rPr>
          <w:lang w:val="en-CA"/>
        </w:rPr>
        <w:t xml:space="preserve"> a </w:t>
      </w:r>
      <w:r w:rsidRPr="007433DB">
        <w:rPr>
          <w:lang w:val="en-CA"/>
        </w:rPr>
        <w:t>URI referring to a metadata record describing the provenance of data.</w:t>
      </w:r>
    </w:p>
    <w:p w14:paraId="174E054F" w14:textId="0B779295" w:rsidR="002C1116" w:rsidRPr="00C17A19" w:rsidRDefault="002C1116" w:rsidP="002C1116">
      <w:pPr>
        <w:pStyle w:val="Titre4"/>
      </w:pPr>
      <w:proofErr w:type="gramStart"/>
      <w:r w:rsidRPr="00C17A19">
        <w:lastRenderedPageBreak/>
        <w:t>genericSymbolizer</w:t>
      </w:r>
      <w:proofErr w:type="gramEnd"/>
    </w:p>
    <w:p w14:paraId="272E6DAF" w14:textId="77777777" w:rsidR="002C1116" w:rsidRDefault="002C1116" w:rsidP="002C1116">
      <w:r>
        <w:t xml:space="preserve">If present, the property </w:t>
      </w:r>
      <w:r w:rsidRPr="00DA5B06">
        <w:rPr>
          <w:rStyle w:val="Entity"/>
        </w:rPr>
        <w:t>genericSymbolizer</w:t>
      </w:r>
      <w:proofErr w:type="gramStart"/>
      <w:r w:rsidRPr="00DA5B06">
        <w:rPr>
          <w:rStyle w:val="Entity"/>
        </w:rPr>
        <w:t>:Primitive</w:t>
      </w:r>
      <w:proofErr w:type="gramEnd"/>
      <w:r w:rsidRPr="00DA5B06">
        <w:rPr>
          <w:rStyle w:val="Entity"/>
        </w:rPr>
        <w:t>::CharacterString</w:t>
      </w:r>
      <w:r>
        <w:t xml:space="preserve"> contains an identifier</w:t>
      </w:r>
      <w:r w:rsidRPr="00C17A19">
        <w:t xml:space="preserve"> for a symbol from standard (locally or community defined) symbolization scheme for portrayal.</w:t>
      </w:r>
    </w:p>
    <w:p w14:paraId="200D8734" w14:textId="4F125A8E" w:rsidR="002C1116" w:rsidRDefault="002C1116" w:rsidP="002C1116">
      <w:pPr>
        <w:pStyle w:val="Titre4"/>
      </w:pPr>
      <w:proofErr w:type="gramStart"/>
      <w:r>
        <w:t>s</w:t>
      </w:r>
      <w:r w:rsidRPr="004E3A57">
        <w:t>hape</w:t>
      </w:r>
      <w:proofErr w:type="gramEnd"/>
    </w:p>
    <w:p w14:paraId="42088D90" w14:textId="77777777" w:rsidR="002C1116" w:rsidRDefault="002C1116" w:rsidP="002C1116">
      <w:r>
        <w:t xml:space="preserve">The property </w:t>
      </w:r>
      <w:r w:rsidRPr="00DA5B06">
        <w:rPr>
          <w:rStyle w:val="Entity"/>
        </w:rPr>
        <w:t>shape</w:t>
      </w:r>
      <w:proofErr w:type="gramStart"/>
      <w:r w:rsidRPr="00DA5B06">
        <w:rPr>
          <w:rStyle w:val="Entity"/>
        </w:rPr>
        <w:t>:GM</w:t>
      </w:r>
      <w:proofErr w:type="gramEnd"/>
      <w:r w:rsidRPr="00DA5B06">
        <w:rPr>
          <w:rStyle w:val="Entity"/>
        </w:rPr>
        <w:t>_Object</w:t>
      </w:r>
      <w:r>
        <w:t xml:space="preserve"> contains a geometry </w:t>
      </w:r>
      <w:r w:rsidRPr="004E3A57">
        <w:t>defining the extent of the feature of interest.</w:t>
      </w:r>
      <w:r>
        <w:t xml:space="preserve">  </w:t>
      </w:r>
    </w:p>
    <w:p w14:paraId="6E7BF78E" w14:textId="3B7710DF" w:rsidR="002C1116" w:rsidRDefault="00AA18BE" w:rsidP="002C1116">
      <w:pPr>
        <w:pStyle w:val="Titre4"/>
      </w:pPr>
      <w:proofErr w:type="gramStart"/>
      <w:r>
        <w:t>a</w:t>
      </w:r>
      <w:r w:rsidR="002C1116" w:rsidRPr="004E3A57">
        <w:t>ny</w:t>
      </w:r>
      <w:proofErr w:type="gramEnd"/>
    </w:p>
    <w:p w14:paraId="24D4E5CB" w14:textId="77777777" w:rsidR="002C1116" w:rsidRDefault="002C1116" w:rsidP="002C1116">
      <w:r>
        <w:t xml:space="preserve">A data provider can add an arbitrary number of extra properties, as long as the instance is conformant to GML Simple Feature Level 0. </w:t>
      </w:r>
    </w:p>
    <w:p w14:paraId="1680631B" w14:textId="77777777" w:rsidR="002C1116" w:rsidRDefault="002C1116" w:rsidP="002C1116">
      <w:pPr>
        <w:autoSpaceDE w:val="0"/>
        <w:autoSpaceDN w:val="0"/>
        <w:adjustRightInd w:val="0"/>
        <w:spacing w:after="0" w:line="240" w:lineRule="atLeast"/>
        <w:rPr>
          <w:rFonts w:cs="Arial"/>
          <w:color w:val="000000"/>
          <w:lang w:val="en-CA"/>
        </w:rPr>
      </w:pPr>
    </w:p>
    <w:p w14:paraId="5666CBCA" w14:textId="77777777" w:rsidR="002C1116" w:rsidRDefault="002C1116" w:rsidP="002C1116">
      <w:pPr>
        <w:autoSpaceDE w:val="0"/>
        <w:autoSpaceDN w:val="0"/>
        <w:adjustRightInd w:val="0"/>
        <w:spacing w:after="0" w:line="240" w:lineRule="atLeast"/>
        <w:rPr>
          <w:rFonts w:cs="Arial"/>
          <w:color w:val="000000"/>
          <w:lang w:val="en-CA"/>
        </w:rPr>
      </w:pPr>
    </w:p>
    <w:p w14:paraId="40A4DB13" w14:textId="77777777" w:rsidR="002C1116" w:rsidRDefault="002C1116" w:rsidP="002C1116">
      <w:pPr>
        <w:pStyle w:val="Titre3"/>
        <w:rPr>
          <w:lang w:val="en-CA"/>
        </w:rPr>
      </w:pPr>
      <w:bookmarkStart w:id="532" w:name="_Toc458065795"/>
      <w:r w:rsidRPr="00D14AF0">
        <w:rPr>
          <w:lang w:val="en-CA"/>
        </w:rPr>
        <w:t>SiteObservationView</w:t>
      </w:r>
      <w:bookmarkEnd w:id="532"/>
    </w:p>
    <w:p w14:paraId="0F7547D0" w14:textId="77777777" w:rsidR="002C1116" w:rsidRDefault="002C1116" w:rsidP="002C1116">
      <w:pPr>
        <w:autoSpaceDE w:val="0"/>
        <w:autoSpaceDN w:val="0"/>
        <w:adjustRightInd w:val="0"/>
        <w:spacing w:after="0" w:line="240" w:lineRule="atLeast"/>
        <w:rPr>
          <w:rFonts w:cs="Arial"/>
          <w:color w:val="000000"/>
          <w:lang w:val="en-CA"/>
        </w:rPr>
      </w:pPr>
    </w:p>
    <w:p w14:paraId="2150BD3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177F233"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0DFA52CD" wp14:editId="574732BA">
            <wp:extent cx="2524125" cy="30575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619354BC" w14:textId="77777777" w:rsidR="002C1116" w:rsidRDefault="002C1116" w:rsidP="002C1116">
      <w:pPr>
        <w:pStyle w:val="Lgende"/>
        <w:rPr>
          <w:noProof/>
          <w:lang w:val="en-CA" w:eastAsia="en-CA"/>
        </w:rPr>
      </w:pPr>
      <w:r>
        <w:t xml:space="preserve">Figure </w:t>
      </w:r>
      <w:r>
        <w:fldChar w:fldCharType="begin"/>
      </w:r>
      <w:r>
        <w:instrText xml:space="preserve"> SEQ Figure \* ARABIC </w:instrText>
      </w:r>
      <w:r>
        <w:fldChar w:fldCharType="separate"/>
      </w:r>
      <w:r w:rsidR="007C615B">
        <w:rPr>
          <w:noProof/>
        </w:rPr>
        <w:t>106</w:t>
      </w:r>
      <w:r>
        <w:fldChar w:fldCharType="end"/>
      </w:r>
      <w:r>
        <w:t xml:space="preserve"> </w:t>
      </w:r>
      <w:r w:rsidRPr="00A31DB3">
        <w:t xml:space="preserve">SiteObservationView </w:t>
      </w:r>
      <w:r>
        <w:t>feature type.</w:t>
      </w:r>
    </w:p>
    <w:p w14:paraId="6C2691B4" w14:textId="77777777" w:rsidR="002C1116" w:rsidRDefault="002C1116" w:rsidP="002C1116">
      <w:pPr>
        <w:keepNext/>
        <w:autoSpaceDE w:val="0"/>
        <w:autoSpaceDN w:val="0"/>
        <w:adjustRightInd w:val="0"/>
        <w:spacing w:after="0" w:line="240" w:lineRule="atLeast"/>
      </w:pPr>
    </w:p>
    <w:p w14:paraId="1EB08554" w14:textId="77777777" w:rsidR="002C1116" w:rsidRDefault="002C1116" w:rsidP="002C1116">
      <w:pPr>
        <w:autoSpaceDE w:val="0"/>
        <w:autoSpaceDN w:val="0"/>
        <w:adjustRightInd w:val="0"/>
        <w:spacing w:after="0" w:line="240" w:lineRule="atLeast"/>
        <w:rPr>
          <w:rFonts w:cs="Arial"/>
          <w:color w:val="000000"/>
          <w:lang w:val="en-CA"/>
        </w:rPr>
      </w:pPr>
    </w:p>
    <w:p w14:paraId="74F7A062" w14:textId="77777777" w:rsidR="002C1116" w:rsidRPr="00D14AF0" w:rsidRDefault="002C1116" w:rsidP="002C1116">
      <w:pPr>
        <w:autoSpaceDE w:val="0"/>
        <w:autoSpaceDN w:val="0"/>
        <w:adjustRightInd w:val="0"/>
        <w:spacing w:after="0" w:line="240" w:lineRule="atLeast"/>
        <w:rPr>
          <w:rFonts w:cs="Arial"/>
          <w:color w:val="000000"/>
          <w:lang w:val="en-CA"/>
        </w:rPr>
      </w:pPr>
      <w:r w:rsidRPr="00DA5B06">
        <w:rPr>
          <w:rStyle w:val="Entity"/>
        </w:rPr>
        <w:t>SiteObservationView</w:t>
      </w:r>
      <w:r>
        <w:rPr>
          <w:rFonts w:cs="Arial"/>
          <w:color w:val="000000"/>
          <w:lang w:val="en-CA"/>
        </w:rPr>
        <w:t xml:space="preserve"> is a s</w:t>
      </w:r>
      <w:r w:rsidRPr="00D14AF0">
        <w:rPr>
          <w:rFonts w:cs="Arial"/>
          <w:color w:val="000000"/>
          <w:lang w:val="en-CA"/>
        </w:rPr>
        <w:t xml:space="preserve">implified view of a </w:t>
      </w:r>
      <w:r>
        <w:rPr>
          <w:rFonts w:cs="Arial"/>
          <w:color w:val="000000"/>
          <w:lang w:val="en-CA"/>
        </w:rPr>
        <w:t xml:space="preserve">generally </w:t>
      </w:r>
      <w:r w:rsidRPr="00D14AF0">
        <w:rPr>
          <w:rFonts w:cs="Arial"/>
          <w:color w:val="000000"/>
          <w:lang w:val="en-CA"/>
        </w:rPr>
        <w:t xml:space="preserve">point-located geological observation, like a structural measurement. This is a simplified instance of a sampling </w:t>
      </w:r>
      <w:r>
        <w:rPr>
          <w:rFonts w:cs="Arial"/>
          <w:color w:val="000000"/>
          <w:lang w:val="en-CA"/>
        </w:rPr>
        <w:t>geometry</w:t>
      </w:r>
      <w:r w:rsidRPr="00D14AF0">
        <w:rPr>
          <w:rFonts w:cs="Arial"/>
          <w:color w:val="000000"/>
          <w:lang w:val="en-CA"/>
        </w:rPr>
        <w:t xml:space="preserve"> from Observations &amp; Measurements (ISO19156) with an associated geological observation. </w:t>
      </w:r>
      <w:r>
        <w:rPr>
          <w:rFonts w:cs="Arial"/>
          <w:color w:val="000000"/>
          <w:lang w:val="en-CA"/>
        </w:rPr>
        <w:t xml:space="preserve">Each tuple should represent a single observation. </w:t>
      </w:r>
      <w:r w:rsidRPr="00D14AF0">
        <w:rPr>
          <w:rFonts w:cs="Arial"/>
          <w:color w:val="000000"/>
          <w:lang w:val="en-CA"/>
        </w:rPr>
        <w:t xml:space="preserve">Key property values are summarised as labels (unconstrained character strings) or arbitrarily selected classifiers to </w:t>
      </w:r>
      <w:r w:rsidRPr="00D14AF0">
        <w:rPr>
          <w:rFonts w:cs="Arial"/>
          <w:color w:val="000000"/>
          <w:lang w:val="en-CA"/>
        </w:rPr>
        <w:lastRenderedPageBreak/>
        <w:t>be used for thematic mapping purposes. The latter are the properties suffixed with '_uri' and will contain URIs referring to controlled concepts in published vocabularies.</w:t>
      </w:r>
    </w:p>
    <w:p w14:paraId="5AD0CAA2" w14:textId="77777777" w:rsidR="002C1116" w:rsidRDefault="002C1116" w:rsidP="002C1116">
      <w:pPr>
        <w:autoSpaceDE w:val="0"/>
        <w:autoSpaceDN w:val="0"/>
        <w:adjustRightInd w:val="0"/>
        <w:spacing w:after="0" w:line="240" w:lineRule="atLeast"/>
        <w:rPr>
          <w:rFonts w:cs="Arial"/>
          <w:color w:val="000000"/>
          <w:lang w:val="en-CA"/>
        </w:rPr>
      </w:pPr>
    </w:p>
    <w:p w14:paraId="16FA8C95" w14:textId="77777777" w:rsidR="002C1116" w:rsidRDefault="002C1116" w:rsidP="002C1116">
      <w:pPr>
        <w:pStyle w:val="Titre4"/>
        <w:rPr>
          <w:lang w:val="en-CA"/>
        </w:rPr>
      </w:pPr>
      <w:r>
        <w:rPr>
          <w:lang w:val="en-CA"/>
        </w:rPr>
        <w:t>Mapping</w:t>
      </w:r>
    </w:p>
    <w:p w14:paraId="24F000E7"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4750" w:type="pct"/>
        <w:tblLook w:val="04A0" w:firstRow="1" w:lastRow="0" w:firstColumn="1" w:lastColumn="0" w:noHBand="0" w:noVBand="1"/>
      </w:tblPr>
      <w:tblGrid>
        <w:gridCol w:w="3320"/>
        <w:gridCol w:w="5093"/>
      </w:tblGrid>
      <w:tr w:rsidR="002C1116" w:rsidRPr="009D64DE" w14:paraId="5EFD44E8"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tcPr>
          <w:p w14:paraId="265F706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w:t>
            </w:r>
          </w:p>
        </w:tc>
        <w:tc>
          <w:tcPr>
            <w:tcW w:w="5093" w:type="dxa"/>
          </w:tcPr>
          <w:p w14:paraId="36686BD3" w14:textId="44F21475" w:rsidR="002C1116" w:rsidRPr="009D64D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 xml:space="preserve">Mapping from </w:t>
            </w:r>
            <w:r w:rsidR="00DA5B06" w:rsidRPr="00DA5B06">
              <w:rPr>
                <w:rStyle w:val="Entity"/>
              </w:rPr>
              <w:t>OM::</w:t>
            </w:r>
            <w:r w:rsidRPr="00DA5B06">
              <w:rPr>
                <w:rStyle w:val="Entity"/>
              </w:rPr>
              <w:t>OM_Observation</w:t>
            </w:r>
          </w:p>
        </w:tc>
      </w:tr>
      <w:tr w:rsidR="002C1116" w:rsidRPr="009D64DE" w14:paraId="7066AEC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5496E85" w14:textId="57E67509" w:rsidR="002C1116" w:rsidRPr="009D64D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9D64DE">
              <w:rPr>
                <w:rFonts w:ascii="Consolas" w:hAnsi="Consolas" w:cs="Consolas"/>
                <w:sz w:val="18"/>
                <w:szCs w:val="18"/>
                <w:lang w:val="en-CA" w:eastAsia="en-CA"/>
              </w:rPr>
              <w:t>dentifier</w:t>
            </w:r>
          </w:p>
        </w:tc>
        <w:tc>
          <w:tcPr>
            <w:tcW w:w="5093" w:type="dxa"/>
            <w:hideMark/>
          </w:tcPr>
          <w:p w14:paraId="5D21AFE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identifier</w:t>
            </w:r>
          </w:p>
        </w:tc>
      </w:tr>
      <w:tr w:rsidR="002C1116" w:rsidRPr="009D64DE" w14:paraId="6A05AD1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4BCB0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siteName</w:t>
            </w:r>
          </w:p>
        </w:tc>
        <w:tc>
          <w:tcPr>
            <w:tcW w:w="5093" w:type="dxa"/>
            <w:hideMark/>
          </w:tcPr>
          <w:p w14:paraId="2CB9ABEF"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SF_SamplingFeature::name 4 1</w:t>
            </w:r>
          </w:p>
        </w:tc>
      </w:tr>
      <w:tr w:rsidR="002C1116" w:rsidRPr="009D64DE" w14:paraId="34619EA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6CF21B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observationName</w:t>
            </w:r>
          </w:p>
        </w:tc>
        <w:tc>
          <w:tcPr>
            <w:tcW w:w="5093" w:type="dxa"/>
            <w:hideMark/>
          </w:tcPr>
          <w:p w14:paraId="034CCD03"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name 1</w:t>
            </w:r>
          </w:p>
        </w:tc>
      </w:tr>
      <w:tr w:rsidR="002C1116" w:rsidRPr="009D64DE" w14:paraId="4D20574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0D0E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label</w:t>
            </w:r>
          </w:p>
        </w:tc>
        <w:tc>
          <w:tcPr>
            <w:tcW w:w="5093" w:type="dxa"/>
            <w:hideMark/>
          </w:tcPr>
          <w:p w14:paraId="402B0309"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name 1</w:t>
            </w:r>
          </w:p>
        </w:tc>
      </w:tr>
      <w:tr w:rsidR="002C1116" w:rsidRPr="009D64DE" w14:paraId="3B3FB1E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CC1CF14"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c>
          <w:tcPr>
            <w:tcW w:w="5093" w:type="dxa"/>
            <w:hideMark/>
          </w:tcPr>
          <w:p w14:paraId="6232359D"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description</w:t>
            </w:r>
          </w:p>
        </w:tc>
      </w:tr>
      <w:tr w:rsidR="002C1116" w:rsidRPr="009D64DE" w14:paraId="624D705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599046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w:t>
            </w:r>
          </w:p>
        </w:tc>
        <w:tc>
          <w:tcPr>
            <w:tcW w:w="5093" w:type="dxa"/>
            <w:hideMark/>
          </w:tcPr>
          <w:p w14:paraId="2A498A5A"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featureOfInterest:(…)::name 1</w:t>
            </w:r>
          </w:p>
        </w:tc>
      </w:tr>
      <w:tr w:rsidR="002C1116" w:rsidRPr="009D64DE" w14:paraId="2548782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4FDC9F8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observedProperty</w:t>
            </w:r>
          </w:p>
        </w:tc>
        <w:tc>
          <w:tcPr>
            <w:tcW w:w="5093" w:type="dxa"/>
            <w:hideMark/>
          </w:tcPr>
          <w:p w14:paraId="5DE13F5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observedProperty 2</w:t>
            </w:r>
          </w:p>
        </w:tc>
      </w:tr>
      <w:tr w:rsidR="002C1116" w:rsidRPr="009D64DE" w14:paraId="1AAA4C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837225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w:t>
            </w:r>
          </w:p>
        </w:tc>
        <w:tc>
          <w:tcPr>
            <w:tcW w:w="5093" w:type="dxa"/>
            <w:hideMark/>
          </w:tcPr>
          <w:p w14:paraId="262CAB09"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Result 1</w:t>
            </w:r>
          </w:p>
        </w:tc>
      </w:tr>
      <w:tr w:rsidR="002C1116" w:rsidRPr="009D64DE" w14:paraId="7E9077BF"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250B70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observedValueUom</w:t>
            </w:r>
          </w:p>
        </w:tc>
        <w:tc>
          <w:tcPr>
            <w:tcW w:w="5093" w:type="dxa"/>
            <w:hideMark/>
          </w:tcPr>
          <w:p w14:paraId="3D8A529F"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result 5</w:t>
            </w:r>
          </w:p>
        </w:tc>
      </w:tr>
      <w:tr w:rsidR="002C1116" w:rsidRPr="009D64DE" w14:paraId="7EF6820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74EE05D"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observationMethod</w:t>
            </w:r>
          </w:p>
        </w:tc>
        <w:tc>
          <w:tcPr>
            <w:tcW w:w="5093" w:type="dxa"/>
            <w:hideMark/>
          </w:tcPr>
          <w:p w14:paraId="7801FA91"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Procedure 1</w:t>
            </w:r>
          </w:p>
        </w:tc>
      </w:tr>
      <w:tr w:rsidR="002C1116" w:rsidRPr="009D64DE" w14:paraId="16D70A4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1E698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positionalAccuracy</w:t>
            </w:r>
          </w:p>
        </w:tc>
        <w:tc>
          <w:tcPr>
            <w:tcW w:w="5093" w:type="dxa"/>
            <w:hideMark/>
          </w:tcPr>
          <w:p w14:paraId="166E0C35"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metadataProperty:(…):DQ_PositionalAccuracy</w:t>
            </w:r>
          </w:p>
        </w:tc>
      </w:tr>
      <w:tr w:rsidR="002C1116" w:rsidRPr="009D64DE" w14:paraId="41EF21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2B0E72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source</w:t>
            </w:r>
          </w:p>
        </w:tc>
        <w:tc>
          <w:tcPr>
            <w:tcW w:w="5093" w:type="dxa"/>
            <w:hideMark/>
          </w:tcPr>
          <w:p w14:paraId="67A1B6CF"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metaDataProperty:(…):CI_Citation</w:t>
            </w:r>
          </w:p>
        </w:tc>
      </w:tr>
      <w:tr w:rsidR="002C1116" w:rsidRPr="009D64DE" w14:paraId="0BDC5E2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DD1FC3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featureOfInterest_uri</w:t>
            </w:r>
          </w:p>
        </w:tc>
        <w:tc>
          <w:tcPr>
            <w:tcW w:w="5093" w:type="dxa"/>
            <w:hideMark/>
          </w:tcPr>
          <w:p w14:paraId="4BC6273E"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featureOfInterest 3</w:t>
            </w:r>
          </w:p>
        </w:tc>
      </w:tr>
      <w:tr w:rsidR="002C1116" w:rsidRPr="009D64DE" w14:paraId="7EDC28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3BA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propertyType_uri</w:t>
            </w:r>
          </w:p>
        </w:tc>
        <w:tc>
          <w:tcPr>
            <w:tcW w:w="5093" w:type="dxa"/>
            <w:hideMark/>
          </w:tcPr>
          <w:p w14:paraId="2FF9025B"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observedProperty 3</w:t>
            </w:r>
          </w:p>
        </w:tc>
      </w:tr>
      <w:tr w:rsidR="002C1116" w:rsidRPr="009D64DE" w14:paraId="631B36C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F0540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metadata_uri</w:t>
            </w:r>
          </w:p>
        </w:tc>
        <w:tc>
          <w:tcPr>
            <w:tcW w:w="5093" w:type="dxa"/>
            <w:hideMark/>
          </w:tcPr>
          <w:p w14:paraId="678136A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metaDataProperty 3</w:t>
            </w:r>
          </w:p>
        </w:tc>
      </w:tr>
      <w:tr w:rsidR="002C1116" w:rsidRPr="009D64DE" w14:paraId="03B3A6B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61074E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genericSymbolizer</w:t>
            </w:r>
          </w:p>
        </w:tc>
        <w:tc>
          <w:tcPr>
            <w:tcW w:w="5093" w:type="dxa"/>
            <w:hideMark/>
          </w:tcPr>
          <w:p w14:paraId="6060FC15"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9D64DE" w14:paraId="720EBEC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E109D32"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symbolRotation</w:t>
            </w:r>
          </w:p>
        </w:tc>
        <w:tc>
          <w:tcPr>
            <w:tcW w:w="5093" w:type="dxa"/>
            <w:hideMark/>
          </w:tcPr>
          <w:p w14:paraId="7E6B364A"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9D64DE" w14:paraId="00893F1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AB8AD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shape</w:t>
            </w:r>
          </w:p>
        </w:tc>
        <w:tc>
          <w:tcPr>
            <w:tcW w:w="5093" w:type="dxa"/>
            <w:hideMark/>
          </w:tcPr>
          <w:p w14:paraId="59F7551E"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featureOfInterest:(…):GM_Object</w:t>
            </w:r>
          </w:p>
        </w:tc>
      </w:tr>
      <w:tr w:rsidR="002C1116" w:rsidRPr="009D64DE" w14:paraId="55C41C9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3" w:type="dxa"/>
            <w:gridSpan w:val="2"/>
            <w:noWrap/>
          </w:tcPr>
          <w:p w14:paraId="2C44F02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BBDC98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AE84E30"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p w14:paraId="6D0C7475" w14:textId="77777777" w:rsidR="002C1116" w:rsidRDefault="002C1116" w:rsidP="003811C7">
            <w:pPr>
              <w:spacing w:after="0"/>
              <w:rPr>
                <w:rFonts w:ascii="Consolas" w:hAnsi="Consolas" w:cs="Consolas"/>
                <w:sz w:val="18"/>
                <w:szCs w:val="18"/>
              </w:rPr>
            </w:pPr>
            <w:r w:rsidRPr="0084272F">
              <w:rPr>
                <w:rFonts w:ascii="Consolas" w:hAnsi="Consolas" w:cs="Consolas"/>
                <w:sz w:val="18"/>
                <w:szCs w:val="18"/>
                <w:vertAlign w:val="superscript"/>
              </w:rPr>
              <w:t>4</w:t>
            </w:r>
            <w:r>
              <w:rPr>
                <w:rFonts w:ascii="Consolas" w:hAnsi="Consolas" w:cs="Consolas"/>
                <w:sz w:val="18"/>
                <w:szCs w:val="18"/>
              </w:rPr>
              <w:t xml:space="preserve"> Observations associated to a SF_SamplingFeature can report it although SF_SamplingFeature::relatedObservation:OM_Observation is not traversable in reverse, unless it is also the featureOfInterest</w:t>
            </w:r>
          </w:p>
          <w:p w14:paraId="11DC916F" w14:textId="77777777" w:rsidR="002C1116" w:rsidRPr="009D64DE" w:rsidRDefault="002C1116" w:rsidP="003811C7">
            <w:pPr>
              <w:spacing w:after="0"/>
              <w:rPr>
                <w:rFonts w:ascii="Consolas" w:hAnsi="Consolas" w:cs="Consolas"/>
                <w:sz w:val="18"/>
                <w:szCs w:val="18"/>
                <w:lang w:val="en-CA" w:eastAsia="en-CA"/>
              </w:rPr>
            </w:pPr>
            <w:r>
              <w:rPr>
                <w:rFonts w:ascii="Consolas" w:hAnsi="Consolas" w:cs="Consolas"/>
                <w:sz w:val="18"/>
                <w:szCs w:val="18"/>
              </w:rPr>
              <w:t xml:space="preserve">5 OM_Measurement::value type is any type and might or might not have a unit of measurement.  The property carrying </w:t>
            </w:r>
            <w:proofErr w:type="gramStart"/>
            <w:r>
              <w:rPr>
                <w:rFonts w:ascii="Consolas" w:hAnsi="Consolas" w:cs="Consolas"/>
                <w:sz w:val="18"/>
                <w:szCs w:val="18"/>
              </w:rPr>
              <w:t>depend</w:t>
            </w:r>
            <w:proofErr w:type="gramEnd"/>
            <w:r>
              <w:rPr>
                <w:rFonts w:ascii="Consolas" w:hAnsi="Consolas" w:cs="Consolas"/>
                <w:sz w:val="18"/>
                <w:szCs w:val="18"/>
              </w:rPr>
              <w:t xml:space="preserve"> of the result type.</w:t>
            </w:r>
          </w:p>
        </w:tc>
      </w:tr>
    </w:tbl>
    <w:p w14:paraId="5F8917A8" w14:textId="77777777" w:rsidR="002C1116" w:rsidRDefault="002C1116" w:rsidP="002C1116">
      <w:pPr>
        <w:autoSpaceDE w:val="0"/>
        <w:autoSpaceDN w:val="0"/>
        <w:adjustRightInd w:val="0"/>
        <w:spacing w:after="0" w:line="240" w:lineRule="atLeast"/>
        <w:rPr>
          <w:rFonts w:cs="Arial"/>
          <w:color w:val="000000"/>
          <w:lang w:val="en-CA"/>
        </w:rPr>
      </w:pPr>
    </w:p>
    <w:p w14:paraId="7EB4375A" w14:textId="7F35ACE0" w:rsidR="002C1116" w:rsidRPr="00AA18BE" w:rsidRDefault="002C1116" w:rsidP="002C1116">
      <w:pPr>
        <w:pStyle w:val="Titre4"/>
        <w:rPr>
          <w:lang w:val="en-CA"/>
        </w:rPr>
      </w:pPr>
      <w:proofErr w:type="gramStart"/>
      <w:r>
        <w:rPr>
          <w:lang w:val="en-CA"/>
        </w:rPr>
        <w:t>identifier</w:t>
      </w:r>
      <w:proofErr w:type="gramEnd"/>
    </w:p>
    <w:p w14:paraId="62BC79FE" w14:textId="77777777" w:rsidR="002C1116" w:rsidRDefault="002C1116" w:rsidP="002C1116">
      <w:r w:rsidRPr="00D970E9">
        <w:t xml:space="preserve">Globally unique </w:t>
      </w:r>
      <w:r w:rsidRPr="00DA5B06">
        <w:rPr>
          <w:rStyle w:val="Entity"/>
        </w:rPr>
        <w:t>identifier</w:t>
      </w:r>
      <w:proofErr w:type="gramStart"/>
      <w:r w:rsidRPr="00DA5B06">
        <w:rPr>
          <w:rStyle w:val="Entity"/>
        </w:rPr>
        <w:t>:Primitive</w:t>
      </w:r>
      <w:proofErr w:type="gramEnd"/>
      <w:r w:rsidRPr="00DA5B06">
        <w:rPr>
          <w:rStyle w:val="Entity"/>
        </w:rPr>
        <w:t>::CharacterString</w:t>
      </w:r>
      <w:r>
        <w:t xml:space="preserve"> shall uniquely identifies a tuple within the dataset</w:t>
      </w:r>
      <w:r w:rsidRPr="00D96958">
        <w:t xml:space="preserve"> </w:t>
      </w:r>
      <w:r>
        <w:t xml:space="preserve">and be formatted as an </w:t>
      </w:r>
      <w:r>
        <w:rPr>
          <w:lang w:val="en-CA"/>
        </w:rPr>
        <w:t>absolute URI conformant to RFC 3986.</w:t>
      </w:r>
    </w:p>
    <w:p w14:paraId="73A100AD" w14:textId="77777777" w:rsidR="002C1116" w:rsidRPr="00D14AF0" w:rsidRDefault="002C1116" w:rsidP="002C1116">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D1959C0" w14:textId="77777777" w:rsidTr="003811C7">
        <w:trPr>
          <w:cantSplit/>
        </w:trPr>
        <w:tc>
          <w:tcPr>
            <w:tcW w:w="4219" w:type="dxa"/>
            <w:tcBorders>
              <w:right w:val="nil"/>
            </w:tcBorders>
            <w:shd w:val="clear" w:color="auto" w:fill="auto"/>
          </w:tcPr>
          <w:p w14:paraId="02A3F346" w14:textId="7CCDDBE7"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/gsml4-lite/siteobservationview-identifier</w:t>
            </w:r>
          </w:p>
        </w:tc>
        <w:tc>
          <w:tcPr>
            <w:tcW w:w="4678" w:type="dxa"/>
            <w:tcBorders>
              <w:left w:val="nil"/>
            </w:tcBorders>
            <w:shd w:val="clear" w:color="auto" w:fill="auto"/>
          </w:tcPr>
          <w:p w14:paraId="66B872CF"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OM_Observation .</w:t>
            </w:r>
          </w:p>
        </w:tc>
      </w:tr>
    </w:tbl>
    <w:p w14:paraId="6094F077" w14:textId="77777777" w:rsidR="002C1116" w:rsidRDefault="002C1116" w:rsidP="002C1116">
      <w:pPr>
        <w:autoSpaceDE w:val="0"/>
        <w:autoSpaceDN w:val="0"/>
        <w:adjustRightInd w:val="0"/>
        <w:spacing w:after="0" w:line="240" w:lineRule="atLeast"/>
        <w:rPr>
          <w:rFonts w:cs="Arial"/>
          <w:color w:val="000000"/>
          <w:lang w:val="en-CA"/>
        </w:rPr>
      </w:pPr>
    </w:p>
    <w:p w14:paraId="4CD9FDA4"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61E45272" w14:textId="77777777" w:rsidR="002C1116" w:rsidRDefault="002C1116" w:rsidP="002C1116">
      <w:pPr>
        <w:autoSpaceDE w:val="0"/>
        <w:autoSpaceDN w:val="0"/>
        <w:adjustRightInd w:val="0"/>
        <w:spacing w:after="0" w:line="240" w:lineRule="atLeast"/>
        <w:rPr>
          <w:rFonts w:cs="Arial"/>
          <w:color w:val="000000"/>
          <w:lang w:val="en-CA"/>
        </w:rPr>
      </w:pPr>
    </w:p>
    <w:p w14:paraId="022A79AF" w14:textId="2EA8DD37" w:rsidR="002C1116" w:rsidRPr="00AA18BE" w:rsidRDefault="002C1116" w:rsidP="00AA18BE">
      <w:pPr>
        <w:pStyle w:val="Titre4"/>
        <w:rPr>
          <w:lang w:val="en-CA"/>
        </w:rPr>
      </w:pPr>
      <w:proofErr w:type="gramStart"/>
      <w:r>
        <w:rPr>
          <w:lang w:val="en-CA"/>
        </w:rPr>
        <w:lastRenderedPageBreak/>
        <w:t>siteName</w:t>
      </w:r>
      <w:proofErr w:type="gramEnd"/>
    </w:p>
    <w:p w14:paraId="328AE8F2" w14:textId="427FDB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siteName</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t</w:t>
      </w:r>
      <w:r w:rsidRPr="00006FB0">
        <w:rPr>
          <w:rFonts w:cs="Arial"/>
          <w:color w:val="000000"/>
          <w:lang w:val="en-CA"/>
        </w:rPr>
        <w:t>he name of the sampling feature at this location (e.g. a station number, a borehole)</w:t>
      </w:r>
      <w:r>
        <w:rPr>
          <w:rFonts w:cs="Arial"/>
          <w:color w:val="000000"/>
          <w:lang w:val="en-CA"/>
        </w:rPr>
        <w:t>.</w:t>
      </w:r>
    </w:p>
    <w:p w14:paraId="16175280" w14:textId="77777777" w:rsidR="002C1116" w:rsidRDefault="002C1116" w:rsidP="002C1116">
      <w:pPr>
        <w:autoSpaceDE w:val="0"/>
        <w:autoSpaceDN w:val="0"/>
        <w:adjustRightInd w:val="0"/>
        <w:spacing w:after="0" w:line="240" w:lineRule="atLeast"/>
        <w:rPr>
          <w:rFonts w:cs="Arial"/>
          <w:color w:val="000000"/>
          <w:lang w:val="en-CA"/>
        </w:rPr>
      </w:pPr>
    </w:p>
    <w:p w14:paraId="731418CD" w14:textId="488B15DC" w:rsidR="002C1116" w:rsidRDefault="002C1116" w:rsidP="00AA18BE">
      <w:pPr>
        <w:pStyle w:val="Titre4"/>
      </w:pPr>
      <w:proofErr w:type="gramStart"/>
      <w:r w:rsidRPr="00006FB0">
        <w:rPr>
          <w:lang w:val="en-CA"/>
        </w:rPr>
        <w:t>observationName</w:t>
      </w:r>
      <w:proofErr w:type="gramEnd"/>
      <w:r w:rsidRPr="00006FB0">
        <w:t xml:space="preserve"> </w:t>
      </w:r>
    </w:p>
    <w:p w14:paraId="110B00D6" w14:textId="1AF3C945" w:rsidR="002C1116" w:rsidRDefault="002C1116" w:rsidP="002C1116">
      <w:pPr>
        <w:autoSpaceDE w:val="0"/>
        <w:autoSpaceDN w:val="0"/>
        <w:adjustRightInd w:val="0"/>
        <w:spacing w:after="0" w:line="240" w:lineRule="atLeast"/>
        <w:rPr>
          <w:rFonts w:cs="Arial"/>
          <w:color w:val="000000"/>
          <w:lang w:val="en-CA"/>
        </w:rPr>
      </w:pPr>
      <w:r>
        <w:t xml:space="preserve">If present, the property </w:t>
      </w:r>
      <w:r w:rsidRPr="00DA5B06">
        <w:rPr>
          <w:rStyle w:val="Entity"/>
        </w:rPr>
        <w:t>observationName Primitive::CharacterString</w:t>
      </w:r>
      <w:r>
        <w:t xml:space="preserve"> contain</w:t>
      </w:r>
      <w:r w:rsidR="00AA18BE">
        <w:t>s</w:t>
      </w:r>
      <w:r>
        <w:t xml:space="preserve">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45E81927" w14:textId="3B508464" w:rsidR="00AA18BE" w:rsidRPr="00AA18BE" w:rsidRDefault="002C1116" w:rsidP="00AA18BE">
      <w:pPr>
        <w:pStyle w:val="Titre4"/>
        <w:rPr>
          <w:lang w:val="en-CA"/>
        </w:rPr>
      </w:pPr>
      <w:proofErr w:type="gramStart"/>
      <w:r>
        <w:rPr>
          <w:lang w:val="en-CA"/>
        </w:rPr>
        <w:t>l</w:t>
      </w:r>
      <w:r w:rsidRPr="00D970E9">
        <w:rPr>
          <w:lang w:val="en-CA"/>
        </w:rPr>
        <w:t>abel</w:t>
      </w:r>
      <w:proofErr w:type="gramEnd"/>
    </w:p>
    <w:p w14:paraId="6B83D6C3" w14:textId="4B09906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label</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s</w:t>
      </w:r>
      <w:r w:rsidRPr="00B228FF">
        <w:rPr>
          <w:rFonts w:cs="Arial"/>
          <w:color w:val="000000"/>
          <w:lang w:val="en-CA"/>
        </w:rPr>
        <w:t>hort text string to associate with a symbol in a visualization/portrayal</w:t>
      </w:r>
      <w:r w:rsidR="00AA18BE">
        <w:rPr>
          <w:rFonts w:cs="Arial"/>
          <w:color w:val="000000"/>
          <w:lang w:val="en-CA"/>
        </w:rPr>
        <w:t>.</w:t>
      </w:r>
    </w:p>
    <w:p w14:paraId="22E9E5F5" w14:textId="43A7DB8D" w:rsidR="002C1116" w:rsidRPr="00AA18BE" w:rsidRDefault="002C1116" w:rsidP="00AA18BE">
      <w:pPr>
        <w:pStyle w:val="Titre4"/>
        <w:rPr>
          <w:lang w:val="en-CA"/>
        </w:rPr>
      </w:pPr>
      <w:proofErr w:type="gramStart"/>
      <w:r>
        <w:rPr>
          <w:lang w:val="en-CA"/>
        </w:rPr>
        <w:t>d</w:t>
      </w:r>
      <w:r w:rsidRPr="00D970E9">
        <w:rPr>
          <w:lang w:val="en-CA"/>
        </w:rPr>
        <w:t>escription</w:t>
      </w:r>
      <w:proofErr w:type="gramEnd"/>
    </w:p>
    <w:p w14:paraId="391837C1" w14:textId="711FA7EC" w:rsidR="00AA18BE"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DA5B06">
        <w:rPr>
          <w:rStyle w:val="Entity"/>
        </w:rPr>
        <w:t>description</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t</w:t>
      </w:r>
      <w:r w:rsidRPr="00B228FF">
        <w:rPr>
          <w:rFonts w:cs="Arial"/>
          <w:color w:val="000000"/>
          <w:lang w:val="en-CA"/>
        </w:rPr>
        <w:t>ext string providing descriptive in</w:t>
      </w:r>
      <w:r w:rsidR="00AA18BE">
        <w:rPr>
          <w:rFonts w:cs="Arial"/>
          <w:color w:val="000000"/>
          <w:lang w:val="en-CA"/>
        </w:rPr>
        <w:t>formation about the observation.</w:t>
      </w:r>
    </w:p>
    <w:p w14:paraId="6A022D9C" w14:textId="7AF14043" w:rsidR="002C1116" w:rsidRPr="00AA18BE" w:rsidRDefault="002C1116" w:rsidP="00AA18BE">
      <w:pPr>
        <w:pStyle w:val="Titre4"/>
        <w:rPr>
          <w:lang w:val="en-CA"/>
        </w:rPr>
      </w:pPr>
      <w:proofErr w:type="gramStart"/>
      <w:r w:rsidRPr="00B228FF">
        <w:rPr>
          <w:lang w:val="en-CA"/>
        </w:rPr>
        <w:t>featureOfInterest</w:t>
      </w:r>
      <w:proofErr w:type="gramEnd"/>
    </w:p>
    <w:p w14:paraId="42411559" w14:textId="34DC6B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featureOfInterest</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he geologic feature that the observation is intended to characterize, e.g. foliation (observed property= orientation), a geologic unit (observed property = age, magnetic susceptibility, density, uranium content).</w:t>
      </w:r>
      <w:r>
        <w:rPr>
          <w:rFonts w:cs="Arial"/>
          <w:color w:val="000000"/>
          <w:lang w:val="en-CA"/>
        </w:rPr>
        <w:t xml:space="preserve">  The property is equivalent to O&amp;M </w:t>
      </w:r>
      <w:r w:rsidRPr="00DA5B06">
        <w:rPr>
          <w:rStyle w:val="Entity"/>
        </w:rPr>
        <w:t>OM_Observation::featureOfInterest</w:t>
      </w:r>
      <w:r>
        <w:rPr>
          <w:rFonts w:cs="Arial"/>
          <w:color w:val="000000"/>
          <w:lang w:val="en-CA"/>
        </w:rPr>
        <w:t xml:space="preserve">. To report a URI of the feature of interest, </w:t>
      </w:r>
      <w:r w:rsidRPr="00DA5B06">
        <w:rPr>
          <w:rStyle w:val="Entity"/>
        </w:rPr>
        <w:t>featu</w:t>
      </w:r>
      <w:r w:rsidR="00AA18BE" w:rsidRPr="00DA5B06">
        <w:rPr>
          <w:rStyle w:val="Entity"/>
        </w:rPr>
        <w:t>reOfInterest_uri</w:t>
      </w:r>
      <w:r w:rsidR="00AA18BE">
        <w:rPr>
          <w:rFonts w:cs="Arial"/>
          <w:color w:val="000000"/>
          <w:lang w:val="en-CA"/>
        </w:rPr>
        <w:t xml:space="preserve"> shall be used.</w:t>
      </w:r>
    </w:p>
    <w:p w14:paraId="12C75CDE" w14:textId="59668AC2" w:rsidR="002C1116" w:rsidRPr="00AA18BE" w:rsidRDefault="002C1116" w:rsidP="00AA18BE">
      <w:pPr>
        <w:pStyle w:val="Titre4"/>
        <w:rPr>
          <w:lang w:val="en-CA"/>
        </w:rPr>
      </w:pPr>
      <w:proofErr w:type="gramStart"/>
      <w:r w:rsidRPr="00D970E9">
        <w:rPr>
          <w:lang w:val="en-CA"/>
        </w:rPr>
        <w:t>observedProperty</w:t>
      </w:r>
      <w:proofErr w:type="gramEnd"/>
    </w:p>
    <w:p w14:paraId="054269AC" w14:textId="111004F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observedProperty</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 xml:space="preserve">he property reported in this record. </w:t>
      </w:r>
      <w:proofErr w:type="gramStart"/>
      <w:r w:rsidRPr="00B228FF">
        <w:rPr>
          <w:rFonts w:cs="Arial"/>
          <w:color w:val="000000"/>
          <w:lang w:val="en-CA"/>
        </w:rPr>
        <w:t>(E.g. orientatio</w:t>
      </w:r>
      <w:r>
        <w:rPr>
          <w:rFonts w:cs="Arial"/>
          <w:color w:val="000000"/>
          <w:lang w:val="en-CA"/>
        </w:rPr>
        <w:t>n, age, density, gold content) as a human readable text.</w:t>
      </w:r>
      <w:proofErr w:type="gramEnd"/>
      <w:r>
        <w:rPr>
          <w:rFonts w:cs="Arial"/>
          <w:color w:val="000000"/>
          <w:lang w:val="en-CA"/>
        </w:rPr>
        <w:t xml:space="preserve"> To report an identifier of the observedProperty from a controlled vocabulary, </w:t>
      </w:r>
      <w:r w:rsidRPr="00DA5B06">
        <w:rPr>
          <w:rStyle w:val="Entity"/>
        </w:rPr>
        <w:t xml:space="preserve">propertyType_uri </w:t>
      </w:r>
      <w:r>
        <w:rPr>
          <w:rFonts w:cs="Arial"/>
          <w:color w:val="000000"/>
          <w:lang w:val="en-CA"/>
        </w:rPr>
        <w:t>shall be used.</w:t>
      </w:r>
    </w:p>
    <w:p w14:paraId="2F1B65E9" w14:textId="395A5105" w:rsidR="002C1116" w:rsidRPr="00AA18BE" w:rsidRDefault="002C1116" w:rsidP="00AA18BE">
      <w:pPr>
        <w:pStyle w:val="Titre4"/>
        <w:rPr>
          <w:lang w:val="en-CA"/>
        </w:rPr>
      </w:pPr>
      <w:proofErr w:type="gramStart"/>
      <w:r w:rsidRPr="00D970E9">
        <w:rPr>
          <w:lang w:val="en-CA"/>
        </w:rPr>
        <w:t>observedValue</w:t>
      </w:r>
      <w:proofErr w:type="gramEnd"/>
    </w:p>
    <w:p w14:paraId="18A97DB5" w14:textId="701A0FD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observedValue</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the result of the observation. </w:t>
      </w:r>
      <w:r w:rsidRPr="00BC7F45">
        <w:rPr>
          <w:rFonts w:cs="Arial"/>
          <w:color w:val="000000"/>
          <w:lang w:val="en-CA"/>
        </w:rPr>
        <w:t xml:space="preserve">This field is implemented as a character string to allow reporting various type of values, the value may be numeric (e.g.; 235) or textual (e.g.; red).  Units of measure shall be reported in </w:t>
      </w:r>
      <w:r w:rsidRPr="00DA5B06">
        <w:rPr>
          <w:rStyle w:val="Entity"/>
        </w:rPr>
        <w:t>observedValueUom</w:t>
      </w:r>
      <w:r w:rsidR="00AA18BE">
        <w:rPr>
          <w:rFonts w:cs="Arial"/>
          <w:color w:val="000000"/>
          <w:lang w:val="en-CA"/>
        </w:rPr>
        <w:t>.</w:t>
      </w:r>
    </w:p>
    <w:p w14:paraId="27D04058" w14:textId="7E29DA88" w:rsidR="002C1116" w:rsidRPr="00AA18BE" w:rsidRDefault="002C1116" w:rsidP="00AA18BE">
      <w:pPr>
        <w:pStyle w:val="Titre4"/>
        <w:rPr>
          <w:lang w:val="en-CA"/>
        </w:rPr>
      </w:pPr>
      <w:proofErr w:type="gramStart"/>
      <w:r w:rsidRPr="00D970E9">
        <w:rPr>
          <w:lang w:val="en-CA"/>
        </w:rPr>
        <w:t>observedValueUom</w:t>
      </w:r>
      <w:proofErr w:type="gramEnd"/>
    </w:p>
    <w:p w14:paraId="7B412996" w14:textId="05225D4D" w:rsidR="002C1116" w:rsidRPr="00D970E9" w:rsidRDefault="002C1116" w:rsidP="002C1116">
      <w:pPr>
        <w:rPr>
          <w:lang w:val="en-CA"/>
        </w:rPr>
      </w:pPr>
      <w:r>
        <w:rPr>
          <w:lang w:val="en-CA"/>
        </w:rPr>
        <w:t xml:space="preserve">If relevant, the property </w:t>
      </w:r>
      <w:r w:rsidRPr="00DA5B06">
        <w:rPr>
          <w:rStyle w:val="Entity"/>
        </w:rPr>
        <w:t>observedValueUom</w:t>
      </w:r>
      <w:proofErr w:type="gramStart"/>
      <w:r w:rsidRPr="00DA5B06">
        <w:rPr>
          <w:rStyle w:val="Entity"/>
        </w:rPr>
        <w:t>:Primitive</w:t>
      </w:r>
      <w:proofErr w:type="gramEnd"/>
      <w:r w:rsidRPr="00DA5B06">
        <w:rPr>
          <w:rStyle w:val="Entity"/>
        </w:rPr>
        <w:t>::CharacterString</w:t>
      </w:r>
      <w:r>
        <w:rPr>
          <w:lang w:val="en-CA"/>
        </w:rPr>
        <w:t xml:space="preserve"> contain</w:t>
      </w:r>
      <w:r w:rsidR="00AA18BE">
        <w:rPr>
          <w:lang w:val="en-CA"/>
        </w:rPr>
        <w:t>s</w:t>
      </w:r>
      <w:r>
        <w:rPr>
          <w:lang w:val="en-CA"/>
        </w:rPr>
        <w:t xml:space="preserve"> the</w:t>
      </w:r>
      <w:r w:rsidRPr="00D970E9">
        <w:rPr>
          <w:lang w:val="en-CA"/>
        </w:rPr>
        <w:t xml:space="preserve"> unit of measure for a numerical value of an observation or measurement, preferabl</w:t>
      </w:r>
      <w:r>
        <w:rPr>
          <w:lang w:val="en-CA"/>
        </w:rPr>
        <w:t>y</w:t>
      </w:r>
      <w:r w:rsidRPr="00D970E9">
        <w:rPr>
          <w:lang w:val="en-CA"/>
        </w:rPr>
        <w:t xml:space="preserve"> from a controlled vocabulary.</w:t>
      </w:r>
    </w:p>
    <w:p w14:paraId="31C0766B" w14:textId="4C4CE9AA" w:rsidR="002C1116" w:rsidRPr="00AA18BE" w:rsidRDefault="002C1116" w:rsidP="00AA18BE">
      <w:pPr>
        <w:pStyle w:val="Titre4"/>
        <w:rPr>
          <w:lang w:val="en-CA"/>
        </w:rPr>
      </w:pPr>
      <w:proofErr w:type="gramStart"/>
      <w:r w:rsidRPr="00D970E9">
        <w:rPr>
          <w:lang w:val="en-CA"/>
        </w:rPr>
        <w:t>observationMethod</w:t>
      </w:r>
      <w:proofErr w:type="gramEnd"/>
    </w:p>
    <w:p w14:paraId="6C8A1906" w14:textId="7F0D48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DA5B06">
        <w:rPr>
          <w:rStyle w:val="Entity"/>
        </w:rPr>
        <w:t>observationMethod</w:t>
      </w:r>
      <w:proofErr w:type="gramStart"/>
      <w:r w:rsidRPr="00DA5B06">
        <w:rPr>
          <w:rStyle w:val="Entity"/>
        </w:rPr>
        <w:t>:Primitive</w:t>
      </w:r>
      <w:proofErr w:type="gramEnd"/>
      <w:r w:rsidRPr="00DA5B06">
        <w:rPr>
          <w:rStyle w:val="Entity"/>
        </w:rPr>
        <w:t>::CharacterString</w:t>
      </w:r>
      <w:r>
        <w:rPr>
          <w:rFonts w:cs="Arial"/>
          <w:color w:val="000000"/>
          <w:lang w:val="en-CA"/>
        </w:rPr>
        <w:t xml:space="preserve"> property contain</w:t>
      </w:r>
      <w:r w:rsidR="00AA18BE">
        <w:rPr>
          <w:rFonts w:cs="Arial"/>
          <w:color w:val="000000"/>
          <w:lang w:val="en-CA"/>
        </w:rPr>
        <w:t>s</w:t>
      </w:r>
      <w:r>
        <w:rPr>
          <w:rFonts w:cs="Arial"/>
          <w:color w:val="000000"/>
          <w:lang w:val="en-CA"/>
        </w:rPr>
        <w:t xml:space="preserve">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50DBAB0B" w14:textId="0C092639" w:rsidR="002C1116" w:rsidRPr="00AA18BE" w:rsidRDefault="002C1116" w:rsidP="00AA18BE">
      <w:pPr>
        <w:pStyle w:val="Titre4"/>
        <w:rPr>
          <w:lang w:val="en-CA"/>
        </w:rPr>
      </w:pPr>
      <w:proofErr w:type="gramStart"/>
      <w:r w:rsidRPr="00D970E9">
        <w:rPr>
          <w:lang w:val="en-CA"/>
        </w:rPr>
        <w:lastRenderedPageBreak/>
        <w:t>positionalAccuracy</w:t>
      </w:r>
      <w:proofErr w:type="gramEnd"/>
    </w:p>
    <w:p w14:paraId="564DDA8A" w14:textId="2EF8A81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positionalAccuracy</w:t>
      </w:r>
      <w:proofErr w:type="gramStart"/>
      <w:r w:rsidRPr="00DA5B06">
        <w:rPr>
          <w:rStyle w:val="Entity"/>
        </w:rPr>
        <w:t>:Primitive</w:t>
      </w:r>
      <w:proofErr w:type="gramEnd"/>
      <w:r w:rsidRPr="00DA5B06">
        <w:rPr>
          <w:rStyle w:val="Entity"/>
        </w:rPr>
        <w:t>::CharacterString</w:t>
      </w:r>
      <w:r>
        <w:rPr>
          <w:rFonts w:cs="Arial"/>
          <w:color w:val="000000"/>
          <w:lang w:val="en-CA"/>
        </w:rPr>
        <w:t xml:space="preserve"> provide</w:t>
      </w:r>
      <w:r w:rsidR="00AA18BE">
        <w:rPr>
          <w:rFonts w:cs="Arial"/>
          <w:color w:val="000000"/>
          <w:lang w:val="en-CA"/>
        </w:rPr>
        <w:t>s</w:t>
      </w:r>
      <w:r>
        <w:rPr>
          <w:rFonts w:cs="Arial"/>
          <w:color w:val="000000"/>
          <w:lang w:val="en-CA"/>
        </w:rPr>
        <w:t xml:space="preserve"> an e</w:t>
      </w:r>
      <w:r w:rsidRPr="005679BA">
        <w:rPr>
          <w:rFonts w:cs="Arial"/>
          <w:color w:val="000000"/>
          <w:lang w:val="en-CA"/>
        </w:rPr>
        <w:t xml:space="preserve">stimate of the position uncertainty for the site location. For numerical measurements, include a unit of measure in the description. </w:t>
      </w:r>
      <w:proofErr w:type="gramStart"/>
      <w:r w:rsidRPr="005679BA">
        <w:rPr>
          <w:rFonts w:cs="Arial"/>
          <w:color w:val="000000"/>
          <w:lang w:val="en-CA"/>
        </w:rPr>
        <w:t>(e.g., 50 metres, poor, good).</w:t>
      </w:r>
      <w:proofErr w:type="gramEnd"/>
    </w:p>
    <w:p w14:paraId="57228D19" w14:textId="0C64C92C" w:rsidR="002C1116" w:rsidRPr="00AA18BE" w:rsidRDefault="002C1116" w:rsidP="00AA18BE">
      <w:pPr>
        <w:pStyle w:val="Titre4"/>
        <w:rPr>
          <w:lang w:val="en-CA"/>
        </w:rPr>
      </w:pPr>
      <w:proofErr w:type="gramStart"/>
      <w:r>
        <w:rPr>
          <w:lang w:val="en-CA"/>
        </w:rPr>
        <w:t>source</w:t>
      </w:r>
      <w:proofErr w:type="gramEnd"/>
    </w:p>
    <w:p w14:paraId="0671375E" w14:textId="7079E3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source</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t</w:t>
      </w:r>
      <w:r w:rsidRPr="005679BA">
        <w:rPr>
          <w:rFonts w:cs="Arial"/>
          <w:color w:val="000000"/>
          <w:lang w:val="en-CA"/>
        </w:rPr>
        <w:t>ext description of measurement procedure, processing, and provenance of data.</w:t>
      </w:r>
    </w:p>
    <w:p w14:paraId="1A0CED1F" w14:textId="71BA3FD2" w:rsidR="002C1116" w:rsidRPr="00AA18BE" w:rsidRDefault="002C1116" w:rsidP="00AA18BE">
      <w:pPr>
        <w:pStyle w:val="Titre4"/>
        <w:rPr>
          <w:lang w:val="en-CA"/>
        </w:rPr>
      </w:pPr>
      <w:r w:rsidRPr="00D970E9">
        <w:rPr>
          <w:lang w:val="en-CA"/>
        </w:rPr>
        <w:t>featureOfInterest_uri</w:t>
      </w:r>
    </w:p>
    <w:p w14:paraId="7CF173C2" w14:textId="5DCDA570"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featureOfInterest</w:t>
      </w:r>
      <w:proofErr w:type="gramStart"/>
      <w:r w:rsidRPr="00DA5B06">
        <w:rPr>
          <w:rStyle w:val="Entity"/>
        </w:rPr>
        <w:t>:Primitive</w:t>
      </w:r>
      <w:proofErr w:type="gramEnd"/>
      <w:r w:rsidRPr="00DA5B06">
        <w:rPr>
          <w:rStyle w:val="Entity"/>
        </w:rPr>
        <w:t>::CharacterString</w:t>
      </w:r>
      <w:r>
        <w:rPr>
          <w:rFonts w:cs="Arial"/>
          <w:color w:val="000000"/>
          <w:lang w:val="en-CA"/>
        </w:rPr>
        <w:t xml:space="preserve"> is functionally equivalent to </w:t>
      </w:r>
      <w:r w:rsidRPr="00DA5B06">
        <w:rPr>
          <w:rStyle w:val="Entity"/>
        </w:rPr>
        <w:t>OM_Observation::featureOfInterest</w:t>
      </w:r>
      <w:r>
        <w:rPr>
          <w:rFonts w:cs="Arial"/>
          <w:color w:val="000000"/>
          <w:lang w:val="en-CA"/>
        </w:rPr>
        <w:t xml:space="preserve"> of IS19156.  It contain</w:t>
      </w:r>
      <w:r w:rsidR="00AA18BE">
        <w:rPr>
          <w:rFonts w:cs="Arial"/>
          <w:color w:val="000000"/>
          <w:lang w:val="en-CA"/>
        </w:rPr>
        <w:t>s</w:t>
      </w:r>
      <w:r>
        <w:rPr>
          <w:rFonts w:cs="Arial"/>
          <w:color w:val="000000"/>
          <w:lang w:val="en-CA"/>
        </w:rPr>
        <w:t xml:space="preserve"> a </w:t>
      </w:r>
      <w:r w:rsidRPr="005679BA">
        <w:rPr>
          <w:rFonts w:cs="Arial"/>
          <w:color w:val="000000"/>
          <w:lang w:val="en-CA"/>
        </w:rPr>
        <w:t xml:space="preserve">URI link to a </w:t>
      </w:r>
      <w:r>
        <w:rPr>
          <w:rFonts w:cs="Arial"/>
          <w:color w:val="000000"/>
          <w:lang w:val="en-CA"/>
        </w:rPr>
        <w:t>representation of the</w:t>
      </w:r>
      <w:r w:rsidRPr="005679BA">
        <w:rPr>
          <w:rFonts w:cs="Arial"/>
          <w:color w:val="000000"/>
          <w:lang w:val="en-CA"/>
        </w:rPr>
        <w:t xml:space="preserve"> feature of interest (e.g., a GeoSciML geologic unit or structure).</w:t>
      </w:r>
    </w:p>
    <w:p w14:paraId="5ECF8E64" w14:textId="7A27C370" w:rsidR="002C1116" w:rsidRPr="00AA18BE" w:rsidRDefault="002C1116" w:rsidP="00AA18BE">
      <w:pPr>
        <w:pStyle w:val="Titre4"/>
        <w:rPr>
          <w:lang w:val="en-CA"/>
        </w:rPr>
      </w:pPr>
      <w:r w:rsidRPr="00637CC9">
        <w:rPr>
          <w:lang w:val="en-CA"/>
        </w:rPr>
        <w:t>propertyType_uri</w:t>
      </w:r>
    </w:p>
    <w:p w14:paraId="359255DA" w14:textId="3EA12F14" w:rsidR="002C1116" w:rsidRDefault="002C1116" w:rsidP="00AA18BE">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propertyType_uri</w:t>
      </w:r>
      <w:proofErr w:type="gramStart"/>
      <w:r w:rsidR="00DA5B06">
        <w:rPr>
          <w:rStyle w:val="Entity"/>
        </w:rPr>
        <w:t>:Primitive:CharacterString</w:t>
      </w:r>
      <w:proofErr w:type="gramEnd"/>
      <w:r>
        <w:rPr>
          <w:rFonts w:cs="Arial"/>
          <w:color w:val="000000"/>
          <w:lang w:val="en-CA"/>
        </w:rPr>
        <w:t xml:space="preserve"> is functionally equivalent to </w:t>
      </w:r>
      <w:r w:rsidRPr="00DA5B06">
        <w:rPr>
          <w:rStyle w:val="Entity"/>
        </w:rPr>
        <w:t>OM_Observation::observedProperty</w:t>
      </w:r>
      <w:r>
        <w:rPr>
          <w:rFonts w:cs="Arial"/>
          <w:color w:val="000000"/>
          <w:lang w:val="en-CA"/>
        </w:rPr>
        <w:t>.  It contain</w:t>
      </w:r>
      <w:r w:rsidR="00AA18BE">
        <w:rPr>
          <w:rFonts w:cs="Arial"/>
          <w:color w:val="000000"/>
          <w:lang w:val="en-CA"/>
        </w:rPr>
        <w:t>s</w:t>
      </w:r>
      <w:r>
        <w:rPr>
          <w:rFonts w:cs="Arial"/>
          <w:color w:val="000000"/>
          <w:lang w:val="en-CA"/>
        </w:rPr>
        <w:t xml:space="preserve"> a </w:t>
      </w:r>
      <w:r w:rsidRPr="00637CC9">
        <w:rPr>
          <w:rFonts w:cs="Arial"/>
          <w:color w:val="000000"/>
          <w:lang w:val="en-CA"/>
        </w:rPr>
        <w:t>URI to a term from a controlled vocabulary of observed property types.</w:t>
      </w:r>
    </w:p>
    <w:p w14:paraId="06AF1C38" w14:textId="77777777" w:rsidR="00AA18BE" w:rsidRPr="00AA18BE" w:rsidRDefault="00AA18BE" w:rsidP="00AA18BE">
      <w:pPr>
        <w:autoSpaceDE w:val="0"/>
        <w:autoSpaceDN w:val="0"/>
        <w:adjustRightInd w:val="0"/>
        <w:spacing w:after="0" w:line="240" w:lineRule="atLeast"/>
        <w:rPr>
          <w:rFonts w:cs="Arial"/>
          <w:color w:val="000000"/>
          <w:lang w:val="en-CA"/>
        </w:rPr>
      </w:pPr>
    </w:p>
    <w:p w14:paraId="40D2CF3E" w14:textId="06DA3D9B" w:rsidR="002C1116" w:rsidRPr="00AA18BE" w:rsidRDefault="002C1116" w:rsidP="002C1116">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3470C0FC" w14:textId="61369B6A" w:rsidR="002C1116" w:rsidRPr="00AA18BE" w:rsidRDefault="002C1116" w:rsidP="00AA18BE">
      <w:pPr>
        <w:pStyle w:val="Titre4"/>
        <w:rPr>
          <w:lang w:val="en-CA"/>
        </w:rPr>
      </w:pPr>
      <w:r w:rsidRPr="00D970E9">
        <w:rPr>
          <w:lang w:val="en-CA"/>
        </w:rPr>
        <w:t>metadata_uri</w:t>
      </w:r>
    </w:p>
    <w:p w14:paraId="28A38131" w14:textId="01AEA74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metadata_uri</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w:t>
      </w:r>
      <w:r w:rsidRPr="00637CC9">
        <w:rPr>
          <w:rFonts w:cs="Arial"/>
          <w:color w:val="000000"/>
          <w:lang w:val="en-CA"/>
        </w:rPr>
        <w:t>URI link to metadata document.</w:t>
      </w:r>
    </w:p>
    <w:p w14:paraId="4CDD4C94" w14:textId="661C19FE" w:rsidR="002C1116" w:rsidRPr="00AA18BE" w:rsidRDefault="002C1116" w:rsidP="00AA18BE">
      <w:pPr>
        <w:pStyle w:val="Titre4"/>
        <w:rPr>
          <w:lang w:val="en-CA"/>
        </w:rPr>
      </w:pPr>
      <w:proofErr w:type="gramStart"/>
      <w:r w:rsidRPr="00D970E9">
        <w:rPr>
          <w:lang w:val="en-CA"/>
        </w:rPr>
        <w:t>genericSymbolizer</w:t>
      </w:r>
      <w:proofErr w:type="gramEnd"/>
    </w:p>
    <w:p w14:paraId="60CFB24A" w14:textId="7B6D830C" w:rsidR="002C1116" w:rsidRDefault="002C1116" w:rsidP="002C1116">
      <w:pPr>
        <w:rPr>
          <w:lang w:val="en-CA"/>
        </w:rPr>
      </w:pPr>
      <w:r>
        <w:t>If present, t</w:t>
      </w:r>
      <w:r>
        <w:rPr>
          <w:lang w:val="en-CA"/>
        </w:rPr>
        <w:t xml:space="preserve">he property </w:t>
      </w:r>
      <w:r w:rsidRPr="00DA5B06">
        <w:rPr>
          <w:rStyle w:val="Entity"/>
        </w:rPr>
        <w:t>genericSymboliser</w:t>
      </w:r>
      <w:proofErr w:type="gramStart"/>
      <w:r w:rsidRPr="00DA5B06">
        <w:rPr>
          <w:rStyle w:val="Entity"/>
        </w:rPr>
        <w:t>:Primitive</w:t>
      </w:r>
      <w:proofErr w:type="gramEnd"/>
      <w:r w:rsidRPr="00DA5B06">
        <w:rPr>
          <w:rStyle w:val="Entity"/>
        </w:rPr>
        <w:t>::CharacterString</w:t>
      </w:r>
      <w:r>
        <w:rPr>
          <w:lang w:val="en-CA"/>
        </w:rPr>
        <w:t xml:space="preserve"> contain</w:t>
      </w:r>
      <w:r w:rsidR="00AA18BE">
        <w:rPr>
          <w:lang w:val="en-CA"/>
        </w:rPr>
        <w:t>s</w:t>
      </w:r>
      <w:r>
        <w:rPr>
          <w:lang w:val="en-CA"/>
        </w:rPr>
        <w:t xml:space="preserve"> an</w:t>
      </w:r>
      <w:r w:rsidRPr="00637CC9">
        <w:t xml:space="preserve"> </w:t>
      </w:r>
      <w:r>
        <w:rPr>
          <w:lang w:val="en-CA"/>
        </w:rPr>
        <w:t>i</w:t>
      </w:r>
      <w:r w:rsidRPr="00637CC9">
        <w:rPr>
          <w:lang w:val="en-CA"/>
        </w:rPr>
        <w:t>dentifier for a symbol to portray this observation. Conventions for symbol identifiers can be adopted within information exchange communities</w:t>
      </w:r>
      <w:r w:rsidR="00353E0B">
        <w:rPr>
          <w:lang w:val="en-CA"/>
        </w:rPr>
        <w:t>.</w:t>
      </w:r>
    </w:p>
    <w:p w14:paraId="2A338325" w14:textId="35D9C2B6" w:rsidR="002C1116" w:rsidRPr="00AA18BE" w:rsidRDefault="002C1116" w:rsidP="002C1116">
      <w:pPr>
        <w:pStyle w:val="Titre4"/>
        <w:rPr>
          <w:lang w:val="en-CA"/>
        </w:rPr>
      </w:pPr>
      <w:proofErr w:type="gramStart"/>
      <w:r w:rsidRPr="00D970E9">
        <w:rPr>
          <w:lang w:val="en-CA"/>
        </w:rPr>
        <w:t>symbolRotation</w:t>
      </w:r>
      <w:proofErr w:type="gramEnd"/>
    </w:p>
    <w:p w14:paraId="153AED5F" w14:textId="378C5DEF" w:rsidR="002C1116" w:rsidRDefault="002C1116" w:rsidP="002C1116">
      <w:pPr>
        <w:rPr>
          <w:lang w:val="en-CA"/>
        </w:rPr>
      </w:pPr>
      <w:r>
        <w:t>If present, t</w:t>
      </w:r>
      <w:r>
        <w:rPr>
          <w:lang w:val="en-CA"/>
        </w:rPr>
        <w:t xml:space="preserve">he </w:t>
      </w:r>
      <w:r w:rsidRPr="00DA5B06">
        <w:rPr>
          <w:rStyle w:val="Entity"/>
        </w:rPr>
        <w:t>symbolRotation</w:t>
      </w:r>
      <w:proofErr w:type="gramStart"/>
      <w:r w:rsidRPr="00DA5B06">
        <w:rPr>
          <w:rStyle w:val="Entity"/>
        </w:rPr>
        <w:t>:Integer</w:t>
      </w:r>
      <w:proofErr w:type="gramEnd"/>
      <w:r>
        <w:rPr>
          <w:lang w:val="en-CA"/>
        </w:rPr>
        <w:t xml:space="preserve"> property contain</w:t>
      </w:r>
      <w:r w:rsidR="00AA18BE">
        <w:rPr>
          <w:lang w:val="en-CA"/>
        </w:rPr>
        <w:t>s</w:t>
      </w:r>
      <w:r>
        <w:rPr>
          <w:lang w:val="en-CA"/>
        </w:rPr>
        <w:t xml:space="preserve">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4DBADD8" w14:textId="77777777" w:rsidR="00D41FCD" w:rsidRDefault="00D41FCD"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47210A9" w14:textId="77777777" w:rsidTr="003811C7">
        <w:trPr>
          <w:cantSplit/>
        </w:trPr>
        <w:tc>
          <w:tcPr>
            <w:tcW w:w="4219" w:type="dxa"/>
            <w:tcBorders>
              <w:right w:val="nil"/>
            </w:tcBorders>
            <w:shd w:val="clear" w:color="auto" w:fill="auto"/>
          </w:tcPr>
          <w:p w14:paraId="10B12191" w14:textId="3C4C766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/gsml4-lite/siteobservationview-symbolRotation</w:t>
            </w:r>
          </w:p>
        </w:tc>
        <w:tc>
          <w:tcPr>
            <w:tcW w:w="4678" w:type="dxa"/>
            <w:tcBorders>
              <w:left w:val="nil"/>
            </w:tcBorders>
            <w:shd w:val="clear" w:color="auto" w:fill="auto"/>
          </w:tcPr>
          <w:p w14:paraId="76617929" w14:textId="77777777" w:rsidR="002C1116" w:rsidRPr="00D12552" w:rsidRDefault="002C1116" w:rsidP="003811C7">
            <w:pPr>
              <w:pStyle w:val="Tabletext10"/>
              <w:jc w:val="left"/>
              <w:rPr>
                <w:rStyle w:val="reqtext"/>
                <w:lang w:val="en-CA"/>
              </w:rPr>
            </w:pPr>
            <w:r>
              <w:rPr>
                <w:rStyle w:val="reqtext"/>
                <w:lang w:val="en-CA"/>
              </w:rPr>
              <w:t>If present, the symbolRotation SHALL be a value in the range [0,360[.</w:t>
            </w:r>
          </w:p>
        </w:tc>
      </w:tr>
    </w:tbl>
    <w:p w14:paraId="76F5D31F" w14:textId="77777777" w:rsidR="002C1116" w:rsidRDefault="002C1116" w:rsidP="002C1116">
      <w:pPr>
        <w:rPr>
          <w:lang w:val="en-CA"/>
        </w:rPr>
      </w:pPr>
    </w:p>
    <w:p w14:paraId="5E1D366E" w14:textId="231B0FA9" w:rsidR="002C1116" w:rsidRPr="00AA18BE" w:rsidRDefault="002C1116" w:rsidP="00AA18BE">
      <w:pPr>
        <w:pStyle w:val="Titre4"/>
        <w:rPr>
          <w:lang w:val="en-CA"/>
        </w:rPr>
      </w:pPr>
      <w:proofErr w:type="gramStart"/>
      <w:r>
        <w:rPr>
          <w:lang w:val="en-CA"/>
        </w:rPr>
        <w:t>shape</w:t>
      </w:r>
      <w:proofErr w:type="gramEnd"/>
    </w:p>
    <w:p w14:paraId="21BDFBD2" w14:textId="59B5605A"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shape</w:t>
      </w:r>
      <w:proofErr w:type="gramStart"/>
      <w:r w:rsidRPr="00DA5B06">
        <w:rPr>
          <w:rStyle w:val="Entity"/>
        </w:rPr>
        <w:t>:GM</w:t>
      </w:r>
      <w:proofErr w:type="gramEnd"/>
      <w:r w:rsidRPr="00DA5B06">
        <w:rPr>
          <w:rStyle w:val="Entity"/>
        </w:rPr>
        <w:t>_Object</w:t>
      </w:r>
      <w:r>
        <w:rPr>
          <w:rFonts w:cs="Arial"/>
          <w:color w:val="000000"/>
          <w:lang w:val="en-CA"/>
        </w:rPr>
        <w:t xml:space="preserve"> contain</w:t>
      </w:r>
      <w:r w:rsidR="00AA18BE">
        <w:rPr>
          <w:rFonts w:cs="Arial"/>
          <w:color w:val="000000"/>
          <w:lang w:val="en-CA"/>
        </w:rPr>
        <w:t>s</w:t>
      </w:r>
      <w:r>
        <w:rPr>
          <w:rFonts w:cs="Arial"/>
          <w:color w:val="000000"/>
          <w:lang w:val="en-CA"/>
        </w:rPr>
        <w:t xml:space="preserve"> the </w:t>
      </w:r>
      <w:r w:rsidRPr="00637CC9">
        <w:rPr>
          <w:rFonts w:cs="Arial"/>
          <w:color w:val="000000"/>
          <w:lang w:val="en-CA"/>
        </w:rPr>
        <w:t>geometry of the observation site.</w:t>
      </w:r>
    </w:p>
    <w:p w14:paraId="1072634F" w14:textId="77777777" w:rsidR="002C1116" w:rsidRDefault="002C1116" w:rsidP="002C1116">
      <w:pPr>
        <w:autoSpaceDE w:val="0"/>
        <w:autoSpaceDN w:val="0"/>
        <w:adjustRightInd w:val="0"/>
        <w:spacing w:after="0" w:line="240" w:lineRule="atLeast"/>
        <w:rPr>
          <w:rFonts w:cs="Arial"/>
          <w:color w:val="000000"/>
          <w:lang w:val="en-CA"/>
        </w:rPr>
      </w:pPr>
    </w:p>
    <w:p w14:paraId="5437AC4D" w14:textId="5FFC4644" w:rsidR="002C1116" w:rsidRDefault="00AA18BE" w:rsidP="002C1116">
      <w:pPr>
        <w:pStyle w:val="Titre4"/>
      </w:pPr>
      <w:proofErr w:type="gramStart"/>
      <w:r>
        <w:t>a</w:t>
      </w:r>
      <w:r w:rsidR="002C1116" w:rsidRPr="004E3A57">
        <w:t>ny</w:t>
      </w:r>
      <w:proofErr w:type="gramEnd"/>
    </w:p>
    <w:p w14:paraId="76D9D88A" w14:textId="77777777" w:rsidR="002C1116" w:rsidRDefault="002C1116" w:rsidP="002C1116">
      <w:r>
        <w:t xml:space="preserve">A data provider can add an arbitrary number of extra properties, as long as the instance is conformant to GML Simple Feature Level 0. </w:t>
      </w:r>
    </w:p>
    <w:p w14:paraId="1E552CC8" w14:textId="77777777" w:rsidR="002C1116" w:rsidRDefault="002C1116" w:rsidP="002C1116">
      <w:r>
        <w:br w:type="page"/>
      </w:r>
    </w:p>
    <w:p w14:paraId="48BFFC85" w14:textId="77777777" w:rsidR="002C1116" w:rsidRDefault="002C1116" w:rsidP="007F7DE0"/>
    <w:p w14:paraId="70D35591" w14:textId="77777777" w:rsidR="00672D0D" w:rsidRPr="0073628E" w:rsidRDefault="00437ED0" w:rsidP="007F7DE0">
      <w:r>
        <w:br w:type="page"/>
      </w:r>
    </w:p>
    <w:p w14:paraId="10AC2A8A" w14:textId="1C7421FA" w:rsidR="009B3BBD" w:rsidRDefault="00652185" w:rsidP="009B3BBD">
      <w:pPr>
        <w:pStyle w:val="Titre1"/>
        <w:rPr>
          <w:lang w:val="en-CA"/>
        </w:rPr>
      </w:pPr>
      <w:bookmarkStart w:id="533" w:name="_Toc458065796"/>
      <w:r>
        <w:rPr>
          <w:lang w:val="en-CA"/>
        </w:rPr>
        <w:lastRenderedPageBreak/>
        <w:t xml:space="preserve">XML </w:t>
      </w:r>
      <w:r w:rsidR="009B3BBD">
        <w:rPr>
          <w:lang w:val="en-CA"/>
        </w:rPr>
        <w:t>Encoding Requirement classes</w:t>
      </w:r>
      <w:r w:rsidR="00401781">
        <w:rPr>
          <w:lang w:val="en-CA"/>
        </w:rPr>
        <w:t xml:space="preserve"> (Normative)</w:t>
      </w:r>
      <w:bookmarkEnd w:id="533"/>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CA" w:eastAsia="en-CA"/>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Lgende"/>
        <w:rPr>
          <w:lang w:val="en-CA"/>
        </w:rPr>
      </w:pPr>
      <w:r>
        <w:t xml:space="preserve">Figure </w:t>
      </w:r>
      <w:r>
        <w:fldChar w:fldCharType="begin"/>
      </w:r>
      <w:r>
        <w:instrText xml:space="preserve"> SEQ Figure \* ARABIC </w:instrText>
      </w:r>
      <w:r>
        <w:fldChar w:fldCharType="separate"/>
      </w:r>
      <w:r w:rsidR="007C615B">
        <w:rPr>
          <w:noProof/>
        </w:rPr>
        <w:t>107</w:t>
      </w:r>
      <w:r>
        <w:fldChar w:fldCharType="end"/>
      </w:r>
      <w:r>
        <w:t xml:space="preserve">: XML </w:t>
      </w:r>
      <w:proofErr w:type="gramStart"/>
      <w:r>
        <w:t>Encoding</w:t>
      </w:r>
      <w:proofErr w:type="gramEnd"/>
      <w:r>
        <w:t xml:space="preserve">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C44904">
      <w:pPr>
        <w:numPr>
          <w:ilvl w:val="1"/>
          <w:numId w:val="8"/>
        </w:numPr>
        <w:rPr>
          <w:lang w:val="en-CA"/>
        </w:rPr>
      </w:pPr>
      <w:r>
        <w:rPr>
          <w:lang w:val="en-CA"/>
        </w:rPr>
        <w:t xml:space="preserve">validate with XSD schemas, </w:t>
      </w:r>
    </w:p>
    <w:p w14:paraId="3A8B0348" w14:textId="71E0366B" w:rsidR="00D470D6" w:rsidRDefault="00415E41" w:rsidP="00C44904">
      <w:pPr>
        <w:numPr>
          <w:ilvl w:val="1"/>
          <w:numId w:val="8"/>
        </w:numPr>
        <w:rPr>
          <w:lang w:val="en-CA"/>
        </w:rPr>
      </w:pPr>
      <w:r>
        <w:rPr>
          <w:lang w:val="en-CA"/>
        </w:rPr>
        <w:t xml:space="preserve">pass schematron rules and then </w:t>
      </w:r>
    </w:p>
    <w:p w14:paraId="0B58FD66" w14:textId="0AE85CFA" w:rsidR="00C648D4" w:rsidRDefault="00415E41" w:rsidP="00C44904">
      <w:pPr>
        <w:numPr>
          <w:ilvl w:val="1"/>
          <w:numId w:val="8"/>
        </w:numPr>
        <w:rPr>
          <w:lang w:val="en-CA"/>
        </w:rPr>
      </w:pPr>
      <w:proofErr w:type="gramStart"/>
      <w:r>
        <w:rPr>
          <w:lang w:val="en-CA"/>
        </w:rPr>
        <w:t>pass</w:t>
      </w:r>
      <w:proofErr w:type="gramEnd"/>
      <w:r>
        <w:rPr>
          <w:lang w:val="en-CA"/>
        </w:rPr>
        <w:t xml:space="preserve"> compliance tests listed in relevant compliance sections.</w:t>
      </w:r>
      <w:r w:rsidR="009B3BBD">
        <w:rPr>
          <w:lang w:val="en-CA"/>
        </w:rPr>
        <w:t xml:space="preserve"> </w:t>
      </w:r>
    </w:p>
    <w:p w14:paraId="1E3C2AA6" w14:textId="331512E4" w:rsidR="0099305B" w:rsidRPr="00AA18BE" w:rsidRDefault="00E97666" w:rsidP="009B3BBD">
      <w:pPr>
        <w:pStyle w:val="Titre2"/>
        <w:rPr>
          <w:lang w:val="en-CA"/>
        </w:rPr>
      </w:pPr>
      <w:bookmarkStart w:id="534" w:name="_Ref452624938"/>
      <w:bookmarkStart w:id="535" w:name="_Toc458065797"/>
      <w:r>
        <w:rPr>
          <w:lang w:val="en-CA"/>
        </w:rPr>
        <w:t>Prefixes used in examples</w:t>
      </w:r>
      <w:bookmarkEnd w:id="534"/>
      <w:bookmarkEnd w:id="535"/>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7C615B">
        <w:t xml:space="preserve">Table </w:t>
      </w:r>
      <w:r w:rsidR="007C615B">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5E0F6A" w:rsidP="00A65B96">
            <w:pPr>
              <w:spacing w:after="0"/>
              <w:rPr>
                <w:rFonts w:ascii="Consolas" w:hAnsi="Consolas" w:cs="Consolas"/>
                <w:color w:val="000000"/>
                <w:sz w:val="20"/>
                <w:szCs w:val="20"/>
                <w:lang w:val="en-CA" w:eastAsia="en-CA"/>
              </w:rPr>
            </w:pPr>
            <w:hyperlink r:id="rId129" w:history="1">
              <w:r w:rsidR="00C2184E" w:rsidRPr="00A65B96">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5E0F6A"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5E0F6A"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5E0F6A" w:rsidP="00A65B96">
            <w:pPr>
              <w:spacing w:after="0"/>
              <w:rPr>
                <w:rFonts w:ascii="Consolas" w:hAnsi="Consolas" w:cs="Consolas"/>
                <w:color w:val="0000FF"/>
                <w:sz w:val="20"/>
                <w:szCs w:val="20"/>
                <w:u w:val="single"/>
                <w:lang w:val="en-CA" w:eastAsia="en-CA"/>
              </w:rPr>
            </w:pPr>
            <w:hyperlink r:id="rId132"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lastRenderedPageBreak/>
              <w:t>gml</w:t>
            </w:r>
          </w:p>
        </w:tc>
        <w:tc>
          <w:tcPr>
            <w:tcW w:w="0" w:type="auto"/>
            <w:tcBorders>
              <w:left w:val="nil"/>
              <w:right w:val="nil"/>
            </w:tcBorders>
            <w:shd w:val="clear" w:color="auto" w:fill="C0C0C0"/>
            <w:hideMark/>
          </w:tcPr>
          <w:p w14:paraId="504E75FC" w14:textId="77777777" w:rsidR="001517B8" w:rsidRPr="00A65B96" w:rsidRDefault="005E0F6A" w:rsidP="00A65B96">
            <w:pPr>
              <w:spacing w:after="0"/>
              <w:rPr>
                <w:rFonts w:ascii="Consolas" w:hAnsi="Consolas" w:cs="Consolas"/>
                <w:color w:val="0000FF"/>
                <w:sz w:val="20"/>
                <w:szCs w:val="20"/>
                <w:u w:val="single"/>
                <w:lang w:val="en-CA" w:eastAsia="en-CA"/>
              </w:rPr>
            </w:pPr>
            <w:hyperlink r:id="rId133"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5E0F6A" w:rsidP="00A65B96">
            <w:pPr>
              <w:spacing w:after="0"/>
              <w:rPr>
                <w:color w:val="000000"/>
              </w:rPr>
            </w:pPr>
            <w:hyperlink r:id="rId134" w:history="1">
              <w:r w:rsidR="002B3C3F" w:rsidRPr="00F346A1">
                <w:rPr>
                  <w:rStyle w:val="Lienhypertexte"/>
                </w:rPr>
                <w:t>h</w:t>
              </w:r>
              <w:r w:rsidR="002B3C3F" w:rsidRPr="00A65B96">
                <w:rPr>
                  <w:rStyle w:val="Lienhypertexte"/>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5E0F6A" w:rsidP="00A65B96">
            <w:pPr>
              <w:spacing w:after="0"/>
              <w:rPr>
                <w:rFonts w:ascii="Consolas" w:hAnsi="Consolas" w:cs="Consolas"/>
                <w:color w:val="000000"/>
                <w:sz w:val="20"/>
                <w:szCs w:val="20"/>
                <w:lang w:val="en-CA" w:eastAsia="en-CA"/>
              </w:rPr>
            </w:pPr>
            <w:hyperlink r:id="rId135" w:history="1">
              <w:r w:rsidR="001517B8" w:rsidRPr="00A65B96">
                <w:rPr>
                  <w:rStyle w:val="Lienhypertexte"/>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5EB247C7" w:rsidR="001517B8" w:rsidRPr="00A65B96" w:rsidRDefault="005E0F6A" w:rsidP="00A65B96">
            <w:pPr>
              <w:spacing w:after="0"/>
              <w:rPr>
                <w:rFonts w:ascii="Consolas" w:hAnsi="Consolas" w:cs="Consolas"/>
                <w:color w:val="000000"/>
                <w:sz w:val="20"/>
                <w:szCs w:val="20"/>
                <w:lang w:val="en-CA" w:eastAsia="en-CA"/>
              </w:rPr>
            </w:pPr>
            <w:hyperlink r:id="rId136" w:history="1">
              <w:r w:rsidR="00E21C96" w:rsidRPr="00E21C96">
                <w:rPr>
                  <w:rStyle w:val="Lienhypertexte"/>
                  <w:rFonts w:ascii="Consolas" w:hAnsi="Consolas" w:cs="Consolas"/>
                  <w:sz w:val="20"/>
                  <w:szCs w:val="20"/>
                  <w:lang w:val="en-CA" w:eastAsia="en-CA"/>
                </w:rPr>
                <w:t>http://xmlns.geosciml.org/GeoSciML-Basic/4.1</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25BD58AA" w:rsidR="001517B8" w:rsidRPr="00E21C96" w:rsidRDefault="005E0F6A" w:rsidP="00E21C96">
            <w:pPr>
              <w:rPr>
                <w:rFonts w:ascii="Consolas" w:hAnsi="Consolas" w:cs="Consolas"/>
                <w:sz w:val="20"/>
                <w:szCs w:val="20"/>
              </w:rPr>
            </w:pPr>
            <w:hyperlink r:id="rId137" w:history="1">
              <w:r w:rsidR="00E21C96" w:rsidRPr="00E21C96">
                <w:rPr>
                  <w:rStyle w:val="Lienhypertexte"/>
                  <w:rFonts w:ascii="Consolas" w:hAnsi="Consolas" w:cs="Consolas"/>
                  <w:sz w:val="20"/>
                  <w:szCs w:val="20"/>
                </w:rPr>
                <w:t>http://xmlns.geosciml.org/Borehole/4.1</w:t>
              </w:r>
            </w:hyperlink>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1C02D5D" w:rsidR="001517B8" w:rsidRPr="00E21C96" w:rsidRDefault="005E0F6A" w:rsidP="00E21C96">
            <w:pPr>
              <w:rPr>
                <w:rFonts w:ascii="Consolas" w:hAnsi="Consolas" w:cs="Consolas"/>
                <w:sz w:val="20"/>
                <w:szCs w:val="20"/>
              </w:rPr>
            </w:pPr>
            <w:hyperlink r:id="rId138" w:history="1">
              <w:r w:rsidR="00E21C96" w:rsidRPr="00E21C96">
                <w:rPr>
                  <w:rStyle w:val="Lienhypertexte"/>
                  <w:rFonts w:ascii="Consolas" w:hAnsi="Consolas" w:cs="Consolas"/>
                  <w:sz w:val="20"/>
                  <w:szCs w:val="20"/>
                </w:rPr>
                <w:t>http://xmlns.geosciml.org/GeoSciML-Extension/4.1</w:t>
              </w:r>
            </w:hyperlink>
            <w:r w:rsidR="001517B8" w:rsidRPr="00E21C96">
              <w:rPr>
                <w:rFonts w:ascii="Consolas" w:hAnsi="Consolas" w:cs="Consolas"/>
                <w:sz w:val="20"/>
                <w:szCs w:val="20"/>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07354DE1" w:rsidR="001517B8" w:rsidRPr="00E21C96" w:rsidRDefault="005E0F6A" w:rsidP="00E21C96">
            <w:pPr>
              <w:rPr>
                <w:rFonts w:ascii="Consolas" w:hAnsi="Consolas" w:cs="Consolas"/>
                <w:sz w:val="20"/>
                <w:szCs w:val="20"/>
              </w:rPr>
            </w:pPr>
            <w:hyperlink r:id="rId139" w:history="1">
              <w:r w:rsidR="00E21C96" w:rsidRPr="00E21C96">
                <w:rPr>
                  <w:rStyle w:val="Lienhypertexte"/>
                  <w:rFonts w:ascii="Consolas" w:hAnsi="Consolas" w:cs="Consolas"/>
                  <w:sz w:val="20"/>
                  <w:szCs w:val="20"/>
                </w:rPr>
                <w:t>http://xmlns.geosciml.org/GeologicTime/4.1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4E76A9DC"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smlla</w:t>
            </w:r>
          </w:p>
        </w:tc>
        <w:tc>
          <w:tcPr>
            <w:tcW w:w="0" w:type="auto"/>
            <w:shd w:val="clear" w:color="auto" w:fill="auto"/>
            <w:noWrap/>
            <w:hideMark/>
          </w:tcPr>
          <w:p w14:paraId="2EF3394F" w14:textId="0E1CC054" w:rsidR="001517B8" w:rsidRPr="00E21C96" w:rsidRDefault="005E0F6A" w:rsidP="00E21C96">
            <w:pPr>
              <w:rPr>
                <w:rFonts w:ascii="Consolas" w:hAnsi="Consolas" w:cs="Consolas"/>
                <w:sz w:val="20"/>
                <w:szCs w:val="20"/>
              </w:rPr>
            </w:pPr>
            <w:hyperlink r:id="rId140" w:history="1">
              <w:r w:rsidR="00E21C96" w:rsidRPr="00E21C96">
                <w:rPr>
                  <w:rStyle w:val="Lienhypertexte"/>
                  <w:rFonts w:ascii="Consolas" w:hAnsi="Consolas" w:cs="Consolas"/>
                  <w:sz w:val="20"/>
                  <w:szCs w:val="20"/>
                </w:rPr>
                <w:t>http://xmlns.geosciml.org/LaboratoryAnalysis-Specimen/4.1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1517B8" w:rsidRPr="001517B8" w14:paraId="0E6CA1F9" w14:textId="77777777" w:rsidTr="00E21C96">
        <w:trPr>
          <w:trHeight w:val="251"/>
        </w:trPr>
        <w:tc>
          <w:tcPr>
            <w:tcW w:w="0" w:type="auto"/>
            <w:tcBorders>
              <w:left w:val="nil"/>
              <w:right w:val="nil"/>
            </w:tcBorders>
            <w:shd w:val="clear" w:color="auto" w:fill="C0C0C0"/>
            <w:noWrap/>
            <w:hideMark/>
          </w:tcPr>
          <w:p w14:paraId="0F5232D2" w14:textId="395F41A0"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smlp</w:t>
            </w:r>
          </w:p>
        </w:tc>
        <w:tc>
          <w:tcPr>
            <w:tcW w:w="0" w:type="auto"/>
            <w:tcBorders>
              <w:left w:val="nil"/>
              <w:right w:val="nil"/>
            </w:tcBorders>
            <w:shd w:val="clear" w:color="auto" w:fill="C0C0C0"/>
            <w:noWrap/>
            <w:hideMark/>
          </w:tcPr>
          <w:p w14:paraId="5F745EFB" w14:textId="3C88A8CA" w:rsidR="001517B8" w:rsidRPr="00E21C96" w:rsidRDefault="005E0F6A" w:rsidP="00E21C96">
            <w:pPr>
              <w:rPr>
                <w:rFonts w:ascii="Consolas" w:hAnsi="Consolas" w:cs="Consolas"/>
                <w:sz w:val="20"/>
                <w:szCs w:val="20"/>
              </w:rPr>
            </w:pPr>
            <w:hyperlink r:id="rId141" w:history="1">
              <w:r w:rsidR="00E21C96" w:rsidRPr="00E21C96">
                <w:rPr>
                  <w:rStyle w:val="Lienhypertexte"/>
                  <w:rFonts w:ascii="Consolas" w:hAnsi="Consolas" w:cs="Consolas"/>
                  <w:sz w:val="20"/>
                  <w:szCs w:val="20"/>
                </w:rPr>
                <w:t>http://xmlns.geosciml.org/geosciml-lite/4.1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5E0F6A" w:rsidP="00A65B96">
            <w:pPr>
              <w:spacing w:after="0"/>
              <w:rPr>
                <w:rFonts w:ascii="Consolas" w:hAnsi="Consolas" w:cs="Consolas"/>
                <w:color w:val="000000"/>
                <w:sz w:val="20"/>
                <w:szCs w:val="20"/>
                <w:lang w:val="en-CA" w:eastAsia="en-CA"/>
              </w:rPr>
            </w:pPr>
            <w:hyperlink r:id="rId142" w:history="1">
              <w:r w:rsidR="001517B8" w:rsidRPr="00A65B96">
                <w:rPr>
                  <w:rStyle w:val="Lienhypertexte"/>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5E0F6A"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5E0F6A"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5E0F6A"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5E0F6A" w:rsidP="00A65B96">
            <w:pPr>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5E0F6A" w:rsidP="00A65B96">
            <w:pPr>
              <w:spacing w:after="0"/>
              <w:rPr>
                <w:rFonts w:ascii="Consolas" w:hAnsi="Consolas" w:cs="Consolas"/>
                <w:color w:val="0000FF"/>
                <w:sz w:val="20"/>
                <w:szCs w:val="20"/>
                <w:u w:val="single"/>
                <w:lang w:val="en-CA" w:eastAsia="en-CA"/>
              </w:rPr>
            </w:pPr>
            <w:hyperlink r:id="rId147"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5E0F6A" w:rsidP="00A65B96">
            <w:pPr>
              <w:spacing w:after="0"/>
              <w:rPr>
                <w:rFonts w:ascii="Consolas" w:hAnsi="Consolas" w:cs="Consolas"/>
                <w:color w:val="0000FF"/>
                <w:sz w:val="20"/>
                <w:szCs w:val="20"/>
                <w:u w:val="single"/>
                <w:lang w:val="en-CA" w:eastAsia="en-CA"/>
              </w:rPr>
            </w:pPr>
            <w:hyperlink r:id="rId148"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5E0F6A" w:rsidP="00A65B96">
            <w:pPr>
              <w:keepNext/>
              <w:spacing w:after="0"/>
              <w:rPr>
                <w:rFonts w:ascii="Consolas" w:hAnsi="Consolas" w:cs="Consolas"/>
                <w:color w:val="0000FF"/>
                <w:sz w:val="20"/>
                <w:szCs w:val="20"/>
                <w:u w:val="single"/>
                <w:lang w:val="en-CA" w:eastAsia="en-CA"/>
              </w:rPr>
            </w:pPr>
            <w:hyperlink r:id="rId149"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Lgende"/>
      </w:pPr>
      <w:bookmarkStart w:id="536" w:name="_Ref443220196"/>
      <w:r>
        <w:t xml:space="preserve">Table </w:t>
      </w:r>
      <w:r>
        <w:fldChar w:fldCharType="begin"/>
      </w:r>
      <w:r>
        <w:instrText xml:space="preserve"> SEQ Table \* ARABIC </w:instrText>
      </w:r>
      <w:r>
        <w:fldChar w:fldCharType="separate"/>
      </w:r>
      <w:r w:rsidR="007C615B">
        <w:rPr>
          <w:noProof/>
        </w:rPr>
        <w:t>8</w:t>
      </w:r>
      <w:r>
        <w:fldChar w:fldCharType="end"/>
      </w:r>
      <w:bookmarkEnd w:id="536"/>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0F3F457A" w14:textId="77777777" w:rsidR="00D41FCD" w:rsidRDefault="00D41FCD" w:rsidP="00380908"/>
    <w:p w14:paraId="62A0F49E" w14:textId="544852C7" w:rsidR="00FE640E" w:rsidRPr="004A5E5F" w:rsidRDefault="00FE640E" w:rsidP="00D41FCD">
      <w:pPr>
        <w:pStyle w:val="xml"/>
      </w:pPr>
      <w:proofErr w:type="gramStart"/>
      <w:r w:rsidRPr="004A5E5F">
        <w:t>&lt;!ENTITY</w:t>
      </w:r>
      <w:proofErr w:type="gramEnd"/>
      <w:r w:rsidRPr="004A5E5F">
        <w:t xml:space="preserve"> guid "http://www.ietf.org/rfc/rfc2616"&gt;</w:t>
      </w:r>
    </w:p>
    <w:p w14:paraId="53D5459D" w14:textId="0E49008E" w:rsidR="00FE640E" w:rsidRPr="004A5E5F" w:rsidRDefault="00FE640E" w:rsidP="00D41FCD">
      <w:pPr>
        <w:pStyle w:val="xml"/>
      </w:pPr>
      <w:proofErr w:type="gramStart"/>
      <w:r w:rsidRPr="004A5E5F">
        <w:t>&lt;!ENTITY</w:t>
      </w:r>
      <w:proofErr w:type="gramEnd"/>
      <w:r w:rsidRPr="004A5E5F">
        <w:t xml:space="preserve"> resource " </w:t>
      </w:r>
      <w:r w:rsidR="00AA18BE">
        <w:t>http://resource.geosciml.org</w:t>
      </w:r>
      <w:r w:rsidRPr="004A5E5F">
        <w:t>"&gt;</w:t>
      </w:r>
    </w:p>
    <w:p w14:paraId="37DC674F" w14:textId="77777777" w:rsidR="00FE640E" w:rsidRPr="004A5E5F" w:rsidRDefault="00FE640E" w:rsidP="00D41FCD">
      <w:pPr>
        <w:pStyle w:val="xml"/>
      </w:pPr>
      <w:proofErr w:type="gramStart"/>
      <w:r w:rsidRPr="004A5E5F">
        <w:t>&lt;!ENTITY</w:t>
      </w:r>
      <w:proofErr w:type="gramEnd"/>
      <w:r w:rsidRPr="004A5E5F">
        <w:t xml:space="preserve"> nil "http://www.opengis.net/def/nil/OGC/0/unknown"&gt;</w:t>
      </w:r>
    </w:p>
    <w:p w14:paraId="4C6BAEAB" w14:textId="1D742249" w:rsidR="00FE640E" w:rsidRPr="004A5E5F" w:rsidRDefault="00FE640E" w:rsidP="00D41FCD">
      <w:pPr>
        <w:pStyle w:val="xml"/>
      </w:pPr>
      <w:r w:rsidRPr="004A5E5F">
        <w:t>]&gt;</w:t>
      </w:r>
    </w:p>
    <w:p w14:paraId="5A18B9B3" w14:textId="77777777" w:rsidR="00FE640E" w:rsidRPr="009B3BBD" w:rsidRDefault="00FE640E" w:rsidP="009B3BBD">
      <w:pPr>
        <w:rPr>
          <w:lang w:val="en-CA"/>
        </w:rPr>
      </w:pPr>
    </w:p>
    <w:p w14:paraId="238F699D" w14:textId="2BE4B6BC" w:rsidR="009B3BBD" w:rsidRDefault="009B3BBD" w:rsidP="009B3BBD">
      <w:pPr>
        <w:pStyle w:val="Titre2"/>
        <w:rPr>
          <w:lang w:val="en-CA"/>
        </w:rPr>
      </w:pPr>
      <w:bookmarkStart w:id="537" w:name="_Toc458065798"/>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537"/>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5E0F6A"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E591A94" w:rsidR="006C4C24" w:rsidRPr="00402582" w:rsidRDefault="00CE173B"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578E74A4" w:rsidR="006C4C24" w:rsidRDefault="006C4C24" w:rsidP="00CE173B">
            <w:pPr>
              <w:spacing w:before="100" w:beforeAutospacing="1" w:after="100" w:afterAutospacing="1" w:line="230" w:lineRule="atLeast"/>
              <w:jc w:val="both"/>
              <w:rPr>
                <w:rStyle w:val="requri"/>
                <w:lang w:val="en-CA"/>
              </w:rPr>
            </w:pPr>
            <w:r w:rsidRPr="006C4C24">
              <w:rPr>
                <w:rStyle w:val="reqtext"/>
                <w:lang w:val="en-CA"/>
              </w:rPr>
              <w:t>Feature identifiers (unique name) provided in gml</w:t>
            </w:r>
            <w:proofErr w:type="gramStart"/>
            <w:r w:rsidRPr="006C4C24">
              <w:rPr>
                <w:rStyle w:val="reqtext"/>
                <w:lang w:val="en-CA"/>
              </w:rPr>
              <w:t>:identifier</w:t>
            </w:r>
            <w:proofErr w:type="gramEnd"/>
            <w:r w:rsidRPr="006C4C24">
              <w:rPr>
                <w:rStyle w:val="reqtext"/>
                <w:lang w:val="en-CA"/>
              </w:rPr>
              <w:t xml:space="preserve"> and </w:t>
            </w:r>
            <w:r w:rsidR="00A710EA">
              <w:rPr>
                <w:rStyle w:val="reqtext"/>
                <w:lang w:val="en-CA"/>
              </w:rPr>
              <w:t>@</w:t>
            </w:r>
            <w:r w:rsidRPr="006C4C24">
              <w:rPr>
                <w:rStyle w:val="reqtext"/>
                <w:lang w:val="en-CA"/>
              </w:rPr>
              <w:t xml:space="preserve">codeSpace = “http://www.ietf.org/rfc/rfc2616” </w:t>
            </w:r>
            <w:r w:rsidR="00CE173B">
              <w:rPr>
                <w:rStyle w:val="reqtext"/>
                <w:lang w:val="en-CA"/>
              </w:rPr>
              <w:t>SHOULD</w:t>
            </w:r>
            <w:r w:rsidRPr="006C4C24">
              <w:rPr>
                <w:rStyle w:val="reqtext"/>
                <w:lang w:val="en-CA"/>
              </w:rPr>
              <w:t xml:space="preserve">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3B5D9421" w:rsidR="006C4C24" w:rsidRDefault="00DA608A" w:rsidP="00CE173B">
            <w:pPr>
              <w:spacing w:before="100" w:beforeAutospacing="1" w:after="100" w:afterAutospacing="1" w:line="230" w:lineRule="atLeast"/>
              <w:jc w:val="both"/>
              <w:rPr>
                <w:rStyle w:val="requri"/>
                <w:lang w:val="en-CA"/>
              </w:rPr>
            </w:pPr>
            <w:r w:rsidRPr="00DA608A">
              <w:rPr>
                <w:rStyle w:val="reqtext"/>
                <w:lang w:val="en-CA"/>
              </w:rPr>
              <w:t>All date-time elements occurrences SHOULD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w:t>
            </w:r>
            <w:proofErr w:type="gramStart"/>
            <w:r w:rsidRPr="00433281">
              <w:rPr>
                <w:rFonts w:ascii="Calibri" w:hAnsi="Calibri"/>
                <w:sz w:val="20"/>
                <w:szCs w:val="20"/>
                <w:lang w:val="en-AU"/>
              </w:rPr>
              <w:t>|[</w:t>
            </w:r>
            <w:proofErr w:type="gramEnd"/>
            <w:r w:rsidRPr="00433281">
              <w:rPr>
                <w:rFonts w:ascii="Calibri" w:hAnsi="Calibri"/>
                <w:sz w:val="20"/>
                <w:szCs w:val="20"/>
                <w:lang w:val="en-AU"/>
              </w:rPr>
              <w:t>+-]HH:MM).</w:t>
            </w:r>
            <w:r w:rsidRPr="00433281">
              <w:rPr>
                <w:rStyle w:val="reqtext"/>
                <w:rFonts w:ascii="Calibri" w:hAnsi="Calibri"/>
                <w:sz w:val="20"/>
                <w:szCs w:val="20"/>
              </w:rPr>
              <w:t>.</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Titre3"/>
        <w:rPr>
          <w:lang w:val="en-CA"/>
        </w:rPr>
      </w:pPr>
      <w:bookmarkStart w:id="538" w:name="_Toc458065799"/>
      <w:r>
        <w:rPr>
          <w:lang w:val="en-CA"/>
        </w:rPr>
        <w:t>XML document validation</w:t>
      </w:r>
      <w:bookmarkEnd w:id="538"/>
    </w:p>
    <w:p w14:paraId="0167B34A" w14:textId="77777777" w:rsidR="00B95F74" w:rsidRDefault="00B95F74" w:rsidP="00380908">
      <w:pPr>
        <w:rPr>
          <w:lang w:val="en-CA"/>
        </w:rPr>
      </w:pP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0A2CAF8" w14:textId="77777777" w:rsidR="00652E95" w:rsidRDefault="00652E95" w:rsidP="00652E95">
      <w:pPr>
        <w:pStyle w:val="Titre3"/>
        <w:rPr>
          <w:lang w:val="en-CA"/>
        </w:rPr>
      </w:pPr>
      <w:bookmarkStart w:id="539" w:name="_Toc458065800"/>
      <w:r>
        <w:rPr>
          <w:lang w:val="en-CA"/>
        </w:rPr>
        <w:t>CodeList</w:t>
      </w:r>
      <w:bookmarkEnd w:id="539"/>
    </w:p>
    <w:p w14:paraId="00512E31" w14:textId="77777777" w:rsidR="00652E95" w:rsidRDefault="00652E95" w:rsidP="00652E95">
      <w:pPr>
        <w:rPr>
          <w:lang w:val="en-CA"/>
        </w:rPr>
      </w:pPr>
    </w:p>
    <w:p w14:paraId="4565B3B7" w14:textId="76B81D59" w:rsidR="00652E95" w:rsidRDefault="00BB5C2A" w:rsidP="00652E95">
      <w:pPr>
        <w:rPr>
          <w:lang w:val="en-CA"/>
        </w:rPr>
      </w:pPr>
      <w:r>
        <w:rPr>
          <w:lang w:val="en-CA"/>
        </w:rPr>
        <w:t xml:space="preserve">Open code list (see </w:t>
      </w:r>
      <w:r>
        <w:rPr>
          <w:lang w:val="en-CA"/>
        </w:rPr>
        <w:fldChar w:fldCharType="begin"/>
      </w:r>
      <w:r>
        <w:rPr>
          <w:lang w:val="en-CA"/>
        </w:rPr>
        <w:instrText xml:space="preserve"> REF _Ref457994997 \r \h </w:instrText>
      </w:r>
      <w:r>
        <w:rPr>
          <w:lang w:val="en-CA"/>
        </w:rPr>
      </w:r>
      <w:r>
        <w:rPr>
          <w:lang w:val="en-CA"/>
        </w:rPr>
        <w:fldChar w:fldCharType="separate"/>
      </w:r>
      <w:r w:rsidR="007C615B">
        <w:rPr>
          <w:lang w:val="en-CA"/>
        </w:rPr>
        <w:t>8.2.7</w:t>
      </w:r>
      <w:r>
        <w:rPr>
          <w:lang w:val="en-CA"/>
        </w:rPr>
        <w:fldChar w:fldCharType="end"/>
      </w:r>
      <w:r>
        <w:rPr>
          <w:lang w:val="en-CA"/>
        </w:rPr>
        <w:t xml:space="preserve">) </w:t>
      </w:r>
      <w:r w:rsidR="00652E95">
        <w:rPr>
          <w:lang w:val="en-CA"/>
        </w:rPr>
        <w:t xml:space="preserve">are encoded as </w:t>
      </w:r>
      <w:r w:rsidR="00652E95" w:rsidRPr="00BB5C2A">
        <w:rPr>
          <w:rStyle w:val="xmlChar"/>
        </w:rPr>
        <w:t>gml</w:t>
      </w:r>
      <w:proofErr w:type="gramStart"/>
      <w:r w:rsidR="00652E95" w:rsidRPr="00BB5C2A">
        <w:rPr>
          <w:rStyle w:val="xmlChar"/>
        </w:rPr>
        <w:t>:ReferenceType</w:t>
      </w:r>
      <w:proofErr w:type="gramEnd"/>
      <w:r w:rsidR="00652E95">
        <w:rPr>
          <w:lang w:val="en-CA"/>
        </w:rPr>
        <w:t xml:space="preserve"> which is a sequence of </w:t>
      </w:r>
      <w:r w:rsidR="00652E95" w:rsidRPr="00BB5C2A">
        <w:rPr>
          <w:rStyle w:val="xmlChar"/>
        </w:rPr>
        <w:t>gml:OwnershipAttributeGroup</w:t>
      </w:r>
      <w:r w:rsidR="00652E95">
        <w:rPr>
          <w:lang w:val="en-CA"/>
        </w:rPr>
        <w:t xml:space="preserve"> and </w:t>
      </w:r>
      <w:r w:rsidR="00652E95" w:rsidRPr="00BB5C2A">
        <w:rPr>
          <w:rStyle w:val="xmlChar"/>
        </w:rPr>
        <w:t>gml:AssociationAttributeGroup</w:t>
      </w:r>
      <w:r w:rsidR="00652E95">
        <w:rPr>
          <w:lang w:val="en-CA"/>
        </w:rPr>
        <w:t xml:space="preserve">, providing a series of xml attributes from W3C </w:t>
      </w:r>
      <w:r w:rsidR="00EB296B">
        <w:rPr>
          <w:lang w:val="en-CA"/>
        </w:rPr>
        <w:t>XLINK (</w:t>
      </w:r>
      <w:hyperlink r:id="rId150" w:history="1">
        <w:r w:rsidR="00652E95" w:rsidRPr="006716F1">
          <w:rPr>
            <w:rStyle w:val="Lienhypertexte"/>
            <w:lang w:val="en-CA"/>
          </w:rPr>
          <w:t>http://www.w3.org/TR/xlink11/</w:t>
        </w:r>
      </w:hyperlink>
      <w:r w:rsidR="00EB296B">
        <w:rPr>
          <w:lang w:val="en-CA"/>
        </w:rPr>
        <w:t xml:space="preserve">). </w:t>
      </w:r>
      <w:r w:rsidR="00A00FE7">
        <w:rPr>
          <w:lang w:val="en-CA"/>
        </w:rPr>
        <w:t xml:space="preserve"> </w:t>
      </w:r>
      <w:r w:rsidR="00652E95">
        <w:rPr>
          <w:lang w:val="en-CA"/>
        </w:rPr>
        <w:t>A vocabulary</w:t>
      </w:r>
      <w:r w:rsidR="00B95F74">
        <w:rPr>
          <w:lang w:val="en-CA"/>
        </w:rPr>
        <w:t xml:space="preserve"> term</w:t>
      </w:r>
      <w:r w:rsidR="00D70F03">
        <w:rPr>
          <w:lang w:val="en-CA"/>
        </w:rPr>
        <w:t xml:space="preserve"> reference has</w:t>
      </w:r>
      <w:r w:rsidR="00652E95">
        <w:rPr>
          <w:lang w:val="en-CA"/>
        </w:rPr>
        <w:t xml:space="preserve"> </w:t>
      </w:r>
      <w:r>
        <w:rPr>
          <w:lang w:val="en-CA"/>
        </w:rPr>
        <w:t xml:space="preserve">mandatory </w:t>
      </w:r>
      <w:r w:rsidR="00652E95" w:rsidRPr="00BB5C2A">
        <w:rPr>
          <w:rStyle w:val="xmlChar"/>
        </w:rPr>
        <w:t>xlink</w:t>
      </w:r>
      <w:proofErr w:type="gramStart"/>
      <w:r w:rsidR="00652E95" w:rsidRPr="00BB5C2A">
        <w:rPr>
          <w:rStyle w:val="xmlChar"/>
        </w:rPr>
        <w:t>:href</w:t>
      </w:r>
      <w:proofErr w:type="gramEnd"/>
      <w:r w:rsidR="00652E95">
        <w:rPr>
          <w:lang w:val="en-CA"/>
        </w:rPr>
        <w:t xml:space="preserve"> and </w:t>
      </w:r>
      <w:r w:rsidR="00652E95" w:rsidRPr="00BB5C2A">
        <w:rPr>
          <w:rStyle w:val="xmlChar"/>
        </w:rPr>
        <w:t>xlink:title</w:t>
      </w:r>
      <w:r w:rsidR="00652E95">
        <w:rPr>
          <w:lang w:val="en-CA"/>
        </w:rPr>
        <w:t xml:space="preserve"> attributes.</w:t>
      </w:r>
    </w:p>
    <w:p w14:paraId="18E14965" w14:textId="77777777" w:rsidR="00031805" w:rsidRDefault="00031805" w:rsidP="00652E95">
      <w:pPr>
        <w:rPr>
          <w:rFonts w:ascii="Courier New" w:hAnsi="Courier New" w:cs="Courier New"/>
          <w:color w:val="0000FF"/>
          <w:sz w:val="20"/>
          <w:szCs w:val="20"/>
          <w:lang w:val="en-CA" w:eastAsia="ja-JP"/>
        </w:rPr>
      </w:pPr>
      <w:r>
        <w:rPr>
          <w:rFonts w:ascii="Courier New" w:hAnsi="Courier New" w:cs="Courier New"/>
          <w:color w:val="0000FF"/>
          <w:sz w:val="20"/>
          <w:szCs w:val="20"/>
          <w:highlight w:val="white"/>
          <w:lang w:val="en-CA" w:eastAsia="ja-JP"/>
        </w:rPr>
        <w:t>&lt;gsmlb</w:t>
      </w:r>
      <w:proofErr w:type="gramStart"/>
      <w:r>
        <w:rPr>
          <w:rFonts w:ascii="Courier New" w:hAnsi="Courier New" w:cs="Courier New"/>
          <w:color w:val="0000FF"/>
          <w:sz w:val="20"/>
          <w:szCs w:val="20"/>
          <w:highlight w:val="white"/>
          <w:lang w:val="en-CA" w:eastAsia="ja-JP"/>
        </w:rPr>
        <w:t>:lithology</w:t>
      </w:r>
      <w:proofErr w:type="gramEnd"/>
      <w:r>
        <w:rPr>
          <w:rFonts w:ascii="Courier New" w:hAnsi="Courier New" w:cs="Courier New"/>
          <w:color w:val="000000"/>
          <w:sz w:val="20"/>
          <w:szCs w:val="20"/>
          <w:highlight w:val="white"/>
          <w:lang w:val="en-CA" w:eastAsia="ja-JP"/>
        </w:rPr>
        <w:t xml:space="preserve"> </w:t>
      </w:r>
      <w:r>
        <w:rPr>
          <w:rFonts w:ascii="Courier New" w:hAnsi="Courier New" w:cs="Courier New"/>
          <w:color w:val="FF0000"/>
          <w:sz w:val="20"/>
          <w:szCs w:val="20"/>
          <w:highlight w:val="white"/>
          <w:lang w:val="en-CA" w:eastAsia="ja-JP"/>
        </w:rPr>
        <w:t>xlink:href</w:t>
      </w:r>
      <w:r>
        <w:rPr>
          <w:rFonts w:ascii="Courier New" w:hAnsi="Courier New" w:cs="Courier New"/>
          <w:color w:val="000000"/>
          <w:sz w:val="20"/>
          <w:szCs w:val="20"/>
          <w:highlight w:val="white"/>
          <w:lang w:val="en-CA" w:eastAsia="ja-JP"/>
        </w:rPr>
        <w:t>=</w:t>
      </w:r>
      <w:r>
        <w:rPr>
          <w:rFonts w:ascii="Courier New" w:hAnsi="Courier New" w:cs="Courier New"/>
          <w:b/>
          <w:bCs/>
          <w:color w:val="8000FF"/>
          <w:sz w:val="20"/>
          <w:szCs w:val="20"/>
          <w:highlight w:val="white"/>
          <w:lang w:val="en-CA" w:eastAsia="ja-JP"/>
        </w:rPr>
        <w:t>"http://resource.geosciml.org/classifier/cgi/lithology/granite"</w:t>
      </w:r>
      <w:r>
        <w:rPr>
          <w:rFonts w:ascii="Courier New" w:hAnsi="Courier New" w:cs="Courier New"/>
          <w:color w:val="000000"/>
          <w:sz w:val="20"/>
          <w:szCs w:val="20"/>
          <w:highlight w:val="white"/>
          <w:lang w:val="en-CA" w:eastAsia="ja-JP"/>
        </w:rPr>
        <w:t xml:space="preserve"> </w:t>
      </w:r>
      <w:r>
        <w:rPr>
          <w:rFonts w:ascii="Courier New" w:hAnsi="Courier New" w:cs="Courier New"/>
          <w:color w:val="FF0000"/>
          <w:sz w:val="20"/>
          <w:szCs w:val="20"/>
          <w:highlight w:val="white"/>
          <w:lang w:val="en-CA" w:eastAsia="ja-JP"/>
        </w:rPr>
        <w:t>xlink:title</w:t>
      </w:r>
      <w:r>
        <w:rPr>
          <w:rFonts w:ascii="Courier New" w:hAnsi="Courier New" w:cs="Courier New"/>
          <w:color w:val="000000"/>
          <w:sz w:val="20"/>
          <w:szCs w:val="20"/>
          <w:highlight w:val="white"/>
          <w:lang w:val="en-CA" w:eastAsia="ja-JP"/>
        </w:rPr>
        <w:t>=</w:t>
      </w:r>
      <w:r>
        <w:rPr>
          <w:rFonts w:ascii="Courier New" w:hAnsi="Courier New" w:cs="Courier New"/>
          <w:b/>
          <w:bCs/>
          <w:color w:val="8000FF"/>
          <w:sz w:val="20"/>
          <w:szCs w:val="20"/>
          <w:highlight w:val="white"/>
          <w:lang w:val="en-CA" w:eastAsia="ja-JP"/>
        </w:rPr>
        <w:t>"granite"</w:t>
      </w:r>
      <w:r>
        <w:rPr>
          <w:rFonts w:ascii="Courier New" w:hAnsi="Courier New" w:cs="Courier New"/>
          <w:color w:val="0000FF"/>
          <w:sz w:val="20"/>
          <w:szCs w:val="20"/>
          <w:highlight w:val="white"/>
          <w:lang w:val="en-CA" w:eastAsia="ja-JP"/>
        </w:rPr>
        <w:t>/&gt;</w:t>
      </w:r>
    </w:p>
    <w:p w14:paraId="13540271" w14:textId="15C95EC4" w:rsidR="00652E95" w:rsidRDefault="00652E95" w:rsidP="00652E95">
      <w:pPr>
        <w:rPr>
          <w:lang w:val="en-CA"/>
        </w:rPr>
      </w:pPr>
      <w:r>
        <w:rPr>
          <w:lang w:val="en-CA"/>
        </w:rPr>
        <w:t xml:space="preserve">The </w:t>
      </w:r>
      <w:r w:rsidRPr="00BB5C2A">
        <w:rPr>
          <w:rStyle w:val="xmlChar"/>
        </w:rPr>
        <w:t>xlink</w:t>
      </w:r>
      <w:proofErr w:type="gramStart"/>
      <w:r w:rsidRPr="00BB5C2A">
        <w:rPr>
          <w:rStyle w:val="xmlChar"/>
        </w:rPr>
        <w:t>:href</w:t>
      </w:r>
      <w:proofErr w:type="gramEnd"/>
      <w:r>
        <w:rPr>
          <w:lang w:val="en-CA"/>
        </w:rPr>
        <w:t xml:space="preserve">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w:t>
      </w:r>
      <w:r w:rsidR="00031805">
        <w:rPr>
          <w:lang w:val="en-CA"/>
        </w:rPr>
        <w:t xml:space="preserve"> is</w:t>
      </w:r>
      <w:r>
        <w:rPr>
          <w:lang w:val="en-CA"/>
        </w:rPr>
        <w:t xml:space="preserve">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26E491EB" w:rsidR="00160943" w:rsidRPr="00D12552" w:rsidRDefault="00160943" w:rsidP="00031805">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w:t>
            </w:r>
            <w:r w:rsidR="00031805">
              <w:rPr>
                <w:rStyle w:val="reqtext"/>
                <w:lang w:val="en-CA"/>
              </w:rPr>
              <w:t>URI</w:t>
            </w:r>
            <w:r w:rsidRPr="00106124">
              <w:rPr>
                <w:rStyle w:val="reqtext"/>
                <w:lang w:val="en-CA"/>
              </w:rPr>
              <w:t xml:space="preserve"> in xlink</w:t>
            </w:r>
            <w:proofErr w:type="gramStart"/>
            <w:r w:rsidRPr="00106124">
              <w:rPr>
                <w:rStyle w:val="reqtext"/>
                <w:lang w:val="en-CA"/>
              </w:rPr>
              <w:t>:href</w:t>
            </w:r>
            <w:proofErr w:type="gramEnd"/>
            <w:r w:rsidRPr="00106124">
              <w:rPr>
                <w:rStyle w:val="reqtext"/>
                <w:lang w:val="en-CA"/>
              </w:rPr>
              <w:t xml:space="preserve">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11A1A0CE" w14:textId="77777777" w:rsidR="00652E95" w:rsidRDefault="00652E95" w:rsidP="00AD7649">
      <w:pPr>
        <w:rPr>
          <w:lang w:val="en-CA"/>
        </w:rPr>
      </w:pPr>
    </w:p>
    <w:p w14:paraId="6594FBA4" w14:textId="22FFAEE2" w:rsidR="00E966AA" w:rsidRDefault="008C6C76" w:rsidP="00385662">
      <w:pPr>
        <w:pStyle w:val="Titre3"/>
        <w:rPr>
          <w:lang w:val="en-CA"/>
        </w:rPr>
      </w:pPr>
      <w:bookmarkStart w:id="540" w:name="_Toc448329473"/>
      <w:bookmarkStart w:id="541" w:name="_Toc448329621"/>
      <w:bookmarkStart w:id="542" w:name="_Toc448330007"/>
      <w:bookmarkStart w:id="543" w:name="_Toc448329474"/>
      <w:bookmarkStart w:id="544" w:name="_Toc448329622"/>
      <w:bookmarkStart w:id="545" w:name="_Toc448330008"/>
      <w:bookmarkStart w:id="546" w:name="_Toc448329475"/>
      <w:bookmarkStart w:id="547" w:name="_Toc448329623"/>
      <w:bookmarkStart w:id="548" w:name="_Toc448330009"/>
      <w:bookmarkStart w:id="549" w:name="_Toc458065801"/>
      <w:bookmarkEnd w:id="540"/>
      <w:bookmarkEnd w:id="541"/>
      <w:bookmarkEnd w:id="542"/>
      <w:bookmarkEnd w:id="543"/>
      <w:bookmarkEnd w:id="544"/>
      <w:bookmarkEnd w:id="545"/>
      <w:bookmarkEnd w:id="546"/>
      <w:bookmarkEnd w:id="547"/>
      <w:bookmarkEnd w:id="548"/>
      <w:r>
        <w:rPr>
          <w:lang w:val="en-CA"/>
        </w:rPr>
        <w:t>Identifiers</w:t>
      </w:r>
      <w:bookmarkEnd w:id="549"/>
    </w:p>
    <w:p w14:paraId="109B7FCE" w14:textId="77777777" w:rsidR="00A710EA" w:rsidRDefault="00A710EA" w:rsidP="00AD7649">
      <w:pPr>
        <w:rPr>
          <w:lang w:val="en-CA"/>
        </w:rPr>
      </w:pPr>
    </w:p>
    <w:p w14:paraId="4DD0F239" w14:textId="52743194" w:rsidR="00370329" w:rsidRDefault="00D01493" w:rsidP="00AD7649">
      <w:pPr>
        <w:rPr>
          <w:lang w:val="en-CA"/>
        </w:rPr>
      </w:pPr>
      <w:r>
        <w:rPr>
          <w:lang w:val="en-CA"/>
        </w:rPr>
        <w:t xml:space="preserve">The GeoSciML community has developed a best practice of using </w:t>
      </w:r>
      <w:hyperlink r:id="rId151" w:history="1">
        <w:r w:rsidRPr="003742F8">
          <w:rPr>
            <w:rStyle w:val="Lienhypertexte"/>
            <w:rFonts w:ascii="Arial" w:hAnsi="Arial" w:cs="Arial"/>
            <w:sz w:val="18"/>
          </w:rPr>
          <w:t>http://www.ietf.org/rfc/rfc2616</w:t>
        </w:r>
      </w:hyperlink>
      <w:r>
        <w:rPr>
          <w:lang w:val="en-CA"/>
        </w:rPr>
        <w:t xml:space="preserve"> as a codespace for string with authority to designate string that are resolvable HTTP URI.</w:t>
      </w:r>
    </w:p>
    <w:p w14:paraId="35FFE370" w14:textId="1BCAE6DC" w:rsidR="00DB594D" w:rsidRDefault="00031805" w:rsidP="00AD7649">
      <w:pPr>
        <w:rPr>
          <w:lang w:val="en-CA"/>
        </w:rPr>
      </w:pPr>
      <w:proofErr w:type="gramStart"/>
      <w:r w:rsidRPr="00D41FCD">
        <w:rPr>
          <w:rStyle w:val="xmlChar"/>
        </w:rPr>
        <w:t>g</w:t>
      </w:r>
      <w:r w:rsidR="00DB594D" w:rsidRPr="00D41FCD">
        <w:rPr>
          <w:rStyle w:val="xmlChar"/>
        </w:rPr>
        <w:t>ml:</w:t>
      </w:r>
      <w:proofErr w:type="gramEnd"/>
      <w:r w:rsidR="00DB594D" w:rsidRPr="00D41FCD">
        <w:rPr>
          <w:rStyle w:val="xmlChar"/>
        </w:rPr>
        <w:t>identifier</w:t>
      </w:r>
      <w:r w:rsidR="00DB594D">
        <w:rPr>
          <w:lang w:val="en-CA"/>
        </w:rPr>
        <w:t xml:space="preserve">’s </w:t>
      </w:r>
      <w:r>
        <w:rPr>
          <w:lang w:val="en-CA"/>
        </w:rPr>
        <w:t>flagged</w:t>
      </w:r>
      <w:r w:rsidR="00DB594D">
        <w:rPr>
          <w:lang w:val="en-CA"/>
        </w:rPr>
        <w:t xml:space="preserve"> with the specific codeSpace “</w:t>
      </w:r>
      <w:r w:rsidR="00DB594D" w:rsidRPr="00D41FCD">
        <w:rPr>
          <w:rStyle w:val="xmlChar"/>
        </w:rPr>
        <w:t>http://www.ietf.org/rfc/rfc2616</w:t>
      </w:r>
      <w:r w:rsidR="00DB594D">
        <w:rPr>
          <w:lang w:val="en-CA"/>
        </w:rPr>
        <w:t xml:space="preserve">” </w:t>
      </w:r>
      <w:r w:rsidR="00D01493">
        <w:rPr>
          <w:lang w:val="en-CA"/>
        </w:rPr>
        <w:t xml:space="preserve">should </w:t>
      </w:r>
      <w:r w:rsidR="00DB594D">
        <w:rPr>
          <w:lang w:val="en-CA"/>
        </w:rPr>
        <w:t>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20C915DE" w:rsidR="008C6C76" w:rsidRPr="00D12552" w:rsidRDefault="008C6C76" w:rsidP="00D01493">
            <w:pPr>
              <w:pStyle w:val="Tabletext10"/>
              <w:jc w:val="left"/>
              <w:rPr>
                <w:rStyle w:val="reqtext"/>
                <w:lang w:val="en-CA"/>
              </w:rPr>
            </w:pPr>
            <w:r>
              <w:rPr>
                <w:rStyle w:val="reqtext"/>
                <w:lang w:val="en-CA"/>
              </w:rPr>
              <w:t xml:space="preserve">Feature identifiers (unique name) provided in </w:t>
            </w:r>
            <w:r w:rsidRPr="00A710EA">
              <w:rPr>
                <w:rStyle w:val="xmlChar"/>
              </w:rPr>
              <w:t>gml</w:t>
            </w:r>
            <w:proofErr w:type="gramStart"/>
            <w:r w:rsidRPr="00A710EA">
              <w:rPr>
                <w:rStyle w:val="xmlChar"/>
              </w:rPr>
              <w:t>:identifier</w:t>
            </w:r>
            <w:proofErr w:type="gramEnd"/>
            <w:r w:rsidRPr="00A710EA">
              <w:rPr>
                <w:rStyle w:val="xmlChar"/>
              </w:rPr>
              <w:t xml:space="preserve"> </w:t>
            </w:r>
            <w:r w:rsidR="00DB594D">
              <w:rPr>
                <w:rStyle w:val="reqtext"/>
                <w:lang w:val="en-CA"/>
              </w:rPr>
              <w:t xml:space="preserve">and </w:t>
            </w:r>
            <w:r w:rsidR="00A710EA" w:rsidRPr="00A710EA">
              <w:rPr>
                <w:rStyle w:val="xmlChar"/>
              </w:rPr>
              <w:t>@</w:t>
            </w:r>
            <w:r w:rsidR="00DB594D" w:rsidRPr="00A710EA">
              <w:rPr>
                <w:rStyle w:val="xmlChar"/>
              </w:rPr>
              <w:t>codeSpace</w:t>
            </w:r>
            <w:r w:rsidR="00DB594D">
              <w:rPr>
                <w:rStyle w:val="reqtext"/>
                <w:lang w:val="en-CA"/>
              </w:rPr>
              <w:t xml:space="preserve"> = “</w:t>
            </w:r>
            <w:r w:rsidR="00DB594D" w:rsidRPr="00A710EA">
              <w:rPr>
                <w:rStyle w:val="xmlChar"/>
                <w:color w:val="1F497D" w:themeColor="text2"/>
              </w:rPr>
              <w:t>http://www.ietf.org/rfc/rfc2616</w:t>
            </w:r>
            <w:r w:rsidR="00DB594D">
              <w:rPr>
                <w:rStyle w:val="reqtext"/>
                <w:lang w:val="en-CA"/>
              </w:rPr>
              <w:t xml:space="preserve">” </w:t>
            </w:r>
            <w:r w:rsidR="00D01493">
              <w:rPr>
                <w:rStyle w:val="reqtext"/>
                <w:lang w:val="en-CA"/>
              </w:rPr>
              <w:t xml:space="preserve">SHOULD </w:t>
            </w:r>
            <w:r>
              <w:rPr>
                <w:rStyle w:val="reqtext"/>
                <w:lang w:val="en-CA"/>
              </w:rPr>
              <w:t>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p>
        </w:tc>
      </w:tr>
    </w:tbl>
    <w:p w14:paraId="63A966FD" w14:textId="77777777" w:rsidR="008C6C76" w:rsidRPr="008C6C76" w:rsidRDefault="008C6C76" w:rsidP="00AD7649"/>
    <w:p w14:paraId="25EC30C5" w14:textId="66687F90" w:rsidR="00031805" w:rsidRPr="00031805" w:rsidRDefault="00031805" w:rsidP="00AD7649">
      <w:pPr>
        <w:rPr>
          <w:rFonts w:ascii="Courier New" w:hAnsi="Courier New" w:cs="Courier New"/>
          <w:color w:val="0000FF"/>
          <w:sz w:val="20"/>
          <w:szCs w:val="20"/>
          <w:lang w:val="fr-CA" w:eastAsia="ja-JP"/>
        </w:rPr>
      </w:pPr>
      <w:r w:rsidRPr="00031805">
        <w:rPr>
          <w:rFonts w:ascii="Courier New" w:hAnsi="Courier New" w:cs="Courier New"/>
          <w:color w:val="0000FF"/>
          <w:sz w:val="20"/>
          <w:szCs w:val="20"/>
          <w:highlight w:val="white"/>
          <w:lang w:val="fr-CA" w:eastAsia="ja-JP"/>
        </w:rPr>
        <w:t>&lt;</w:t>
      </w:r>
      <w:proofErr w:type="gramStart"/>
      <w:r w:rsidRPr="00031805">
        <w:rPr>
          <w:rFonts w:ascii="Courier New" w:hAnsi="Courier New" w:cs="Courier New"/>
          <w:color w:val="0000FF"/>
          <w:sz w:val="20"/>
          <w:szCs w:val="20"/>
          <w:highlight w:val="white"/>
          <w:lang w:val="fr-CA" w:eastAsia="ja-JP"/>
        </w:rPr>
        <w:t>gml:</w:t>
      </w:r>
      <w:proofErr w:type="gramEnd"/>
      <w:r w:rsidRPr="00031805">
        <w:rPr>
          <w:rFonts w:ascii="Courier New" w:hAnsi="Courier New" w:cs="Courier New"/>
          <w:color w:val="0000FF"/>
          <w:sz w:val="20"/>
          <w:szCs w:val="20"/>
          <w:highlight w:val="white"/>
          <w:lang w:val="fr-CA" w:eastAsia="ja-JP"/>
        </w:rPr>
        <w:t>identifier</w:t>
      </w:r>
      <w:r w:rsidRPr="00031805">
        <w:rPr>
          <w:rFonts w:ascii="Courier New" w:hAnsi="Courier New" w:cs="Courier New"/>
          <w:color w:val="000000"/>
          <w:sz w:val="20"/>
          <w:szCs w:val="20"/>
          <w:highlight w:val="white"/>
          <w:lang w:val="fr-CA" w:eastAsia="ja-JP"/>
        </w:rPr>
        <w:t xml:space="preserve"> </w:t>
      </w:r>
      <w:r w:rsidRPr="00031805">
        <w:rPr>
          <w:rFonts w:ascii="Courier New" w:hAnsi="Courier New" w:cs="Courier New"/>
          <w:color w:val="FF0000"/>
          <w:sz w:val="20"/>
          <w:szCs w:val="20"/>
          <w:highlight w:val="white"/>
          <w:lang w:val="fr-CA" w:eastAsia="ja-JP"/>
        </w:rPr>
        <w:t>codeSpace</w:t>
      </w:r>
      <w:r w:rsidRPr="00031805">
        <w:rPr>
          <w:rFonts w:ascii="Courier New" w:hAnsi="Courier New" w:cs="Courier New"/>
          <w:color w:val="000000"/>
          <w:sz w:val="20"/>
          <w:szCs w:val="20"/>
          <w:highlight w:val="white"/>
          <w:lang w:val="fr-CA" w:eastAsia="ja-JP"/>
        </w:rPr>
        <w:t>=</w:t>
      </w:r>
      <w:r w:rsidRPr="00031805">
        <w:rPr>
          <w:rFonts w:ascii="Courier New" w:hAnsi="Courier New" w:cs="Courier New"/>
          <w:b/>
          <w:bCs/>
          <w:color w:val="8000FF"/>
          <w:sz w:val="20"/>
          <w:szCs w:val="20"/>
          <w:highlight w:val="white"/>
          <w:lang w:val="fr-CA" w:eastAsia="ja-JP"/>
        </w:rPr>
        <w:t xml:space="preserve">"  </w:t>
      </w:r>
      <w:hyperlink r:id="rId152" w:history="1">
        <w:r w:rsidRPr="00031805">
          <w:rPr>
            <w:rStyle w:val="Lienhypertexte"/>
            <w:rFonts w:ascii="Courier New" w:hAnsi="Courier New" w:cs="Courier New"/>
            <w:b/>
            <w:bCs/>
            <w:sz w:val="20"/>
            <w:szCs w:val="20"/>
            <w:highlight w:val="white"/>
            <w:lang w:val="fr-CA" w:eastAsia="ja-JP"/>
          </w:rPr>
          <w:t>http://www.ietf.org/rfc/rfc2616/"</w:t>
        </w:r>
        <w:r w:rsidRPr="00031805">
          <w:rPr>
            <w:rStyle w:val="Lienhypertexte"/>
            <w:rFonts w:ascii="Courier New" w:hAnsi="Courier New" w:cs="Courier New"/>
            <w:sz w:val="20"/>
            <w:szCs w:val="20"/>
            <w:highlight w:val="white"/>
            <w:lang w:val="fr-CA" w:eastAsia="ja-JP"/>
          </w:rPr>
          <w:t>&gt;</w:t>
        </w:r>
        <w:r w:rsidRPr="00031805">
          <w:rPr>
            <w:rStyle w:val="Lienhypertexte"/>
            <w:rFonts w:ascii="Courier New" w:hAnsi="Courier New" w:cs="Courier New"/>
            <w:b/>
            <w:bCs/>
            <w:sz w:val="20"/>
            <w:szCs w:val="20"/>
            <w:highlight w:val="white"/>
            <w:lang w:val="fr-CA" w:eastAsia="ja-JP"/>
          </w:rPr>
          <w:t>http://data.geoscience.gov.xx/feature/asc/geologicunit/stratno/25947</w:t>
        </w:r>
        <w:r w:rsidRPr="00031805">
          <w:rPr>
            <w:rStyle w:val="Lienhypertexte"/>
            <w:rFonts w:ascii="Courier New" w:hAnsi="Courier New" w:cs="Courier New"/>
            <w:sz w:val="20"/>
            <w:szCs w:val="20"/>
            <w:highlight w:val="white"/>
            <w:lang w:val="fr-CA" w:eastAsia="ja-JP"/>
          </w:rPr>
          <w:t>&lt;/gml:identifier</w:t>
        </w:r>
      </w:hyperlink>
      <w:r w:rsidRPr="00031805">
        <w:rPr>
          <w:rFonts w:ascii="Courier New" w:hAnsi="Courier New" w:cs="Courier New"/>
          <w:color w:val="0000FF"/>
          <w:sz w:val="20"/>
          <w:szCs w:val="20"/>
          <w:highlight w:val="white"/>
          <w:lang w:val="fr-CA" w:eastAsia="ja-JP"/>
        </w:rPr>
        <w:t>&gt;</w:t>
      </w:r>
    </w:p>
    <w:p w14:paraId="41D81F7C" w14:textId="7117C0DE" w:rsidR="00DB594D" w:rsidRPr="00B464F3" w:rsidRDefault="00DB594D" w:rsidP="00AD7649">
      <w:pPr>
        <w:rPr>
          <w:lang w:val="en-CA"/>
        </w:rPr>
      </w:pPr>
      <w:r w:rsidRPr="00B464F3">
        <w:rPr>
          <w:lang w:val="en-CA"/>
        </w:rPr>
        <w:lastRenderedPageBreak/>
        <w:t xml:space="preserve">Resolving </w:t>
      </w:r>
      <w:hyperlink r:id="rId153" w:history="1">
        <w:r w:rsidRPr="00B464F3">
          <w:rPr>
            <w:rStyle w:val="Lienhypertexte"/>
            <w:lang w:val="en-CA"/>
          </w:rPr>
          <w:t>http://data.geoscience.gov.xx/feature/asc/geologicunit/stratno/25947</w:t>
        </w:r>
      </w:hyperlink>
      <w:r w:rsidRPr="00B464F3">
        <w:rPr>
          <w:lang w:val="en-CA"/>
        </w:rPr>
        <w:t xml:space="preserve">  shall return </w:t>
      </w:r>
    </w:p>
    <w:p w14:paraId="5141ABDD" w14:textId="77777777" w:rsidR="00031805" w:rsidRDefault="00031805" w:rsidP="00031805">
      <w:pPr>
        <w:autoSpaceDE w:val="0"/>
        <w:autoSpaceDN w:val="0"/>
        <w:adjustRightInd w:val="0"/>
        <w:spacing w:after="0"/>
        <w:rPr>
          <w:rFonts w:ascii="Courier New" w:hAnsi="Courier New" w:cs="Courier New"/>
          <w:b/>
          <w:bCs/>
          <w:color w:val="000000"/>
          <w:sz w:val="20"/>
          <w:szCs w:val="20"/>
          <w:highlight w:val="white"/>
          <w:lang w:val="en-CA" w:eastAsia="ja-JP"/>
        </w:rPr>
      </w:pPr>
      <w:r>
        <w:rPr>
          <w:rFonts w:ascii="Courier New" w:hAnsi="Courier New" w:cs="Courier New"/>
          <w:color w:val="0000FF"/>
          <w:sz w:val="20"/>
          <w:szCs w:val="20"/>
          <w:highlight w:val="white"/>
          <w:lang w:val="en-CA" w:eastAsia="ja-JP"/>
        </w:rPr>
        <w:t>&lt;gsmlb</w:t>
      </w:r>
      <w:proofErr w:type="gramStart"/>
      <w:r>
        <w:rPr>
          <w:rFonts w:ascii="Courier New" w:hAnsi="Courier New" w:cs="Courier New"/>
          <w:color w:val="0000FF"/>
          <w:sz w:val="20"/>
          <w:szCs w:val="20"/>
          <w:highlight w:val="white"/>
          <w:lang w:val="en-CA" w:eastAsia="ja-JP"/>
        </w:rPr>
        <w:t>:GeologicUnit</w:t>
      </w:r>
      <w:proofErr w:type="gramEnd"/>
      <w:r>
        <w:rPr>
          <w:rFonts w:ascii="Courier New" w:hAnsi="Courier New" w:cs="Courier New"/>
          <w:color w:val="000000"/>
          <w:sz w:val="20"/>
          <w:szCs w:val="20"/>
          <w:highlight w:val="white"/>
          <w:lang w:val="en-CA" w:eastAsia="ja-JP"/>
        </w:rPr>
        <w:t xml:space="preserve"> </w:t>
      </w:r>
      <w:r>
        <w:rPr>
          <w:rFonts w:ascii="Courier New" w:hAnsi="Courier New" w:cs="Courier New"/>
          <w:color w:val="FF0000"/>
          <w:sz w:val="20"/>
          <w:szCs w:val="20"/>
          <w:highlight w:val="white"/>
          <w:lang w:val="en-CA" w:eastAsia="ja-JP"/>
        </w:rPr>
        <w:t>gml:id</w:t>
      </w:r>
      <w:r>
        <w:rPr>
          <w:rFonts w:ascii="Courier New" w:hAnsi="Courier New" w:cs="Courier New"/>
          <w:color w:val="000000"/>
          <w:sz w:val="20"/>
          <w:szCs w:val="20"/>
          <w:highlight w:val="white"/>
          <w:lang w:val="en-CA" w:eastAsia="ja-JP"/>
        </w:rPr>
        <w:t>=</w:t>
      </w:r>
      <w:r>
        <w:rPr>
          <w:rFonts w:ascii="Courier New" w:hAnsi="Courier New" w:cs="Courier New"/>
          <w:b/>
          <w:bCs/>
          <w:color w:val="8000FF"/>
          <w:sz w:val="20"/>
          <w:szCs w:val="20"/>
          <w:highlight w:val="white"/>
          <w:lang w:val="en-CA" w:eastAsia="ja-JP"/>
        </w:rPr>
        <w:t>"G1"</w:t>
      </w:r>
      <w:r>
        <w:rPr>
          <w:rFonts w:ascii="Courier New" w:hAnsi="Courier New" w:cs="Courier New"/>
          <w:color w:val="0000FF"/>
          <w:sz w:val="20"/>
          <w:szCs w:val="20"/>
          <w:highlight w:val="white"/>
          <w:lang w:val="en-CA" w:eastAsia="ja-JP"/>
        </w:rPr>
        <w:t>&gt;</w:t>
      </w:r>
    </w:p>
    <w:p w14:paraId="5F6B0DFB" w14:textId="77777777" w:rsidR="00031805" w:rsidRPr="00031805" w:rsidRDefault="00031805" w:rsidP="00031805">
      <w:pPr>
        <w:autoSpaceDE w:val="0"/>
        <w:autoSpaceDN w:val="0"/>
        <w:adjustRightInd w:val="0"/>
        <w:spacing w:after="0"/>
        <w:rPr>
          <w:rFonts w:ascii="Courier New" w:hAnsi="Courier New" w:cs="Courier New"/>
          <w:b/>
          <w:bCs/>
          <w:color w:val="000000"/>
          <w:sz w:val="20"/>
          <w:szCs w:val="20"/>
          <w:highlight w:val="white"/>
          <w:lang w:val="fr-CA" w:eastAsia="ja-JP"/>
        </w:rPr>
      </w:pPr>
      <w:r w:rsidRPr="00031805">
        <w:rPr>
          <w:rFonts w:ascii="Courier New" w:hAnsi="Courier New" w:cs="Courier New"/>
          <w:b/>
          <w:bCs/>
          <w:color w:val="000000"/>
          <w:sz w:val="20"/>
          <w:szCs w:val="20"/>
          <w:highlight w:val="white"/>
          <w:lang w:val="fr-CA" w:eastAsia="ja-JP"/>
        </w:rPr>
        <w:t>(…)</w:t>
      </w:r>
    </w:p>
    <w:p w14:paraId="29044814" w14:textId="77777777" w:rsidR="00031805" w:rsidRPr="00031805" w:rsidRDefault="00031805" w:rsidP="00031805">
      <w:pPr>
        <w:autoSpaceDE w:val="0"/>
        <w:autoSpaceDN w:val="0"/>
        <w:adjustRightInd w:val="0"/>
        <w:spacing w:after="0"/>
        <w:rPr>
          <w:rFonts w:ascii="Courier New" w:hAnsi="Courier New" w:cs="Courier New"/>
          <w:b/>
          <w:bCs/>
          <w:color w:val="000000"/>
          <w:sz w:val="20"/>
          <w:szCs w:val="20"/>
          <w:highlight w:val="white"/>
          <w:lang w:val="fr-CA" w:eastAsia="ja-JP"/>
        </w:rPr>
      </w:pPr>
      <w:r w:rsidRPr="00031805">
        <w:rPr>
          <w:rFonts w:ascii="Courier New" w:hAnsi="Courier New" w:cs="Courier New"/>
          <w:color w:val="0000FF"/>
          <w:sz w:val="20"/>
          <w:szCs w:val="20"/>
          <w:highlight w:val="white"/>
          <w:lang w:val="fr-CA" w:eastAsia="ja-JP"/>
        </w:rPr>
        <w:t>&lt;</w:t>
      </w:r>
      <w:proofErr w:type="gramStart"/>
      <w:r w:rsidRPr="00031805">
        <w:rPr>
          <w:rFonts w:ascii="Courier New" w:hAnsi="Courier New" w:cs="Courier New"/>
          <w:color w:val="0000FF"/>
          <w:sz w:val="20"/>
          <w:szCs w:val="20"/>
          <w:highlight w:val="white"/>
          <w:lang w:val="fr-CA" w:eastAsia="ja-JP"/>
        </w:rPr>
        <w:t>gml:</w:t>
      </w:r>
      <w:proofErr w:type="gramEnd"/>
      <w:r w:rsidRPr="00031805">
        <w:rPr>
          <w:rFonts w:ascii="Courier New" w:hAnsi="Courier New" w:cs="Courier New"/>
          <w:color w:val="0000FF"/>
          <w:sz w:val="20"/>
          <w:szCs w:val="20"/>
          <w:highlight w:val="white"/>
          <w:lang w:val="fr-CA" w:eastAsia="ja-JP"/>
        </w:rPr>
        <w:t>identifier</w:t>
      </w:r>
      <w:r w:rsidRPr="00031805">
        <w:rPr>
          <w:rFonts w:ascii="Courier New" w:hAnsi="Courier New" w:cs="Courier New"/>
          <w:color w:val="000000"/>
          <w:sz w:val="20"/>
          <w:szCs w:val="20"/>
          <w:highlight w:val="white"/>
          <w:lang w:val="fr-CA" w:eastAsia="ja-JP"/>
        </w:rPr>
        <w:t xml:space="preserve"> </w:t>
      </w:r>
      <w:r w:rsidRPr="00031805">
        <w:rPr>
          <w:rFonts w:ascii="Courier New" w:hAnsi="Courier New" w:cs="Courier New"/>
          <w:color w:val="FF0000"/>
          <w:sz w:val="20"/>
          <w:szCs w:val="20"/>
          <w:highlight w:val="white"/>
          <w:lang w:val="fr-CA" w:eastAsia="ja-JP"/>
        </w:rPr>
        <w:t>codeSpace</w:t>
      </w:r>
      <w:r w:rsidRPr="00031805">
        <w:rPr>
          <w:rFonts w:ascii="Courier New" w:hAnsi="Courier New" w:cs="Courier New"/>
          <w:color w:val="000000"/>
          <w:sz w:val="20"/>
          <w:szCs w:val="20"/>
          <w:highlight w:val="white"/>
          <w:lang w:val="fr-CA" w:eastAsia="ja-JP"/>
        </w:rPr>
        <w:t>=</w:t>
      </w:r>
      <w:r w:rsidRPr="00031805">
        <w:rPr>
          <w:rFonts w:ascii="Courier New" w:hAnsi="Courier New" w:cs="Courier New"/>
          <w:b/>
          <w:bCs/>
          <w:color w:val="8000FF"/>
          <w:sz w:val="20"/>
          <w:szCs w:val="20"/>
          <w:highlight w:val="white"/>
          <w:lang w:val="fr-CA" w:eastAsia="ja-JP"/>
        </w:rPr>
        <w:t xml:space="preserve">"  </w:t>
      </w:r>
      <w:r w:rsidRPr="00031805">
        <w:rPr>
          <w:rFonts w:ascii="Courier New" w:hAnsi="Courier New" w:cs="Courier New"/>
          <w:b/>
          <w:bCs/>
          <w:color w:val="8000FF"/>
          <w:sz w:val="20"/>
          <w:szCs w:val="20"/>
          <w:highlight w:val="white"/>
          <w:u w:val="single"/>
          <w:lang w:val="fr-CA" w:eastAsia="ja-JP"/>
        </w:rPr>
        <w:t>http://www.ietf.org/rfc/rfc2616/</w:t>
      </w:r>
      <w:r w:rsidRPr="00031805">
        <w:rPr>
          <w:rFonts w:ascii="Courier New" w:hAnsi="Courier New" w:cs="Courier New"/>
          <w:b/>
          <w:bCs/>
          <w:color w:val="8000FF"/>
          <w:sz w:val="20"/>
          <w:szCs w:val="20"/>
          <w:highlight w:val="white"/>
          <w:lang w:val="fr-CA" w:eastAsia="ja-JP"/>
        </w:rPr>
        <w:t>"</w:t>
      </w:r>
      <w:r w:rsidRPr="00031805">
        <w:rPr>
          <w:rFonts w:ascii="Courier New" w:hAnsi="Courier New" w:cs="Courier New"/>
          <w:color w:val="0000FF"/>
          <w:sz w:val="20"/>
          <w:szCs w:val="20"/>
          <w:highlight w:val="white"/>
          <w:lang w:val="fr-CA" w:eastAsia="ja-JP"/>
        </w:rPr>
        <w:t>&gt;</w:t>
      </w:r>
      <w:r w:rsidRPr="00031805">
        <w:rPr>
          <w:rFonts w:ascii="Courier New" w:hAnsi="Courier New" w:cs="Courier New"/>
          <w:b/>
          <w:bCs/>
          <w:color w:val="000000"/>
          <w:sz w:val="20"/>
          <w:szCs w:val="20"/>
          <w:highlight w:val="white"/>
          <w:u w:val="single"/>
          <w:lang w:val="fr-CA" w:eastAsia="ja-JP"/>
        </w:rPr>
        <w:t>http://data.geoscience.gov.xx/feature/asc/geologicunit/stratno/25947</w:t>
      </w:r>
      <w:r w:rsidRPr="00031805">
        <w:rPr>
          <w:rFonts w:ascii="Courier New" w:hAnsi="Courier New" w:cs="Courier New"/>
          <w:color w:val="0000FF"/>
          <w:sz w:val="20"/>
          <w:szCs w:val="20"/>
          <w:highlight w:val="white"/>
          <w:lang w:val="fr-CA" w:eastAsia="ja-JP"/>
        </w:rPr>
        <w:t>&lt;/gml:identifier&gt;</w:t>
      </w:r>
    </w:p>
    <w:p w14:paraId="244DDE57" w14:textId="77777777" w:rsidR="00031805" w:rsidRDefault="00031805" w:rsidP="00031805">
      <w:pPr>
        <w:autoSpaceDE w:val="0"/>
        <w:autoSpaceDN w:val="0"/>
        <w:adjustRightInd w:val="0"/>
        <w:spacing w:after="0"/>
        <w:rPr>
          <w:rFonts w:ascii="Courier New" w:hAnsi="Courier New" w:cs="Courier New"/>
          <w:b/>
          <w:bCs/>
          <w:color w:val="000000"/>
          <w:sz w:val="20"/>
          <w:szCs w:val="20"/>
          <w:highlight w:val="white"/>
          <w:lang w:val="en-CA" w:eastAsia="ja-JP"/>
        </w:rPr>
      </w:pPr>
      <w:r>
        <w:rPr>
          <w:rFonts w:ascii="Courier New" w:hAnsi="Courier New" w:cs="Courier New"/>
          <w:b/>
          <w:bCs/>
          <w:color w:val="000000"/>
          <w:sz w:val="20"/>
          <w:szCs w:val="20"/>
          <w:highlight w:val="white"/>
          <w:lang w:val="en-CA" w:eastAsia="ja-JP"/>
        </w:rPr>
        <w:t>(…)</w:t>
      </w:r>
    </w:p>
    <w:p w14:paraId="0BD938AD" w14:textId="5A57767D" w:rsidR="00DB594D" w:rsidRDefault="00031805" w:rsidP="00031805">
      <w:pPr>
        <w:rPr>
          <w:lang w:val="fr-CA"/>
        </w:rPr>
      </w:pPr>
      <w:r>
        <w:rPr>
          <w:rFonts w:ascii="Courier New" w:hAnsi="Courier New" w:cs="Courier New"/>
          <w:color w:val="0000FF"/>
          <w:sz w:val="20"/>
          <w:szCs w:val="20"/>
          <w:highlight w:val="white"/>
          <w:lang w:val="en-CA" w:eastAsia="ja-JP"/>
        </w:rPr>
        <w:t>&lt;/gsmlb</w:t>
      </w:r>
      <w:proofErr w:type="gramStart"/>
      <w:r>
        <w:rPr>
          <w:rFonts w:ascii="Courier New" w:hAnsi="Courier New" w:cs="Courier New"/>
          <w:color w:val="0000FF"/>
          <w:sz w:val="20"/>
          <w:szCs w:val="20"/>
          <w:highlight w:val="white"/>
          <w:lang w:val="en-CA" w:eastAsia="ja-JP"/>
        </w:rPr>
        <w:t>:GeologicUnit</w:t>
      </w:r>
      <w:proofErr w:type="gramEnd"/>
      <w:r>
        <w:rPr>
          <w:rFonts w:ascii="Courier New" w:hAnsi="Courier New" w:cs="Courier New"/>
          <w:color w:val="0000FF"/>
          <w:sz w:val="20"/>
          <w:szCs w:val="20"/>
          <w:highlight w:val="white"/>
          <w:lang w:val="en-CA" w:eastAsia="ja-JP"/>
        </w:rPr>
        <w:t>&gt;</w:t>
      </w:r>
    </w:p>
    <w:p w14:paraId="1E7F0706" w14:textId="1B3CBFFA" w:rsidR="008C6C76" w:rsidRPr="008C6C76" w:rsidRDefault="00DB594D" w:rsidP="00AD7649">
      <w:pPr>
        <w:rPr>
          <w:lang w:val="fr-CA"/>
        </w:rPr>
      </w:pPr>
      <w:r>
        <w:rPr>
          <w:lang w:val="fr-CA"/>
        </w:rPr>
        <w:t> </w:t>
      </w:r>
    </w:p>
    <w:p w14:paraId="168C9B83" w14:textId="5182DB7A" w:rsidR="00370329" w:rsidRPr="008009B1" w:rsidRDefault="00370329" w:rsidP="00AD7649">
      <w:pPr>
        <w:pStyle w:val="Titre3"/>
        <w:rPr>
          <w:lang w:val="en-CA"/>
        </w:rPr>
      </w:pPr>
      <w:bookmarkStart w:id="550" w:name="_Toc458065802"/>
      <w:r>
        <w:rPr>
          <w:lang w:val="en-CA"/>
        </w:rPr>
        <w:t>Nillables or Voidables</w:t>
      </w:r>
      <w:bookmarkEnd w:id="550"/>
    </w:p>
    <w:p w14:paraId="68696CCE" w14:textId="77777777" w:rsidR="00031805" w:rsidRDefault="00031805"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proofErr w:type="gramStart"/>
      <w:r w:rsidR="00C47395">
        <w:rPr>
          <w:lang w:val="en-CA"/>
        </w:rPr>
        <w:t>.</w:t>
      </w:r>
      <w:r w:rsidR="008A6B29">
        <w:rPr>
          <w:lang w:val="en-CA"/>
        </w:rPr>
        <w:t>.</w:t>
      </w:r>
      <w:proofErr w:type="gramEnd"/>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C44904">
      <w:pPr>
        <w:numPr>
          <w:ilvl w:val="0"/>
          <w:numId w:val="23"/>
        </w:numPr>
        <w:rPr>
          <w:lang w:val="en-CA"/>
        </w:rPr>
      </w:pPr>
      <w:r>
        <w:rPr>
          <w:lang w:val="en-CA"/>
        </w:rPr>
        <w:t>Using XSD xsi:nil=”true” and nilReason</w:t>
      </w:r>
    </w:p>
    <w:p w14:paraId="453B707B" w14:textId="47A88E00" w:rsidR="00B63214" w:rsidRDefault="00B63214" w:rsidP="00C44904">
      <w:pPr>
        <w:numPr>
          <w:ilvl w:val="0"/>
          <w:numId w:val="23"/>
        </w:numPr>
        <w:rPr>
          <w:lang w:val="en-CA"/>
        </w:rPr>
      </w:pPr>
      <w:r>
        <w:rPr>
          <w:lang w:val="en-CA"/>
        </w:rPr>
        <w:t xml:space="preserve">Using a HTTP URI identifier defined by a community as representing a null value.  OGC uses </w:t>
      </w:r>
      <w:hyperlink r:id="rId154" w:history="1">
        <w:r w:rsidRPr="00031805">
          <w:rPr>
            <w:rStyle w:val="xmlChar"/>
          </w:rPr>
          <w:t>http://www.opengis.net/def/nil/OGC/0/{nilReason}</w:t>
        </w:r>
      </w:hyperlink>
      <w:r>
        <w:rPr>
          <w:lang w:val="en-CA"/>
        </w:rPr>
        <w:t xml:space="preserve"> (OGC 12-110).</w:t>
      </w:r>
    </w:p>
    <w:p w14:paraId="45B1B91C" w14:textId="77777777" w:rsidR="00B63214" w:rsidRDefault="00B63214" w:rsidP="00AD7649">
      <w:pPr>
        <w:rPr>
          <w:lang w:val="en-CA"/>
        </w:rPr>
      </w:pPr>
    </w:p>
    <w:p w14:paraId="70294484" w14:textId="3AAD22BD" w:rsidR="00761F44" w:rsidRDefault="00330E0C" w:rsidP="00330E0C">
      <w:pPr>
        <w:pStyle w:val="Titre3"/>
        <w:rPr>
          <w:lang w:val="en-CA"/>
        </w:rPr>
      </w:pPr>
      <w:bookmarkStart w:id="551" w:name="_Toc458065803"/>
      <w:r>
        <w:rPr>
          <w:lang w:val="en-CA"/>
        </w:rPr>
        <w:t>Date encoding</w:t>
      </w:r>
      <w:bookmarkEnd w:id="551"/>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w:t>
            </w:r>
            <w:proofErr w:type="gramStart"/>
            <w:r w:rsidRPr="002E01C8">
              <w:rPr>
                <w:lang w:val="en-AU"/>
              </w:rPr>
              <w:t>|[</w:t>
            </w:r>
            <w:proofErr w:type="gramEnd"/>
            <w:r w:rsidRPr="002E01C8">
              <w:rPr>
                <w:lang w:val="en-AU"/>
              </w:rPr>
              <w:t>+-]HH:MM)</w:t>
            </w:r>
            <w:r w:rsidR="00B8253A">
              <w:rPr>
                <w:lang w:val="en-AU"/>
              </w:rPr>
              <w:t>.</w:t>
            </w:r>
          </w:p>
        </w:tc>
      </w:tr>
    </w:tbl>
    <w:p w14:paraId="1DE906F2" w14:textId="77777777" w:rsidR="00330E0C" w:rsidRDefault="00330E0C" w:rsidP="00330E0C"/>
    <w:p w14:paraId="0FBC40F7" w14:textId="77777777" w:rsidR="00330E0C" w:rsidRDefault="00330E0C" w:rsidP="00330E0C">
      <w:r>
        <w:lastRenderedPageBreak/>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091A40ED" w14:textId="62A5ED73" w:rsidR="009B3BBD" w:rsidRDefault="009B3BBD" w:rsidP="009B3BBD">
      <w:pPr>
        <w:pStyle w:val="Titre2"/>
        <w:rPr>
          <w:lang w:val="en-CA"/>
        </w:rPr>
      </w:pPr>
      <w:bookmarkStart w:id="552" w:name="_Ref446664275"/>
      <w:bookmarkStart w:id="553" w:name="_Toc458065804"/>
      <w:r w:rsidRPr="00D12552">
        <w:rPr>
          <w:lang w:val="en-CA"/>
        </w:rPr>
        <w:t xml:space="preserve">GeoSciML </w:t>
      </w:r>
      <w:r>
        <w:rPr>
          <w:lang w:val="en-CA"/>
        </w:rPr>
        <w:t>Basic XML</w:t>
      </w:r>
      <w:r w:rsidRPr="00D12552">
        <w:rPr>
          <w:lang w:val="en-CA"/>
        </w:rPr>
        <w:t xml:space="preserve"> Requirements </w:t>
      </w:r>
      <w:bookmarkEnd w:id="552"/>
      <w:r w:rsidR="00D458B7" w:rsidRPr="00D12552">
        <w:rPr>
          <w:lang w:val="en-CA"/>
        </w:rPr>
        <w:t>Class</w:t>
      </w:r>
      <w:r w:rsidR="00D458B7">
        <w:rPr>
          <w:lang w:val="en-CA"/>
        </w:rPr>
        <w:t xml:space="preserve"> </w:t>
      </w:r>
      <w:r w:rsidR="00D458B7">
        <w:t>(</w:t>
      </w:r>
      <w:r w:rsidR="00052694">
        <w:t>Normative)</w:t>
      </w:r>
      <w:bookmarkEnd w:id="553"/>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w:t>
            </w:r>
            <w:proofErr w:type="gramStart"/>
            <w:r>
              <w:rPr>
                <w:rStyle w:val="reqtext"/>
                <w:lang w:val="en-CA"/>
              </w:rPr>
              <w:t>at</w:t>
            </w:r>
            <w:r w:rsidRPr="005372A3">
              <w:rPr>
                <w:rStyle w:val="reqtext"/>
                <w:lang w:val="en-CA"/>
              </w:rPr>
              <w:t xml:space="preserve">  http</w:t>
            </w:r>
            <w:proofErr w:type="gramEnd"/>
            <w:r w:rsidRPr="005372A3">
              <w:rPr>
                <w:rStyle w:val="reqtext"/>
                <w:lang w:val="en-CA"/>
              </w:rPr>
              <w:t>://schemas.opengis.net/gsml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hyperlink r:id="rId155" w:history="1">
        <w:r w:rsidR="00CE5B49" w:rsidRPr="00140F09">
          <w:rPr>
            <w:rStyle w:val="Lienhypertexte"/>
          </w:rPr>
          <w:t>http://schemas.opengis.net/gsml</w:t>
        </w:r>
        <w:r w:rsidR="004832DE">
          <w:rPr>
            <w:rStyle w:val="Lienhypertexte"/>
          </w:rPr>
          <w:t>/4.1/</w:t>
        </w:r>
        <w:r w:rsidR="00CE5B49" w:rsidRPr="00140F09">
          <w:rPr>
            <w:rStyle w:val="Lienhypertexte"/>
          </w:rPr>
          <w:t>geoSciMLBasic.sch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7C615B">
        <w:t>5.1</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6DBC9F7A" w14:textId="01B388E1" w:rsidR="009C6C9E" w:rsidRDefault="009C6C9E" w:rsidP="006A7DD0">
      <w:pPr>
        <w:pStyle w:val="Titre3"/>
      </w:pPr>
      <w:bookmarkStart w:id="554" w:name="_Toc458065805"/>
      <w:proofErr w:type="gramStart"/>
      <w:r>
        <w:t>relatedFeature</w:t>
      </w:r>
      <w:bookmarkEnd w:id="554"/>
      <w:proofErr w:type="gramEnd"/>
    </w:p>
    <w:p w14:paraId="2CC2345B" w14:textId="5ECA1B42" w:rsidR="009C6C9E" w:rsidRDefault="009C6C9E" w:rsidP="006A7DD0">
      <w:r>
        <w:t>In GeoSciML Basic, rel</w:t>
      </w:r>
      <w:r w:rsidR="00293652">
        <w:t xml:space="preserve">atedFeature is byReference only.  </w:t>
      </w:r>
      <w:r>
        <w:t>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Titre2"/>
        <w:rPr>
          <w:lang w:val="en-CA"/>
        </w:rPr>
      </w:pPr>
      <w:bookmarkStart w:id="555" w:name="_Toc458065806"/>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55"/>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14E06263"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DC2FB9">
              <w:rPr>
                <w:rFonts w:ascii="Calibri" w:eastAsia="MS Mincho" w:hAnsi="Calibri"/>
                <w:sz w:val="20"/>
                <w:szCs w:val="20"/>
                <w:lang w:val="en-CA"/>
              </w:rPr>
              <w:t>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EE116B5" w14:textId="77777777" w:rsidR="00A1351F" w:rsidRDefault="00A1351F" w:rsidP="006A7DD0">
      <w:pPr>
        <w:rPr>
          <w:lang w:val="en-CA"/>
        </w:rPr>
      </w:pPr>
    </w:p>
    <w:p w14:paraId="628DD013" w14:textId="343AE063" w:rsidR="00CE5B49" w:rsidRDefault="00CE5B49" w:rsidP="00CE5B49">
      <w:r>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51BF16F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Titre2"/>
        <w:rPr>
          <w:lang w:val="en-CA"/>
        </w:rPr>
      </w:pPr>
      <w:bookmarkStart w:id="556" w:name="_Toc458065807"/>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56"/>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1EA98E17"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0419EF">
              <w:rPr>
                <w:rFonts w:ascii="Calibri" w:eastAsia="MS Mincho" w:hAnsi="Calibri"/>
                <w:sz w:val="20"/>
                <w:szCs w:val="20"/>
                <w:lang w:val="en-CA"/>
              </w:rPr>
              <w:t>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69BCDB4D"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0419EF">
              <w:rPr>
                <w:rStyle w:val="reqtext"/>
                <w:rFonts w:ascii="Calibri" w:hAnsi="Calibri"/>
                <w:sz w:val="20"/>
                <w:szCs w:val="20"/>
                <w:lang w:val="en-CA"/>
              </w:rPr>
              <w:t>geologictime.sch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A210230"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lastRenderedPageBreak/>
        <w:t>All the elements from basic must pass the schematron rule</w:t>
      </w:r>
      <w:r w:rsidR="00CE2547">
        <w:t>s</w:t>
      </w:r>
      <w:r>
        <w:t xml:space="preserve"> defined in the schematron file located at </w:t>
      </w:r>
      <w:hyperlink r:id="rId156" w:history="1">
        <w:r w:rsidRPr="00140F09">
          <w:rPr>
            <w:rStyle w:val="Lienhypertexte"/>
          </w:rPr>
          <w:t>http://schemas.opengis.net/gsml</w:t>
        </w:r>
        <w:r w:rsidR="004832DE">
          <w:rPr>
            <w:rStyle w:val="Lienhypertexte"/>
          </w:rPr>
          <w:t>/4.1/</w:t>
        </w:r>
        <w:r w:rsidRPr="00140F09">
          <w:rPr>
            <w:rStyle w:val="Lienhypertexte"/>
          </w:rPr>
          <w:t>geologictime.sch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FFDB193"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Titre2"/>
        <w:rPr>
          <w:lang w:val="en-CA"/>
        </w:rPr>
      </w:pPr>
      <w:bookmarkStart w:id="557" w:name="_Toc458065808"/>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57"/>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Titre2"/>
        <w:rPr>
          <w:lang w:val="en-CA"/>
        </w:rPr>
      </w:pPr>
      <w:bookmarkStart w:id="558" w:name="_Toc458065809"/>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558"/>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lastRenderedPageBreak/>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785773D2" w14:textId="77777777" w:rsidR="003C3333" w:rsidRPr="00AD7649" w:rsidRDefault="00334B16" w:rsidP="003C3333">
      <w:pPr>
        <w:rPr>
          <w:lang w:val="en-CA"/>
        </w:rPr>
      </w:pPr>
      <w:r>
        <w:br w:type="page"/>
      </w:r>
    </w:p>
    <w:p w14:paraId="4E0337D9" w14:textId="77777777" w:rsidR="003C3333" w:rsidRDefault="003C3333" w:rsidP="003C3333">
      <w:pPr>
        <w:pStyle w:val="Titre2"/>
        <w:rPr>
          <w:lang w:val="en-CA"/>
        </w:rPr>
      </w:pPr>
      <w:bookmarkStart w:id="559" w:name="_Ref458064986"/>
      <w:bookmarkStart w:id="560" w:name="_Toc458065810"/>
      <w:r>
        <w:rPr>
          <w:lang w:val="en-CA"/>
        </w:rPr>
        <w:lastRenderedPageBreak/>
        <w:t xml:space="preserve">Abstract </w:t>
      </w:r>
      <w:r w:rsidRPr="009B3BBD">
        <w:rPr>
          <w:lang w:val="en-CA"/>
        </w:rPr>
        <w:t xml:space="preserve">GeoSciML </w:t>
      </w:r>
      <w:r>
        <w:rPr>
          <w:lang w:val="en-CA"/>
        </w:rPr>
        <w:t>lite XML</w:t>
      </w:r>
      <w:r w:rsidRPr="009B3BBD">
        <w:rPr>
          <w:lang w:val="en-CA"/>
        </w:rPr>
        <w:t xml:space="preserve"> Requirements Class</w:t>
      </w:r>
      <w:r>
        <w:rPr>
          <w:lang w:val="en-CA"/>
        </w:rPr>
        <w:t xml:space="preserve"> (Normative)</w:t>
      </w:r>
      <w:bookmarkEnd w:id="559"/>
      <w:bookmarkEnd w:id="560"/>
    </w:p>
    <w:p w14:paraId="6C8263B6" w14:textId="77777777" w:rsidR="003C3333" w:rsidRDefault="003C3333" w:rsidP="003C3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432FFC" w14:paraId="40905E4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1381BD3" w14:textId="77777777" w:rsidR="003C3333" w:rsidRPr="00432FFC"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 Requirements Class</w:t>
            </w:r>
          </w:p>
        </w:tc>
      </w:tr>
      <w:tr w:rsidR="003C3333" w:rsidRPr="00432FFC" w14:paraId="4C847391"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7D7D572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p>
        </w:tc>
      </w:tr>
      <w:tr w:rsidR="003C3333" w:rsidRPr="00432FFC" w14:paraId="14C88A1B" w14:textId="77777777" w:rsidTr="003811C7">
        <w:tc>
          <w:tcPr>
            <w:tcW w:w="1809" w:type="dxa"/>
            <w:tcBorders>
              <w:top w:val="single" w:sz="12" w:space="0" w:color="auto"/>
              <w:left w:val="single" w:sz="12" w:space="0" w:color="auto"/>
              <w:bottom w:val="single" w:sz="4" w:space="0" w:color="auto"/>
              <w:right w:val="single" w:sz="4" w:space="0" w:color="auto"/>
            </w:tcBorders>
          </w:tcPr>
          <w:p w14:paraId="10524EC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0A4FE9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3C3333" w:rsidRPr="00432FFC" w14:paraId="189F3031" w14:textId="77777777" w:rsidTr="003811C7">
        <w:tc>
          <w:tcPr>
            <w:tcW w:w="1809" w:type="dxa"/>
            <w:tcBorders>
              <w:top w:val="single" w:sz="4" w:space="0" w:color="auto"/>
              <w:left w:val="single" w:sz="12" w:space="0" w:color="auto"/>
              <w:bottom w:val="single" w:sz="4" w:space="0" w:color="auto"/>
              <w:right w:val="single" w:sz="4" w:space="0" w:color="auto"/>
            </w:tcBorders>
          </w:tcPr>
          <w:p w14:paraId="6C66E2B5"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141CB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432FFC" w14:paraId="518D6903" w14:textId="77777777" w:rsidTr="003811C7">
        <w:tc>
          <w:tcPr>
            <w:tcW w:w="1809" w:type="dxa"/>
            <w:tcBorders>
              <w:top w:val="single" w:sz="4" w:space="0" w:color="auto"/>
              <w:left w:val="single" w:sz="12" w:space="0" w:color="auto"/>
              <w:bottom w:val="single" w:sz="4" w:space="0" w:color="auto"/>
              <w:right w:val="single" w:sz="4" w:space="0" w:color="auto"/>
            </w:tcBorders>
          </w:tcPr>
          <w:p w14:paraId="2E087DC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6CD0033"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3C3333" w:rsidRPr="00432FFC" w14:paraId="5C2ED9A5" w14:textId="77777777" w:rsidTr="003811C7">
        <w:tc>
          <w:tcPr>
            <w:tcW w:w="1809" w:type="dxa"/>
            <w:tcBorders>
              <w:top w:val="single" w:sz="4" w:space="0" w:color="auto"/>
              <w:left w:val="single" w:sz="12" w:space="0" w:color="auto"/>
              <w:bottom w:val="single" w:sz="4" w:space="0" w:color="auto"/>
              <w:right w:val="single" w:sz="4" w:space="0" w:color="auto"/>
            </w:tcBorders>
          </w:tcPr>
          <w:p w14:paraId="390272AE"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DF647D7"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3C3333" w:rsidRPr="00432FFC" w14:paraId="61170A0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C60874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327DB1"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w:t>
            </w:r>
          </w:p>
          <w:p w14:paraId="220CD368"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3C3333" w:rsidRPr="00432FFC" w14:paraId="601A698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BE8B929"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143515"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344542A4"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User defined elements SHALL be XSD simpleType.</w:t>
            </w:r>
          </w:p>
        </w:tc>
      </w:tr>
      <w:tr w:rsidR="003C3333" w:rsidRPr="00432FFC" w14:paraId="19F9384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04EC1EB"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87253D4" w14:textId="77777777" w:rsidR="003C3333" w:rsidRPr="00432FFC" w:rsidRDefault="003C3333" w:rsidP="003811C7">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75069E71" w14:textId="77777777" w:rsidR="003C3333" w:rsidRPr="00432FFC" w:rsidRDefault="003C3333" w:rsidP="003811C7">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r w:rsidR="003C3333" w:rsidRPr="00432FFC" w14:paraId="01AA7C0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8F00257"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A966638" w14:textId="77777777" w:rsidR="003C3333" w:rsidRPr="003C3333" w:rsidRDefault="003C3333" w:rsidP="003811C7">
            <w:pPr>
              <w:spacing w:before="100" w:beforeAutospacing="1" w:after="100" w:afterAutospacing="1" w:line="230" w:lineRule="atLeast"/>
              <w:jc w:val="both"/>
              <w:rPr>
                <w:rStyle w:val="requri"/>
                <w:rFonts w:ascii="Calibri" w:hAnsi="Calibri" w:cs="Arial"/>
                <w:b w:val="0"/>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gsml4xsd-lite/user-ns</w:t>
            </w:r>
          </w:p>
          <w:p w14:paraId="76DC6F65" w14:textId="77777777" w:rsidR="003C3333" w:rsidRPr="003C3333" w:rsidRDefault="003C3333" w:rsidP="003811C7">
            <w:pPr>
              <w:spacing w:before="100" w:beforeAutospacing="1" w:after="100" w:afterAutospacing="1" w:line="230" w:lineRule="atLeast"/>
              <w:jc w:val="both"/>
              <w:rPr>
                <w:rStyle w:val="requri"/>
                <w:rFonts w:ascii="Calibri" w:hAnsi="Calibri"/>
                <w:b w:val="0"/>
                <w:sz w:val="20"/>
                <w:szCs w:val="20"/>
                <w:lang w:val="en-CA"/>
              </w:rPr>
            </w:pPr>
            <w:r w:rsidRPr="003C3333">
              <w:rPr>
                <w:rStyle w:val="requri"/>
                <w:rFonts w:ascii="Calibri" w:hAnsi="Calibri"/>
                <w:b w:val="0"/>
                <w:sz w:val="20"/>
                <w:szCs w:val="20"/>
                <w:lang w:val="en-CA"/>
              </w:rPr>
              <w:t>User properties SHOULD be defined in a namespace unique to a community or a data provider.</w:t>
            </w:r>
          </w:p>
        </w:tc>
      </w:tr>
    </w:tbl>
    <w:p w14:paraId="04655956" w14:textId="77777777" w:rsidR="003C3333" w:rsidRDefault="003C3333" w:rsidP="003C3333">
      <w:pPr>
        <w:rPr>
          <w:lang w:val="en-CA"/>
        </w:rPr>
      </w:pPr>
    </w:p>
    <w:p w14:paraId="3F20F995" w14:textId="5910E0EB" w:rsidR="003C3333" w:rsidRDefault="003C3333" w:rsidP="003C3333">
      <w:pPr>
        <w:rPr>
          <w:lang w:val="en-CA"/>
        </w:rPr>
      </w:pPr>
      <w:r>
        <w:rPr>
          <w:lang w:val="en-CA"/>
        </w:rPr>
        <w:t>The abstract lite encoding sets general encoding rule</w:t>
      </w:r>
      <w:r w:rsidR="00293652">
        <w:rPr>
          <w:lang w:val="en-CA"/>
        </w:rPr>
        <w:t>s for XML targets, regardless of</w:t>
      </w:r>
      <w:r>
        <w:rPr>
          <w:lang w:val="en-CA"/>
        </w:rPr>
        <w:t xml:space="preserve"> version of GML.</w:t>
      </w:r>
    </w:p>
    <w:p w14:paraId="6F13A295" w14:textId="03B95AE1" w:rsidR="003C3333" w:rsidRDefault="003C3333" w:rsidP="003C3333">
      <w:r>
        <w:t>Lite schemas are meant to deliver simple content, consistent with simple scenarios described in GML Simple Feature Level 0 (OGC 10-100r3).  User defined properties must respect the sa</w:t>
      </w:r>
      <w:r w:rsidR="00D41FCD">
        <w:t>me constrains as defined in SF-0</w:t>
      </w:r>
      <w:r>
        <w:t xml:space="preserve">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10A8791" w14:textId="77777777" w:rsidTr="003811C7">
        <w:trPr>
          <w:cantSplit/>
        </w:trPr>
        <w:tc>
          <w:tcPr>
            <w:tcW w:w="4219" w:type="dxa"/>
            <w:tcBorders>
              <w:right w:val="nil"/>
            </w:tcBorders>
            <w:shd w:val="clear" w:color="auto" w:fill="auto"/>
          </w:tcPr>
          <w:p w14:paraId="5F511A66"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w:t>
            </w:r>
          </w:p>
        </w:tc>
        <w:tc>
          <w:tcPr>
            <w:tcW w:w="4678" w:type="dxa"/>
            <w:tcBorders>
              <w:left w:val="nil"/>
            </w:tcBorders>
            <w:shd w:val="clear" w:color="auto" w:fill="auto"/>
          </w:tcPr>
          <w:p w14:paraId="456EA707"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w:t>
            </w:r>
            <w:r>
              <w:rPr>
                <w:rStyle w:val="reqtext"/>
                <w:lang w:val="en-CA"/>
              </w:rPr>
              <w:t>SHALL be compliant to GML Simple Feature Level 0.</w:t>
            </w:r>
          </w:p>
        </w:tc>
      </w:tr>
    </w:tbl>
    <w:p w14:paraId="4BFF9F37" w14:textId="77777777" w:rsidR="003C3333" w:rsidRDefault="003C3333" w:rsidP="003C3333"/>
    <w:p w14:paraId="288BDD25" w14:textId="00B9E2E0" w:rsidR="003C3333" w:rsidRDefault="003C3333" w:rsidP="003C3333">
      <w:r>
        <w:t xml:space="preserve">Simple Feature defines 3 compliance levels summarized in </w:t>
      </w:r>
      <w:r w:rsidR="00A356DD">
        <w:fldChar w:fldCharType="begin"/>
      </w:r>
      <w:r w:rsidR="00A356DD">
        <w:instrText xml:space="preserve"> REF _Ref458067814 \h </w:instrText>
      </w:r>
      <w:r w:rsidR="00A356DD">
        <w:fldChar w:fldCharType="separate"/>
      </w:r>
      <w:r w:rsidR="00A356DD">
        <w:t xml:space="preserve">Table </w:t>
      </w:r>
      <w:r w:rsidR="00A356DD">
        <w:rPr>
          <w:noProof/>
        </w:rPr>
        <w:t>9</w:t>
      </w:r>
      <w:r w:rsidR="00A356DD">
        <w:fldChar w:fldCharType="end"/>
      </w:r>
      <w:bookmarkStart w:id="561" w:name="_GoBack"/>
      <w:bookmarkEnd w:id="5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5"/>
        <w:gridCol w:w="1354"/>
        <w:gridCol w:w="1404"/>
        <w:gridCol w:w="1523"/>
      </w:tblGrid>
      <w:tr w:rsidR="003C3333" w:rsidRPr="00293652" w14:paraId="6CA5DBAA" w14:textId="77777777" w:rsidTr="003811C7">
        <w:tc>
          <w:tcPr>
            <w:tcW w:w="4576" w:type="dxa"/>
            <w:shd w:val="clear" w:color="auto" w:fill="auto"/>
          </w:tcPr>
          <w:p w14:paraId="18AF97F4" w14:textId="77777777" w:rsidR="003C3333" w:rsidRPr="00293652" w:rsidRDefault="003C3333" w:rsidP="003811C7">
            <w:pPr>
              <w:rPr>
                <w:rFonts w:ascii="Consolas" w:hAnsi="Consolas" w:cs="Consolas"/>
                <w:sz w:val="18"/>
                <w:szCs w:val="18"/>
              </w:rPr>
            </w:pPr>
          </w:p>
        </w:tc>
        <w:tc>
          <w:tcPr>
            <w:tcW w:w="1354" w:type="dxa"/>
            <w:shd w:val="clear" w:color="auto" w:fill="auto"/>
          </w:tcPr>
          <w:p w14:paraId="2365385F" w14:textId="77777777" w:rsidR="003C3333" w:rsidRPr="00293652" w:rsidRDefault="003C3333" w:rsidP="003811C7">
            <w:pPr>
              <w:autoSpaceDE w:val="0"/>
              <w:autoSpaceDN w:val="0"/>
              <w:adjustRightInd w:val="0"/>
              <w:spacing w:after="0"/>
              <w:jc w:val="center"/>
              <w:rPr>
                <w:rFonts w:ascii="Consolas" w:hAnsi="Consolas" w:cs="Consolas"/>
                <w:sz w:val="18"/>
                <w:szCs w:val="18"/>
              </w:rPr>
            </w:pPr>
            <w:r w:rsidRPr="00293652">
              <w:rPr>
                <w:rFonts w:ascii="Consolas" w:hAnsi="Consolas" w:cs="Consolas"/>
                <w:b/>
                <w:bCs/>
                <w:sz w:val="18"/>
                <w:szCs w:val="18"/>
                <w:lang w:val="en-CA" w:eastAsia="en-CA"/>
              </w:rPr>
              <w:t>Level SF-0</w:t>
            </w:r>
          </w:p>
        </w:tc>
        <w:tc>
          <w:tcPr>
            <w:tcW w:w="1403" w:type="dxa"/>
            <w:shd w:val="clear" w:color="auto" w:fill="auto"/>
          </w:tcPr>
          <w:p w14:paraId="7D3047FC" w14:textId="77777777" w:rsidR="003C3333" w:rsidRPr="00293652" w:rsidRDefault="003C3333" w:rsidP="003811C7">
            <w:pPr>
              <w:jc w:val="center"/>
              <w:rPr>
                <w:rFonts w:ascii="Consolas" w:hAnsi="Consolas" w:cs="Consolas"/>
                <w:sz w:val="18"/>
                <w:szCs w:val="18"/>
              </w:rPr>
            </w:pPr>
            <w:r w:rsidRPr="00293652">
              <w:rPr>
                <w:rFonts w:ascii="Consolas" w:hAnsi="Consolas" w:cs="Consolas"/>
                <w:b/>
                <w:bCs/>
                <w:sz w:val="18"/>
                <w:szCs w:val="18"/>
                <w:lang w:val="en-CA" w:eastAsia="en-CA"/>
              </w:rPr>
              <w:t>Level SF-1</w:t>
            </w:r>
          </w:p>
        </w:tc>
        <w:tc>
          <w:tcPr>
            <w:tcW w:w="1523" w:type="dxa"/>
            <w:shd w:val="clear" w:color="auto" w:fill="auto"/>
          </w:tcPr>
          <w:p w14:paraId="40468695" w14:textId="77777777" w:rsidR="003C3333" w:rsidRPr="00293652" w:rsidRDefault="003C3333" w:rsidP="003811C7">
            <w:pPr>
              <w:autoSpaceDE w:val="0"/>
              <w:autoSpaceDN w:val="0"/>
              <w:adjustRightInd w:val="0"/>
              <w:spacing w:after="0"/>
              <w:jc w:val="center"/>
              <w:rPr>
                <w:rFonts w:ascii="Consolas" w:hAnsi="Consolas" w:cs="Consolas"/>
                <w:b/>
                <w:bCs/>
                <w:sz w:val="18"/>
                <w:szCs w:val="18"/>
                <w:lang w:val="en-CA" w:eastAsia="en-CA"/>
              </w:rPr>
            </w:pPr>
            <w:r w:rsidRPr="00293652">
              <w:rPr>
                <w:rFonts w:ascii="Consolas" w:hAnsi="Consolas" w:cs="Consolas"/>
                <w:b/>
                <w:bCs/>
                <w:sz w:val="18"/>
                <w:szCs w:val="18"/>
                <w:lang w:val="en-CA" w:eastAsia="en-CA"/>
              </w:rPr>
              <w:t>Level SF-2</w:t>
            </w:r>
          </w:p>
        </w:tc>
      </w:tr>
      <w:tr w:rsidR="003C3333" w:rsidRPr="00293652" w14:paraId="1385B196" w14:textId="77777777" w:rsidTr="003811C7">
        <w:trPr>
          <w:trHeight w:val="478"/>
        </w:trPr>
        <w:tc>
          <w:tcPr>
            <w:tcW w:w="4576" w:type="dxa"/>
            <w:shd w:val="clear" w:color="auto" w:fill="auto"/>
          </w:tcPr>
          <w:p w14:paraId="31E90B49"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restricted set of built-in nonspatial</w:t>
            </w:r>
          </w:p>
          <w:p w14:paraId="5462B32E"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property types</w:t>
            </w:r>
          </w:p>
        </w:tc>
        <w:tc>
          <w:tcPr>
            <w:tcW w:w="1354" w:type="dxa"/>
            <w:shd w:val="clear" w:color="auto" w:fill="auto"/>
          </w:tcPr>
          <w:p w14:paraId="6980C65F"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403" w:type="dxa"/>
            <w:shd w:val="clear" w:color="auto" w:fill="auto"/>
          </w:tcPr>
          <w:p w14:paraId="0C47227A"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523" w:type="dxa"/>
            <w:shd w:val="clear" w:color="auto" w:fill="auto"/>
          </w:tcPr>
          <w:p w14:paraId="20024E6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r>
      <w:tr w:rsidR="003C3333" w:rsidRPr="00293652" w14:paraId="3BB8D9E0" w14:textId="77777777" w:rsidTr="003811C7">
        <w:tc>
          <w:tcPr>
            <w:tcW w:w="4576" w:type="dxa"/>
            <w:shd w:val="clear" w:color="auto" w:fill="auto"/>
          </w:tcPr>
          <w:p w14:paraId="0AFA92E0" w14:textId="77777777" w:rsidR="003C3333" w:rsidRPr="00293652" w:rsidRDefault="003C3333" w:rsidP="003811C7">
            <w:pPr>
              <w:rPr>
                <w:rFonts w:ascii="Consolas" w:hAnsi="Consolas" w:cs="Consolas"/>
                <w:sz w:val="18"/>
                <w:szCs w:val="18"/>
                <w:lang w:val="en-CA" w:eastAsia="en-CA"/>
              </w:rPr>
            </w:pPr>
            <w:r w:rsidRPr="00293652">
              <w:rPr>
                <w:rFonts w:ascii="Consolas" w:hAnsi="Consolas" w:cs="Consolas"/>
                <w:sz w:val="18"/>
                <w:szCs w:val="18"/>
                <w:lang w:val="en-CA" w:eastAsia="en-CA"/>
              </w:rPr>
              <w:t>Restricted set of property-types</w:t>
            </w:r>
          </w:p>
        </w:tc>
        <w:tc>
          <w:tcPr>
            <w:tcW w:w="1354" w:type="dxa"/>
            <w:shd w:val="clear" w:color="auto" w:fill="auto"/>
          </w:tcPr>
          <w:p w14:paraId="49E1448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403" w:type="dxa"/>
            <w:shd w:val="clear" w:color="auto" w:fill="auto"/>
          </w:tcPr>
          <w:p w14:paraId="620E24B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523" w:type="dxa"/>
            <w:shd w:val="clear" w:color="auto" w:fill="auto"/>
          </w:tcPr>
          <w:p w14:paraId="53A353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r>
      <w:tr w:rsidR="003C3333" w:rsidRPr="00293652" w14:paraId="2CFB6B6D" w14:textId="77777777" w:rsidTr="003811C7">
        <w:tc>
          <w:tcPr>
            <w:tcW w:w="4576" w:type="dxa"/>
            <w:shd w:val="clear" w:color="auto" w:fill="auto"/>
          </w:tcPr>
          <w:p w14:paraId="3D8B4BC1"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user-defined property types</w:t>
            </w:r>
          </w:p>
        </w:tc>
        <w:tc>
          <w:tcPr>
            <w:tcW w:w="1354" w:type="dxa"/>
            <w:shd w:val="clear" w:color="auto" w:fill="auto"/>
          </w:tcPr>
          <w:p w14:paraId="23E5FBBD"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48F7463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514DB3E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261358D2" w14:textId="77777777" w:rsidTr="003811C7">
        <w:tc>
          <w:tcPr>
            <w:tcW w:w="4576" w:type="dxa"/>
            <w:shd w:val="clear" w:color="auto" w:fill="auto"/>
          </w:tcPr>
          <w:p w14:paraId="44550B84"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use of nillable and xsi:nil</w:t>
            </w:r>
          </w:p>
        </w:tc>
        <w:tc>
          <w:tcPr>
            <w:tcW w:w="1354" w:type="dxa"/>
            <w:shd w:val="clear" w:color="auto" w:fill="auto"/>
          </w:tcPr>
          <w:p w14:paraId="0DA7956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711B711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44CDCBE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40F2FDCE" w14:textId="77777777" w:rsidTr="003811C7">
        <w:tc>
          <w:tcPr>
            <w:tcW w:w="4576" w:type="dxa"/>
            <w:shd w:val="clear" w:color="auto" w:fill="auto"/>
          </w:tcPr>
          <w:p w14:paraId="4F434136"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cardinality of properties</w:t>
            </w:r>
          </w:p>
        </w:tc>
        <w:tc>
          <w:tcPr>
            <w:tcW w:w="1354" w:type="dxa"/>
            <w:shd w:val="clear" w:color="auto" w:fill="auto"/>
          </w:tcPr>
          <w:p w14:paraId="6229950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0..1</w:t>
            </w:r>
          </w:p>
        </w:tc>
        <w:tc>
          <w:tcPr>
            <w:tcW w:w="1403" w:type="dxa"/>
            <w:shd w:val="clear" w:color="auto" w:fill="auto"/>
          </w:tcPr>
          <w:p w14:paraId="7047E4CB" w14:textId="6377C2CF"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w:t>
            </w:r>
            <w:r w:rsidR="00293652">
              <w:rPr>
                <w:rFonts w:ascii="Consolas" w:hAnsi="Consolas" w:cs="Consolas"/>
                <w:sz w:val="18"/>
                <w:szCs w:val="18"/>
              </w:rPr>
              <w:t>n</w:t>
            </w:r>
            <w:r w:rsidRPr="00293652">
              <w:rPr>
                <w:rFonts w:ascii="Consolas" w:hAnsi="Consolas" w:cs="Consolas"/>
                <w:sz w:val="18"/>
                <w:szCs w:val="18"/>
              </w:rPr>
              <w:t>ded</w:t>
            </w:r>
          </w:p>
        </w:tc>
        <w:tc>
          <w:tcPr>
            <w:tcW w:w="1523" w:type="dxa"/>
            <w:shd w:val="clear" w:color="auto" w:fill="auto"/>
          </w:tcPr>
          <w:p w14:paraId="11212E1E"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0..unbounded</w:t>
            </w:r>
          </w:p>
        </w:tc>
      </w:tr>
      <w:tr w:rsidR="003C3333" w:rsidRPr="00293652" w14:paraId="1B6865CC" w14:textId="77777777" w:rsidTr="003811C7">
        <w:tc>
          <w:tcPr>
            <w:tcW w:w="4576" w:type="dxa"/>
            <w:shd w:val="clear" w:color="auto" w:fill="auto"/>
          </w:tcPr>
          <w:p w14:paraId="44FF978F"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lastRenderedPageBreak/>
              <w:t>non-spatial property values</w:t>
            </w:r>
          </w:p>
          <w:p w14:paraId="1C662CF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16D85F7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05D3409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146255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56C496AC" w14:textId="77777777" w:rsidTr="003811C7">
        <w:tc>
          <w:tcPr>
            <w:tcW w:w="4576" w:type="dxa"/>
            <w:shd w:val="clear" w:color="auto" w:fill="auto"/>
          </w:tcPr>
          <w:p w14:paraId="0F160D4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spatial property values</w:t>
            </w:r>
          </w:p>
          <w:p w14:paraId="5C08A2FA"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52613B84"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773529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4D97E1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039B7EB6" w14:textId="77777777" w:rsidTr="003811C7">
        <w:tc>
          <w:tcPr>
            <w:tcW w:w="8856" w:type="dxa"/>
            <w:gridSpan w:val="4"/>
            <w:shd w:val="clear" w:color="auto" w:fill="auto"/>
          </w:tcPr>
          <w:p w14:paraId="4ED52B6F"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string, integer, me</w:t>
            </w:r>
            <w:r w:rsidRPr="00293652">
              <w:rPr>
                <w:rFonts w:ascii="Consolas" w:hAnsi="Consolas" w:cs="Consolas"/>
                <w:b/>
                <w:sz w:val="18"/>
                <w:szCs w:val="18"/>
                <w:lang w:val="en-CA" w:eastAsia="en-CA"/>
              </w:rPr>
              <w:t>a</w:t>
            </w:r>
            <w:r w:rsidRPr="00293652">
              <w:rPr>
                <w:rFonts w:ascii="Consolas" w:hAnsi="Consolas" w:cs="Consolas"/>
                <w:sz w:val="18"/>
                <w:szCs w:val="18"/>
                <w:lang w:val="en-CA" w:eastAsia="en-CA"/>
              </w:rPr>
              <w:t>surement, date, real, binary, boolean, URI</w:t>
            </w:r>
          </w:p>
          <w:p w14:paraId="62F03131"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Point, Curve (LineString), Surface (Polygon), Geometry, MultiPoint, MultiCurve, MultiSurface, MultiGeometry</w:t>
            </w:r>
          </w:p>
          <w:p w14:paraId="339C05E9" w14:textId="77777777" w:rsidR="003C3333" w:rsidRPr="00293652" w:rsidRDefault="003C3333" w:rsidP="00C44904">
            <w:pPr>
              <w:keepNext/>
              <w:numPr>
                <w:ilvl w:val="0"/>
                <w:numId w:val="25"/>
              </w:numPr>
              <w:autoSpaceDE w:val="0"/>
              <w:autoSpaceDN w:val="0"/>
              <w:adjustRightInd w:val="0"/>
              <w:spacing w:after="0"/>
              <w:rPr>
                <w:rFonts w:ascii="Consolas" w:hAnsi="Consolas" w:cs="Consolas"/>
                <w:sz w:val="18"/>
                <w:szCs w:val="18"/>
              </w:rPr>
            </w:pPr>
            <w:r w:rsidRPr="00293652">
              <w:rPr>
                <w:rFonts w:ascii="Consolas" w:hAnsi="Consolas" w:cs="Consolas"/>
                <w:sz w:val="18"/>
                <w:szCs w:val="18"/>
                <w:lang w:val="en-CA" w:eastAsia="en-CA"/>
              </w:rPr>
              <w:t xml:space="preserve">In levels 0 and 1, remote values for properties are supported </w:t>
            </w:r>
            <w:r w:rsidRPr="00293652">
              <w:rPr>
                <w:rFonts w:ascii="Consolas" w:hAnsi="Consolas" w:cs="Consolas"/>
                <w:b/>
                <w:sz w:val="18"/>
                <w:szCs w:val="18"/>
              </w:rPr>
              <w:t>only</w:t>
            </w:r>
            <w:r w:rsidRPr="00293652">
              <w:rPr>
                <w:rFonts w:ascii="Consolas" w:hAnsi="Consolas" w:cs="Consolas"/>
                <w:b/>
                <w:bCs/>
                <w:sz w:val="18"/>
                <w:szCs w:val="18"/>
                <w:lang w:val="en-CA" w:eastAsia="en-CA"/>
              </w:rPr>
              <w:t xml:space="preserve"> </w:t>
            </w:r>
            <w:r w:rsidRPr="00293652">
              <w:rPr>
                <w:rFonts w:ascii="Consolas" w:hAnsi="Consolas" w:cs="Consolas"/>
                <w:sz w:val="18"/>
                <w:szCs w:val="18"/>
                <w:lang w:val="en-CA" w:eastAsia="en-CA"/>
              </w:rPr>
              <w:t>through the use of the type gml</w:t>
            </w:r>
            <w:proofErr w:type="gramStart"/>
            <w:r w:rsidRPr="00293652">
              <w:rPr>
                <w:rFonts w:ascii="Consolas" w:hAnsi="Consolas" w:cs="Consolas"/>
                <w:sz w:val="18"/>
                <w:szCs w:val="18"/>
                <w:lang w:val="en-CA" w:eastAsia="en-CA"/>
              </w:rPr>
              <w:t>:ReferenceType</w:t>
            </w:r>
            <w:proofErr w:type="gramEnd"/>
            <w:r w:rsidRPr="00293652">
              <w:rPr>
                <w:rFonts w:ascii="Consolas" w:hAnsi="Consolas" w:cs="Consolas"/>
                <w:sz w:val="18"/>
                <w:szCs w:val="18"/>
                <w:lang w:val="en-CA" w:eastAsia="en-CA"/>
              </w:rPr>
              <w:t>. The more generalized GML property-type pattern allowing mixed inline and byreference encoded property values within the same instance document is disallowed.</w:t>
            </w:r>
          </w:p>
        </w:tc>
      </w:tr>
    </w:tbl>
    <w:p w14:paraId="7F58AF08" w14:textId="77777777" w:rsidR="003C3333" w:rsidRDefault="003C3333" w:rsidP="003C3333">
      <w:pPr>
        <w:pStyle w:val="Lgende"/>
      </w:pPr>
      <w:bookmarkStart w:id="562" w:name="_Ref458067814"/>
      <w:r>
        <w:t xml:space="preserve">Table </w:t>
      </w:r>
      <w:r>
        <w:fldChar w:fldCharType="begin"/>
      </w:r>
      <w:r>
        <w:instrText xml:space="preserve"> SEQ Table \* ARABIC </w:instrText>
      </w:r>
      <w:r>
        <w:fldChar w:fldCharType="separate"/>
      </w:r>
      <w:r w:rsidR="007C615B">
        <w:rPr>
          <w:noProof/>
        </w:rPr>
        <w:t>9</w:t>
      </w:r>
      <w:r>
        <w:fldChar w:fldCharType="end"/>
      </w:r>
      <w:bookmarkEnd w:id="562"/>
      <w:r>
        <w:t xml:space="preserve"> : Reproduction of Table 1 of 10-100r3 (Clause 2.1).</w:t>
      </w:r>
    </w:p>
    <w:p w14:paraId="083FB87A" w14:textId="77777777" w:rsidR="003C3333" w:rsidRDefault="003C3333" w:rsidP="003C3333"/>
    <w:p w14:paraId="0F94C976" w14:textId="77777777" w:rsidR="003C3333" w:rsidRDefault="003C3333" w:rsidP="003C3333">
      <w:r>
        <w:t>SF-0 allows the definition of complex content (Clause 9.3.2 of OGC 10-100r3). To be consistent with the most common scenario encountered in GIS which is a direct mapping from a database table to XML, this specification restricts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38D829A" w14:textId="77777777" w:rsidTr="003811C7">
        <w:trPr>
          <w:cantSplit/>
        </w:trPr>
        <w:tc>
          <w:tcPr>
            <w:tcW w:w="4219" w:type="dxa"/>
            <w:tcBorders>
              <w:right w:val="nil"/>
            </w:tcBorders>
            <w:shd w:val="clear" w:color="auto" w:fill="auto"/>
          </w:tcPr>
          <w:p w14:paraId="5A015CA0"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SF-0-simpletype</w:t>
            </w:r>
          </w:p>
        </w:tc>
        <w:tc>
          <w:tcPr>
            <w:tcW w:w="4678" w:type="dxa"/>
            <w:tcBorders>
              <w:left w:val="nil"/>
            </w:tcBorders>
            <w:shd w:val="clear" w:color="auto" w:fill="auto"/>
          </w:tcPr>
          <w:p w14:paraId="014B5F23" w14:textId="77777777" w:rsidR="003C3333" w:rsidRPr="00D12552" w:rsidRDefault="003C3333" w:rsidP="003811C7">
            <w:pPr>
              <w:pStyle w:val="Tabletext10"/>
              <w:jc w:val="left"/>
              <w:rPr>
                <w:rStyle w:val="reqtext"/>
                <w:lang w:val="en-CA"/>
              </w:rPr>
            </w:pPr>
            <w:r>
              <w:rPr>
                <w:rStyle w:val="reqtext"/>
                <w:lang w:val="en-CA"/>
              </w:rPr>
              <w:t>User defined elements SHALL be XSD simpleType.</w:t>
            </w:r>
          </w:p>
        </w:tc>
      </w:tr>
    </w:tbl>
    <w:p w14:paraId="26D83354" w14:textId="77777777" w:rsidR="003C3333" w:rsidRDefault="003C3333" w:rsidP="003C3333"/>
    <w:p w14:paraId="4F35D33D" w14:textId="0CE5FD51" w:rsidR="003C3333" w:rsidRDefault="00293652" w:rsidP="003C3333">
      <w:r>
        <w:t>Lite allows u</w:t>
      </w:r>
      <w:r w:rsidR="003C3333">
        <w:t xml:space="preserve">ser defined properties </w:t>
      </w:r>
      <w:r w:rsidR="009C2FC1">
        <w:t xml:space="preserve">to be appended at the end of the feature using </w:t>
      </w:r>
      <w:r w:rsidR="003C3333">
        <w:t>xsd</w:t>
      </w:r>
      <w:proofErr w:type="gramStart"/>
      <w:r w:rsidR="003C3333">
        <w:t>:any</w:t>
      </w:r>
      <w:proofErr w:type="gramEnd"/>
      <w:r w:rsidR="003C3333">
        <w:t xml:space="preserve"> </w:t>
      </w:r>
    </w:p>
    <w:p w14:paraId="5EF5AE10"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12239307"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9CC26A4"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27F35D23"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3E48CF6C" w14:textId="77777777" w:rsidR="003C3333" w:rsidRDefault="003C3333" w:rsidP="003C3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0A4A358F" w14:textId="18107DEB" w:rsidR="003C3333" w:rsidRDefault="003C3333" w:rsidP="003C3333">
      <w:r>
        <w:t>Process content is set to “lax”, which means the validator will attempt to validate user defined property only if a schema is.  To help client applications and developer to validate instance containing user defined properties, a XSD schema</w:t>
      </w:r>
      <w:r w:rsidR="009C2FC1">
        <w:t xml:space="preserve"> </w:t>
      </w:r>
      <w:r>
        <w:t>should be provided in the instance’s schemaLocation attribute.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5148FE54" w14:textId="77777777" w:rsidTr="003811C7">
        <w:trPr>
          <w:cantSplit/>
        </w:trPr>
        <w:tc>
          <w:tcPr>
            <w:tcW w:w="4219" w:type="dxa"/>
            <w:tcBorders>
              <w:right w:val="nil"/>
            </w:tcBorders>
            <w:shd w:val="clear" w:color="auto" w:fill="auto"/>
          </w:tcPr>
          <w:p w14:paraId="5BF561D3"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6FB6C24D" w14:textId="77777777" w:rsidR="003C3333" w:rsidRPr="00D12552" w:rsidRDefault="003C3333" w:rsidP="003811C7">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7851CE2E" w14:textId="77777777" w:rsidR="003C3333" w:rsidRDefault="003C3333" w:rsidP="003C3333"/>
    <w:p w14:paraId="755FA99A" w14:textId="56D938A8" w:rsidR="003C3333" w:rsidRDefault="003C3333" w:rsidP="003C3333">
      <w:r>
        <w:t xml:space="preserve">This specification does not prescribe if the user types are to be defined in GeoSciML Lite namespace or using a different namespace.  It it understood that this might be constrained by the technology used to generate the instance.  But to avoid potential conflict with future minor changes to GeoSciML Lite, or name conflicts when aggregating results from many sources, it is recommended that </w:t>
      </w:r>
      <w:r w:rsidR="00D41FCD">
        <w:t xml:space="preserve">the </w:t>
      </w:r>
      <w:r>
        <w:t>data providers, or the community, use different namespaces, if possible.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78173346" w14:textId="77777777" w:rsidTr="003811C7">
        <w:trPr>
          <w:cantSplit/>
        </w:trPr>
        <w:tc>
          <w:tcPr>
            <w:tcW w:w="4219" w:type="dxa"/>
            <w:tcBorders>
              <w:right w:val="nil"/>
            </w:tcBorders>
            <w:shd w:val="clear" w:color="auto" w:fill="auto"/>
          </w:tcPr>
          <w:p w14:paraId="71FA728D"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user-ns</w:t>
            </w:r>
          </w:p>
        </w:tc>
        <w:tc>
          <w:tcPr>
            <w:tcW w:w="4678" w:type="dxa"/>
            <w:tcBorders>
              <w:left w:val="nil"/>
            </w:tcBorders>
            <w:shd w:val="clear" w:color="auto" w:fill="auto"/>
          </w:tcPr>
          <w:p w14:paraId="300983EF" w14:textId="77777777" w:rsidR="003C3333" w:rsidRPr="00D12552" w:rsidRDefault="003C3333" w:rsidP="003811C7">
            <w:pPr>
              <w:pStyle w:val="Tabletext10"/>
              <w:jc w:val="left"/>
              <w:rPr>
                <w:rStyle w:val="reqtext"/>
                <w:lang w:val="en-CA"/>
              </w:rPr>
            </w:pPr>
            <w:r>
              <w:rPr>
                <w:rStyle w:val="reqtext"/>
                <w:lang w:val="en-CA"/>
              </w:rPr>
              <w:t>User properties SHOULD be defined in a namespace unique to a community or a data provider.</w:t>
            </w:r>
          </w:p>
        </w:tc>
      </w:tr>
    </w:tbl>
    <w:p w14:paraId="2D170143" w14:textId="77777777" w:rsidR="003C3333" w:rsidRDefault="003C3333" w:rsidP="003C3333"/>
    <w:p w14:paraId="6698327E" w14:textId="77777777" w:rsidR="003C3333" w:rsidRDefault="003C3333" w:rsidP="003C3333">
      <w:pPr>
        <w:pStyle w:val="Titre2"/>
      </w:pPr>
      <w:bookmarkStart w:id="563" w:name="_Toc458065811"/>
      <w:r>
        <w:t>GeoSciML Lite GML 3.1 profile (Normative)</w:t>
      </w:r>
      <w:bookmarkEnd w:id="563"/>
    </w:p>
    <w:p w14:paraId="77D5ECBA" w14:textId="77777777" w:rsidR="003C3333" w:rsidRDefault="003C3333" w:rsidP="003C3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DA608A" w14:paraId="248F09D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4E79D6B" w14:textId="77777777" w:rsidR="003C3333" w:rsidRPr="00DA608A"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3C3333" w:rsidRPr="00DA608A" w14:paraId="236D44D2"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1E7902C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3C3333" w:rsidRPr="00DA608A" w14:paraId="470EE4E3" w14:textId="77777777" w:rsidTr="003811C7">
        <w:tc>
          <w:tcPr>
            <w:tcW w:w="1809" w:type="dxa"/>
            <w:tcBorders>
              <w:top w:val="single" w:sz="12" w:space="0" w:color="auto"/>
              <w:left w:val="single" w:sz="12" w:space="0" w:color="auto"/>
              <w:bottom w:val="single" w:sz="4" w:space="0" w:color="auto"/>
              <w:right w:val="single" w:sz="4" w:space="0" w:color="auto"/>
            </w:tcBorders>
          </w:tcPr>
          <w:p w14:paraId="31F5F7AB"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42B2A9F"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3C3333" w:rsidRPr="00DA608A" w14:paraId="40F56C9D" w14:textId="77777777" w:rsidTr="003811C7">
        <w:tc>
          <w:tcPr>
            <w:tcW w:w="1809" w:type="dxa"/>
            <w:tcBorders>
              <w:top w:val="single" w:sz="4" w:space="0" w:color="auto"/>
              <w:left w:val="single" w:sz="12" w:space="0" w:color="auto"/>
              <w:bottom w:val="single" w:sz="4" w:space="0" w:color="auto"/>
              <w:right w:val="single" w:sz="4" w:space="0" w:color="auto"/>
            </w:tcBorders>
          </w:tcPr>
          <w:p w14:paraId="216FAB1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04386C"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DA608A" w14:paraId="31603833" w14:textId="77777777" w:rsidTr="003811C7">
        <w:tc>
          <w:tcPr>
            <w:tcW w:w="1809" w:type="dxa"/>
            <w:tcBorders>
              <w:top w:val="single" w:sz="4" w:space="0" w:color="auto"/>
              <w:left w:val="single" w:sz="12" w:space="0" w:color="auto"/>
              <w:bottom w:val="single" w:sz="4" w:space="0" w:color="auto"/>
              <w:right w:val="single" w:sz="4" w:space="0" w:color="auto"/>
            </w:tcBorders>
          </w:tcPr>
          <w:p w14:paraId="225493A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B17EF5"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gsml4xsd-lite</w:t>
            </w:r>
          </w:p>
        </w:tc>
      </w:tr>
      <w:tr w:rsidR="003C3333" w:rsidRPr="00DA608A" w14:paraId="22F4072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358C30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3F0731"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00038AE4" w14:textId="77777777" w:rsidR="003C3333" w:rsidRPr="00DA608A" w:rsidRDefault="003C3333" w:rsidP="003811C7">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/4.1/geosciml-lite.xsd.</w:t>
            </w:r>
          </w:p>
        </w:tc>
      </w:tr>
      <w:tr w:rsidR="003C3333" w:rsidRPr="00DA608A" w14:paraId="2B53CFB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6C2163F"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DC11FD"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/req/gsml4xsd-lite-31/sch</w:t>
            </w:r>
            <w:r w:rsidRPr="00DA608A">
              <w:rPr>
                <w:rStyle w:val="requri"/>
                <w:rFonts w:ascii="Calibri" w:eastAsia="MS Mincho" w:hAnsi="Calibri"/>
                <w:sz w:val="20"/>
                <w:szCs w:val="20"/>
                <w:lang w:val="en-CA"/>
              </w:rPr>
              <w:t xml:space="preserve"> </w:t>
            </w:r>
          </w:p>
          <w:p w14:paraId="3BAB07B7" w14:textId="77777777" w:rsidR="003C3333" w:rsidRPr="00DA608A"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Pr>
                <w:rFonts w:ascii="Calibri" w:eastAsia="MS Mincho" w:hAnsi="Calibri"/>
                <w:sz w:val="20"/>
                <w:szCs w:val="20"/>
                <w:lang w:val="en-CA"/>
              </w:rPr>
              <w:t>/4.1/</w:t>
            </w:r>
            <w:r w:rsidRPr="00DA608A">
              <w:rPr>
                <w:rFonts w:ascii="Calibri" w:eastAsia="MS Mincho" w:hAnsi="Calibri"/>
                <w:sz w:val="20"/>
                <w:szCs w:val="20"/>
                <w:lang w:val="en-CA"/>
              </w:rPr>
              <w:t>geosciml-</w:t>
            </w:r>
            <w:r>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4955AB2D" w14:textId="77777777" w:rsidR="003C3333" w:rsidRDefault="003C3333" w:rsidP="003C3333"/>
    <w:p w14:paraId="7694C08D" w14:textId="62A54A50" w:rsidR="003C3333" w:rsidRDefault="003C3333" w:rsidP="003C3333">
      <w:r>
        <w:t>Because of the limited availability of WFS 2.0 compliant servers and clients, GeoSciML SWG officially su</w:t>
      </w:r>
      <w:r w:rsidR="00D41FCD">
        <w:t xml:space="preserve">pports WFS 1.1.0 and GML 3.1.1 </w:t>
      </w:r>
      <w:r w:rsidR="009C2FC1">
        <w:t xml:space="preserve">for delivery of </w:t>
      </w:r>
      <w:proofErr w:type="gramStart"/>
      <w:r w:rsidR="009C2FC1">
        <w:t>Lite</w:t>
      </w:r>
      <w:proofErr w:type="gramEnd"/>
      <w:r w:rsidR="009C2FC1">
        <w:t xml:space="preserve"> features</w:t>
      </w:r>
      <w:r>
        <w:t xml:space="preserve">.  </w:t>
      </w:r>
    </w:p>
    <w:p w14:paraId="43ABCDF2" w14:textId="77777777" w:rsidR="003C3333" w:rsidRDefault="003C3333" w:rsidP="003C3333">
      <w:r>
        <w:t xml:space="preserve">All the elements from the lite package must be schema valid according to the XSD document provided at </w:t>
      </w:r>
      <w:r w:rsidRPr="005372A3">
        <w:t>http://schemas.opengis.net/gsml</w:t>
      </w:r>
      <w:r>
        <w:t>/4.1/</w:t>
      </w:r>
      <w:r w:rsidRPr="005372A3">
        <w:t>geosciml-</w:t>
      </w:r>
      <w:r>
        <w:t>lite</w:t>
      </w:r>
      <w:r w:rsidRPr="005372A3">
        <w:t>.xsd</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6E41BFE6" w14:textId="77777777" w:rsidTr="003811C7">
        <w:trPr>
          <w:cantSplit/>
        </w:trPr>
        <w:tc>
          <w:tcPr>
            <w:tcW w:w="4219" w:type="dxa"/>
            <w:tcBorders>
              <w:right w:val="nil"/>
            </w:tcBorders>
            <w:shd w:val="clear" w:color="auto" w:fill="auto"/>
          </w:tcPr>
          <w:p w14:paraId="310885F8"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xsd</w:t>
            </w:r>
          </w:p>
        </w:tc>
        <w:tc>
          <w:tcPr>
            <w:tcW w:w="4678" w:type="dxa"/>
            <w:tcBorders>
              <w:left w:val="nil"/>
            </w:tcBorders>
            <w:shd w:val="clear" w:color="auto" w:fill="auto"/>
          </w:tcPr>
          <w:p w14:paraId="2F0858C1" w14:textId="77777777" w:rsidR="003C3333" w:rsidRPr="00D12552" w:rsidRDefault="003C3333" w:rsidP="003811C7">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Pr>
                <w:rStyle w:val="reqtext"/>
                <w:lang w:val="en-CA"/>
              </w:rPr>
              <w:t>/4.1/</w:t>
            </w:r>
            <w:r w:rsidRPr="005372A3">
              <w:rPr>
                <w:rStyle w:val="reqtext"/>
                <w:lang w:val="en-CA"/>
              </w:rPr>
              <w:t>geosciml-portrayal.xsd</w:t>
            </w:r>
            <w:r>
              <w:rPr>
                <w:rStyle w:val="reqtext"/>
                <w:lang w:val="en-CA"/>
              </w:rPr>
              <w:t>.</w:t>
            </w:r>
          </w:p>
        </w:tc>
      </w:tr>
    </w:tbl>
    <w:p w14:paraId="6B6BC7F3" w14:textId="77777777" w:rsidR="003C3333" w:rsidRDefault="003C3333" w:rsidP="003C3333"/>
    <w:p w14:paraId="20E2969D" w14:textId="77777777" w:rsidR="003C3333" w:rsidRDefault="003C3333" w:rsidP="003C3333">
      <w:r>
        <w:t xml:space="preserve">All the elements from lite package must pass the schematron rules defined in the schematron file located at </w:t>
      </w:r>
      <w:hyperlink r:id="rId157" w:history="1">
        <w:r w:rsidRPr="004832DE">
          <w:rPr>
            <w:rStyle w:val="Lienhypertexte"/>
          </w:rPr>
          <w:t>http://schemas.opengis.net/gsml</w:t>
        </w:r>
        <w:r>
          <w:rPr>
            <w:rStyle w:val="Lienhypertexte"/>
          </w:rPr>
          <w:t>/4.1/</w:t>
        </w:r>
        <w:r w:rsidRPr="004832DE">
          <w:rPr>
            <w:rStyle w:val="Lienhypertexte"/>
          </w:rPr>
          <w:t>geosciml-lite.sch</w:t>
        </w:r>
      </w:hyperlink>
      <w:r>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1039355B" w14:textId="77777777" w:rsidTr="003811C7">
        <w:trPr>
          <w:cantSplit/>
        </w:trPr>
        <w:tc>
          <w:tcPr>
            <w:tcW w:w="4219" w:type="dxa"/>
            <w:tcBorders>
              <w:right w:val="nil"/>
            </w:tcBorders>
            <w:shd w:val="clear" w:color="auto" w:fill="auto"/>
          </w:tcPr>
          <w:p w14:paraId="2FB8B6B7"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sch</w:t>
            </w:r>
          </w:p>
        </w:tc>
        <w:tc>
          <w:tcPr>
            <w:tcW w:w="4678" w:type="dxa"/>
            <w:tcBorders>
              <w:left w:val="nil"/>
            </w:tcBorders>
            <w:shd w:val="clear" w:color="auto" w:fill="auto"/>
          </w:tcPr>
          <w:p w14:paraId="5C464E5D"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rules defined in schematron file located at </w:t>
            </w:r>
            <w:r w:rsidRPr="005372A3">
              <w:rPr>
                <w:rStyle w:val="reqtext"/>
                <w:lang w:val="en-CA"/>
              </w:rPr>
              <w:t xml:space="preserve">  http://schemas.opengis.net/gsml</w:t>
            </w:r>
            <w:r>
              <w:rPr>
                <w:rStyle w:val="reqtext"/>
                <w:lang w:val="en-CA"/>
              </w:rPr>
              <w:t>/4.1/</w:t>
            </w:r>
            <w:r w:rsidRPr="005372A3">
              <w:rPr>
                <w:rStyle w:val="reqtext"/>
                <w:lang w:val="en-CA"/>
              </w:rPr>
              <w:t>geosciml-</w:t>
            </w:r>
            <w:r>
              <w:rPr>
                <w:rStyle w:val="reqtext"/>
                <w:lang w:val="en-CA"/>
              </w:rPr>
              <w:t>lite</w:t>
            </w:r>
            <w:r w:rsidRPr="005372A3">
              <w:rPr>
                <w:rStyle w:val="reqtext"/>
                <w:lang w:val="en-CA"/>
              </w:rPr>
              <w:t>.</w:t>
            </w:r>
            <w:r>
              <w:rPr>
                <w:rStyle w:val="reqtext"/>
                <w:lang w:val="en-CA"/>
              </w:rPr>
              <w:t>sch.</w:t>
            </w:r>
          </w:p>
        </w:tc>
      </w:tr>
    </w:tbl>
    <w:p w14:paraId="7DC0A94A" w14:textId="77777777" w:rsidR="003C3333" w:rsidRDefault="003C3333" w:rsidP="003C3333"/>
    <w:p w14:paraId="632B75CA" w14:textId="77777777" w:rsidR="003C3333" w:rsidRPr="00225333" w:rsidRDefault="003C3333" w:rsidP="003C3333"/>
    <w:p w14:paraId="3B4ED31D" w14:textId="77777777" w:rsidR="00B020FC" w:rsidRDefault="00B020FC" w:rsidP="00C648D4"/>
    <w:p w14:paraId="7368FBB6" w14:textId="77777777" w:rsidR="009A7B37" w:rsidRPr="00D12552" w:rsidRDefault="009A7B37">
      <w:pPr>
        <w:pStyle w:val="Titre1"/>
        <w:rPr>
          <w:lang w:val="en-CA"/>
        </w:rPr>
      </w:pPr>
      <w:bookmarkStart w:id="564" w:name="_Toc458065812"/>
      <w:r w:rsidRPr="00D12552">
        <w:rPr>
          <w:lang w:val="en-CA"/>
        </w:rPr>
        <w:t>Media Types for any data encoding(s)</w:t>
      </w:r>
      <w:bookmarkEnd w:id="564"/>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proofErr w:type="gramStart"/>
      <w:r>
        <w:rPr>
          <w:rFonts w:ascii="TimesNewRomanPSMT" w:hAnsi="TimesNewRomanPSMT" w:cs="TimesNewRomanPSMT"/>
          <w:lang w:val="en-CA" w:eastAsia="en-CA"/>
        </w:rPr>
        <w:lastRenderedPageBreak/>
        <w:t>GML-conformant XML documents.</w:t>
      </w:r>
      <w:proofErr w:type="gramEnd"/>
      <w:r>
        <w:rPr>
          <w:rFonts w:ascii="TimesNewRomanPSMT" w:hAnsi="TimesNewRomanPSMT" w:cs="TimesNewRomanPSMT"/>
          <w:lang w:val="en-CA" w:eastAsia="en-CA"/>
        </w:rPr>
        <w:t xml:space="preserve">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Pr="00D41FCD" w:rsidRDefault="00EE0227" w:rsidP="00EE0227">
      <w:pPr>
        <w:rPr>
          <w:rStyle w:val="Entity"/>
        </w:rPr>
      </w:pPr>
      <w:proofErr w:type="gramStart"/>
      <w:r w:rsidRPr="00D41FCD">
        <w:rPr>
          <w:rStyle w:val="Entity"/>
        </w:rPr>
        <w:t>application/gml+</w:t>
      </w:r>
      <w:proofErr w:type="gramEnd"/>
      <w:r w:rsidRPr="00D41FCD">
        <w:rPr>
          <w:rStyle w:val="Entity"/>
        </w:rPr>
        <w:t>xml</w:t>
      </w:r>
      <w:r w:rsidRPr="00D41FCD" w:rsidDel="00EE0227">
        <w:rPr>
          <w:rStyle w:val="Entity"/>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Titre1"/>
        <w:rPr>
          <w:lang w:val="en-CA"/>
        </w:rPr>
      </w:pPr>
      <w:bookmarkStart w:id="565" w:name="_Toc458065813"/>
      <w:r>
        <w:rPr>
          <w:lang w:val="en-CA"/>
        </w:rPr>
        <w:lastRenderedPageBreak/>
        <w:t>Abbreviations and Acronyms</w:t>
      </w:r>
      <w:bookmarkEnd w:id="565"/>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8" w:history="1">
        <w:r w:rsidR="00047986" w:rsidRPr="00EB53A6">
          <w:rPr>
            <w:rStyle w:val="Lienhypertexte"/>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9" w:history="1">
        <w:r w:rsidRPr="00445F04">
          <w:rPr>
            <w:rStyle w:val="Lienhypertexte"/>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566" w:name="_Toc426472101"/>
      <w:bookmarkStart w:id="567" w:name="_Toc445211802"/>
      <w:bookmarkStart w:id="568" w:name="_Toc458065814"/>
      <w:r w:rsidRPr="0027787F">
        <w:t>Conformance classes</w:t>
      </w:r>
      <w:bookmarkEnd w:id="568"/>
    </w:p>
    <w:p w14:paraId="5E078BF4" w14:textId="77777777" w:rsidR="00401781" w:rsidRDefault="00401781" w:rsidP="00345D65"/>
    <w:p w14:paraId="4A3D07E6" w14:textId="6EB45C4F" w:rsidR="003B0AAB" w:rsidRPr="0027787F" w:rsidRDefault="003B0AAB" w:rsidP="003B0AAB">
      <w:pPr>
        <w:pStyle w:val="OGCAnnexXX"/>
      </w:pPr>
      <w:bookmarkStart w:id="569" w:name="_Toc458065815"/>
      <w:r w:rsidRPr="0027787F">
        <w:t xml:space="preserve">Conformance class: GeoSciML </w:t>
      </w:r>
      <w:r>
        <w:t>Conceptual</w:t>
      </w:r>
      <w:bookmarkEnd w:id="569"/>
    </w:p>
    <w:p w14:paraId="552A138E" w14:textId="77777777" w:rsidR="003B0AAB" w:rsidRDefault="003B0AAB" w:rsidP="00345D65"/>
    <w:p w14:paraId="20EC8C56" w14:textId="77777777" w:rsidR="003B0AAB" w:rsidRPr="003B0AAB" w:rsidRDefault="003B0AAB" w:rsidP="003B0AAB"/>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456"/>
        <w:gridCol w:w="5890"/>
      </w:tblGrid>
      <w:tr w:rsidR="003B0AAB" w:rsidRPr="009E563E" w14:paraId="7B512947" w14:textId="77777777" w:rsidTr="008037F7">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090EA" w14:textId="77777777" w:rsidR="003B0AAB" w:rsidRPr="009E563E" w:rsidRDefault="003B0AAB" w:rsidP="008037F7">
            <w:pPr>
              <w:pStyle w:val="Tabletext9"/>
              <w:rPr>
                <w:rFonts w:cs="Arial"/>
                <w:szCs w:val="18"/>
                <w:lang w:eastAsia="en-US"/>
              </w:rPr>
            </w:pPr>
            <w:r w:rsidRPr="009E563E">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5543A66" w14:textId="77777777" w:rsidR="003B0AAB" w:rsidRPr="009E563E" w:rsidRDefault="003B0AAB" w:rsidP="008037F7">
            <w:pPr>
              <w:pStyle w:val="Tabletext9"/>
              <w:rPr>
                <w:rFonts w:cs="Arial"/>
                <w:b/>
                <w:color w:val="0000FF"/>
                <w:szCs w:val="18"/>
                <w:lang w:eastAsia="en-US"/>
              </w:rPr>
            </w:pPr>
            <w:r w:rsidRPr="009E563E">
              <w:rPr>
                <w:rFonts w:cs="Arial"/>
                <w:b/>
                <w:szCs w:val="18"/>
              </w:rPr>
              <w:t>/conf/</w:t>
            </w:r>
            <w:r>
              <w:rPr>
                <w:rFonts w:cs="Arial"/>
                <w:b/>
                <w:szCs w:val="18"/>
              </w:rPr>
              <w:t>gsml4-conceptual</w:t>
            </w:r>
          </w:p>
        </w:tc>
      </w:tr>
      <w:tr w:rsidR="003B0AAB" w:rsidRPr="009E563E" w14:paraId="05A37C98" w14:textId="77777777" w:rsidTr="008037F7">
        <w:tc>
          <w:tcPr>
            <w:tcW w:w="1549" w:type="dxa"/>
            <w:tcBorders>
              <w:top w:val="single" w:sz="12" w:space="0" w:color="auto"/>
              <w:left w:val="single" w:sz="12" w:space="0" w:color="auto"/>
              <w:bottom w:val="single" w:sz="4" w:space="0" w:color="auto"/>
              <w:right w:val="single" w:sz="4" w:space="0" w:color="auto"/>
            </w:tcBorders>
            <w:hideMark/>
          </w:tcPr>
          <w:p w14:paraId="73A97AE8" w14:textId="77777777" w:rsidR="003B0AAB" w:rsidRPr="009E563E" w:rsidRDefault="003B0AAB" w:rsidP="008037F7">
            <w:pPr>
              <w:pStyle w:val="Tabletext9"/>
              <w:rPr>
                <w:rFonts w:cs="Arial"/>
                <w:szCs w:val="18"/>
                <w:lang w:eastAsia="en-US"/>
              </w:rPr>
            </w:pPr>
            <w:r w:rsidRPr="009E563E">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47DD08B2" w14:textId="44C9D317" w:rsidR="003B0AAB" w:rsidRPr="009E563E" w:rsidRDefault="003B0AAB" w:rsidP="008037F7">
            <w:pPr>
              <w:pStyle w:val="Tabletext9"/>
              <w:rPr>
                <w:rFonts w:cs="Arial"/>
                <w:b/>
                <w:color w:val="0000FF"/>
                <w:szCs w:val="18"/>
                <w:lang w:eastAsia="en-US"/>
              </w:rPr>
            </w:pPr>
            <w:r>
              <w:rPr>
                <w:rFonts w:cs="Arial"/>
                <w:szCs w:val="18"/>
              </w:rPr>
              <w:t>req/gsml4</w:t>
            </w:r>
            <w:r w:rsidRPr="001C6F4D">
              <w:rPr>
                <w:rFonts w:cs="Arial"/>
                <w:szCs w:val="18"/>
              </w:rPr>
              <w:t>-conceptual</w:t>
            </w:r>
          </w:p>
        </w:tc>
      </w:tr>
      <w:tr w:rsidR="003B0AAB" w:rsidRPr="009E563E" w14:paraId="2D111251" w14:textId="77777777" w:rsidTr="008037F7">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BEF8438" w14:textId="77777777" w:rsidR="003B0AAB" w:rsidRPr="009E563E" w:rsidRDefault="003B0AAB" w:rsidP="008037F7">
            <w:pPr>
              <w:pStyle w:val="Tabletext9"/>
              <w:rPr>
                <w:rFonts w:cs="Arial"/>
                <w:b/>
                <w:szCs w:val="18"/>
                <w:lang w:eastAsia="en-US"/>
              </w:rPr>
            </w:pPr>
            <w:r w:rsidRPr="009E563E">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EB0509A" w14:textId="675BB8B5" w:rsidR="003B0AAB" w:rsidRPr="009E563E" w:rsidRDefault="003B0AAB" w:rsidP="008037F7">
            <w:pPr>
              <w:pStyle w:val="Tabletext9"/>
              <w:rPr>
                <w:rFonts w:cs="Arial"/>
                <w:b/>
                <w:color w:val="FF0000"/>
                <w:szCs w:val="18"/>
                <w:lang w:eastAsia="en-US"/>
              </w:rPr>
            </w:pPr>
            <w:r>
              <w:rPr>
                <w:rFonts w:cs="Arial"/>
                <w:szCs w:val="18"/>
                <w:lang w:val="en-AU"/>
              </w:rPr>
              <w:t>/conf</w:t>
            </w:r>
            <w:r>
              <w:t>/</w:t>
            </w:r>
            <w:r>
              <w:rPr>
                <w:b/>
              </w:rPr>
              <w:t>gsml4</w:t>
            </w:r>
            <w:r w:rsidRPr="001C6F4D">
              <w:rPr>
                <w:b/>
              </w:rPr>
              <w:t>-conceptual/</w:t>
            </w:r>
            <w:r>
              <w:rPr>
                <w:b/>
              </w:rPr>
              <w:t>similarity</w:t>
            </w:r>
          </w:p>
        </w:tc>
      </w:tr>
      <w:tr w:rsidR="003B0AAB" w:rsidRPr="009E563E" w14:paraId="4F15F8E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F87643"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10DD8ABC"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Requirement</w:t>
            </w:r>
          </w:p>
        </w:tc>
        <w:tc>
          <w:tcPr>
            <w:tcW w:w="5890" w:type="dxa"/>
            <w:tcBorders>
              <w:top w:val="single" w:sz="4" w:space="0" w:color="auto"/>
              <w:left w:val="single" w:sz="4" w:space="0" w:color="auto"/>
              <w:bottom w:val="single" w:sz="4" w:space="0" w:color="auto"/>
              <w:right w:val="single" w:sz="12" w:space="0" w:color="auto"/>
            </w:tcBorders>
            <w:hideMark/>
          </w:tcPr>
          <w:p w14:paraId="1E201017" w14:textId="7C1B579F" w:rsidR="003B0AAB" w:rsidRPr="00B214EB" w:rsidRDefault="003B0AAB" w:rsidP="003B0AAB">
            <w:pPr>
              <w:pStyle w:val="Tabletext9"/>
              <w:rPr>
                <w:b/>
              </w:rPr>
            </w:pPr>
            <w:r w:rsidRPr="001C6F4D">
              <w:rPr>
                <w:b/>
              </w:rPr>
              <w:t>/req/g</w:t>
            </w:r>
            <w:r>
              <w:rPr>
                <w:b/>
              </w:rPr>
              <w:t>sml4</w:t>
            </w:r>
            <w:r w:rsidRPr="001C6F4D">
              <w:rPr>
                <w:b/>
              </w:rPr>
              <w:t>-conceptual/</w:t>
            </w:r>
            <w:r>
              <w:rPr>
                <w:b/>
              </w:rPr>
              <w:t>similarity</w:t>
            </w:r>
          </w:p>
        </w:tc>
      </w:tr>
      <w:tr w:rsidR="003B0AAB" w:rsidRPr="009E563E" w14:paraId="340D32B9"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18FA98C0"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0C2C7A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purpose</w:t>
            </w:r>
          </w:p>
        </w:tc>
        <w:tc>
          <w:tcPr>
            <w:tcW w:w="5890" w:type="dxa"/>
            <w:tcBorders>
              <w:top w:val="single" w:sz="4" w:space="0" w:color="auto"/>
              <w:left w:val="single" w:sz="4" w:space="0" w:color="auto"/>
              <w:bottom w:val="single" w:sz="4" w:space="0" w:color="auto"/>
              <w:right w:val="single" w:sz="12" w:space="0" w:color="auto"/>
            </w:tcBorders>
          </w:tcPr>
          <w:p w14:paraId="2B714913" w14:textId="77777777" w:rsidR="003B0AAB" w:rsidRPr="00B214EB" w:rsidRDefault="003B0AAB" w:rsidP="008037F7">
            <w:pPr>
              <w:pStyle w:val="Tabletext9"/>
              <w:rPr>
                <w:b/>
              </w:rPr>
            </w:pPr>
            <w:r>
              <w:rPr>
                <w:rFonts w:cs="Arial"/>
                <w:szCs w:val="18"/>
                <w:lang w:val="en-AU"/>
              </w:rPr>
              <w:t>Ensure that the target logical model is compatible with the conceptual model.</w:t>
            </w:r>
          </w:p>
        </w:tc>
      </w:tr>
      <w:tr w:rsidR="003B0AAB" w:rsidRPr="009E563E" w14:paraId="5B33E51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795FAE5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6B0E06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method</w:t>
            </w:r>
          </w:p>
        </w:tc>
        <w:tc>
          <w:tcPr>
            <w:tcW w:w="5890" w:type="dxa"/>
            <w:tcBorders>
              <w:top w:val="single" w:sz="4" w:space="0" w:color="auto"/>
              <w:left w:val="single" w:sz="4" w:space="0" w:color="auto"/>
              <w:bottom w:val="single" w:sz="4" w:space="0" w:color="auto"/>
              <w:right w:val="single" w:sz="12" w:space="0" w:color="auto"/>
            </w:tcBorders>
          </w:tcPr>
          <w:p w14:paraId="2A9CC4BA" w14:textId="77777777" w:rsidR="003B0AAB" w:rsidRPr="00EC17E5" w:rsidRDefault="003B0AAB" w:rsidP="008037F7">
            <w:pPr>
              <w:pStyle w:val="Tabletext9"/>
            </w:pPr>
            <w:r>
              <w:t>Determine semantic similarity between the logical model and conceptual model using an established method such as : (i) visual comparison of the UML diagrams, (ii) comparison of logical and conceptual components expressed in a common knowledge representation language such as first order logic, or (iii) comparison after mapping to a reference ontology.</w:t>
            </w:r>
          </w:p>
        </w:tc>
      </w:tr>
      <w:tr w:rsidR="003B0AAB" w:rsidRPr="009E563E" w14:paraId="5420FE76" w14:textId="77777777" w:rsidTr="008037F7">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E8952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25AF8F74"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Test type</w:t>
            </w:r>
          </w:p>
        </w:tc>
        <w:tc>
          <w:tcPr>
            <w:tcW w:w="5890" w:type="dxa"/>
            <w:tcBorders>
              <w:top w:val="single" w:sz="4" w:space="0" w:color="auto"/>
              <w:left w:val="single" w:sz="4" w:space="0" w:color="auto"/>
              <w:bottom w:val="single" w:sz="4" w:space="0" w:color="auto"/>
              <w:right w:val="single" w:sz="12" w:space="0" w:color="auto"/>
            </w:tcBorders>
            <w:hideMark/>
          </w:tcPr>
          <w:p w14:paraId="5B1F2024" w14:textId="77777777" w:rsidR="003B0AAB" w:rsidRPr="009E563E" w:rsidRDefault="003B0AAB" w:rsidP="008037F7">
            <w:pPr>
              <w:pStyle w:val="Tabletext9"/>
              <w:jc w:val="left"/>
              <w:rPr>
                <w:rFonts w:cs="Arial"/>
                <w:b/>
                <w:color w:val="FF0000"/>
                <w:szCs w:val="18"/>
                <w:lang w:eastAsia="en-US"/>
              </w:rPr>
            </w:pPr>
            <w:r w:rsidRPr="009E563E">
              <w:rPr>
                <w:rFonts w:cs="Arial"/>
                <w:szCs w:val="18"/>
                <w:lang w:val="en-AU"/>
              </w:rPr>
              <w:t>Capability</w:t>
            </w:r>
          </w:p>
        </w:tc>
      </w:tr>
    </w:tbl>
    <w:p w14:paraId="10CED89A" w14:textId="77777777" w:rsidR="003B0AAB" w:rsidRDefault="003B0AAB" w:rsidP="003B0AAB">
      <w:pPr>
        <w:rPr>
          <w:lang w:val="en-CA"/>
        </w:rPr>
      </w:pPr>
    </w:p>
    <w:p w14:paraId="413BBC69" w14:textId="77777777" w:rsidR="003B0AAB" w:rsidRPr="00B464F3" w:rsidRDefault="003B0AAB" w:rsidP="00345D65"/>
    <w:p w14:paraId="13276943" w14:textId="2251678A" w:rsidR="00480BB6" w:rsidRPr="0027787F" w:rsidRDefault="00542F0B" w:rsidP="00B464F3">
      <w:pPr>
        <w:pStyle w:val="OGCAnnexXX"/>
      </w:pPr>
      <w:bookmarkStart w:id="570" w:name="_Toc458065816"/>
      <w:bookmarkEnd w:id="566"/>
      <w:bookmarkEnd w:id="567"/>
      <w:r w:rsidRPr="0027787F">
        <w:t xml:space="preserve">Conformance class: </w:t>
      </w:r>
      <w:r w:rsidR="00480BB6" w:rsidRPr="0027787F">
        <w:t>GeoSciML Core Abstract</w:t>
      </w:r>
      <w:bookmarkEnd w:id="570"/>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1FA066B0" w:rsidR="00480BB6" w:rsidRPr="004A745D" w:rsidRDefault="00480BB6" w:rsidP="00FC30B1">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check the target implementation</w:t>
            </w:r>
            <w:r w:rsidR="00FC30B1">
              <w:rPr>
                <w:rFonts w:ascii="Arial" w:hAnsi="Arial" w:cs="Arial"/>
                <w:sz w:val="18"/>
                <w:szCs w:val="18"/>
                <w:lang w:val="en-CA"/>
              </w:rPr>
              <w:t xml:space="preserve"> accept all substitutable types for property values</w:t>
            </w:r>
            <w:r>
              <w:rPr>
                <w:rFonts w:ascii="Arial" w:hAnsi="Arial" w:cs="Arial"/>
                <w:sz w:val="18"/>
                <w:szCs w:val="18"/>
                <w:lang w:val="en-CA"/>
              </w:rPr>
              <w:t xml:space="preserve"> </w:t>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5E0F6A"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5E0F6A"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308CD306" w14:textId="77777777" w:rsidR="00F82890" w:rsidRPr="00B464F3" w:rsidRDefault="00F82890" w:rsidP="00F82890"/>
    <w:p w14:paraId="25885FAD" w14:textId="75D4E988" w:rsidR="00F82890" w:rsidRPr="0027787F" w:rsidRDefault="00F82890" w:rsidP="00F82890">
      <w:pPr>
        <w:pStyle w:val="OGCAnnexXX"/>
      </w:pPr>
      <w:bookmarkStart w:id="571" w:name="_Toc458065817"/>
      <w:r w:rsidRPr="0027787F">
        <w:t xml:space="preserve">Conformance class: </w:t>
      </w:r>
      <w:r>
        <w:t>GeoSciML Linked Open Data</w:t>
      </w:r>
      <w:bookmarkEnd w:id="571"/>
    </w:p>
    <w:p w14:paraId="7BCB4929" w14:textId="77777777" w:rsidR="00F82890" w:rsidRDefault="00F82890" w:rsidP="00F82890"/>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F82890" w:rsidRPr="00DE63EA" w14:paraId="77B3DA7C" w14:textId="77777777" w:rsidTr="00D93B12">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C29784" w14:textId="77777777" w:rsidR="00F82890" w:rsidRPr="006474AA" w:rsidRDefault="00F82890" w:rsidP="00D93B12">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43B72E8" w14:textId="77777777" w:rsidR="00F82890" w:rsidRPr="006474AA" w:rsidRDefault="00F82890" w:rsidP="00D93B12">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F82890" w:rsidRPr="00DE63EA" w14:paraId="200EB098" w14:textId="77777777" w:rsidTr="00D93B12">
        <w:tc>
          <w:tcPr>
            <w:tcW w:w="1549" w:type="dxa"/>
            <w:tcBorders>
              <w:top w:val="single" w:sz="12" w:space="0" w:color="auto"/>
              <w:left w:val="single" w:sz="12" w:space="0" w:color="auto"/>
              <w:bottom w:val="single" w:sz="4" w:space="0" w:color="auto"/>
              <w:right w:val="single" w:sz="4" w:space="0" w:color="auto"/>
            </w:tcBorders>
            <w:hideMark/>
          </w:tcPr>
          <w:p w14:paraId="49D1CDB1" w14:textId="77777777" w:rsidR="00F82890" w:rsidRPr="006474AA" w:rsidRDefault="00F82890" w:rsidP="00D93B12">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0CCE8E1" w14:textId="77777777" w:rsidR="00F82890" w:rsidRPr="006474AA"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F82890" w:rsidRPr="00DE63EA" w14:paraId="5A9BF349" w14:textId="77777777" w:rsidTr="00D93B12">
        <w:tc>
          <w:tcPr>
            <w:tcW w:w="1549" w:type="dxa"/>
            <w:tcBorders>
              <w:top w:val="single" w:sz="12" w:space="0" w:color="auto"/>
              <w:left w:val="single" w:sz="12" w:space="0" w:color="auto"/>
              <w:bottom w:val="single" w:sz="4" w:space="0" w:color="auto"/>
              <w:right w:val="single" w:sz="4" w:space="0" w:color="auto"/>
            </w:tcBorders>
          </w:tcPr>
          <w:p w14:paraId="78D24DAF" w14:textId="77777777" w:rsidR="00F82890" w:rsidRDefault="00F82890" w:rsidP="00D93B12">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6FB1D33" w14:textId="77777777" w:rsidR="00F82890"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RFC 3986</w:t>
            </w:r>
          </w:p>
        </w:tc>
      </w:tr>
      <w:tr w:rsidR="00F82890" w:rsidRPr="00DE63EA" w14:paraId="0790DA19"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D1157B" w14:textId="77777777" w:rsidR="00F82890" w:rsidRPr="006474AA"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F31E0FC" w14:textId="63FC3865" w:rsidR="00F82890" w:rsidRPr="007F07F2" w:rsidRDefault="00F82890" w:rsidP="00F8289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gsml4-lod</w:t>
            </w:r>
            <w:r w:rsidRPr="001C1AC7">
              <w:rPr>
                <w:rFonts w:cs="Arial"/>
                <w:b/>
                <w:szCs w:val="18"/>
                <w:lang w:val="en-US"/>
              </w:rPr>
              <w:t>/</w:t>
            </w:r>
            <w:r>
              <w:rPr>
                <w:rFonts w:cs="Arial"/>
                <w:b/>
                <w:szCs w:val="18"/>
                <w:lang w:val="en-US"/>
              </w:rPr>
              <w:t>codelistURI</w:t>
            </w:r>
          </w:p>
        </w:tc>
      </w:tr>
      <w:tr w:rsidR="00F82890" w:rsidRPr="00DE63EA" w14:paraId="1799C2BA"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0BAD8C"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0DC41A"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D28F708" w14:textId="5B6DB1D6"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Pr="00F82890">
              <w:rPr>
                <w:rFonts w:ascii="Arial" w:hAnsi="Arial" w:cs="Arial"/>
                <w:sz w:val="18"/>
                <w:szCs w:val="18"/>
                <w:lang w:val="en-CA"/>
              </w:rPr>
              <w:t>gsml4-lod/cod</w:t>
            </w:r>
            <w:r>
              <w:rPr>
                <w:rFonts w:ascii="Arial" w:hAnsi="Arial" w:cs="Arial"/>
                <w:sz w:val="18"/>
                <w:szCs w:val="18"/>
                <w:lang w:val="en-CA"/>
              </w:rPr>
              <w:t>el</w:t>
            </w:r>
            <w:r w:rsidRPr="00F82890">
              <w:rPr>
                <w:rFonts w:ascii="Arial" w:hAnsi="Arial" w:cs="Arial"/>
                <w:sz w:val="18"/>
                <w:szCs w:val="18"/>
                <w:lang w:val="en-CA"/>
              </w:rPr>
              <w:t>istURI</w:t>
            </w:r>
          </w:p>
        </w:tc>
      </w:tr>
      <w:tr w:rsidR="00F82890" w:rsidRPr="00DE63EA" w14:paraId="4785E85F"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D024BA"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1DAE2A"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9AF5CC0" w14:textId="75CAC5A2" w:rsidR="00F82890" w:rsidRPr="006474AA" w:rsidRDefault="00F82890" w:rsidP="00F8289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implementation check that vocabulary terms are dereferenceable URI</w:t>
            </w:r>
          </w:p>
        </w:tc>
      </w:tr>
      <w:tr w:rsidR="00F82890" w:rsidRPr="00DE63EA" w14:paraId="2E84FE6B"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306E4F"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04B8D3"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8332E54" w14:textId="47BC4C04" w:rsidR="00F82890" w:rsidRPr="006474AA" w:rsidRDefault="00F82890" w:rsidP="00F82890">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of the target implementation and check that it provide mechanism to verify that URI are </w:t>
            </w:r>
            <w:r w:rsidRPr="00F82890">
              <w:rPr>
                <w:rFonts w:ascii="Arial" w:hAnsi="Arial" w:cs="Arial"/>
                <w:sz w:val="18"/>
                <w:szCs w:val="18"/>
                <w:lang w:val="en-CA"/>
              </w:rPr>
              <w:t>dereferenceable</w:t>
            </w:r>
          </w:p>
        </w:tc>
      </w:tr>
      <w:tr w:rsidR="00F82890" w:rsidRPr="00DE63EA" w14:paraId="6176D464"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2127A9"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B6199"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7DC174E" w14:textId="2484B97B" w:rsidR="00F82890" w:rsidRPr="006474AA"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Pr>
                <w:rFonts w:cs="Arial"/>
                <w:szCs w:val="18"/>
                <w:lang w:eastAsia="en-US"/>
              </w:rPr>
              <w:t>Capability</w:t>
            </w:r>
          </w:p>
        </w:tc>
      </w:tr>
      <w:tr w:rsidR="00F82890" w:rsidRPr="008A79BA" w14:paraId="3DDBB00F"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6BEDDFE" w14:textId="77777777" w:rsidR="00F82890" w:rsidRPr="004A745D" w:rsidRDefault="00F82890" w:rsidP="00D93B12">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3570EB4" w14:textId="458824AF" w:rsidR="00F82890" w:rsidRPr="007F07F2" w:rsidRDefault="00F82890" w:rsidP="00F82890">
            <w:pPr>
              <w:pStyle w:val="Tabletext9"/>
              <w:rPr>
                <w:rFonts w:cs="Arial"/>
                <w:b/>
                <w:color w:val="FF0000"/>
                <w:szCs w:val="18"/>
                <w:lang w:eastAsia="en-US"/>
              </w:rPr>
            </w:pPr>
            <w:r w:rsidRPr="00E76980">
              <w:rPr>
                <w:rFonts w:cs="Arial"/>
                <w:b/>
                <w:szCs w:val="18"/>
                <w:lang w:val="en-AU"/>
              </w:rPr>
              <w:t>/conf/</w:t>
            </w:r>
            <w:r w:rsidRPr="00F82890">
              <w:rPr>
                <w:rFonts w:cs="Arial"/>
                <w:b/>
                <w:szCs w:val="18"/>
                <w:lang w:val="en-US"/>
              </w:rPr>
              <w:t>gsml4-lod/</w:t>
            </w:r>
            <w:r>
              <w:rPr>
                <w:rFonts w:cs="Arial"/>
                <w:b/>
                <w:szCs w:val="18"/>
                <w:lang w:val="en-US"/>
              </w:rPr>
              <w:t>identifier</w:t>
            </w:r>
          </w:p>
        </w:tc>
      </w:tr>
      <w:tr w:rsidR="00F82890" w:rsidRPr="008A79BA" w14:paraId="27328E53"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FE10C8" w14:textId="77777777" w:rsidR="00F82890" w:rsidRPr="00B464F3" w:rsidRDefault="00F82890" w:rsidP="00D93B12">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40D6A09F"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DCD70C" w14:textId="1BD9F0BF" w:rsidR="00F82890" w:rsidRPr="00B464F3"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w:t>
            </w:r>
            <w:r w:rsidRPr="00F82890">
              <w:rPr>
                <w:rFonts w:ascii="Arial" w:hAnsi="Arial" w:cs="Arial"/>
                <w:sz w:val="18"/>
                <w:szCs w:val="18"/>
                <w:lang w:val="en-CA"/>
              </w:rPr>
              <w:t>gsml4-lod/identifier</w:t>
            </w:r>
          </w:p>
        </w:tc>
      </w:tr>
      <w:tr w:rsidR="00F82890" w:rsidRPr="004A745D" w14:paraId="7FC452C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8ACB03" w14:textId="77777777" w:rsidR="00F82890" w:rsidRPr="00B464F3" w:rsidRDefault="00F82890" w:rsidP="00D93B12">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3C9B0928"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2BB1FEC" w14:textId="525959D6" w:rsidR="00F82890" w:rsidRPr="004A745D" w:rsidRDefault="00F82890" w:rsidP="00D93B12">
            <w:pPr>
              <w:pStyle w:val="Tabletext9"/>
              <w:rPr>
                <w:rFonts w:cs="Arial"/>
                <w:b/>
                <w:color w:val="FF0000"/>
                <w:szCs w:val="18"/>
                <w:lang w:eastAsia="en-US"/>
              </w:rPr>
            </w:pPr>
            <w:r>
              <w:rPr>
                <w:rFonts w:cs="Arial"/>
                <w:szCs w:val="18"/>
                <w:lang w:val="en-CA"/>
              </w:rPr>
              <w:t>Ensure that the URI identifier can be dereferenced.</w:t>
            </w:r>
          </w:p>
        </w:tc>
      </w:tr>
      <w:tr w:rsidR="00F82890" w:rsidRPr="004A745D" w14:paraId="0F9536AB"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8CFBF"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36AD6D"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8A7FCAC" w14:textId="025E819E" w:rsidR="00F82890" w:rsidRPr="004A745D" w:rsidRDefault="00F82890" w:rsidP="00F82890">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check that it provides a mechanism to verify that the identifier can be dereferenced and return a representation of the resource assigned to the identifier</w:t>
            </w:r>
          </w:p>
        </w:tc>
      </w:tr>
      <w:tr w:rsidR="00F82890" w:rsidRPr="004A745D" w14:paraId="6C86FC61"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5EEBFA"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8FB5F4"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442D34" w14:textId="7E9F369A" w:rsidR="00F82890" w:rsidRPr="004A745D" w:rsidRDefault="00F82890" w:rsidP="00D93B12">
            <w:pPr>
              <w:pStyle w:val="Tabletext9"/>
              <w:rPr>
                <w:rFonts w:cs="Arial"/>
                <w:szCs w:val="18"/>
                <w:lang w:eastAsia="en-US"/>
              </w:rPr>
            </w:pPr>
            <w:r>
              <w:rPr>
                <w:rFonts w:cs="Arial"/>
                <w:szCs w:val="18"/>
                <w:lang w:eastAsia="en-US"/>
              </w:rPr>
              <w:t>Capability</w:t>
            </w:r>
          </w:p>
        </w:tc>
      </w:tr>
      <w:tr w:rsidR="00F82890" w:rsidRPr="004A745D" w14:paraId="14CDA49B"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118D02F0" w14:textId="77777777" w:rsidR="00F82890" w:rsidRPr="004A745D" w:rsidRDefault="00F82890" w:rsidP="00D93B12">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9B661AA" w14:textId="00A6AADC" w:rsidR="00F82890" w:rsidRPr="007F07F2" w:rsidRDefault="00F82890" w:rsidP="00DF78ED">
            <w:pPr>
              <w:pStyle w:val="Tabletext9"/>
              <w:rPr>
                <w:rFonts w:cs="Arial"/>
                <w:b/>
                <w:color w:val="FF0000"/>
                <w:szCs w:val="18"/>
                <w:lang w:eastAsia="en-US"/>
              </w:rPr>
            </w:pPr>
            <w:r w:rsidRPr="00E76980">
              <w:rPr>
                <w:rFonts w:cs="Arial"/>
                <w:b/>
                <w:szCs w:val="18"/>
                <w:lang w:val="en-AU"/>
              </w:rPr>
              <w:t>/conf/</w:t>
            </w:r>
            <w:r w:rsidR="00DF78ED" w:rsidRPr="00DF78ED">
              <w:rPr>
                <w:rFonts w:cs="Arial"/>
                <w:b/>
                <w:szCs w:val="18"/>
                <w:lang w:val="en-US"/>
              </w:rPr>
              <w:t>gsml4-lod/</w:t>
            </w:r>
            <w:r w:rsidR="00DF78ED">
              <w:rPr>
                <w:rFonts w:cs="Arial"/>
                <w:b/>
                <w:szCs w:val="18"/>
                <w:lang w:val="en-US"/>
              </w:rPr>
              <w:t>byref</w:t>
            </w:r>
          </w:p>
        </w:tc>
      </w:tr>
      <w:tr w:rsidR="00F82890" w:rsidRPr="004A745D" w14:paraId="72B58A21"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308CBA" w14:textId="77777777" w:rsidR="00F82890" w:rsidRPr="004A745D" w:rsidRDefault="00F82890" w:rsidP="00D93B12">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1937ACF"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DB3CBB" w14:textId="651AA345" w:rsidR="00F82890" w:rsidRPr="00EE0AEA" w:rsidRDefault="00F82890" w:rsidP="00D93B12">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00DF78ED" w:rsidRPr="00DF78ED">
              <w:rPr>
                <w:rFonts w:ascii="Arial" w:hAnsi="Arial" w:cs="Arial"/>
                <w:sz w:val="18"/>
                <w:szCs w:val="18"/>
              </w:rPr>
              <w:t>gsml4-lod/byref</w:t>
            </w:r>
          </w:p>
        </w:tc>
      </w:tr>
      <w:tr w:rsidR="00F82890" w:rsidRPr="004A745D" w14:paraId="18AEE290"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80F6AB" w14:textId="77777777" w:rsidR="00F82890" w:rsidRPr="004A745D" w:rsidRDefault="00F82890" w:rsidP="00D93B12">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2383E081"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5487B4C" w14:textId="32A9CD45" w:rsidR="00F82890" w:rsidRPr="004A745D" w:rsidRDefault="00F82890" w:rsidP="00DF78ED">
            <w:pPr>
              <w:pStyle w:val="Tabletext9"/>
              <w:rPr>
                <w:rFonts w:cs="Arial"/>
                <w:b/>
                <w:color w:val="FF0000"/>
                <w:szCs w:val="18"/>
                <w:lang w:eastAsia="en-US"/>
              </w:rPr>
            </w:pPr>
            <w:r>
              <w:rPr>
                <w:rFonts w:cs="Arial"/>
                <w:szCs w:val="18"/>
                <w:lang w:val="en-CA"/>
              </w:rPr>
              <w:t>Ensure tha</w:t>
            </w:r>
            <w:r w:rsidR="00DF78ED">
              <w:rPr>
                <w:rFonts w:cs="Arial"/>
                <w:szCs w:val="18"/>
                <w:lang w:val="en-CA"/>
              </w:rPr>
              <w:t xml:space="preserve">t for properties that reference an external resource using a HTTP URI </w:t>
            </w:r>
            <w:proofErr w:type="gramStart"/>
            <w:r w:rsidR="00DF78ED">
              <w:rPr>
                <w:rFonts w:cs="Arial"/>
                <w:szCs w:val="18"/>
                <w:lang w:val="en-CA"/>
              </w:rPr>
              <w:t>identifier ,</w:t>
            </w:r>
            <w:proofErr w:type="gramEnd"/>
            <w:r w:rsidR="00DF78ED">
              <w:rPr>
                <w:rFonts w:cs="Arial"/>
                <w:szCs w:val="18"/>
                <w:lang w:val="en-CA"/>
              </w:rPr>
              <w:t xml:space="preserve"> this URI is dereferenceable.</w:t>
            </w:r>
          </w:p>
        </w:tc>
      </w:tr>
      <w:tr w:rsidR="00F82890" w:rsidRPr="004A745D" w14:paraId="4D3690E0"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365A86"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3B809A"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DC15716" w14:textId="60F05CA2" w:rsidR="00F82890" w:rsidRPr="004A745D" w:rsidRDefault="00DF78ED" w:rsidP="00D93B12">
            <w:pPr>
              <w:spacing w:before="100" w:beforeAutospacing="1" w:after="100" w:afterAutospacing="1" w:line="230" w:lineRule="atLeast"/>
              <w:rPr>
                <w:rFonts w:ascii="Arial" w:eastAsia="MS Mincho" w:hAnsi="Arial" w:cs="Arial"/>
                <w:sz w:val="18"/>
                <w:szCs w:val="18"/>
              </w:rPr>
            </w:pPr>
            <w:r w:rsidRPr="00DF78ED">
              <w:rPr>
                <w:rFonts w:ascii="Arial" w:hAnsi="Arial" w:cs="Arial"/>
                <w:sz w:val="18"/>
                <w:szCs w:val="18"/>
                <w:lang w:val="en-CA"/>
              </w:rPr>
              <w:t>Visual inspection of the target implementation and check that it provide mechanism to verify that URI are dereferenceable</w:t>
            </w:r>
          </w:p>
        </w:tc>
      </w:tr>
      <w:tr w:rsidR="00F82890" w:rsidRPr="004A745D" w14:paraId="1CA30370"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60CFD2"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117B17"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BABE5FD" w14:textId="77777777" w:rsidR="00F82890" w:rsidRPr="004A745D" w:rsidRDefault="00F82890" w:rsidP="00D93B12">
            <w:pPr>
              <w:pStyle w:val="Tabletext9"/>
              <w:rPr>
                <w:rFonts w:cs="Arial"/>
                <w:szCs w:val="18"/>
                <w:lang w:eastAsia="en-US"/>
              </w:rPr>
            </w:pPr>
            <w:r w:rsidRPr="00DE63EA">
              <w:rPr>
                <w:rFonts w:cs="Arial"/>
                <w:szCs w:val="18"/>
                <w:lang w:val="en-AU"/>
              </w:rPr>
              <w:t>Capability</w:t>
            </w:r>
          </w:p>
        </w:tc>
      </w:tr>
    </w:tbl>
    <w:p w14:paraId="1EE2390C" w14:textId="77777777" w:rsidR="00F82890" w:rsidRDefault="00F82890" w:rsidP="00F82890">
      <w:pPr>
        <w:spacing w:after="0"/>
        <w:rPr>
          <w:lang w:val="en-CA"/>
        </w:rPr>
      </w:pPr>
    </w:p>
    <w:p w14:paraId="0C95702F" w14:textId="5C219217" w:rsidR="00DF78ED" w:rsidRPr="0027787F" w:rsidRDefault="00480BB6" w:rsidP="00DF78ED">
      <w:pPr>
        <w:pStyle w:val="OGCAnnexXX"/>
      </w:pPr>
      <w:r>
        <w:br w:type="page"/>
      </w:r>
      <w:bookmarkStart w:id="572" w:name="_Toc458065818"/>
      <w:r w:rsidR="00DF78ED" w:rsidRPr="0027787F">
        <w:lastRenderedPageBreak/>
        <w:t xml:space="preserve">Conformance class: </w:t>
      </w:r>
      <w:r w:rsidR="00DF78ED">
        <w:t>GeoSciML Basic Logical Model</w:t>
      </w:r>
      <w:bookmarkEnd w:id="57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w:t>
            </w:r>
            <w:proofErr w:type="gramStart"/>
            <w:r>
              <w:rPr>
                <w:rFonts w:ascii="Arial" w:hAnsi="Arial" w:cs="Arial"/>
                <w:sz w:val="18"/>
                <w:szCs w:val="18"/>
                <w:lang w:val="en-CA"/>
              </w:rPr>
              <w:t xml:space="preserve">both </w:t>
            </w:r>
            <w:r w:rsidRPr="00784D12">
              <w:rPr>
                <w:rFonts w:ascii="Arial" w:hAnsi="Arial" w:cs="Arial"/>
                <w:sz w:val="18"/>
                <w:szCs w:val="18"/>
                <w:lang w:val="en-CA"/>
              </w:rPr>
              <w:t>olderAgeNamedAge or</w:t>
            </w:r>
            <w:proofErr w:type="gramEnd"/>
            <w:r w:rsidRPr="00784D12">
              <w:rPr>
                <w:rFonts w:ascii="Arial" w:hAnsi="Arial" w:cs="Arial"/>
                <w:sz w:val="18"/>
                <w:szCs w:val="18"/>
                <w:lang w:val="en-CA"/>
              </w:rPr>
              <w:t xml:space="preserve">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643C773C" w:rsidR="00480BB6" w:rsidRPr="006474AA" w:rsidRDefault="00D93B12"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Pr>
                <w:rFonts w:cs="Arial"/>
                <w:szCs w:val="18"/>
                <w:lang w:eastAsia="en-US"/>
              </w:rPr>
              <w:t>Capacity</w:t>
            </w: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573" w:name="_Toc458065819"/>
      <w:r>
        <w:t>Conformance class: GeoSciML Extension Logical Model</w:t>
      </w:r>
      <w:bookmarkEnd w:id="57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574" w:name="_Toc458065820"/>
      <w:r w:rsidRPr="00B464F3">
        <w:t>Conformance class: GeoSciML Time-Scale Logical Model</w:t>
      </w:r>
      <w:bookmarkEnd w:id="57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2105E2E2" w:rsidR="00480BB6" w:rsidRPr="00AD62E2" w:rsidRDefault="00480BB6"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00D93B12">
              <w:rPr>
                <w:rFonts w:cs="Arial"/>
                <w:szCs w:val="18"/>
                <w:lang w:val="en-US"/>
              </w:rPr>
              <w:t>start</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C7CA372" w:rsidR="00480BB6" w:rsidRPr="006474AA" w:rsidRDefault="00480BB6"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w:t>
            </w:r>
            <w:r w:rsidR="00D93B12">
              <w:rPr>
                <w:rFonts w:ascii="Arial" w:hAnsi="Arial" w:cs="Arial"/>
                <w:sz w:val="18"/>
                <w:szCs w:val="18"/>
                <w:lang w:val="en-CA"/>
              </w:rPr>
              <w:t>start</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5A55CE9D" w:rsidR="00480BB6" w:rsidRPr="006474AA" w:rsidRDefault="00480BB6" w:rsidP="00DC49C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w:t>
            </w:r>
            <w:r w:rsidR="00DC49C0">
              <w:rPr>
                <w:rFonts w:cs="Arial"/>
                <w:szCs w:val="18"/>
                <w:lang w:val="en-CA"/>
              </w:rPr>
              <w:t>the start TimeOrdinalEraBoundary is older that the end TimeOrdinalBoundaryEra</w:t>
            </w:r>
            <w:r>
              <w:rPr>
                <w:rFonts w:cs="Arial"/>
                <w:szCs w:val="18"/>
                <w:lang w:val="en-CA"/>
              </w:rPr>
              <w:t xml:space="preserve">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4F61618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r w:rsidR="00DC49C0">
              <w:rPr>
                <w:rFonts w:ascii="Arial" w:hAnsi="Arial" w:cs="Arial"/>
                <w:sz w:val="18"/>
                <w:szCs w:val="18"/>
                <w:lang w:val="en-CA"/>
              </w:rPr>
              <w:t>to check that the age of the start TimeOrdinalEraBoundary is older than the age of the “end” TimeOrdinalEraBoundary</w:t>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575" w:name="_Toc458065821"/>
      <w:r w:rsidRPr="00B464F3">
        <w:t>Conformance class: GeoSciML Borehole Logical Model</w:t>
      </w:r>
      <w:bookmarkEnd w:id="57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1DE1020D" w:rsidR="00480BB6" w:rsidRPr="00AD62E2" w:rsidRDefault="00480BB6" w:rsidP="001B325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w:t>
            </w:r>
            <w:r w:rsidR="001B3250">
              <w:rPr>
                <w:rStyle w:val="requri"/>
                <w:lang w:val="en-CA"/>
              </w:rPr>
              <w:t>C</w:t>
            </w:r>
            <w:r w:rsidRPr="00781C9E">
              <w:rPr>
                <w:rStyle w:val="requri"/>
                <w:lang w:val="en-CA"/>
              </w:rPr>
              <w:t>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573208B3"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w:t>
            </w:r>
            <w:r w:rsidR="001B3250">
              <w:rPr>
                <w:rFonts w:ascii="Arial" w:hAnsi="Arial" w:cs="Arial"/>
                <w:sz w:val="18"/>
                <w:szCs w:val="18"/>
                <w:lang w:val="en-CA"/>
              </w:rPr>
              <w:t>req/gsml4-borehole/interval-1D-C</w:t>
            </w:r>
            <w:r w:rsidRPr="00B464F3">
              <w:rPr>
                <w:rFonts w:ascii="Arial" w:hAnsi="Arial" w:cs="Arial"/>
                <w:sz w:val="18"/>
                <w:szCs w:val="18"/>
                <w:lang w:val="en-CA"/>
              </w:rPr>
              <w:t>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 xml:space="preserve">to contrain either a GM_Point or </w:t>
            </w:r>
            <w:proofErr w:type="gramStart"/>
            <w:r>
              <w:rPr>
                <w:rFonts w:ascii="Arial" w:hAnsi="Arial" w:cs="Arial"/>
                <w:sz w:val="18"/>
                <w:szCs w:val="18"/>
                <w:lang w:val="en-CA"/>
              </w:rPr>
              <w:t>a</w:t>
            </w:r>
            <w:proofErr w:type="gramEnd"/>
            <w:r>
              <w:rPr>
                <w:rFonts w:ascii="Arial" w:hAnsi="Arial" w:cs="Arial"/>
                <w:sz w:val="18"/>
                <w:szCs w:val="18"/>
                <w:lang w:val="en-CA"/>
              </w:rPr>
              <w:t xml:space="preserve">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576" w:name="_Toc458065822"/>
      <w:r w:rsidRPr="0027787F">
        <w:t>Conformance class: GeoSciML Lab Analysis Logical Model</w:t>
      </w:r>
      <w:bookmarkEnd w:id="57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0C2A6385" w:rsidR="00480BB6" w:rsidRDefault="001B3250" w:rsidP="001B3250">
            <w:pPr>
              <w:pStyle w:val="Tabletext9"/>
              <w:keepNext/>
              <w:pBdr>
                <w:top w:val="single" w:sz="4" w:space="4" w:color="FFFFFF"/>
                <w:left w:val="single" w:sz="4" w:space="4" w:color="FFFFFF"/>
                <w:bottom w:val="single" w:sz="4" w:space="4" w:color="FFFFFF"/>
                <w:right w:val="single" w:sz="4" w:space="4" w:color="FFFFFF"/>
              </w:pBdr>
              <w:shd w:val="clear" w:color="auto" w:fill="F3F3F3"/>
              <w:ind w:right="113"/>
              <w:rPr>
                <w:rFonts w:cs="Arial"/>
                <w:szCs w:val="18"/>
                <w:lang w:val="en-US"/>
              </w:rPr>
            </w:pPr>
            <w:r>
              <w:rPr>
                <w:rFonts w:cs="Arial"/>
                <w:szCs w:val="18"/>
                <w:lang w:val="en-US"/>
              </w:rPr>
              <w:t>ISO 19156 Annex A</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013F4CF6" w:rsidR="00480BB6" w:rsidRPr="00DA519E" w:rsidRDefault="001B3250"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1B3250">
              <w:rPr>
                <w:rFonts w:cs="Arial"/>
                <w:szCs w:val="18"/>
                <w:lang w:val="en-US"/>
              </w:rPr>
              <w:t>/conf/</w:t>
            </w:r>
            <w:r w:rsidR="00480BB6" w:rsidRPr="001B3250">
              <w:rPr>
                <w:rFonts w:cs="Arial"/>
                <w:szCs w:val="18"/>
                <w:lang w:val="en-US"/>
              </w:rPr>
              <w:t>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660B0F28" w:rsidR="00480BB6" w:rsidRPr="00DA519E" w:rsidRDefault="00480BB6" w:rsidP="001B325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/conf/gsml4-lab-analysis/</w:t>
            </w:r>
            <w:r w:rsidR="001B3250">
              <w:rPr>
                <w:rFonts w:cs="Arial"/>
                <w:szCs w:val="18"/>
                <w:lang w:val="en-US"/>
              </w:rPr>
              <w:t>accuracy-vocabulary</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3E41657" w:rsidR="00480BB6" w:rsidRPr="001B3250"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1B3250">
              <w:rPr>
                <w:rFonts w:ascii="Arial" w:hAnsi="Arial" w:cs="Arial"/>
                <w:sz w:val="18"/>
                <w:szCs w:val="18"/>
                <w:lang w:val="en-CA"/>
              </w:rPr>
              <w:t>/req/</w:t>
            </w:r>
            <w:r w:rsidR="001B3250" w:rsidRPr="001B3250">
              <w:rPr>
                <w:rFonts w:ascii="Arial" w:hAnsi="Arial" w:cs="Arial"/>
                <w:sz w:val="18"/>
                <w:szCs w:val="18"/>
                <w:lang w:val="en-CA"/>
              </w:rPr>
              <w:t>gsml4-lab-analysis/accuracy-vocabulary</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1039FEF8" w:rsidR="00480BB6" w:rsidRPr="001B3250" w:rsidRDefault="001B3250"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B3250">
              <w:rPr>
                <w:rFonts w:cs="Arial"/>
                <w:szCs w:val="18"/>
                <w:lang w:eastAsia="en-US"/>
              </w:rPr>
              <w:t>Ensure that nameOfMeasure is a term from a controlled vocabulary</w:t>
            </w: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1BF73135" w:rsidR="00480BB6" w:rsidRPr="006474AA" w:rsidRDefault="001B3250"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check target implementation for the presence of the mechanism that verifies that the nameOfMeasure is a term from a controlled vocabulary</w:t>
            </w: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19AABEE3" w14:textId="77777777" w:rsidR="00120B25" w:rsidRPr="003C54F8" w:rsidRDefault="00480BB6" w:rsidP="00FC30B1">
      <w:pPr>
        <w:pStyle w:val="OGCAnnexXX"/>
      </w:pPr>
      <w:r>
        <w:br w:type="page"/>
      </w:r>
      <w:bookmarkStart w:id="577" w:name="_Toc458065823"/>
      <w:r w:rsidR="00120B25" w:rsidRPr="003C54F8">
        <w:lastRenderedPageBreak/>
        <w:t xml:space="preserve">Conformance class: </w:t>
      </w:r>
      <w:r w:rsidR="00120B25">
        <w:t>Lite</w:t>
      </w:r>
      <w:r w:rsidR="00120B25" w:rsidRPr="003C54F8">
        <w:t xml:space="preserve"> </w:t>
      </w:r>
      <w:r w:rsidR="00120B25">
        <w:t xml:space="preserve"> Logical</w:t>
      </w:r>
      <w:bookmarkEnd w:id="57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120B25" w:rsidRPr="00DE63EA" w14:paraId="70B6C283" w14:textId="77777777" w:rsidTr="00D93B12">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669B82C" w14:textId="77777777" w:rsidR="00120B25" w:rsidRPr="006474AA" w:rsidRDefault="00120B25" w:rsidP="00D93B12">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0CB422E" w14:textId="77777777" w:rsidR="00120B25" w:rsidRPr="006474AA" w:rsidRDefault="00120B25" w:rsidP="00D93B12">
            <w:pPr>
              <w:pStyle w:val="Tabletext9"/>
              <w:rPr>
                <w:rFonts w:cs="Arial"/>
                <w:b/>
                <w:color w:val="0000FF"/>
                <w:szCs w:val="18"/>
                <w:lang w:eastAsia="en-US"/>
              </w:rPr>
            </w:pPr>
            <w:r w:rsidRPr="00DE63EA">
              <w:rPr>
                <w:rFonts w:cs="Arial"/>
                <w:szCs w:val="18"/>
                <w:lang w:val="fr-CA"/>
              </w:rPr>
              <w:t>/conf/</w:t>
            </w:r>
            <w:r>
              <w:rPr>
                <w:rFonts w:cs="Arial"/>
                <w:szCs w:val="18"/>
                <w:lang w:val="fr-CA"/>
              </w:rPr>
              <w:t>gsml4-lite</w:t>
            </w:r>
          </w:p>
        </w:tc>
      </w:tr>
      <w:tr w:rsidR="00120B25" w:rsidRPr="00DE63EA" w14:paraId="38CC8932" w14:textId="77777777" w:rsidTr="00D93B12">
        <w:tc>
          <w:tcPr>
            <w:tcW w:w="1549" w:type="dxa"/>
            <w:tcBorders>
              <w:top w:val="single" w:sz="12" w:space="0" w:color="auto"/>
              <w:left w:val="single" w:sz="12" w:space="0" w:color="auto"/>
              <w:bottom w:val="single" w:sz="4" w:space="0" w:color="auto"/>
              <w:right w:val="single" w:sz="4" w:space="0" w:color="auto"/>
            </w:tcBorders>
            <w:hideMark/>
          </w:tcPr>
          <w:p w14:paraId="2E5119B2" w14:textId="77777777" w:rsidR="00120B25" w:rsidRPr="006474AA" w:rsidRDefault="00120B25" w:rsidP="00D93B12">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853901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/req/gsml4-lite</w:t>
            </w:r>
          </w:p>
        </w:tc>
      </w:tr>
      <w:tr w:rsidR="00120B25" w:rsidRPr="00DE63EA" w14:paraId="594749ED" w14:textId="77777777" w:rsidTr="00D93B12">
        <w:tc>
          <w:tcPr>
            <w:tcW w:w="1549" w:type="dxa"/>
            <w:tcBorders>
              <w:top w:val="single" w:sz="12" w:space="0" w:color="auto"/>
              <w:left w:val="single" w:sz="12" w:space="0" w:color="auto"/>
              <w:bottom w:val="single" w:sz="4" w:space="0" w:color="auto"/>
              <w:right w:val="single" w:sz="4" w:space="0" w:color="auto"/>
            </w:tcBorders>
          </w:tcPr>
          <w:p w14:paraId="19B802C8" w14:textId="77777777" w:rsidR="00120B25" w:rsidRPr="00DE63EA" w:rsidRDefault="00120B25" w:rsidP="00D93B12">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34F6E4D" w14:textId="77777777" w:rsidR="00120B25" w:rsidRPr="00DE63E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120B25" w:rsidRPr="00DE63EA" w14:paraId="5DFA11AD" w14:textId="77777777" w:rsidTr="00D93B12">
        <w:tc>
          <w:tcPr>
            <w:tcW w:w="1549" w:type="dxa"/>
            <w:tcBorders>
              <w:top w:val="single" w:sz="12" w:space="0" w:color="auto"/>
              <w:left w:val="single" w:sz="12" w:space="0" w:color="auto"/>
              <w:bottom w:val="single" w:sz="4" w:space="0" w:color="auto"/>
              <w:right w:val="single" w:sz="4" w:space="0" w:color="auto"/>
            </w:tcBorders>
            <w:shd w:val="clear" w:color="auto" w:fill="BFBFBF"/>
          </w:tcPr>
          <w:p w14:paraId="1EEBEDA7" w14:textId="77777777" w:rsidR="00120B25" w:rsidRPr="006474AA" w:rsidRDefault="00120B25" w:rsidP="00D93B12">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C08F05D" w14:textId="77777777" w:rsidR="00120B25" w:rsidRPr="00AD62E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Pr>
                <w:rFonts w:cs="Arial"/>
                <w:szCs w:val="18"/>
                <w:lang w:val="en-US"/>
              </w:rPr>
              <w:t>/gsml4-lite/</w:t>
            </w:r>
            <w:r w:rsidRPr="00AD62E2">
              <w:rPr>
                <w:rFonts w:cs="Arial"/>
                <w:szCs w:val="18"/>
                <w:lang w:val="en-US"/>
              </w:rPr>
              <w:t>geomtype</w:t>
            </w:r>
          </w:p>
        </w:tc>
      </w:tr>
      <w:tr w:rsidR="00120B25" w:rsidRPr="00DE63EA" w14:paraId="408687C5"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84F74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0F726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A4ACD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/req/gsml4-lite/geomtype</w:t>
            </w:r>
          </w:p>
        </w:tc>
      </w:tr>
      <w:tr w:rsidR="00120B25" w:rsidRPr="00DE63EA" w14:paraId="27FBE73B"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13731A"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9335A7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221DBD9"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120B25" w:rsidRPr="00DE63EA" w14:paraId="13193264"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E27C4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C6925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8E84E8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120B25" w:rsidRPr="00DE63EA" w14:paraId="699B2AFB"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AED349"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EC70C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AEA922"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51D65FED"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0CCD0C7"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C7223DB"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Pr>
                <w:rFonts w:cs="Arial"/>
                <w:b/>
                <w:szCs w:val="18"/>
                <w:lang w:val="en-AU"/>
              </w:rPr>
              <w:t>/gsml4-lite/</w:t>
            </w:r>
            <w:r w:rsidRPr="00AD62E2">
              <w:rPr>
                <w:rFonts w:cs="Arial"/>
                <w:b/>
                <w:szCs w:val="18"/>
                <w:lang w:val="en-AU"/>
              </w:rPr>
              <w:t>string</w:t>
            </w:r>
          </w:p>
        </w:tc>
      </w:tr>
      <w:tr w:rsidR="00120B25" w:rsidRPr="00DE63EA" w14:paraId="5F91D9D1"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82AE47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8B42C9"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98DCA2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Pr="006064ED">
              <w:rPr>
                <w:rFonts w:ascii="Arial" w:hAnsi="Arial" w:cs="Arial"/>
                <w:sz w:val="18"/>
                <w:szCs w:val="18"/>
                <w:lang w:val="en-CA"/>
              </w:rPr>
              <w:t>gsml4-lite/string</w:t>
            </w:r>
          </w:p>
        </w:tc>
      </w:tr>
      <w:tr w:rsidR="00120B25" w:rsidRPr="00DE63EA" w14:paraId="10C2505A"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5E0CFA"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24BBC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45470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120B25" w:rsidRPr="00DE63EA" w14:paraId="2A4416DC"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9155C1"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93846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B8BEE"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120B25" w:rsidRPr="00DE63EA" w14:paraId="094A8EDF"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2DB0E5"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E7F2C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5A390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510482A7"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C57C5E0"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E4ED315"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AD62E2">
              <w:rPr>
                <w:rFonts w:cs="Arial"/>
                <w:b/>
                <w:szCs w:val="18"/>
                <w:lang w:val="en-AU"/>
              </w:rPr>
              <w:t>datetime</w:t>
            </w:r>
          </w:p>
        </w:tc>
      </w:tr>
      <w:tr w:rsidR="00120B25" w:rsidRPr="00DE63EA" w14:paraId="0EC85C4A"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5191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70215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BC7B06"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Pr="006064ED">
              <w:rPr>
                <w:rFonts w:ascii="Arial" w:hAnsi="Arial" w:cs="Arial"/>
                <w:sz w:val="18"/>
                <w:szCs w:val="18"/>
                <w:lang w:val="en-CA"/>
              </w:rPr>
              <w:t>gsml4-lite/datetime</w:t>
            </w:r>
          </w:p>
        </w:tc>
      </w:tr>
      <w:tr w:rsidR="00120B25" w:rsidRPr="00DE63EA" w14:paraId="38AFA28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8944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22002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6BFC02"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120B25" w:rsidRPr="00DE63EA" w14:paraId="40C9651D"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FB120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EF491E"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CD4F50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120B25" w:rsidRPr="00DE63EA" w14:paraId="1C41A116"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38D35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108738"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9206EA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08A69B92"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1CCD871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3C506E8"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/conf/gsml4-lite/uri</w:t>
            </w:r>
          </w:p>
        </w:tc>
      </w:tr>
      <w:tr w:rsidR="00120B25" w:rsidRPr="00DE63EA" w14:paraId="00E325C6"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AAAE6B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62AB1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9496CE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Pr="006064ED">
              <w:rPr>
                <w:rFonts w:ascii="Arial" w:hAnsi="Arial" w:cs="Arial"/>
                <w:sz w:val="18"/>
                <w:szCs w:val="18"/>
                <w:lang w:val="en-CA"/>
              </w:rPr>
              <w:t>gsml4-lite/uri</w:t>
            </w:r>
          </w:p>
        </w:tc>
      </w:tr>
      <w:tr w:rsidR="00120B25" w:rsidRPr="00DE63EA" w14:paraId="71EC1E04"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2CC039"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D7136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60FA9A7"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120B25" w:rsidRPr="00DE63EA" w14:paraId="1C9B6A43"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48820F"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B21DA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27EC2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120B25" w:rsidRPr="00DE63EA" w14:paraId="2A51DBE2"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485ADE"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FD2B7E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E64780"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41D9754E"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16D339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561BE96"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user-defined</w:t>
            </w:r>
          </w:p>
        </w:tc>
      </w:tr>
      <w:tr w:rsidR="00120B25" w:rsidRPr="00DE63EA" w14:paraId="18BA6E23"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761211"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0032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FA49A2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user-defined</w:t>
            </w:r>
          </w:p>
        </w:tc>
      </w:tr>
      <w:tr w:rsidR="00120B25" w:rsidRPr="00DE63EA" w14:paraId="7C342005"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1FEF6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2F650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44BDD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120B25" w:rsidRPr="00DE63EA" w14:paraId="39DF7ACE"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BD591F"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10FD76"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BD873C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120B25" w:rsidRPr="00DE63EA" w14:paraId="21737707"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7709E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A1C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48084CD"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117D71CD"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5AA171D"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5AFFE"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1925A9">
              <w:rPr>
                <w:rStyle w:val="requri"/>
                <w:lang w:val="en-CA"/>
              </w:rPr>
              <w:t>geologicunitview-identifier-unique</w:t>
            </w:r>
          </w:p>
        </w:tc>
      </w:tr>
      <w:tr w:rsidR="00120B25" w:rsidRPr="00DE63EA" w14:paraId="665F15A7"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8386B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4D4BC28"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43068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geologicunitview-identifier-unique</w:t>
            </w:r>
          </w:p>
        </w:tc>
      </w:tr>
      <w:tr w:rsidR="00120B25" w:rsidRPr="00DE63EA" w14:paraId="72D06030"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CE9DFA"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8F78C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18646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120B25" w:rsidRPr="00DE63EA" w14:paraId="196303BE"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07080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CCA2E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491688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120B25" w:rsidRPr="00DE63EA" w14:paraId="3D3485DB"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935290"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D31D2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A13306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2BD77ECB"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300035E"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28DFAB3"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1925A9">
              <w:rPr>
                <w:rStyle w:val="requri"/>
                <w:lang w:val="en-CA"/>
              </w:rPr>
              <w:t>geologicunitview-representativeLithology</w:t>
            </w:r>
          </w:p>
        </w:tc>
      </w:tr>
      <w:tr w:rsidR="00120B25" w:rsidRPr="00DE63EA" w14:paraId="336D5C92"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27FC74"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0CA549"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2DD5B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geologicunitview-representativeLithology</w:t>
            </w:r>
          </w:p>
        </w:tc>
      </w:tr>
      <w:tr w:rsidR="00120B25" w:rsidRPr="00DE63EA" w14:paraId="76DEF4AD"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852DA1"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422C6"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26E2FE"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120B25" w:rsidRPr="00DE63EA" w14:paraId="5BC1075C"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25D78D9"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F1FB2B"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3D6E6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35653883"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443934"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33F2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7A9BA8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75B69356"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735DC4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8502560"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3F3AB9">
              <w:rPr>
                <w:rStyle w:val="requri"/>
                <w:lang w:val="en-CA"/>
              </w:rPr>
              <w:t>geologicunitview-representativeAge</w:t>
            </w:r>
          </w:p>
        </w:tc>
      </w:tr>
      <w:tr w:rsidR="00120B25" w:rsidRPr="00DE63EA" w14:paraId="57978015"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83F44A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3A730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35C50E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geologicunitview-representativeAge</w:t>
            </w:r>
          </w:p>
        </w:tc>
      </w:tr>
      <w:tr w:rsidR="00120B25" w:rsidRPr="00DE63EA" w14:paraId="6EC9B6A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19963E"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A5C8F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D1AF8D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120B25" w:rsidRPr="00DE63EA" w14:paraId="099BDA3F"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B7147B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D8F48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A7A1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72921DF0"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105457"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8062F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60D9D8"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35B7C329"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A9384A9"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85526A1"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geologicunitview-representativeOlderAge</w:t>
            </w:r>
          </w:p>
        </w:tc>
      </w:tr>
      <w:tr w:rsidR="00120B25" w:rsidRPr="00DE63EA" w14:paraId="381E9AD1"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C6B91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B8506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F0274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geologicunitview-representativeOlderAge</w:t>
            </w:r>
          </w:p>
        </w:tc>
      </w:tr>
      <w:tr w:rsidR="00120B25" w:rsidRPr="00DE63EA" w14:paraId="07D0B135"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26123B"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4960DCB"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B9BEC9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120B25" w:rsidRPr="00DE63EA" w14:paraId="7BD21453"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2AE8E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3533DE"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513989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1F9B6BB6"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629FD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9A3C3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F05E12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56BE979B"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87FF72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039DC20"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geologicunitview-representativeYoungerAge</w:t>
            </w:r>
          </w:p>
        </w:tc>
      </w:tr>
      <w:tr w:rsidR="00120B25" w:rsidRPr="00DE63EA" w14:paraId="5054EE1B"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CB094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30895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111BB8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geologicunitview-representativeYoungerAge</w:t>
            </w:r>
          </w:p>
        </w:tc>
      </w:tr>
      <w:tr w:rsidR="00120B25" w:rsidRPr="00DE63EA" w14:paraId="130D93E4"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3F729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1B596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41A2C2"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120B25" w:rsidRPr="00DE63EA" w14:paraId="57279E7E"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EF5A2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1AF0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D858AB9"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3DF9B76D"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F825F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D50E3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78ED7C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71A26989"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FFEB647"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9A387ED"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boreholeview-elevation-srs</w:t>
            </w:r>
          </w:p>
        </w:tc>
      </w:tr>
      <w:tr w:rsidR="00120B25" w:rsidRPr="00DE63EA" w14:paraId="092E2576"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78F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5706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749F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/req/gsml4-lite/boreholeview-elevation-srs</w:t>
            </w:r>
          </w:p>
        </w:tc>
      </w:tr>
      <w:tr w:rsidR="00120B25" w:rsidRPr="00DE63EA" w14:paraId="0476B4A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5FDC5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4991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1C317D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120B25" w:rsidRPr="00DE63EA" w14:paraId="795DBA65"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FD35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069A4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9583E5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120B25" w:rsidRPr="00DE63EA" w14:paraId="5820EF08"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C4A68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49FC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7E21A8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24D1E7DD"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27EEA04"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9E44257"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3F3AB9">
              <w:rPr>
                <w:rStyle w:val="requri"/>
                <w:lang w:val="en-CA"/>
              </w:rPr>
              <w:t>contactview-contacttype</w:t>
            </w:r>
          </w:p>
        </w:tc>
      </w:tr>
      <w:tr w:rsidR="00120B25" w:rsidRPr="00DE63EA" w14:paraId="44DC154F"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3B8D51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D48C7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91E277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contactview-contacttype</w:t>
            </w:r>
          </w:p>
        </w:tc>
      </w:tr>
      <w:tr w:rsidR="00120B25" w:rsidRPr="00DE63EA" w14:paraId="31BE5E69"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2A49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5EDA2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8E2D97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120B25" w:rsidRPr="00DE63EA" w14:paraId="2D9030ED"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38BF6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14BE4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D438B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120B25" w:rsidRPr="00DE63EA" w14:paraId="590C46E9"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B1BE4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DD7CE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0CFB2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6D424466"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7092B84"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5D73CBF"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5C2F48">
              <w:rPr>
                <w:rStyle w:val="requri"/>
                <w:lang w:val="en-CA"/>
              </w:rPr>
              <w:t>siteobservationview-symbolRotation</w:t>
            </w:r>
          </w:p>
        </w:tc>
      </w:tr>
      <w:tr w:rsidR="00120B25" w:rsidRPr="00DE63EA" w14:paraId="56E651E1"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46F52B"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382CB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117535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siteobservationview-symbolRotation</w:t>
            </w:r>
          </w:p>
        </w:tc>
      </w:tr>
      <w:tr w:rsidR="00120B25" w:rsidRPr="00DE63EA" w14:paraId="15621E4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013EE"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9809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7695EB"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120B25" w:rsidRPr="00DE63EA" w14:paraId="26561E81"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3075B0"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FD05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8910C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120B25" w:rsidRPr="00DE63EA" w14:paraId="31CF6512"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DCFDC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0076A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D41FA9"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C6532BC" w14:textId="77777777" w:rsidR="00120B25" w:rsidRDefault="00120B25" w:rsidP="00120B25">
      <w:pPr>
        <w:spacing w:after="0"/>
        <w:rPr>
          <w:lang w:val="en-CA"/>
        </w:rPr>
      </w:pPr>
    </w:p>
    <w:p w14:paraId="51585646" w14:textId="77777777" w:rsidR="00120B25" w:rsidRDefault="00120B25" w:rsidP="00120B25">
      <w:pPr>
        <w:rPr>
          <w:lang w:val="en-CA"/>
        </w:rPr>
      </w:pPr>
      <w:r>
        <w:rPr>
          <w:lang w:val="en-CA"/>
        </w:rPr>
        <w:br w:type="page"/>
      </w:r>
    </w:p>
    <w:p w14:paraId="5CDE76E2" w14:textId="77777777" w:rsidR="00480BB6" w:rsidRDefault="00480BB6" w:rsidP="00480BB6"/>
    <w:p w14:paraId="5D83B70F" w14:textId="77777777" w:rsidR="00480BB6" w:rsidRDefault="00480BB6" w:rsidP="00480BB6"/>
    <w:p w14:paraId="21129710" w14:textId="185CD971" w:rsidR="00480BB6" w:rsidRPr="00B464F3" w:rsidRDefault="00480BB6" w:rsidP="00B43806">
      <w:pPr>
        <w:pStyle w:val="OGCAnnexXX"/>
      </w:pPr>
      <w:bookmarkStart w:id="578" w:name="_Toc458065824"/>
      <w:r w:rsidRPr="00B464F3">
        <w:t>Conformance class: GeoSciML XML Encoding Abstract Core</w:t>
      </w:r>
      <w:bookmarkEnd w:id="57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579" w:name="_Toc458065825"/>
      <w:r w:rsidRPr="00B464F3">
        <w:t>Conformance class: GeoSciML Basic XML Encoding</w:t>
      </w:r>
      <w:bookmarkEnd w:id="579"/>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580" w:name="_Toc458065826"/>
      <w:r>
        <w:t>Conformance class: GeoSciML Extension XML Encoding</w:t>
      </w:r>
      <w:bookmarkEnd w:id="580"/>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581" w:name="_Toc458065827"/>
      <w:r w:rsidRPr="00B464F3">
        <w:rPr>
          <w:lang w:val="en-CA"/>
        </w:rPr>
        <w:t>Conformance class: GeoSciML Geologic Time XML Encoding</w:t>
      </w:r>
      <w:bookmarkEnd w:id="581"/>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582" w:name="_Toc458065828"/>
      <w:r w:rsidRPr="00B464F3">
        <w:rPr>
          <w:lang w:val="en-CA"/>
        </w:rPr>
        <w:t>Conformance class: GeoSciML Borehole XML Encoding</w:t>
      </w:r>
      <w:bookmarkEnd w:id="582"/>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583" w:name="_Toc458065829"/>
      <w:r w:rsidRPr="00B464F3">
        <w:rPr>
          <w:lang w:val="en-CA"/>
        </w:rPr>
        <w:t>Conformance class: GeoSciML Laboratory and Analysis XML Encoding</w:t>
      </w:r>
      <w:bookmarkEnd w:id="583"/>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4BCE503A" w14:textId="77777777" w:rsidR="00CE173B" w:rsidRDefault="00B61014" w:rsidP="00CE173B">
      <w:r>
        <w:br w:type="page"/>
      </w:r>
    </w:p>
    <w:p w14:paraId="44E8B117" w14:textId="77777777" w:rsidR="00CE173B" w:rsidRPr="00B464F3" w:rsidRDefault="00CE173B" w:rsidP="00CE173B">
      <w:pPr>
        <w:pStyle w:val="OGCAnnexXX"/>
      </w:pPr>
      <w:bookmarkStart w:id="584" w:name="_Toc458065830"/>
      <w:r w:rsidRPr="00B464F3">
        <w:lastRenderedPageBreak/>
        <w:t xml:space="preserve">Conformance class: GeoSciML </w:t>
      </w:r>
      <w:r>
        <w:t>Lite</w:t>
      </w:r>
      <w:r w:rsidRPr="00B464F3">
        <w:t xml:space="preserve"> XML</w:t>
      </w:r>
      <w:r>
        <w:t xml:space="preserve"> Abstract</w:t>
      </w:r>
      <w:r w:rsidRPr="00B464F3">
        <w:t xml:space="preserve"> Encoding</w:t>
      </w:r>
      <w:bookmarkEnd w:id="58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CE173B" w:rsidRPr="00DE63EA" w14:paraId="5206062B"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E880A" w14:textId="77777777" w:rsidR="00CE173B" w:rsidRPr="006474AA" w:rsidRDefault="00CE173B" w:rsidP="005E0F6A">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D15A273" w14:textId="77777777" w:rsidR="00CE173B" w:rsidRPr="006474AA" w:rsidRDefault="00CE173B" w:rsidP="005E0F6A">
            <w:pPr>
              <w:pStyle w:val="Tabletext9"/>
              <w:rPr>
                <w:rFonts w:cs="Arial"/>
                <w:b/>
                <w:color w:val="0000FF"/>
                <w:szCs w:val="18"/>
                <w:lang w:eastAsia="en-US"/>
              </w:rPr>
            </w:pPr>
            <w:r w:rsidRPr="00DE63EA">
              <w:rPr>
                <w:rFonts w:cs="Arial"/>
                <w:szCs w:val="18"/>
                <w:lang w:val="fr-CA"/>
              </w:rPr>
              <w:t>/conf/</w:t>
            </w:r>
            <w:r>
              <w:rPr>
                <w:rFonts w:cs="Arial"/>
                <w:szCs w:val="18"/>
                <w:lang w:val="fr-CA"/>
              </w:rPr>
              <w:t>gsml4xsd-lite</w:t>
            </w:r>
          </w:p>
        </w:tc>
      </w:tr>
      <w:tr w:rsidR="00CE173B" w:rsidRPr="00DE63EA" w14:paraId="5B72A6B8" w14:textId="77777777" w:rsidTr="005E0F6A">
        <w:tc>
          <w:tcPr>
            <w:tcW w:w="1549" w:type="dxa"/>
            <w:tcBorders>
              <w:top w:val="single" w:sz="12" w:space="0" w:color="auto"/>
              <w:left w:val="single" w:sz="12" w:space="0" w:color="auto"/>
              <w:bottom w:val="single" w:sz="4" w:space="0" w:color="auto"/>
              <w:right w:val="single" w:sz="4" w:space="0" w:color="auto"/>
            </w:tcBorders>
            <w:hideMark/>
          </w:tcPr>
          <w:p w14:paraId="4C278B25" w14:textId="77777777" w:rsidR="00CE173B" w:rsidRPr="006474AA" w:rsidRDefault="00CE173B" w:rsidP="005E0F6A">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411D705"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/req/gsml4xsd-lite</w:t>
            </w:r>
          </w:p>
        </w:tc>
      </w:tr>
      <w:tr w:rsidR="00CE173B" w:rsidRPr="00DE63EA" w14:paraId="1D93BD2B" w14:textId="77777777" w:rsidTr="005E0F6A">
        <w:tc>
          <w:tcPr>
            <w:tcW w:w="1549" w:type="dxa"/>
            <w:tcBorders>
              <w:top w:val="single" w:sz="12" w:space="0" w:color="auto"/>
              <w:left w:val="single" w:sz="12" w:space="0" w:color="auto"/>
              <w:bottom w:val="single" w:sz="4" w:space="0" w:color="auto"/>
              <w:right w:val="single" w:sz="4" w:space="0" w:color="auto"/>
            </w:tcBorders>
          </w:tcPr>
          <w:p w14:paraId="5872BAC2" w14:textId="77777777" w:rsidR="00CE173B" w:rsidRDefault="00CE173B" w:rsidP="005E0F6A">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737D1E" w14:textId="77777777" w:rsidR="00CE173B" w:rsidRPr="001460C5"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CE173B" w:rsidRPr="00DE63EA" w14:paraId="1B038FED"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CCE939" w14:textId="77777777" w:rsidR="00CE173B" w:rsidRPr="006474AA" w:rsidRDefault="00CE173B" w:rsidP="005E0F6A">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B1BF7F1" w14:textId="15E18939" w:rsidR="00CE173B" w:rsidRPr="00792A5B"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Pr>
                <w:rFonts w:cs="Arial"/>
                <w:szCs w:val="18"/>
                <w:lang w:val="en-US"/>
              </w:rPr>
              <w:t>gsml4xsd-lite</w:t>
            </w:r>
            <w:r w:rsidR="00A356DD">
              <w:rPr>
                <w:rFonts w:cs="Arial"/>
                <w:szCs w:val="18"/>
                <w:lang w:val="en-US"/>
              </w:rPr>
              <w:t>/SF-0</w:t>
            </w:r>
          </w:p>
        </w:tc>
      </w:tr>
      <w:tr w:rsidR="00CE173B" w:rsidRPr="00DE63EA" w14:paraId="209F1079" w14:textId="77777777" w:rsidTr="005E0F6A">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2B5337D"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52BB0"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BE9BA5C" w14:textId="414CE87C" w:rsidR="00CE173B" w:rsidRPr="006474AA" w:rsidRDefault="00A356DD"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/req/gsml4xsd-lite/SF-0</w:t>
            </w:r>
          </w:p>
        </w:tc>
      </w:tr>
      <w:tr w:rsidR="00CE173B" w:rsidRPr="00DE63EA" w14:paraId="2C1FAD39"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47BC84"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17BD2B"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1C0CA5B" w14:textId="57A56EC7" w:rsidR="00CE173B" w:rsidRPr="00C5063D"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w:t>
            </w:r>
            <w:r w:rsidR="00A356DD">
              <w:rPr>
                <w:rFonts w:cs="Arial"/>
                <w:szCs w:val="18"/>
                <w:lang w:eastAsia="en-US"/>
              </w:rPr>
              <w:t>liant to OGC Simple Feature SF-0</w:t>
            </w:r>
          </w:p>
        </w:tc>
      </w:tr>
      <w:tr w:rsidR="00CE173B" w:rsidRPr="00DE63EA" w14:paraId="2E3A0CD4"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4524F8"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A81FF3"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DDE8FA9"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CE173B" w:rsidRPr="00DE63EA" w14:paraId="5186DF1D" w14:textId="77777777" w:rsidTr="005E0F6A">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0AF0F8"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CB064D"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BD9842"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CE173B" w:rsidRPr="00DE63EA" w14:paraId="5DCB633E"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BFBFBF"/>
          </w:tcPr>
          <w:p w14:paraId="3E2A2BC9" w14:textId="77777777" w:rsidR="00CE173B" w:rsidRPr="006474AA" w:rsidRDefault="00CE173B" w:rsidP="005E0F6A">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2DE8619" w14:textId="2DE3111C" w:rsidR="00CE173B" w:rsidRPr="00792A5B"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Pr>
                <w:rFonts w:cs="Arial"/>
                <w:szCs w:val="18"/>
                <w:lang w:val="en-US"/>
              </w:rPr>
              <w:t>gsml4xsd-lite/</w:t>
            </w:r>
            <w:r w:rsidR="00A356DD">
              <w:rPr>
                <w:rFonts w:cs="Arial"/>
                <w:szCs w:val="18"/>
                <w:lang w:val="en-US"/>
              </w:rPr>
              <w:t>SF-0</w:t>
            </w:r>
            <w:r w:rsidRPr="00792A5B">
              <w:rPr>
                <w:rFonts w:cs="Arial"/>
                <w:szCs w:val="18"/>
                <w:lang w:val="en-US"/>
              </w:rPr>
              <w:t>-simpletype</w:t>
            </w:r>
          </w:p>
        </w:tc>
      </w:tr>
      <w:tr w:rsidR="00CE173B" w:rsidRPr="00DE63EA" w14:paraId="3D1C7B0E" w14:textId="77777777" w:rsidTr="005E0F6A">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EAB2C98"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DAB2B6"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C06D4BF" w14:textId="2B3049BE"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Pr>
                <w:rFonts w:ascii="Arial" w:hAnsi="Arial" w:cs="Arial"/>
                <w:sz w:val="18"/>
                <w:szCs w:val="18"/>
                <w:lang w:val="en-CA"/>
              </w:rPr>
              <w:t>gsml4xsd-lite</w:t>
            </w:r>
            <w:r w:rsidR="00A356DD">
              <w:rPr>
                <w:rFonts w:ascii="Arial" w:hAnsi="Arial" w:cs="Arial"/>
                <w:sz w:val="18"/>
                <w:szCs w:val="18"/>
                <w:lang w:val="en-CA"/>
              </w:rPr>
              <w:t>/SF-0</w:t>
            </w:r>
            <w:r w:rsidRPr="00B464F3">
              <w:rPr>
                <w:rFonts w:ascii="Arial" w:hAnsi="Arial" w:cs="Arial"/>
                <w:sz w:val="18"/>
                <w:szCs w:val="18"/>
                <w:lang w:val="en-CA"/>
              </w:rPr>
              <w:t>-simpletype</w:t>
            </w:r>
          </w:p>
        </w:tc>
      </w:tr>
      <w:tr w:rsidR="00CE173B" w:rsidRPr="00DE63EA" w14:paraId="6F007B6C"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A98F7F"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F2B295"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8B9E7DA" w14:textId="77777777" w:rsidR="00CE173B" w:rsidRPr="00CE173B"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E173B">
              <w:rPr>
                <w:rFonts w:cs="Arial"/>
                <w:szCs w:val="18"/>
                <w:lang w:eastAsia="en-US"/>
              </w:rPr>
              <w:t>Ensure that user defined types are compliant to SF-0</w:t>
            </w:r>
          </w:p>
        </w:tc>
      </w:tr>
      <w:tr w:rsidR="00CE173B" w:rsidRPr="00DE63EA" w14:paraId="39E350A3"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8BC74A"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690853"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171129A"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CE173B" w:rsidRPr="00DE63EA" w14:paraId="4DB69B71" w14:textId="77777777" w:rsidTr="005E0F6A">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0993F43"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1CDEDA"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89E5884"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723B021" w14:textId="2F28C81E" w:rsidR="00B61014" w:rsidRDefault="00B61014" w:rsidP="00480BB6"/>
    <w:p w14:paraId="72B677D7" w14:textId="77777777" w:rsidR="00CE173B" w:rsidRDefault="00CE173B" w:rsidP="00CE173B"/>
    <w:p w14:paraId="5D2078B3" w14:textId="77777777" w:rsidR="00CE173B" w:rsidRPr="00B464F3" w:rsidRDefault="00CE173B" w:rsidP="00CE173B">
      <w:pPr>
        <w:pStyle w:val="OGCAnnexXX"/>
      </w:pPr>
      <w:bookmarkStart w:id="585" w:name="_Toc458065831"/>
      <w:r w:rsidRPr="00B464F3">
        <w:t xml:space="preserve">Conformance class: GeoSciML </w:t>
      </w:r>
      <w:r>
        <w:t>Lite</w:t>
      </w:r>
      <w:r w:rsidRPr="00B464F3">
        <w:t xml:space="preserve"> XML Encoding for GML</w:t>
      </w:r>
      <w:bookmarkEnd w:id="585"/>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CE173B" w:rsidRPr="00DE63EA" w14:paraId="1BBF2CA3"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1C36622" w14:textId="77777777" w:rsidR="00CE173B" w:rsidRPr="006474AA" w:rsidRDefault="00CE173B" w:rsidP="005E0F6A">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03210E7" w14:textId="77777777" w:rsidR="00CE173B" w:rsidRPr="006474AA" w:rsidRDefault="00CE173B" w:rsidP="005E0F6A">
            <w:pPr>
              <w:pStyle w:val="Tabletext9"/>
              <w:rPr>
                <w:rFonts w:cs="Arial"/>
                <w:b/>
                <w:color w:val="0000FF"/>
                <w:szCs w:val="18"/>
                <w:lang w:eastAsia="en-US"/>
              </w:rPr>
            </w:pPr>
            <w:r w:rsidRPr="00DE63EA">
              <w:rPr>
                <w:rFonts w:cs="Arial"/>
                <w:szCs w:val="18"/>
                <w:lang w:val="fr-CA"/>
              </w:rPr>
              <w:t>/conf/</w:t>
            </w:r>
            <w:r>
              <w:rPr>
                <w:rFonts w:cs="Arial"/>
                <w:szCs w:val="18"/>
                <w:lang w:val="fr-CA"/>
              </w:rPr>
              <w:t>gsml4xsd-lite-31</w:t>
            </w:r>
          </w:p>
        </w:tc>
      </w:tr>
      <w:tr w:rsidR="00CE173B" w:rsidRPr="00DE63EA" w14:paraId="661DB028" w14:textId="77777777" w:rsidTr="005E0F6A">
        <w:tc>
          <w:tcPr>
            <w:tcW w:w="1549" w:type="dxa"/>
            <w:tcBorders>
              <w:top w:val="single" w:sz="12" w:space="0" w:color="auto"/>
              <w:left w:val="single" w:sz="12" w:space="0" w:color="auto"/>
              <w:bottom w:val="single" w:sz="4" w:space="0" w:color="auto"/>
              <w:right w:val="single" w:sz="4" w:space="0" w:color="auto"/>
            </w:tcBorders>
            <w:hideMark/>
          </w:tcPr>
          <w:p w14:paraId="10201DF8" w14:textId="77777777" w:rsidR="00CE173B" w:rsidRPr="006474AA" w:rsidRDefault="00CE173B" w:rsidP="005E0F6A">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B2A7029"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/req/gsml4xsd-lite</w:t>
            </w:r>
            <w:r>
              <w:rPr>
                <w:rFonts w:cs="Arial"/>
                <w:szCs w:val="18"/>
                <w:lang w:val="fr-CA"/>
              </w:rPr>
              <w:t>-31</w:t>
            </w:r>
          </w:p>
        </w:tc>
      </w:tr>
      <w:tr w:rsidR="00CE173B" w:rsidRPr="00DE63EA" w14:paraId="18E27921" w14:textId="77777777" w:rsidTr="005E0F6A">
        <w:tc>
          <w:tcPr>
            <w:tcW w:w="1549" w:type="dxa"/>
            <w:tcBorders>
              <w:top w:val="single" w:sz="12" w:space="0" w:color="auto"/>
              <w:left w:val="single" w:sz="12" w:space="0" w:color="auto"/>
              <w:bottom w:val="single" w:sz="4" w:space="0" w:color="auto"/>
              <w:right w:val="single" w:sz="4" w:space="0" w:color="auto"/>
            </w:tcBorders>
          </w:tcPr>
          <w:p w14:paraId="1BFBD184" w14:textId="77777777" w:rsidR="00CE173B" w:rsidRDefault="00CE173B" w:rsidP="005E0F6A">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6A16668" w14:textId="77777777" w:rsidR="00CE173B"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/req/gsml4xsd-lite</w:t>
            </w:r>
          </w:p>
        </w:tc>
      </w:tr>
      <w:tr w:rsidR="00CE173B" w:rsidRPr="00DE63EA" w14:paraId="7CE81B89"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4D9631" w14:textId="77777777" w:rsidR="00CE173B" w:rsidRPr="006474AA" w:rsidRDefault="00CE173B" w:rsidP="005E0F6A">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287C047" w14:textId="77777777" w:rsidR="00CE173B" w:rsidRPr="00BA2FAB"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Pr>
                <w:rFonts w:cs="Arial"/>
                <w:szCs w:val="18"/>
                <w:lang w:val="en-US"/>
              </w:rPr>
              <w:t>gsml4xsd-lite</w:t>
            </w:r>
            <w:r w:rsidRPr="00BA2FAB">
              <w:rPr>
                <w:rFonts w:cs="Arial"/>
                <w:szCs w:val="18"/>
                <w:lang w:val="en-US"/>
              </w:rPr>
              <w:t>-31/xsd</w:t>
            </w:r>
          </w:p>
        </w:tc>
      </w:tr>
      <w:tr w:rsidR="00CE173B" w:rsidRPr="00DE63EA" w14:paraId="66654ED2" w14:textId="77777777" w:rsidTr="005E0F6A">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755C5D"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6556E5"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EC35374"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/req/gsml4xsd-lite-31/xsd</w:t>
            </w:r>
          </w:p>
        </w:tc>
      </w:tr>
      <w:tr w:rsidR="00CE173B" w:rsidRPr="00DE63EA" w14:paraId="71CACC6E"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8DCBA5"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CA4E5B"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D2CFBF5"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CE173B" w:rsidRPr="00DE63EA" w14:paraId="0C2AE621"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117D7E"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08030C"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C69A6A5"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CE173B" w:rsidRPr="00DE63EA" w14:paraId="2D9EE662" w14:textId="77777777" w:rsidTr="005E0F6A">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4CB3FD3"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5C7890"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A8A1044"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CE173B" w:rsidRPr="00DE63EA" w14:paraId="02AE985B"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F903BC" w14:textId="77777777" w:rsidR="00CE173B" w:rsidRPr="006474AA" w:rsidRDefault="00CE173B" w:rsidP="005E0F6A">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3111DBC" w14:textId="77777777" w:rsidR="00CE173B" w:rsidRPr="00910680"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Pr>
                <w:rFonts w:cs="Arial"/>
                <w:szCs w:val="18"/>
                <w:lang w:val="en-US"/>
              </w:rPr>
              <w:t>gsml4xsd-lite-31/sch</w:t>
            </w:r>
          </w:p>
        </w:tc>
      </w:tr>
      <w:tr w:rsidR="00CE173B" w:rsidRPr="00DE63EA" w14:paraId="7D055215" w14:textId="77777777" w:rsidTr="005E0F6A">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F17937A"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81A6E8"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ECFF26"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/req/gsml4xsd-lite-31/sch</w:t>
            </w:r>
          </w:p>
        </w:tc>
      </w:tr>
      <w:tr w:rsidR="00CE173B" w:rsidRPr="00DE63EA" w14:paraId="13E81DD5"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2AE471"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8AA3C9"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BA1C9B"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CE173B" w:rsidRPr="00DE63EA" w14:paraId="1EBEA8B9"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CD3EB5"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B86C9"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C9EAF79"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CE173B" w:rsidRPr="00DE63EA" w14:paraId="3D8A5D1F" w14:textId="77777777" w:rsidTr="005E0F6A">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B8D1D"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414516"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50435A1"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0233CDE" w14:textId="77777777" w:rsidR="00CE173B" w:rsidRDefault="00CE173B" w:rsidP="00CE173B"/>
    <w:p w14:paraId="62E2B284" w14:textId="77777777" w:rsidR="00CE173B" w:rsidRDefault="00CE173B" w:rsidP="00CE173B">
      <w:r>
        <w:br w:type="page"/>
      </w:r>
    </w:p>
    <w:p w14:paraId="61436CEC" w14:textId="77777777" w:rsidR="00CE173B" w:rsidRPr="002E3AD0" w:rsidRDefault="00CE173B" w:rsidP="00480BB6"/>
    <w:p w14:paraId="352A00F8" w14:textId="2CAA55B9" w:rsidR="009A7B37" w:rsidRPr="00D12552" w:rsidRDefault="009A7B37" w:rsidP="00B464F3">
      <w:pPr>
        <w:pStyle w:val="OGCAnnexX"/>
        <w:rPr>
          <w:lang w:val="en-CA"/>
        </w:rPr>
      </w:pPr>
      <w:bookmarkStart w:id="586" w:name="_Toc165888231"/>
      <w:bookmarkStart w:id="587" w:name="_Toc458065832"/>
      <w:r w:rsidRPr="00D12552">
        <w:rPr>
          <w:lang w:val="en-CA"/>
        </w:rPr>
        <w:t>Revision history</w:t>
      </w:r>
      <w:bookmarkEnd w:id="586"/>
      <w:bookmarkEnd w:id="587"/>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748"/>
        <w:gridCol w:w="1232"/>
        <w:gridCol w:w="1887"/>
        <w:gridCol w:w="3588"/>
      </w:tblGrid>
      <w:tr w:rsidR="009A7B37" w:rsidRPr="00F62A42" w14:paraId="55E0A5EA" w14:textId="77777777" w:rsidTr="00CE173B">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F62A42" w:rsidRDefault="009A7B37" w:rsidP="00165E04">
            <w:pPr>
              <w:pStyle w:val="OGCtableheader"/>
              <w:rPr>
                <w:rFonts w:ascii="Consolas" w:hAnsi="Consolas" w:cs="Consolas"/>
                <w:sz w:val="18"/>
                <w:szCs w:val="18"/>
                <w:lang w:val="en-CA"/>
              </w:rPr>
            </w:pPr>
            <w:r w:rsidRPr="00F62A42">
              <w:rPr>
                <w:rFonts w:ascii="Consolas" w:hAnsi="Consolas" w:cs="Consolas"/>
                <w:sz w:val="18"/>
                <w:szCs w:val="18"/>
                <w:lang w:val="en-CA"/>
              </w:rPr>
              <w:t>Date</w:t>
            </w:r>
          </w:p>
        </w:tc>
        <w:tc>
          <w:tcPr>
            <w:tcW w:w="748" w:type="dxa"/>
            <w:tcBorders>
              <w:top w:val="single" w:sz="4" w:space="0" w:color="auto"/>
              <w:left w:val="single" w:sz="4" w:space="0" w:color="auto"/>
              <w:bottom w:val="single" w:sz="4" w:space="0" w:color="auto"/>
              <w:right w:val="single" w:sz="4" w:space="0" w:color="auto"/>
            </w:tcBorders>
          </w:tcPr>
          <w:p w14:paraId="2D5909D0" w14:textId="77777777" w:rsidR="009A7B37" w:rsidRPr="00F62A42" w:rsidRDefault="009A7B37" w:rsidP="00165E04">
            <w:pPr>
              <w:pStyle w:val="OGCtableheader"/>
              <w:rPr>
                <w:rFonts w:ascii="Consolas" w:hAnsi="Consolas" w:cs="Consolas"/>
                <w:sz w:val="18"/>
                <w:szCs w:val="18"/>
                <w:lang w:val="en-CA"/>
              </w:rPr>
            </w:pPr>
            <w:r w:rsidRPr="00F62A42">
              <w:rPr>
                <w:rFonts w:ascii="Consolas" w:hAnsi="Consolas" w:cs="Consolas"/>
                <w:sz w:val="18"/>
                <w:szCs w:val="18"/>
                <w:lang w:val="en-CA"/>
              </w:rPr>
              <w:t>Release</w:t>
            </w:r>
          </w:p>
        </w:tc>
        <w:tc>
          <w:tcPr>
            <w:tcW w:w="1232" w:type="dxa"/>
            <w:tcBorders>
              <w:top w:val="single" w:sz="4" w:space="0" w:color="auto"/>
              <w:left w:val="single" w:sz="4" w:space="0" w:color="auto"/>
              <w:bottom w:val="single" w:sz="4" w:space="0" w:color="auto"/>
              <w:right w:val="single" w:sz="4" w:space="0" w:color="auto"/>
            </w:tcBorders>
          </w:tcPr>
          <w:p w14:paraId="4BDA3220" w14:textId="77777777" w:rsidR="009A7B37" w:rsidRPr="00F62A42" w:rsidRDefault="009A7B37" w:rsidP="00165E04">
            <w:pPr>
              <w:pStyle w:val="OGCtableheader"/>
              <w:rPr>
                <w:rFonts w:ascii="Consolas" w:hAnsi="Consolas" w:cs="Consolas"/>
                <w:sz w:val="18"/>
                <w:szCs w:val="18"/>
                <w:lang w:val="en-CA"/>
              </w:rPr>
            </w:pPr>
            <w:r w:rsidRPr="00F62A42">
              <w:rPr>
                <w:rFonts w:ascii="Consolas" w:hAnsi="Consolas" w:cs="Consolas"/>
                <w:sz w:val="18"/>
                <w:szCs w:val="18"/>
                <w:lang w:val="en-CA"/>
              </w:rPr>
              <w:t>Author</w:t>
            </w:r>
          </w:p>
        </w:tc>
        <w:tc>
          <w:tcPr>
            <w:tcW w:w="1887" w:type="dxa"/>
            <w:tcBorders>
              <w:top w:val="single" w:sz="4" w:space="0" w:color="auto"/>
              <w:left w:val="single" w:sz="4" w:space="0" w:color="auto"/>
              <w:bottom w:val="single" w:sz="4" w:space="0" w:color="auto"/>
              <w:right w:val="single" w:sz="4" w:space="0" w:color="auto"/>
            </w:tcBorders>
          </w:tcPr>
          <w:p w14:paraId="0CC1CCFF" w14:textId="77777777" w:rsidR="009A7B37" w:rsidRPr="00F62A42" w:rsidRDefault="009A7B37" w:rsidP="00165E04">
            <w:pPr>
              <w:pStyle w:val="OGCtableheader"/>
              <w:rPr>
                <w:rFonts w:ascii="Consolas" w:hAnsi="Consolas" w:cs="Consolas"/>
                <w:sz w:val="18"/>
                <w:szCs w:val="18"/>
                <w:lang w:val="en-CA"/>
              </w:rPr>
            </w:pPr>
            <w:r w:rsidRPr="00F62A42">
              <w:rPr>
                <w:rFonts w:ascii="Consolas" w:hAnsi="Consolas" w:cs="Consolas"/>
                <w:sz w:val="18"/>
                <w:szCs w:val="18"/>
                <w:lang w:val="en-CA"/>
              </w:rPr>
              <w:t>Paragraph modified</w:t>
            </w:r>
          </w:p>
        </w:tc>
        <w:tc>
          <w:tcPr>
            <w:tcW w:w="3588" w:type="dxa"/>
            <w:tcBorders>
              <w:top w:val="single" w:sz="4" w:space="0" w:color="auto"/>
              <w:left w:val="single" w:sz="4" w:space="0" w:color="auto"/>
              <w:bottom w:val="single" w:sz="4" w:space="0" w:color="auto"/>
              <w:right w:val="single" w:sz="4" w:space="0" w:color="auto"/>
            </w:tcBorders>
          </w:tcPr>
          <w:p w14:paraId="01E1FE2D" w14:textId="77777777" w:rsidR="009A7B37" w:rsidRPr="00F62A42" w:rsidRDefault="009A7B37" w:rsidP="00165E04">
            <w:pPr>
              <w:pStyle w:val="OGCtableheader"/>
              <w:rPr>
                <w:rFonts w:ascii="Consolas" w:hAnsi="Consolas" w:cs="Consolas"/>
                <w:sz w:val="18"/>
                <w:szCs w:val="18"/>
                <w:lang w:val="en-CA"/>
              </w:rPr>
            </w:pPr>
            <w:r w:rsidRPr="00F62A42">
              <w:rPr>
                <w:rFonts w:ascii="Consolas" w:hAnsi="Consolas" w:cs="Consolas"/>
                <w:sz w:val="18"/>
                <w:szCs w:val="18"/>
                <w:lang w:val="en-CA"/>
              </w:rPr>
              <w:t>Description</w:t>
            </w:r>
          </w:p>
        </w:tc>
      </w:tr>
      <w:tr w:rsidR="009A7B37" w:rsidRPr="00F62A42" w14:paraId="53424D37" w14:textId="77777777" w:rsidTr="00CE173B">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F62A42" w:rsidRDefault="00D73AA6" w:rsidP="00B464F3">
            <w:pPr>
              <w:pStyle w:val="OGCtabletext"/>
              <w:rPr>
                <w:rFonts w:ascii="Consolas" w:hAnsi="Consolas" w:cs="Consolas"/>
                <w:sz w:val="18"/>
                <w:szCs w:val="18"/>
              </w:rPr>
            </w:pPr>
            <w:r w:rsidRPr="00F62A42">
              <w:rPr>
                <w:rFonts w:ascii="Consolas" w:hAnsi="Consolas" w:cs="Consolas"/>
                <w:sz w:val="18"/>
                <w:szCs w:val="18"/>
              </w:rPr>
              <w:t>2015-10-02</w:t>
            </w:r>
          </w:p>
        </w:tc>
        <w:tc>
          <w:tcPr>
            <w:tcW w:w="748" w:type="dxa"/>
            <w:tcBorders>
              <w:top w:val="single" w:sz="4" w:space="0" w:color="auto"/>
              <w:left w:val="single" w:sz="4" w:space="0" w:color="auto"/>
              <w:bottom w:val="single" w:sz="4" w:space="0" w:color="auto"/>
              <w:right w:val="single" w:sz="4" w:space="0" w:color="auto"/>
            </w:tcBorders>
          </w:tcPr>
          <w:p w14:paraId="7CABE3AC" w14:textId="77777777" w:rsidR="009A7B37" w:rsidRPr="00F62A42" w:rsidRDefault="00D73AA6" w:rsidP="00B464F3">
            <w:pPr>
              <w:pStyle w:val="OGCtabletext"/>
              <w:rPr>
                <w:rFonts w:ascii="Consolas" w:hAnsi="Consolas" w:cs="Consolas"/>
                <w:sz w:val="18"/>
                <w:szCs w:val="18"/>
              </w:rPr>
            </w:pPr>
            <w:r w:rsidRPr="00F62A42">
              <w:rPr>
                <w:rFonts w:ascii="Consolas" w:hAnsi="Consolas" w:cs="Consolas"/>
                <w:sz w:val="18"/>
                <w:szCs w:val="18"/>
              </w:rPr>
              <w:t>1.0.0</w:t>
            </w:r>
          </w:p>
        </w:tc>
        <w:tc>
          <w:tcPr>
            <w:tcW w:w="1232" w:type="dxa"/>
            <w:tcBorders>
              <w:top w:val="single" w:sz="4" w:space="0" w:color="auto"/>
              <w:left w:val="single" w:sz="4" w:space="0" w:color="auto"/>
              <w:bottom w:val="single" w:sz="4" w:space="0" w:color="auto"/>
              <w:right w:val="single" w:sz="4" w:space="0" w:color="auto"/>
            </w:tcBorders>
          </w:tcPr>
          <w:p w14:paraId="694A428E" w14:textId="77777777" w:rsidR="009A7B37" w:rsidRPr="00F62A42" w:rsidRDefault="00D73AA6" w:rsidP="00B464F3">
            <w:pPr>
              <w:pStyle w:val="OGCtabletext"/>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60E83234" w14:textId="77777777" w:rsidR="009A7B37" w:rsidRPr="00F62A42" w:rsidRDefault="00D73AA6" w:rsidP="00B464F3">
            <w:pPr>
              <w:pStyle w:val="OGCtabletext"/>
              <w:rPr>
                <w:rFonts w:ascii="Consolas" w:hAnsi="Consolas" w:cs="Consolas"/>
                <w:sz w:val="18"/>
                <w:szCs w:val="18"/>
              </w:rPr>
            </w:pPr>
            <w:r w:rsidRPr="00F62A42">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46DACEF4" w14:textId="77777777" w:rsidR="009A7B37" w:rsidRPr="00F62A42" w:rsidRDefault="00D73AA6" w:rsidP="00B464F3">
            <w:pPr>
              <w:pStyle w:val="OGCtabletext"/>
              <w:rPr>
                <w:rFonts w:ascii="Consolas" w:hAnsi="Consolas" w:cs="Consolas"/>
                <w:sz w:val="18"/>
                <w:szCs w:val="18"/>
              </w:rPr>
            </w:pPr>
            <w:r w:rsidRPr="00F62A42">
              <w:rPr>
                <w:rFonts w:ascii="Consolas" w:hAnsi="Consolas" w:cs="Consolas"/>
                <w:sz w:val="18"/>
                <w:szCs w:val="18"/>
              </w:rPr>
              <w:t>Moved text into standard OGC template</w:t>
            </w:r>
          </w:p>
        </w:tc>
      </w:tr>
      <w:tr w:rsidR="00195C7D" w:rsidRPr="00F62A42" w14:paraId="554F5B68" w14:textId="77777777" w:rsidTr="00CE173B">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2015-10-</w:t>
            </w:r>
          </w:p>
        </w:tc>
        <w:tc>
          <w:tcPr>
            <w:tcW w:w="748" w:type="dxa"/>
            <w:tcBorders>
              <w:top w:val="single" w:sz="4" w:space="0" w:color="auto"/>
              <w:left w:val="single" w:sz="4" w:space="0" w:color="auto"/>
              <w:bottom w:val="single" w:sz="4" w:space="0" w:color="auto"/>
              <w:right w:val="single" w:sz="4" w:space="0" w:color="auto"/>
            </w:tcBorders>
          </w:tcPr>
          <w:p w14:paraId="1E6252DF" w14:textId="3FC51066" w:rsidR="00195C7D" w:rsidRPr="00F62A42" w:rsidRDefault="00401781" w:rsidP="00B464F3">
            <w:pPr>
              <w:pStyle w:val="OGCtabletext"/>
              <w:rPr>
                <w:rFonts w:ascii="Consolas" w:hAnsi="Consolas" w:cs="Consolas"/>
                <w:sz w:val="18"/>
                <w:szCs w:val="18"/>
              </w:rPr>
            </w:pPr>
            <w:r w:rsidRPr="00F62A42">
              <w:rPr>
                <w:rFonts w:ascii="Consolas" w:hAnsi="Consolas" w:cs="Consolas"/>
                <w:sz w:val="18"/>
                <w:szCs w:val="18"/>
              </w:rPr>
              <w:t>1.0.0</w:t>
            </w:r>
          </w:p>
        </w:tc>
        <w:tc>
          <w:tcPr>
            <w:tcW w:w="1232" w:type="dxa"/>
            <w:tcBorders>
              <w:top w:val="single" w:sz="4" w:space="0" w:color="auto"/>
              <w:left w:val="single" w:sz="4" w:space="0" w:color="auto"/>
              <w:bottom w:val="single" w:sz="4" w:space="0" w:color="auto"/>
              <w:right w:val="single" w:sz="4" w:space="0" w:color="auto"/>
            </w:tcBorders>
          </w:tcPr>
          <w:p w14:paraId="3D11E784" w14:textId="5046C807" w:rsidR="00195C7D"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2EB76C3" w14:textId="1E00F859" w:rsidR="00195C7D"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Portrayal and basic</w:t>
            </w:r>
          </w:p>
        </w:tc>
        <w:tc>
          <w:tcPr>
            <w:tcW w:w="3588" w:type="dxa"/>
            <w:tcBorders>
              <w:top w:val="single" w:sz="4" w:space="0" w:color="auto"/>
              <w:left w:val="single" w:sz="4" w:space="0" w:color="auto"/>
              <w:bottom w:val="single" w:sz="4" w:space="0" w:color="auto"/>
              <w:right w:val="single" w:sz="4" w:space="0" w:color="auto"/>
            </w:tcBorders>
          </w:tcPr>
          <w:p w14:paraId="4E37FF70" w14:textId="264428A1" w:rsidR="00195C7D"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Group review of some clauses at Ispra meeting.</w:t>
            </w:r>
          </w:p>
        </w:tc>
      </w:tr>
      <w:tr w:rsidR="009A7B37" w:rsidRPr="00F62A42" w14:paraId="615DDE83" w14:textId="77777777" w:rsidTr="00CE173B">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2016-01-05</w:t>
            </w:r>
          </w:p>
        </w:tc>
        <w:tc>
          <w:tcPr>
            <w:tcW w:w="748" w:type="dxa"/>
            <w:tcBorders>
              <w:top w:val="single" w:sz="4" w:space="0" w:color="auto"/>
              <w:left w:val="single" w:sz="4" w:space="0" w:color="auto"/>
              <w:bottom w:val="single" w:sz="4" w:space="0" w:color="auto"/>
              <w:right w:val="single" w:sz="4" w:space="0" w:color="auto"/>
            </w:tcBorders>
          </w:tcPr>
          <w:p w14:paraId="5BFB4DDC" w14:textId="7349664C" w:rsidR="009A7B37" w:rsidRPr="00F62A42" w:rsidRDefault="00401781" w:rsidP="00B464F3">
            <w:pPr>
              <w:pStyle w:val="OGCtabletext"/>
              <w:rPr>
                <w:rFonts w:ascii="Consolas" w:hAnsi="Consolas" w:cs="Consolas"/>
                <w:sz w:val="18"/>
                <w:szCs w:val="18"/>
              </w:rPr>
            </w:pPr>
            <w:r w:rsidRPr="00F62A42">
              <w:rPr>
                <w:rFonts w:ascii="Consolas" w:hAnsi="Consolas" w:cs="Consolas"/>
                <w:sz w:val="18"/>
                <w:szCs w:val="18"/>
              </w:rPr>
              <w:t>1.0</w:t>
            </w:r>
            <w:r w:rsidR="00195C7D" w:rsidRPr="00F62A42">
              <w:rPr>
                <w:rFonts w:ascii="Consolas" w:hAnsi="Consolas" w:cs="Consolas"/>
                <w:sz w:val="18"/>
                <w:szCs w:val="18"/>
              </w:rPr>
              <w:t>.0</w:t>
            </w:r>
          </w:p>
        </w:tc>
        <w:tc>
          <w:tcPr>
            <w:tcW w:w="1232" w:type="dxa"/>
            <w:tcBorders>
              <w:top w:val="single" w:sz="4" w:space="0" w:color="auto"/>
              <w:left w:val="single" w:sz="4" w:space="0" w:color="auto"/>
              <w:bottom w:val="single" w:sz="4" w:space="0" w:color="auto"/>
              <w:right w:val="single" w:sz="4" w:space="0" w:color="auto"/>
            </w:tcBorders>
          </w:tcPr>
          <w:p w14:paraId="52E6D879" w14:textId="36584A99" w:rsidR="009A7B37"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D0B74D7" w14:textId="74328EF8" w:rsidR="009A7B37"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3B8E68F9" w14:textId="25C18F74" w:rsidR="009A7B37"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 xml:space="preserve">Global review of text for first draft </w:t>
            </w:r>
          </w:p>
        </w:tc>
      </w:tr>
      <w:tr w:rsidR="009A7B37" w:rsidRPr="00F62A42" w14:paraId="06F35748" w14:textId="77777777" w:rsidTr="00CE173B">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F62A42" w:rsidRDefault="00227147" w:rsidP="00B43806">
            <w:pPr>
              <w:pStyle w:val="Listepuces"/>
              <w:rPr>
                <w:rFonts w:ascii="Consolas" w:hAnsi="Consolas" w:cs="Consolas"/>
                <w:sz w:val="18"/>
                <w:szCs w:val="18"/>
              </w:rPr>
            </w:pPr>
            <w:r w:rsidRPr="00F62A42">
              <w:rPr>
                <w:rFonts w:ascii="Consolas" w:hAnsi="Consolas" w:cs="Consolas"/>
                <w:sz w:val="18"/>
                <w:szCs w:val="18"/>
              </w:rPr>
              <w:t>2016-02-03</w:t>
            </w:r>
          </w:p>
        </w:tc>
        <w:tc>
          <w:tcPr>
            <w:tcW w:w="748" w:type="dxa"/>
            <w:tcBorders>
              <w:top w:val="single" w:sz="4" w:space="0" w:color="auto"/>
              <w:left w:val="single" w:sz="4" w:space="0" w:color="auto"/>
              <w:bottom w:val="single" w:sz="4" w:space="0" w:color="auto"/>
              <w:right w:val="single" w:sz="4" w:space="0" w:color="auto"/>
            </w:tcBorders>
          </w:tcPr>
          <w:p w14:paraId="2E90B369" w14:textId="61E65D34" w:rsidR="009A7B37" w:rsidRPr="00F62A42" w:rsidRDefault="00401781" w:rsidP="00B43806">
            <w:pPr>
              <w:pStyle w:val="Listepuces"/>
              <w:rPr>
                <w:rFonts w:ascii="Consolas" w:hAnsi="Consolas" w:cs="Consolas"/>
                <w:sz w:val="18"/>
                <w:szCs w:val="18"/>
              </w:rPr>
            </w:pPr>
            <w:r w:rsidRPr="00F62A42">
              <w:rPr>
                <w:rFonts w:ascii="Consolas" w:hAnsi="Consolas" w:cs="Consolas"/>
                <w:sz w:val="18"/>
                <w:szCs w:val="18"/>
              </w:rPr>
              <w:t>1.0.0</w:t>
            </w:r>
          </w:p>
        </w:tc>
        <w:tc>
          <w:tcPr>
            <w:tcW w:w="1232" w:type="dxa"/>
            <w:tcBorders>
              <w:top w:val="single" w:sz="4" w:space="0" w:color="auto"/>
              <w:left w:val="single" w:sz="4" w:space="0" w:color="auto"/>
              <w:bottom w:val="single" w:sz="4" w:space="0" w:color="auto"/>
              <w:right w:val="single" w:sz="4" w:space="0" w:color="auto"/>
            </w:tcBorders>
          </w:tcPr>
          <w:p w14:paraId="003FA18F" w14:textId="1A1A5D7A" w:rsidR="009A7B37" w:rsidRPr="00F62A42" w:rsidRDefault="00227147" w:rsidP="00B43806">
            <w:pPr>
              <w:pStyle w:val="Listepuces"/>
              <w:rPr>
                <w:rFonts w:ascii="Consolas" w:hAnsi="Consolas" w:cs="Consolas"/>
                <w:sz w:val="18"/>
                <w:szCs w:val="18"/>
              </w:rPr>
            </w:pPr>
            <w:r w:rsidRPr="00F62A42">
              <w:rPr>
                <w:rFonts w:ascii="Consolas" w:hAnsi="Consolas" w:cs="Consolas"/>
                <w:sz w:val="18"/>
                <w:szCs w:val="18"/>
              </w:rPr>
              <w:t>Ollie Raymond</w:t>
            </w:r>
          </w:p>
        </w:tc>
        <w:tc>
          <w:tcPr>
            <w:tcW w:w="1887" w:type="dxa"/>
            <w:tcBorders>
              <w:top w:val="single" w:sz="4" w:space="0" w:color="auto"/>
              <w:left w:val="single" w:sz="4" w:space="0" w:color="auto"/>
              <w:bottom w:val="single" w:sz="4" w:space="0" w:color="auto"/>
              <w:right w:val="single" w:sz="4" w:space="0" w:color="auto"/>
            </w:tcBorders>
          </w:tcPr>
          <w:p w14:paraId="24259955" w14:textId="2CD3D5C0" w:rsidR="009A7B37" w:rsidRPr="00F62A42" w:rsidRDefault="00227147" w:rsidP="00B43806">
            <w:pPr>
              <w:pStyle w:val="Listepuces"/>
              <w:rPr>
                <w:rFonts w:ascii="Consolas" w:hAnsi="Consolas" w:cs="Consolas"/>
                <w:sz w:val="18"/>
                <w:szCs w:val="18"/>
              </w:rPr>
            </w:pPr>
            <w:r w:rsidRPr="00F62A42">
              <w:rPr>
                <w:rFonts w:ascii="Consolas" w:hAnsi="Consolas" w:cs="Consolas"/>
                <w:sz w:val="18"/>
                <w:szCs w:val="18"/>
              </w:rPr>
              <w:t>Many</w:t>
            </w:r>
          </w:p>
        </w:tc>
        <w:tc>
          <w:tcPr>
            <w:tcW w:w="3588" w:type="dxa"/>
            <w:tcBorders>
              <w:top w:val="single" w:sz="4" w:space="0" w:color="auto"/>
              <w:left w:val="single" w:sz="4" w:space="0" w:color="auto"/>
              <w:bottom w:val="single" w:sz="4" w:space="0" w:color="auto"/>
              <w:right w:val="single" w:sz="4" w:space="0" w:color="auto"/>
            </w:tcBorders>
          </w:tcPr>
          <w:p w14:paraId="51781610" w14:textId="734B5A4B" w:rsidR="009A7B37" w:rsidRPr="00F62A42" w:rsidRDefault="00227147" w:rsidP="00B43806">
            <w:pPr>
              <w:pStyle w:val="Listepuces"/>
              <w:rPr>
                <w:rFonts w:ascii="Consolas" w:hAnsi="Consolas" w:cs="Consolas"/>
                <w:sz w:val="18"/>
                <w:szCs w:val="18"/>
              </w:rPr>
            </w:pPr>
            <w:r w:rsidRPr="00F62A42">
              <w:rPr>
                <w:rFonts w:ascii="Consolas" w:hAnsi="Consolas" w:cs="Consolas"/>
                <w:sz w:val="18"/>
                <w:szCs w:val="18"/>
              </w:rPr>
              <w:t>General review</w:t>
            </w:r>
          </w:p>
        </w:tc>
      </w:tr>
      <w:tr w:rsidR="00401781" w:rsidRPr="00F62A42" w14:paraId="50AF4230" w14:textId="77777777" w:rsidTr="00CE173B">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Pr="00F62A42" w:rsidRDefault="00401781" w:rsidP="00B464F3">
            <w:pPr>
              <w:pStyle w:val="Listepuces"/>
              <w:rPr>
                <w:rFonts w:ascii="Consolas" w:hAnsi="Consolas" w:cs="Consolas"/>
                <w:sz w:val="18"/>
                <w:szCs w:val="18"/>
              </w:rPr>
            </w:pPr>
            <w:r w:rsidRPr="00F62A42">
              <w:rPr>
                <w:rFonts w:ascii="Consolas" w:hAnsi="Consolas" w:cs="Consolas"/>
                <w:sz w:val="18"/>
                <w:szCs w:val="18"/>
              </w:rPr>
              <w:t>2016-04-02</w:t>
            </w:r>
          </w:p>
        </w:tc>
        <w:tc>
          <w:tcPr>
            <w:tcW w:w="748" w:type="dxa"/>
            <w:tcBorders>
              <w:top w:val="single" w:sz="4" w:space="0" w:color="auto"/>
              <w:left w:val="single" w:sz="4" w:space="0" w:color="auto"/>
              <w:bottom w:val="single" w:sz="4" w:space="0" w:color="auto"/>
              <w:right w:val="single" w:sz="4" w:space="0" w:color="auto"/>
            </w:tcBorders>
          </w:tcPr>
          <w:p w14:paraId="505B9B72" w14:textId="4C0DCCE7" w:rsidR="00401781" w:rsidRPr="00F62A42" w:rsidRDefault="00401781" w:rsidP="00B464F3">
            <w:pPr>
              <w:pStyle w:val="Listepuces"/>
              <w:rPr>
                <w:rFonts w:ascii="Consolas" w:hAnsi="Consolas" w:cs="Consolas"/>
                <w:sz w:val="18"/>
                <w:szCs w:val="18"/>
              </w:rPr>
            </w:pPr>
            <w:r w:rsidRPr="00F62A42">
              <w:rPr>
                <w:rFonts w:ascii="Consolas" w:hAnsi="Consolas" w:cs="Consolas"/>
                <w:sz w:val="18"/>
                <w:szCs w:val="18"/>
              </w:rPr>
              <w:t>1.0.0</w:t>
            </w:r>
          </w:p>
        </w:tc>
        <w:tc>
          <w:tcPr>
            <w:tcW w:w="1232" w:type="dxa"/>
            <w:tcBorders>
              <w:top w:val="single" w:sz="4" w:space="0" w:color="auto"/>
              <w:left w:val="single" w:sz="4" w:space="0" w:color="auto"/>
              <w:bottom w:val="single" w:sz="4" w:space="0" w:color="auto"/>
              <w:right w:val="single" w:sz="4" w:space="0" w:color="auto"/>
            </w:tcBorders>
          </w:tcPr>
          <w:p w14:paraId="656746DE" w14:textId="51DAA865" w:rsidR="00401781" w:rsidRPr="00F62A42" w:rsidRDefault="00401781" w:rsidP="00B464F3">
            <w:pPr>
              <w:pStyle w:val="Listepuces"/>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4616A66A" w14:textId="487A8F09" w:rsidR="00401781" w:rsidRPr="00F62A42" w:rsidRDefault="00401781" w:rsidP="00B464F3">
            <w:pPr>
              <w:pStyle w:val="Listepuces"/>
              <w:rPr>
                <w:rFonts w:ascii="Consolas" w:hAnsi="Consolas" w:cs="Consolas"/>
                <w:sz w:val="18"/>
                <w:szCs w:val="18"/>
              </w:rPr>
            </w:pPr>
            <w:r w:rsidRPr="00F62A42">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6DFAFC55" w14:textId="3447C471" w:rsidR="00401781" w:rsidRPr="00F62A42" w:rsidRDefault="00401781" w:rsidP="00B464F3">
            <w:pPr>
              <w:pStyle w:val="Listepuces"/>
              <w:rPr>
                <w:rFonts w:ascii="Consolas" w:hAnsi="Consolas" w:cs="Consolas"/>
                <w:sz w:val="18"/>
                <w:szCs w:val="18"/>
              </w:rPr>
            </w:pPr>
            <w:r w:rsidRPr="00F62A42">
              <w:rPr>
                <w:rFonts w:ascii="Consolas" w:hAnsi="Consolas" w:cs="Consolas"/>
                <w:sz w:val="18"/>
                <w:szCs w:val="18"/>
              </w:rPr>
              <w:t>Review, document structure</w:t>
            </w:r>
            <w:r w:rsidR="006C3FF2" w:rsidRPr="00F62A42">
              <w:rPr>
                <w:rFonts w:ascii="Consolas" w:hAnsi="Consolas" w:cs="Consolas"/>
                <w:sz w:val="18"/>
                <w:szCs w:val="18"/>
              </w:rPr>
              <w:t>, Bibliography</w:t>
            </w:r>
          </w:p>
        </w:tc>
      </w:tr>
      <w:tr w:rsidR="00F22884" w:rsidRPr="00F62A42" w14:paraId="433DAA04" w14:textId="77777777" w:rsidTr="00CE173B">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Pr="00F62A42" w:rsidRDefault="00F22884" w:rsidP="00B464F3">
            <w:pPr>
              <w:pStyle w:val="Listepuces"/>
              <w:rPr>
                <w:rFonts w:ascii="Consolas" w:hAnsi="Consolas" w:cs="Consolas"/>
                <w:sz w:val="18"/>
                <w:szCs w:val="18"/>
              </w:rPr>
            </w:pPr>
            <w:r w:rsidRPr="00F62A42">
              <w:rPr>
                <w:rFonts w:ascii="Consolas" w:hAnsi="Consolas" w:cs="Consolas"/>
                <w:sz w:val="18"/>
                <w:szCs w:val="18"/>
              </w:rPr>
              <w:t>2016-05-04</w:t>
            </w:r>
          </w:p>
        </w:tc>
        <w:tc>
          <w:tcPr>
            <w:tcW w:w="748" w:type="dxa"/>
            <w:tcBorders>
              <w:top w:val="single" w:sz="4" w:space="0" w:color="auto"/>
              <w:left w:val="single" w:sz="4" w:space="0" w:color="auto"/>
              <w:bottom w:val="single" w:sz="4" w:space="0" w:color="auto"/>
              <w:right w:val="single" w:sz="4" w:space="0" w:color="auto"/>
            </w:tcBorders>
          </w:tcPr>
          <w:p w14:paraId="300FF39A" w14:textId="0F83904B" w:rsidR="00F22884" w:rsidRPr="00F62A42" w:rsidRDefault="00F22884" w:rsidP="00B464F3">
            <w:pPr>
              <w:pStyle w:val="Listepuces"/>
              <w:rPr>
                <w:rFonts w:ascii="Consolas" w:hAnsi="Consolas" w:cs="Consolas"/>
                <w:sz w:val="18"/>
                <w:szCs w:val="18"/>
              </w:rPr>
            </w:pPr>
            <w:r w:rsidRPr="00F62A42">
              <w:rPr>
                <w:rFonts w:ascii="Consolas" w:hAnsi="Consolas" w:cs="Consolas"/>
                <w:sz w:val="18"/>
                <w:szCs w:val="18"/>
              </w:rPr>
              <w:t>1.0.0</w:t>
            </w:r>
          </w:p>
        </w:tc>
        <w:tc>
          <w:tcPr>
            <w:tcW w:w="1232" w:type="dxa"/>
            <w:tcBorders>
              <w:top w:val="single" w:sz="4" w:space="0" w:color="auto"/>
              <w:left w:val="single" w:sz="4" w:space="0" w:color="auto"/>
              <w:bottom w:val="single" w:sz="4" w:space="0" w:color="auto"/>
              <w:right w:val="single" w:sz="4" w:space="0" w:color="auto"/>
            </w:tcBorders>
          </w:tcPr>
          <w:p w14:paraId="6F01287E" w14:textId="0AB1188D" w:rsidR="00F22884" w:rsidRPr="00F62A42" w:rsidRDefault="00F22884" w:rsidP="00B464F3">
            <w:pPr>
              <w:pStyle w:val="Listepuces"/>
              <w:rPr>
                <w:rFonts w:ascii="Consolas" w:hAnsi="Consolas" w:cs="Consolas"/>
                <w:sz w:val="18"/>
                <w:szCs w:val="18"/>
              </w:rPr>
            </w:pPr>
            <w:r w:rsidRPr="00F62A42">
              <w:rPr>
                <w:rFonts w:ascii="Consolas" w:hAnsi="Consolas" w:cs="Consolas"/>
                <w:sz w:val="18"/>
                <w:szCs w:val="18"/>
              </w:rPr>
              <w:t>Marcus Sen</w:t>
            </w:r>
          </w:p>
        </w:tc>
        <w:tc>
          <w:tcPr>
            <w:tcW w:w="1887" w:type="dxa"/>
            <w:tcBorders>
              <w:top w:val="single" w:sz="4" w:space="0" w:color="auto"/>
              <w:left w:val="single" w:sz="4" w:space="0" w:color="auto"/>
              <w:bottom w:val="single" w:sz="4" w:space="0" w:color="auto"/>
              <w:right w:val="single" w:sz="4" w:space="0" w:color="auto"/>
            </w:tcBorders>
          </w:tcPr>
          <w:p w14:paraId="1A7B69E7" w14:textId="69DF0633" w:rsidR="00F22884" w:rsidRPr="00F62A42" w:rsidRDefault="00F22884" w:rsidP="00B464F3">
            <w:pPr>
              <w:pStyle w:val="Listepuces"/>
              <w:rPr>
                <w:rFonts w:ascii="Consolas" w:hAnsi="Consolas" w:cs="Consolas"/>
                <w:sz w:val="18"/>
                <w:szCs w:val="18"/>
              </w:rPr>
            </w:pPr>
            <w:r w:rsidRPr="00F62A42">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0B9A8DC6" w14:textId="7BD75F9E" w:rsidR="00F22884" w:rsidRPr="00F62A42" w:rsidRDefault="00F22884" w:rsidP="00B464F3">
            <w:pPr>
              <w:pStyle w:val="Listepuces"/>
              <w:rPr>
                <w:rFonts w:ascii="Consolas" w:hAnsi="Consolas" w:cs="Consolas"/>
                <w:sz w:val="18"/>
                <w:szCs w:val="18"/>
              </w:rPr>
            </w:pPr>
            <w:r w:rsidRPr="00F62A42">
              <w:rPr>
                <w:rFonts w:ascii="Consolas" w:hAnsi="Consolas" w:cs="Consolas"/>
                <w:sz w:val="18"/>
                <w:szCs w:val="18"/>
              </w:rPr>
              <w:t>Editorial changes, removed all tracks</w:t>
            </w:r>
          </w:p>
        </w:tc>
      </w:tr>
      <w:tr w:rsidR="004832DE" w:rsidRPr="00F62A42" w14:paraId="587E3303" w14:textId="77777777" w:rsidTr="00CE173B">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Pr="00F62A42" w:rsidRDefault="004832DE" w:rsidP="00B464F3">
            <w:pPr>
              <w:pStyle w:val="Listepuces"/>
              <w:rPr>
                <w:rFonts w:ascii="Consolas" w:hAnsi="Consolas" w:cs="Consolas"/>
                <w:sz w:val="18"/>
                <w:szCs w:val="18"/>
              </w:rPr>
            </w:pPr>
            <w:r w:rsidRPr="00F62A42">
              <w:rPr>
                <w:rFonts w:ascii="Consolas" w:hAnsi="Consolas" w:cs="Consolas"/>
                <w:sz w:val="18"/>
                <w:szCs w:val="18"/>
              </w:rPr>
              <w:t>2016-05-26</w:t>
            </w:r>
          </w:p>
        </w:tc>
        <w:tc>
          <w:tcPr>
            <w:tcW w:w="748" w:type="dxa"/>
            <w:tcBorders>
              <w:top w:val="single" w:sz="4" w:space="0" w:color="auto"/>
              <w:left w:val="single" w:sz="4" w:space="0" w:color="auto"/>
              <w:bottom w:val="single" w:sz="4" w:space="0" w:color="auto"/>
              <w:right w:val="single" w:sz="4" w:space="0" w:color="auto"/>
            </w:tcBorders>
          </w:tcPr>
          <w:p w14:paraId="3B0616F1" w14:textId="4E02EF36" w:rsidR="004832DE" w:rsidRPr="00F62A42" w:rsidRDefault="004832DE" w:rsidP="00B464F3">
            <w:pPr>
              <w:pStyle w:val="Listepuces"/>
              <w:rPr>
                <w:rFonts w:ascii="Consolas" w:hAnsi="Consolas" w:cs="Consolas"/>
                <w:sz w:val="18"/>
                <w:szCs w:val="18"/>
              </w:rPr>
            </w:pPr>
            <w:r w:rsidRPr="00F62A42">
              <w:rPr>
                <w:rFonts w:ascii="Consolas" w:hAnsi="Consolas" w:cs="Consolas"/>
                <w:sz w:val="18"/>
                <w:szCs w:val="18"/>
              </w:rPr>
              <w:t>1.1.0</w:t>
            </w:r>
          </w:p>
        </w:tc>
        <w:tc>
          <w:tcPr>
            <w:tcW w:w="1232" w:type="dxa"/>
            <w:tcBorders>
              <w:top w:val="single" w:sz="4" w:space="0" w:color="auto"/>
              <w:left w:val="single" w:sz="4" w:space="0" w:color="auto"/>
              <w:bottom w:val="single" w:sz="4" w:space="0" w:color="auto"/>
              <w:right w:val="single" w:sz="4" w:space="0" w:color="auto"/>
            </w:tcBorders>
          </w:tcPr>
          <w:p w14:paraId="73AAE846" w14:textId="619FCEA5" w:rsidR="004832DE" w:rsidRPr="00F62A42" w:rsidRDefault="004832DE" w:rsidP="00B464F3">
            <w:pPr>
              <w:pStyle w:val="Listepuces"/>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E9DC5A1" w14:textId="2232E317" w:rsidR="004832DE" w:rsidRPr="00F62A42" w:rsidRDefault="000F4A5C" w:rsidP="00B464F3">
            <w:pPr>
              <w:pStyle w:val="Listepuces"/>
              <w:rPr>
                <w:rFonts w:ascii="Consolas" w:hAnsi="Consolas" w:cs="Consolas"/>
                <w:sz w:val="18"/>
                <w:szCs w:val="18"/>
              </w:rPr>
            </w:pPr>
            <w:r w:rsidRPr="00F62A42">
              <w:rPr>
                <w:rFonts w:ascii="Consolas" w:hAnsi="Consolas" w:cs="Consolas"/>
                <w:sz w:val="18"/>
                <w:szCs w:val="18"/>
              </w:rPr>
              <w:t>Lite (previously Portrayal)</w:t>
            </w:r>
          </w:p>
        </w:tc>
        <w:tc>
          <w:tcPr>
            <w:tcW w:w="3588" w:type="dxa"/>
            <w:tcBorders>
              <w:top w:val="single" w:sz="4" w:space="0" w:color="auto"/>
              <w:left w:val="single" w:sz="4" w:space="0" w:color="auto"/>
              <w:bottom w:val="single" w:sz="4" w:space="0" w:color="auto"/>
              <w:right w:val="single" w:sz="4" w:space="0" w:color="auto"/>
            </w:tcBorders>
          </w:tcPr>
          <w:p w14:paraId="05B3A99A" w14:textId="7CC3DA02" w:rsidR="004832DE" w:rsidRPr="00F62A42" w:rsidRDefault="000F4A5C" w:rsidP="00B464F3">
            <w:pPr>
              <w:pStyle w:val="Listepuces"/>
              <w:rPr>
                <w:rFonts w:ascii="Consolas" w:hAnsi="Consolas" w:cs="Consolas"/>
                <w:sz w:val="18"/>
                <w:szCs w:val="18"/>
              </w:rPr>
            </w:pPr>
            <w:r w:rsidRPr="00F62A42">
              <w:rPr>
                <w:rFonts w:ascii="Consolas" w:hAnsi="Consolas" w:cs="Consolas"/>
                <w:sz w:val="18"/>
                <w:szCs w:val="18"/>
              </w:rPr>
              <w:t>Portrayal -&gt; Lite (Req and Conformance)</w:t>
            </w:r>
          </w:p>
        </w:tc>
      </w:tr>
      <w:tr w:rsidR="000F4A5C" w:rsidRPr="00F62A42" w14:paraId="16846308" w14:textId="77777777" w:rsidTr="00CE173B">
        <w:tc>
          <w:tcPr>
            <w:tcW w:w="1095" w:type="dxa"/>
            <w:tcBorders>
              <w:top w:val="single" w:sz="4" w:space="0" w:color="auto"/>
              <w:left w:val="single" w:sz="4" w:space="0" w:color="auto"/>
              <w:bottom w:val="single" w:sz="4" w:space="0" w:color="auto"/>
              <w:right w:val="single" w:sz="4" w:space="0" w:color="auto"/>
            </w:tcBorders>
          </w:tcPr>
          <w:p w14:paraId="52856E0D" w14:textId="5B2F2BEB" w:rsidR="000F4A5C" w:rsidRPr="00F62A42" w:rsidRDefault="000F4A5C" w:rsidP="00B464F3">
            <w:pPr>
              <w:pStyle w:val="Listepuces"/>
              <w:rPr>
                <w:rFonts w:ascii="Consolas" w:hAnsi="Consolas" w:cs="Consolas"/>
                <w:sz w:val="18"/>
                <w:szCs w:val="18"/>
              </w:rPr>
            </w:pPr>
            <w:r w:rsidRPr="00F62A42">
              <w:rPr>
                <w:rFonts w:ascii="Consolas" w:hAnsi="Consolas" w:cs="Consolas"/>
                <w:sz w:val="18"/>
                <w:szCs w:val="18"/>
              </w:rPr>
              <w:t>2016-06-02</w:t>
            </w:r>
          </w:p>
        </w:tc>
        <w:tc>
          <w:tcPr>
            <w:tcW w:w="748" w:type="dxa"/>
            <w:tcBorders>
              <w:top w:val="single" w:sz="4" w:space="0" w:color="auto"/>
              <w:left w:val="single" w:sz="4" w:space="0" w:color="auto"/>
              <w:bottom w:val="single" w:sz="4" w:space="0" w:color="auto"/>
              <w:right w:val="single" w:sz="4" w:space="0" w:color="auto"/>
            </w:tcBorders>
          </w:tcPr>
          <w:p w14:paraId="63DBC81B" w14:textId="6ABC0C2A" w:rsidR="000F4A5C" w:rsidRPr="00F62A42" w:rsidRDefault="000F4A5C" w:rsidP="00F62A42">
            <w:pPr>
              <w:pStyle w:val="Listepuces"/>
              <w:rPr>
                <w:rFonts w:ascii="Consolas" w:hAnsi="Consolas" w:cs="Consolas"/>
                <w:sz w:val="18"/>
                <w:szCs w:val="18"/>
              </w:rPr>
            </w:pPr>
            <w:r w:rsidRPr="00F62A42">
              <w:rPr>
                <w:rFonts w:ascii="Consolas" w:hAnsi="Consolas" w:cs="Consolas"/>
                <w:sz w:val="18"/>
                <w:szCs w:val="18"/>
              </w:rPr>
              <w:t>1.1.</w:t>
            </w:r>
            <w:r w:rsidR="00F62A42">
              <w:rPr>
                <w:rFonts w:ascii="Consolas" w:hAnsi="Consolas" w:cs="Consolas"/>
                <w:sz w:val="18"/>
                <w:szCs w:val="18"/>
              </w:rPr>
              <w:t>0</w:t>
            </w:r>
          </w:p>
        </w:tc>
        <w:tc>
          <w:tcPr>
            <w:tcW w:w="1232" w:type="dxa"/>
            <w:tcBorders>
              <w:top w:val="single" w:sz="4" w:space="0" w:color="auto"/>
              <w:left w:val="single" w:sz="4" w:space="0" w:color="auto"/>
              <w:bottom w:val="single" w:sz="4" w:space="0" w:color="auto"/>
              <w:right w:val="single" w:sz="4" w:space="0" w:color="auto"/>
            </w:tcBorders>
          </w:tcPr>
          <w:p w14:paraId="0198966B" w14:textId="678B1DD8" w:rsidR="000F4A5C" w:rsidRPr="00F62A42" w:rsidRDefault="000F4A5C" w:rsidP="00B464F3">
            <w:pPr>
              <w:pStyle w:val="Listepuces"/>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6626CF82" w14:textId="77777777" w:rsidR="000F4A5C" w:rsidRPr="00F62A42" w:rsidRDefault="000F4A5C" w:rsidP="00B464F3">
            <w:pPr>
              <w:pStyle w:val="Listepuces"/>
              <w:rPr>
                <w:rFonts w:ascii="Consolas" w:hAnsi="Consolas" w:cs="Consolas"/>
                <w:sz w:val="18"/>
                <w:szCs w:val="18"/>
              </w:rPr>
            </w:pPr>
            <w:r w:rsidRPr="00F62A42">
              <w:rPr>
                <w:rFonts w:ascii="Consolas" w:hAnsi="Consolas" w:cs="Consolas"/>
                <w:sz w:val="18"/>
                <w:szCs w:val="18"/>
              </w:rPr>
              <w:t>Lite (previously Portrayal)</w:t>
            </w:r>
          </w:p>
          <w:p w14:paraId="55CF3BD8" w14:textId="035F475D" w:rsidR="000F4A5C" w:rsidRPr="00F62A42" w:rsidRDefault="000F4A5C" w:rsidP="00B464F3">
            <w:pPr>
              <w:pStyle w:val="Listepuces"/>
              <w:rPr>
                <w:rFonts w:ascii="Consolas" w:hAnsi="Consolas" w:cs="Consolas"/>
                <w:sz w:val="18"/>
                <w:szCs w:val="18"/>
              </w:rPr>
            </w:pPr>
            <w:r w:rsidRPr="00F62A42">
              <w:rPr>
                <w:rFonts w:ascii="Consolas" w:hAnsi="Consolas" w:cs="Consolas"/>
                <w:sz w:val="18"/>
                <w:szCs w:val="18"/>
              </w:rPr>
              <w:t>Conceptual</w:t>
            </w:r>
          </w:p>
        </w:tc>
        <w:tc>
          <w:tcPr>
            <w:tcW w:w="3588" w:type="dxa"/>
            <w:tcBorders>
              <w:top w:val="single" w:sz="4" w:space="0" w:color="auto"/>
              <w:left w:val="single" w:sz="4" w:space="0" w:color="auto"/>
              <w:bottom w:val="single" w:sz="4" w:space="0" w:color="auto"/>
              <w:right w:val="single" w:sz="4" w:space="0" w:color="auto"/>
            </w:tcBorders>
          </w:tcPr>
          <w:p w14:paraId="46A940C6" w14:textId="77777777" w:rsidR="000F4A5C" w:rsidRPr="00F62A42" w:rsidRDefault="000F4A5C" w:rsidP="00B464F3">
            <w:pPr>
              <w:pStyle w:val="Listepuces"/>
              <w:rPr>
                <w:rFonts w:ascii="Consolas" w:hAnsi="Consolas" w:cs="Consolas"/>
                <w:sz w:val="18"/>
                <w:szCs w:val="18"/>
              </w:rPr>
            </w:pPr>
            <w:r w:rsidRPr="00F62A42">
              <w:rPr>
                <w:rFonts w:ascii="Consolas" w:hAnsi="Consolas" w:cs="Consolas"/>
                <w:sz w:val="18"/>
                <w:szCs w:val="18"/>
              </w:rPr>
              <w:t>Added mapping table for lite-&gt;GeoSciML</w:t>
            </w:r>
          </w:p>
          <w:p w14:paraId="0A37B76C" w14:textId="4907E068" w:rsidR="000F4A5C" w:rsidRPr="00F62A42" w:rsidRDefault="000F4A5C" w:rsidP="000F4A5C">
            <w:pPr>
              <w:pStyle w:val="Listepuces"/>
              <w:rPr>
                <w:rFonts w:ascii="Consolas" w:hAnsi="Consolas" w:cs="Consolas"/>
                <w:sz w:val="18"/>
                <w:szCs w:val="18"/>
              </w:rPr>
            </w:pPr>
            <w:r w:rsidRPr="00F62A42">
              <w:rPr>
                <w:rFonts w:ascii="Consolas" w:hAnsi="Consolas" w:cs="Consolas"/>
                <w:sz w:val="18"/>
                <w:szCs w:val="18"/>
              </w:rPr>
              <w:t xml:space="preserve">Added a small text for conceptual model + requirement class + conformance class </w:t>
            </w:r>
          </w:p>
        </w:tc>
      </w:tr>
      <w:tr w:rsidR="003A0587" w:rsidRPr="00F62A42" w14:paraId="4669B9E5" w14:textId="77777777" w:rsidTr="00CE173B">
        <w:tc>
          <w:tcPr>
            <w:tcW w:w="1095" w:type="dxa"/>
            <w:tcBorders>
              <w:top w:val="single" w:sz="4" w:space="0" w:color="auto"/>
              <w:left w:val="single" w:sz="4" w:space="0" w:color="auto"/>
              <w:bottom w:val="single" w:sz="4" w:space="0" w:color="auto"/>
              <w:right w:val="single" w:sz="4" w:space="0" w:color="auto"/>
            </w:tcBorders>
          </w:tcPr>
          <w:p w14:paraId="24E84969" w14:textId="4375FF49" w:rsidR="003A0587" w:rsidRPr="00F62A42" w:rsidRDefault="003A0587" w:rsidP="00B464F3">
            <w:pPr>
              <w:pStyle w:val="Listepuces"/>
              <w:rPr>
                <w:rFonts w:ascii="Consolas" w:hAnsi="Consolas" w:cs="Consolas"/>
                <w:sz w:val="18"/>
                <w:szCs w:val="18"/>
              </w:rPr>
            </w:pPr>
            <w:r w:rsidRPr="00F62A42">
              <w:rPr>
                <w:rFonts w:ascii="Consolas" w:hAnsi="Consolas" w:cs="Consolas"/>
                <w:sz w:val="18"/>
                <w:szCs w:val="18"/>
              </w:rPr>
              <w:t>2016-06-25</w:t>
            </w:r>
          </w:p>
        </w:tc>
        <w:tc>
          <w:tcPr>
            <w:tcW w:w="748" w:type="dxa"/>
            <w:tcBorders>
              <w:top w:val="single" w:sz="4" w:space="0" w:color="auto"/>
              <w:left w:val="single" w:sz="4" w:space="0" w:color="auto"/>
              <w:bottom w:val="single" w:sz="4" w:space="0" w:color="auto"/>
              <w:right w:val="single" w:sz="4" w:space="0" w:color="auto"/>
            </w:tcBorders>
          </w:tcPr>
          <w:p w14:paraId="7E550C12" w14:textId="126944DB" w:rsidR="003A0587" w:rsidRPr="00F62A42" w:rsidRDefault="00F62A42" w:rsidP="00B464F3">
            <w:pPr>
              <w:pStyle w:val="Listepuces"/>
              <w:rPr>
                <w:rFonts w:ascii="Consolas" w:hAnsi="Consolas" w:cs="Consolas"/>
                <w:sz w:val="18"/>
                <w:szCs w:val="18"/>
              </w:rPr>
            </w:pPr>
            <w:r>
              <w:rPr>
                <w:rFonts w:ascii="Consolas" w:hAnsi="Consolas" w:cs="Consolas"/>
                <w:sz w:val="18"/>
                <w:szCs w:val="18"/>
              </w:rPr>
              <w:t>1.1.0</w:t>
            </w:r>
          </w:p>
        </w:tc>
        <w:tc>
          <w:tcPr>
            <w:tcW w:w="1232" w:type="dxa"/>
            <w:tcBorders>
              <w:top w:val="single" w:sz="4" w:space="0" w:color="auto"/>
              <w:left w:val="single" w:sz="4" w:space="0" w:color="auto"/>
              <w:bottom w:val="single" w:sz="4" w:space="0" w:color="auto"/>
              <w:right w:val="single" w:sz="4" w:space="0" w:color="auto"/>
            </w:tcBorders>
          </w:tcPr>
          <w:p w14:paraId="1FBD00F5" w14:textId="69020C5E" w:rsidR="003A0587" w:rsidRPr="00F62A42" w:rsidRDefault="003A0587" w:rsidP="00B464F3">
            <w:pPr>
              <w:pStyle w:val="Listepuces"/>
              <w:rPr>
                <w:rFonts w:ascii="Consolas" w:hAnsi="Consolas" w:cs="Consolas"/>
                <w:sz w:val="18"/>
                <w:szCs w:val="18"/>
              </w:rPr>
            </w:pPr>
            <w:r w:rsidRPr="00F62A42">
              <w:rPr>
                <w:rFonts w:ascii="Consolas" w:hAnsi="Consolas" w:cs="Consolas"/>
                <w:sz w:val="18"/>
                <w:szCs w:val="18"/>
              </w:rPr>
              <w:t>Eric Boisvert</w:t>
            </w:r>
            <w:r w:rsidR="005C6E68" w:rsidRPr="00F62A42">
              <w:rPr>
                <w:rFonts w:ascii="Consolas" w:hAnsi="Consolas" w:cs="Consolas"/>
                <w:sz w:val="18"/>
                <w:szCs w:val="18"/>
              </w:rPr>
              <w:t>, Oliver Raymond, Carlo Cip</w:t>
            </w:r>
            <w:r w:rsidRPr="00F62A42">
              <w:rPr>
                <w:rFonts w:ascii="Consolas" w:hAnsi="Consolas" w:cs="Consolas"/>
                <w:sz w:val="18"/>
                <w:szCs w:val="18"/>
              </w:rPr>
              <w:t>ol</w:t>
            </w:r>
            <w:r w:rsidR="005C6E68" w:rsidRPr="00F62A42">
              <w:rPr>
                <w:rFonts w:ascii="Consolas" w:hAnsi="Consolas" w:cs="Consolas"/>
                <w:sz w:val="18"/>
                <w:szCs w:val="18"/>
              </w:rPr>
              <w:t>l</w:t>
            </w:r>
            <w:r w:rsidRPr="00F62A42">
              <w:rPr>
                <w:rFonts w:ascii="Consolas" w:hAnsi="Consolas" w:cs="Consolas"/>
                <w:sz w:val="18"/>
                <w:szCs w:val="18"/>
              </w:rPr>
              <w:t>oni</w:t>
            </w:r>
          </w:p>
        </w:tc>
        <w:tc>
          <w:tcPr>
            <w:tcW w:w="1887" w:type="dxa"/>
            <w:tcBorders>
              <w:top w:val="single" w:sz="4" w:space="0" w:color="auto"/>
              <w:left w:val="single" w:sz="4" w:space="0" w:color="auto"/>
              <w:bottom w:val="single" w:sz="4" w:space="0" w:color="auto"/>
              <w:right w:val="single" w:sz="4" w:space="0" w:color="auto"/>
            </w:tcBorders>
          </w:tcPr>
          <w:p w14:paraId="30DA7891" w14:textId="3F3B45C6" w:rsidR="003A0587" w:rsidRPr="00F62A42" w:rsidRDefault="003A0587" w:rsidP="00B464F3">
            <w:pPr>
              <w:pStyle w:val="Listepuces"/>
              <w:rPr>
                <w:rFonts w:ascii="Consolas" w:hAnsi="Consolas" w:cs="Consolas"/>
                <w:sz w:val="18"/>
                <w:szCs w:val="18"/>
              </w:rPr>
            </w:pPr>
            <w:r w:rsidRPr="00F62A42">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5FF0841C" w14:textId="77777777" w:rsidR="003A0587" w:rsidRPr="00F62A42" w:rsidRDefault="003A0587" w:rsidP="00B464F3">
            <w:pPr>
              <w:pStyle w:val="Listepuces"/>
              <w:rPr>
                <w:rFonts w:ascii="Consolas" w:hAnsi="Consolas" w:cs="Consolas"/>
                <w:sz w:val="18"/>
                <w:szCs w:val="18"/>
              </w:rPr>
            </w:pPr>
            <w:r w:rsidRPr="00F62A42">
              <w:rPr>
                <w:rFonts w:ascii="Consolas" w:hAnsi="Consolas" w:cs="Consolas"/>
                <w:sz w:val="18"/>
                <w:szCs w:val="18"/>
              </w:rPr>
              <w:t>Updated Etna example</w:t>
            </w:r>
          </w:p>
          <w:p w14:paraId="48502A0B" w14:textId="76CF12F5" w:rsidR="003A0587" w:rsidRPr="00F62A42" w:rsidRDefault="003A0587" w:rsidP="00B464F3">
            <w:pPr>
              <w:pStyle w:val="Listepuces"/>
              <w:rPr>
                <w:rFonts w:ascii="Consolas" w:hAnsi="Consolas" w:cs="Consolas"/>
                <w:sz w:val="18"/>
                <w:szCs w:val="18"/>
              </w:rPr>
            </w:pPr>
            <w:r w:rsidRPr="00F62A42">
              <w:rPr>
                <w:rFonts w:ascii="Consolas" w:hAnsi="Consolas" w:cs="Consolas"/>
                <w:sz w:val="18"/>
                <w:szCs w:val="18"/>
              </w:rPr>
              <w:t>Addressed OGC OAB issues</w:t>
            </w:r>
          </w:p>
        </w:tc>
      </w:tr>
      <w:tr w:rsidR="00BF7C66" w:rsidRPr="00F62A42" w14:paraId="7F43FBD2" w14:textId="77777777" w:rsidTr="00CE173B">
        <w:tc>
          <w:tcPr>
            <w:tcW w:w="1095" w:type="dxa"/>
            <w:tcBorders>
              <w:top w:val="single" w:sz="4" w:space="0" w:color="auto"/>
              <w:left w:val="single" w:sz="4" w:space="0" w:color="auto"/>
              <w:bottom w:val="single" w:sz="4" w:space="0" w:color="auto"/>
              <w:right w:val="single" w:sz="4" w:space="0" w:color="auto"/>
            </w:tcBorders>
          </w:tcPr>
          <w:p w14:paraId="58BD8854" w14:textId="6E20AA43" w:rsidR="00BF7C66" w:rsidRPr="00F62A42" w:rsidRDefault="00BF7C66" w:rsidP="00B464F3">
            <w:pPr>
              <w:pStyle w:val="Listepuces"/>
              <w:rPr>
                <w:rFonts w:ascii="Consolas" w:hAnsi="Consolas" w:cs="Consolas"/>
                <w:sz w:val="18"/>
                <w:szCs w:val="18"/>
              </w:rPr>
            </w:pPr>
            <w:r w:rsidRPr="00F62A42">
              <w:rPr>
                <w:rFonts w:ascii="Consolas" w:hAnsi="Consolas" w:cs="Consolas"/>
                <w:sz w:val="18"/>
                <w:szCs w:val="18"/>
              </w:rPr>
              <w:t>2016-07-02</w:t>
            </w:r>
          </w:p>
        </w:tc>
        <w:tc>
          <w:tcPr>
            <w:tcW w:w="748" w:type="dxa"/>
            <w:tcBorders>
              <w:top w:val="single" w:sz="4" w:space="0" w:color="auto"/>
              <w:left w:val="single" w:sz="4" w:space="0" w:color="auto"/>
              <w:bottom w:val="single" w:sz="4" w:space="0" w:color="auto"/>
              <w:right w:val="single" w:sz="4" w:space="0" w:color="auto"/>
            </w:tcBorders>
          </w:tcPr>
          <w:p w14:paraId="7A23D175" w14:textId="7B3EA41E" w:rsidR="00BF7C66" w:rsidRPr="00F62A42" w:rsidRDefault="00F62A42" w:rsidP="00B464F3">
            <w:pPr>
              <w:pStyle w:val="Listepuces"/>
              <w:rPr>
                <w:rFonts w:ascii="Consolas" w:hAnsi="Consolas" w:cs="Consolas"/>
                <w:sz w:val="18"/>
                <w:szCs w:val="18"/>
              </w:rPr>
            </w:pPr>
            <w:r>
              <w:rPr>
                <w:rFonts w:ascii="Consolas" w:hAnsi="Consolas" w:cs="Consolas"/>
                <w:sz w:val="18"/>
                <w:szCs w:val="18"/>
              </w:rPr>
              <w:t>1.1.0</w:t>
            </w:r>
          </w:p>
        </w:tc>
        <w:tc>
          <w:tcPr>
            <w:tcW w:w="1232" w:type="dxa"/>
            <w:tcBorders>
              <w:top w:val="single" w:sz="4" w:space="0" w:color="auto"/>
              <w:left w:val="single" w:sz="4" w:space="0" w:color="auto"/>
              <w:bottom w:val="single" w:sz="4" w:space="0" w:color="auto"/>
              <w:right w:val="single" w:sz="4" w:space="0" w:color="auto"/>
            </w:tcBorders>
          </w:tcPr>
          <w:p w14:paraId="4B2778A1" w14:textId="464F62D5" w:rsidR="00BF7C66" w:rsidRPr="00F62A42" w:rsidRDefault="00BF7C66" w:rsidP="00B464F3">
            <w:pPr>
              <w:pStyle w:val="Listepuces"/>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444B8D88" w14:textId="6E8F6882" w:rsidR="00BF7C66" w:rsidRPr="00F62A42" w:rsidRDefault="00BF7C66" w:rsidP="00B464F3">
            <w:pPr>
              <w:pStyle w:val="Listepuces"/>
              <w:rPr>
                <w:rFonts w:ascii="Consolas" w:hAnsi="Consolas" w:cs="Consolas"/>
                <w:sz w:val="18"/>
                <w:szCs w:val="18"/>
              </w:rPr>
            </w:pPr>
            <w:r w:rsidRPr="00F62A42">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0EA928FC" w14:textId="77777777" w:rsidR="00BF7C66" w:rsidRPr="00F62A42" w:rsidRDefault="00BF7C66" w:rsidP="00B464F3">
            <w:pPr>
              <w:pStyle w:val="Listepuces"/>
              <w:rPr>
                <w:rFonts w:ascii="Consolas" w:hAnsi="Consolas" w:cs="Consolas"/>
                <w:sz w:val="18"/>
                <w:szCs w:val="18"/>
              </w:rPr>
            </w:pPr>
            <w:r w:rsidRPr="00F62A42">
              <w:rPr>
                <w:rFonts w:ascii="Consolas" w:hAnsi="Consolas" w:cs="Consolas"/>
                <w:sz w:val="18"/>
                <w:szCs w:val="18"/>
              </w:rPr>
              <w:t xml:space="preserve">Added discussion on Conceptual model. </w:t>
            </w:r>
          </w:p>
          <w:p w14:paraId="21817A77" w14:textId="35827094" w:rsidR="00BF7C66" w:rsidRPr="00F62A42" w:rsidRDefault="00BF7C66" w:rsidP="00B464F3">
            <w:pPr>
              <w:pStyle w:val="Listepuces"/>
              <w:rPr>
                <w:rFonts w:ascii="Consolas" w:hAnsi="Consolas" w:cs="Consolas"/>
                <w:sz w:val="18"/>
                <w:szCs w:val="18"/>
              </w:rPr>
            </w:pPr>
            <w:r w:rsidRPr="00F62A42">
              <w:rPr>
                <w:rFonts w:ascii="Consolas" w:hAnsi="Consolas" w:cs="Consolas"/>
                <w:sz w:val="18"/>
                <w:szCs w:val="18"/>
              </w:rPr>
              <w:t>Move Lite (old Portrayal) after other package to enforce the fact that Lite is a transformation of the other packages.</w:t>
            </w:r>
          </w:p>
        </w:tc>
      </w:tr>
      <w:tr w:rsidR="00F62A42" w:rsidRPr="00F62A42" w14:paraId="04FAC510" w14:textId="77777777" w:rsidTr="00CE173B">
        <w:tc>
          <w:tcPr>
            <w:tcW w:w="1095" w:type="dxa"/>
            <w:tcBorders>
              <w:top w:val="single" w:sz="4" w:space="0" w:color="auto"/>
              <w:left w:val="single" w:sz="4" w:space="0" w:color="auto"/>
              <w:bottom w:val="single" w:sz="4" w:space="0" w:color="auto"/>
              <w:right w:val="single" w:sz="4" w:space="0" w:color="auto"/>
            </w:tcBorders>
          </w:tcPr>
          <w:p w14:paraId="25BEE32E" w14:textId="53B2FBDB" w:rsidR="00F62A42" w:rsidRPr="00F62A42" w:rsidRDefault="00F62A42" w:rsidP="00B464F3">
            <w:pPr>
              <w:pStyle w:val="Listepuces"/>
              <w:rPr>
                <w:rFonts w:ascii="Consolas" w:hAnsi="Consolas" w:cs="Consolas"/>
                <w:sz w:val="18"/>
                <w:szCs w:val="18"/>
              </w:rPr>
            </w:pPr>
            <w:r>
              <w:rPr>
                <w:rFonts w:ascii="Consolas" w:hAnsi="Consolas" w:cs="Consolas"/>
                <w:sz w:val="18"/>
                <w:szCs w:val="18"/>
              </w:rPr>
              <w:t>2016-08-02</w:t>
            </w:r>
          </w:p>
        </w:tc>
        <w:tc>
          <w:tcPr>
            <w:tcW w:w="748" w:type="dxa"/>
            <w:tcBorders>
              <w:top w:val="single" w:sz="4" w:space="0" w:color="auto"/>
              <w:left w:val="single" w:sz="4" w:space="0" w:color="auto"/>
              <w:bottom w:val="single" w:sz="4" w:space="0" w:color="auto"/>
              <w:right w:val="single" w:sz="4" w:space="0" w:color="auto"/>
            </w:tcBorders>
          </w:tcPr>
          <w:p w14:paraId="271E25F7" w14:textId="69773362" w:rsidR="00F62A42" w:rsidRPr="00F62A42" w:rsidRDefault="00F62A42" w:rsidP="00B464F3">
            <w:pPr>
              <w:pStyle w:val="Listepuces"/>
              <w:rPr>
                <w:rFonts w:ascii="Consolas" w:hAnsi="Consolas" w:cs="Consolas"/>
                <w:sz w:val="18"/>
                <w:szCs w:val="18"/>
              </w:rPr>
            </w:pPr>
            <w:r>
              <w:rPr>
                <w:rFonts w:ascii="Consolas" w:hAnsi="Consolas" w:cs="Consolas"/>
                <w:sz w:val="18"/>
                <w:szCs w:val="18"/>
              </w:rPr>
              <w:t>1.1.0</w:t>
            </w:r>
          </w:p>
        </w:tc>
        <w:tc>
          <w:tcPr>
            <w:tcW w:w="1232" w:type="dxa"/>
            <w:tcBorders>
              <w:top w:val="single" w:sz="4" w:space="0" w:color="auto"/>
              <w:left w:val="single" w:sz="4" w:space="0" w:color="auto"/>
              <w:bottom w:val="single" w:sz="4" w:space="0" w:color="auto"/>
              <w:right w:val="single" w:sz="4" w:space="0" w:color="auto"/>
            </w:tcBorders>
          </w:tcPr>
          <w:p w14:paraId="4AA34ECB" w14:textId="1CFB1337" w:rsidR="00F62A42" w:rsidRPr="00F62A42" w:rsidRDefault="00F62A42" w:rsidP="00B464F3">
            <w:pPr>
              <w:pStyle w:val="Listepuces"/>
              <w:rPr>
                <w:rFonts w:ascii="Consolas" w:hAnsi="Consolas" w:cs="Consolas"/>
                <w:sz w:val="18"/>
                <w:szCs w:val="18"/>
              </w:rPr>
            </w:pPr>
            <w:r>
              <w:rPr>
                <w:rFonts w:ascii="Consolas" w:hAnsi="Consolas" w:cs="Consolas"/>
                <w:sz w:val="18"/>
                <w:szCs w:val="18"/>
              </w:rPr>
              <w:t>Eric Boisvert, Oliver Raymond</w:t>
            </w:r>
          </w:p>
        </w:tc>
        <w:tc>
          <w:tcPr>
            <w:tcW w:w="1887" w:type="dxa"/>
            <w:tcBorders>
              <w:top w:val="single" w:sz="4" w:space="0" w:color="auto"/>
              <w:left w:val="single" w:sz="4" w:space="0" w:color="auto"/>
              <w:bottom w:val="single" w:sz="4" w:space="0" w:color="auto"/>
              <w:right w:val="single" w:sz="4" w:space="0" w:color="auto"/>
            </w:tcBorders>
          </w:tcPr>
          <w:p w14:paraId="7612A852" w14:textId="671CEBEF" w:rsidR="00F62A42" w:rsidRPr="00F62A42" w:rsidRDefault="00F62A42" w:rsidP="00B464F3">
            <w:pPr>
              <w:pStyle w:val="Listepuces"/>
              <w:rPr>
                <w:rFonts w:ascii="Consolas" w:hAnsi="Consolas" w:cs="Consolas"/>
                <w:sz w:val="18"/>
                <w:szCs w:val="18"/>
              </w:rPr>
            </w:pPr>
            <w:r>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5B94308D" w14:textId="77777777" w:rsidR="00F62A42" w:rsidRDefault="00F62A42" w:rsidP="00B464F3">
            <w:pPr>
              <w:pStyle w:val="Listepuces"/>
              <w:rPr>
                <w:rFonts w:ascii="Consolas" w:hAnsi="Consolas" w:cs="Consolas"/>
                <w:sz w:val="18"/>
                <w:szCs w:val="18"/>
              </w:rPr>
            </w:pPr>
            <w:r>
              <w:rPr>
                <w:rFonts w:ascii="Consolas" w:hAnsi="Consolas" w:cs="Consolas"/>
                <w:sz w:val="18"/>
                <w:szCs w:val="18"/>
              </w:rPr>
              <w:t>Addressed remaining comments</w:t>
            </w:r>
          </w:p>
          <w:p w14:paraId="44D0452E" w14:textId="20C9529B" w:rsidR="00F62A42" w:rsidRPr="00F62A42" w:rsidRDefault="00F62A42" w:rsidP="00B464F3">
            <w:pPr>
              <w:pStyle w:val="Listepuces"/>
              <w:rPr>
                <w:rFonts w:ascii="Consolas" w:hAnsi="Consolas" w:cs="Consolas"/>
                <w:sz w:val="18"/>
                <w:szCs w:val="18"/>
              </w:rPr>
            </w:pPr>
            <w:r>
              <w:rPr>
                <w:rFonts w:ascii="Consolas" w:hAnsi="Consolas" w:cs="Consolas"/>
                <w:sz w:val="18"/>
                <w:szCs w:val="18"/>
              </w:rPr>
              <w:t>Updated all diagram to 4.1</w:t>
            </w:r>
          </w:p>
        </w:tc>
      </w:tr>
      <w:tr w:rsidR="00CE173B" w:rsidRPr="00F62A42" w14:paraId="11305DC2" w14:textId="77777777" w:rsidTr="00CE173B">
        <w:tc>
          <w:tcPr>
            <w:tcW w:w="1095" w:type="dxa"/>
            <w:tcBorders>
              <w:top w:val="single" w:sz="4" w:space="0" w:color="auto"/>
              <w:left w:val="single" w:sz="4" w:space="0" w:color="auto"/>
              <w:bottom w:val="single" w:sz="4" w:space="0" w:color="auto"/>
              <w:right w:val="single" w:sz="4" w:space="0" w:color="auto"/>
            </w:tcBorders>
          </w:tcPr>
          <w:p w14:paraId="53B44EF6" w14:textId="078989A3" w:rsidR="00CE173B" w:rsidRDefault="00CE173B" w:rsidP="00B464F3">
            <w:pPr>
              <w:pStyle w:val="Listepuces"/>
              <w:rPr>
                <w:rFonts w:ascii="Consolas" w:hAnsi="Consolas" w:cs="Consolas"/>
                <w:sz w:val="18"/>
                <w:szCs w:val="18"/>
              </w:rPr>
            </w:pPr>
            <w:r>
              <w:rPr>
                <w:rFonts w:ascii="Consolas" w:hAnsi="Consolas" w:cs="Consolas"/>
                <w:sz w:val="18"/>
                <w:szCs w:val="18"/>
              </w:rPr>
              <w:t>2016-08-03</w:t>
            </w:r>
          </w:p>
        </w:tc>
        <w:tc>
          <w:tcPr>
            <w:tcW w:w="748" w:type="dxa"/>
            <w:tcBorders>
              <w:top w:val="single" w:sz="4" w:space="0" w:color="auto"/>
              <w:left w:val="single" w:sz="4" w:space="0" w:color="auto"/>
              <w:bottom w:val="single" w:sz="4" w:space="0" w:color="auto"/>
              <w:right w:val="single" w:sz="4" w:space="0" w:color="auto"/>
            </w:tcBorders>
          </w:tcPr>
          <w:p w14:paraId="47460CC2" w14:textId="4271E17F" w:rsidR="00CE173B" w:rsidRDefault="00CE173B" w:rsidP="00B464F3">
            <w:pPr>
              <w:pStyle w:val="Listepuces"/>
              <w:rPr>
                <w:rFonts w:ascii="Consolas" w:hAnsi="Consolas" w:cs="Consolas"/>
                <w:sz w:val="18"/>
                <w:szCs w:val="18"/>
              </w:rPr>
            </w:pPr>
            <w:r>
              <w:rPr>
                <w:rFonts w:ascii="Consolas" w:hAnsi="Consolas" w:cs="Consolas"/>
                <w:sz w:val="18"/>
                <w:szCs w:val="18"/>
              </w:rPr>
              <w:t>1.1.0</w:t>
            </w:r>
          </w:p>
        </w:tc>
        <w:tc>
          <w:tcPr>
            <w:tcW w:w="1232" w:type="dxa"/>
            <w:tcBorders>
              <w:top w:val="single" w:sz="4" w:space="0" w:color="auto"/>
              <w:left w:val="single" w:sz="4" w:space="0" w:color="auto"/>
              <w:bottom w:val="single" w:sz="4" w:space="0" w:color="auto"/>
              <w:right w:val="single" w:sz="4" w:space="0" w:color="auto"/>
            </w:tcBorders>
          </w:tcPr>
          <w:p w14:paraId="65643CB3" w14:textId="25E49037" w:rsidR="00CE173B" w:rsidRDefault="00CE173B" w:rsidP="00B464F3">
            <w:pPr>
              <w:pStyle w:val="Listepuces"/>
              <w:rPr>
                <w:rFonts w:ascii="Consolas" w:hAnsi="Consolas" w:cs="Consolas"/>
                <w:sz w:val="18"/>
                <w:szCs w:val="18"/>
              </w:rPr>
            </w:pPr>
            <w:r>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51799124" w14:textId="4C7D67F8" w:rsidR="00CE173B" w:rsidRDefault="00CE173B" w:rsidP="00B464F3">
            <w:pPr>
              <w:pStyle w:val="Listepuces"/>
              <w:rPr>
                <w:rFonts w:ascii="Consolas" w:hAnsi="Consolas" w:cs="Consolas"/>
                <w:sz w:val="18"/>
                <w:szCs w:val="18"/>
              </w:rPr>
            </w:pPr>
            <w:r>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3FC2046B" w14:textId="020A74B5" w:rsidR="00CE173B" w:rsidRDefault="00CE173B" w:rsidP="00B464F3">
            <w:pPr>
              <w:pStyle w:val="Listepuces"/>
              <w:rPr>
                <w:rFonts w:ascii="Consolas" w:hAnsi="Consolas" w:cs="Consolas"/>
                <w:sz w:val="18"/>
                <w:szCs w:val="18"/>
              </w:rPr>
            </w:pPr>
            <w:r>
              <w:rPr>
                <w:rFonts w:ascii="Consolas" w:hAnsi="Consolas" w:cs="Consolas"/>
                <w:sz w:val="18"/>
                <w:szCs w:val="18"/>
              </w:rPr>
              <w:t>Revised conformance classes</w:t>
            </w:r>
          </w:p>
        </w:tc>
      </w:tr>
    </w:tbl>
    <w:p w14:paraId="4068151C" w14:textId="5F176D4F"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588" w:name="_Toc458065833"/>
      <w:r w:rsidRPr="00D12552">
        <w:rPr>
          <w:lang w:val="en-CA"/>
        </w:rPr>
        <w:t>Bibliography</w:t>
      </w:r>
      <w:bookmarkEnd w:id="588"/>
    </w:p>
    <w:p w14:paraId="22CB196E" w14:textId="77777777" w:rsidR="003C54F8" w:rsidRDefault="003C54F8" w:rsidP="00C01850">
      <w:pPr>
        <w:pStyle w:val="OGCtableheader"/>
        <w:rPr>
          <w:lang w:val="en-CA"/>
        </w:rPr>
      </w:pPr>
    </w:p>
    <w:p w14:paraId="22F932DB" w14:textId="3A656ED0" w:rsidR="00695488" w:rsidRDefault="00695488" w:rsidP="00B676F5">
      <w:pPr>
        <w:pStyle w:val="Paragraphedeliste"/>
        <w:numPr>
          <w:ilvl w:val="0"/>
          <w:numId w:val="34"/>
        </w:numPr>
      </w:pPr>
      <w:bookmarkStart w:id="589" w:name="_Ref458067042"/>
      <w:r w:rsidRPr="00B676F5">
        <w:rPr>
          <w:lang w:val="en-CA" w:eastAsia="en-CA"/>
        </w:rPr>
        <w:t>Cox, S. J. D., S. M. Richard,</w:t>
      </w:r>
      <w:r w:rsidR="00B676F5">
        <w:rPr>
          <w:lang w:val="en-CA" w:eastAsia="en-CA"/>
        </w:rPr>
        <w:t xml:space="preserve"> S.M.:</w:t>
      </w:r>
      <w:r w:rsidRPr="00B676F5">
        <w:rPr>
          <w:lang w:val="en-CA" w:eastAsia="en-CA"/>
        </w:rPr>
        <w:t xml:space="preserve"> A formal model for the geologic time scale and global stratotype section and point, compatible with geospatial</w:t>
      </w:r>
      <w:r w:rsidR="00B676F5">
        <w:rPr>
          <w:lang w:val="en-CA" w:eastAsia="en-CA"/>
        </w:rPr>
        <w:t xml:space="preserve"> information transfer standards. Geosphere, 1, </w:t>
      </w:r>
      <w:r w:rsidRPr="00B676F5">
        <w:rPr>
          <w:lang w:val="en-CA" w:eastAsia="en-CA"/>
        </w:rPr>
        <w:t>119</w:t>
      </w:r>
      <w:r w:rsidR="00B676F5">
        <w:rPr>
          <w:lang w:val="en-CA" w:eastAsia="en-CA"/>
        </w:rPr>
        <w:t xml:space="preserve"> (2005)</w:t>
      </w:r>
      <w:r w:rsidRPr="00B676F5">
        <w:rPr>
          <w:lang w:val="en-CA" w:eastAsia="en-CA"/>
        </w:rPr>
        <w:t>.</w:t>
      </w:r>
      <w:r w:rsidR="00CA59AF" w:rsidRPr="00B676F5">
        <w:rPr>
          <w:lang w:val="en-CA" w:eastAsia="en-CA"/>
        </w:rPr>
        <w:t xml:space="preserve"> </w:t>
      </w:r>
      <w:hyperlink r:id="rId160" w:history="1">
        <w:r w:rsidR="00CA59AF" w:rsidRPr="006C3FF2">
          <w:rPr>
            <w:rStyle w:val="Lienhypertexte"/>
          </w:rPr>
          <w:t>http://www.chronos.org/pdfs/publications/geosphere2005.pdf</w:t>
        </w:r>
      </w:hyperlink>
      <w:bookmarkEnd w:id="589"/>
    </w:p>
    <w:p w14:paraId="7D6940D5" w14:textId="79F9A4A7" w:rsidR="003A0587" w:rsidRPr="006C3FF2" w:rsidRDefault="00D3223F" w:rsidP="00B676F5">
      <w:pPr>
        <w:pStyle w:val="Paragraphedeliste"/>
        <w:numPr>
          <w:ilvl w:val="0"/>
          <w:numId w:val="34"/>
        </w:numPr>
      </w:pPr>
      <w:bookmarkStart w:id="590" w:name="_Ref458066409"/>
      <w:r w:rsidRPr="00D3223F">
        <w:t>D’O</w:t>
      </w:r>
      <w:r w:rsidR="00B676F5">
        <w:t>refice, M., Graciotti, R., Eds.:</w:t>
      </w:r>
      <w:r w:rsidRPr="00D3223F">
        <w:t xml:space="preserve"> Carte Geomorfologica d’Italia alla scalla 1:50 000, foglio 316-317-328-329, ISOLA D’ELBA, Servizio Geologico d’Italia (ISPRA)</w:t>
      </w:r>
      <w:r w:rsidR="00B676F5">
        <w:t xml:space="preserve"> (2009)</w:t>
      </w:r>
      <w:r w:rsidRPr="00D3223F">
        <w:t>.</w:t>
      </w:r>
      <w:bookmarkEnd w:id="590"/>
    </w:p>
    <w:p w14:paraId="0DB00D36" w14:textId="08D3A4C9" w:rsidR="004A5507" w:rsidRPr="00B676F5" w:rsidRDefault="00B676F5" w:rsidP="00B676F5">
      <w:pPr>
        <w:pStyle w:val="Paragraphedeliste"/>
        <w:numPr>
          <w:ilvl w:val="0"/>
          <w:numId w:val="34"/>
        </w:numPr>
        <w:rPr>
          <w:lang w:val="en-CA"/>
        </w:rPr>
      </w:pPr>
      <w:bookmarkStart w:id="591" w:name="_Ref458066542"/>
      <w:r>
        <w:rPr>
          <w:lang w:val="en-CA"/>
        </w:rPr>
        <w:t>Drewes, H.:</w:t>
      </w:r>
      <w:r w:rsidR="006F2329" w:rsidRPr="00B676F5">
        <w:rPr>
          <w:lang w:val="en-CA"/>
        </w:rPr>
        <w:t xml:space="preserve"> Geologic map of the Bartlett Mountain Quadrangle, Pima and Santa Cruz counties, Arizona, I-2624. Lat 31 deg 22'30" to 31 deg 30', long 111 deg 15' to 111 deg 22'30". Scale 1:24,000 (1 inch = 2,000 f</w:t>
      </w:r>
      <w:r>
        <w:rPr>
          <w:lang w:val="en-CA"/>
        </w:rPr>
        <w:t>eet). Sheet 43 by 39 1/2 inches (1998)</w:t>
      </w:r>
      <w:bookmarkEnd w:id="591"/>
    </w:p>
    <w:p w14:paraId="6058F974" w14:textId="642BAB54" w:rsidR="00B676F5" w:rsidRPr="00B676F5" w:rsidRDefault="00EA6BB5" w:rsidP="00B676F5">
      <w:pPr>
        <w:pStyle w:val="Paragraphedeliste"/>
        <w:numPr>
          <w:ilvl w:val="0"/>
          <w:numId w:val="34"/>
        </w:numPr>
        <w:rPr>
          <w:lang w:val="en-CA"/>
        </w:rPr>
      </w:pPr>
      <w:bookmarkStart w:id="592" w:name="_Ref458066747"/>
      <w:r w:rsidRPr="00EA6BB5">
        <w:t>Dunham, R.J.</w:t>
      </w:r>
      <w:r w:rsidR="00B676F5">
        <w:t xml:space="preserve">: </w:t>
      </w:r>
      <w:r w:rsidRPr="00EA6BB5">
        <w:t>Classification of carbonate rocks ac</w:t>
      </w:r>
      <w:r w:rsidR="00B676F5">
        <w:t>cording to depositional texture</w:t>
      </w:r>
      <w:r w:rsidRPr="00EA6BB5">
        <w:t>. In Ham, W.E. Classification of carbonate rocks. American Association of Pet</w:t>
      </w:r>
      <w:r w:rsidR="00B676F5">
        <w:t>roleum Geologists Memoir. 1,</w:t>
      </w:r>
      <w:r w:rsidR="00A62891">
        <w:t xml:space="preserve"> 108–121</w:t>
      </w:r>
      <w:r w:rsidR="00B676F5">
        <w:t xml:space="preserve"> </w:t>
      </w:r>
      <w:r w:rsidR="00B676F5" w:rsidRPr="00EA6BB5">
        <w:t>(1962).</w:t>
      </w:r>
      <w:bookmarkEnd w:id="592"/>
    </w:p>
    <w:p w14:paraId="301F9BE9" w14:textId="16F8F9A5" w:rsidR="000A6EE8" w:rsidRPr="00B676F5" w:rsidRDefault="00AC23CF" w:rsidP="00B676F5">
      <w:pPr>
        <w:pStyle w:val="Paragraphedeliste"/>
        <w:numPr>
          <w:ilvl w:val="0"/>
          <w:numId w:val="34"/>
        </w:numPr>
        <w:rPr>
          <w:lang w:val="en-CA"/>
        </w:rPr>
      </w:pPr>
      <w:bookmarkStart w:id="593" w:name="_Ref458066719"/>
      <w:r w:rsidRPr="00B676F5">
        <w:rPr>
          <w:lang w:val="en-CA"/>
        </w:rPr>
        <w:t>Folk</w:t>
      </w:r>
      <w:r w:rsidR="00A62891">
        <w:rPr>
          <w:lang w:val="en-CA"/>
        </w:rPr>
        <w:t>, R.L</w:t>
      </w:r>
      <w:r w:rsidR="000A6EE8" w:rsidRPr="00B676F5">
        <w:rPr>
          <w:lang w:val="en-CA"/>
        </w:rPr>
        <w:t>.</w:t>
      </w:r>
      <w:r w:rsidR="00A62891">
        <w:rPr>
          <w:lang w:val="en-CA"/>
        </w:rPr>
        <w:t>:</w:t>
      </w:r>
      <w:r w:rsidR="000A6EE8" w:rsidRPr="00B676F5">
        <w:rPr>
          <w:lang w:val="en-CA"/>
        </w:rPr>
        <w:t xml:space="preserve"> Petrology of sedimentary rocks. He</w:t>
      </w:r>
      <w:r w:rsidR="00A62891">
        <w:rPr>
          <w:lang w:val="en-CA"/>
        </w:rPr>
        <w:t>mphill’s. Austin, Texas (</w:t>
      </w:r>
      <w:r w:rsidR="00A62891" w:rsidRPr="00B676F5">
        <w:rPr>
          <w:lang w:val="en-CA"/>
        </w:rPr>
        <w:t>1968</w:t>
      </w:r>
      <w:r w:rsidR="00A62891">
        <w:rPr>
          <w:lang w:val="en-CA"/>
        </w:rPr>
        <w:t>)</w:t>
      </w:r>
      <w:bookmarkEnd w:id="593"/>
    </w:p>
    <w:p w14:paraId="7B058887" w14:textId="3BDEB5FE" w:rsidR="00F20F81" w:rsidRPr="00B676F5" w:rsidRDefault="000A6EE8" w:rsidP="00B676F5">
      <w:pPr>
        <w:pStyle w:val="Paragraphedeliste"/>
        <w:numPr>
          <w:ilvl w:val="0"/>
          <w:numId w:val="34"/>
        </w:numPr>
        <w:rPr>
          <w:lang w:val="en-CA"/>
        </w:rPr>
      </w:pPr>
      <w:bookmarkStart w:id="594" w:name="_Ref458066721"/>
      <w:r w:rsidRPr="00B676F5">
        <w:rPr>
          <w:lang w:val="en-CA"/>
        </w:rPr>
        <w:t>Folk, R.L.</w:t>
      </w:r>
      <w:r w:rsidR="00A62891">
        <w:rPr>
          <w:lang w:val="en-CA"/>
        </w:rPr>
        <w:t>:</w:t>
      </w:r>
      <w:r w:rsidRPr="00B676F5">
        <w:rPr>
          <w:lang w:val="en-CA"/>
        </w:rPr>
        <w:t xml:space="preserve"> Petrology of Sedimentary Rocks.Hemphill Pub</w:t>
      </w:r>
      <w:r w:rsidR="00A62891">
        <w:rPr>
          <w:lang w:val="en-CA"/>
        </w:rPr>
        <w:t>lishing Company, Austin, Texas (</w:t>
      </w:r>
      <w:r w:rsidR="00A62891" w:rsidRPr="00B676F5">
        <w:rPr>
          <w:lang w:val="en-CA"/>
        </w:rPr>
        <w:t>1974</w:t>
      </w:r>
      <w:r w:rsidR="00A62891">
        <w:rPr>
          <w:lang w:val="en-CA"/>
        </w:rPr>
        <w:t>)</w:t>
      </w:r>
      <w:bookmarkEnd w:id="594"/>
    </w:p>
    <w:p w14:paraId="55C3EC29" w14:textId="7B791D1B" w:rsidR="000A6EE8" w:rsidRPr="00B676F5" w:rsidRDefault="000A6EE8" w:rsidP="00B676F5">
      <w:pPr>
        <w:pStyle w:val="Paragraphedeliste"/>
        <w:numPr>
          <w:ilvl w:val="0"/>
          <w:numId w:val="34"/>
        </w:numPr>
        <w:rPr>
          <w:lang w:val="en-CA"/>
        </w:rPr>
      </w:pPr>
      <w:bookmarkStart w:id="595" w:name="_Ref458066806"/>
      <w:r w:rsidRPr="00B676F5">
        <w:rPr>
          <w:lang w:val="en-CA"/>
        </w:rPr>
        <w:t>Hobbs, B. E., Means, W. D., &amp; Williams, P. F.</w:t>
      </w:r>
      <w:r w:rsidR="00A62891">
        <w:rPr>
          <w:lang w:val="en-CA"/>
        </w:rPr>
        <w:t>:</w:t>
      </w:r>
      <w:r w:rsidRPr="00B676F5">
        <w:rPr>
          <w:lang w:val="en-CA"/>
        </w:rPr>
        <w:t xml:space="preserve"> An outline of structural geology. New York: Wiley</w:t>
      </w:r>
      <w:r w:rsidR="00A62891">
        <w:rPr>
          <w:lang w:val="en-CA"/>
        </w:rPr>
        <w:t xml:space="preserve"> (</w:t>
      </w:r>
      <w:r w:rsidR="00A62891" w:rsidRPr="00B676F5">
        <w:rPr>
          <w:lang w:val="en-CA"/>
        </w:rPr>
        <w:t>1976</w:t>
      </w:r>
      <w:r w:rsidR="00A62891">
        <w:rPr>
          <w:lang w:val="en-CA"/>
        </w:rPr>
        <w:t>)</w:t>
      </w:r>
      <w:bookmarkEnd w:id="595"/>
    </w:p>
    <w:p w14:paraId="5D372C8C" w14:textId="5A8AB8A8" w:rsidR="006C3FF2" w:rsidRPr="00023F00" w:rsidRDefault="006C3FF2" w:rsidP="00B676F5">
      <w:pPr>
        <w:pStyle w:val="Paragraphedeliste"/>
        <w:numPr>
          <w:ilvl w:val="0"/>
          <w:numId w:val="34"/>
        </w:numPr>
        <w:rPr>
          <w:rStyle w:val="Lienhypertexte"/>
          <w:color w:val="auto"/>
          <w:u w:val="none"/>
          <w:lang w:val="en-CA"/>
        </w:rPr>
      </w:pPr>
      <w:bookmarkStart w:id="596" w:name="_Ref458065145"/>
      <w:r w:rsidRPr="00B676F5">
        <w:rPr>
          <w:lang w:val="en-AU"/>
        </w:rPr>
        <w:t>INSPIRE</w:t>
      </w:r>
      <w:r w:rsidR="00A62891">
        <w:rPr>
          <w:lang w:val="en-AU"/>
        </w:rPr>
        <w:t>:</w:t>
      </w:r>
      <w:r w:rsidRPr="00B676F5">
        <w:rPr>
          <w:lang w:val="en-AU"/>
        </w:rPr>
        <w:t xml:space="preserve"> D2.8.II.4 Data Specification on Geology – Technical Guidelines. D2.8.II.4_v3.0. European Commission, Thematic Working Group Geology, </w:t>
      </w:r>
      <w:r w:rsidR="00A62891">
        <w:rPr>
          <w:lang w:val="en-AU"/>
        </w:rPr>
        <w:t>(</w:t>
      </w:r>
      <w:r w:rsidR="00A62891" w:rsidRPr="00B676F5">
        <w:rPr>
          <w:lang w:val="en-AU"/>
        </w:rPr>
        <w:t>2013</w:t>
      </w:r>
      <w:r w:rsidR="00A62891">
        <w:rPr>
          <w:lang w:val="en-AU"/>
        </w:rPr>
        <w:t>)</w:t>
      </w:r>
      <w:r w:rsidRPr="00B676F5">
        <w:rPr>
          <w:lang w:val="en-AU"/>
        </w:rPr>
        <w:t xml:space="preserve"> </w:t>
      </w:r>
      <w:hyperlink r:id="rId161" w:history="1">
        <w:r w:rsidRPr="00B676F5">
          <w:rPr>
            <w:rStyle w:val="Lienhypertexte"/>
            <w:lang w:val="en-AU"/>
          </w:rPr>
          <w:t>http://inspire.jrc.ec.europa.eu/documents/Data_Specifications/INSPIRE_DataSpecification_GE_v3.0.pdf</w:t>
        </w:r>
      </w:hyperlink>
      <w:bookmarkEnd w:id="596"/>
    </w:p>
    <w:p w14:paraId="2CAE9901" w14:textId="2E6D7B6B" w:rsidR="00023F00" w:rsidRPr="00B676F5" w:rsidRDefault="00023F00" w:rsidP="00B676F5">
      <w:pPr>
        <w:pStyle w:val="Paragraphedeliste"/>
        <w:numPr>
          <w:ilvl w:val="0"/>
          <w:numId w:val="34"/>
        </w:numPr>
        <w:rPr>
          <w:lang w:val="en-CA"/>
        </w:rPr>
      </w:pPr>
      <w:bookmarkStart w:id="597" w:name="_Ref458065834"/>
      <w:r>
        <w:t>ISSC (International Subcommission on Stratigraphic Classification) of IUGS International Commission on Stratigraphy, International stratigraphic guide (2d edition, Amos Salvador, ed.): Trondheim, Norway, International Union of Geological Sciences, and Boulder, Colorado, Geological Society of America (1994)</w:t>
      </w:r>
      <w:bookmarkEnd w:id="597"/>
    </w:p>
    <w:p w14:paraId="0108A78C" w14:textId="118D9C79" w:rsidR="000A6EE8" w:rsidRDefault="00A62891" w:rsidP="00B676F5">
      <w:pPr>
        <w:pStyle w:val="Paragraphedeliste"/>
        <w:numPr>
          <w:ilvl w:val="0"/>
          <w:numId w:val="34"/>
        </w:numPr>
        <w:rPr>
          <w:lang w:val="en-CA"/>
        </w:rPr>
      </w:pPr>
      <w:bookmarkStart w:id="598" w:name="_Ref458066676"/>
      <w:r>
        <w:rPr>
          <w:lang w:val="en-CA"/>
        </w:rPr>
        <w:t>Jackson, J.A.:</w:t>
      </w:r>
      <w:r w:rsidR="000A6EE8" w:rsidRPr="00B676F5">
        <w:rPr>
          <w:lang w:val="en-CA"/>
        </w:rPr>
        <w:t xml:space="preserve"> Glossary of geology, 4th ed.:  Alexandria, Virginia,</w:t>
      </w:r>
      <w:r>
        <w:rPr>
          <w:lang w:val="en-CA"/>
        </w:rPr>
        <w:t xml:space="preserve"> American Geological Institute (</w:t>
      </w:r>
      <w:r w:rsidRPr="00B676F5">
        <w:rPr>
          <w:lang w:val="en-CA"/>
        </w:rPr>
        <w:t>1997</w:t>
      </w:r>
      <w:r>
        <w:rPr>
          <w:lang w:val="en-CA"/>
        </w:rPr>
        <w:t>)</w:t>
      </w:r>
      <w:bookmarkEnd w:id="598"/>
    </w:p>
    <w:p w14:paraId="77542FBF" w14:textId="5414DE0E" w:rsidR="007C615B" w:rsidRDefault="00C8182D" w:rsidP="007C615B">
      <w:pPr>
        <w:pStyle w:val="Paragraphedeliste"/>
        <w:numPr>
          <w:ilvl w:val="0"/>
          <w:numId w:val="34"/>
        </w:numPr>
        <w:rPr>
          <w:lang w:val="en-CA"/>
        </w:rPr>
      </w:pPr>
      <w:bookmarkStart w:id="599" w:name="_Ref458066089"/>
      <w:r>
        <w:rPr>
          <w:lang w:val="en-CA"/>
        </w:rPr>
        <w:t>Munsell soil color charts</w:t>
      </w:r>
      <w:r w:rsidR="007C615B" w:rsidRPr="007C615B">
        <w:rPr>
          <w:lang w:val="en-CA"/>
        </w:rPr>
        <w:t xml:space="preserve"> (Munsell Color: New Windsor, NY) Passey HB, Hugie VK, Williams EW, Ball DE (1994)</w:t>
      </w:r>
      <w:bookmarkEnd w:id="599"/>
    </w:p>
    <w:p w14:paraId="45EE3B6D" w14:textId="4C6C6AA3" w:rsidR="000A6EE8" w:rsidRDefault="00A62891" w:rsidP="00B676F5">
      <w:pPr>
        <w:pStyle w:val="Paragraphedeliste"/>
        <w:numPr>
          <w:ilvl w:val="0"/>
          <w:numId w:val="34"/>
        </w:numPr>
        <w:rPr>
          <w:lang w:val="en-CA"/>
        </w:rPr>
      </w:pPr>
      <w:bookmarkStart w:id="600" w:name="_Ref458064875"/>
      <w:r>
        <w:rPr>
          <w:lang w:val="en-CA"/>
        </w:rPr>
        <w:t>NADM:</w:t>
      </w:r>
      <w:r w:rsidR="003D7505" w:rsidRPr="00B676F5">
        <w:rPr>
          <w:lang w:val="en-CA"/>
        </w:rPr>
        <w:t xml:space="preserve"> NADM Conceptual Model 1.0, A Conceptual Model for Geologic Map Information, co published as U.S. Geological Survey Open-File Report 2004-1334 and Geological Survey of Canada Open File 4737. </w:t>
      </w:r>
      <w:r>
        <w:rPr>
          <w:lang w:val="en-CA"/>
        </w:rPr>
        <w:t>(</w:t>
      </w:r>
      <w:r w:rsidRPr="00B676F5">
        <w:rPr>
          <w:lang w:val="en-CA"/>
        </w:rPr>
        <w:t>2004</w:t>
      </w:r>
      <w:r>
        <w:rPr>
          <w:lang w:val="en-CA"/>
        </w:rPr>
        <w:t xml:space="preserve">) </w:t>
      </w:r>
      <w:r w:rsidR="003D7505" w:rsidRPr="00B676F5">
        <w:rPr>
          <w:lang w:val="en-CA"/>
        </w:rPr>
        <w:t>&lt;</w:t>
      </w:r>
      <w:hyperlink r:id="rId162" w:history="1">
        <w:r w:rsidR="003D7505" w:rsidRPr="00B676F5">
          <w:rPr>
            <w:rStyle w:val="Lienhypertexte"/>
            <w:lang w:val="en-CA"/>
          </w:rPr>
          <w:t>http://pubs.usgs.gov/of/2004/1334/2004-1334.pdf</w:t>
        </w:r>
      </w:hyperlink>
      <w:r w:rsidR="003C54F8" w:rsidRPr="00B676F5">
        <w:rPr>
          <w:lang w:val="en-CA"/>
        </w:rPr>
        <w:t>&gt;</w:t>
      </w:r>
      <w:bookmarkEnd w:id="600"/>
    </w:p>
    <w:p w14:paraId="572D819E" w14:textId="095197D3" w:rsidR="00424648" w:rsidRPr="00424648" w:rsidRDefault="00424648" w:rsidP="00424648">
      <w:pPr>
        <w:pStyle w:val="Paragraphedeliste"/>
        <w:numPr>
          <w:ilvl w:val="0"/>
          <w:numId w:val="34"/>
        </w:numPr>
        <w:rPr>
          <w:lang w:val="en-CA"/>
        </w:rPr>
      </w:pPr>
      <w:bookmarkStart w:id="601" w:name="_Ref458066370"/>
      <w:r>
        <w:rPr>
          <w:lang w:val="en-CA"/>
        </w:rPr>
        <w:t xml:space="preserve">NADM Science-language Technical Team, </w:t>
      </w:r>
      <w:hyperlink r:id="rId163" w:history="1">
        <w:r w:rsidRPr="008D6769">
          <w:rPr>
            <w:rStyle w:val="Lienhypertexte"/>
            <w:lang w:val="en-CA"/>
          </w:rPr>
          <w:t>http://ngmdb.usgs.gov/www-nadm/sltt/products.html</w:t>
        </w:r>
      </w:hyperlink>
      <w:r>
        <w:rPr>
          <w:lang w:val="en-CA"/>
        </w:rPr>
        <w:t xml:space="preserve"> (2004)</w:t>
      </w:r>
      <w:bookmarkEnd w:id="601"/>
    </w:p>
    <w:p w14:paraId="2DE5F2DD" w14:textId="69A2D469" w:rsidR="000C3A85" w:rsidRPr="00B676F5" w:rsidRDefault="000C3A85" w:rsidP="00B676F5">
      <w:pPr>
        <w:pStyle w:val="Paragraphedeliste"/>
        <w:numPr>
          <w:ilvl w:val="0"/>
          <w:numId w:val="34"/>
        </w:numPr>
        <w:rPr>
          <w:lang w:val="en-CA"/>
        </w:rPr>
      </w:pPr>
      <w:bookmarkStart w:id="602" w:name="_Ref458065542"/>
      <w:r>
        <w:rPr>
          <w:lang w:val="en-CA"/>
        </w:rPr>
        <w:t>North American Commission of Stratigraphic Nomenclature (NACSN), North American Stratigraphic Code: American Association of Petroleum Geologists Bulletin, 89, 11, 1547-1591 (2005)</w:t>
      </w:r>
      <w:bookmarkEnd w:id="602"/>
    </w:p>
    <w:p w14:paraId="60B32082" w14:textId="45605A88" w:rsidR="004A04F6" w:rsidRPr="00B676F5" w:rsidRDefault="00A62891" w:rsidP="00B676F5">
      <w:pPr>
        <w:pStyle w:val="Paragraphedeliste"/>
        <w:numPr>
          <w:ilvl w:val="0"/>
          <w:numId w:val="34"/>
        </w:numPr>
        <w:rPr>
          <w:lang w:val="en-CA"/>
        </w:rPr>
      </w:pPr>
      <w:bookmarkStart w:id="603" w:name="_Ref458066762"/>
      <w:r>
        <w:rPr>
          <w:lang w:val="en-CA"/>
        </w:rPr>
        <w:t>Passchier, C.W. &amp; Trouw, R.A.J.</w:t>
      </w:r>
      <w:r w:rsidR="004A04F6" w:rsidRPr="00B676F5">
        <w:rPr>
          <w:lang w:val="en-CA"/>
        </w:rPr>
        <w:t>: Microtectonics, Springer, ISBN 3-540-58713-6</w:t>
      </w:r>
      <w:r>
        <w:rPr>
          <w:lang w:val="en-CA"/>
        </w:rPr>
        <w:t xml:space="preserve"> (</w:t>
      </w:r>
      <w:r w:rsidRPr="00B676F5">
        <w:rPr>
          <w:lang w:val="en-CA"/>
        </w:rPr>
        <w:t>1998</w:t>
      </w:r>
      <w:r>
        <w:rPr>
          <w:lang w:val="en-CA"/>
        </w:rPr>
        <w:t>)</w:t>
      </w:r>
      <w:bookmarkEnd w:id="603"/>
    </w:p>
    <w:p w14:paraId="4B1BE626" w14:textId="7850419D" w:rsidR="00681BCD" w:rsidRDefault="00681BCD" w:rsidP="00B676F5">
      <w:pPr>
        <w:pStyle w:val="Paragraphedeliste"/>
        <w:numPr>
          <w:ilvl w:val="0"/>
          <w:numId w:val="34"/>
        </w:numPr>
      </w:pPr>
      <w:bookmarkStart w:id="604" w:name="_Ref458066644"/>
      <w:r>
        <w:lastRenderedPageBreak/>
        <w:t xml:space="preserve">Sneed E.D, Folk </w:t>
      </w:r>
      <w:proofErr w:type="gramStart"/>
      <w:r>
        <w:t>R.L..</w:t>
      </w:r>
      <w:proofErr w:type="gramEnd"/>
      <w:r>
        <w:t xml:space="preserve"> Pebbles in the lower Colorado River, Texas, a study of particle morphoge</w:t>
      </w:r>
      <w:r w:rsidR="00A62891">
        <w:t>nesis. Journal of Geology 66(2),</w:t>
      </w:r>
      <w:r>
        <w:t xml:space="preserve"> 114–150</w:t>
      </w:r>
      <w:r w:rsidR="00A62891">
        <w:t>, (1958)</w:t>
      </w:r>
      <w:bookmarkEnd w:id="604"/>
    </w:p>
    <w:p w14:paraId="1E53A14D" w14:textId="4DE2AD80" w:rsidR="00F20F81" w:rsidRPr="00B676F5" w:rsidRDefault="00A62891" w:rsidP="00B676F5">
      <w:pPr>
        <w:pStyle w:val="Paragraphedeliste"/>
        <w:numPr>
          <w:ilvl w:val="0"/>
          <w:numId w:val="34"/>
        </w:numPr>
        <w:rPr>
          <w:lang w:val="en-CA"/>
        </w:rPr>
      </w:pPr>
      <w:bookmarkStart w:id="605" w:name="_Ref458066140"/>
      <w:r>
        <w:rPr>
          <w:lang w:val="en-CA"/>
        </w:rPr>
        <w:t>Steno, N.:</w:t>
      </w:r>
      <w:r w:rsidR="00F20F81" w:rsidRPr="00B676F5">
        <w:rPr>
          <w:lang w:val="en-CA"/>
        </w:rPr>
        <w:t xml:space="preserve"> The Prodromus of Nicolaus Steno’s Dissertation Concerning a Solid Body Enclosed by P</w:t>
      </w:r>
      <w:r>
        <w:rPr>
          <w:lang w:val="en-CA"/>
        </w:rPr>
        <w:t>rocess of Nature Within a Solid (</w:t>
      </w:r>
      <w:r w:rsidRPr="00B676F5">
        <w:rPr>
          <w:lang w:val="en-CA"/>
        </w:rPr>
        <w:t>1669</w:t>
      </w:r>
      <w:r>
        <w:rPr>
          <w:lang w:val="en-CA"/>
        </w:rPr>
        <w:t>)</w:t>
      </w:r>
      <w:bookmarkEnd w:id="605"/>
    </w:p>
    <w:p w14:paraId="33459CDA" w14:textId="5A05971B" w:rsidR="003968C9" w:rsidRPr="00B676F5" w:rsidRDefault="003968C9" w:rsidP="00B676F5">
      <w:pPr>
        <w:pStyle w:val="Paragraphedeliste"/>
        <w:numPr>
          <w:ilvl w:val="0"/>
          <w:numId w:val="34"/>
        </w:numPr>
        <w:rPr>
          <w:color w:val="1F1E1F"/>
        </w:rPr>
      </w:pPr>
      <w:bookmarkStart w:id="606" w:name="_Ref458067157"/>
      <w:r w:rsidRPr="00B676F5">
        <w:rPr>
          <w:color w:val="1F1E1F"/>
        </w:rPr>
        <w:t>T</w:t>
      </w:r>
      <w:r w:rsidR="00A62891">
        <w:rPr>
          <w:color w:val="1F1E1F"/>
        </w:rPr>
        <w:t>únyi, I.:</w:t>
      </w:r>
      <w:r w:rsidRPr="00B676F5">
        <w:rPr>
          <w:color w:val="1F1E1F"/>
        </w:rPr>
        <w:t>Magnetostratigraphy of Badenian evaporite deposits (East Slovak Basin), GEOLOGICA CARPAT</w:t>
      </w:r>
      <w:r w:rsidR="00A62891">
        <w:rPr>
          <w:color w:val="1F1E1F"/>
        </w:rPr>
        <w:t>HICA, JUNE 2005, 56, 3, 273–284,</w:t>
      </w:r>
      <w:r w:rsidR="00A62891" w:rsidRPr="00B676F5">
        <w:rPr>
          <w:color w:val="1F1E1F"/>
        </w:rPr>
        <w:t xml:space="preserve"> (2005) </w:t>
      </w:r>
      <w:r w:rsidRPr="00B676F5">
        <w:rPr>
          <w:color w:val="1F1E1F"/>
        </w:rPr>
        <w:t>&lt;</w:t>
      </w:r>
      <w:hyperlink r:id="rId164" w:history="1">
        <w:r w:rsidRPr="006C3FF2">
          <w:rPr>
            <w:rStyle w:val="Lienhypertexte"/>
          </w:rPr>
          <w:t>http://www.geologicacarpathica.com/GeolCarp_Vol56_No3_273_284.html</w:t>
        </w:r>
      </w:hyperlink>
      <w:r w:rsidRPr="00B676F5">
        <w:rPr>
          <w:color w:val="1F1E1F"/>
        </w:rPr>
        <w:t>&gt;</w:t>
      </w:r>
      <w:bookmarkEnd w:id="606"/>
      <w:r w:rsidRPr="00B676F5">
        <w:rPr>
          <w:color w:val="1F1E1F"/>
        </w:rPr>
        <w:t xml:space="preserve"> </w:t>
      </w:r>
    </w:p>
    <w:p w14:paraId="47400B5A" w14:textId="5C9FEDFA" w:rsidR="004A04F6" w:rsidRPr="00B676F5" w:rsidRDefault="004A04F6" w:rsidP="00B676F5">
      <w:pPr>
        <w:pStyle w:val="Paragraphedeliste"/>
        <w:numPr>
          <w:ilvl w:val="0"/>
          <w:numId w:val="34"/>
        </w:numPr>
        <w:rPr>
          <w:lang w:val="en-CA"/>
        </w:rPr>
      </w:pPr>
      <w:bookmarkStart w:id="607" w:name="_Ref458066787"/>
      <w:r w:rsidRPr="00B676F5">
        <w:rPr>
          <w:lang w:val="en-CA"/>
        </w:rPr>
        <w:t>Turner,</w:t>
      </w:r>
      <w:r w:rsidR="00A62891">
        <w:rPr>
          <w:lang w:val="en-CA"/>
        </w:rPr>
        <w:t xml:space="preserve"> </w:t>
      </w:r>
      <w:r w:rsidRPr="00B676F5">
        <w:rPr>
          <w:lang w:val="en-CA"/>
        </w:rPr>
        <w:t>F.J</w:t>
      </w:r>
      <w:r w:rsidR="00A62891">
        <w:rPr>
          <w:lang w:val="en-CA"/>
        </w:rPr>
        <w:t>.</w:t>
      </w:r>
      <w:r w:rsidRPr="00B676F5">
        <w:rPr>
          <w:lang w:val="en-CA"/>
        </w:rPr>
        <w:t xml:space="preserve">, </w:t>
      </w:r>
      <w:r w:rsidR="00A62891">
        <w:rPr>
          <w:lang w:val="en-CA"/>
        </w:rPr>
        <w:t>Weiss, L.E.:</w:t>
      </w:r>
      <w:r w:rsidRPr="00B676F5">
        <w:rPr>
          <w:lang w:val="en-CA"/>
        </w:rPr>
        <w:t xml:space="preserve">  Structural Analysis of Metamorphic Tectoni</w:t>
      </w:r>
      <w:r w:rsidR="00A62891">
        <w:rPr>
          <w:lang w:val="en-CA"/>
        </w:rPr>
        <w:t>tes. McGraw-Hill, New York, N.Y, 545</w:t>
      </w:r>
      <w:r w:rsidR="00A62891" w:rsidRPr="00A62891">
        <w:rPr>
          <w:lang w:val="en-CA"/>
        </w:rPr>
        <w:t xml:space="preserve"> </w:t>
      </w:r>
      <w:r w:rsidR="00A62891">
        <w:rPr>
          <w:lang w:val="en-CA"/>
        </w:rPr>
        <w:t>(1963)</w:t>
      </w:r>
      <w:bookmarkEnd w:id="607"/>
    </w:p>
    <w:p w14:paraId="22AF632D" w14:textId="344519DA" w:rsidR="000A6EE8" w:rsidRPr="00B676F5" w:rsidRDefault="00A62891" w:rsidP="00B676F5">
      <w:pPr>
        <w:pStyle w:val="Paragraphedeliste"/>
        <w:numPr>
          <w:ilvl w:val="0"/>
          <w:numId w:val="34"/>
        </w:numPr>
        <w:rPr>
          <w:lang w:val="en-CA"/>
        </w:rPr>
      </w:pPr>
      <w:bookmarkStart w:id="608" w:name="_Ref458066166"/>
      <w:proofErr w:type="gramStart"/>
      <w:r>
        <w:rPr>
          <w:lang w:val="en-CA"/>
        </w:rPr>
        <w:t>v</w:t>
      </w:r>
      <w:r w:rsidR="000A6EE8" w:rsidRPr="00B676F5">
        <w:rPr>
          <w:lang w:val="en-CA"/>
        </w:rPr>
        <w:t>an</w:t>
      </w:r>
      <w:proofErr w:type="gramEnd"/>
      <w:r w:rsidR="000A6EE8" w:rsidRPr="00B676F5">
        <w:rPr>
          <w:lang w:val="en-CA"/>
        </w:rPr>
        <w:t xml:space="preserve"> der Plicht, J., A. Hogg, A.</w:t>
      </w:r>
      <w:r>
        <w:rPr>
          <w:lang w:val="en-CA"/>
        </w:rPr>
        <w:t>:A note on reporting radiocarbon</w:t>
      </w:r>
      <w:r w:rsidR="000A6EE8" w:rsidRPr="00B676F5">
        <w:rPr>
          <w:lang w:val="en-CA"/>
        </w:rPr>
        <w:t>. Quaternar</w:t>
      </w:r>
      <w:r>
        <w:rPr>
          <w:lang w:val="en-CA"/>
        </w:rPr>
        <w:t xml:space="preserve">y Geochronology 1 (4): 237–240 (2006) </w:t>
      </w:r>
      <w:r w:rsidR="000A6EE8" w:rsidRPr="00B676F5">
        <w:rPr>
          <w:lang w:val="en-CA"/>
        </w:rPr>
        <w:t>do</w:t>
      </w:r>
      <w:r w:rsidR="00F02ED9" w:rsidRPr="00B676F5">
        <w:rPr>
          <w:lang w:val="en-CA"/>
        </w:rPr>
        <w:t>i:10.1016/j.quageo.2006.07.001.</w:t>
      </w:r>
      <w:bookmarkEnd w:id="608"/>
    </w:p>
    <w:p w14:paraId="5F21EA29" w14:textId="7EB40070" w:rsidR="00C01850" w:rsidRPr="00B676F5" w:rsidRDefault="001111B0" w:rsidP="00B676F5">
      <w:pPr>
        <w:pStyle w:val="Paragraphedeliste"/>
        <w:numPr>
          <w:ilvl w:val="0"/>
          <w:numId w:val="34"/>
        </w:numPr>
        <w:rPr>
          <w:lang w:val="en-CA"/>
        </w:rPr>
      </w:pPr>
      <w:bookmarkStart w:id="609" w:name="_Ref458067225"/>
      <w:commentRangeStart w:id="610"/>
      <w:r w:rsidRPr="00B676F5">
        <w:rPr>
          <w:lang w:val="en-CA"/>
        </w:rPr>
        <w:t>Ventouras, S</w:t>
      </w:r>
      <w:r w:rsidR="00A62891">
        <w:rPr>
          <w:lang w:val="en-CA"/>
        </w:rPr>
        <w:t>.</w:t>
      </w:r>
      <w:r w:rsidRPr="00B676F5">
        <w:rPr>
          <w:lang w:val="en-CA"/>
        </w:rPr>
        <w:t>, Lawrence, B</w:t>
      </w:r>
      <w:r w:rsidR="00A62891">
        <w:rPr>
          <w:lang w:val="en-CA"/>
        </w:rPr>
        <w:t>.</w:t>
      </w:r>
      <w:r w:rsidRPr="00B676F5">
        <w:rPr>
          <w:lang w:val="en-CA"/>
        </w:rPr>
        <w:t>N</w:t>
      </w:r>
      <w:r w:rsidR="00A62891">
        <w:rPr>
          <w:lang w:val="en-CA"/>
        </w:rPr>
        <w:t>.</w:t>
      </w:r>
      <w:r w:rsidRPr="00B676F5">
        <w:rPr>
          <w:lang w:val="en-CA"/>
        </w:rPr>
        <w:t xml:space="preserve"> and Cox, </w:t>
      </w:r>
      <w:r w:rsidR="00A62891">
        <w:rPr>
          <w:lang w:val="en-CA"/>
        </w:rPr>
        <w:t>S.</w:t>
      </w:r>
      <w:proofErr w:type="gramStart"/>
      <w:r w:rsidR="00A62891">
        <w:rPr>
          <w:lang w:val="en-CA"/>
        </w:rPr>
        <w:t>:</w:t>
      </w:r>
      <w:r w:rsidRPr="00B676F5">
        <w:rPr>
          <w:lang w:val="en-CA"/>
        </w:rPr>
        <w:t>MOLES</w:t>
      </w:r>
      <w:proofErr w:type="gramEnd"/>
      <w:r w:rsidRPr="00B676F5">
        <w:rPr>
          <w:lang w:val="en-CA"/>
        </w:rPr>
        <w:t>-v3 Information Model. In: E</w:t>
      </w:r>
      <w:r w:rsidR="00A62891">
        <w:rPr>
          <w:lang w:val="en-CA"/>
        </w:rPr>
        <w:t>GU General Assembly Vienna 2010,</w:t>
      </w:r>
      <w:r w:rsidR="00A62891" w:rsidRPr="00A62891">
        <w:rPr>
          <w:lang w:val="en-CA"/>
        </w:rPr>
        <w:t xml:space="preserve"> </w:t>
      </w:r>
      <w:r w:rsidR="00A62891" w:rsidRPr="00B676F5">
        <w:rPr>
          <w:lang w:val="en-CA"/>
        </w:rPr>
        <w:t>(2009)</w:t>
      </w:r>
      <w:commentRangeEnd w:id="610"/>
      <w:r w:rsidR="00A62891">
        <w:rPr>
          <w:rStyle w:val="Marquedecommentaire"/>
        </w:rPr>
        <w:commentReference w:id="610"/>
      </w:r>
      <w:bookmarkEnd w:id="609"/>
    </w:p>
    <w:p w14:paraId="34AA78F2" w14:textId="57E3E39D" w:rsidR="006C3FF2" w:rsidRDefault="00A62891" w:rsidP="00B676F5">
      <w:pPr>
        <w:pStyle w:val="Paragraphedeliste"/>
        <w:numPr>
          <w:ilvl w:val="0"/>
          <w:numId w:val="34"/>
        </w:numPr>
      </w:pPr>
      <w:bookmarkStart w:id="611" w:name="_Ref458066679"/>
      <w:r>
        <w:t>Wadell, H.:</w:t>
      </w:r>
      <w:r w:rsidR="006C3FF2">
        <w:t xml:space="preserve"> Volume, shape, and roundness of rock particle</w:t>
      </w:r>
      <w:r>
        <w:t>s. Journal of Geology 40 (1932)</w:t>
      </w:r>
      <w:bookmarkEnd w:id="611"/>
    </w:p>
    <w:p w14:paraId="001A4034" w14:textId="7180E640" w:rsidR="005D5B95" w:rsidRPr="006C3FF2" w:rsidRDefault="005D5B95" w:rsidP="00B676F5">
      <w:pPr>
        <w:pStyle w:val="Paragraphedeliste"/>
        <w:numPr>
          <w:ilvl w:val="0"/>
          <w:numId w:val="34"/>
        </w:numPr>
      </w:pPr>
      <w:bookmarkStart w:id="612" w:name="_Ref458067102"/>
      <w:r w:rsidRPr="006C3FF2">
        <w:t>Walshe, S.L. G</w:t>
      </w:r>
      <w:r w:rsidR="00A62891">
        <w:t>radstein, F.M. &amp; Ogg, J.G.:</w:t>
      </w:r>
      <w:r w:rsidRPr="006C3FF2">
        <w:t xml:space="preserve"> History, philosophy, and application of the Global Stratotype Section and Poin</w:t>
      </w:r>
      <w:r w:rsidR="00A62891">
        <w:t>t (GSSP), Lethaia, 37, 201-218,</w:t>
      </w:r>
      <w:r w:rsidRPr="006C3FF2">
        <w:t xml:space="preserve">  ISSN 0024-1164</w:t>
      </w:r>
      <w:r w:rsidR="00A62891">
        <w:t xml:space="preserve"> </w:t>
      </w:r>
      <w:r w:rsidR="00A62891">
        <w:rPr>
          <w:lang w:val="en-CA"/>
        </w:rPr>
        <w:t>(</w:t>
      </w:r>
      <w:r w:rsidR="00A62891" w:rsidRPr="006C3FF2">
        <w:t>2004</w:t>
      </w:r>
      <w:r w:rsidR="00A62891">
        <w:t>)</w:t>
      </w:r>
      <w:r w:rsidR="00A62891" w:rsidRPr="006C3FF2">
        <w:t xml:space="preserve"> </w:t>
      </w:r>
      <w:r w:rsidR="00A62891">
        <w:t>&lt;</w:t>
      </w:r>
      <w:hyperlink r:id="rId165" w:history="1">
        <w:r w:rsidR="006C3FF2" w:rsidRPr="00B676F5">
          <w:rPr>
            <w:rStyle w:val="Lienhypertexte"/>
            <w:lang w:val="en-CA"/>
          </w:rPr>
          <w:t>http://precambrian.stratigraphy.org/Walsh_et_al_2004.pdf</w:t>
        </w:r>
      </w:hyperlink>
      <w:r w:rsidR="006C3FF2" w:rsidRPr="00B676F5">
        <w:rPr>
          <w:rStyle w:val="Lienhypertexte"/>
          <w:lang w:val="en-CA"/>
        </w:rPr>
        <w:t>&gt;</w:t>
      </w:r>
      <w:bookmarkEnd w:id="612"/>
    </w:p>
    <w:p w14:paraId="1723E3C4" w14:textId="534847D8" w:rsidR="00E32A61" w:rsidRPr="00B676F5" w:rsidRDefault="00A62891" w:rsidP="00B676F5">
      <w:pPr>
        <w:pStyle w:val="Paragraphedeliste"/>
        <w:numPr>
          <w:ilvl w:val="0"/>
          <w:numId w:val="34"/>
        </w:numPr>
        <w:rPr>
          <w:lang w:val="en-CA"/>
        </w:rPr>
      </w:pPr>
      <w:bookmarkStart w:id="613" w:name="_Ref458066647"/>
      <w:r>
        <w:t>Zingg, T.:</w:t>
      </w:r>
      <w:r w:rsidR="006C3FF2" w:rsidRPr="006C3FF2">
        <w:t xml:space="preserve"> Beiträge zur Schotteranalyze:  </w:t>
      </w:r>
      <w:r>
        <w:t xml:space="preserve">In </w:t>
      </w:r>
      <w:r w:rsidR="006C3FF2" w:rsidRPr="006C3FF2">
        <w:t>Schweiz. Min</w:t>
      </w:r>
      <w:r>
        <w:t>eralog. Petrog. Mitt, v. 15, 39-140 (</w:t>
      </w:r>
      <w:r w:rsidRPr="006C3FF2">
        <w:t>1935</w:t>
      </w:r>
      <w:r>
        <w:t>)</w:t>
      </w:r>
      <w:bookmarkEnd w:id="613"/>
    </w:p>
    <w:sectPr w:rsidR="00E32A61" w:rsidRPr="00B676F5" w:rsidSect="00F27D5A">
      <w:footerReference w:type="default" r:id="rId16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9" w:author="Eric Boisvert" w:date="2016-08-01T18:20:00Z" w:initials="EB/L">
    <w:p w14:paraId="285ACA1A" w14:textId="04CAA557" w:rsidR="007C615B" w:rsidRDefault="007C615B">
      <w:pPr>
        <w:pStyle w:val="Commentaire"/>
      </w:pPr>
      <w:r>
        <w:rPr>
          <w:rStyle w:val="Marquedecommentaire"/>
        </w:rPr>
        <w:annotationRef/>
      </w:r>
      <w:r>
        <w:t>Move to own requirements class. OK</w:t>
      </w:r>
    </w:p>
  </w:comment>
  <w:comment w:id="108" w:author="Boisvert, Eric" w:date="2016-08-03T12:31:00Z" w:initials="BE">
    <w:p w14:paraId="0869B0D9" w14:textId="4604046E" w:rsidR="007C615B" w:rsidRDefault="007C615B">
      <w:pPr>
        <w:pStyle w:val="Commentaire"/>
      </w:pPr>
      <w:r>
        <w:rPr>
          <w:rStyle w:val="Marquedecommentaire"/>
        </w:rPr>
        <w:annotationRef/>
      </w:r>
      <w:r>
        <w:t>I had to rework this one because I realized that DescriptionPurpose was not following the URI thing.</w:t>
      </w:r>
    </w:p>
  </w:comment>
  <w:comment w:id="518" w:author="Boisvert, Eric" w:date="2016-08-03T12:58:00Z" w:initials="BE">
    <w:p w14:paraId="5B375164" w14:textId="461DEFAE" w:rsidR="007C615B" w:rsidRDefault="007C615B">
      <w:pPr>
        <w:pStyle w:val="Commentaire"/>
      </w:pPr>
      <w:r>
        <w:rPr>
          <w:rStyle w:val="Marquedecommentaire"/>
        </w:rPr>
        <w:annotationRef/>
      </w:r>
      <w:r>
        <w:t>Note: It does not implement GeoSciML core, but Conceptual.  It could not implement several of the core rules.</w:t>
      </w:r>
    </w:p>
  </w:comment>
  <w:comment w:id="523" w:author="SSO Standard Desktop" w:date="2016-08-01T19:28:00Z" w:initials="SSD">
    <w:p w14:paraId="29952E5D" w14:textId="4B62E56B" w:rsidR="007C615B" w:rsidRDefault="007C615B">
      <w:pPr>
        <w:pStyle w:val="Commentaire"/>
      </w:pPr>
      <w:r>
        <w:rPr>
          <w:rStyle w:val="Marquedecommentaire"/>
        </w:rPr>
        <w:annotationRef/>
      </w:r>
      <w:r>
        <w:t>Find blurb in the basic section and reuse.</w:t>
      </w:r>
    </w:p>
  </w:comment>
  <w:comment w:id="531" w:author="SSO Standard Desktop" w:date="2016-07-31T18:25:00Z" w:initials="SSD">
    <w:p w14:paraId="26958D8B" w14:textId="59535217" w:rsidR="007C615B" w:rsidRDefault="007C615B">
      <w:pPr>
        <w:pStyle w:val="Commentaire"/>
      </w:pPr>
      <w:r>
        <w:rPr>
          <w:rStyle w:val="Marquedecommentaire"/>
        </w:rPr>
        <w:annotationRef/>
      </w:r>
      <w:r>
        <w:t xml:space="preserve">Is </w:t>
      </w:r>
      <w:proofErr w:type="gramStart"/>
      <w:r>
        <w:t>it ?</w:t>
      </w:r>
      <w:proofErr w:type="gramEnd"/>
    </w:p>
  </w:comment>
  <w:comment w:id="610" w:author="Boisvert, Eric" w:date="2016-08-02T12:41:00Z" w:initials="BE">
    <w:p w14:paraId="5A81C6F1" w14:textId="12406BE3" w:rsidR="007C615B" w:rsidRDefault="007C615B">
      <w:pPr>
        <w:pStyle w:val="Commentaire"/>
      </w:pPr>
      <w:r>
        <w:rPr>
          <w:rStyle w:val="Marquedecommentaire"/>
        </w:rPr>
        <w:annotationRef/>
      </w:r>
      <w:r>
        <w:t xml:space="preserve">Is it 2009 or </w:t>
      </w:r>
      <w:proofErr w:type="gramStart"/>
      <w:r>
        <w:t>2010 ?</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F83998" w14:textId="77777777" w:rsidR="007071CD" w:rsidRDefault="007071CD">
      <w:pPr>
        <w:spacing w:after="0"/>
      </w:pPr>
      <w:r>
        <w:separator/>
      </w:r>
    </w:p>
  </w:endnote>
  <w:endnote w:type="continuationSeparator" w:id="0">
    <w:p w14:paraId="658D49E4" w14:textId="77777777" w:rsidR="007071CD" w:rsidRDefault="007071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egoe UI">
    <w:altName w:val="Calibr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7C615B" w:rsidRDefault="007C615B">
    <w:pPr>
      <w:pStyle w:val="Pieddepage"/>
      <w:jc w:val="center"/>
    </w:pPr>
    <w:r>
      <w:fldChar w:fldCharType="begin"/>
    </w:r>
    <w:r>
      <w:instrText xml:space="preserve"> PAGE   \* MERGEFORMAT </w:instrText>
    </w:r>
    <w:r>
      <w:fldChar w:fldCharType="separate"/>
    </w:r>
    <w:r w:rsidR="00A356DD">
      <w:rPr>
        <w:noProof/>
      </w:rPr>
      <w:t>217</w:t>
    </w:r>
    <w:r>
      <w:rPr>
        <w:noProof/>
      </w:rPr>
      <w:fldChar w:fldCharType="end"/>
    </w:r>
  </w:p>
  <w:p w14:paraId="5299F2EC" w14:textId="6ACF2E1F" w:rsidR="007C615B" w:rsidRPr="0079517D" w:rsidRDefault="007C615B" w:rsidP="0079517D">
    <w:pPr>
      <w:pStyle w:val="Pieddepage"/>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682576" w14:textId="77777777" w:rsidR="007071CD" w:rsidRDefault="007071CD">
      <w:pPr>
        <w:spacing w:after="0"/>
      </w:pPr>
      <w:r>
        <w:separator/>
      </w:r>
    </w:p>
  </w:footnote>
  <w:footnote w:type="continuationSeparator" w:id="0">
    <w:p w14:paraId="6D639604" w14:textId="77777777" w:rsidR="007071CD" w:rsidRDefault="007071CD">
      <w:pPr>
        <w:spacing w:after="0"/>
      </w:pPr>
      <w:r>
        <w:continuationSeparator/>
      </w:r>
    </w:p>
  </w:footnote>
  <w:footnote w:id="1">
    <w:p w14:paraId="015C3D42" w14:textId="77777777" w:rsidR="007C615B" w:rsidRDefault="007C615B">
      <w:pPr>
        <w:pStyle w:val="Notedebasdepage"/>
      </w:pPr>
      <w:r>
        <w:footnoteRef/>
      </w:r>
      <w:r>
        <w:t xml:space="preserve"> </w:t>
      </w:r>
      <w:hyperlink r:id="rId1" w:history="1">
        <w:r>
          <w:rPr>
            <w:rStyle w:val="Lienhypertexte"/>
          </w:rPr>
          <w:t>www.opengeospatial.org/cite</w:t>
        </w:r>
      </w:hyperlink>
      <w:r>
        <w:t xml:space="preserve"> </w:t>
      </w:r>
    </w:p>
  </w:footnote>
  <w:footnote w:id="2">
    <w:p w14:paraId="5FE713CD" w14:textId="7D3BA1BA" w:rsidR="007C615B" w:rsidRPr="00674005" w:rsidRDefault="007C615B">
      <w:pPr>
        <w:pStyle w:val="Notedebasdepage"/>
        <w:rPr>
          <w:lang w:val="en-CA"/>
        </w:rPr>
      </w:pPr>
      <w:r>
        <w:rPr>
          <w:rStyle w:val="Appelnotedebasdep"/>
        </w:rPr>
        <w:footnoteRef/>
      </w:r>
      <w:r>
        <w:t xml:space="preserve"> </w:t>
      </w:r>
      <w:hyperlink r:id="rId2" w:history="1">
        <w:r w:rsidRPr="00A634B6">
          <w:rPr>
            <w:rStyle w:val="Lienhypertexte"/>
          </w:rPr>
          <w:t>https://www.w3.org/2001/tag/doc/httpRange-14/2007-05-31/HttpRange-14</w:t>
        </w:r>
      </w:hyperlink>
      <w:r>
        <w:t xml:space="preserve"> Clause 2</w:t>
      </w:r>
    </w:p>
  </w:footnote>
  <w:footnote w:id="3">
    <w:p w14:paraId="3254F8DB" w14:textId="76AC5ABD" w:rsidR="007C615B" w:rsidRPr="006F2ACD" w:rsidRDefault="007C615B" w:rsidP="00657E64">
      <w:pPr>
        <w:pStyle w:val="Notedebasdepage"/>
        <w:rPr>
          <w:lang w:val="en-CA"/>
        </w:rPr>
      </w:pPr>
      <w:r>
        <w:rPr>
          <w:rStyle w:val="Appelnotedebasdep"/>
        </w:rPr>
        <w:footnoteRef/>
      </w:r>
      <w:r>
        <w:t xml:space="preserve"> </w:t>
      </w:r>
      <w:r w:rsidRPr="00DC32F6">
        <w:rPr>
          <w:rStyle w:val="Entity"/>
        </w:rPr>
        <w:t>SWE RealPair</w:t>
      </w:r>
      <w:r>
        <w:rPr>
          <w:lang w:val="en-CA"/>
        </w:rPr>
        <w:t xml:space="preserve"> is encoded as space delimited lists (</w:t>
      </w:r>
      <w:r w:rsidRPr="00DC32F6">
        <w:rPr>
          <w:rStyle w:val="xmlChar"/>
        </w:rPr>
        <w:t>&lt;swe</w:t>
      </w:r>
      <w:proofErr w:type="gramStart"/>
      <w:r w:rsidRPr="00DC32F6">
        <w:rPr>
          <w:rStyle w:val="xmlChar"/>
        </w:rPr>
        <w:t>:value</w:t>
      </w:r>
      <w:proofErr w:type="gramEnd"/>
      <w:r w:rsidRPr="00DC32F6">
        <w:rPr>
          <w:rStyle w:val="xmlChar"/>
        </w:rPr>
        <w:t>&gt;10 300&lt;/swe:value&gt;</w:t>
      </w:r>
      <w:r>
        <w:rPr>
          <w:lang w:val="en-CA"/>
        </w:rPr>
        <w:t xml:space="preserve"> in XML) , which demands that clients parse the string to extract each token.  To build a WFS/FES query that tests the first element, it requires parsing the string either using </w:t>
      </w:r>
      <w:r w:rsidRPr="00DC32F6">
        <w:rPr>
          <w:rStyle w:val="xmlChar"/>
        </w:rPr>
        <w:t>string-</w:t>
      </w:r>
      <w:proofErr w:type="gramStart"/>
      <w:r w:rsidRPr="00DC32F6">
        <w:rPr>
          <w:rStyle w:val="xmlChar"/>
        </w:rPr>
        <w:t>before(</w:t>
      </w:r>
      <w:proofErr w:type="gramEnd"/>
      <w:r w:rsidRPr="00DC32F6">
        <w:rPr>
          <w:rStyle w:val="xmlChar"/>
        </w:rPr>
        <w:t>swe:value,</w:t>
      </w:r>
      <w:r>
        <w:rPr>
          <w:rStyle w:val="xmlChar"/>
        </w:rPr>
        <w:t>' '</w:t>
      </w:r>
      <w:r w:rsidRPr="00DC32F6">
        <w:rPr>
          <w:rStyle w:val="xmlChar"/>
        </w:rPr>
        <w:t xml:space="preserve">) </w:t>
      </w:r>
      <w:r>
        <w:rPr>
          <w:lang w:val="en-CA"/>
        </w:rPr>
        <w:t xml:space="preserve"> or </w:t>
      </w:r>
      <w:r w:rsidRPr="00DC32F6">
        <w:rPr>
          <w:rStyle w:val="xmlChar"/>
        </w:rPr>
        <w:t>tokenize(swe:value,' ')</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9551D5"/>
    <w:multiLevelType w:val="hybridMultilevel"/>
    <w:tmpl w:val="54546E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9BB235A"/>
    <w:multiLevelType w:val="hybridMultilevel"/>
    <w:tmpl w:val="B7F236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3FC7968"/>
    <w:multiLevelType w:val="hybridMultilevel"/>
    <w:tmpl w:val="C5D4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6">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E9E7A02"/>
    <w:multiLevelType w:val="hybridMultilevel"/>
    <w:tmpl w:val="BF746166"/>
    <w:lvl w:ilvl="0" w:tplc="1009000F">
      <w:start w:val="1"/>
      <w:numFmt w:val="decimal"/>
      <w:lvlText w:val="%1."/>
      <w:lvlJc w:val="left"/>
      <w:pPr>
        <w:ind w:left="785" w:hanging="360"/>
      </w:pPr>
    </w:lvl>
    <w:lvl w:ilvl="1" w:tplc="10090019" w:tentative="1">
      <w:start w:val="1"/>
      <w:numFmt w:val="lowerLetter"/>
      <w:lvlText w:val="%2."/>
      <w:lvlJc w:val="left"/>
      <w:pPr>
        <w:ind w:left="1505" w:hanging="360"/>
      </w:pPr>
    </w:lvl>
    <w:lvl w:ilvl="2" w:tplc="1009001B" w:tentative="1">
      <w:start w:val="1"/>
      <w:numFmt w:val="lowerRoman"/>
      <w:lvlText w:val="%3."/>
      <w:lvlJc w:val="right"/>
      <w:pPr>
        <w:ind w:left="2225" w:hanging="180"/>
      </w:pPr>
    </w:lvl>
    <w:lvl w:ilvl="3" w:tplc="1009000F" w:tentative="1">
      <w:start w:val="1"/>
      <w:numFmt w:val="decimal"/>
      <w:lvlText w:val="%4."/>
      <w:lvlJc w:val="left"/>
      <w:pPr>
        <w:ind w:left="2945" w:hanging="360"/>
      </w:pPr>
    </w:lvl>
    <w:lvl w:ilvl="4" w:tplc="10090019" w:tentative="1">
      <w:start w:val="1"/>
      <w:numFmt w:val="lowerLetter"/>
      <w:lvlText w:val="%5."/>
      <w:lvlJc w:val="left"/>
      <w:pPr>
        <w:ind w:left="3665" w:hanging="360"/>
      </w:pPr>
    </w:lvl>
    <w:lvl w:ilvl="5" w:tplc="1009001B" w:tentative="1">
      <w:start w:val="1"/>
      <w:numFmt w:val="lowerRoman"/>
      <w:lvlText w:val="%6."/>
      <w:lvlJc w:val="right"/>
      <w:pPr>
        <w:ind w:left="4385" w:hanging="180"/>
      </w:pPr>
    </w:lvl>
    <w:lvl w:ilvl="6" w:tplc="1009000F" w:tentative="1">
      <w:start w:val="1"/>
      <w:numFmt w:val="decimal"/>
      <w:lvlText w:val="%7."/>
      <w:lvlJc w:val="left"/>
      <w:pPr>
        <w:ind w:left="5105" w:hanging="360"/>
      </w:pPr>
    </w:lvl>
    <w:lvl w:ilvl="7" w:tplc="10090019" w:tentative="1">
      <w:start w:val="1"/>
      <w:numFmt w:val="lowerLetter"/>
      <w:lvlText w:val="%8."/>
      <w:lvlJc w:val="left"/>
      <w:pPr>
        <w:ind w:left="5825" w:hanging="360"/>
      </w:pPr>
    </w:lvl>
    <w:lvl w:ilvl="8" w:tplc="1009001B" w:tentative="1">
      <w:start w:val="1"/>
      <w:numFmt w:val="lowerRoman"/>
      <w:lvlText w:val="%9."/>
      <w:lvlJc w:val="right"/>
      <w:pPr>
        <w:ind w:left="6545" w:hanging="180"/>
      </w:pPr>
    </w:lvl>
  </w:abstractNum>
  <w:abstractNum w:abstractNumId="20">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79158A7"/>
    <w:multiLevelType w:val="hybridMultilevel"/>
    <w:tmpl w:val="88603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58021C8E"/>
    <w:multiLevelType w:val="hybridMultilevel"/>
    <w:tmpl w:val="46F8F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7">
    <w:nsid w:val="61204266"/>
    <w:multiLevelType w:val="hybridMultilevel"/>
    <w:tmpl w:val="FD80D8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7AE74056"/>
    <w:multiLevelType w:val="multilevel"/>
    <w:tmpl w:val="6CCAFF6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33">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2"/>
  </w:num>
  <w:num w:numId="2">
    <w:abstractNumId w:val="0"/>
  </w:num>
  <w:num w:numId="3">
    <w:abstractNumId w:val="9"/>
  </w:num>
  <w:num w:numId="4">
    <w:abstractNumId w:val="13"/>
  </w:num>
  <w:num w:numId="5">
    <w:abstractNumId w:val="11"/>
  </w:num>
  <w:num w:numId="6">
    <w:abstractNumId w:val="10"/>
  </w:num>
  <w:num w:numId="7">
    <w:abstractNumId w:val="15"/>
  </w:num>
  <w:num w:numId="8">
    <w:abstractNumId w:val="6"/>
  </w:num>
  <w:num w:numId="9">
    <w:abstractNumId w:val="26"/>
  </w:num>
  <w:num w:numId="10">
    <w:abstractNumId w:val="20"/>
  </w:num>
  <w:num w:numId="11">
    <w:abstractNumId w:val="3"/>
  </w:num>
  <w:num w:numId="12">
    <w:abstractNumId w:val="18"/>
  </w:num>
  <w:num w:numId="13">
    <w:abstractNumId w:val="5"/>
  </w:num>
  <w:num w:numId="14">
    <w:abstractNumId w:val="22"/>
  </w:num>
  <w:num w:numId="15">
    <w:abstractNumId w:val="17"/>
  </w:num>
  <w:num w:numId="16">
    <w:abstractNumId w:val="30"/>
  </w:num>
  <w:num w:numId="17">
    <w:abstractNumId w:val="2"/>
  </w:num>
  <w:num w:numId="18">
    <w:abstractNumId w:val="8"/>
  </w:num>
  <w:num w:numId="19">
    <w:abstractNumId w:val="1"/>
  </w:num>
  <w:num w:numId="20">
    <w:abstractNumId w:val="29"/>
  </w:num>
  <w:num w:numId="21">
    <w:abstractNumId w:val="33"/>
  </w:num>
  <w:num w:numId="22">
    <w:abstractNumId w:val="4"/>
  </w:num>
  <w:num w:numId="23">
    <w:abstractNumId w:val="16"/>
  </w:num>
  <w:num w:numId="24">
    <w:abstractNumId w:val="23"/>
  </w:num>
  <w:num w:numId="25">
    <w:abstractNumId w:val="28"/>
  </w:num>
  <w:num w:numId="26">
    <w:abstractNumId w:val="24"/>
  </w:num>
  <w:num w:numId="27">
    <w:abstractNumId w:val="31"/>
  </w:num>
  <w:num w:numId="28">
    <w:abstractNumId w:val="14"/>
  </w:num>
  <w:num w:numId="29">
    <w:abstractNumId w:val="21"/>
  </w:num>
  <w:num w:numId="30">
    <w:abstractNumId w:val="19"/>
  </w:num>
  <w:num w:numId="31">
    <w:abstractNumId w:val="27"/>
  </w:num>
  <w:num w:numId="32">
    <w:abstractNumId w:val="25"/>
  </w:num>
  <w:num w:numId="33">
    <w:abstractNumId w:val="7"/>
  </w:num>
  <w:num w:numId="34">
    <w:abstractNumId w:val="12"/>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4"/>
  <w:hideSpellingErrors/>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5D4F"/>
    <w:rsid w:val="00006FB0"/>
    <w:rsid w:val="000077DC"/>
    <w:rsid w:val="00011F66"/>
    <w:rsid w:val="000209D6"/>
    <w:rsid w:val="00020BE9"/>
    <w:rsid w:val="00023F00"/>
    <w:rsid w:val="00024B9A"/>
    <w:rsid w:val="0002555A"/>
    <w:rsid w:val="00026A2F"/>
    <w:rsid w:val="0002750B"/>
    <w:rsid w:val="00031805"/>
    <w:rsid w:val="00031808"/>
    <w:rsid w:val="0003221C"/>
    <w:rsid w:val="00033D7C"/>
    <w:rsid w:val="00034618"/>
    <w:rsid w:val="00035A95"/>
    <w:rsid w:val="000366C7"/>
    <w:rsid w:val="000373FF"/>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3EB9"/>
    <w:rsid w:val="00074FA2"/>
    <w:rsid w:val="0007548F"/>
    <w:rsid w:val="00075F5E"/>
    <w:rsid w:val="00077991"/>
    <w:rsid w:val="00083053"/>
    <w:rsid w:val="000841A4"/>
    <w:rsid w:val="000843E1"/>
    <w:rsid w:val="00084AC2"/>
    <w:rsid w:val="00090DCF"/>
    <w:rsid w:val="00091990"/>
    <w:rsid w:val="00093E54"/>
    <w:rsid w:val="000944A6"/>
    <w:rsid w:val="00094557"/>
    <w:rsid w:val="00094B6D"/>
    <w:rsid w:val="000A04A2"/>
    <w:rsid w:val="000A1C4C"/>
    <w:rsid w:val="000A5304"/>
    <w:rsid w:val="000A6EE8"/>
    <w:rsid w:val="000A73AD"/>
    <w:rsid w:val="000A793F"/>
    <w:rsid w:val="000B0CDD"/>
    <w:rsid w:val="000B1244"/>
    <w:rsid w:val="000B31E6"/>
    <w:rsid w:val="000B4649"/>
    <w:rsid w:val="000B4F44"/>
    <w:rsid w:val="000B5803"/>
    <w:rsid w:val="000B617A"/>
    <w:rsid w:val="000B752C"/>
    <w:rsid w:val="000C3459"/>
    <w:rsid w:val="000C3A85"/>
    <w:rsid w:val="000C4224"/>
    <w:rsid w:val="000C4BA0"/>
    <w:rsid w:val="000C65F3"/>
    <w:rsid w:val="000C73AB"/>
    <w:rsid w:val="000D14BE"/>
    <w:rsid w:val="000D1B66"/>
    <w:rsid w:val="000D2673"/>
    <w:rsid w:val="000D2F14"/>
    <w:rsid w:val="000D36D8"/>
    <w:rsid w:val="000D4260"/>
    <w:rsid w:val="000D7633"/>
    <w:rsid w:val="000E100B"/>
    <w:rsid w:val="000E3769"/>
    <w:rsid w:val="000E3D9B"/>
    <w:rsid w:val="000E3F24"/>
    <w:rsid w:val="000E58BB"/>
    <w:rsid w:val="000E5F9D"/>
    <w:rsid w:val="000E6DBE"/>
    <w:rsid w:val="000F075C"/>
    <w:rsid w:val="000F2E6A"/>
    <w:rsid w:val="000F4A5C"/>
    <w:rsid w:val="000F4D17"/>
    <w:rsid w:val="000F58DA"/>
    <w:rsid w:val="0010071D"/>
    <w:rsid w:val="001050D1"/>
    <w:rsid w:val="00106124"/>
    <w:rsid w:val="001111B0"/>
    <w:rsid w:val="00112001"/>
    <w:rsid w:val="0011222F"/>
    <w:rsid w:val="001123AF"/>
    <w:rsid w:val="00112EA6"/>
    <w:rsid w:val="001133B5"/>
    <w:rsid w:val="00113872"/>
    <w:rsid w:val="00114CF0"/>
    <w:rsid w:val="001150E2"/>
    <w:rsid w:val="00120B25"/>
    <w:rsid w:val="00120FA8"/>
    <w:rsid w:val="00122E1A"/>
    <w:rsid w:val="001235BF"/>
    <w:rsid w:val="0012746F"/>
    <w:rsid w:val="0013283D"/>
    <w:rsid w:val="001339F9"/>
    <w:rsid w:val="001341B0"/>
    <w:rsid w:val="00137FD9"/>
    <w:rsid w:val="001403D1"/>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5FF2"/>
    <w:rsid w:val="00176E9E"/>
    <w:rsid w:val="00180077"/>
    <w:rsid w:val="001810D7"/>
    <w:rsid w:val="001811FA"/>
    <w:rsid w:val="001822D9"/>
    <w:rsid w:val="00185884"/>
    <w:rsid w:val="00192D06"/>
    <w:rsid w:val="0019576D"/>
    <w:rsid w:val="00195C7D"/>
    <w:rsid w:val="00195EBB"/>
    <w:rsid w:val="001A08DE"/>
    <w:rsid w:val="001A0D52"/>
    <w:rsid w:val="001A1E76"/>
    <w:rsid w:val="001A2D7E"/>
    <w:rsid w:val="001A44F0"/>
    <w:rsid w:val="001A4D2E"/>
    <w:rsid w:val="001A50D4"/>
    <w:rsid w:val="001A53ED"/>
    <w:rsid w:val="001A5E53"/>
    <w:rsid w:val="001A7658"/>
    <w:rsid w:val="001A7909"/>
    <w:rsid w:val="001B130F"/>
    <w:rsid w:val="001B3235"/>
    <w:rsid w:val="001B3250"/>
    <w:rsid w:val="001B3A36"/>
    <w:rsid w:val="001B4102"/>
    <w:rsid w:val="001B7AC0"/>
    <w:rsid w:val="001C1463"/>
    <w:rsid w:val="001C232D"/>
    <w:rsid w:val="001C367F"/>
    <w:rsid w:val="001C3AE8"/>
    <w:rsid w:val="001C5A0E"/>
    <w:rsid w:val="001C6A17"/>
    <w:rsid w:val="001C6DEB"/>
    <w:rsid w:val="001D1B97"/>
    <w:rsid w:val="001D1F28"/>
    <w:rsid w:val="001D519F"/>
    <w:rsid w:val="001D79AD"/>
    <w:rsid w:val="001E2A9F"/>
    <w:rsid w:val="001E3746"/>
    <w:rsid w:val="001E5387"/>
    <w:rsid w:val="001E68E4"/>
    <w:rsid w:val="001E6E27"/>
    <w:rsid w:val="001E7109"/>
    <w:rsid w:val="001E7133"/>
    <w:rsid w:val="001F06F0"/>
    <w:rsid w:val="001F16B2"/>
    <w:rsid w:val="001F2343"/>
    <w:rsid w:val="001F413D"/>
    <w:rsid w:val="001F5FCD"/>
    <w:rsid w:val="001F7CD1"/>
    <w:rsid w:val="002004D2"/>
    <w:rsid w:val="00200950"/>
    <w:rsid w:val="00201C6A"/>
    <w:rsid w:val="00203D99"/>
    <w:rsid w:val="002050B2"/>
    <w:rsid w:val="00205A37"/>
    <w:rsid w:val="0020685A"/>
    <w:rsid w:val="00211657"/>
    <w:rsid w:val="002116B6"/>
    <w:rsid w:val="0021254A"/>
    <w:rsid w:val="002140B7"/>
    <w:rsid w:val="002151F2"/>
    <w:rsid w:val="002168E6"/>
    <w:rsid w:val="00221C2A"/>
    <w:rsid w:val="0022247C"/>
    <w:rsid w:val="00222A3C"/>
    <w:rsid w:val="00224214"/>
    <w:rsid w:val="0022435C"/>
    <w:rsid w:val="00224DF5"/>
    <w:rsid w:val="00225333"/>
    <w:rsid w:val="00227147"/>
    <w:rsid w:val="00230024"/>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0FA"/>
    <w:rsid w:val="00267D2C"/>
    <w:rsid w:val="00270EDD"/>
    <w:rsid w:val="00274AAD"/>
    <w:rsid w:val="00276900"/>
    <w:rsid w:val="00276AD3"/>
    <w:rsid w:val="00276D9C"/>
    <w:rsid w:val="0027787F"/>
    <w:rsid w:val="00281AAC"/>
    <w:rsid w:val="00283487"/>
    <w:rsid w:val="00284510"/>
    <w:rsid w:val="00284971"/>
    <w:rsid w:val="00284E39"/>
    <w:rsid w:val="00287240"/>
    <w:rsid w:val="0028745C"/>
    <w:rsid w:val="00290617"/>
    <w:rsid w:val="00291871"/>
    <w:rsid w:val="00292781"/>
    <w:rsid w:val="00293652"/>
    <w:rsid w:val="00295FF9"/>
    <w:rsid w:val="00297011"/>
    <w:rsid w:val="00297264"/>
    <w:rsid w:val="002A0C3E"/>
    <w:rsid w:val="002A2662"/>
    <w:rsid w:val="002A2C89"/>
    <w:rsid w:val="002A2EF0"/>
    <w:rsid w:val="002A3D49"/>
    <w:rsid w:val="002A494E"/>
    <w:rsid w:val="002A58E0"/>
    <w:rsid w:val="002A660E"/>
    <w:rsid w:val="002A6766"/>
    <w:rsid w:val="002B0E1F"/>
    <w:rsid w:val="002B3C3F"/>
    <w:rsid w:val="002B5149"/>
    <w:rsid w:val="002B564B"/>
    <w:rsid w:val="002B6140"/>
    <w:rsid w:val="002C0B9E"/>
    <w:rsid w:val="002C1116"/>
    <w:rsid w:val="002C1262"/>
    <w:rsid w:val="002C1418"/>
    <w:rsid w:val="002C1CE4"/>
    <w:rsid w:val="002C2D58"/>
    <w:rsid w:val="002C78A2"/>
    <w:rsid w:val="002D071B"/>
    <w:rsid w:val="002D131D"/>
    <w:rsid w:val="002D16CD"/>
    <w:rsid w:val="002D30FE"/>
    <w:rsid w:val="002D4285"/>
    <w:rsid w:val="002D4310"/>
    <w:rsid w:val="002D68FE"/>
    <w:rsid w:val="002D769B"/>
    <w:rsid w:val="002D77EE"/>
    <w:rsid w:val="002E1163"/>
    <w:rsid w:val="002E4FD9"/>
    <w:rsid w:val="002E694E"/>
    <w:rsid w:val="002E6CBA"/>
    <w:rsid w:val="002E6F45"/>
    <w:rsid w:val="002E715F"/>
    <w:rsid w:val="002F11EC"/>
    <w:rsid w:val="002F2882"/>
    <w:rsid w:val="002F5463"/>
    <w:rsid w:val="00300910"/>
    <w:rsid w:val="00301315"/>
    <w:rsid w:val="00302FB5"/>
    <w:rsid w:val="0030364E"/>
    <w:rsid w:val="0031113D"/>
    <w:rsid w:val="00314722"/>
    <w:rsid w:val="00315E3F"/>
    <w:rsid w:val="003166D5"/>
    <w:rsid w:val="0032066B"/>
    <w:rsid w:val="0032243C"/>
    <w:rsid w:val="00322A93"/>
    <w:rsid w:val="00324EFC"/>
    <w:rsid w:val="00325D59"/>
    <w:rsid w:val="003266F1"/>
    <w:rsid w:val="00326F3E"/>
    <w:rsid w:val="0032727A"/>
    <w:rsid w:val="0032785D"/>
    <w:rsid w:val="00330E0C"/>
    <w:rsid w:val="00333BAC"/>
    <w:rsid w:val="003343DC"/>
    <w:rsid w:val="00334B16"/>
    <w:rsid w:val="00334B85"/>
    <w:rsid w:val="00336ECD"/>
    <w:rsid w:val="00337EC6"/>
    <w:rsid w:val="0034031E"/>
    <w:rsid w:val="003424E5"/>
    <w:rsid w:val="0034278D"/>
    <w:rsid w:val="00344CE7"/>
    <w:rsid w:val="0034517D"/>
    <w:rsid w:val="0034572C"/>
    <w:rsid w:val="00345D65"/>
    <w:rsid w:val="00347A75"/>
    <w:rsid w:val="00353645"/>
    <w:rsid w:val="00353E0B"/>
    <w:rsid w:val="00355CAB"/>
    <w:rsid w:val="0035723F"/>
    <w:rsid w:val="00357B2C"/>
    <w:rsid w:val="003607F6"/>
    <w:rsid w:val="00360C10"/>
    <w:rsid w:val="00364200"/>
    <w:rsid w:val="003653BC"/>
    <w:rsid w:val="003666A1"/>
    <w:rsid w:val="00367389"/>
    <w:rsid w:val="00370329"/>
    <w:rsid w:val="00370D0D"/>
    <w:rsid w:val="0037299F"/>
    <w:rsid w:val="00372D01"/>
    <w:rsid w:val="00373E5D"/>
    <w:rsid w:val="00375CAA"/>
    <w:rsid w:val="00377235"/>
    <w:rsid w:val="003804FE"/>
    <w:rsid w:val="00380908"/>
    <w:rsid w:val="003811C7"/>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0587"/>
    <w:rsid w:val="003A21E3"/>
    <w:rsid w:val="003A3448"/>
    <w:rsid w:val="003A3838"/>
    <w:rsid w:val="003A479F"/>
    <w:rsid w:val="003A580A"/>
    <w:rsid w:val="003A6526"/>
    <w:rsid w:val="003A73F1"/>
    <w:rsid w:val="003B0AAB"/>
    <w:rsid w:val="003B391B"/>
    <w:rsid w:val="003B49DD"/>
    <w:rsid w:val="003B5141"/>
    <w:rsid w:val="003B5D4E"/>
    <w:rsid w:val="003B691E"/>
    <w:rsid w:val="003C0FEA"/>
    <w:rsid w:val="003C190E"/>
    <w:rsid w:val="003C3333"/>
    <w:rsid w:val="003C3877"/>
    <w:rsid w:val="003C405C"/>
    <w:rsid w:val="003C54F8"/>
    <w:rsid w:val="003C6266"/>
    <w:rsid w:val="003D0B50"/>
    <w:rsid w:val="003D0C21"/>
    <w:rsid w:val="003D39A1"/>
    <w:rsid w:val="003D6337"/>
    <w:rsid w:val="003D7333"/>
    <w:rsid w:val="003D7505"/>
    <w:rsid w:val="003E00FD"/>
    <w:rsid w:val="003E0843"/>
    <w:rsid w:val="003E0DCA"/>
    <w:rsid w:val="003E16A4"/>
    <w:rsid w:val="003E1755"/>
    <w:rsid w:val="003E17BA"/>
    <w:rsid w:val="003E5A36"/>
    <w:rsid w:val="003E6590"/>
    <w:rsid w:val="003E7F91"/>
    <w:rsid w:val="003F0D05"/>
    <w:rsid w:val="003F157A"/>
    <w:rsid w:val="003F569A"/>
    <w:rsid w:val="003F5AA4"/>
    <w:rsid w:val="00401781"/>
    <w:rsid w:val="00401D4D"/>
    <w:rsid w:val="0040205C"/>
    <w:rsid w:val="00402937"/>
    <w:rsid w:val="00405A82"/>
    <w:rsid w:val="00406683"/>
    <w:rsid w:val="004111ED"/>
    <w:rsid w:val="00412007"/>
    <w:rsid w:val="00413E49"/>
    <w:rsid w:val="00414DC9"/>
    <w:rsid w:val="00415CBF"/>
    <w:rsid w:val="00415E41"/>
    <w:rsid w:val="00416512"/>
    <w:rsid w:val="00416BC2"/>
    <w:rsid w:val="004175F5"/>
    <w:rsid w:val="004203F0"/>
    <w:rsid w:val="00421012"/>
    <w:rsid w:val="0042253D"/>
    <w:rsid w:val="00424648"/>
    <w:rsid w:val="0042527D"/>
    <w:rsid w:val="00426AB3"/>
    <w:rsid w:val="004274B7"/>
    <w:rsid w:val="00431395"/>
    <w:rsid w:val="00432BE6"/>
    <w:rsid w:val="00432FFC"/>
    <w:rsid w:val="00433281"/>
    <w:rsid w:val="0043553C"/>
    <w:rsid w:val="0043586C"/>
    <w:rsid w:val="0043688E"/>
    <w:rsid w:val="00437ED0"/>
    <w:rsid w:val="0044096A"/>
    <w:rsid w:val="00440B00"/>
    <w:rsid w:val="00441148"/>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4FB5"/>
    <w:rsid w:val="00486E2A"/>
    <w:rsid w:val="0048717F"/>
    <w:rsid w:val="004879BF"/>
    <w:rsid w:val="00491ED2"/>
    <w:rsid w:val="00495F38"/>
    <w:rsid w:val="00496C22"/>
    <w:rsid w:val="00497A3A"/>
    <w:rsid w:val="004A04F6"/>
    <w:rsid w:val="004A18C3"/>
    <w:rsid w:val="004A2055"/>
    <w:rsid w:val="004A5507"/>
    <w:rsid w:val="004A5E5F"/>
    <w:rsid w:val="004A7DAE"/>
    <w:rsid w:val="004A7E4D"/>
    <w:rsid w:val="004B1BCF"/>
    <w:rsid w:val="004C0141"/>
    <w:rsid w:val="004C0E7B"/>
    <w:rsid w:val="004C22C2"/>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1FA1"/>
    <w:rsid w:val="005036D9"/>
    <w:rsid w:val="00504099"/>
    <w:rsid w:val="0050472F"/>
    <w:rsid w:val="005061CC"/>
    <w:rsid w:val="00507476"/>
    <w:rsid w:val="00507C93"/>
    <w:rsid w:val="00507F3E"/>
    <w:rsid w:val="00510B4F"/>
    <w:rsid w:val="00510FBF"/>
    <w:rsid w:val="00513361"/>
    <w:rsid w:val="00513449"/>
    <w:rsid w:val="00513A7E"/>
    <w:rsid w:val="00515E43"/>
    <w:rsid w:val="005163F2"/>
    <w:rsid w:val="005166DF"/>
    <w:rsid w:val="005171DA"/>
    <w:rsid w:val="00522D6C"/>
    <w:rsid w:val="00523B00"/>
    <w:rsid w:val="00524C50"/>
    <w:rsid w:val="00527465"/>
    <w:rsid w:val="005279F1"/>
    <w:rsid w:val="00530B79"/>
    <w:rsid w:val="00531DC8"/>
    <w:rsid w:val="005372A3"/>
    <w:rsid w:val="005375F0"/>
    <w:rsid w:val="00540089"/>
    <w:rsid w:val="005413FE"/>
    <w:rsid w:val="005424AC"/>
    <w:rsid w:val="00542F0B"/>
    <w:rsid w:val="0054365B"/>
    <w:rsid w:val="00543F99"/>
    <w:rsid w:val="00543FE8"/>
    <w:rsid w:val="005448FE"/>
    <w:rsid w:val="00545E09"/>
    <w:rsid w:val="00551A94"/>
    <w:rsid w:val="005603F4"/>
    <w:rsid w:val="0056286F"/>
    <w:rsid w:val="0056591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676D"/>
    <w:rsid w:val="005B773C"/>
    <w:rsid w:val="005C137B"/>
    <w:rsid w:val="005C1C53"/>
    <w:rsid w:val="005C6E68"/>
    <w:rsid w:val="005D0298"/>
    <w:rsid w:val="005D2552"/>
    <w:rsid w:val="005D2CCE"/>
    <w:rsid w:val="005D4DF4"/>
    <w:rsid w:val="005D5B95"/>
    <w:rsid w:val="005D5B97"/>
    <w:rsid w:val="005D5CE5"/>
    <w:rsid w:val="005D6D19"/>
    <w:rsid w:val="005E0F6A"/>
    <w:rsid w:val="005E33CD"/>
    <w:rsid w:val="005E40C6"/>
    <w:rsid w:val="005E4220"/>
    <w:rsid w:val="005E4970"/>
    <w:rsid w:val="005E4BA5"/>
    <w:rsid w:val="005E6E39"/>
    <w:rsid w:val="005F1086"/>
    <w:rsid w:val="005F3FAD"/>
    <w:rsid w:val="005F410E"/>
    <w:rsid w:val="005F5C63"/>
    <w:rsid w:val="0060248E"/>
    <w:rsid w:val="006029C0"/>
    <w:rsid w:val="006045F2"/>
    <w:rsid w:val="00604E1E"/>
    <w:rsid w:val="006064ED"/>
    <w:rsid w:val="00606F7E"/>
    <w:rsid w:val="00610E7E"/>
    <w:rsid w:val="00611A7A"/>
    <w:rsid w:val="0061478E"/>
    <w:rsid w:val="00617DFF"/>
    <w:rsid w:val="00617E36"/>
    <w:rsid w:val="006209EF"/>
    <w:rsid w:val="00621DF4"/>
    <w:rsid w:val="00624F7C"/>
    <w:rsid w:val="00626BF7"/>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516"/>
    <w:rsid w:val="00650658"/>
    <w:rsid w:val="00650C18"/>
    <w:rsid w:val="00651FD5"/>
    <w:rsid w:val="00652185"/>
    <w:rsid w:val="006521AB"/>
    <w:rsid w:val="00652E95"/>
    <w:rsid w:val="006559DD"/>
    <w:rsid w:val="00655CEE"/>
    <w:rsid w:val="00656751"/>
    <w:rsid w:val="00657E64"/>
    <w:rsid w:val="006619B2"/>
    <w:rsid w:val="00670D2F"/>
    <w:rsid w:val="00672D0D"/>
    <w:rsid w:val="00673C75"/>
    <w:rsid w:val="00673E83"/>
    <w:rsid w:val="00674005"/>
    <w:rsid w:val="006754DF"/>
    <w:rsid w:val="00675648"/>
    <w:rsid w:val="0067785F"/>
    <w:rsid w:val="006808A7"/>
    <w:rsid w:val="00680CF9"/>
    <w:rsid w:val="00681747"/>
    <w:rsid w:val="00681BCD"/>
    <w:rsid w:val="0068203A"/>
    <w:rsid w:val="0068258B"/>
    <w:rsid w:val="0068411B"/>
    <w:rsid w:val="006844F1"/>
    <w:rsid w:val="00684C85"/>
    <w:rsid w:val="0069087E"/>
    <w:rsid w:val="00690C3D"/>
    <w:rsid w:val="00695378"/>
    <w:rsid w:val="00695488"/>
    <w:rsid w:val="0069710C"/>
    <w:rsid w:val="0069784E"/>
    <w:rsid w:val="006A003D"/>
    <w:rsid w:val="006A1F12"/>
    <w:rsid w:val="006A54E8"/>
    <w:rsid w:val="006A6D5E"/>
    <w:rsid w:val="006A7DD0"/>
    <w:rsid w:val="006B03E3"/>
    <w:rsid w:val="006B052C"/>
    <w:rsid w:val="006B39A1"/>
    <w:rsid w:val="006B3AC6"/>
    <w:rsid w:val="006B5B2B"/>
    <w:rsid w:val="006C01C8"/>
    <w:rsid w:val="006C3FF2"/>
    <w:rsid w:val="006C4C24"/>
    <w:rsid w:val="006C6173"/>
    <w:rsid w:val="006C769C"/>
    <w:rsid w:val="006D377E"/>
    <w:rsid w:val="006D55AA"/>
    <w:rsid w:val="006D6AC1"/>
    <w:rsid w:val="006D719B"/>
    <w:rsid w:val="006D73F0"/>
    <w:rsid w:val="006E5E12"/>
    <w:rsid w:val="006E671E"/>
    <w:rsid w:val="006E7B21"/>
    <w:rsid w:val="006E7F3A"/>
    <w:rsid w:val="006F111F"/>
    <w:rsid w:val="006F1EE4"/>
    <w:rsid w:val="006F2329"/>
    <w:rsid w:val="006F2ACD"/>
    <w:rsid w:val="006F54EF"/>
    <w:rsid w:val="00700408"/>
    <w:rsid w:val="00700482"/>
    <w:rsid w:val="007004CC"/>
    <w:rsid w:val="0070194D"/>
    <w:rsid w:val="00702848"/>
    <w:rsid w:val="00702EC2"/>
    <w:rsid w:val="00704C86"/>
    <w:rsid w:val="007071CD"/>
    <w:rsid w:val="007078B0"/>
    <w:rsid w:val="00707C33"/>
    <w:rsid w:val="0071071E"/>
    <w:rsid w:val="007138DA"/>
    <w:rsid w:val="00715186"/>
    <w:rsid w:val="00720E32"/>
    <w:rsid w:val="00722E9C"/>
    <w:rsid w:val="0073072D"/>
    <w:rsid w:val="0073219F"/>
    <w:rsid w:val="00732681"/>
    <w:rsid w:val="00733354"/>
    <w:rsid w:val="00733724"/>
    <w:rsid w:val="00734129"/>
    <w:rsid w:val="007347EF"/>
    <w:rsid w:val="007353E7"/>
    <w:rsid w:val="0073628E"/>
    <w:rsid w:val="00736C68"/>
    <w:rsid w:val="0074008D"/>
    <w:rsid w:val="00740F77"/>
    <w:rsid w:val="00742E4D"/>
    <w:rsid w:val="007433DB"/>
    <w:rsid w:val="00745739"/>
    <w:rsid w:val="00746B77"/>
    <w:rsid w:val="00746E7F"/>
    <w:rsid w:val="00747A08"/>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175"/>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23C6"/>
    <w:rsid w:val="007A315C"/>
    <w:rsid w:val="007A4792"/>
    <w:rsid w:val="007A60C8"/>
    <w:rsid w:val="007A7721"/>
    <w:rsid w:val="007B3482"/>
    <w:rsid w:val="007B5B87"/>
    <w:rsid w:val="007B6B21"/>
    <w:rsid w:val="007B7B05"/>
    <w:rsid w:val="007C49F8"/>
    <w:rsid w:val="007C4BEF"/>
    <w:rsid w:val="007C5519"/>
    <w:rsid w:val="007C5528"/>
    <w:rsid w:val="007C615B"/>
    <w:rsid w:val="007C69FE"/>
    <w:rsid w:val="007D01E7"/>
    <w:rsid w:val="007D03CF"/>
    <w:rsid w:val="007D0BE0"/>
    <w:rsid w:val="007D2867"/>
    <w:rsid w:val="007D4D67"/>
    <w:rsid w:val="007D6F81"/>
    <w:rsid w:val="007E2C10"/>
    <w:rsid w:val="007E59BE"/>
    <w:rsid w:val="007E67EB"/>
    <w:rsid w:val="007E7F7B"/>
    <w:rsid w:val="007F03F0"/>
    <w:rsid w:val="007F062E"/>
    <w:rsid w:val="007F0841"/>
    <w:rsid w:val="007F17CE"/>
    <w:rsid w:val="007F26AE"/>
    <w:rsid w:val="007F63DD"/>
    <w:rsid w:val="007F6680"/>
    <w:rsid w:val="007F7DE0"/>
    <w:rsid w:val="008009B1"/>
    <w:rsid w:val="00800C11"/>
    <w:rsid w:val="008023AC"/>
    <w:rsid w:val="008037F7"/>
    <w:rsid w:val="0080448F"/>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38EF"/>
    <w:rsid w:val="008341E8"/>
    <w:rsid w:val="00835A3D"/>
    <w:rsid w:val="0084053A"/>
    <w:rsid w:val="0084272F"/>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05F3"/>
    <w:rsid w:val="00861954"/>
    <w:rsid w:val="00861F10"/>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869"/>
    <w:rsid w:val="008A4A86"/>
    <w:rsid w:val="008A53EB"/>
    <w:rsid w:val="008A6B29"/>
    <w:rsid w:val="008B01F3"/>
    <w:rsid w:val="008B0EF5"/>
    <w:rsid w:val="008B1551"/>
    <w:rsid w:val="008B1DC6"/>
    <w:rsid w:val="008B2187"/>
    <w:rsid w:val="008B246E"/>
    <w:rsid w:val="008B42C0"/>
    <w:rsid w:val="008B472E"/>
    <w:rsid w:val="008B4986"/>
    <w:rsid w:val="008B4BF7"/>
    <w:rsid w:val="008B5A54"/>
    <w:rsid w:val="008B64C1"/>
    <w:rsid w:val="008B7091"/>
    <w:rsid w:val="008B7992"/>
    <w:rsid w:val="008B7A31"/>
    <w:rsid w:val="008B7B0C"/>
    <w:rsid w:val="008C1955"/>
    <w:rsid w:val="008C388F"/>
    <w:rsid w:val="008C3A1A"/>
    <w:rsid w:val="008C4F74"/>
    <w:rsid w:val="008C6C76"/>
    <w:rsid w:val="008D1584"/>
    <w:rsid w:val="008D1DC9"/>
    <w:rsid w:val="008D2309"/>
    <w:rsid w:val="008D422E"/>
    <w:rsid w:val="008D60B2"/>
    <w:rsid w:val="008D6449"/>
    <w:rsid w:val="008D755A"/>
    <w:rsid w:val="008E070D"/>
    <w:rsid w:val="008E0A02"/>
    <w:rsid w:val="008E24DF"/>
    <w:rsid w:val="008E39D7"/>
    <w:rsid w:val="008E4068"/>
    <w:rsid w:val="008E5B1A"/>
    <w:rsid w:val="008E711C"/>
    <w:rsid w:val="008F08D6"/>
    <w:rsid w:val="008F254A"/>
    <w:rsid w:val="008F3406"/>
    <w:rsid w:val="008F3D1C"/>
    <w:rsid w:val="008F4539"/>
    <w:rsid w:val="008F4593"/>
    <w:rsid w:val="008F4E9C"/>
    <w:rsid w:val="008F5521"/>
    <w:rsid w:val="00901AA6"/>
    <w:rsid w:val="009021BE"/>
    <w:rsid w:val="00902321"/>
    <w:rsid w:val="009024EB"/>
    <w:rsid w:val="00904777"/>
    <w:rsid w:val="00906350"/>
    <w:rsid w:val="00906BF5"/>
    <w:rsid w:val="00911F72"/>
    <w:rsid w:val="009146E4"/>
    <w:rsid w:val="009248F6"/>
    <w:rsid w:val="00924939"/>
    <w:rsid w:val="00926101"/>
    <w:rsid w:val="00932216"/>
    <w:rsid w:val="009328CD"/>
    <w:rsid w:val="00934665"/>
    <w:rsid w:val="00934F22"/>
    <w:rsid w:val="00935765"/>
    <w:rsid w:val="00935ECA"/>
    <w:rsid w:val="009367C4"/>
    <w:rsid w:val="009367D1"/>
    <w:rsid w:val="009412CB"/>
    <w:rsid w:val="009459BF"/>
    <w:rsid w:val="00946727"/>
    <w:rsid w:val="0095264C"/>
    <w:rsid w:val="009546FC"/>
    <w:rsid w:val="009547B5"/>
    <w:rsid w:val="00954EEB"/>
    <w:rsid w:val="00965167"/>
    <w:rsid w:val="009725C6"/>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49CB"/>
    <w:rsid w:val="009A7B37"/>
    <w:rsid w:val="009B3BBD"/>
    <w:rsid w:val="009B560C"/>
    <w:rsid w:val="009B64F8"/>
    <w:rsid w:val="009C163F"/>
    <w:rsid w:val="009C2685"/>
    <w:rsid w:val="009C2925"/>
    <w:rsid w:val="009C2973"/>
    <w:rsid w:val="009C2E04"/>
    <w:rsid w:val="009C2E9A"/>
    <w:rsid w:val="009C2FC1"/>
    <w:rsid w:val="009C3567"/>
    <w:rsid w:val="009C372C"/>
    <w:rsid w:val="009C4735"/>
    <w:rsid w:val="009C64B2"/>
    <w:rsid w:val="009C6C9E"/>
    <w:rsid w:val="009D3533"/>
    <w:rsid w:val="009D45F3"/>
    <w:rsid w:val="009D587E"/>
    <w:rsid w:val="009D64DE"/>
    <w:rsid w:val="009D650C"/>
    <w:rsid w:val="009E106A"/>
    <w:rsid w:val="009E28CA"/>
    <w:rsid w:val="009E36A6"/>
    <w:rsid w:val="009E50F8"/>
    <w:rsid w:val="009E67D9"/>
    <w:rsid w:val="009E76CF"/>
    <w:rsid w:val="009F09E7"/>
    <w:rsid w:val="009F0ABE"/>
    <w:rsid w:val="009F2573"/>
    <w:rsid w:val="009F2680"/>
    <w:rsid w:val="009F2754"/>
    <w:rsid w:val="009F41B1"/>
    <w:rsid w:val="009F4AF5"/>
    <w:rsid w:val="009F6B2F"/>
    <w:rsid w:val="00A00D3D"/>
    <w:rsid w:val="00A00FE7"/>
    <w:rsid w:val="00A02014"/>
    <w:rsid w:val="00A0310B"/>
    <w:rsid w:val="00A0337C"/>
    <w:rsid w:val="00A0347F"/>
    <w:rsid w:val="00A052E8"/>
    <w:rsid w:val="00A0556F"/>
    <w:rsid w:val="00A05D5D"/>
    <w:rsid w:val="00A07C65"/>
    <w:rsid w:val="00A1060B"/>
    <w:rsid w:val="00A10684"/>
    <w:rsid w:val="00A1185A"/>
    <w:rsid w:val="00A12606"/>
    <w:rsid w:val="00A1351F"/>
    <w:rsid w:val="00A13A17"/>
    <w:rsid w:val="00A14461"/>
    <w:rsid w:val="00A14FB0"/>
    <w:rsid w:val="00A16A53"/>
    <w:rsid w:val="00A173A4"/>
    <w:rsid w:val="00A17543"/>
    <w:rsid w:val="00A1785C"/>
    <w:rsid w:val="00A203EF"/>
    <w:rsid w:val="00A22FE0"/>
    <w:rsid w:val="00A23124"/>
    <w:rsid w:val="00A25212"/>
    <w:rsid w:val="00A3015F"/>
    <w:rsid w:val="00A3190F"/>
    <w:rsid w:val="00A34A4C"/>
    <w:rsid w:val="00A35280"/>
    <w:rsid w:val="00A356DD"/>
    <w:rsid w:val="00A37EDC"/>
    <w:rsid w:val="00A401F2"/>
    <w:rsid w:val="00A41036"/>
    <w:rsid w:val="00A41623"/>
    <w:rsid w:val="00A41BE8"/>
    <w:rsid w:val="00A42248"/>
    <w:rsid w:val="00A43288"/>
    <w:rsid w:val="00A44A07"/>
    <w:rsid w:val="00A458A9"/>
    <w:rsid w:val="00A4612F"/>
    <w:rsid w:val="00A46E70"/>
    <w:rsid w:val="00A471F0"/>
    <w:rsid w:val="00A47566"/>
    <w:rsid w:val="00A50A73"/>
    <w:rsid w:val="00A55052"/>
    <w:rsid w:val="00A568F4"/>
    <w:rsid w:val="00A56B9D"/>
    <w:rsid w:val="00A62891"/>
    <w:rsid w:val="00A63650"/>
    <w:rsid w:val="00A6445A"/>
    <w:rsid w:val="00A65B96"/>
    <w:rsid w:val="00A672E5"/>
    <w:rsid w:val="00A67C10"/>
    <w:rsid w:val="00A70CD0"/>
    <w:rsid w:val="00A710EA"/>
    <w:rsid w:val="00A7382E"/>
    <w:rsid w:val="00A75711"/>
    <w:rsid w:val="00A7757F"/>
    <w:rsid w:val="00A779F2"/>
    <w:rsid w:val="00A80B68"/>
    <w:rsid w:val="00A8510C"/>
    <w:rsid w:val="00A90399"/>
    <w:rsid w:val="00A9072E"/>
    <w:rsid w:val="00A937B2"/>
    <w:rsid w:val="00A9470D"/>
    <w:rsid w:val="00A94DEF"/>
    <w:rsid w:val="00A96A3A"/>
    <w:rsid w:val="00AA08C5"/>
    <w:rsid w:val="00AA18A0"/>
    <w:rsid w:val="00AA18BE"/>
    <w:rsid w:val="00AA21C4"/>
    <w:rsid w:val="00AA535D"/>
    <w:rsid w:val="00AA6130"/>
    <w:rsid w:val="00AA7108"/>
    <w:rsid w:val="00AB10FC"/>
    <w:rsid w:val="00AB2B38"/>
    <w:rsid w:val="00AB3F81"/>
    <w:rsid w:val="00AB423B"/>
    <w:rsid w:val="00AB4325"/>
    <w:rsid w:val="00AB51A6"/>
    <w:rsid w:val="00AC23CF"/>
    <w:rsid w:val="00AC2E40"/>
    <w:rsid w:val="00AC3B61"/>
    <w:rsid w:val="00AC496E"/>
    <w:rsid w:val="00AC5088"/>
    <w:rsid w:val="00AD16D5"/>
    <w:rsid w:val="00AD3B07"/>
    <w:rsid w:val="00AD7448"/>
    <w:rsid w:val="00AD7649"/>
    <w:rsid w:val="00AE0777"/>
    <w:rsid w:val="00AE357E"/>
    <w:rsid w:val="00AE3B9C"/>
    <w:rsid w:val="00AE504B"/>
    <w:rsid w:val="00AE53C0"/>
    <w:rsid w:val="00AE59F3"/>
    <w:rsid w:val="00AE70BC"/>
    <w:rsid w:val="00AE70CD"/>
    <w:rsid w:val="00AE77BC"/>
    <w:rsid w:val="00AF0657"/>
    <w:rsid w:val="00AF6A26"/>
    <w:rsid w:val="00AF7E7A"/>
    <w:rsid w:val="00B00563"/>
    <w:rsid w:val="00B00590"/>
    <w:rsid w:val="00B020FC"/>
    <w:rsid w:val="00B04DBC"/>
    <w:rsid w:val="00B0615B"/>
    <w:rsid w:val="00B103E0"/>
    <w:rsid w:val="00B109F3"/>
    <w:rsid w:val="00B11874"/>
    <w:rsid w:val="00B123AA"/>
    <w:rsid w:val="00B12ECA"/>
    <w:rsid w:val="00B12EEC"/>
    <w:rsid w:val="00B14110"/>
    <w:rsid w:val="00B14995"/>
    <w:rsid w:val="00B16B13"/>
    <w:rsid w:val="00B17686"/>
    <w:rsid w:val="00B21787"/>
    <w:rsid w:val="00B2217A"/>
    <w:rsid w:val="00B228FF"/>
    <w:rsid w:val="00B251E5"/>
    <w:rsid w:val="00B258C5"/>
    <w:rsid w:val="00B26FBA"/>
    <w:rsid w:val="00B27556"/>
    <w:rsid w:val="00B27AED"/>
    <w:rsid w:val="00B30B68"/>
    <w:rsid w:val="00B31486"/>
    <w:rsid w:val="00B3199C"/>
    <w:rsid w:val="00B33059"/>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8DE"/>
    <w:rsid w:val="00B53CD6"/>
    <w:rsid w:val="00B61014"/>
    <w:rsid w:val="00B62995"/>
    <w:rsid w:val="00B62A72"/>
    <w:rsid w:val="00B63214"/>
    <w:rsid w:val="00B66D7C"/>
    <w:rsid w:val="00B6764B"/>
    <w:rsid w:val="00B676F5"/>
    <w:rsid w:val="00B7146B"/>
    <w:rsid w:val="00B770B7"/>
    <w:rsid w:val="00B820B6"/>
    <w:rsid w:val="00B8253A"/>
    <w:rsid w:val="00B8418B"/>
    <w:rsid w:val="00B9320B"/>
    <w:rsid w:val="00B933BD"/>
    <w:rsid w:val="00B94FA7"/>
    <w:rsid w:val="00B95BD4"/>
    <w:rsid w:val="00B95F74"/>
    <w:rsid w:val="00BA190F"/>
    <w:rsid w:val="00BA1D9C"/>
    <w:rsid w:val="00BA23FE"/>
    <w:rsid w:val="00BA27D0"/>
    <w:rsid w:val="00BA319C"/>
    <w:rsid w:val="00BA4AE5"/>
    <w:rsid w:val="00BA576A"/>
    <w:rsid w:val="00BA5AB0"/>
    <w:rsid w:val="00BA6B31"/>
    <w:rsid w:val="00BA7E64"/>
    <w:rsid w:val="00BB5207"/>
    <w:rsid w:val="00BB5C2A"/>
    <w:rsid w:val="00BB6F37"/>
    <w:rsid w:val="00BB76F4"/>
    <w:rsid w:val="00BC33BD"/>
    <w:rsid w:val="00BC51DB"/>
    <w:rsid w:val="00BC55A0"/>
    <w:rsid w:val="00BC7F45"/>
    <w:rsid w:val="00BD2C19"/>
    <w:rsid w:val="00BD7744"/>
    <w:rsid w:val="00BD78E8"/>
    <w:rsid w:val="00BD7B2A"/>
    <w:rsid w:val="00BE13EB"/>
    <w:rsid w:val="00BE1D5C"/>
    <w:rsid w:val="00BE2485"/>
    <w:rsid w:val="00BE718C"/>
    <w:rsid w:val="00BF1341"/>
    <w:rsid w:val="00BF1958"/>
    <w:rsid w:val="00BF2A41"/>
    <w:rsid w:val="00BF2C82"/>
    <w:rsid w:val="00BF4178"/>
    <w:rsid w:val="00BF4FFB"/>
    <w:rsid w:val="00BF6A2E"/>
    <w:rsid w:val="00BF7C66"/>
    <w:rsid w:val="00C00719"/>
    <w:rsid w:val="00C007EE"/>
    <w:rsid w:val="00C009EA"/>
    <w:rsid w:val="00C00D3F"/>
    <w:rsid w:val="00C0171C"/>
    <w:rsid w:val="00C01850"/>
    <w:rsid w:val="00C02200"/>
    <w:rsid w:val="00C034E3"/>
    <w:rsid w:val="00C1314B"/>
    <w:rsid w:val="00C13B9B"/>
    <w:rsid w:val="00C15E87"/>
    <w:rsid w:val="00C17A19"/>
    <w:rsid w:val="00C17E97"/>
    <w:rsid w:val="00C20DC4"/>
    <w:rsid w:val="00C2184E"/>
    <w:rsid w:val="00C246C0"/>
    <w:rsid w:val="00C256F3"/>
    <w:rsid w:val="00C2740E"/>
    <w:rsid w:val="00C330C2"/>
    <w:rsid w:val="00C33812"/>
    <w:rsid w:val="00C343CA"/>
    <w:rsid w:val="00C3605D"/>
    <w:rsid w:val="00C44305"/>
    <w:rsid w:val="00C446E1"/>
    <w:rsid w:val="00C447A2"/>
    <w:rsid w:val="00C44904"/>
    <w:rsid w:val="00C45032"/>
    <w:rsid w:val="00C45EEC"/>
    <w:rsid w:val="00C47395"/>
    <w:rsid w:val="00C50276"/>
    <w:rsid w:val="00C5081E"/>
    <w:rsid w:val="00C560A2"/>
    <w:rsid w:val="00C57DC7"/>
    <w:rsid w:val="00C60169"/>
    <w:rsid w:val="00C61E47"/>
    <w:rsid w:val="00C6419D"/>
    <w:rsid w:val="00C648D4"/>
    <w:rsid w:val="00C65F2A"/>
    <w:rsid w:val="00C66BD7"/>
    <w:rsid w:val="00C6749A"/>
    <w:rsid w:val="00C6749B"/>
    <w:rsid w:val="00C67B89"/>
    <w:rsid w:val="00C67C22"/>
    <w:rsid w:val="00C70FFE"/>
    <w:rsid w:val="00C71FFD"/>
    <w:rsid w:val="00C74871"/>
    <w:rsid w:val="00C800D0"/>
    <w:rsid w:val="00C80D4B"/>
    <w:rsid w:val="00C8182D"/>
    <w:rsid w:val="00C822F3"/>
    <w:rsid w:val="00C859E9"/>
    <w:rsid w:val="00C9272B"/>
    <w:rsid w:val="00C95407"/>
    <w:rsid w:val="00C9582A"/>
    <w:rsid w:val="00C97318"/>
    <w:rsid w:val="00C9768E"/>
    <w:rsid w:val="00CA3AC5"/>
    <w:rsid w:val="00CA59AF"/>
    <w:rsid w:val="00CB122C"/>
    <w:rsid w:val="00CB339F"/>
    <w:rsid w:val="00CC07DC"/>
    <w:rsid w:val="00CC0988"/>
    <w:rsid w:val="00CC36B5"/>
    <w:rsid w:val="00CD10AF"/>
    <w:rsid w:val="00CD1A35"/>
    <w:rsid w:val="00CD22DC"/>
    <w:rsid w:val="00CD3651"/>
    <w:rsid w:val="00CD3A99"/>
    <w:rsid w:val="00CD43E1"/>
    <w:rsid w:val="00CD4906"/>
    <w:rsid w:val="00CD524C"/>
    <w:rsid w:val="00CD5521"/>
    <w:rsid w:val="00CD6CE1"/>
    <w:rsid w:val="00CD7325"/>
    <w:rsid w:val="00CE0562"/>
    <w:rsid w:val="00CE173B"/>
    <w:rsid w:val="00CE2547"/>
    <w:rsid w:val="00CE526C"/>
    <w:rsid w:val="00CE5B49"/>
    <w:rsid w:val="00CE7808"/>
    <w:rsid w:val="00CE7929"/>
    <w:rsid w:val="00CF02AC"/>
    <w:rsid w:val="00CF0A2E"/>
    <w:rsid w:val="00CF12E6"/>
    <w:rsid w:val="00CF2507"/>
    <w:rsid w:val="00CF2518"/>
    <w:rsid w:val="00CF3B73"/>
    <w:rsid w:val="00CF56DA"/>
    <w:rsid w:val="00CF6174"/>
    <w:rsid w:val="00CF6FB4"/>
    <w:rsid w:val="00CF72C7"/>
    <w:rsid w:val="00CF75B4"/>
    <w:rsid w:val="00D0034E"/>
    <w:rsid w:val="00D00A6C"/>
    <w:rsid w:val="00D01493"/>
    <w:rsid w:val="00D01D0C"/>
    <w:rsid w:val="00D04723"/>
    <w:rsid w:val="00D04A87"/>
    <w:rsid w:val="00D04AF0"/>
    <w:rsid w:val="00D050CC"/>
    <w:rsid w:val="00D05564"/>
    <w:rsid w:val="00D06F70"/>
    <w:rsid w:val="00D0700F"/>
    <w:rsid w:val="00D10719"/>
    <w:rsid w:val="00D12552"/>
    <w:rsid w:val="00D14AF0"/>
    <w:rsid w:val="00D16D48"/>
    <w:rsid w:val="00D1762E"/>
    <w:rsid w:val="00D20646"/>
    <w:rsid w:val="00D24007"/>
    <w:rsid w:val="00D27756"/>
    <w:rsid w:val="00D27BC3"/>
    <w:rsid w:val="00D27E3C"/>
    <w:rsid w:val="00D30B51"/>
    <w:rsid w:val="00D318C0"/>
    <w:rsid w:val="00D3219D"/>
    <w:rsid w:val="00D3223F"/>
    <w:rsid w:val="00D331B1"/>
    <w:rsid w:val="00D33949"/>
    <w:rsid w:val="00D33E64"/>
    <w:rsid w:val="00D35608"/>
    <w:rsid w:val="00D35A1F"/>
    <w:rsid w:val="00D404D2"/>
    <w:rsid w:val="00D41C9A"/>
    <w:rsid w:val="00D41FCD"/>
    <w:rsid w:val="00D4373F"/>
    <w:rsid w:val="00D43BE2"/>
    <w:rsid w:val="00D44162"/>
    <w:rsid w:val="00D458B7"/>
    <w:rsid w:val="00D470D6"/>
    <w:rsid w:val="00D50D28"/>
    <w:rsid w:val="00D518D8"/>
    <w:rsid w:val="00D5712A"/>
    <w:rsid w:val="00D632F9"/>
    <w:rsid w:val="00D63684"/>
    <w:rsid w:val="00D64537"/>
    <w:rsid w:val="00D6680F"/>
    <w:rsid w:val="00D70F03"/>
    <w:rsid w:val="00D71D82"/>
    <w:rsid w:val="00D73AA6"/>
    <w:rsid w:val="00D77BFA"/>
    <w:rsid w:val="00D806CC"/>
    <w:rsid w:val="00D81309"/>
    <w:rsid w:val="00D81A7B"/>
    <w:rsid w:val="00D82B9F"/>
    <w:rsid w:val="00D87A01"/>
    <w:rsid w:val="00D91F8B"/>
    <w:rsid w:val="00D9216E"/>
    <w:rsid w:val="00D93B12"/>
    <w:rsid w:val="00D96958"/>
    <w:rsid w:val="00D970E9"/>
    <w:rsid w:val="00D97666"/>
    <w:rsid w:val="00DA0CE3"/>
    <w:rsid w:val="00DA196D"/>
    <w:rsid w:val="00DA2A5D"/>
    <w:rsid w:val="00DA2FDF"/>
    <w:rsid w:val="00DA41F8"/>
    <w:rsid w:val="00DA45AF"/>
    <w:rsid w:val="00DA5B06"/>
    <w:rsid w:val="00DA608A"/>
    <w:rsid w:val="00DA711E"/>
    <w:rsid w:val="00DA7E9A"/>
    <w:rsid w:val="00DB1F99"/>
    <w:rsid w:val="00DB2D3A"/>
    <w:rsid w:val="00DB4939"/>
    <w:rsid w:val="00DB594D"/>
    <w:rsid w:val="00DC00B9"/>
    <w:rsid w:val="00DC2FB9"/>
    <w:rsid w:val="00DC32F6"/>
    <w:rsid w:val="00DC49C0"/>
    <w:rsid w:val="00DD26B8"/>
    <w:rsid w:val="00DD288D"/>
    <w:rsid w:val="00DD326E"/>
    <w:rsid w:val="00DD3C2B"/>
    <w:rsid w:val="00DD569C"/>
    <w:rsid w:val="00DD5974"/>
    <w:rsid w:val="00DD6CCE"/>
    <w:rsid w:val="00DD7912"/>
    <w:rsid w:val="00DE0FD0"/>
    <w:rsid w:val="00DE1068"/>
    <w:rsid w:val="00DE2E15"/>
    <w:rsid w:val="00DE367C"/>
    <w:rsid w:val="00DE3D18"/>
    <w:rsid w:val="00DE425D"/>
    <w:rsid w:val="00DE441D"/>
    <w:rsid w:val="00DE657E"/>
    <w:rsid w:val="00DE7A41"/>
    <w:rsid w:val="00DF2103"/>
    <w:rsid w:val="00DF2985"/>
    <w:rsid w:val="00DF2D0D"/>
    <w:rsid w:val="00DF50C1"/>
    <w:rsid w:val="00DF516F"/>
    <w:rsid w:val="00DF5883"/>
    <w:rsid w:val="00DF5C09"/>
    <w:rsid w:val="00DF6CF9"/>
    <w:rsid w:val="00DF78ED"/>
    <w:rsid w:val="00E00E31"/>
    <w:rsid w:val="00E01612"/>
    <w:rsid w:val="00E01A7D"/>
    <w:rsid w:val="00E01CFE"/>
    <w:rsid w:val="00E026FC"/>
    <w:rsid w:val="00E041CF"/>
    <w:rsid w:val="00E105E6"/>
    <w:rsid w:val="00E11331"/>
    <w:rsid w:val="00E12ECA"/>
    <w:rsid w:val="00E13215"/>
    <w:rsid w:val="00E13DE0"/>
    <w:rsid w:val="00E1402F"/>
    <w:rsid w:val="00E1534F"/>
    <w:rsid w:val="00E15963"/>
    <w:rsid w:val="00E205D6"/>
    <w:rsid w:val="00E20E2E"/>
    <w:rsid w:val="00E21C96"/>
    <w:rsid w:val="00E21DD0"/>
    <w:rsid w:val="00E231D7"/>
    <w:rsid w:val="00E25BD7"/>
    <w:rsid w:val="00E25DC2"/>
    <w:rsid w:val="00E30DA0"/>
    <w:rsid w:val="00E32A61"/>
    <w:rsid w:val="00E3407C"/>
    <w:rsid w:val="00E341D3"/>
    <w:rsid w:val="00E34798"/>
    <w:rsid w:val="00E35D7C"/>
    <w:rsid w:val="00E37232"/>
    <w:rsid w:val="00E4205B"/>
    <w:rsid w:val="00E426FD"/>
    <w:rsid w:val="00E42D7C"/>
    <w:rsid w:val="00E44A26"/>
    <w:rsid w:val="00E46A13"/>
    <w:rsid w:val="00E471CF"/>
    <w:rsid w:val="00E50724"/>
    <w:rsid w:val="00E50D76"/>
    <w:rsid w:val="00E52A0E"/>
    <w:rsid w:val="00E535AA"/>
    <w:rsid w:val="00E54155"/>
    <w:rsid w:val="00E54192"/>
    <w:rsid w:val="00E60632"/>
    <w:rsid w:val="00E62168"/>
    <w:rsid w:val="00E621D8"/>
    <w:rsid w:val="00E62D87"/>
    <w:rsid w:val="00E62F4E"/>
    <w:rsid w:val="00E64D6C"/>
    <w:rsid w:val="00E6505F"/>
    <w:rsid w:val="00E66A9E"/>
    <w:rsid w:val="00E70397"/>
    <w:rsid w:val="00E70658"/>
    <w:rsid w:val="00E70882"/>
    <w:rsid w:val="00E71F84"/>
    <w:rsid w:val="00E72E0A"/>
    <w:rsid w:val="00E74EC0"/>
    <w:rsid w:val="00E80BF4"/>
    <w:rsid w:val="00E81614"/>
    <w:rsid w:val="00E82FCF"/>
    <w:rsid w:val="00E86FD1"/>
    <w:rsid w:val="00E8704C"/>
    <w:rsid w:val="00E87427"/>
    <w:rsid w:val="00E915AD"/>
    <w:rsid w:val="00E94FC1"/>
    <w:rsid w:val="00E95D3E"/>
    <w:rsid w:val="00E966AA"/>
    <w:rsid w:val="00E97193"/>
    <w:rsid w:val="00E97666"/>
    <w:rsid w:val="00EA0FA3"/>
    <w:rsid w:val="00EA1FD5"/>
    <w:rsid w:val="00EA3198"/>
    <w:rsid w:val="00EA3CAB"/>
    <w:rsid w:val="00EA4029"/>
    <w:rsid w:val="00EA488D"/>
    <w:rsid w:val="00EA50E7"/>
    <w:rsid w:val="00EA6BB5"/>
    <w:rsid w:val="00EA73D1"/>
    <w:rsid w:val="00EA7BCE"/>
    <w:rsid w:val="00EB059B"/>
    <w:rsid w:val="00EB296B"/>
    <w:rsid w:val="00EB3249"/>
    <w:rsid w:val="00EB32C6"/>
    <w:rsid w:val="00EB7A36"/>
    <w:rsid w:val="00EB7E1F"/>
    <w:rsid w:val="00EC0310"/>
    <w:rsid w:val="00EC332D"/>
    <w:rsid w:val="00EC59A6"/>
    <w:rsid w:val="00EC5AC4"/>
    <w:rsid w:val="00EC644A"/>
    <w:rsid w:val="00EC73A8"/>
    <w:rsid w:val="00ED1DE6"/>
    <w:rsid w:val="00ED2525"/>
    <w:rsid w:val="00ED4EA5"/>
    <w:rsid w:val="00ED5267"/>
    <w:rsid w:val="00EE0227"/>
    <w:rsid w:val="00EE36E7"/>
    <w:rsid w:val="00EE3AFB"/>
    <w:rsid w:val="00EE4494"/>
    <w:rsid w:val="00EE5F46"/>
    <w:rsid w:val="00EE73F2"/>
    <w:rsid w:val="00EF110E"/>
    <w:rsid w:val="00EF48A6"/>
    <w:rsid w:val="00EF5FC1"/>
    <w:rsid w:val="00EF6424"/>
    <w:rsid w:val="00F011FC"/>
    <w:rsid w:val="00F0123D"/>
    <w:rsid w:val="00F0235F"/>
    <w:rsid w:val="00F02ED9"/>
    <w:rsid w:val="00F05019"/>
    <w:rsid w:val="00F071D4"/>
    <w:rsid w:val="00F13D40"/>
    <w:rsid w:val="00F1490F"/>
    <w:rsid w:val="00F16431"/>
    <w:rsid w:val="00F20F81"/>
    <w:rsid w:val="00F21FA6"/>
    <w:rsid w:val="00F22884"/>
    <w:rsid w:val="00F23489"/>
    <w:rsid w:val="00F242E5"/>
    <w:rsid w:val="00F24B15"/>
    <w:rsid w:val="00F25A29"/>
    <w:rsid w:val="00F25F3B"/>
    <w:rsid w:val="00F27D5A"/>
    <w:rsid w:val="00F3223D"/>
    <w:rsid w:val="00F41497"/>
    <w:rsid w:val="00F42894"/>
    <w:rsid w:val="00F42A3E"/>
    <w:rsid w:val="00F442B6"/>
    <w:rsid w:val="00F46BB7"/>
    <w:rsid w:val="00F4750B"/>
    <w:rsid w:val="00F47ED7"/>
    <w:rsid w:val="00F526FC"/>
    <w:rsid w:val="00F5322E"/>
    <w:rsid w:val="00F5432E"/>
    <w:rsid w:val="00F54A29"/>
    <w:rsid w:val="00F56BE1"/>
    <w:rsid w:val="00F57C63"/>
    <w:rsid w:val="00F6046E"/>
    <w:rsid w:val="00F60CB2"/>
    <w:rsid w:val="00F60EBC"/>
    <w:rsid w:val="00F613F1"/>
    <w:rsid w:val="00F62A42"/>
    <w:rsid w:val="00F62F6E"/>
    <w:rsid w:val="00F658C5"/>
    <w:rsid w:val="00F66B1D"/>
    <w:rsid w:val="00F67178"/>
    <w:rsid w:val="00F701C7"/>
    <w:rsid w:val="00F74DDF"/>
    <w:rsid w:val="00F8013C"/>
    <w:rsid w:val="00F8032B"/>
    <w:rsid w:val="00F813AA"/>
    <w:rsid w:val="00F82890"/>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1957"/>
    <w:rsid w:val="00FB2691"/>
    <w:rsid w:val="00FB4793"/>
    <w:rsid w:val="00FB508F"/>
    <w:rsid w:val="00FB5641"/>
    <w:rsid w:val="00FB57BC"/>
    <w:rsid w:val="00FB5E7B"/>
    <w:rsid w:val="00FB7664"/>
    <w:rsid w:val="00FB7A26"/>
    <w:rsid w:val="00FB7B77"/>
    <w:rsid w:val="00FC044E"/>
    <w:rsid w:val="00FC2886"/>
    <w:rsid w:val="00FC30B1"/>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 w:val="00FF63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B464F3"/>
    <w:pPr>
      <w:keepLines/>
      <w:spacing w:after="120"/>
      <w:ind w:left="0" w:firstLine="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 w:type="paragraph" w:customStyle="1" w:styleId="Annexlevel4">
    <w:name w:val="Annex level 4"/>
    <w:basedOn w:val="Titre4"/>
    <w:qFormat/>
    <w:rsid w:val="00B61014"/>
    <w:pPr>
      <w:numPr>
        <w:ilvl w:val="0"/>
        <w:numId w:val="0"/>
      </w:numPr>
      <w:ind w:left="720" w:hanging="720"/>
    </w:pPr>
    <w:rPr>
      <w:lang w:val="fr-CA"/>
    </w:rPr>
  </w:style>
  <w:style w:type="paragraph" w:customStyle="1" w:styleId="OGCAnnexX">
    <w:name w:val="OGC Annex X"/>
    <w:basedOn w:val="Titre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Policepardfaut"/>
    <w:uiPriority w:val="1"/>
    <w:qFormat/>
    <w:rsid w:val="008B472E"/>
    <w:rPr>
      <w:rFonts w:ascii="Consolas" w:hAnsi="Consolas" w:cs="Consolas"/>
      <w:b w:val="0"/>
      <w:color w:val="4F81BD" w:themeColor="accent1"/>
      <w:sz w:val="20"/>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B464F3"/>
    <w:pPr>
      <w:keepLines/>
      <w:spacing w:after="120"/>
      <w:ind w:left="0" w:firstLine="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 w:type="paragraph" w:customStyle="1" w:styleId="Annexlevel4">
    <w:name w:val="Annex level 4"/>
    <w:basedOn w:val="Titre4"/>
    <w:qFormat/>
    <w:rsid w:val="00B61014"/>
    <w:pPr>
      <w:numPr>
        <w:ilvl w:val="0"/>
        <w:numId w:val="0"/>
      </w:numPr>
      <w:ind w:left="720" w:hanging="720"/>
    </w:pPr>
    <w:rPr>
      <w:lang w:val="fr-CA"/>
    </w:rPr>
  </w:style>
  <w:style w:type="paragraph" w:customStyle="1" w:styleId="OGCAnnexX">
    <w:name w:val="OGC Annex X"/>
    <w:basedOn w:val="Titre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Policepardfaut"/>
    <w:uiPriority w:val="1"/>
    <w:qFormat/>
    <w:rsid w:val="008B472E"/>
    <w:rPr>
      <w:rFonts w:ascii="Consolas" w:hAnsi="Consolas" w:cs="Consolas"/>
      <w:b w:val="0"/>
      <w:color w:val="4F81BD" w:themeColor="accent1"/>
      <w:sz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44402041">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383870499">
      <w:bodyDiv w:val="1"/>
      <w:marLeft w:val="0"/>
      <w:marRight w:val="0"/>
      <w:marTop w:val="0"/>
      <w:marBottom w:val="0"/>
      <w:divBdr>
        <w:top w:val="none" w:sz="0" w:space="0" w:color="auto"/>
        <w:left w:val="none" w:sz="0" w:space="0" w:color="auto"/>
        <w:bottom w:val="none" w:sz="0" w:space="0" w:color="auto"/>
        <w:right w:val="none" w:sz="0" w:space="0" w:color="auto"/>
      </w:divBdr>
    </w:div>
    <w:div w:id="569658937">
      <w:bodyDiv w:val="1"/>
      <w:marLeft w:val="0"/>
      <w:marRight w:val="0"/>
      <w:marTop w:val="0"/>
      <w:marBottom w:val="0"/>
      <w:divBdr>
        <w:top w:val="none" w:sz="0" w:space="0" w:color="auto"/>
        <w:left w:val="none" w:sz="0" w:space="0" w:color="auto"/>
        <w:bottom w:val="none" w:sz="0" w:space="0" w:color="auto"/>
        <w:right w:val="none" w:sz="0" w:space="0" w:color="auto"/>
      </w:divBdr>
    </w:div>
    <w:div w:id="631137576">
      <w:bodyDiv w:val="1"/>
      <w:marLeft w:val="0"/>
      <w:marRight w:val="0"/>
      <w:marTop w:val="0"/>
      <w:marBottom w:val="0"/>
      <w:divBdr>
        <w:top w:val="none" w:sz="0" w:space="0" w:color="auto"/>
        <w:left w:val="none" w:sz="0" w:space="0" w:color="auto"/>
        <w:bottom w:val="none" w:sz="0" w:space="0" w:color="auto"/>
        <w:right w:val="none" w:sz="0" w:space="0" w:color="auto"/>
      </w:divBdr>
    </w:div>
    <w:div w:id="778841953">
      <w:bodyDiv w:val="1"/>
      <w:marLeft w:val="0"/>
      <w:marRight w:val="0"/>
      <w:marTop w:val="0"/>
      <w:marBottom w:val="0"/>
      <w:divBdr>
        <w:top w:val="none" w:sz="0" w:space="0" w:color="auto"/>
        <w:left w:val="none" w:sz="0" w:space="0" w:color="auto"/>
        <w:bottom w:val="none" w:sz="0" w:space="0" w:color="auto"/>
        <w:right w:val="none" w:sz="0" w:space="0" w:color="auto"/>
      </w:divBdr>
    </w:div>
    <w:div w:id="1050768881">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98.png"/><Relationship Id="rId21" Type="http://schemas.openxmlformats.org/officeDocument/2006/relationships/image" Target="media/image8.emf"/><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1.emf"/><Relationship Id="rId112" Type="http://schemas.openxmlformats.org/officeDocument/2006/relationships/image" Target="media/image93.emf"/><Relationship Id="rId133" Type="http://schemas.openxmlformats.org/officeDocument/2006/relationships/hyperlink" Target="http://www.opengis.net/gml/3.2" TargetMode="External"/><Relationship Id="rId138" Type="http://schemas.openxmlformats.org/officeDocument/2006/relationships/hyperlink" Target="http://xmlns.geosciml.org/GeoSciML-Extension/4.1" TargetMode="External"/><Relationship Id="rId154" Type="http://schemas.openxmlformats.org/officeDocument/2006/relationships/hyperlink" Target="http://www.opengis.net/def/nil/OGC/0/%7bnilReason%7d" TargetMode="External"/><Relationship Id="rId159" Type="http://schemas.openxmlformats.org/officeDocument/2006/relationships/hyperlink" Target="http://unitsofmeasure.org/ucum.html" TargetMode="External"/><Relationship Id="rId170" Type="http://schemas.microsoft.com/office/2011/relationships/people" Target="people.xml"/><Relationship Id="rId16" Type="http://schemas.openxmlformats.org/officeDocument/2006/relationships/image" Target="media/image4.emf"/><Relationship Id="rId107" Type="http://schemas.openxmlformats.org/officeDocument/2006/relationships/image" Target="media/image88.emf"/><Relationship Id="rId11" Type="http://schemas.openxmlformats.org/officeDocument/2006/relationships/hyperlink" Target="mailto:oliver.raymond@ga.gov.au"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6.emf"/><Relationship Id="rId58" Type="http://schemas.openxmlformats.org/officeDocument/2006/relationships/image" Target="media/image41.emf"/><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3.emf"/><Relationship Id="rId123" Type="http://schemas.openxmlformats.org/officeDocument/2006/relationships/image" Target="media/image103.png"/><Relationship Id="rId128" Type="http://schemas.openxmlformats.org/officeDocument/2006/relationships/image" Target="media/image108.emf"/><Relationship Id="rId144" Type="http://schemas.openxmlformats.org/officeDocument/2006/relationships/hyperlink" Target="http://www.opengis.net/sampling/2.0" TargetMode="External"/><Relationship Id="rId149" Type="http://schemas.openxmlformats.org/officeDocument/2006/relationships/hyperlink" Target="http://www.w3.org/1999/xlink" TargetMode="External"/><Relationship Id="rId5" Type="http://schemas.openxmlformats.org/officeDocument/2006/relationships/settings" Target="settings.xml"/><Relationship Id="rId90" Type="http://schemas.openxmlformats.org/officeDocument/2006/relationships/image" Target="media/image72.emf"/><Relationship Id="rId95" Type="http://schemas.openxmlformats.org/officeDocument/2006/relationships/image" Target="media/image76.emf"/><Relationship Id="rId160" Type="http://schemas.openxmlformats.org/officeDocument/2006/relationships/hyperlink" Target="http://www.chronos.org/pdfs/publications/geosphere2005.pdf" TargetMode="External"/><Relationship Id="rId165" Type="http://schemas.openxmlformats.org/officeDocument/2006/relationships/hyperlink" Target="http://precambrian.stratigraphy.org/Walsh_et_al_2004.pdf" TargetMode="External"/><Relationship Id="rId22" Type="http://schemas.openxmlformats.org/officeDocument/2006/relationships/comments" Target="comments.xml"/><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image" Target="media/image31.png"/><Relationship Id="rId64" Type="http://schemas.openxmlformats.org/officeDocument/2006/relationships/image" Target="media/image47.emf"/><Relationship Id="rId69" Type="http://schemas.openxmlformats.org/officeDocument/2006/relationships/image" Target="media/image52.emf"/><Relationship Id="rId113" Type="http://schemas.openxmlformats.org/officeDocument/2006/relationships/image" Target="media/image94.emf"/><Relationship Id="rId118" Type="http://schemas.openxmlformats.org/officeDocument/2006/relationships/hyperlink" Target="http://resource.geosciml.org/classifier/cgi/lithology/" TargetMode="External"/><Relationship Id="rId134" Type="http://schemas.openxmlformats.org/officeDocument/2006/relationships/hyperlink" Target="http://www.opengis.net/gml/3.3/lr" TargetMode="External"/><Relationship Id="rId139" Type="http://schemas.openxmlformats.org/officeDocument/2006/relationships/hyperlink" Target="http://xmlns.geosciml.org/GeologicTime/4.1" TargetMode="External"/><Relationship Id="rId80" Type="http://schemas.openxmlformats.org/officeDocument/2006/relationships/image" Target="media/image63.emf"/><Relationship Id="rId85" Type="http://schemas.openxmlformats.org/officeDocument/2006/relationships/image" Target="media/image68.emf"/><Relationship Id="rId150" Type="http://schemas.openxmlformats.org/officeDocument/2006/relationships/hyperlink" Target="http://www.w3.org/TR/xlink11/" TargetMode="External"/><Relationship Id="rId155" Type="http://schemas.openxmlformats.org/officeDocument/2006/relationships/hyperlink" Target="http://schemas.opengis.net/gsml/4.0/geoSciMLBasic.sch" TargetMode="Externa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33" Type="http://schemas.openxmlformats.org/officeDocument/2006/relationships/image" Target="media/image17.emf"/><Relationship Id="rId38" Type="http://schemas.openxmlformats.org/officeDocument/2006/relationships/image" Target="media/image22.emf"/><Relationship Id="rId59" Type="http://schemas.openxmlformats.org/officeDocument/2006/relationships/image" Target="media/image42.emf"/><Relationship Id="rId103" Type="http://schemas.openxmlformats.org/officeDocument/2006/relationships/image" Target="media/image84.png"/><Relationship Id="rId108" Type="http://schemas.openxmlformats.org/officeDocument/2006/relationships/image" Target="media/image89.emf"/><Relationship Id="rId124" Type="http://schemas.openxmlformats.org/officeDocument/2006/relationships/image" Target="media/image104.png"/><Relationship Id="rId129" Type="http://schemas.openxmlformats.org/officeDocument/2006/relationships/hyperlink" Target="http://standards.iso.org/iso/19115/-3/cit/1.0" TargetMode="External"/><Relationship Id="rId54" Type="http://schemas.openxmlformats.org/officeDocument/2006/relationships/image" Target="media/image37.emf"/><Relationship Id="rId70" Type="http://schemas.openxmlformats.org/officeDocument/2006/relationships/image" Target="media/image53.emf"/><Relationship Id="rId75" Type="http://schemas.openxmlformats.org/officeDocument/2006/relationships/image" Target="media/image58.emf"/><Relationship Id="rId91" Type="http://schemas.openxmlformats.org/officeDocument/2006/relationships/image" Target="media/image73.emf"/><Relationship Id="rId96" Type="http://schemas.openxmlformats.org/officeDocument/2006/relationships/image" Target="media/image77.emf"/><Relationship Id="rId140" Type="http://schemas.openxmlformats.org/officeDocument/2006/relationships/hyperlink" Target="http://xmlns.geosciml.org/LaboratoryAnalysis-Specimen/4.1" TargetMode="External"/><Relationship Id="rId145" Type="http://schemas.openxmlformats.org/officeDocument/2006/relationships/hyperlink" Target="http://www.opengis.net/samplingSpatial/2.0" TargetMode="External"/><Relationship Id="rId161" Type="http://schemas.openxmlformats.org/officeDocument/2006/relationships/hyperlink" Target="http://inspire.jrc.ec.europa.eu/documents/Data_Specifications/INSPIRE_DataSpecification_GE_v3.0.pdf" TargetMode="External"/><Relationship Id="rId16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png"/><Relationship Id="rId57" Type="http://schemas.openxmlformats.org/officeDocument/2006/relationships/image" Target="media/image40.emf"/><Relationship Id="rId106" Type="http://schemas.openxmlformats.org/officeDocument/2006/relationships/image" Target="media/image87.emf"/><Relationship Id="rId114" Type="http://schemas.openxmlformats.org/officeDocument/2006/relationships/image" Target="media/image95.emf"/><Relationship Id="rId119" Type="http://schemas.openxmlformats.org/officeDocument/2006/relationships/image" Target="media/image99.jpeg"/><Relationship Id="rId127" Type="http://schemas.openxmlformats.org/officeDocument/2006/relationships/image" Target="media/image107.png"/><Relationship Id="rId10" Type="http://schemas.openxmlformats.org/officeDocument/2006/relationships/hyperlink" Target="http://www.opengeospatial.org/legal/"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5.emf"/><Relationship Id="rId99" Type="http://schemas.openxmlformats.org/officeDocument/2006/relationships/image" Target="media/image80.emf"/><Relationship Id="rId101" Type="http://schemas.openxmlformats.org/officeDocument/2006/relationships/image" Target="media/image82.emf"/><Relationship Id="rId122" Type="http://schemas.openxmlformats.org/officeDocument/2006/relationships/image" Target="media/image102.png"/><Relationship Id="rId130" Type="http://schemas.openxmlformats.org/officeDocument/2006/relationships/hyperlink" Target="http://www.opengis.net/cv/0.2/gml32" TargetMode="External"/><Relationship Id="rId135" Type="http://schemas.openxmlformats.org/officeDocument/2006/relationships/hyperlink" Target="http://www.opengis.net/gml/3.3/exr" TargetMode="External"/><Relationship Id="rId143" Type="http://schemas.openxmlformats.org/officeDocument/2006/relationships/hyperlink" Target="http://www.opengis.net/om/2.0" TargetMode="External"/><Relationship Id="rId148" Type="http://schemas.openxmlformats.org/officeDocument/2006/relationships/hyperlink" Target="http://www.opengis.net/wfs/2.0" TargetMode="External"/><Relationship Id="rId151" Type="http://schemas.openxmlformats.org/officeDocument/2006/relationships/hyperlink" Target="http://www.ietf.org/rfc/rfc2616" TargetMode="External"/><Relationship Id="rId156" Type="http://schemas.openxmlformats.org/officeDocument/2006/relationships/hyperlink" Target="http://schemas.opengis.net/gsml/4.0/geologictime.sch" TargetMode="External"/><Relationship Id="rId164" Type="http://schemas.openxmlformats.org/officeDocument/2006/relationships/hyperlink" Target="http://www.geologicacarpathica.com/GeolCarp_Vol56_No3_273_284.html" TargetMode="External"/><Relationship Id="rId16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image" Target="media/image6.emf"/><Relationship Id="rId39" Type="http://schemas.openxmlformats.org/officeDocument/2006/relationships/image" Target="media/image23.emf"/><Relationship Id="rId109" Type="http://schemas.openxmlformats.org/officeDocument/2006/relationships/image" Target="media/image90.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image" Target="media/image78.emf"/><Relationship Id="rId104" Type="http://schemas.openxmlformats.org/officeDocument/2006/relationships/image" Target="media/image85.emf"/><Relationship Id="rId120" Type="http://schemas.openxmlformats.org/officeDocument/2006/relationships/image" Target="media/image100.emf"/><Relationship Id="rId125" Type="http://schemas.openxmlformats.org/officeDocument/2006/relationships/image" Target="media/image105.png"/><Relationship Id="rId141" Type="http://schemas.openxmlformats.org/officeDocument/2006/relationships/hyperlink" Target="http://xmlns.geosciml.org/geosciml-lite/4.1" TargetMode="External"/><Relationship Id="rId146" Type="http://schemas.openxmlformats.org/officeDocument/2006/relationships/hyperlink" Target="http://www.opengis.net/samplingSpecimen/2.0" TargetMode="External"/><Relationship Id="rId16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4.emf"/><Relationship Id="rId92" Type="http://schemas.openxmlformats.org/officeDocument/2006/relationships/hyperlink" Target="http://www.stratigraphy.org/index.php/ics-chart-timescale" TargetMode="External"/><Relationship Id="rId162" Type="http://schemas.openxmlformats.org/officeDocument/2006/relationships/hyperlink" Target="http://pubs.usgs.gov/of/2004/1334/2004-1334.pdf" TargetMode="External"/><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hyperlink" Target="http://www.cgi-iugs.org/tech_collaboration/geoscience_terminology_working_group.html" TargetMode="External"/><Relationship Id="rId40" Type="http://schemas.openxmlformats.org/officeDocument/2006/relationships/image" Target="media/image24.emf"/><Relationship Id="rId45" Type="http://schemas.openxmlformats.org/officeDocument/2006/relationships/image" Target="media/image29.png"/><Relationship Id="rId66" Type="http://schemas.openxmlformats.org/officeDocument/2006/relationships/image" Target="media/image49.emf"/><Relationship Id="rId87" Type="http://schemas.openxmlformats.org/officeDocument/2006/relationships/hyperlink" Target="http://www.stratigraphy.org/index.php/ics-chart-timescale" TargetMode="External"/><Relationship Id="rId110" Type="http://schemas.openxmlformats.org/officeDocument/2006/relationships/image" Target="media/image91.emf"/><Relationship Id="rId115" Type="http://schemas.openxmlformats.org/officeDocument/2006/relationships/image" Target="media/image96.emf"/><Relationship Id="rId131" Type="http://schemas.openxmlformats.org/officeDocument/2006/relationships/hyperlink" Target="http://www.isotc211.org/2005/gco" TargetMode="External"/><Relationship Id="rId136" Type="http://schemas.openxmlformats.org/officeDocument/2006/relationships/hyperlink" Target="http://xmlns.geosciml.org/GeoSciML-Basic/4.1" TargetMode="External"/><Relationship Id="rId157" Type="http://schemas.openxmlformats.org/officeDocument/2006/relationships/hyperlink" Target="http://schemas.opengis.net/gsml/4.0/geosciml-lite.sch" TargetMode="External"/><Relationship Id="rId61" Type="http://schemas.openxmlformats.org/officeDocument/2006/relationships/image" Target="media/image44.emf"/><Relationship Id="rId82" Type="http://schemas.openxmlformats.org/officeDocument/2006/relationships/image" Target="media/image65.emf"/><Relationship Id="rId152" Type="http://schemas.openxmlformats.org/officeDocument/2006/relationships/hyperlink" Target="http://www.ietf.org/rfc/rfc2616/%22%3ehttp://data.geoscience.gov.xx/feature/asc/geologicunit/stratno/25947%3c/gml:identifier" TargetMode="External"/><Relationship Id="rId19" Type="http://schemas.openxmlformats.org/officeDocument/2006/relationships/image" Target="media/image7.png"/><Relationship Id="rId14" Type="http://schemas.openxmlformats.org/officeDocument/2006/relationships/image" Target="media/image2.emf"/><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image" Target="media/image39.emf"/><Relationship Id="rId77" Type="http://schemas.openxmlformats.org/officeDocument/2006/relationships/image" Target="media/image60.emf"/><Relationship Id="rId100" Type="http://schemas.openxmlformats.org/officeDocument/2006/relationships/image" Target="media/image81.emf"/><Relationship Id="rId105" Type="http://schemas.openxmlformats.org/officeDocument/2006/relationships/image" Target="media/image86.emf"/><Relationship Id="rId126" Type="http://schemas.openxmlformats.org/officeDocument/2006/relationships/image" Target="media/image106.png"/><Relationship Id="rId147" Type="http://schemas.openxmlformats.org/officeDocument/2006/relationships/hyperlink" Target="http://www.opengis.net/swe/2.0" TargetMode="External"/><Relationship Id="rId16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emf"/><Relationship Id="rId72" Type="http://schemas.openxmlformats.org/officeDocument/2006/relationships/image" Target="media/image55.emf"/><Relationship Id="rId93" Type="http://schemas.openxmlformats.org/officeDocument/2006/relationships/image" Target="media/image74.emf"/><Relationship Id="rId98" Type="http://schemas.openxmlformats.org/officeDocument/2006/relationships/image" Target="media/image79.emf"/><Relationship Id="rId121" Type="http://schemas.openxmlformats.org/officeDocument/2006/relationships/image" Target="media/image101.png"/><Relationship Id="rId142" Type="http://schemas.openxmlformats.org/officeDocument/2006/relationships/hyperlink" Target="http://standards.iso.org/iso/19115/-3/mrl/1.0" TargetMode="External"/><Relationship Id="rId163" Type="http://schemas.openxmlformats.org/officeDocument/2006/relationships/hyperlink" Target="http://ngmdb.usgs.gov/www-nadm/sltt/products.html" TargetMode="External"/><Relationship Id="rId3" Type="http://schemas.openxmlformats.org/officeDocument/2006/relationships/styles" Target="styles.xml"/><Relationship Id="rId25" Type="http://schemas.openxmlformats.org/officeDocument/2006/relationships/hyperlink" Target="http://resource.geosciml.org" TargetMode="External"/><Relationship Id="rId46" Type="http://schemas.openxmlformats.org/officeDocument/2006/relationships/hyperlink" Target="http://ngmdb.usgs.gov/www-nadm/dmdt/" TargetMode="External"/><Relationship Id="rId67" Type="http://schemas.openxmlformats.org/officeDocument/2006/relationships/image" Target="media/image50.emf"/><Relationship Id="rId116" Type="http://schemas.openxmlformats.org/officeDocument/2006/relationships/image" Target="media/image97.emf"/><Relationship Id="rId137" Type="http://schemas.openxmlformats.org/officeDocument/2006/relationships/hyperlink" Target="http://xmlns.geosciml.org/Borehole/4.1" TargetMode="External"/><Relationship Id="rId158" Type="http://schemas.openxmlformats.org/officeDocument/2006/relationships/hyperlink" Target="http://www.geosciml.org" TargetMode="External"/><Relationship Id="rId20" Type="http://schemas.openxmlformats.org/officeDocument/2006/relationships/hyperlink" Target="http://www.opengis.net/spec/waterml/2.0/req/xsd-xml-rules" TargetMode="External"/><Relationship Id="rId41" Type="http://schemas.openxmlformats.org/officeDocument/2006/relationships/image" Target="media/image25.png"/><Relationship Id="rId62" Type="http://schemas.openxmlformats.org/officeDocument/2006/relationships/image" Target="media/image45.emf"/><Relationship Id="rId83" Type="http://schemas.openxmlformats.org/officeDocument/2006/relationships/image" Target="media/image66.emf"/><Relationship Id="rId88" Type="http://schemas.openxmlformats.org/officeDocument/2006/relationships/image" Target="media/image70.emf"/><Relationship Id="rId111" Type="http://schemas.openxmlformats.org/officeDocument/2006/relationships/image" Target="media/image92.emf"/><Relationship Id="rId132" Type="http://schemas.openxmlformats.org/officeDocument/2006/relationships/hyperlink" Target="http://www.isotc211.org/2005/gmd" TargetMode="External"/><Relationship Id="rId153" Type="http://schemas.openxmlformats.org/officeDocument/2006/relationships/hyperlink" Target="http://data.geoscience.gov.xx/feature/asc/geologicunit/stratno/25947"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w3.org/2001/tag/doc/httpRange-14/2007-05-31/HttpRange-14" TargetMode="External"/><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BC1516-9C50-4648-88D4-F2D325912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453</TotalTime>
  <Pages>247</Pages>
  <Words>46448</Words>
  <Characters>264755</Characters>
  <Application>Microsoft Office Word</Application>
  <DocSecurity>0</DocSecurity>
  <Lines>2206</Lines>
  <Paragraphs>621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310582</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23</cp:revision>
  <cp:lastPrinted>2016-06-02T18:06:00Z</cp:lastPrinted>
  <dcterms:created xsi:type="dcterms:W3CDTF">2016-08-02T18:28:00Z</dcterms:created>
  <dcterms:modified xsi:type="dcterms:W3CDTF">2016-08-04T13:54:00Z</dcterms:modified>
</cp:coreProperties>
</file>